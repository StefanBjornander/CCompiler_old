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D84FDE">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D84FDE">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D84FDE">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D84FDE">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D84FDE">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D84FDE">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D84FDE">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D84FDE">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D84FDE">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D84FDE">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D84FDE">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D84FDE">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D84FDE">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D84FDE">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D84FDE">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D84FDE">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D84FDE">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D84FDE">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D84FDE">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D84FDE">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D84FDE">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D84FDE">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D84FDE">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D84FDE">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D84FDE">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D84FDE">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D84FDE">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D84FDE">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D84FDE">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D84FDE">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D84FDE">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D84FDE">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D84FDE">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D84FDE">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D84FDE">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D84FDE">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D84FDE">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D84FDE">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D84FDE">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D84FDE">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D84FDE">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D84FDE">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D84FDE">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D84FDE">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D84FDE">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D84FDE">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D84FDE">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D84FDE">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D84FDE">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D84FDE">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D84FDE">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D84FDE">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D84FDE">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D84FDE">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D84FDE">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D84FDE" w:rsidRDefault="00D84FDE" w:rsidP="007016BF">
                              <w:pPr>
                                <w:spacing w:before="60" w:after="0"/>
                                <w:jc w:val="center"/>
                                <w:rPr>
                                  <w:lang w:val="sv-SE"/>
                                </w:rPr>
                              </w:pPr>
                              <w:r>
                                <w:rPr>
                                  <w:lang w:val="sv-SE"/>
                                </w:rPr>
                                <w:t>Register Preparator</w:t>
                              </w:r>
                            </w:p>
                            <w:p w14:paraId="5B7E5EAE" w14:textId="77777777" w:rsidR="00D84FDE" w:rsidRPr="00C7380D" w:rsidRDefault="00D84FDE"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D84FDE" w:rsidRDefault="00D84FDE" w:rsidP="00F52895">
                              <w:pPr>
                                <w:spacing w:before="60" w:after="0"/>
                                <w:jc w:val="center"/>
                                <w:rPr>
                                  <w:lang w:val="sv-SE"/>
                                </w:rPr>
                              </w:pPr>
                              <w:r>
                                <w:rPr>
                                  <w:lang w:val="sv-SE"/>
                                </w:rPr>
                                <w:t>Register Allocator</w:t>
                              </w:r>
                            </w:p>
                            <w:p w14:paraId="49971E8A" w14:textId="77777777" w:rsidR="00D84FDE" w:rsidRDefault="00D84FDE"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D84FDE" w:rsidRPr="009C410A" w:rsidRDefault="00D84FDE"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D84FDE" w:rsidRPr="009C410A" w:rsidRDefault="00D84FDE"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D84FDE" w:rsidRDefault="00D84FDE"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D84FDE" w:rsidRDefault="00D84FDE"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D84FDE" w:rsidRDefault="00D84FDE" w:rsidP="007016BF">
                              <w:pPr>
                                <w:pStyle w:val="Normalwebb"/>
                                <w:spacing w:before="60" w:line="252" w:lineRule="auto"/>
                                <w:jc w:val="center"/>
                              </w:pPr>
                              <w:r>
                                <w:rPr>
                                  <w:rFonts w:eastAsia="Calibri"/>
                                  <w:sz w:val="22"/>
                                  <w:szCs w:val="22"/>
                                  <w:lang w:val="en-US"/>
                                </w:rPr>
                                <w:t>Object Code</w:t>
                              </w:r>
                            </w:p>
                            <w:p w14:paraId="774C3A6C" w14:textId="77777777" w:rsidR="00D84FDE" w:rsidRDefault="00D84FDE"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D84FDE" w:rsidRDefault="00D84FDE"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D84FDE" w:rsidRDefault="00D84FDE"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D84FDE" w:rsidRDefault="00D84FDE" w:rsidP="007016BF">
                        <w:pPr>
                          <w:spacing w:before="60" w:after="0"/>
                          <w:jc w:val="center"/>
                          <w:rPr>
                            <w:lang w:val="sv-SE"/>
                          </w:rPr>
                        </w:pPr>
                        <w:r>
                          <w:rPr>
                            <w:lang w:val="sv-SE"/>
                          </w:rPr>
                          <w:t>Register Preparator</w:t>
                        </w:r>
                      </w:p>
                      <w:p w14:paraId="5B7E5EAE" w14:textId="77777777" w:rsidR="00D84FDE" w:rsidRPr="00C7380D" w:rsidRDefault="00D84FDE"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D84FDE" w:rsidRDefault="00D84FDE" w:rsidP="00F52895">
                        <w:pPr>
                          <w:spacing w:before="60" w:after="0"/>
                          <w:jc w:val="center"/>
                          <w:rPr>
                            <w:lang w:val="sv-SE"/>
                          </w:rPr>
                        </w:pPr>
                        <w:r>
                          <w:rPr>
                            <w:lang w:val="sv-SE"/>
                          </w:rPr>
                          <w:t>Register Allocator</w:t>
                        </w:r>
                      </w:p>
                      <w:p w14:paraId="49971E8A" w14:textId="77777777" w:rsidR="00D84FDE" w:rsidRDefault="00D84FDE"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D84FDE" w:rsidRPr="009C410A" w:rsidRDefault="00D84FDE"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D84FDE" w:rsidRPr="009C410A" w:rsidRDefault="00D84FDE"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D84FDE" w:rsidRDefault="00D84FDE"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D84FDE" w:rsidRDefault="00D84FDE"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D84FDE" w:rsidRDefault="00D84FDE" w:rsidP="007016BF">
                        <w:pPr>
                          <w:pStyle w:val="Normalwebb"/>
                          <w:spacing w:before="60" w:line="252" w:lineRule="auto"/>
                          <w:jc w:val="center"/>
                        </w:pPr>
                        <w:r>
                          <w:rPr>
                            <w:rFonts w:eastAsia="Calibri"/>
                            <w:sz w:val="22"/>
                            <w:szCs w:val="22"/>
                            <w:lang w:val="en-US"/>
                          </w:rPr>
                          <w:t>Object Code</w:t>
                        </w:r>
                      </w:p>
                      <w:p w14:paraId="774C3A6C" w14:textId="77777777" w:rsidR="00D84FDE" w:rsidRDefault="00D84FDE"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D84FDE" w:rsidRDefault="00D84FDE"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D84FDE" w:rsidRDefault="00D84FDE"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translates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proofErr w:type="spellStart"/>
      <w:r w:rsidRPr="00EC76D5">
        <w:t>Main.java</w:t>
      </w:r>
      <w:proofErr w:type="spellEnd"/>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r w:rsidR="00D165D1" w:rsidRPr="00EC76D5">
        <w:t xml:space="preserve">similar to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r w:rsidR="00672F93" w:rsidRPr="00EC76D5">
        <w:t>l</w:t>
      </w:r>
      <w:r w:rsidR="00A148A2" w:rsidRPr="00EC76D5">
        <w:t xml:space="preserve">ook into macros with parameters in two steps. First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r>
        <w:rPr>
          <w:highlight w:val="white"/>
        </w:rPr>
        <w:t>a</w:t>
      </w:r>
      <w:proofErr w:type="spell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performs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to </w:t>
      </w:r>
      <w:proofErr w:type="spellStart"/>
      <w:r w:rsidR="00A05D78">
        <w:rPr>
          <w:highlight w:val="white"/>
          <w:lang w:val="sv-SE"/>
        </w:rPr>
        <w:t>to</w:t>
      </w:r>
      <w:proofErr w:type="spell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and as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r>
        <w:rPr>
          <w:highlight w:val="white"/>
          <w:lang w:val="sv-SE"/>
        </w:rPr>
        <w:t>dots</w:t>
      </w:r>
      <w:proofErr w:type="spellEnd"/>
      <w:r>
        <w:rPr>
          <w:highlight w:val="white"/>
          <w:lang w:val="sv-SE"/>
        </w:rPr>
        <w:t xml:space="preserve"> ’...’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r>
        <w:rPr>
          <w:highlight w:val="white"/>
          <w:lang w:val="sv-SE"/>
        </w:rPr>
        <w:t>parentheses</w:t>
      </w:r>
      <w:proofErr w:type="spellEnd"/>
      <w:r>
        <w:rPr>
          <w:highlight w:val="white"/>
          <w:lang w:val="sv-SE"/>
        </w:rPr>
        <w:t xml:space="preserve"> ’(’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system calls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52" w:author="Stefan Bjornander" w:date="2015-04-26T09:16:00Z">
        <w:r w:rsidR="000865C3" w:rsidRPr="00EC76D5">
          <w:t xml:space="preserve">The </w:t>
        </w:r>
        <w:proofErr w:type="spellStart"/>
        <w:r w:rsidR="000865C3" w:rsidRPr="00EC76D5">
          <w:rPr>
            <w:rStyle w:val="CodeInText"/>
            <w:color w:val="auto"/>
            <w:rPrChange w:id="53" w:author="Stefan Bjornander" w:date="2015-04-26T09:16:00Z">
              <w:rPr/>
            </w:rPrChange>
          </w:rPr>
          <w:t>translation_unit</w:t>
        </w:r>
        <w:proofErr w:type="spellEnd"/>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w:t>
      </w:r>
      <w:proofErr w:type="spellStart"/>
      <w:r w:rsidR="00015AA9" w:rsidRPr="00EC76D5">
        <w:t>Def</w:t>
      </w:r>
      <w:r w:rsidR="002F35C1">
        <w:t>initializer</w:t>
      </w:r>
      <w:r w:rsidR="00015AA9" w:rsidRPr="00EC76D5">
        <w:t>ion</w:t>
      </w:r>
      <w:bookmarkEnd w:id="51"/>
      <w:proofErr w:type="spellEnd"/>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3E616458"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proofErr w:type="spellStart"/>
      <w:r w:rsidR="002F35C1">
        <w:t>initializer</w:t>
      </w:r>
      <w:r>
        <w:t>ialize</w:t>
      </w:r>
      <w:proofErr w:type="spellEnd"/>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proofErr w:type="spellStart"/>
      <w:r w:rsidR="002F35C1">
        <w:rPr>
          <w:highlight w:val="white"/>
        </w:rPr>
        <w:t>initializer</w:t>
      </w:r>
      <w:r>
        <w:rPr>
          <w:highlight w:val="white"/>
        </w:rPr>
        <w:t>ializes</w:t>
      </w:r>
      <w:proofErr w:type="spellEnd"/>
      <w:r>
        <w:rPr>
          <w:highlight w:val="white"/>
        </w:rPr>
        <w:t xml:space="preserve">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77777777" w:rsidR="0099673C" w:rsidRPr="0099673C" w:rsidRDefault="0099673C" w:rsidP="0099673C">
      <w:pPr>
        <w:pStyle w:val="Code"/>
        <w:rPr>
          <w:highlight w:val="white"/>
        </w:rPr>
      </w:pPr>
      <w:r w:rsidRPr="0099673C">
        <w:rPr>
          <w:highlight w:val="white"/>
        </w:rPr>
        <w:lastRenderedPageBreak/>
        <w:t xml:space="preserve">          Symbol zeroSymbol = new Symbol(signedShortType, ((BigInteger) 0));</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46E99846"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calling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is not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is not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is not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7777777" w:rsidR="00AE69D4" w:rsidRDefault="00AE69D4" w:rsidP="00AE69D4">
      <w:pPr>
        <w:pStyle w:val="Code"/>
        <w:rPr>
          <w:highlight w:val="white"/>
          <w:lang w:val="sv-SE"/>
        </w:rPr>
      </w:pPr>
      <w:r>
        <w:rPr>
          <w:highlight w:val="white"/>
          <w:lang w:val="sv-SE"/>
        </w:rPr>
        <w:t xml:space="preserve">      EnumValueStack.Push((BigInteger) 0);</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r w:rsidR="006A3D35">
        <w:rPr>
          <w:highlight w:val="white"/>
          <w:lang w:val="sv-SE"/>
        </w:rPr>
        <w:t>exist</w:t>
      </w:r>
      <w:proofErr w:type="spell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potential problem.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list inside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7777777" w:rsidR="00637126" w:rsidRPr="00637126" w:rsidRDefault="00637126" w:rsidP="00637126">
      <w:pPr>
        <w:pStyle w:val="Code"/>
        <w:rPr>
          <w:highlight w:val="white"/>
        </w:rPr>
      </w:pPr>
      <w:r w:rsidRPr="00637126">
        <w:rPr>
          <w:highlight w:val="white"/>
        </w:rPr>
        <w:t xml:space="preserve">      Assert.ErrorA(list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 xml:space="preserve">We </w:t>
      </w:r>
      <w:proofErr w:type="spellStart"/>
      <w:r>
        <w:rPr>
          <w:highlight w:val="white"/>
        </w:rPr>
        <w:t>extraxt</w:t>
      </w:r>
      <w:proofErr w:type="spellEnd"/>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 xml:space="preserve">Similar to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 xml:space="preserve">The for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test expression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404C833E"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 </w:t>
      </w:r>
      <w:proofErr w:type="spellStart"/>
      <w:r>
        <w:t>goto</w:t>
      </w:r>
      <w:proofErr w:type="spellEnd"/>
      <w:r>
        <w:t xml:space="preserve"> statements.</w:t>
      </w:r>
      <w:r w:rsidR="000E2D59">
        <w:t xml:space="preserve"> </w:t>
      </w:r>
      <w:r w:rsidR="000E2D59" w:rsidRPr="00BD4B2D">
        <w:t xml:space="preserve">As we all know, </w:t>
      </w:r>
      <w:proofErr w:type="spellStart"/>
      <w:r w:rsidR="000E2D59" w:rsidRPr="00BD4B2D">
        <w:t>goto</w:t>
      </w:r>
      <w:proofErr w:type="spellEnd"/>
      <w:r w:rsidR="000E2D59" w:rsidRPr="00BD4B2D">
        <w:t xml:space="preserve"> has no place in well-</w:t>
      </w:r>
      <w:r w:rsidR="00BD1C4E" w:rsidRPr="00BD4B2D">
        <w:t>structured</w:t>
      </w:r>
      <w:r w:rsidR="000E2D59" w:rsidRPr="00BD4B2D">
        <w:t xml:space="preserve"> programs. </w:t>
      </w:r>
      <w:r w:rsidR="000E2D59" w:rsidRPr="00CC64B1">
        <w:t xml:space="preserve">Labels and </w:t>
      </w:r>
      <w:proofErr w:type="spellStart"/>
      <w:r w:rsidR="000E2D59" w:rsidRPr="00CC64B1">
        <w:t>goto</w:t>
      </w:r>
      <w:proofErr w:type="spellEnd"/>
      <w:r w:rsidR="000E2D59" w:rsidRPr="00CC64B1">
        <w:t xml:space="preserve">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 xml:space="preserve">languages have omitted </w:t>
      </w:r>
      <w:proofErr w:type="spellStart"/>
      <w:r w:rsidR="000E2D59" w:rsidRPr="00E01F3C">
        <w:t>goto</w:t>
      </w:r>
      <w:proofErr w:type="spellEnd"/>
      <w:r w:rsidR="000E2D59" w:rsidRPr="00E01F3C">
        <w:t>.</w:t>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 xml:space="preserve">Its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r w:rsidR="00874277">
        <w:rPr>
          <w:highlight w:val="white"/>
          <w:lang w:val="sv-SE"/>
        </w:rPr>
        <w:t xml:space="preserve"> </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lastRenderedPageBreak/>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proofErr w:type="spellStart"/>
      <w:r w:rsidRPr="003A2DDA">
        <w:rPr>
          <w:highlight w:val="white"/>
        </w:rPr>
        <w:t>ConstantIntegralExpression</w:t>
      </w:r>
      <w:proofErr w:type="spellEnd"/>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is </w:t>
      </w:r>
      <w:r w:rsidR="002B1DB0">
        <w:rPr>
          <w:highlight w:val="white"/>
          <w:lang w:val="sv-SE"/>
        </w:rPr>
        <w:t xml:space="preserve">at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 xml:space="preserve">First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 xml:space="preserve">The </w:t>
      </w:r>
      <w:proofErr w:type="spellStart"/>
      <w:r>
        <w:rPr>
          <w:highlight w:val="white"/>
        </w:rPr>
        <w:t>sizeof</w:t>
      </w:r>
      <w:proofErr w:type="spellEnd"/>
      <w:r>
        <w:rPr>
          <w:highlight w:val="white"/>
        </w:rPr>
        <w:t xml:space="preserve"> Expression</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is not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is not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is not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77777777" w:rsidR="00015F9F" w:rsidRPr="00015F9F" w:rsidRDefault="00015F9F" w:rsidP="00015F9F">
      <w:pPr>
        <w:pStyle w:val="Code"/>
        <w:rPr>
          <w:highlight w:val="white"/>
        </w:rPr>
      </w:pPr>
      <w:r w:rsidRPr="00015F9F">
        <w:rPr>
          <w:highlight w:val="white"/>
        </w:rPr>
        <w:t xml:space="preserve">      MiddleCodeGenerator.CallHeader($1);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5E7ED9EB" w:rsidR="00682103" w:rsidRPr="00015F9F" w:rsidRDefault="00682103" w:rsidP="00682103">
      <w:pPr>
        <w:rPr>
          <w:highlight w:val="white"/>
        </w:rPr>
      </w:pPr>
      <w:r>
        <w:rPr>
          <w:highlight w:val="white"/>
        </w:rPr>
        <w:t xml:space="preserve">The </w:t>
      </w:r>
      <w:r w:rsidRPr="00682103">
        <w:rPr>
          <w:rStyle w:val="KeyWord0"/>
          <w:highlight w:val="white"/>
        </w:rPr>
        <w:t>CallHeader</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77777777" w:rsidR="00D379E0" w:rsidRPr="00D379E0" w:rsidRDefault="00D379E0" w:rsidP="00D379E0">
      <w:pPr>
        <w:pStyle w:val="Code"/>
        <w:rPr>
          <w:highlight w:val="white"/>
        </w:rPr>
      </w:pPr>
      <w:r w:rsidRPr="00D379E0">
        <w:rPr>
          <w:highlight w:val="white"/>
        </w:rPr>
        <w:t xml:space="preserve">    public static void CallHeader(Expression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4745D925" w:rsidR="00D379E0" w:rsidRPr="00D379E0" w:rsidRDefault="00D379E0" w:rsidP="00D379E0">
      <w:pPr>
        <w:pStyle w:val="Code"/>
        <w:rPr>
          <w:highlight w:val="white"/>
        </w:rPr>
      </w:pPr>
      <w:r w:rsidRPr="00D379E0">
        <w:rPr>
          <w:highlight w:val="white"/>
        </w:rPr>
        <w:t xml:space="preserve">      AddMiddleCode(expression.ShortList, MiddleOperator.CallHeader,</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77777777" w:rsidR="00D379E0" w:rsidRPr="00D379E0" w:rsidRDefault="00D379E0" w:rsidP="00D379E0">
      <w:pPr>
        <w:pStyle w:val="Code"/>
        <w:rPr>
          <w:highlight w:val="white"/>
        </w:rPr>
      </w:pPr>
      <w:r w:rsidRPr="00D379E0">
        <w:rPr>
          <w:highlight w:val="white"/>
        </w:rPr>
        <w:t xml:space="preserve">      AddMiddleCode(expression.LongList, MiddleOperator.CallHeader,</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68B74DE7"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472BE4">
        <w:rPr>
          <w:highlight w:val="white"/>
        </w:rPr>
        <w:t>d</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lastRenderedPageBreak/>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lastRenderedPageBreak/>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lastRenderedPageBreak/>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lastRenderedPageBreak/>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proofErr w:type="spellStart"/>
      <w:r>
        <w:t>MainParser.gppg</w:t>
      </w:r>
      <w:proofErr w:type="spellEnd"/>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lastRenderedPageBreak/>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proofErr w:type="spellStart"/>
      <w:r w:rsidRPr="00EC76D5">
        <w:t>Mask.java</w:t>
      </w:r>
      <w:proofErr w:type="spellEnd"/>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lastRenderedPageBreak/>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6C198BE9" w14:textId="77777777" w:rsidR="00E40B78" w:rsidRPr="00EC76D5" w:rsidRDefault="00E40B78" w:rsidP="00E40B78">
      <w:pPr>
        <w:pStyle w:val="CodeHeader"/>
      </w:pPr>
      <w:proofErr w:type="spellStart"/>
      <w:r w:rsidRPr="00EC76D5">
        <w:lastRenderedPageBreak/>
        <w:t>Specifier.java</w:t>
      </w:r>
      <w:proofErr w:type="spellEnd"/>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lastRenderedPageBreak/>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lastRenderedPageBreak/>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proofErr w:type="spellStart"/>
      <w:r>
        <w:t>MainParser.gppg</w:t>
      </w:r>
      <w:proofErr w:type="spellEnd"/>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lastRenderedPageBreak/>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proofErr w:type="spellStart"/>
      <w:r>
        <w:t>MiddleCodeGenerator.cs</w:t>
      </w:r>
      <w:proofErr w:type="spellEnd"/>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t xml:space="preserve">  }</w:t>
      </w:r>
    </w:p>
    <w:p w14:paraId="1DF19A25" w14:textId="77777777" w:rsidR="00E40B78" w:rsidRPr="00EC76D5" w:rsidRDefault="00E40B78" w:rsidP="00E40B78">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2F686BAD" w14:textId="77777777" w:rsidR="00341DF2" w:rsidRPr="00EC76D5" w:rsidRDefault="00341DF2" w:rsidP="00341DF2">
      <w:pPr>
        <w:pStyle w:val="Code"/>
      </w:pPr>
      <w:r w:rsidRPr="00EC76D5">
        <w:lastRenderedPageBreak/>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 xml:space="preserve">When generating </w:t>
      </w:r>
      <w:proofErr w:type="spellStart"/>
      <w:r w:rsidRPr="00EC76D5">
        <w:t>enum</w:t>
      </w:r>
      <w:r w:rsidR="001D3CE7" w:rsidRPr="00EC76D5">
        <w:t>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635AE1A6" w14:textId="108183DD" w:rsidR="00E40B78" w:rsidRPr="00EC76D5" w:rsidRDefault="002E67B8" w:rsidP="00E40B78">
      <w:pPr>
        <w:pStyle w:val="CodeHeader"/>
      </w:pPr>
      <w:proofErr w:type="spellStart"/>
      <w:r>
        <w:t>MainParser.gppg</w:t>
      </w:r>
      <w:proofErr w:type="spellEnd"/>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proofErr w:type="spellStart"/>
      <w:r>
        <w:t>MiddleCodeGenerator.cs</w:t>
      </w:r>
      <w:proofErr w:type="spellEnd"/>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proofErr w:type="spellStart"/>
      <w:r>
        <w:t>MainParser.gppg</w:t>
      </w:r>
      <w:proofErr w:type="spellEnd"/>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lastRenderedPageBreak/>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proofErr w:type="spellStart"/>
      <w:r w:rsidRPr="00EC76D5">
        <w:rPr>
          <w:rStyle w:val="CodeInText"/>
        </w:rPr>
        <w:t>generateDeclaration</w:t>
      </w:r>
      <w:proofErr w:type="spellEnd"/>
      <w:r w:rsidRPr="00EC76D5">
        <w:t xml:space="preserve"> method takes the optional </w:t>
      </w:r>
      <w:proofErr w:type="spellStart"/>
      <w:r w:rsidR="00AB7DF5">
        <w:t>pointer_declarator</w:t>
      </w:r>
      <w:proofErr w:type="spellEnd"/>
      <w:r w:rsidRPr="00EC76D5">
        <w:t xml:space="preserve"> list and for each </w:t>
      </w:r>
      <w:proofErr w:type="spellStart"/>
      <w:r w:rsidR="00AB7DF5">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rsidR="00AB7DF5">
        <w:t>pointer_declarator</w:t>
      </w:r>
      <w:proofErr w:type="spellEnd"/>
      <w:r w:rsidRPr="00EC76D5">
        <w:t xml:space="preserve"> comes with an assignment, a bitfield, or neither.</w:t>
      </w:r>
    </w:p>
    <w:p w14:paraId="76E0B549" w14:textId="7492A02B" w:rsidR="00E40B78" w:rsidRPr="00EC76D5" w:rsidRDefault="00E40B78" w:rsidP="00E40B78">
      <w:r w:rsidRPr="00EC76D5">
        <w:t xml:space="preserve">If the </w:t>
      </w:r>
      <w:proofErr w:type="spellStart"/>
      <w:r w:rsidRPr="00EC76D5">
        <w:t>the</w:t>
      </w:r>
      <w:proofErr w:type="spellEnd"/>
      <w:r w:rsidRPr="00EC76D5">
        <w:t xml:space="preserve"> </w:t>
      </w:r>
      <w:proofErr w:type="spellStart"/>
      <w:r w:rsidR="00AB7DF5">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2597B2B3" w14:textId="2D78B331" w:rsidR="00E40B78" w:rsidRPr="00EC76D5" w:rsidRDefault="000C6576" w:rsidP="00E40B78">
      <w:pPr>
        <w:pStyle w:val="CodeHeader"/>
      </w:pPr>
      <w:proofErr w:type="spellStart"/>
      <w:r>
        <w:t>MiddleCodeGenerator.cs</w:t>
      </w:r>
      <w:proofErr w:type="spellEnd"/>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lastRenderedPageBreak/>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proofErr w:type="spellStart"/>
      <w:r w:rsidRPr="00EC76D5">
        <w:rPr>
          <w:rStyle w:val="CodeInText"/>
        </w:rPr>
        <w:t>generateAssignmentDeclarator</w:t>
      </w:r>
      <w:proofErr w:type="spellEnd"/>
      <w:r w:rsidRPr="00EC76D5">
        <w:t xml:space="preserve"> method is called for a </w:t>
      </w:r>
      <w:proofErr w:type="spellStart"/>
      <w:r w:rsidR="00AB7DF5">
        <w:t>pointer_declarator</w:t>
      </w:r>
      <w:proofErr w:type="spellEnd"/>
      <w:r w:rsidRPr="00EC76D5">
        <w:t xml:space="preserve"> with an assignment. We check that the </w:t>
      </w:r>
      <w:proofErr w:type="spellStart"/>
      <w:r w:rsidR="00AB7DF5">
        <w:t>pointer_declarator</w:t>
      </w:r>
      <w:proofErr w:type="spellEnd"/>
      <w:r w:rsidRPr="00EC76D5">
        <w:t xml:space="preserve"> is not located inside a struct or union (the scope of the symbol table is struct or union), since it is not allowed to </w:t>
      </w:r>
      <w:proofErr w:type="spellStart"/>
      <w:r w:rsidR="002F35C1">
        <w:t>initializer</w:t>
      </w:r>
      <w:r w:rsidRPr="00EC76D5">
        <w:t>ialize</w:t>
      </w:r>
      <w:proofErr w:type="spellEnd"/>
      <w:r w:rsidRPr="00EC76D5">
        <w:t xml:space="preserve"> struct or union members. We also check that the </w:t>
      </w:r>
      <w:proofErr w:type="spellStart"/>
      <w:r w:rsidR="00AB7DF5">
        <w:t>pointer_declarator</w:t>
      </w:r>
      <w:proofErr w:type="spellEnd"/>
      <w:r w:rsidRPr="00EC76D5">
        <w:t xml:space="preserve"> is not a function, since functions cannot be </w:t>
      </w:r>
      <w:r w:rsidR="00266D64">
        <w:t>initialized</w:t>
      </w:r>
      <w:r w:rsidRPr="00EC76D5">
        <w:t xml:space="preserve">. If the </w:t>
      </w:r>
      <w:proofErr w:type="spellStart"/>
      <w:r w:rsidR="00AB7DF5">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proofErr w:type="spellStart"/>
      <w:r w:rsidR="00AB7DF5">
        <w:t>pointer_declarator</w:t>
      </w:r>
      <w:proofErr w:type="spellEnd"/>
      <w:r w:rsidRPr="00EC76D5">
        <w:t xml:space="preserve"> cannot be </w:t>
      </w:r>
      <w:r w:rsidR="00266D64">
        <w:t>initialized</w:t>
      </w:r>
      <w:r w:rsidRPr="00EC76D5">
        <w:t xml:space="preserve">. However, if it is auto or register, we call </w:t>
      </w:r>
      <w:proofErr w:type="spellStart"/>
      <w:r w:rsidRPr="00EC76D5">
        <w:rPr>
          <w:rStyle w:val="CodeInText"/>
        </w:rPr>
        <w:t>Generate</w:t>
      </w:r>
      <w:r w:rsidR="002F35C1">
        <w:rPr>
          <w:rStyle w:val="CodeInText"/>
        </w:rPr>
        <w:t>Initializer</w:t>
      </w:r>
      <w:r w:rsidRPr="00EC76D5">
        <w:rPr>
          <w:rStyle w:val="CodeInText"/>
        </w:rPr>
        <w:t>.generateStack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lastRenderedPageBreak/>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proofErr w:type="spellStart"/>
      <w:r w:rsidRPr="00EC76D5">
        <w:rPr>
          <w:rStyle w:val="CodeInText"/>
        </w:rPr>
        <w:t>generateBitfieldDeclarator</w:t>
      </w:r>
      <w:proofErr w:type="spellEnd"/>
      <w:r w:rsidRPr="00EC76D5">
        <w:t xml:space="preserve"> method is called for a </w:t>
      </w:r>
      <w:proofErr w:type="spellStart"/>
      <w:r w:rsidR="00AB7DF5">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t>
      </w:r>
      <w:r w:rsidRPr="00EC76D5">
        <w:lastRenderedPageBreak/>
        <w:t xml:space="preserve">without a declaratory. In that case, we just check that the bitfield value does not exceed </w:t>
      </w:r>
      <w:proofErr w:type="spellStart"/>
      <w:r w:rsidRPr="00EC76D5">
        <w:t>eitgh</w:t>
      </w:r>
      <w:proofErr w:type="spellEnd"/>
      <w:r w:rsidRPr="00EC76D5">
        <w:t xml:space="preserve"> times the size of a long integer.</w:t>
      </w:r>
    </w:p>
    <w:p w14:paraId="5C5C2D03" w14:textId="5D393D17" w:rsidR="00E40B78" w:rsidRPr="00EC76D5" w:rsidRDefault="00E40B78" w:rsidP="00E40B78">
      <w:r w:rsidRPr="00EC76D5">
        <w:t xml:space="preserve">The </w:t>
      </w:r>
      <w:proofErr w:type="spellStart"/>
      <w:r w:rsidRPr="00EC76D5">
        <w:rPr>
          <w:rStyle w:val="CodeInText"/>
        </w:rPr>
        <w:t>generateDeclarator</w:t>
      </w:r>
      <w:proofErr w:type="spellEnd"/>
      <w:r w:rsidRPr="00EC76D5">
        <w:t xml:space="preserve"> method is called for a </w:t>
      </w:r>
      <w:proofErr w:type="spellStart"/>
      <w:r w:rsidR="00AB7DF5">
        <w:t>pointer_declarator</w:t>
      </w:r>
      <w:proofErr w:type="spellEnd"/>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proofErr w:type="spellStart"/>
      <w:r w:rsidR="00AB7DF5">
        <w:t>pointer_declarator</w:t>
      </w:r>
      <w:proofErr w:type="spellEnd"/>
      <w:r w:rsidRPr="00EC76D5">
        <w:t xml:space="preserve"> can be repeatedly annotated with a pointer specifier, which can be constant or volatile.</w:t>
      </w:r>
    </w:p>
    <w:p w14:paraId="48EED99E" w14:textId="0C8EE520" w:rsidR="00E40B78" w:rsidRPr="00EC76D5" w:rsidRDefault="002E67B8" w:rsidP="00E40B78">
      <w:pPr>
        <w:pStyle w:val="CodeHeader"/>
      </w:pPr>
      <w:proofErr w:type="spellStart"/>
      <w:r>
        <w:t>MainParser.gppg</w:t>
      </w:r>
      <w:proofErr w:type="spellEnd"/>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lastRenderedPageBreak/>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proofErr w:type="spellStart"/>
      <w:r w:rsidRPr="00EC76D5">
        <w:t>Generator.java</w:t>
      </w:r>
      <w:proofErr w:type="spellEnd"/>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lastRenderedPageBreak/>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proofErr w:type="spellStart"/>
      <w:r>
        <w:t>MainParser.gppg</w:t>
      </w:r>
      <w:proofErr w:type="spellEnd"/>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lastRenderedPageBreak/>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proofErr w:type="spellStart"/>
      <w:r>
        <w:t>MiddleCodeGenerator.cs</w:t>
      </w:r>
      <w:proofErr w:type="spellEnd"/>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lastRenderedPageBreak/>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proofErr w:type="spellStart"/>
      <w:r>
        <w:t>MainParser.gppg</w:t>
      </w:r>
      <w:proofErr w:type="spellEnd"/>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proofErr w:type="spellStart"/>
      <w:r>
        <w:t>MainParser.gppg</w:t>
      </w:r>
      <w:proofErr w:type="spellEnd"/>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proofErr w:type="spellStart"/>
      <w:r>
        <w:t>MiddleCodeGenerator.cs</w:t>
      </w:r>
      <w:proofErr w:type="spellEnd"/>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lastRenderedPageBreak/>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proofErr w:type="spellStart"/>
      <w:r w:rsidR="00AB7DF5">
        <w:t>pointer_declarator</w:t>
      </w:r>
      <w:proofErr w:type="spellEnd"/>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proofErr w:type="spellStart"/>
      <w:r>
        <w:t>MainParser.gppg</w:t>
      </w:r>
      <w:proofErr w:type="spellEnd"/>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proofErr w:type="spellStart"/>
      <w:r w:rsidR="00AB7DF5">
        <w:t>pointer_declarator</w:t>
      </w:r>
      <w:proofErr w:type="spellEnd"/>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lastRenderedPageBreak/>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proofErr w:type="spellStart"/>
      <w:r>
        <w:t>MiddleCodeGenerator.cs</w:t>
      </w:r>
      <w:proofErr w:type="spellEnd"/>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lastRenderedPageBreak/>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lastRenderedPageBreak/>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lastRenderedPageBreak/>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lastRenderedPageBreak/>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proofErr w:type="spellStart"/>
      <w:r w:rsidRPr="00EC76D5">
        <w:t>Backpatch.java</w:t>
      </w:r>
      <w:proofErr w:type="spellEnd"/>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lastRenderedPageBreak/>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lastRenderedPageBreak/>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lastRenderedPageBreak/>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lastRenderedPageBreak/>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m_caseMapStack</w:t>
      </w:r>
      <w:proofErr w:type="spellEnd"/>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t>
      </w:r>
      <w:r w:rsidRPr="00EC76D5">
        <w:lastRenderedPageBreak/>
        <w:t xml:space="preserve">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w:t>
      </w:r>
      <w:proofErr w:type="spellStart"/>
      <w:r w:rsidRPr="00EC76D5">
        <w:t>inf</w:t>
      </w:r>
      <w:r w:rsidR="002F35C1">
        <w:t>initializer</w:t>
      </w:r>
      <w:r w:rsidRPr="00EC76D5">
        <w:t>e</w:t>
      </w:r>
      <w:proofErr w:type="spellEnd"/>
      <w:r w:rsidRPr="00EC76D5">
        <w:t xml:space="preserv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8" w:name="_Toc481936167"/>
      <w:r w:rsidRPr="00EC76D5">
        <w:lastRenderedPageBreak/>
        <w:t>Label Statements</w:t>
      </w:r>
      <w:bookmarkEnd w:id="288"/>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5"/>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lastRenderedPageBreak/>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lastRenderedPageBreak/>
        <w:t>Main.</w:t>
      </w:r>
      <w:r w:rsidR="007C0FFA">
        <w:rPr>
          <w:rStyle w:val="CodeInText"/>
        </w:rPr>
        <w:t>m_defaultStack</w:t>
      </w:r>
      <w:proofErr w:type="spellEnd"/>
      <w:r w:rsidR="007C0FFA">
        <w:rPr>
          <w:rStyle w:val="CodeInText"/>
        </w:rPr>
        <w:t xml:space="preserve">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r w:rsidRPr="00EC76D5">
        <w:t>a</w:t>
      </w:r>
      <w:proofErr w:type="spell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proofErr w:type="spellStart"/>
      <w:r w:rsidRPr="00EC76D5">
        <w:t>Goto</w:t>
      </w:r>
      <w:proofErr w:type="spellEnd"/>
      <w:r w:rsidRPr="00EC76D5">
        <w:t xml:space="preserve"> Statements</w:t>
      </w:r>
      <w:bookmarkEnd w:id="295"/>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 xml:space="preserve">Store </w:t>
      </w:r>
      <w:proofErr w:type="spellStart"/>
      <w:r w:rsidRPr="00EC76D5">
        <w:t>Flagbyte</w:t>
      </w:r>
      <w:proofErr w:type="spellEnd"/>
      <w:r w:rsidRPr="00EC76D5">
        <w:t xml:space="preserve"> Statements</w:t>
      </w:r>
      <w:bookmarkEnd w:id="302"/>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lastRenderedPageBreak/>
        <w:t>Conditional Expression</w:t>
      </w:r>
      <w:bookmarkEnd w:id="316"/>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actually is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lastRenderedPageBreak/>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proofErr w:type="spellStart"/>
      <w:r w:rsidRPr="00EC76D5">
        <w:t>sizeof</w:t>
      </w:r>
      <w:bookmarkEnd w:id="330"/>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proofErr w:type="spellStart"/>
      <w:r w:rsidRPr="00EC76D5">
        <w:rPr>
          <w:rStyle w:val="CodeInText"/>
        </w:rPr>
        <w:t>enum</w:t>
      </w:r>
      <w:proofErr w:type="spellEnd"/>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proofErr w:type="spellStart"/>
      <w:r w:rsidRPr="00EC76D5">
        <w:t>Type.java</w:t>
      </w:r>
      <w:proofErr w:type="spellEnd"/>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proofErr w:type="spellStart"/>
        <w:r w:rsidRPr="00EC76D5">
          <w:rPr>
            <w:rStyle w:val="CodeInText"/>
            <w:color w:val="auto"/>
            <w:rPrChange w:id="368" w:author="Stefan Bjornander" w:date="2015-04-25T10:34:00Z">
              <w:rPr>
                <w:b w:val="0"/>
              </w:rPr>
            </w:rPrChange>
          </w:rPr>
          <w:t>m</w:t>
        </w:r>
      </w:ins>
      <w:ins w:id="369" w:author="Stefan Bjornander" w:date="2015-04-25T10:34:00Z">
        <w:r w:rsidRPr="00EC76D5">
          <w:rPr>
            <w:rStyle w:val="CodeInText"/>
            <w:color w:val="auto"/>
            <w:rPrChange w:id="370" w:author="Stefan Bjornander" w:date="2015-04-25T10:34:00Z">
              <w:rPr>
                <w:b w:val="0"/>
              </w:rPr>
            </w:rPrChange>
          </w:rPr>
          <w:t>_</w:t>
        </w:r>
      </w:ins>
      <w:ins w:id="371" w:author="Stefan Bjornander" w:date="2015-04-25T10:33:00Z">
        <w:r w:rsidRPr="00EC76D5">
          <w:rPr>
            <w:rStyle w:val="CodeInText"/>
            <w:color w:val="auto"/>
            <w:rPrChange w:id="372" w:author="Stefan Bjornander" w:date="2015-04-25T10:34:00Z">
              <w:rPr>
                <w:b w:val="0"/>
              </w:rPr>
            </w:rPrChange>
          </w:rPr>
          <w:t>sort</w:t>
        </w:r>
        <w:proofErr w:type="spellEnd"/>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proofErr w:type="spellStart"/>
      <w:ins w:id="376" w:author="Stefan Bjornander" w:date="2015-04-25T10:33:00Z">
        <w:r w:rsidRPr="00EC76D5">
          <w:t>Sort.java</w:t>
        </w:r>
        <w:proofErr w:type="spellEnd"/>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proofErr w:type="spellStart"/>
      <w:r w:rsidRPr="00EC76D5">
        <w:t>Type.java</w:t>
      </w:r>
      <w:proofErr w:type="spellEnd"/>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t xml:space="preserve">  public static Type createArithmeticType(Sort sort) {</w:t>
      </w:r>
    </w:p>
    <w:p w14:paraId="27BA9959" w14:textId="77777777" w:rsidR="00207516" w:rsidRPr="00EC76D5" w:rsidRDefault="00207516" w:rsidP="00207516">
      <w:pPr>
        <w:pStyle w:val="Code"/>
      </w:pPr>
      <w:r w:rsidRPr="00EC76D5">
        <w:lastRenderedPageBreak/>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proofErr w:type="spellStart"/>
        <w:r w:rsidRPr="00EC76D5">
          <w:rPr>
            <w:rStyle w:val="CodeInText"/>
            <w:color w:val="auto"/>
            <w:rPrChange w:id="381" w:author="Stefan Bjornander" w:date="2015-04-25T10:38:00Z">
              <w:rPr>
                <w:b w:val="0"/>
              </w:rPr>
            </w:rPrChange>
          </w:rPr>
          <w:t>enum</w:t>
        </w:r>
        <w:proofErr w:type="spellEnd"/>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w:t>
        </w:r>
        <w:proofErr w:type="spellStart"/>
        <w:r w:rsidR="008947FF" w:rsidRPr="00EC76D5">
          <w:t>enum</w:t>
        </w:r>
        <w:proofErr w:type="spellEnd"/>
        <w:r w:rsidR="008947FF" w:rsidRPr="00EC76D5">
          <w:t xml:space="preserve"> </w:t>
        </w:r>
      </w:ins>
      <w:r w:rsidR="00941573" w:rsidRPr="00EC76D5">
        <w:t>to</w:t>
      </w:r>
      <w:ins w:id="384" w:author="Stefan Bjornander" w:date="2015-04-25T10:38:00Z">
        <w:r w:rsidR="008947FF" w:rsidRPr="00EC76D5">
          <w:t xml:space="preserve"> </w:t>
        </w:r>
      </w:ins>
      <w:proofErr w:type="spellStart"/>
      <w:r w:rsidR="002F35C1">
        <w:t>initializer</w:t>
      </w:r>
      <w:ins w:id="385" w:author="Stefan Bjornander" w:date="2015-04-25T10:38:00Z">
        <w:r w:rsidR="008947FF" w:rsidRPr="00EC76D5">
          <w:t>ialize</w:t>
        </w:r>
        <w:proofErr w:type="spellEnd"/>
        <w:r w:rsidR="008947FF" w:rsidRPr="00EC76D5">
          <w:t xml:space="preserve"> its value. </w:t>
        </w:r>
      </w:ins>
      <w:r w:rsidR="00941573" w:rsidRPr="00EC76D5">
        <w:t>Therefore,</w:t>
      </w:r>
      <w:ins w:id="386" w:author="Stefan Bjornander" w:date="2015-04-25T10:38:00Z">
        <w:r w:rsidR="008947FF" w:rsidRPr="00EC76D5">
          <w:t xml:space="preserve"> we add the </w:t>
        </w:r>
        <w:proofErr w:type="spellStart"/>
        <w:r w:rsidR="008947FF" w:rsidRPr="00EC76D5">
          <w:rPr>
            <w:rStyle w:val="CodeInText"/>
            <w:color w:val="auto"/>
            <w:rPrChange w:id="387" w:author="Stefan Bjornander" w:date="2015-04-25T10:39:00Z">
              <w:rPr>
                <w:b w:val="0"/>
              </w:rPr>
            </w:rPrChange>
          </w:rPr>
          <w:t>m_enum</w:t>
        </w:r>
        <w:proofErr w:type="spellEnd"/>
        <w:r w:rsidR="008947FF" w:rsidRPr="00EC76D5">
          <w:t xml:space="preserve"> field and the </w:t>
        </w:r>
      </w:ins>
      <w:proofErr w:type="spellStart"/>
      <w:r w:rsidR="00506E8C" w:rsidRPr="00EC76D5">
        <w:rPr>
          <w:rStyle w:val="CodeInText"/>
        </w:rPr>
        <w:t>isEnumeration</w:t>
      </w:r>
      <w:proofErr w:type="spellEnd"/>
      <w:ins w:id="388" w:author="Stefan Bjornander" w:date="2015-04-25T10:38:00Z">
        <w:r w:rsidR="008947FF" w:rsidRPr="00EC76D5">
          <w:t xml:space="preserve"> method.</w:t>
        </w:r>
      </w:ins>
    </w:p>
    <w:p w14:paraId="71F57996" w14:textId="140981DC" w:rsidR="009E5C9B" w:rsidRPr="00EC76D5" w:rsidRDefault="009E5C9B" w:rsidP="009E5C9B">
      <w:pPr>
        <w:pStyle w:val="CodeHeader"/>
      </w:pPr>
      <w:proofErr w:type="spellStart"/>
      <w:r w:rsidRPr="00EC76D5">
        <w:t>Type.java</w:t>
      </w:r>
      <w:proofErr w:type="spellEnd"/>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proofErr w:type="spellStart"/>
      <w:r w:rsidRPr="00EC76D5">
        <w:t>Type.java</w:t>
      </w:r>
      <w:proofErr w:type="spellEnd"/>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type holds the </w:t>
        </w:r>
      </w:ins>
      <w:ins w:id="406" w:author="Stefan Bjornander" w:date="2015-04-25T10:43:00Z">
        <w:r w:rsidR="009A0255" w:rsidRPr="00EC76D5">
          <w:t xml:space="preserve">two </w:t>
        </w:r>
      </w:ins>
      <w:ins w:id="407" w:author="Stefan Bjornander" w:date="2015-04-25T10:42:00Z">
        <w:r w:rsidR="0095752C" w:rsidRPr="00EC76D5">
          <w:t xml:space="preserve">sets </w:t>
        </w:r>
        <w:proofErr w:type="spellStart"/>
        <w:r w:rsidR="0095752C" w:rsidRPr="00EC76D5">
          <w:rPr>
            <w:rStyle w:val="CodeInText"/>
            <w:color w:val="auto"/>
            <w:rPrChange w:id="408" w:author="Stefan Bjornander" w:date="2015-04-25T10:42:00Z">
              <w:rPr>
                <w:b w:val="0"/>
              </w:rPr>
            </w:rPrChange>
          </w:rPr>
          <w:t>m_trueSet</w:t>
        </w:r>
        <w:proofErr w:type="spellEnd"/>
        <w:r w:rsidR="0095752C" w:rsidRPr="00EC76D5">
          <w:t xml:space="preserve"> and </w:t>
        </w:r>
        <w:proofErr w:type="spellStart"/>
        <w:r w:rsidR="0095752C" w:rsidRPr="00EC76D5">
          <w:rPr>
            <w:rStyle w:val="CodeInText"/>
            <w:color w:val="auto"/>
            <w:rPrChange w:id="409" w:author="Stefan Bjornander" w:date="2015-04-25T10:42:00Z">
              <w:rPr>
                <w:b w:val="0"/>
              </w:rPr>
            </w:rPrChange>
          </w:rPr>
          <w:t>m_falseSet</w:t>
        </w:r>
        <w:proofErr w:type="spellEnd"/>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proofErr w:type="spellStart"/>
      <w:r w:rsidRPr="00EC76D5">
        <w:lastRenderedPageBreak/>
        <w:t>Type.java</w:t>
      </w:r>
      <w:proofErr w:type="spellEnd"/>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proofErr w:type="spellStart"/>
      <w:r w:rsidR="00AB7DF5">
        <w:t>pointer_declarator</w:t>
      </w:r>
      <w:proofErr w:type="spellEnd"/>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proofErr w:type="spellStart"/>
      <w:r w:rsidRPr="00EC76D5">
        <w:t>Type.java</w:t>
      </w:r>
      <w:proofErr w:type="spellEnd"/>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lastRenderedPageBreak/>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proofErr w:type="spellStart"/>
      <w:r w:rsidRPr="00EC76D5">
        <w:t>Type.java</w:t>
      </w:r>
      <w:proofErr w:type="spellEnd"/>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lastRenderedPageBreak/>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proofErr w:type="spellStart"/>
      <w:r w:rsidRPr="00EC76D5">
        <w:rPr>
          <w:rStyle w:val="CodeInText0"/>
        </w:rPr>
        <w:t>m_hasTag</w:t>
      </w:r>
      <w:proofErr w:type="spellEnd"/>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proofErr w:type="spellStart"/>
      <w:r w:rsidRPr="00EC76D5">
        <w:t>Type.java</w:t>
      </w:r>
      <w:proofErr w:type="spellEnd"/>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proofErr w:type="spellStart"/>
      <w:ins w:id="4259" w:author="Stefan Bjornander" w:date="2015-04-25T11:14:00Z">
        <w:r w:rsidRPr="00EC76D5">
          <w:t>Type.java</w:t>
        </w:r>
      </w:ins>
      <w:proofErr w:type="spellEnd"/>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lastRenderedPageBreak/>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10FB04A8" w:rsidR="00000353" w:rsidRPr="00EC76D5" w:rsidRDefault="00B0368E">
      <w:pPr>
        <w:rPr>
          <w:ins w:id="4263" w:author="Stefan Bjornander" w:date="2015-04-25T11:39:00Z"/>
        </w:rPr>
        <w:pPrChange w:id="4264" w:author="Stefan Bjornander" w:date="2015-04-25T11:19:00Z">
          <w:pPr>
            <w:pStyle w:val="Code"/>
          </w:pPr>
        </w:pPrChange>
      </w:pPr>
      <w:ins w:id="4265" w:author="Stefan Bjornander" w:date="2015-04-25T11:37:00Z">
        <w:r w:rsidRPr="00EC76D5">
          <w:t xml:space="preserve">It is possible to define an array without </w:t>
        </w:r>
      </w:ins>
      <w:ins w:id="4266" w:author="Stefan Bjornander" w:date="2015-04-25T11:38:00Z">
        <w:r w:rsidRPr="00EC76D5">
          <w:t xml:space="preserve">stating its size, </w:t>
        </w:r>
      </w:ins>
      <w:ins w:id="4267" w:author="Stefan Bjornander" w:date="2015-04-25T14:31:00Z">
        <w:r w:rsidR="0020338C" w:rsidRPr="00EC76D5">
          <w:t>in which case the array is given the size zero. I</w:t>
        </w:r>
      </w:ins>
      <w:ins w:id="4268" w:author="Stefan Bjornander" w:date="2015-04-25T11:38:00Z">
        <w:r w:rsidRPr="00EC76D5">
          <w:t>n that case</w:t>
        </w:r>
      </w:ins>
      <w:ins w:id="4269" w:author="Stefan Bjornander" w:date="2015-04-25T14:31:00Z">
        <w:r w:rsidR="0020338C" w:rsidRPr="00EC76D5">
          <w:t>,</w:t>
        </w:r>
      </w:ins>
      <w:ins w:id="4270" w:author="Stefan Bjornander" w:date="2015-04-25T11:38:00Z">
        <w:r w:rsidRPr="00EC76D5">
          <w:t xml:space="preserve"> </w:t>
        </w:r>
      </w:ins>
      <w:ins w:id="4271" w:author="Stefan Bjornander" w:date="2015-04-25T14:31:00Z">
        <w:r w:rsidR="0020338C" w:rsidRPr="00EC76D5">
          <w:t>the</w:t>
        </w:r>
      </w:ins>
      <w:ins w:id="4272" w:author="Stefan Bjornander" w:date="2015-04-25T11:38:00Z">
        <w:r w:rsidRPr="00EC76D5">
          <w:t xml:space="preserve"> </w:t>
        </w:r>
      </w:ins>
      <w:ins w:id="4273" w:author="Stefan Bjornander" w:date="2015-04-25T14:31:00Z">
        <w:r w:rsidR="0020338C" w:rsidRPr="00EC76D5">
          <w:t xml:space="preserve">array </w:t>
        </w:r>
      </w:ins>
      <w:ins w:id="4274" w:author="Stefan Bjornander" w:date="2015-04-25T11:38:00Z">
        <w:r w:rsidRPr="00EC76D5">
          <w:t xml:space="preserve">size must be determined by the size of its </w:t>
        </w:r>
      </w:ins>
      <w:r w:rsidR="00F4217C">
        <w:t>initialization</w:t>
      </w:r>
      <w:ins w:id="4275" w:author="Stefan Bjornander" w:date="2015-04-25T11:38:00Z">
        <w:r w:rsidRPr="00EC76D5">
          <w:t xml:space="preserve"> list. </w:t>
        </w:r>
      </w:ins>
      <w:ins w:id="4276" w:author="Stefan Bjornander" w:date="2015-04-25T11:39:00Z">
        <w:r w:rsidR="00000353" w:rsidRPr="00EC76D5">
          <w:t xml:space="preserve">However, if the </w:t>
        </w:r>
      </w:ins>
      <w:ins w:id="4277" w:author="Stefan Bjornander" w:date="2015-04-25T11:40:00Z">
        <w:r w:rsidR="00000353" w:rsidRPr="00EC76D5">
          <w:t xml:space="preserve">array </w:t>
        </w:r>
      </w:ins>
      <w:r w:rsidR="00C37108">
        <w:t>definition</w:t>
      </w:r>
      <w:ins w:id="4278" w:author="Stefan Bjornander" w:date="2015-04-25T11:39:00Z">
        <w:r w:rsidR="00000353" w:rsidRPr="00EC76D5">
          <w:t xml:space="preserve"> </w:t>
        </w:r>
      </w:ins>
      <w:ins w:id="4279" w:author="Stefan Bjornander" w:date="2015-04-25T11:40:00Z">
        <w:r w:rsidR="00000353" w:rsidRPr="00EC76D5">
          <w:t>lacks</w:t>
        </w:r>
      </w:ins>
      <w:ins w:id="4280" w:author="Stefan Bjornander" w:date="2015-04-25T11:39:00Z">
        <w:r w:rsidR="00420086" w:rsidRPr="00EC76D5">
          <w:t xml:space="preserve"> an </w:t>
        </w:r>
      </w:ins>
      <w:r w:rsidR="00F4217C">
        <w:t>initialization</w:t>
      </w:r>
      <w:ins w:id="4281" w:author="Stefan Bjornander" w:date="2015-04-25T11:39:00Z">
        <w:r w:rsidR="00420086" w:rsidRPr="00EC76D5">
          <w:t xml:space="preserve"> list</w:t>
        </w:r>
      </w:ins>
      <w:ins w:id="4282" w:author="Stefan Bjornander" w:date="2015-04-25T11:40:00Z">
        <w:r w:rsidR="00000353" w:rsidRPr="00EC76D5">
          <w:t xml:space="preserve">, the array </w:t>
        </w:r>
      </w:ins>
      <w:ins w:id="4283" w:author="Stefan Bjornander" w:date="2015-04-25T14:31:00Z">
        <w:r w:rsidR="0020338C" w:rsidRPr="00EC76D5">
          <w:t xml:space="preserve">keeps the size zero and is considered </w:t>
        </w:r>
      </w:ins>
      <w:ins w:id="4284" w:author="Stefan Bjornander" w:date="2015-04-25T11:40:00Z">
        <w:r w:rsidR="00000353" w:rsidRPr="00EC76D5">
          <w:t>incomplete</w:t>
        </w:r>
      </w:ins>
      <w:ins w:id="4285" w:author="Stefan Bjornander" w:date="2015-04-25T11:39:00Z">
        <w:r w:rsidR="00000353" w:rsidRPr="00EC76D5">
          <w:t>.</w:t>
        </w:r>
      </w:ins>
      <w:ins w:id="4286" w:author="Stefan Bjornander" w:date="2015-04-25T14:30:00Z">
        <w:r w:rsidR="00BC2A9F" w:rsidRPr="00EC76D5">
          <w:t xml:space="preserve"> In the same</w:t>
        </w:r>
      </w:ins>
      <w:ins w:id="4287" w:author="Stefan Bjornander" w:date="2015-04-25T14:33:00Z">
        <w:r w:rsidR="00C62917" w:rsidRPr="00EC76D5">
          <w:t xml:space="preserve"> way</w:t>
        </w:r>
      </w:ins>
      <w:ins w:id="4288" w:author="Stefan Bjornander" w:date="2015-04-25T14:30:00Z">
        <w:r w:rsidR="00BC2A9F" w:rsidRPr="00EC76D5">
          <w:t xml:space="preserve">, it is possible to define only the </w:t>
        </w:r>
      </w:ins>
      <w:ins w:id="4289" w:author="Stefan Bjornander" w:date="2015-04-25T14:32:00Z">
        <w:r w:rsidR="0020338C" w:rsidRPr="00EC76D5">
          <w:t>n</w:t>
        </w:r>
      </w:ins>
      <w:ins w:id="4290" w:author="Stefan Bjornander" w:date="2015-04-25T14:33:00Z">
        <w:r w:rsidR="0020338C" w:rsidRPr="00EC76D5">
          <w:t>ame tag</w:t>
        </w:r>
      </w:ins>
      <w:ins w:id="4291" w:author="Stefan Bjornander" w:date="2015-04-25T14:30:00Z">
        <w:r w:rsidR="00BC2A9F" w:rsidRPr="00EC76D5">
          <w:t xml:space="preserve"> of a struct</w:t>
        </w:r>
      </w:ins>
      <w:ins w:id="4292" w:author="Stefan Bjornander" w:date="2015-04-25T14:33:00Z">
        <w:r w:rsidR="0020338C" w:rsidRPr="00EC76D5">
          <w:t xml:space="preserve"> or union</w:t>
        </w:r>
      </w:ins>
      <w:ins w:id="4293" w:author="Stefan Bjornander" w:date="2015-04-25T14:30:00Z">
        <w:r w:rsidR="00BC2A9F" w:rsidRPr="00EC76D5">
          <w:t xml:space="preserve">, with its </w:t>
        </w:r>
      </w:ins>
      <w:ins w:id="4294" w:author="Stefan Bjornander" w:date="2015-04-25T14:33:00Z">
        <w:r w:rsidR="0020338C" w:rsidRPr="00EC76D5">
          <w:t xml:space="preserve">member </w:t>
        </w:r>
      </w:ins>
      <w:r w:rsidR="00AA3CC2" w:rsidRPr="00EC76D5">
        <w:t>map</w:t>
      </w:r>
      <w:ins w:id="4295" w:author="Stefan Bjornander" w:date="2015-04-25T14:33:00Z">
        <w:r w:rsidR="0020338C" w:rsidRPr="00EC76D5">
          <w:t xml:space="preserve"> </w:t>
        </w:r>
      </w:ins>
      <w:ins w:id="4296" w:author="Stefan Bjornander" w:date="2015-04-25T14:30:00Z">
        <w:r w:rsidR="00BC2A9F" w:rsidRPr="00EC76D5">
          <w:t xml:space="preserve">to be defined later. </w:t>
        </w:r>
      </w:ins>
      <w:ins w:id="4297" w:author="Stefan Bjornander" w:date="2015-04-25T14:32:00Z">
        <w:r w:rsidR="0020338C" w:rsidRPr="00EC76D5">
          <w:t xml:space="preserve">In that case, the member </w:t>
        </w:r>
      </w:ins>
      <w:r w:rsidR="00AA3CC2" w:rsidRPr="00EC76D5">
        <w:t>map</w:t>
      </w:r>
      <w:ins w:id="4298" w:author="Stefan Bjornander" w:date="2015-04-25T14:32:00Z">
        <w:r w:rsidR="0020338C" w:rsidRPr="00EC76D5">
          <w:t xml:space="preserve"> is given the value null, which is keep if the </w:t>
        </w:r>
      </w:ins>
      <w:ins w:id="4299" w:author="Stefan Bjornander" w:date="2015-04-25T14:33:00Z">
        <w:r w:rsidR="00E0604A" w:rsidRPr="00EC76D5">
          <w:t xml:space="preserve">member </w:t>
        </w:r>
      </w:ins>
      <w:r w:rsidR="00356A46" w:rsidRPr="00EC76D5">
        <w:t>map</w:t>
      </w:r>
      <w:ins w:id="4300" w:author="Stefan Bjornander" w:date="2015-04-25T14:33:00Z">
        <w:r w:rsidR="00E0604A" w:rsidRPr="00EC76D5">
          <w:t xml:space="preserve"> is n</w:t>
        </w:r>
      </w:ins>
      <w:r w:rsidR="00356A46" w:rsidRPr="00EC76D5">
        <w:t>ot</w:t>
      </w:r>
      <w:ins w:id="4301" w:author="Stefan Bjornander" w:date="2015-04-25T14:33:00Z">
        <w:r w:rsidR="00E0604A" w:rsidRPr="00EC76D5">
          <w:t xml:space="preserve"> defined, and </w:t>
        </w:r>
        <w:r w:rsidR="0020338C" w:rsidRPr="00EC76D5">
          <w:t>the struct or union is consider incomplete.</w:t>
        </w:r>
      </w:ins>
      <w:ins w:id="4302"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3" w:author="Stefan Bjornander" w:date="2015-04-25T14:34:00Z">
        <w:r w:rsidR="00E0604A" w:rsidRPr="00EC76D5">
          <w:t>complete.</w:t>
        </w:r>
      </w:ins>
    </w:p>
    <w:p w14:paraId="4E45F58D" w14:textId="77777777" w:rsidR="00FE6BB6" w:rsidRPr="00EC76D5" w:rsidRDefault="00FE6BB6">
      <w:pPr>
        <w:pStyle w:val="CodeHeader"/>
        <w:rPr>
          <w:ins w:id="4304" w:author="Stefan Bjornander" w:date="2015-04-25T11:14:00Z"/>
        </w:rPr>
        <w:pPrChange w:id="4305" w:author="Stefan Bjornander" w:date="2015-04-25T11:16:00Z">
          <w:pPr>
            <w:pStyle w:val="Code"/>
          </w:pPr>
        </w:pPrChange>
      </w:pPr>
      <w:proofErr w:type="spellStart"/>
      <w:ins w:id="4306" w:author="Stefan Bjornander" w:date="2015-04-25T11:16:00Z">
        <w:r w:rsidRPr="00EC76D5">
          <w:t>Type.java</w:t>
        </w:r>
      </w:ins>
      <w:proofErr w:type="spellEnd"/>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lastRenderedPageBreak/>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7"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8" w:author="Stefan Bjornander" w:date="2015-04-25T10:27:00Z"/>
        </w:rPr>
      </w:pPr>
      <w:bookmarkStart w:id="4309" w:name="_Toc481936356"/>
      <w:r w:rsidRPr="00EC76D5">
        <w:t>Constant and Volatile Types</w:t>
      </w:r>
      <w:bookmarkEnd w:id="4309"/>
    </w:p>
    <w:p w14:paraId="7E748C79" w14:textId="431A86FF" w:rsidR="00D11AF4" w:rsidRPr="00EC76D5" w:rsidRDefault="00D11AF4">
      <w:pPr>
        <w:rPr>
          <w:ins w:id="4310" w:author="Stefan Bjornander" w:date="2015-04-25T10:30:00Z"/>
        </w:rPr>
        <w:pPrChange w:id="4311" w:author="Stefan Bjornander" w:date="2015-04-25T10:27:00Z">
          <w:pPr>
            <w:pStyle w:val="Rubrik3"/>
          </w:pPr>
        </w:pPrChange>
      </w:pPr>
      <w:ins w:id="4312" w:author="Stefan Bjornander" w:date="2015-04-25T10:28:00Z">
        <w:r w:rsidRPr="00EC76D5">
          <w:t xml:space="preserve">Simply put, a type is constant if its field </w:t>
        </w:r>
        <w:proofErr w:type="spellStart"/>
        <w:r w:rsidRPr="00EC76D5">
          <w:rPr>
            <w:rStyle w:val="CodeInText"/>
            <w:color w:val="auto"/>
            <w:rPrChange w:id="4313" w:author="Stefan Bjornander" w:date="2015-04-25T10:28:00Z">
              <w:rPr>
                <w:b w:val="0"/>
              </w:rPr>
            </w:rPrChange>
          </w:rPr>
          <w:t>m_constant</w:t>
        </w:r>
        <w:proofErr w:type="spellEnd"/>
        <w:r w:rsidRPr="00EC76D5">
          <w:t xml:space="preserve"> is true. However, </w:t>
        </w:r>
      </w:ins>
      <w:r w:rsidRPr="00EC76D5">
        <w:t>a</w:t>
      </w:r>
      <w:ins w:id="4314" w:author="Stefan Bjornander" w:date="2015-04-25T10:28:00Z">
        <w:r w:rsidRPr="00EC76D5">
          <w:t xml:space="preserve"> struct or union is </w:t>
        </w:r>
      </w:ins>
      <w:ins w:id="4315" w:author="Stefan Bjornander" w:date="2015-04-25T10:29:00Z">
        <w:r w:rsidRPr="00EC76D5">
          <w:t>regarded</w:t>
        </w:r>
      </w:ins>
      <w:ins w:id="4316" w:author="Stefan Bjornander" w:date="2015-04-25T10:28:00Z">
        <w:r w:rsidRPr="00EC76D5">
          <w:t xml:space="preserve"> as </w:t>
        </w:r>
      </w:ins>
      <w:ins w:id="4317" w:author="Stefan Bjornander" w:date="2015-04-25T10:29:00Z">
        <w:r w:rsidRPr="00EC76D5">
          <w:t>constant</w:t>
        </w:r>
      </w:ins>
      <w:ins w:id="4318" w:author="Stefan Bjornander" w:date="2015-04-25T10:28:00Z">
        <w:r w:rsidRPr="00EC76D5">
          <w:t xml:space="preserve"> if </w:t>
        </w:r>
      </w:ins>
      <w:ins w:id="4319" w:author="Stefan Bjornander" w:date="2015-04-25T10:29:00Z">
        <w:r w:rsidRPr="00EC76D5">
          <w:t>it is constant</w:t>
        </w:r>
      </w:ins>
      <w:r w:rsidRPr="00EC76D5">
        <w:t xml:space="preserve"> </w:t>
      </w:r>
      <w:r w:rsidR="00310577" w:rsidRPr="00EC76D5">
        <w:t>(</w:t>
      </w:r>
      <w:proofErr w:type="spellStart"/>
      <w:ins w:id="4320" w:author="Stefan Bjornander" w:date="2015-04-25T10:29:00Z">
        <w:r w:rsidRPr="00EC76D5">
          <w:rPr>
            <w:rStyle w:val="CodeInText"/>
            <w:color w:val="auto"/>
            <w:rPrChange w:id="4321" w:author="Stefan Bjornander" w:date="2015-04-25T10:30:00Z">
              <w:rPr>
                <w:b w:val="0"/>
              </w:rPr>
            </w:rPrChange>
          </w:rPr>
          <w:t>m_constant</w:t>
        </w:r>
        <w:proofErr w:type="spellEnd"/>
        <w:r w:rsidRPr="00EC76D5">
          <w:t xml:space="preserve"> is true) or is any of its members if (</w:t>
        </w:r>
      </w:ins>
      <w:ins w:id="4322" w:author="Stefan Bjornander" w:date="2015-04-25T10:30:00Z">
        <w:r w:rsidRPr="00EC76D5">
          <w:t>recursively</w:t>
        </w:r>
      </w:ins>
      <w:ins w:id="4323" w:author="Stefan Bjornander" w:date="2015-04-25T10:29:00Z">
        <w:r w:rsidRPr="00EC76D5">
          <w:t>)</w:t>
        </w:r>
      </w:ins>
      <w:ins w:id="4324" w:author="Stefan Bjornander" w:date="2015-04-25T10:30:00Z">
        <w:r w:rsidRPr="00EC76D5">
          <w:t xml:space="preserve"> constant.</w:t>
        </w:r>
      </w:ins>
    </w:p>
    <w:p w14:paraId="583E0068" w14:textId="003EAC1E" w:rsidR="00D11AF4" w:rsidRPr="00EC76D5" w:rsidRDefault="00D11AF4">
      <w:pPr>
        <w:pPrChange w:id="4325" w:author="Stefan Bjornander" w:date="2015-04-25T10:27:00Z">
          <w:pPr>
            <w:pStyle w:val="Rubrik3"/>
          </w:pPr>
        </w:pPrChange>
      </w:pPr>
      <w:ins w:id="4326" w:author="Stefan Bjornander" w:date="2015-04-25T10:30:00Z">
        <w:r w:rsidRPr="00EC76D5">
          <w:t xml:space="preserve">The idea of the volatile </w:t>
        </w:r>
      </w:ins>
      <w:ins w:id="4327" w:author="Stefan Bjornander" w:date="2015-04-25T10:31:00Z">
        <w:r w:rsidRPr="00EC76D5">
          <w:t xml:space="preserve">qualifier is to </w:t>
        </w:r>
      </w:ins>
      <w:ins w:id="4328" w:author="Stefan Bjornander" w:date="2015-04-25T10:30:00Z">
        <w:r w:rsidRPr="00EC76D5">
          <w:t xml:space="preserve">prevent optimization, and since this book </w:t>
        </w:r>
      </w:ins>
      <w:ins w:id="4329" w:author="Stefan Bjornander" w:date="2015-04-25T10:31:00Z">
        <w:r w:rsidRPr="00EC76D5">
          <w:t xml:space="preserve">is focused on optimization techniques we have no real use for the volatile </w:t>
        </w:r>
      </w:ins>
      <w:r w:rsidRPr="00EC76D5">
        <w:t>qualifier</w:t>
      </w:r>
      <w:ins w:id="4330" w:author="Stefan Bjornander" w:date="2015-04-25T10:31:00Z">
        <w:r w:rsidRPr="00EC76D5">
          <w:t xml:space="preserve">. However, for the sake of </w:t>
        </w:r>
      </w:ins>
      <w:r w:rsidR="00AF218C" w:rsidRPr="00EC76D5">
        <w:t>compl</w:t>
      </w:r>
      <w:r w:rsidR="005B0924" w:rsidRPr="00EC76D5">
        <w:t>ete</w:t>
      </w:r>
      <w:r w:rsidR="00AF218C" w:rsidRPr="00EC76D5">
        <w:t>ness</w:t>
      </w:r>
      <w:ins w:id="4331" w:author="Stefan Bjornander" w:date="2015-04-25T10:31:00Z">
        <w:r w:rsidRPr="00EC76D5">
          <w:t xml:space="preserve"> we include the </w:t>
        </w:r>
        <w:proofErr w:type="spellStart"/>
        <w:r w:rsidRPr="00EC76D5">
          <w:rPr>
            <w:rStyle w:val="CodeInText"/>
            <w:color w:val="auto"/>
            <w:rPrChange w:id="4332" w:author="Stefan Bjornander" w:date="2015-04-25T10:32:00Z">
              <w:rPr>
                <w:b w:val="0"/>
              </w:rPr>
            </w:rPrChange>
          </w:rPr>
          <w:t>m_volatile</w:t>
        </w:r>
        <w:proofErr w:type="spellEnd"/>
        <w:r w:rsidRPr="00EC76D5">
          <w:t xml:space="preserve"> field in the </w:t>
        </w:r>
        <w:r w:rsidRPr="00EC76D5">
          <w:rPr>
            <w:rStyle w:val="CodeInText"/>
            <w:color w:val="auto"/>
            <w:rPrChange w:id="4333" w:author="Stefan Bjornander" w:date="2015-04-25T10:32:00Z">
              <w:rPr>
                <w:b w:val="0"/>
              </w:rPr>
            </w:rPrChange>
          </w:rPr>
          <w:t>Type</w:t>
        </w:r>
        <w:r w:rsidRPr="00EC76D5">
          <w:t xml:space="preserve"> class.</w:t>
        </w:r>
      </w:ins>
    </w:p>
    <w:p w14:paraId="5DA278C3" w14:textId="42644C3B" w:rsidR="00D11AF4" w:rsidRPr="00EC76D5" w:rsidRDefault="00AF218C" w:rsidP="00D11AF4">
      <w:pPr>
        <w:pStyle w:val="CodeHeader"/>
      </w:pPr>
      <w:proofErr w:type="spellStart"/>
      <w:r w:rsidRPr="00EC76D5">
        <w:t>Type.java</w:t>
      </w:r>
      <w:proofErr w:type="spellEnd"/>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4" w:author="Stefan Bjornander" w:date="2015-04-25T14:35:00Z"/>
        </w:rPr>
      </w:pPr>
      <w:bookmarkStart w:id="4335" w:name="_Toc481936357"/>
      <w:ins w:id="4336" w:author="Stefan Bjornander" w:date="2015-04-25T11:16:00Z">
        <w:r w:rsidRPr="00EC76D5">
          <w:t>Equality</w:t>
        </w:r>
      </w:ins>
      <w:bookmarkEnd w:id="4335"/>
    </w:p>
    <w:p w14:paraId="3E3C9A4B" w14:textId="7D4A0212" w:rsidR="00A916C7" w:rsidRPr="00EC76D5" w:rsidRDefault="00A916C7">
      <w:pPr>
        <w:rPr>
          <w:ins w:id="4337" w:author="Stefan Bjornander" w:date="2015-04-25T11:16:00Z"/>
        </w:rPr>
        <w:pPrChange w:id="4338" w:author="Stefan Bjornander" w:date="2015-04-25T14:35:00Z">
          <w:pPr>
            <w:pStyle w:val="Code"/>
          </w:pPr>
        </w:pPrChange>
      </w:pPr>
      <w:ins w:id="4339" w:author="Stefan Bjornander" w:date="2015-04-25T14:35:00Z">
        <w:r w:rsidRPr="00EC76D5">
          <w:t>Two pointer</w:t>
        </w:r>
      </w:ins>
      <w:r w:rsidR="00416ED2" w:rsidRPr="00EC76D5">
        <w:t>s</w:t>
      </w:r>
      <w:ins w:id="4340" w:author="Stefan Bjornander" w:date="2015-04-25T14:35:00Z">
        <w:r w:rsidRPr="00EC76D5">
          <w:t xml:space="preserve"> are </w:t>
        </w:r>
      </w:ins>
      <w:r w:rsidR="00C91C59" w:rsidRPr="00EC76D5">
        <w:t>consider</w:t>
      </w:r>
      <w:r w:rsidR="00B0500C" w:rsidRPr="00EC76D5">
        <w:t>ed</w:t>
      </w:r>
      <w:r w:rsidR="00C91C59" w:rsidRPr="00EC76D5">
        <w:t xml:space="preserve"> to be </w:t>
      </w:r>
      <w:ins w:id="4341" w:author="Stefan Bjornander" w:date="2015-04-25T14:35:00Z">
        <w:r w:rsidRPr="00EC76D5">
          <w:t>equal if the type</w:t>
        </w:r>
      </w:ins>
      <w:r w:rsidR="00A3631A" w:rsidRPr="00EC76D5">
        <w:t>s</w:t>
      </w:r>
      <w:ins w:id="4342" w:author="Stefan Bjornander" w:date="2015-04-25T14:35:00Z">
        <w:r w:rsidRPr="00EC76D5">
          <w:t xml:space="preserve"> they point at are equal</w:t>
        </w:r>
      </w:ins>
      <w:ins w:id="4343" w:author="Stefan Bjornander" w:date="2015-04-25T14:56:00Z">
        <w:r w:rsidR="00B95D8D" w:rsidRPr="00EC76D5">
          <w:t xml:space="preserve">, two arrays are </w:t>
        </w:r>
      </w:ins>
      <w:r w:rsidR="00A3631A" w:rsidRPr="00EC76D5">
        <w:t xml:space="preserve">equal </w:t>
      </w:r>
      <w:ins w:id="4344" w:author="Stefan Bjornander" w:date="2015-04-25T17:26:00Z">
        <w:r w:rsidR="005F554E" w:rsidRPr="00EC76D5">
          <w:t>if</w:t>
        </w:r>
      </w:ins>
      <w:r w:rsidR="004D46B3" w:rsidRPr="00EC76D5">
        <w:t xml:space="preserve"> (1) </w:t>
      </w:r>
      <w:ins w:id="4345" w:author="Stefan Bjornander" w:date="2015-04-25T17:26:00Z">
        <w:r w:rsidR="005F554E" w:rsidRPr="00EC76D5">
          <w:t xml:space="preserve">their types are equal and </w:t>
        </w:r>
      </w:ins>
      <w:r w:rsidR="00FA23FF" w:rsidRPr="00EC76D5">
        <w:t xml:space="preserve">(2) </w:t>
      </w:r>
      <w:ins w:id="4346" w:author="Stefan Bjornander" w:date="2015-04-25T17:26:00Z">
        <w:r w:rsidR="005F554E" w:rsidRPr="00EC76D5">
          <w:t>they have the same size o</w:t>
        </w:r>
      </w:ins>
      <w:r w:rsidR="00C91C59" w:rsidRPr="00EC76D5">
        <w:t>r</w:t>
      </w:r>
      <w:ins w:id="4347" w:author="Stefan Bjornander" w:date="2015-04-25T17:26:00Z">
        <w:r w:rsidR="005F554E" w:rsidRPr="00EC76D5">
          <w:t xml:space="preserve"> </w:t>
        </w:r>
      </w:ins>
      <w:r w:rsidR="00A95671" w:rsidRPr="00EC76D5">
        <w:t>both are incomplete (their sizes are zero)</w:t>
      </w:r>
      <w:ins w:id="4348" w:author="Stefan Bjornander" w:date="2015-04-25T17:26:00Z">
        <w:r w:rsidR="005F554E" w:rsidRPr="00EC76D5">
          <w:t>.</w:t>
        </w:r>
      </w:ins>
      <w:ins w:id="4349" w:author="Stefan Bjornander" w:date="2015-04-25T14:56:00Z">
        <w:r w:rsidR="005E7A0F" w:rsidRPr="00EC76D5">
          <w:t xml:space="preserve"> </w:t>
        </w:r>
      </w:ins>
      <w:ins w:id="4350" w:author="Stefan Bjornander" w:date="2015-04-25T14:58:00Z">
        <w:r w:rsidR="005E7A0F" w:rsidRPr="00EC76D5">
          <w:t>Two struct</w:t>
        </w:r>
      </w:ins>
      <w:ins w:id="4351" w:author="Stefan Bjornander" w:date="2015-04-25T16:07:00Z">
        <w:r w:rsidR="004F1DF0" w:rsidRPr="00EC76D5">
          <w:t>s</w:t>
        </w:r>
      </w:ins>
      <w:ins w:id="4352" w:author="Stefan Bjornander" w:date="2015-04-25T14:58:00Z">
        <w:r w:rsidR="005E7A0F" w:rsidRPr="00EC76D5">
          <w:t xml:space="preserve"> or </w:t>
        </w:r>
        <w:r w:rsidR="005E7A0F" w:rsidRPr="00EC76D5">
          <w:lastRenderedPageBreak/>
          <w:t xml:space="preserve">unions are equals if </w:t>
        </w:r>
      </w:ins>
      <w:ins w:id="4353" w:author="Stefan Bjornander" w:date="2015-04-25T16:06:00Z">
        <w:r w:rsidR="00865EBC" w:rsidRPr="00EC76D5">
          <w:t xml:space="preserve">they both are incomplete </w:t>
        </w:r>
      </w:ins>
      <w:r w:rsidR="00E20A4C" w:rsidRPr="00EC76D5">
        <w:t xml:space="preserve">(their member maps are null) </w:t>
      </w:r>
      <w:ins w:id="4354" w:author="Stefan Bjornander" w:date="2015-04-25T16:06:00Z">
        <w:r w:rsidR="00865EBC" w:rsidRPr="00EC76D5">
          <w:t xml:space="preserve">or if </w:t>
        </w:r>
      </w:ins>
      <w:ins w:id="4355" w:author="Stefan Bjornander" w:date="2015-04-25T14:58:00Z">
        <w:r w:rsidR="005E7A0F" w:rsidRPr="00EC76D5">
          <w:t xml:space="preserve">their member </w:t>
        </w:r>
      </w:ins>
      <w:r w:rsidR="00E20A4C" w:rsidRPr="00EC76D5">
        <w:t>maps</w:t>
      </w:r>
      <w:ins w:id="4356" w:author="Stefan Bjornander" w:date="2015-04-25T14:58:00Z">
        <w:r w:rsidR="005E7A0F" w:rsidRPr="00EC76D5">
          <w:t xml:space="preserve"> are equal</w:t>
        </w:r>
      </w:ins>
      <w:ins w:id="4357" w:author="Stefan Bjornander" w:date="2015-04-25T16:07:00Z">
        <w:r w:rsidR="00865EBC" w:rsidRPr="00EC76D5">
          <w:t>. N</w:t>
        </w:r>
      </w:ins>
      <w:ins w:id="4358" w:author="Stefan Bjornander" w:date="2015-04-25T16:05:00Z">
        <w:r w:rsidR="0068321F" w:rsidRPr="00EC76D5">
          <w:t xml:space="preserve">ote that they </w:t>
        </w:r>
      </w:ins>
      <w:r w:rsidR="002B1668" w:rsidRPr="00EC76D5">
        <w:t xml:space="preserve">must not only </w:t>
      </w:r>
      <w:ins w:id="4359" w:author="Stefan Bjornander" w:date="2015-04-25T16:06:00Z">
        <w:r w:rsidR="0068321F" w:rsidRPr="00EC76D5">
          <w:t>have the same members, the</w:t>
        </w:r>
      </w:ins>
      <w:r w:rsidR="00CC412E" w:rsidRPr="00EC76D5">
        <w:t xml:space="preserve"> members</w:t>
      </w:r>
      <w:ins w:id="4360"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61" w:author="Stefan Bjornander" w:date="2015-04-25T16:06:00Z">
        <w:r w:rsidR="0068321F" w:rsidRPr="00EC76D5">
          <w:t>same order.</w:t>
        </w:r>
      </w:ins>
      <w:ins w:id="4362"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3" w:author="Stefan Bjornander" w:date="2015-04-25T11:16:00Z">
          <w:pPr>
            <w:pStyle w:val="Code"/>
          </w:pPr>
        </w:pPrChange>
      </w:pPr>
      <w:proofErr w:type="spellStart"/>
      <w:ins w:id="4364" w:author="Stefan Bjornander" w:date="2015-04-25T11:16:00Z">
        <w:r w:rsidRPr="00EC76D5">
          <w:t>Type.java</w:t>
        </w:r>
      </w:ins>
      <w:proofErr w:type="spellEnd"/>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5" w:author="Stefan Bjornander" w:date="2015-04-25T11:10:00Z"/>
        </w:rPr>
      </w:pPr>
      <w:bookmarkStart w:id="4366" w:name="_Toc420166665"/>
      <w:bookmarkStart w:id="4367" w:name="_Toc477377197"/>
      <w:bookmarkStart w:id="4368" w:name="_Toc480211134"/>
      <w:bookmarkStart w:id="4369" w:name="_Toc481935003"/>
      <w:bookmarkStart w:id="4370" w:name="_Toc481935535"/>
      <w:del w:id="4371" w:author="Stefan Bjornander" w:date="2015-04-25T11:10:00Z">
        <w:r w:rsidRPr="00EC76D5" w:rsidDel="00692937">
          <w:delText>Size</w:delText>
        </w:r>
        <w:r w:rsidR="00086850" w:rsidRPr="00EC76D5" w:rsidDel="00692937">
          <w:delText>, Completeness, and Equality</w:delText>
        </w:r>
        <w:bookmarkStart w:id="4372" w:name="_Toc417811925"/>
        <w:bookmarkStart w:id="4373" w:name="_Toc417853545"/>
        <w:bookmarkStart w:id="4374" w:name="_Toc418022223"/>
        <w:bookmarkStart w:id="4375" w:name="_Toc418191605"/>
        <w:bookmarkStart w:id="4376" w:name="_Toc418192074"/>
        <w:bookmarkStart w:id="4377" w:name="_Toc418263309"/>
        <w:bookmarkStart w:id="4378" w:name="_Toc418263776"/>
        <w:bookmarkStart w:id="4379" w:name="_Toc418356956"/>
        <w:bookmarkStart w:id="4380" w:name="_Toc418360319"/>
        <w:bookmarkStart w:id="4381" w:name="_Toc418435004"/>
        <w:bookmarkStart w:id="4382" w:name="_Toc419660171"/>
        <w:bookmarkStart w:id="4383" w:name="_Toc419660634"/>
        <w:bookmarkStart w:id="4384" w:name="_Toc420134103"/>
        <w:bookmarkStart w:id="4385" w:name="_Toc420134565"/>
        <w:bookmarkStart w:id="4386" w:name="_Toc420166323"/>
        <w:bookmarkStart w:id="4387" w:name="_Toc420167093"/>
        <w:bookmarkStart w:id="4388" w:name="_Toc420302250"/>
        <w:bookmarkStart w:id="4389" w:name="_Toc420302717"/>
        <w:bookmarkStart w:id="4390" w:name="_Toc420438551"/>
        <w:bookmarkStart w:id="4391" w:name="_Toc420795989"/>
        <w:bookmarkStart w:id="4392" w:name="_Toc420874257"/>
        <w:bookmarkStart w:id="4393" w:name="_Toc420874722"/>
        <w:bookmarkStart w:id="4394" w:name="_Toc420874464"/>
        <w:bookmarkStart w:id="4395" w:name="_Toc421046552"/>
        <w:bookmarkStart w:id="4396" w:name="_Toc421047023"/>
        <w:bookmarkStart w:id="4397" w:name="_Toc477259103"/>
        <w:bookmarkStart w:id="4398" w:name="_Toc479633202"/>
        <w:bookmarkStart w:id="4399" w:name="_Toc481936358"/>
        <w:bookmarkEnd w:id="4366"/>
        <w:bookmarkEnd w:id="4367"/>
        <w:bookmarkEnd w:id="4368"/>
        <w:bookmarkEnd w:id="4369"/>
        <w:bookmarkEnd w:id="4370"/>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del>
    </w:p>
    <w:p w14:paraId="1ACB5470" w14:textId="77777777" w:rsidR="009E5C9B" w:rsidRPr="00EC76D5" w:rsidDel="00692937" w:rsidRDefault="009E5C9B" w:rsidP="009E5C9B">
      <w:pPr>
        <w:pStyle w:val="CodeHeader"/>
        <w:rPr>
          <w:del w:id="4400" w:author="Stefan Bjornander" w:date="2015-04-25T11:10:00Z"/>
        </w:rPr>
      </w:pPr>
      <w:del w:id="4401" w:author="Stefan Bjornander" w:date="2015-04-25T11:10:00Z">
        <w:r w:rsidRPr="00EC76D5" w:rsidDel="00692937">
          <w:delText>Type.java</w:delText>
        </w:r>
        <w:bookmarkStart w:id="4402" w:name="_Toc417811926"/>
        <w:bookmarkStart w:id="4403" w:name="_Toc417853546"/>
        <w:bookmarkStart w:id="4404" w:name="_Toc418022224"/>
        <w:bookmarkStart w:id="4405" w:name="_Toc418191606"/>
        <w:bookmarkStart w:id="4406" w:name="_Toc418192075"/>
        <w:bookmarkStart w:id="4407" w:name="_Toc418263310"/>
        <w:bookmarkStart w:id="4408" w:name="_Toc418263777"/>
        <w:bookmarkStart w:id="4409" w:name="_Toc418356957"/>
        <w:bookmarkStart w:id="4410" w:name="_Toc418360320"/>
        <w:bookmarkStart w:id="4411" w:name="_Toc418435005"/>
        <w:bookmarkStart w:id="4412" w:name="_Toc419660172"/>
        <w:bookmarkStart w:id="4413" w:name="_Toc419660635"/>
        <w:bookmarkStart w:id="4414" w:name="_Toc420134104"/>
        <w:bookmarkStart w:id="4415" w:name="_Toc420134566"/>
        <w:bookmarkStart w:id="4416" w:name="_Toc420166324"/>
        <w:bookmarkStart w:id="4417" w:name="_Toc420167094"/>
        <w:bookmarkStart w:id="4418" w:name="_Toc420302251"/>
        <w:bookmarkStart w:id="4419" w:name="_Toc420302718"/>
        <w:bookmarkStart w:id="4420" w:name="_Toc420438552"/>
        <w:bookmarkStart w:id="4421" w:name="_Toc420795990"/>
        <w:bookmarkStart w:id="4422" w:name="_Toc420874258"/>
        <w:bookmarkStart w:id="4423" w:name="_Toc420874723"/>
        <w:bookmarkStart w:id="4424" w:name="_Toc420874465"/>
        <w:bookmarkStart w:id="4425" w:name="_Toc421046553"/>
        <w:bookmarkStart w:id="4426" w:name="_Toc421047024"/>
        <w:bookmarkStart w:id="4427" w:name="_Toc477259104"/>
        <w:bookmarkStart w:id="4428" w:name="_Toc479633203"/>
        <w:bookmarkStart w:id="4429" w:name="_Toc481936359"/>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del>
    </w:p>
    <w:p w14:paraId="0573148C" w14:textId="77777777" w:rsidR="00397B2B" w:rsidRPr="00EC76D5" w:rsidDel="00692937" w:rsidRDefault="00397B2B" w:rsidP="00397B2B">
      <w:pPr>
        <w:pStyle w:val="Code"/>
        <w:rPr>
          <w:del w:id="4430" w:author="Stefan Bjornander" w:date="2015-04-25T11:10:00Z"/>
        </w:rPr>
      </w:pPr>
      <w:del w:id="4431" w:author="Stefan Bjornander" w:date="2015-04-25T11:10:00Z">
        <w:r w:rsidRPr="00EC76D5" w:rsidDel="00692937">
          <w:delText xml:space="preserve">  private boolean m_hasTag;</w:delText>
        </w:r>
        <w:bookmarkStart w:id="4432" w:name="_Toc417811927"/>
        <w:bookmarkStart w:id="4433" w:name="_Toc417853547"/>
        <w:bookmarkStart w:id="4434" w:name="_Toc418022225"/>
        <w:bookmarkStart w:id="4435" w:name="_Toc418191607"/>
        <w:bookmarkStart w:id="4436" w:name="_Toc418192076"/>
        <w:bookmarkStart w:id="4437" w:name="_Toc418263311"/>
        <w:bookmarkStart w:id="4438" w:name="_Toc418263778"/>
        <w:bookmarkStart w:id="4439" w:name="_Toc418356958"/>
        <w:bookmarkStart w:id="4440" w:name="_Toc418360321"/>
        <w:bookmarkStart w:id="4441" w:name="_Toc418435006"/>
        <w:bookmarkStart w:id="4442" w:name="_Toc419660173"/>
        <w:bookmarkStart w:id="4443" w:name="_Toc419660636"/>
        <w:bookmarkStart w:id="4444" w:name="_Toc420134105"/>
        <w:bookmarkStart w:id="4445" w:name="_Toc420134567"/>
        <w:bookmarkStart w:id="4446" w:name="_Toc420166325"/>
        <w:bookmarkStart w:id="4447" w:name="_Toc420167095"/>
        <w:bookmarkStart w:id="4448" w:name="_Toc420302252"/>
        <w:bookmarkStart w:id="4449" w:name="_Toc420302719"/>
        <w:bookmarkStart w:id="4450" w:name="_Toc420438553"/>
        <w:bookmarkStart w:id="4451" w:name="_Toc420795991"/>
        <w:bookmarkStart w:id="4452" w:name="_Toc420874259"/>
        <w:bookmarkStart w:id="4453" w:name="_Toc420874724"/>
        <w:bookmarkStart w:id="4454" w:name="_Toc420874466"/>
        <w:bookmarkStart w:id="4455" w:name="_Toc421046554"/>
        <w:bookmarkStart w:id="4456" w:name="_Toc421047025"/>
        <w:bookmarkStart w:id="4457" w:name="_Toc477259105"/>
        <w:bookmarkStart w:id="4458" w:name="_Toc479633204"/>
        <w:bookmarkStart w:id="4459" w:name="_Toc481936360"/>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del>
    </w:p>
    <w:p w14:paraId="2AE7F9C1" w14:textId="77777777" w:rsidR="00397B2B" w:rsidRPr="00EC76D5" w:rsidDel="00692937" w:rsidRDefault="00397B2B" w:rsidP="00397B2B">
      <w:pPr>
        <w:pStyle w:val="Code"/>
        <w:rPr>
          <w:del w:id="4460" w:author="Stefan Bjornander" w:date="2015-04-25T11:10:00Z"/>
        </w:rPr>
      </w:pPr>
      <w:del w:id="4461" w:author="Stefan Bjornander" w:date="2015-04-25T11:10:00Z">
        <w:r w:rsidRPr="00EC76D5" w:rsidDel="00692937">
          <w:delText xml:space="preserve">  private List&lt;Symb&gt; m_symbolList;</w:delText>
        </w:r>
        <w:bookmarkStart w:id="4462" w:name="_Toc417811928"/>
        <w:bookmarkStart w:id="4463" w:name="_Toc417853548"/>
        <w:bookmarkStart w:id="4464" w:name="_Toc418022226"/>
        <w:bookmarkStart w:id="4465" w:name="_Toc418191608"/>
        <w:bookmarkStart w:id="4466" w:name="_Toc418192077"/>
        <w:bookmarkStart w:id="4467" w:name="_Toc418263312"/>
        <w:bookmarkStart w:id="4468" w:name="_Toc418263779"/>
        <w:bookmarkStart w:id="4469" w:name="_Toc418356959"/>
        <w:bookmarkStart w:id="4470" w:name="_Toc418360322"/>
        <w:bookmarkStart w:id="4471" w:name="_Toc418435007"/>
        <w:bookmarkStart w:id="4472" w:name="_Toc419660174"/>
        <w:bookmarkStart w:id="4473" w:name="_Toc419660637"/>
        <w:bookmarkStart w:id="4474" w:name="_Toc420134106"/>
        <w:bookmarkStart w:id="4475" w:name="_Toc420134568"/>
        <w:bookmarkStart w:id="4476" w:name="_Toc420166326"/>
        <w:bookmarkStart w:id="4477" w:name="_Toc420167096"/>
        <w:bookmarkStart w:id="4478" w:name="_Toc420302253"/>
        <w:bookmarkStart w:id="4479" w:name="_Toc420302720"/>
        <w:bookmarkStart w:id="4480" w:name="_Toc420438554"/>
        <w:bookmarkStart w:id="4481" w:name="_Toc420795992"/>
        <w:bookmarkStart w:id="4482" w:name="_Toc420874260"/>
        <w:bookmarkStart w:id="4483" w:name="_Toc420874725"/>
        <w:bookmarkStart w:id="4484" w:name="_Toc420874467"/>
        <w:bookmarkStart w:id="4485" w:name="_Toc421046555"/>
        <w:bookmarkStart w:id="4486" w:name="_Toc421047026"/>
        <w:bookmarkStart w:id="4487" w:name="_Toc477259106"/>
        <w:bookmarkStart w:id="4488" w:name="_Toc479633205"/>
        <w:bookmarkStart w:id="4489" w:name="_Toc4819363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del>
    </w:p>
    <w:p w14:paraId="2065321D" w14:textId="77777777" w:rsidR="00397B2B" w:rsidRPr="00EC76D5" w:rsidDel="00692937" w:rsidRDefault="00397B2B" w:rsidP="00397B2B">
      <w:pPr>
        <w:pStyle w:val="Code"/>
        <w:rPr>
          <w:del w:id="4490" w:author="Stefan Bjornander" w:date="2015-04-25T11:10:00Z"/>
        </w:rPr>
      </w:pPr>
      <w:bookmarkStart w:id="4491" w:name="_Toc417811929"/>
      <w:bookmarkStart w:id="4492" w:name="_Toc417853549"/>
      <w:bookmarkStart w:id="4493" w:name="_Toc418022227"/>
      <w:bookmarkStart w:id="4494" w:name="_Toc418191609"/>
      <w:bookmarkStart w:id="4495" w:name="_Toc418192078"/>
      <w:bookmarkStart w:id="4496" w:name="_Toc418263313"/>
      <w:bookmarkStart w:id="4497" w:name="_Toc418263780"/>
      <w:bookmarkStart w:id="4498" w:name="_Toc418356960"/>
      <w:bookmarkStart w:id="4499" w:name="_Toc418360323"/>
      <w:bookmarkStart w:id="4500" w:name="_Toc418435008"/>
      <w:bookmarkStart w:id="4501" w:name="_Toc419660175"/>
      <w:bookmarkStart w:id="4502" w:name="_Toc419660638"/>
      <w:bookmarkStart w:id="4503" w:name="_Toc420134107"/>
      <w:bookmarkStart w:id="4504" w:name="_Toc420134569"/>
      <w:bookmarkStart w:id="4505" w:name="_Toc420166327"/>
      <w:bookmarkStart w:id="4506" w:name="_Toc420167097"/>
      <w:bookmarkStart w:id="4507" w:name="_Toc420302254"/>
      <w:bookmarkStart w:id="4508" w:name="_Toc420302721"/>
      <w:bookmarkStart w:id="4509" w:name="_Toc420438555"/>
      <w:bookmarkStart w:id="4510" w:name="_Toc420795993"/>
      <w:bookmarkStart w:id="4511" w:name="_Toc420874261"/>
      <w:bookmarkStart w:id="4512" w:name="_Toc420874726"/>
      <w:bookmarkStart w:id="4513" w:name="_Toc420874468"/>
      <w:bookmarkStart w:id="4514" w:name="_Toc421046556"/>
      <w:bookmarkStart w:id="4515" w:name="_Toc421047027"/>
      <w:bookmarkStart w:id="4516" w:name="_Toc477259107"/>
      <w:bookmarkStart w:id="4517" w:name="_Toc479633206"/>
      <w:bookmarkStart w:id="4518" w:name="_Toc481936362"/>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p>
    <w:p w14:paraId="65404392" w14:textId="77777777" w:rsidR="00397B2B" w:rsidRPr="00EC76D5" w:rsidDel="00692937" w:rsidRDefault="00397B2B" w:rsidP="00397B2B">
      <w:pPr>
        <w:pStyle w:val="Code"/>
        <w:rPr>
          <w:del w:id="4519" w:author="Stefan Bjornander" w:date="2015-04-25T11:10:00Z"/>
        </w:rPr>
      </w:pPr>
      <w:del w:id="4520" w:author="Stefan Bjornander" w:date="2015-04-25T11:10:00Z">
        <w:r w:rsidRPr="00EC76D5" w:rsidDel="00692937">
          <w:delText xml:space="preserve">  public static Type createStructType(List&lt;Symb&gt; symbolList, boolean hasTag) {</w:delText>
        </w:r>
        <w:bookmarkStart w:id="4521" w:name="_Toc417811930"/>
        <w:bookmarkStart w:id="4522" w:name="_Toc417853550"/>
        <w:bookmarkStart w:id="4523" w:name="_Toc418022228"/>
        <w:bookmarkStart w:id="4524" w:name="_Toc418191610"/>
        <w:bookmarkStart w:id="4525" w:name="_Toc418192079"/>
        <w:bookmarkStart w:id="4526" w:name="_Toc418263314"/>
        <w:bookmarkStart w:id="4527" w:name="_Toc418263781"/>
        <w:bookmarkStart w:id="4528" w:name="_Toc418356961"/>
        <w:bookmarkStart w:id="4529" w:name="_Toc418360324"/>
        <w:bookmarkStart w:id="4530" w:name="_Toc418435009"/>
        <w:bookmarkStart w:id="4531" w:name="_Toc419660176"/>
        <w:bookmarkStart w:id="4532" w:name="_Toc419660639"/>
        <w:bookmarkStart w:id="4533" w:name="_Toc420134108"/>
        <w:bookmarkStart w:id="4534" w:name="_Toc420134570"/>
        <w:bookmarkStart w:id="4535" w:name="_Toc420166328"/>
        <w:bookmarkStart w:id="4536" w:name="_Toc420167098"/>
        <w:bookmarkStart w:id="4537" w:name="_Toc420302255"/>
        <w:bookmarkStart w:id="4538" w:name="_Toc420302722"/>
        <w:bookmarkStart w:id="4539" w:name="_Toc420438556"/>
        <w:bookmarkStart w:id="4540" w:name="_Toc420795994"/>
        <w:bookmarkStart w:id="4541" w:name="_Toc420874262"/>
        <w:bookmarkStart w:id="4542" w:name="_Toc420874727"/>
        <w:bookmarkStart w:id="4543" w:name="_Toc420874469"/>
        <w:bookmarkStart w:id="4544" w:name="_Toc421046557"/>
        <w:bookmarkStart w:id="4545" w:name="_Toc421047028"/>
        <w:bookmarkStart w:id="4546" w:name="_Toc477259108"/>
        <w:bookmarkStart w:id="4547" w:name="_Toc479633207"/>
        <w:bookmarkStart w:id="4548" w:name="_Toc481936363"/>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del>
    </w:p>
    <w:p w14:paraId="6D6D2B5A" w14:textId="77777777" w:rsidR="00397B2B" w:rsidRPr="00EC76D5" w:rsidDel="00692937" w:rsidRDefault="00397B2B" w:rsidP="00397B2B">
      <w:pPr>
        <w:pStyle w:val="Code"/>
        <w:rPr>
          <w:del w:id="4549" w:author="Stefan Bjornander" w:date="2015-04-25T11:10:00Z"/>
        </w:rPr>
      </w:pPr>
      <w:del w:id="4550" w:author="Stefan Bjornander" w:date="2015-04-25T11:10:00Z">
        <w:r w:rsidRPr="00EC76D5" w:rsidDel="00692937">
          <w:delText xml:space="preserve">    Type structType = new Type();</w:delText>
        </w:r>
        <w:bookmarkStart w:id="4551" w:name="_Toc417811931"/>
        <w:bookmarkStart w:id="4552" w:name="_Toc417853551"/>
        <w:bookmarkStart w:id="4553" w:name="_Toc418022229"/>
        <w:bookmarkStart w:id="4554" w:name="_Toc418191611"/>
        <w:bookmarkStart w:id="4555" w:name="_Toc418192080"/>
        <w:bookmarkStart w:id="4556" w:name="_Toc418263315"/>
        <w:bookmarkStart w:id="4557" w:name="_Toc418263782"/>
        <w:bookmarkStart w:id="4558" w:name="_Toc418356962"/>
        <w:bookmarkStart w:id="4559" w:name="_Toc418360325"/>
        <w:bookmarkStart w:id="4560" w:name="_Toc418435010"/>
        <w:bookmarkStart w:id="4561" w:name="_Toc419660177"/>
        <w:bookmarkStart w:id="4562" w:name="_Toc419660640"/>
        <w:bookmarkStart w:id="4563" w:name="_Toc420134109"/>
        <w:bookmarkStart w:id="4564" w:name="_Toc420134571"/>
        <w:bookmarkStart w:id="4565" w:name="_Toc420166329"/>
        <w:bookmarkStart w:id="4566" w:name="_Toc420167099"/>
        <w:bookmarkStart w:id="4567" w:name="_Toc420302256"/>
        <w:bookmarkStart w:id="4568" w:name="_Toc420302723"/>
        <w:bookmarkStart w:id="4569" w:name="_Toc420438557"/>
        <w:bookmarkStart w:id="4570" w:name="_Toc420795995"/>
        <w:bookmarkStart w:id="4571" w:name="_Toc420874263"/>
        <w:bookmarkStart w:id="4572" w:name="_Toc420874728"/>
        <w:bookmarkStart w:id="4573" w:name="_Toc420874470"/>
        <w:bookmarkStart w:id="4574" w:name="_Toc421046558"/>
        <w:bookmarkStart w:id="4575" w:name="_Toc421047029"/>
        <w:bookmarkStart w:id="4576" w:name="_Toc477259109"/>
        <w:bookmarkStart w:id="4577" w:name="_Toc479633208"/>
        <w:bookmarkStart w:id="4578" w:name="_Toc481936364"/>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del>
    </w:p>
    <w:p w14:paraId="10250A71" w14:textId="77777777" w:rsidR="00397B2B" w:rsidRPr="00EC76D5" w:rsidDel="00692937" w:rsidRDefault="00397B2B" w:rsidP="00397B2B">
      <w:pPr>
        <w:pStyle w:val="Code"/>
        <w:rPr>
          <w:del w:id="4579" w:author="Stefan Bjornander" w:date="2015-04-25T11:10:00Z"/>
        </w:rPr>
      </w:pPr>
      <w:del w:id="4580" w:author="Stefan Bjornander" w:date="2015-04-25T11:10:00Z">
        <w:r w:rsidRPr="00EC76D5" w:rsidDel="00692937">
          <w:delText xml:space="preserve">    structType.m_sort = Sort.Struct;</w:delText>
        </w:r>
        <w:bookmarkStart w:id="4581" w:name="_Toc417811932"/>
        <w:bookmarkStart w:id="4582" w:name="_Toc417853552"/>
        <w:bookmarkStart w:id="4583" w:name="_Toc418022230"/>
        <w:bookmarkStart w:id="4584" w:name="_Toc418191612"/>
        <w:bookmarkStart w:id="4585" w:name="_Toc418192081"/>
        <w:bookmarkStart w:id="4586" w:name="_Toc418263316"/>
        <w:bookmarkStart w:id="4587" w:name="_Toc418263783"/>
        <w:bookmarkStart w:id="4588" w:name="_Toc418356963"/>
        <w:bookmarkStart w:id="4589" w:name="_Toc418360326"/>
        <w:bookmarkStart w:id="4590" w:name="_Toc418435011"/>
        <w:bookmarkStart w:id="4591" w:name="_Toc419660178"/>
        <w:bookmarkStart w:id="4592" w:name="_Toc419660641"/>
        <w:bookmarkStart w:id="4593" w:name="_Toc420134110"/>
        <w:bookmarkStart w:id="4594" w:name="_Toc420134572"/>
        <w:bookmarkStart w:id="4595" w:name="_Toc420166330"/>
        <w:bookmarkStart w:id="4596" w:name="_Toc420167100"/>
        <w:bookmarkStart w:id="4597" w:name="_Toc420302257"/>
        <w:bookmarkStart w:id="4598" w:name="_Toc420302724"/>
        <w:bookmarkStart w:id="4599" w:name="_Toc420438558"/>
        <w:bookmarkStart w:id="4600" w:name="_Toc420795996"/>
        <w:bookmarkStart w:id="4601" w:name="_Toc420874264"/>
        <w:bookmarkStart w:id="4602" w:name="_Toc420874729"/>
        <w:bookmarkStart w:id="4603" w:name="_Toc420874471"/>
        <w:bookmarkStart w:id="4604" w:name="_Toc421046559"/>
        <w:bookmarkStart w:id="4605" w:name="_Toc421047030"/>
        <w:bookmarkStart w:id="4606" w:name="_Toc477259110"/>
        <w:bookmarkStart w:id="4607" w:name="_Toc479633209"/>
        <w:bookmarkStart w:id="4608" w:name="_Toc481936365"/>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del>
    </w:p>
    <w:p w14:paraId="780E5682" w14:textId="77777777" w:rsidR="00397B2B" w:rsidRPr="00EC76D5" w:rsidDel="00692937" w:rsidRDefault="00397B2B" w:rsidP="00397B2B">
      <w:pPr>
        <w:pStyle w:val="Code"/>
        <w:rPr>
          <w:del w:id="4609" w:author="Stefan Bjornander" w:date="2015-04-25T11:10:00Z"/>
        </w:rPr>
      </w:pPr>
      <w:del w:id="4610" w:author="Stefan Bjornander" w:date="2015-04-25T11:10:00Z">
        <w:r w:rsidRPr="00EC76D5" w:rsidDel="00692937">
          <w:delText xml:space="preserve">    structType.m_hasTag = hasTag;</w:delText>
        </w:r>
        <w:bookmarkStart w:id="4611" w:name="_Toc417811933"/>
        <w:bookmarkStart w:id="4612" w:name="_Toc417853553"/>
        <w:bookmarkStart w:id="4613" w:name="_Toc418022231"/>
        <w:bookmarkStart w:id="4614" w:name="_Toc418191613"/>
        <w:bookmarkStart w:id="4615" w:name="_Toc418192082"/>
        <w:bookmarkStart w:id="4616" w:name="_Toc418263317"/>
        <w:bookmarkStart w:id="4617" w:name="_Toc418263784"/>
        <w:bookmarkStart w:id="4618" w:name="_Toc418356964"/>
        <w:bookmarkStart w:id="4619" w:name="_Toc418360327"/>
        <w:bookmarkStart w:id="4620" w:name="_Toc418435012"/>
        <w:bookmarkStart w:id="4621" w:name="_Toc419660179"/>
        <w:bookmarkStart w:id="4622" w:name="_Toc419660642"/>
        <w:bookmarkStart w:id="4623" w:name="_Toc420134111"/>
        <w:bookmarkStart w:id="4624" w:name="_Toc420134573"/>
        <w:bookmarkStart w:id="4625" w:name="_Toc420166331"/>
        <w:bookmarkStart w:id="4626" w:name="_Toc420167101"/>
        <w:bookmarkStart w:id="4627" w:name="_Toc420302258"/>
        <w:bookmarkStart w:id="4628" w:name="_Toc420302725"/>
        <w:bookmarkStart w:id="4629" w:name="_Toc420438559"/>
        <w:bookmarkStart w:id="4630" w:name="_Toc420795997"/>
        <w:bookmarkStart w:id="4631" w:name="_Toc420874265"/>
        <w:bookmarkStart w:id="4632" w:name="_Toc420874730"/>
        <w:bookmarkStart w:id="4633" w:name="_Toc420874472"/>
        <w:bookmarkStart w:id="4634" w:name="_Toc421046560"/>
        <w:bookmarkStart w:id="4635" w:name="_Toc421047031"/>
        <w:bookmarkStart w:id="4636" w:name="_Toc477259111"/>
        <w:bookmarkStart w:id="4637" w:name="_Toc479633210"/>
        <w:bookmarkStart w:id="4638" w:name="_Toc481936366"/>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del>
    </w:p>
    <w:p w14:paraId="5919A1AD" w14:textId="77777777" w:rsidR="00397B2B" w:rsidRPr="00EC76D5" w:rsidDel="00692937" w:rsidRDefault="00397B2B" w:rsidP="00397B2B">
      <w:pPr>
        <w:pStyle w:val="Code"/>
        <w:rPr>
          <w:del w:id="4639" w:author="Stefan Bjornander" w:date="2015-04-25T11:10:00Z"/>
        </w:rPr>
      </w:pPr>
      <w:del w:id="4640" w:author="Stefan Bjornander" w:date="2015-04-25T11:10:00Z">
        <w:r w:rsidRPr="00EC76D5" w:rsidDel="00692937">
          <w:delText xml:space="preserve">    structType.m_symbolList = symbolList;</w:delText>
        </w:r>
        <w:bookmarkStart w:id="4641" w:name="_Toc417811934"/>
        <w:bookmarkStart w:id="4642" w:name="_Toc417853554"/>
        <w:bookmarkStart w:id="4643" w:name="_Toc418022232"/>
        <w:bookmarkStart w:id="4644" w:name="_Toc418191614"/>
        <w:bookmarkStart w:id="4645" w:name="_Toc418192083"/>
        <w:bookmarkStart w:id="4646" w:name="_Toc418263318"/>
        <w:bookmarkStart w:id="4647" w:name="_Toc418263785"/>
        <w:bookmarkStart w:id="4648" w:name="_Toc418356965"/>
        <w:bookmarkStart w:id="4649" w:name="_Toc418360328"/>
        <w:bookmarkStart w:id="4650" w:name="_Toc418435013"/>
        <w:bookmarkStart w:id="4651" w:name="_Toc419660180"/>
        <w:bookmarkStart w:id="4652" w:name="_Toc419660643"/>
        <w:bookmarkStart w:id="4653" w:name="_Toc420134112"/>
        <w:bookmarkStart w:id="4654" w:name="_Toc420134574"/>
        <w:bookmarkStart w:id="4655" w:name="_Toc420166332"/>
        <w:bookmarkStart w:id="4656" w:name="_Toc420167102"/>
        <w:bookmarkStart w:id="4657" w:name="_Toc420302259"/>
        <w:bookmarkStart w:id="4658" w:name="_Toc420302726"/>
        <w:bookmarkStart w:id="4659" w:name="_Toc420438560"/>
        <w:bookmarkStart w:id="4660" w:name="_Toc420795998"/>
        <w:bookmarkStart w:id="4661" w:name="_Toc420874266"/>
        <w:bookmarkStart w:id="4662" w:name="_Toc420874731"/>
        <w:bookmarkStart w:id="4663" w:name="_Toc420874473"/>
        <w:bookmarkStart w:id="4664" w:name="_Toc421046561"/>
        <w:bookmarkStart w:id="4665" w:name="_Toc421047032"/>
        <w:bookmarkStart w:id="4666" w:name="_Toc477259112"/>
        <w:bookmarkStart w:id="4667" w:name="_Toc479633211"/>
        <w:bookmarkStart w:id="4668" w:name="_Toc481936367"/>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del>
    </w:p>
    <w:p w14:paraId="475C4BC7" w14:textId="77777777" w:rsidR="00397B2B" w:rsidRPr="00EC76D5" w:rsidDel="00692937" w:rsidRDefault="00397B2B" w:rsidP="00397B2B">
      <w:pPr>
        <w:pStyle w:val="Code"/>
        <w:rPr>
          <w:del w:id="4669" w:author="Stefan Bjornander" w:date="2015-04-25T11:10:00Z"/>
        </w:rPr>
      </w:pPr>
      <w:del w:id="4670" w:author="Stefan Bjornander" w:date="2015-04-25T11:10:00Z">
        <w:r w:rsidRPr="00EC76D5" w:rsidDel="00692937">
          <w:delText xml:space="preserve">    return structType;</w:delText>
        </w:r>
        <w:bookmarkStart w:id="4671" w:name="_Toc417811935"/>
        <w:bookmarkStart w:id="4672" w:name="_Toc417853555"/>
        <w:bookmarkStart w:id="4673" w:name="_Toc418022233"/>
        <w:bookmarkStart w:id="4674" w:name="_Toc418191615"/>
        <w:bookmarkStart w:id="4675" w:name="_Toc418192084"/>
        <w:bookmarkStart w:id="4676" w:name="_Toc418263319"/>
        <w:bookmarkStart w:id="4677" w:name="_Toc418263786"/>
        <w:bookmarkStart w:id="4678" w:name="_Toc418356966"/>
        <w:bookmarkStart w:id="4679" w:name="_Toc418360329"/>
        <w:bookmarkStart w:id="4680" w:name="_Toc418435014"/>
        <w:bookmarkStart w:id="4681" w:name="_Toc419660181"/>
        <w:bookmarkStart w:id="4682" w:name="_Toc419660644"/>
        <w:bookmarkStart w:id="4683" w:name="_Toc420134113"/>
        <w:bookmarkStart w:id="4684" w:name="_Toc420134575"/>
        <w:bookmarkStart w:id="4685" w:name="_Toc420166333"/>
        <w:bookmarkStart w:id="4686" w:name="_Toc420167103"/>
        <w:bookmarkStart w:id="4687" w:name="_Toc420302260"/>
        <w:bookmarkStart w:id="4688" w:name="_Toc420302727"/>
        <w:bookmarkStart w:id="4689" w:name="_Toc420438561"/>
        <w:bookmarkStart w:id="4690" w:name="_Toc420795999"/>
        <w:bookmarkStart w:id="4691" w:name="_Toc420874267"/>
        <w:bookmarkStart w:id="4692" w:name="_Toc420874732"/>
        <w:bookmarkStart w:id="4693" w:name="_Toc420874474"/>
        <w:bookmarkStart w:id="4694" w:name="_Toc421046562"/>
        <w:bookmarkStart w:id="4695" w:name="_Toc421047033"/>
        <w:bookmarkStart w:id="4696" w:name="_Toc477259113"/>
        <w:bookmarkStart w:id="4697" w:name="_Toc479633212"/>
        <w:bookmarkStart w:id="4698" w:name="_Toc481936368"/>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del>
    </w:p>
    <w:p w14:paraId="3AD3FAA5" w14:textId="77777777" w:rsidR="00397B2B" w:rsidRPr="00EC76D5" w:rsidDel="00692937" w:rsidRDefault="00397B2B" w:rsidP="00397B2B">
      <w:pPr>
        <w:pStyle w:val="Code"/>
        <w:rPr>
          <w:del w:id="4699" w:author="Stefan Bjornander" w:date="2015-04-25T11:10:00Z"/>
        </w:rPr>
      </w:pPr>
      <w:del w:id="4700" w:author="Stefan Bjornander" w:date="2015-04-25T11:10:00Z">
        <w:r w:rsidRPr="00EC76D5" w:rsidDel="00692937">
          <w:delText xml:space="preserve">  }</w:delText>
        </w:r>
        <w:bookmarkStart w:id="4701" w:name="_Toc417811936"/>
        <w:bookmarkStart w:id="4702" w:name="_Toc417853556"/>
        <w:bookmarkStart w:id="4703" w:name="_Toc418022234"/>
        <w:bookmarkStart w:id="4704" w:name="_Toc418191616"/>
        <w:bookmarkStart w:id="4705" w:name="_Toc418192085"/>
        <w:bookmarkStart w:id="4706" w:name="_Toc418263320"/>
        <w:bookmarkStart w:id="4707" w:name="_Toc418263787"/>
        <w:bookmarkStart w:id="4708" w:name="_Toc418356967"/>
        <w:bookmarkStart w:id="4709" w:name="_Toc418360330"/>
        <w:bookmarkStart w:id="4710" w:name="_Toc418435015"/>
        <w:bookmarkStart w:id="4711" w:name="_Toc419660182"/>
        <w:bookmarkStart w:id="4712" w:name="_Toc419660645"/>
        <w:bookmarkStart w:id="4713" w:name="_Toc420134114"/>
        <w:bookmarkStart w:id="4714" w:name="_Toc420134576"/>
        <w:bookmarkStart w:id="4715" w:name="_Toc420166334"/>
        <w:bookmarkStart w:id="4716" w:name="_Toc420167104"/>
        <w:bookmarkStart w:id="4717" w:name="_Toc420302261"/>
        <w:bookmarkStart w:id="4718" w:name="_Toc420302728"/>
        <w:bookmarkStart w:id="4719" w:name="_Toc420438562"/>
        <w:bookmarkStart w:id="4720" w:name="_Toc420796000"/>
        <w:bookmarkStart w:id="4721" w:name="_Toc420874268"/>
        <w:bookmarkStart w:id="4722" w:name="_Toc420874733"/>
        <w:bookmarkStart w:id="4723" w:name="_Toc420874475"/>
        <w:bookmarkStart w:id="4724" w:name="_Toc421046563"/>
        <w:bookmarkStart w:id="4725" w:name="_Toc421047034"/>
        <w:bookmarkStart w:id="4726" w:name="_Toc477259114"/>
        <w:bookmarkStart w:id="4727" w:name="_Toc479633213"/>
        <w:bookmarkStart w:id="4728" w:name="_Toc481936369"/>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del>
    </w:p>
    <w:p w14:paraId="71434E40" w14:textId="77777777" w:rsidR="00397B2B" w:rsidRPr="00EC76D5" w:rsidDel="00692937" w:rsidRDefault="00397B2B" w:rsidP="00397B2B">
      <w:pPr>
        <w:pStyle w:val="Code"/>
        <w:rPr>
          <w:del w:id="4729" w:author="Stefan Bjornander" w:date="2015-04-25T11:10:00Z"/>
        </w:rPr>
      </w:pPr>
      <w:bookmarkStart w:id="4730" w:name="_Toc417811937"/>
      <w:bookmarkStart w:id="4731" w:name="_Toc417853557"/>
      <w:bookmarkStart w:id="4732" w:name="_Toc418022235"/>
      <w:bookmarkStart w:id="4733" w:name="_Toc418191617"/>
      <w:bookmarkStart w:id="4734" w:name="_Toc418192086"/>
      <w:bookmarkStart w:id="4735" w:name="_Toc418263321"/>
      <w:bookmarkStart w:id="4736" w:name="_Toc418263788"/>
      <w:bookmarkStart w:id="4737" w:name="_Toc418356968"/>
      <w:bookmarkStart w:id="4738" w:name="_Toc418360331"/>
      <w:bookmarkStart w:id="4739" w:name="_Toc418435016"/>
      <w:bookmarkStart w:id="4740" w:name="_Toc419660183"/>
      <w:bookmarkStart w:id="4741" w:name="_Toc419660646"/>
      <w:bookmarkStart w:id="4742" w:name="_Toc420134115"/>
      <w:bookmarkStart w:id="4743" w:name="_Toc420134577"/>
      <w:bookmarkStart w:id="4744" w:name="_Toc420166335"/>
      <w:bookmarkStart w:id="4745" w:name="_Toc420167105"/>
      <w:bookmarkStart w:id="4746" w:name="_Toc420302262"/>
      <w:bookmarkStart w:id="4747" w:name="_Toc420302729"/>
      <w:bookmarkStart w:id="4748" w:name="_Toc420438563"/>
      <w:bookmarkStart w:id="4749" w:name="_Toc420796001"/>
      <w:bookmarkStart w:id="4750" w:name="_Toc420874269"/>
      <w:bookmarkStart w:id="4751" w:name="_Toc420874734"/>
      <w:bookmarkStart w:id="4752" w:name="_Toc420874476"/>
      <w:bookmarkStart w:id="4753" w:name="_Toc421046564"/>
      <w:bookmarkStart w:id="4754" w:name="_Toc421047035"/>
      <w:bookmarkStart w:id="4755" w:name="_Toc477259115"/>
      <w:bookmarkStart w:id="4756" w:name="_Toc479633214"/>
      <w:bookmarkStart w:id="4757" w:name="_Toc481936370"/>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p>
    <w:p w14:paraId="3E1DE3F0" w14:textId="77777777" w:rsidR="00397B2B" w:rsidRPr="00EC76D5" w:rsidDel="00692937" w:rsidRDefault="00397B2B" w:rsidP="00397B2B">
      <w:pPr>
        <w:pStyle w:val="Code"/>
        <w:rPr>
          <w:del w:id="4758" w:author="Stefan Bjornander" w:date="2015-04-25T11:10:00Z"/>
        </w:rPr>
      </w:pPr>
      <w:del w:id="4759" w:author="Stefan Bjornander" w:date="2015-04-25T11:10:00Z">
        <w:r w:rsidRPr="00EC76D5" w:rsidDel="00692937">
          <w:delText xml:space="preserve">  public static Type createUnionType(List&lt;Symb&gt; symbolList, boolean hasTag) {</w:delText>
        </w:r>
        <w:bookmarkStart w:id="4760" w:name="_Toc417811938"/>
        <w:bookmarkStart w:id="4761" w:name="_Toc417853558"/>
        <w:bookmarkStart w:id="4762" w:name="_Toc418022236"/>
        <w:bookmarkStart w:id="4763" w:name="_Toc418191618"/>
        <w:bookmarkStart w:id="4764" w:name="_Toc418192087"/>
        <w:bookmarkStart w:id="4765" w:name="_Toc418263322"/>
        <w:bookmarkStart w:id="4766" w:name="_Toc418263789"/>
        <w:bookmarkStart w:id="4767" w:name="_Toc418356969"/>
        <w:bookmarkStart w:id="4768" w:name="_Toc418360332"/>
        <w:bookmarkStart w:id="4769" w:name="_Toc418435017"/>
        <w:bookmarkStart w:id="4770" w:name="_Toc419660184"/>
        <w:bookmarkStart w:id="4771" w:name="_Toc419660647"/>
        <w:bookmarkStart w:id="4772" w:name="_Toc420134116"/>
        <w:bookmarkStart w:id="4773" w:name="_Toc420134578"/>
        <w:bookmarkStart w:id="4774" w:name="_Toc420166336"/>
        <w:bookmarkStart w:id="4775" w:name="_Toc420167106"/>
        <w:bookmarkStart w:id="4776" w:name="_Toc420302263"/>
        <w:bookmarkStart w:id="4777" w:name="_Toc420302730"/>
        <w:bookmarkStart w:id="4778" w:name="_Toc420438564"/>
        <w:bookmarkStart w:id="4779" w:name="_Toc420796002"/>
        <w:bookmarkStart w:id="4780" w:name="_Toc420874270"/>
        <w:bookmarkStart w:id="4781" w:name="_Toc420874735"/>
        <w:bookmarkStart w:id="4782" w:name="_Toc420874477"/>
        <w:bookmarkStart w:id="4783" w:name="_Toc421046565"/>
        <w:bookmarkStart w:id="4784" w:name="_Toc421047036"/>
        <w:bookmarkStart w:id="4785" w:name="_Toc477259116"/>
        <w:bookmarkStart w:id="4786" w:name="_Toc479633215"/>
        <w:bookmarkStart w:id="4787" w:name="_Toc481936371"/>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del>
    </w:p>
    <w:p w14:paraId="1BBE3D3D" w14:textId="77777777" w:rsidR="00397B2B" w:rsidRPr="00EC76D5" w:rsidDel="00692937" w:rsidRDefault="00397B2B" w:rsidP="00397B2B">
      <w:pPr>
        <w:pStyle w:val="Code"/>
        <w:rPr>
          <w:del w:id="4788" w:author="Stefan Bjornander" w:date="2015-04-25T11:10:00Z"/>
        </w:rPr>
      </w:pPr>
      <w:del w:id="4789" w:author="Stefan Bjornander" w:date="2015-04-25T11:10:00Z">
        <w:r w:rsidRPr="00EC76D5" w:rsidDel="00692937">
          <w:delText xml:space="preserve">    Type unionType = new Type();</w:delText>
        </w:r>
        <w:bookmarkStart w:id="4790" w:name="_Toc417811939"/>
        <w:bookmarkStart w:id="4791" w:name="_Toc417853559"/>
        <w:bookmarkStart w:id="4792" w:name="_Toc418022237"/>
        <w:bookmarkStart w:id="4793" w:name="_Toc418191619"/>
        <w:bookmarkStart w:id="4794" w:name="_Toc418192088"/>
        <w:bookmarkStart w:id="4795" w:name="_Toc418263323"/>
        <w:bookmarkStart w:id="4796" w:name="_Toc418263790"/>
        <w:bookmarkStart w:id="4797" w:name="_Toc418356970"/>
        <w:bookmarkStart w:id="4798" w:name="_Toc418360333"/>
        <w:bookmarkStart w:id="4799" w:name="_Toc418435018"/>
        <w:bookmarkStart w:id="4800" w:name="_Toc419660185"/>
        <w:bookmarkStart w:id="4801" w:name="_Toc419660648"/>
        <w:bookmarkStart w:id="4802" w:name="_Toc420134117"/>
        <w:bookmarkStart w:id="4803" w:name="_Toc420134579"/>
        <w:bookmarkStart w:id="4804" w:name="_Toc420166337"/>
        <w:bookmarkStart w:id="4805" w:name="_Toc420167107"/>
        <w:bookmarkStart w:id="4806" w:name="_Toc420302264"/>
        <w:bookmarkStart w:id="4807" w:name="_Toc420302731"/>
        <w:bookmarkStart w:id="4808" w:name="_Toc420438565"/>
        <w:bookmarkStart w:id="4809" w:name="_Toc420796003"/>
        <w:bookmarkStart w:id="4810" w:name="_Toc420874271"/>
        <w:bookmarkStart w:id="4811" w:name="_Toc420874736"/>
        <w:bookmarkStart w:id="4812" w:name="_Toc420874478"/>
        <w:bookmarkStart w:id="4813" w:name="_Toc421046566"/>
        <w:bookmarkStart w:id="4814" w:name="_Toc421047037"/>
        <w:bookmarkStart w:id="4815" w:name="_Toc477259117"/>
        <w:bookmarkStart w:id="4816" w:name="_Toc479633216"/>
        <w:bookmarkStart w:id="4817" w:name="_Toc481936372"/>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del>
    </w:p>
    <w:p w14:paraId="6C4018D6" w14:textId="77777777" w:rsidR="00397B2B" w:rsidRPr="00EC76D5" w:rsidDel="00692937" w:rsidRDefault="00397B2B" w:rsidP="00397B2B">
      <w:pPr>
        <w:pStyle w:val="Code"/>
        <w:rPr>
          <w:del w:id="4818" w:author="Stefan Bjornander" w:date="2015-04-25T11:10:00Z"/>
        </w:rPr>
      </w:pPr>
      <w:del w:id="4819" w:author="Stefan Bjornander" w:date="2015-04-25T11:10:00Z">
        <w:r w:rsidRPr="00EC76D5" w:rsidDel="00692937">
          <w:delText xml:space="preserve">    unionType.m_sort = Sort.Union;</w:delText>
        </w:r>
        <w:bookmarkStart w:id="4820" w:name="_Toc417811940"/>
        <w:bookmarkStart w:id="4821" w:name="_Toc417853560"/>
        <w:bookmarkStart w:id="4822" w:name="_Toc418022238"/>
        <w:bookmarkStart w:id="4823" w:name="_Toc418191620"/>
        <w:bookmarkStart w:id="4824" w:name="_Toc418192089"/>
        <w:bookmarkStart w:id="4825" w:name="_Toc418263324"/>
        <w:bookmarkStart w:id="4826" w:name="_Toc418263791"/>
        <w:bookmarkStart w:id="4827" w:name="_Toc418356971"/>
        <w:bookmarkStart w:id="4828" w:name="_Toc418360334"/>
        <w:bookmarkStart w:id="4829" w:name="_Toc418435019"/>
        <w:bookmarkStart w:id="4830" w:name="_Toc419660186"/>
        <w:bookmarkStart w:id="4831" w:name="_Toc419660649"/>
        <w:bookmarkStart w:id="4832" w:name="_Toc420134118"/>
        <w:bookmarkStart w:id="4833" w:name="_Toc420134580"/>
        <w:bookmarkStart w:id="4834" w:name="_Toc420166338"/>
        <w:bookmarkStart w:id="4835" w:name="_Toc420167108"/>
        <w:bookmarkStart w:id="4836" w:name="_Toc420302265"/>
        <w:bookmarkStart w:id="4837" w:name="_Toc420302732"/>
        <w:bookmarkStart w:id="4838" w:name="_Toc420438566"/>
        <w:bookmarkStart w:id="4839" w:name="_Toc420796004"/>
        <w:bookmarkStart w:id="4840" w:name="_Toc420874272"/>
        <w:bookmarkStart w:id="4841" w:name="_Toc420874737"/>
        <w:bookmarkStart w:id="4842" w:name="_Toc420874479"/>
        <w:bookmarkStart w:id="4843" w:name="_Toc421046567"/>
        <w:bookmarkStart w:id="4844" w:name="_Toc421047038"/>
        <w:bookmarkStart w:id="4845" w:name="_Toc477259118"/>
        <w:bookmarkStart w:id="4846" w:name="_Toc479633217"/>
        <w:bookmarkStart w:id="4847" w:name="_Toc481936373"/>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del>
    </w:p>
    <w:p w14:paraId="7205B51D" w14:textId="77777777" w:rsidR="00397B2B" w:rsidRPr="00EC76D5" w:rsidDel="00692937" w:rsidRDefault="00397B2B" w:rsidP="00397B2B">
      <w:pPr>
        <w:pStyle w:val="Code"/>
        <w:rPr>
          <w:del w:id="4848" w:author="Stefan Bjornander" w:date="2015-04-25T11:10:00Z"/>
        </w:rPr>
      </w:pPr>
      <w:del w:id="4849" w:author="Stefan Bjornander" w:date="2015-04-25T11:10:00Z">
        <w:r w:rsidRPr="00EC76D5" w:rsidDel="00692937">
          <w:delText xml:space="preserve">    unionType.m_hasTag = hasTag;</w:delText>
        </w:r>
        <w:bookmarkStart w:id="4850" w:name="_Toc417811941"/>
        <w:bookmarkStart w:id="4851" w:name="_Toc417853561"/>
        <w:bookmarkStart w:id="4852" w:name="_Toc418022239"/>
        <w:bookmarkStart w:id="4853" w:name="_Toc418191621"/>
        <w:bookmarkStart w:id="4854" w:name="_Toc418192090"/>
        <w:bookmarkStart w:id="4855" w:name="_Toc418263325"/>
        <w:bookmarkStart w:id="4856" w:name="_Toc418263792"/>
        <w:bookmarkStart w:id="4857" w:name="_Toc418356972"/>
        <w:bookmarkStart w:id="4858" w:name="_Toc418360335"/>
        <w:bookmarkStart w:id="4859" w:name="_Toc418435020"/>
        <w:bookmarkStart w:id="4860" w:name="_Toc419660187"/>
        <w:bookmarkStart w:id="4861" w:name="_Toc419660650"/>
        <w:bookmarkStart w:id="4862" w:name="_Toc420134119"/>
        <w:bookmarkStart w:id="4863" w:name="_Toc420134581"/>
        <w:bookmarkStart w:id="4864" w:name="_Toc420166339"/>
        <w:bookmarkStart w:id="4865" w:name="_Toc420167109"/>
        <w:bookmarkStart w:id="4866" w:name="_Toc420302266"/>
        <w:bookmarkStart w:id="4867" w:name="_Toc420302733"/>
        <w:bookmarkStart w:id="4868" w:name="_Toc420438567"/>
        <w:bookmarkStart w:id="4869" w:name="_Toc420796005"/>
        <w:bookmarkStart w:id="4870" w:name="_Toc420874273"/>
        <w:bookmarkStart w:id="4871" w:name="_Toc420874738"/>
        <w:bookmarkStart w:id="4872" w:name="_Toc420874480"/>
        <w:bookmarkStart w:id="4873" w:name="_Toc421046568"/>
        <w:bookmarkStart w:id="4874" w:name="_Toc421047039"/>
        <w:bookmarkStart w:id="4875" w:name="_Toc477259119"/>
        <w:bookmarkStart w:id="4876" w:name="_Toc479633218"/>
        <w:bookmarkStart w:id="4877" w:name="_Toc481936374"/>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del>
    </w:p>
    <w:p w14:paraId="6001FE9D" w14:textId="77777777" w:rsidR="00397B2B" w:rsidRPr="00EC76D5" w:rsidDel="00692937" w:rsidRDefault="00397B2B" w:rsidP="00397B2B">
      <w:pPr>
        <w:pStyle w:val="Code"/>
        <w:rPr>
          <w:del w:id="4878" w:author="Stefan Bjornander" w:date="2015-04-25T11:10:00Z"/>
        </w:rPr>
      </w:pPr>
      <w:del w:id="4879" w:author="Stefan Bjornander" w:date="2015-04-25T11:10:00Z">
        <w:r w:rsidRPr="00EC76D5" w:rsidDel="00692937">
          <w:delText xml:space="preserve">    unionType.m_symbolList = symbolList;</w:delText>
        </w:r>
        <w:bookmarkStart w:id="4880" w:name="_Toc417811942"/>
        <w:bookmarkStart w:id="4881" w:name="_Toc417853562"/>
        <w:bookmarkStart w:id="4882" w:name="_Toc418022240"/>
        <w:bookmarkStart w:id="4883" w:name="_Toc418191622"/>
        <w:bookmarkStart w:id="4884" w:name="_Toc418192091"/>
        <w:bookmarkStart w:id="4885" w:name="_Toc418263326"/>
        <w:bookmarkStart w:id="4886" w:name="_Toc418263793"/>
        <w:bookmarkStart w:id="4887" w:name="_Toc418356973"/>
        <w:bookmarkStart w:id="4888" w:name="_Toc418360336"/>
        <w:bookmarkStart w:id="4889" w:name="_Toc418435021"/>
        <w:bookmarkStart w:id="4890" w:name="_Toc419660188"/>
        <w:bookmarkStart w:id="4891" w:name="_Toc419660651"/>
        <w:bookmarkStart w:id="4892" w:name="_Toc420134120"/>
        <w:bookmarkStart w:id="4893" w:name="_Toc420134582"/>
        <w:bookmarkStart w:id="4894" w:name="_Toc420166340"/>
        <w:bookmarkStart w:id="4895" w:name="_Toc420167110"/>
        <w:bookmarkStart w:id="4896" w:name="_Toc420302267"/>
        <w:bookmarkStart w:id="4897" w:name="_Toc420302734"/>
        <w:bookmarkStart w:id="4898" w:name="_Toc420438568"/>
        <w:bookmarkStart w:id="4899" w:name="_Toc420796006"/>
        <w:bookmarkStart w:id="4900" w:name="_Toc420874274"/>
        <w:bookmarkStart w:id="4901" w:name="_Toc420874739"/>
        <w:bookmarkStart w:id="4902" w:name="_Toc420874481"/>
        <w:bookmarkStart w:id="4903" w:name="_Toc421046569"/>
        <w:bookmarkStart w:id="4904" w:name="_Toc421047040"/>
        <w:bookmarkStart w:id="4905" w:name="_Toc477259120"/>
        <w:bookmarkStart w:id="4906" w:name="_Toc479633219"/>
        <w:bookmarkStart w:id="4907" w:name="_Toc481936375"/>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del>
    </w:p>
    <w:p w14:paraId="4791A839" w14:textId="77777777" w:rsidR="00397B2B" w:rsidRPr="00EC76D5" w:rsidDel="00692937" w:rsidRDefault="00397B2B" w:rsidP="00397B2B">
      <w:pPr>
        <w:pStyle w:val="Code"/>
        <w:rPr>
          <w:del w:id="4908" w:author="Stefan Bjornander" w:date="2015-04-25T11:10:00Z"/>
        </w:rPr>
      </w:pPr>
      <w:del w:id="4909" w:author="Stefan Bjornander" w:date="2015-04-25T11:10:00Z">
        <w:r w:rsidRPr="00EC76D5" w:rsidDel="00692937">
          <w:delText xml:space="preserve">    return unionType;</w:delText>
        </w:r>
        <w:bookmarkStart w:id="4910" w:name="_Toc417811943"/>
        <w:bookmarkStart w:id="4911" w:name="_Toc417853563"/>
        <w:bookmarkStart w:id="4912" w:name="_Toc418022241"/>
        <w:bookmarkStart w:id="4913" w:name="_Toc418191623"/>
        <w:bookmarkStart w:id="4914" w:name="_Toc418192092"/>
        <w:bookmarkStart w:id="4915" w:name="_Toc418263327"/>
        <w:bookmarkStart w:id="4916" w:name="_Toc418263794"/>
        <w:bookmarkStart w:id="4917" w:name="_Toc418356974"/>
        <w:bookmarkStart w:id="4918" w:name="_Toc418360337"/>
        <w:bookmarkStart w:id="4919" w:name="_Toc418435022"/>
        <w:bookmarkStart w:id="4920" w:name="_Toc419660189"/>
        <w:bookmarkStart w:id="4921" w:name="_Toc419660652"/>
        <w:bookmarkStart w:id="4922" w:name="_Toc420134121"/>
        <w:bookmarkStart w:id="4923" w:name="_Toc420134583"/>
        <w:bookmarkStart w:id="4924" w:name="_Toc420166341"/>
        <w:bookmarkStart w:id="4925" w:name="_Toc420167111"/>
        <w:bookmarkStart w:id="4926" w:name="_Toc420302268"/>
        <w:bookmarkStart w:id="4927" w:name="_Toc420302735"/>
        <w:bookmarkStart w:id="4928" w:name="_Toc420438569"/>
        <w:bookmarkStart w:id="4929" w:name="_Toc420796007"/>
        <w:bookmarkStart w:id="4930" w:name="_Toc420874275"/>
        <w:bookmarkStart w:id="4931" w:name="_Toc420874740"/>
        <w:bookmarkStart w:id="4932" w:name="_Toc420874482"/>
        <w:bookmarkStart w:id="4933" w:name="_Toc421046570"/>
        <w:bookmarkStart w:id="4934" w:name="_Toc421047041"/>
        <w:bookmarkStart w:id="4935" w:name="_Toc477259121"/>
        <w:bookmarkStart w:id="4936" w:name="_Toc479633220"/>
        <w:bookmarkStart w:id="4937" w:name="_Toc481936376"/>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del>
    </w:p>
    <w:p w14:paraId="39EF6EB8" w14:textId="77777777" w:rsidR="00397B2B" w:rsidRPr="00EC76D5" w:rsidDel="00692937" w:rsidRDefault="00397B2B" w:rsidP="00397B2B">
      <w:pPr>
        <w:pStyle w:val="Code"/>
        <w:rPr>
          <w:del w:id="4938" w:author="Stefan Bjornander" w:date="2015-04-25T11:10:00Z"/>
        </w:rPr>
      </w:pPr>
      <w:del w:id="4939" w:author="Stefan Bjornander" w:date="2015-04-25T11:10:00Z">
        <w:r w:rsidRPr="00EC76D5" w:rsidDel="00692937">
          <w:delText xml:space="preserve">  }</w:delText>
        </w:r>
        <w:bookmarkStart w:id="4940" w:name="_Toc417811944"/>
        <w:bookmarkStart w:id="4941" w:name="_Toc417853564"/>
        <w:bookmarkStart w:id="4942" w:name="_Toc418022242"/>
        <w:bookmarkStart w:id="4943" w:name="_Toc418191624"/>
        <w:bookmarkStart w:id="4944" w:name="_Toc418192093"/>
        <w:bookmarkStart w:id="4945" w:name="_Toc418263328"/>
        <w:bookmarkStart w:id="4946" w:name="_Toc418263795"/>
        <w:bookmarkStart w:id="4947" w:name="_Toc418356975"/>
        <w:bookmarkStart w:id="4948" w:name="_Toc418360338"/>
        <w:bookmarkStart w:id="4949" w:name="_Toc418435023"/>
        <w:bookmarkStart w:id="4950" w:name="_Toc419660190"/>
        <w:bookmarkStart w:id="4951" w:name="_Toc419660653"/>
        <w:bookmarkStart w:id="4952" w:name="_Toc420134122"/>
        <w:bookmarkStart w:id="4953" w:name="_Toc420134584"/>
        <w:bookmarkStart w:id="4954" w:name="_Toc420166342"/>
        <w:bookmarkStart w:id="4955" w:name="_Toc420167112"/>
        <w:bookmarkStart w:id="4956" w:name="_Toc420302269"/>
        <w:bookmarkStart w:id="4957" w:name="_Toc420302736"/>
        <w:bookmarkStart w:id="4958" w:name="_Toc420438570"/>
        <w:bookmarkStart w:id="4959" w:name="_Toc420796008"/>
        <w:bookmarkStart w:id="4960" w:name="_Toc420874276"/>
        <w:bookmarkStart w:id="4961" w:name="_Toc420874741"/>
        <w:bookmarkStart w:id="4962" w:name="_Toc420874483"/>
        <w:bookmarkStart w:id="4963" w:name="_Toc421046571"/>
        <w:bookmarkStart w:id="4964" w:name="_Toc421047042"/>
        <w:bookmarkStart w:id="4965" w:name="_Toc477259122"/>
        <w:bookmarkStart w:id="4966" w:name="_Toc479633221"/>
        <w:bookmarkStart w:id="4967" w:name="_Toc481936377"/>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del>
    </w:p>
    <w:p w14:paraId="317764C8" w14:textId="77777777" w:rsidR="00397B2B" w:rsidRPr="00EC76D5" w:rsidDel="00692937" w:rsidRDefault="00397B2B" w:rsidP="00397B2B">
      <w:pPr>
        <w:pStyle w:val="Code"/>
        <w:rPr>
          <w:del w:id="4968" w:author="Stefan Bjornander" w:date="2015-04-25T11:10:00Z"/>
        </w:rPr>
      </w:pPr>
      <w:bookmarkStart w:id="4969" w:name="_Toc417811945"/>
      <w:bookmarkStart w:id="4970" w:name="_Toc417853565"/>
      <w:bookmarkStart w:id="4971" w:name="_Toc418022243"/>
      <w:bookmarkStart w:id="4972" w:name="_Toc418191625"/>
      <w:bookmarkStart w:id="4973" w:name="_Toc418192094"/>
      <w:bookmarkStart w:id="4974" w:name="_Toc418263329"/>
      <w:bookmarkStart w:id="4975" w:name="_Toc418263796"/>
      <w:bookmarkStart w:id="4976" w:name="_Toc418356976"/>
      <w:bookmarkStart w:id="4977" w:name="_Toc418360339"/>
      <w:bookmarkStart w:id="4978" w:name="_Toc418435024"/>
      <w:bookmarkStart w:id="4979" w:name="_Toc419660191"/>
      <w:bookmarkStart w:id="4980" w:name="_Toc419660654"/>
      <w:bookmarkStart w:id="4981" w:name="_Toc420134123"/>
      <w:bookmarkStart w:id="4982" w:name="_Toc420134585"/>
      <w:bookmarkStart w:id="4983" w:name="_Toc420166343"/>
      <w:bookmarkStart w:id="4984" w:name="_Toc420167113"/>
      <w:bookmarkStart w:id="4985" w:name="_Toc420302270"/>
      <w:bookmarkStart w:id="4986" w:name="_Toc420302737"/>
      <w:bookmarkStart w:id="4987" w:name="_Toc420438571"/>
      <w:bookmarkStart w:id="4988" w:name="_Toc420796009"/>
      <w:bookmarkStart w:id="4989" w:name="_Toc420874277"/>
      <w:bookmarkStart w:id="4990" w:name="_Toc420874742"/>
      <w:bookmarkStart w:id="4991" w:name="_Toc420874484"/>
      <w:bookmarkStart w:id="4992" w:name="_Toc421046572"/>
      <w:bookmarkStart w:id="4993" w:name="_Toc421047043"/>
      <w:bookmarkStart w:id="4994" w:name="_Toc477259123"/>
      <w:bookmarkStart w:id="4995" w:name="_Toc479633222"/>
      <w:bookmarkStart w:id="4996" w:name="_Toc48193637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p>
    <w:p w14:paraId="4C6221A0" w14:textId="77777777" w:rsidR="00397B2B" w:rsidRPr="00EC76D5" w:rsidDel="00692937" w:rsidRDefault="00397B2B" w:rsidP="00397B2B">
      <w:pPr>
        <w:pStyle w:val="Code"/>
        <w:rPr>
          <w:del w:id="4997" w:author="Stefan Bjornander" w:date="2015-04-25T11:10:00Z"/>
        </w:rPr>
      </w:pPr>
      <w:del w:id="4998" w:author="Stefan Bjornander" w:date="2015-04-25T11:10:00Z">
        <w:r w:rsidRPr="00EC76D5" w:rsidDel="00692937">
          <w:delText xml:space="preserve">  public List&lt;Symb&gt; getSymbolList() {</w:delText>
        </w:r>
        <w:bookmarkStart w:id="4999" w:name="_Toc417811946"/>
        <w:bookmarkStart w:id="5000" w:name="_Toc417853566"/>
        <w:bookmarkStart w:id="5001" w:name="_Toc418022244"/>
        <w:bookmarkStart w:id="5002" w:name="_Toc418191626"/>
        <w:bookmarkStart w:id="5003" w:name="_Toc418192095"/>
        <w:bookmarkStart w:id="5004" w:name="_Toc418263330"/>
        <w:bookmarkStart w:id="5005" w:name="_Toc418263797"/>
        <w:bookmarkStart w:id="5006" w:name="_Toc418356977"/>
        <w:bookmarkStart w:id="5007" w:name="_Toc418360340"/>
        <w:bookmarkStart w:id="5008" w:name="_Toc418435025"/>
        <w:bookmarkStart w:id="5009" w:name="_Toc419660192"/>
        <w:bookmarkStart w:id="5010" w:name="_Toc419660655"/>
        <w:bookmarkStart w:id="5011" w:name="_Toc420134124"/>
        <w:bookmarkStart w:id="5012" w:name="_Toc420134586"/>
        <w:bookmarkStart w:id="5013" w:name="_Toc420166344"/>
        <w:bookmarkStart w:id="5014" w:name="_Toc420167114"/>
        <w:bookmarkStart w:id="5015" w:name="_Toc420302271"/>
        <w:bookmarkStart w:id="5016" w:name="_Toc420302738"/>
        <w:bookmarkStart w:id="5017" w:name="_Toc420438572"/>
        <w:bookmarkStart w:id="5018" w:name="_Toc420796010"/>
        <w:bookmarkStart w:id="5019" w:name="_Toc420874278"/>
        <w:bookmarkStart w:id="5020" w:name="_Toc420874743"/>
        <w:bookmarkStart w:id="5021" w:name="_Toc420874485"/>
        <w:bookmarkStart w:id="5022" w:name="_Toc421046573"/>
        <w:bookmarkStart w:id="5023" w:name="_Toc421047044"/>
        <w:bookmarkStart w:id="5024" w:name="_Toc477259124"/>
        <w:bookmarkStart w:id="5025" w:name="_Toc479633223"/>
        <w:bookmarkStart w:id="5026" w:name="_Toc481936379"/>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del>
    </w:p>
    <w:p w14:paraId="6BB0D036" w14:textId="77777777" w:rsidR="00397B2B" w:rsidRPr="00EC76D5" w:rsidDel="00692937" w:rsidRDefault="00397B2B" w:rsidP="00397B2B">
      <w:pPr>
        <w:pStyle w:val="Code"/>
        <w:rPr>
          <w:del w:id="5027" w:author="Stefan Bjornander" w:date="2015-04-25T11:10:00Z"/>
        </w:rPr>
      </w:pPr>
      <w:del w:id="5028" w:author="Stefan Bjornander" w:date="2015-04-25T11:10:00Z">
        <w:r w:rsidRPr="00EC76D5" w:rsidDel="00692937">
          <w:delText xml:space="preserve">    return m_symbolList;</w:delText>
        </w:r>
        <w:bookmarkStart w:id="5029" w:name="_Toc417811947"/>
        <w:bookmarkStart w:id="5030" w:name="_Toc417853567"/>
        <w:bookmarkStart w:id="5031" w:name="_Toc418022245"/>
        <w:bookmarkStart w:id="5032" w:name="_Toc418191627"/>
        <w:bookmarkStart w:id="5033" w:name="_Toc418192096"/>
        <w:bookmarkStart w:id="5034" w:name="_Toc418263331"/>
        <w:bookmarkStart w:id="5035" w:name="_Toc418263798"/>
        <w:bookmarkStart w:id="5036" w:name="_Toc418356978"/>
        <w:bookmarkStart w:id="5037" w:name="_Toc418360341"/>
        <w:bookmarkStart w:id="5038" w:name="_Toc418435026"/>
        <w:bookmarkStart w:id="5039" w:name="_Toc419660193"/>
        <w:bookmarkStart w:id="5040" w:name="_Toc419660656"/>
        <w:bookmarkStart w:id="5041" w:name="_Toc420134125"/>
        <w:bookmarkStart w:id="5042" w:name="_Toc420134587"/>
        <w:bookmarkStart w:id="5043" w:name="_Toc420166345"/>
        <w:bookmarkStart w:id="5044" w:name="_Toc420167115"/>
        <w:bookmarkStart w:id="5045" w:name="_Toc420302272"/>
        <w:bookmarkStart w:id="5046" w:name="_Toc420302739"/>
        <w:bookmarkStart w:id="5047" w:name="_Toc420438573"/>
        <w:bookmarkStart w:id="5048" w:name="_Toc420796011"/>
        <w:bookmarkStart w:id="5049" w:name="_Toc420874279"/>
        <w:bookmarkStart w:id="5050" w:name="_Toc420874744"/>
        <w:bookmarkStart w:id="5051" w:name="_Toc420874486"/>
        <w:bookmarkStart w:id="5052" w:name="_Toc421046574"/>
        <w:bookmarkStart w:id="5053" w:name="_Toc421047045"/>
        <w:bookmarkStart w:id="5054" w:name="_Toc477259125"/>
        <w:bookmarkStart w:id="5055" w:name="_Toc479633224"/>
        <w:bookmarkStart w:id="5056" w:name="_Toc481936380"/>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del>
    </w:p>
    <w:p w14:paraId="7930A6B1" w14:textId="77777777" w:rsidR="00397B2B" w:rsidRPr="00EC76D5" w:rsidDel="00692937" w:rsidRDefault="00397B2B" w:rsidP="00397B2B">
      <w:pPr>
        <w:pStyle w:val="Code"/>
        <w:rPr>
          <w:del w:id="5057" w:author="Stefan Bjornander" w:date="2015-04-25T11:10:00Z"/>
        </w:rPr>
      </w:pPr>
      <w:del w:id="5058" w:author="Stefan Bjornander" w:date="2015-04-25T11:10:00Z">
        <w:r w:rsidRPr="00EC76D5" w:rsidDel="00692937">
          <w:delText xml:space="preserve">  }</w:delText>
        </w:r>
        <w:bookmarkStart w:id="5059" w:name="_Toc417811948"/>
        <w:bookmarkStart w:id="5060" w:name="_Toc417853568"/>
        <w:bookmarkStart w:id="5061" w:name="_Toc418022246"/>
        <w:bookmarkStart w:id="5062" w:name="_Toc418191628"/>
        <w:bookmarkStart w:id="5063" w:name="_Toc418192097"/>
        <w:bookmarkStart w:id="5064" w:name="_Toc418263332"/>
        <w:bookmarkStart w:id="5065" w:name="_Toc418263799"/>
        <w:bookmarkStart w:id="5066" w:name="_Toc418356979"/>
        <w:bookmarkStart w:id="5067" w:name="_Toc418360342"/>
        <w:bookmarkStart w:id="5068" w:name="_Toc418435027"/>
        <w:bookmarkStart w:id="5069" w:name="_Toc419660194"/>
        <w:bookmarkStart w:id="5070" w:name="_Toc419660657"/>
        <w:bookmarkStart w:id="5071" w:name="_Toc420134126"/>
        <w:bookmarkStart w:id="5072" w:name="_Toc420134588"/>
        <w:bookmarkStart w:id="5073" w:name="_Toc420166346"/>
        <w:bookmarkStart w:id="5074" w:name="_Toc420167116"/>
        <w:bookmarkStart w:id="5075" w:name="_Toc420302273"/>
        <w:bookmarkStart w:id="5076" w:name="_Toc420302740"/>
        <w:bookmarkStart w:id="5077" w:name="_Toc420438574"/>
        <w:bookmarkStart w:id="5078" w:name="_Toc420796012"/>
        <w:bookmarkStart w:id="5079" w:name="_Toc420874280"/>
        <w:bookmarkStart w:id="5080" w:name="_Toc420874745"/>
        <w:bookmarkStart w:id="5081" w:name="_Toc420874487"/>
        <w:bookmarkStart w:id="5082" w:name="_Toc421046575"/>
        <w:bookmarkStart w:id="5083" w:name="_Toc421047046"/>
        <w:bookmarkStart w:id="5084" w:name="_Toc477259126"/>
        <w:bookmarkStart w:id="5085" w:name="_Toc479633225"/>
        <w:bookmarkStart w:id="5086" w:name="_Toc481936381"/>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del>
    </w:p>
    <w:p w14:paraId="5A77D6E6" w14:textId="77777777" w:rsidR="00397B2B" w:rsidRPr="00EC76D5" w:rsidDel="00692937" w:rsidRDefault="00397B2B" w:rsidP="00397B2B">
      <w:pPr>
        <w:pStyle w:val="Code"/>
        <w:rPr>
          <w:del w:id="5087" w:author="Stefan Bjornander" w:date="2015-04-25T11:10:00Z"/>
        </w:rPr>
      </w:pPr>
      <w:bookmarkStart w:id="5088" w:name="_Toc417811949"/>
      <w:bookmarkStart w:id="5089" w:name="_Toc417853569"/>
      <w:bookmarkStart w:id="5090" w:name="_Toc418022247"/>
      <w:bookmarkStart w:id="5091" w:name="_Toc418191629"/>
      <w:bookmarkStart w:id="5092" w:name="_Toc418192098"/>
      <w:bookmarkStart w:id="5093" w:name="_Toc418263333"/>
      <w:bookmarkStart w:id="5094" w:name="_Toc418263800"/>
      <w:bookmarkStart w:id="5095" w:name="_Toc418356980"/>
      <w:bookmarkStart w:id="5096" w:name="_Toc418360343"/>
      <w:bookmarkStart w:id="5097" w:name="_Toc418435028"/>
      <w:bookmarkStart w:id="5098" w:name="_Toc419660195"/>
      <w:bookmarkStart w:id="5099" w:name="_Toc419660658"/>
      <w:bookmarkStart w:id="5100" w:name="_Toc420134127"/>
      <w:bookmarkStart w:id="5101" w:name="_Toc420134589"/>
      <w:bookmarkStart w:id="5102" w:name="_Toc420166347"/>
      <w:bookmarkStart w:id="5103" w:name="_Toc420167117"/>
      <w:bookmarkStart w:id="5104" w:name="_Toc420302274"/>
      <w:bookmarkStart w:id="5105" w:name="_Toc420302741"/>
      <w:bookmarkStart w:id="5106" w:name="_Toc420438575"/>
      <w:bookmarkStart w:id="5107" w:name="_Toc420796013"/>
      <w:bookmarkStart w:id="5108" w:name="_Toc420874281"/>
      <w:bookmarkStart w:id="5109" w:name="_Toc420874746"/>
      <w:bookmarkStart w:id="5110" w:name="_Toc420874488"/>
      <w:bookmarkStart w:id="5111" w:name="_Toc421046576"/>
      <w:bookmarkStart w:id="5112" w:name="_Toc421047047"/>
      <w:bookmarkStart w:id="5113" w:name="_Toc477259127"/>
      <w:bookmarkStart w:id="5114" w:name="_Toc479633226"/>
      <w:bookmarkStart w:id="5115" w:name="_Toc481936382"/>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p>
    <w:p w14:paraId="427C2679" w14:textId="77777777" w:rsidR="00397B2B" w:rsidRPr="00EC76D5" w:rsidDel="00692937" w:rsidRDefault="00397B2B" w:rsidP="00397B2B">
      <w:pPr>
        <w:pStyle w:val="Code"/>
        <w:rPr>
          <w:del w:id="5116" w:author="Stefan Bjornander" w:date="2015-04-25T11:10:00Z"/>
        </w:rPr>
      </w:pPr>
      <w:del w:id="5117" w:author="Stefan Bjornander" w:date="2015-04-25T11:10:00Z">
        <w:r w:rsidRPr="00EC76D5" w:rsidDel="00692937">
          <w:delText xml:space="preserve">  public boolean hasTag() {</w:delText>
        </w:r>
        <w:bookmarkStart w:id="5118" w:name="_Toc417811950"/>
        <w:bookmarkStart w:id="5119" w:name="_Toc417853570"/>
        <w:bookmarkStart w:id="5120" w:name="_Toc418022248"/>
        <w:bookmarkStart w:id="5121" w:name="_Toc418191630"/>
        <w:bookmarkStart w:id="5122" w:name="_Toc418192099"/>
        <w:bookmarkStart w:id="5123" w:name="_Toc418263334"/>
        <w:bookmarkStart w:id="5124" w:name="_Toc418263801"/>
        <w:bookmarkStart w:id="5125" w:name="_Toc418356981"/>
        <w:bookmarkStart w:id="5126" w:name="_Toc418360344"/>
        <w:bookmarkStart w:id="5127" w:name="_Toc418435029"/>
        <w:bookmarkStart w:id="5128" w:name="_Toc419660196"/>
        <w:bookmarkStart w:id="5129" w:name="_Toc419660659"/>
        <w:bookmarkStart w:id="5130" w:name="_Toc420134128"/>
        <w:bookmarkStart w:id="5131" w:name="_Toc420134590"/>
        <w:bookmarkStart w:id="5132" w:name="_Toc420166348"/>
        <w:bookmarkStart w:id="5133" w:name="_Toc420167118"/>
        <w:bookmarkStart w:id="5134" w:name="_Toc420302275"/>
        <w:bookmarkStart w:id="5135" w:name="_Toc420302742"/>
        <w:bookmarkStart w:id="5136" w:name="_Toc420438576"/>
        <w:bookmarkStart w:id="5137" w:name="_Toc420796014"/>
        <w:bookmarkStart w:id="5138" w:name="_Toc420874282"/>
        <w:bookmarkStart w:id="5139" w:name="_Toc420874747"/>
        <w:bookmarkStart w:id="5140" w:name="_Toc420874489"/>
        <w:bookmarkStart w:id="5141" w:name="_Toc421046577"/>
        <w:bookmarkStart w:id="5142" w:name="_Toc421047048"/>
        <w:bookmarkStart w:id="5143" w:name="_Toc477259128"/>
        <w:bookmarkStart w:id="5144" w:name="_Toc479633227"/>
        <w:bookmarkStart w:id="5145" w:name="_Toc481936383"/>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del>
    </w:p>
    <w:p w14:paraId="2FDCBF88" w14:textId="77777777" w:rsidR="00397B2B" w:rsidRPr="00EC76D5" w:rsidDel="00692937" w:rsidRDefault="00397B2B" w:rsidP="00397B2B">
      <w:pPr>
        <w:pStyle w:val="Code"/>
        <w:rPr>
          <w:del w:id="5146" w:author="Stefan Bjornander" w:date="2015-04-25T11:10:00Z"/>
        </w:rPr>
      </w:pPr>
      <w:del w:id="5147" w:author="Stefan Bjornander" w:date="2015-04-25T11:10:00Z">
        <w:r w:rsidRPr="00EC76D5" w:rsidDel="00692937">
          <w:delText xml:space="preserve">    return m_hasTag;</w:delText>
        </w:r>
        <w:bookmarkStart w:id="5148" w:name="_Toc417811951"/>
        <w:bookmarkStart w:id="5149" w:name="_Toc417853571"/>
        <w:bookmarkStart w:id="5150" w:name="_Toc418022249"/>
        <w:bookmarkStart w:id="5151" w:name="_Toc418191631"/>
        <w:bookmarkStart w:id="5152" w:name="_Toc418192100"/>
        <w:bookmarkStart w:id="5153" w:name="_Toc418263335"/>
        <w:bookmarkStart w:id="5154" w:name="_Toc418263802"/>
        <w:bookmarkStart w:id="5155" w:name="_Toc418356982"/>
        <w:bookmarkStart w:id="5156" w:name="_Toc418360345"/>
        <w:bookmarkStart w:id="5157" w:name="_Toc418435030"/>
        <w:bookmarkStart w:id="5158" w:name="_Toc419660197"/>
        <w:bookmarkStart w:id="5159" w:name="_Toc419660660"/>
        <w:bookmarkStart w:id="5160" w:name="_Toc420134129"/>
        <w:bookmarkStart w:id="5161" w:name="_Toc420134591"/>
        <w:bookmarkStart w:id="5162" w:name="_Toc420166349"/>
        <w:bookmarkStart w:id="5163" w:name="_Toc420167119"/>
        <w:bookmarkStart w:id="5164" w:name="_Toc420302276"/>
        <w:bookmarkStart w:id="5165" w:name="_Toc420302743"/>
        <w:bookmarkStart w:id="5166" w:name="_Toc420438577"/>
        <w:bookmarkStart w:id="5167" w:name="_Toc420796015"/>
        <w:bookmarkStart w:id="5168" w:name="_Toc420874283"/>
        <w:bookmarkStart w:id="5169" w:name="_Toc420874748"/>
        <w:bookmarkStart w:id="5170" w:name="_Toc420874490"/>
        <w:bookmarkStart w:id="5171" w:name="_Toc421046578"/>
        <w:bookmarkStart w:id="5172" w:name="_Toc421047049"/>
        <w:bookmarkStart w:id="5173" w:name="_Toc477259129"/>
        <w:bookmarkStart w:id="5174" w:name="_Toc479633228"/>
        <w:bookmarkStart w:id="5175" w:name="_Toc481936384"/>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del>
    </w:p>
    <w:p w14:paraId="42AC9A80" w14:textId="77777777" w:rsidR="00397B2B" w:rsidRPr="00EC76D5" w:rsidDel="00692937" w:rsidRDefault="00397B2B" w:rsidP="00397B2B">
      <w:pPr>
        <w:pStyle w:val="Code"/>
        <w:rPr>
          <w:del w:id="5176" w:author="Stefan Bjornander" w:date="2015-04-25T11:10:00Z"/>
        </w:rPr>
      </w:pPr>
      <w:del w:id="5177" w:author="Stefan Bjornander" w:date="2015-04-25T11:10:00Z">
        <w:r w:rsidRPr="00EC76D5" w:rsidDel="00692937">
          <w:delText xml:space="preserve">  }</w:delText>
        </w:r>
        <w:bookmarkStart w:id="5178" w:name="_Toc417811952"/>
        <w:bookmarkStart w:id="5179" w:name="_Toc417853572"/>
        <w:bookmarkStart w:id="5180" w:name="_Toc418022250"/>
        <w:bookmarkStart w:id="5181" w:name="_Toc418191632"/>
        <w:bookmarkStart w:id="5182" w:name="_Toc418192101"/>
        <w:bookmarkStart w:id="5183" w:name="_Toc418263336"/>
        <w:bookmarkStart w:id="5184" w:name="_Toc418263803"/>
        <w:bookmarkStart w:id="5185" w:name="_Toc418356983"/>
        <w:bookmarkStart w:id="5186" w:name="_Toc418360346"/>
        <w:bookmarkStart w:id="5187" w:name="_Toc418435031"/>
        <w:bookmarkStart w:id="5188" w:name="_Toc419660198"/>
        <w:bookmarkStart w:id="5189" w:name="_Toc419660661"/>
        <w:bookmarkStart w:id="5190" w:name="_Toc420134130"/>
        <w:bookmarkStart w:id="5191" w:name="_Toc420134592"/>
        <w:bookmarkStart w:id="5192" w:name="_Toc420166350"/>
        <w:bookmarkStart w:id="5193" w:name="_Toc420167120"/>
        <w:bookmarkStart w:id="5194" w:name="_Toc420302277"/>
        <w:bookmarkStart w:id="5195" w:name="_Toc420302744"/>
        <w:bookmarkStart w:id="5196" w:name="_Toc420438578"/>
        <w:bookmarkStart w:id="5197" w:name="_Toc420796016"/>
        <w:bookmarkStart w:id="5198" w:name="_Toc420874284"/>
        <w:bookmarkStart w:id="5199" w:name="_Toc420874749"/>
        <w:bookmarkStart w:id="5200" w:name="_Toc420874491"/>
        <w:bookmarkStart w:id="5201" w:name="_Toc421046579"/>
        <w:bookmarkStart w:id="5202" w:name="_Toc421047050"/>
        <w:bookmarkStart w:id="5203" w:name="_Toc477259130"/>
        <w:bookmarkStart w:id="5204" w:name="_Toc479633229"/>
        <w:bookmarkStart w:id="5205" w:name="_Toc481936385"/>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del>
    </w:p>
    <w:p w14:paraId="72AFEF06" w14:textId="77777777" w:rsidR="00397B2B" w:rsidRPr="00EC76D5" w:rsidDel="00692937" w:rsidRDefault="00397B2B" w:rsidP="00397B2B">
      <w:pPr>
        <w:pStyle w:val="Code"/>
        <w:rPr>
          <w:del w:id="5206" w:author="Stefan Bjornander" w:date="2015-04-25T11:10:00Z"/>
        </w:rPr>
      </w:pPr>
      <w:bookmarkStart w:id="5207" w:name="_Toc417811953"/>
      <w:bookmarkStart w:id="5208" w:name="_Toc417853573"/>
      <w:bookmarkStart w:id="5209" w:name="_Toc418022251"/>
      <w:bookmarkStart w:id="5210" w:name="_Toc418191633"/>
      <w:bookmarkStart w:id="5211" w:name="_Toc418192102"/>
      <w:bookmarkStart w:id="5212" w:name="_Toc418263337"/>
      <w:bookmarkStart w:id="5213" w:name="_Toc418263804"/>
      <w:bookmarkStart w:id="5214" w:name="_Toc418356984"/>
      <w:bookmarkStart w:id="5215" w:name="_Toc418360347"/>
      <w:bookmarkStart w:id="5216" w:name="_Toc418435032"/>
      <w:bookmarkStart w:id="5217" w:name="_Toc419660199"/>
      <w:bookmarkStart w:id="5218" w:name="_Toc419660662"/>
      <w:bookmarkStart w:id="5219" w:name="_Toc420134131"/>
      <w:bookmarkStart w:id="5220" w:name="_Toc420134593"/>
      <w:bookmarkStart w:id="5221" w:name="_Toc420166351"/>
      <w:bookmarkStart w:id="5222" w:name="_Toc420167121"/>
      <w:bookmarkStart w:id="5223" w:name="_Toc420302278"/>
      <w:bookmarkStart w:id="5224" w:name="_Toc420302745"/>
      <w:bookmarkStart w:id="5225" w:name="_Toc420438579"/>
      <w:bookmarkStart w:id="5226" w:name="_Toc420796017"/>
      <w:bookmarkStart w:id="5227" w:name="_Toc420874285"/>
      <w:bookmarkStart w:id="5228" w:name="_Toc420874750"/>
      <w:bookmarkStart w:id="5229" w:name="_Toc420874492"/>
      <w:bookmarkStart w:id="5230" w:name="_Toc421046580"/>
      <w:bookmarkStart w:id="5231" w:name="_Toc421047051"/>
      <w:bookmarkStart w:id="5232" w:name="_Toc477259131"/>
      <w:bookmarkStart w:id="5233" w:name="_Toc479633230"/>
      <w:bookmarkStart w:id="5234" w:name="_Toc48193638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p>
    <w:p w14:paraId="6271A0CE" w14:textId="77777777" w:rsidR="00397B2B" w:rsidRPr="00EC76D5" w:rsidDel="00692937" w:rsidRDefault="00397B2B" w:rsidP="00397B2B">
      <w:pPr>
        <w:pStyle w:val="Code"/>
        <w:rPr>
          <w:del w:id="5235" w:author="Stefan Bjornander" w:date="2015-04-25T11:10:00Z"/>
        </w:rPr>
      </w:pPr>
      <w:del w:id="5236" w:author="Stefan Bjornander" w:date="2015-04-25T11:10:00Z">
        <w:r w:rsidRPr="00EC76D5" w:rsidDel="00692937">
          <w:delText xml:space="preserve">  public Symb lookupMember(String name) {</w:delText>
        </w:r>
        <w:bookmarkStart w:id="5237" w:name="_Toc417811954"/>
        <w:bookmarkStart w:id="5238" w:name="_Toc417853574"/>
        <w:bookmarkStart w:id="5239" w:name="_Toc418022252"/>
        <w:bookmarkStart w:id="5240" w:name="_Toc418191634"/>
        <w:bookmarkStart w:id="5241" w:name="_Toc418192103"/>
        <w:bookmarkStart w:id="5242" w:name="_Toc418263338"/>
        <w:bookmarkStart w:id="5243" w:name="_Toc418263805"/>
        <w:bookmarkStart w:id="5244" w:name="_Toc418356985"/>
        <w:bookmarkStart w:id="5245" w:name="_Toc418360348"/>
        <w:bookmarkStart w:id="5246" w:name="_Toc418435033"/>
        <w:bookmarkStart w:id="5247" w:name="_Toc419660200"/>
        <w:bookmarkStart w:id="5248" w:name="_Toc419660663"/>
        <w:bookmarkStart w:id="5249" w:name="_Toc420134132"/>
        <w:bookmarkStart w:id="5250" w:name="_Toc420134594"/>
        <w:bookmarkStart w:id="5251" w:name="_Toc420166352"/>
        <w:bookmarkStart w:id="5252" w:name="_Toc420167122"/>
        <w:bookmarkStart w:id="5253" w:name="_Toc420302279"/>
        <w:bookmarkStart w:id="5254" w:name="_Toc420302746"/>
        <w:bookmarkStart w:id="5255" w:name="_Toc420438580"/>
        <w:bookmarkStart w:id="5256" w:name="_Toc420796018"/>
        <w:bookmarkStart w:id="5257" w:name="_Toc420874286"/>
        <w:bookmarkStart w:id="5258" w:name="_Toc420874751"/>
        <w:bookmarkStart w:id="5259" w:name="_Toc420874493"/>
        <w:bookmarkStart w:id="5260" w:name="_Toc421046581"/>
        <w:bookmarkStart w:id="5261" w:name="_Toc421047052"/>
        <w:bookmarkStart w:id="5262" w:name="_Toc477259132"/>
        <w:bookmarkStart w:id="5263" w:name="_Toc479633231"/>
        <w:bookmarkStart w:id="5264" w:name="_Toc481936387"/>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del>
    </w:p>
    <w:p w14:paraId="3C32E0C5" w14:textId="77777777" w:rsidR="00397B2B" w:rsidRPr="00EC76D5" w:rsidDel="00692937" w:rsidRDefault="00397B2B" w:rsidP="00397B2B">
      <w:pPr>
        <w:pStyle w:val="Code"/>
        <w:rPr>
          <w:del w:id="5265" w:author="Stefan Bjornander" w:date="2015-04-25T11:10:00Z"/>
        </w:rPr>
      </w:pPr>
      <w:del w:id="5266" w:author="Stefan Bjornander" w:date="2015-04-25T11:10:00Z">
        <w:r w:rsidRPr="00EC76D5" w:rsidDel="00692937">
          <w:delText xml:space="preserve">    if (m_symbolList != null) {</w:delText>
        </w:r>
        <w:bookmarkStart w:id="5267" w:name="_Toc417811955"/>
        <w:bookmarkStart w:id="5268" w:name="_Toc417853575"/>
        <w:bookmarkStart w:id="5269" w:name="_Toc418022253"/>
        <w:bookmarkStart w:id="5270" w:name="_Toc418191635"/>
        <w:bookmarkStart w:id="5271" w:name="_Toc418192104"/>
        <w:bookmarkStart w:id="5272" w:name="_Toc418263339"/>
        <w:bookmarkStart w:id="5273" w:name="_Toc418263806"/>
        <w:bookmarkStart w:id="5274" w:name="_Toc418356986"/>
        <w:bookmarkStart w:id="5275" w:name="_Toc418360349"/>
        <w:bookmarkStart w:id="5276" w:name="_Toc418435034"/>
        <w:bookmarkStart w:id="5277" w:name="_Toc419660201"/>
        <w:bookmarkStart w:id="5278" w:name="_Toc419660664"/>
        <w:bookmarkStart w:id="5279" w:name="_Toc420134133"/>
        <w:bookmarkStart w:id="5280" w:name="_Toc420134595"/>
        <w:bookmarkStart w:id="5281" w:name="_Toc420166353"/>
        <w:bookmarkStart w:id="5282" w:name="_Toc420167123"/>
        <w:bookmarkStart w:id="5283" w:name="_Toc420302280"/>
        <w:bookmarkStart w:id="5284" w:name="_Toc420302747"/>
        <w:bookmarkStart w:id="5285" w:name="_Toc420438581"/>
        <w:bookmarkStart w:id="5286" w:name="_Toc420796019"/>
        <w:bookmarkStart w:id="5287" w:name="_Toc420874287"/>
        <w:bookmarkStart w:id="5288" w:name="_Toc420874752"/>
        <w:bookmarkStart w:id="5289" w:name="_Toc420874494"/>
        <w:bookmarkStart w:id="5290" w:name="_Toc421046582"/>
        <w:bookmarkStart w:id="5291" w:name="_Toc421047053"/>
        <w:bookmarkStart w:id="5292" w:name="_Toc477259133"/>
        <w:bookmarkStart w:id="5293" w:name="_Toc479633232"/>
        <w:bookmarkStart w:id="5294" w:name="_Toc481936388"/>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del>
    </w:p>
    <w:p w14:paraId="06E5A88E" w14:textId="77777777" w:rsidR="00397B2B" w:rsidRPr="00EC76D5" w:rsidDel="00692937" w:rsidRDefault="00397B2B" w:rsidP="00397B2B">
      <w:pPr>
        <w:pStyle w:val="Code"/>
        <w:rPr>
          <w:del w:id="5295" w:author="Stefan Bjornander" w:date="2015-04-25T11:10:00Z"/>
        </w:rPr>
      </w:pPr>
      <w:del w:id="5296" w:author="Stefan Bjornander" w:date="2015-04-25T11:10:00Z">
        <w:r w:rsidRPr="00EC76D5" w:rsidDel="00692937">
          <w:delText xml:space="preserve">      for (Symb symbol : m_symbolList) {</w:delText>
        </w:r>
        <w:bookmarkStart w:id="5297" w:name="_Toc417811956"/>
        <w:bookmarkStart w:id="5298" w:name="_Toc417853576"/>
        <w:bookmarkStart w:id="5299" w:name="_Toc418022254"/>
        <w:bookmarkStart w:id="5300" w:name="_Toc418191636"/>
        <w:bookmarkStart w:id="5301" w:name="_Toc418192105"/>
        <w:bookmarkStart w:id="5302" w:name="_Toc418263340"/>
        <w:bookmarkStart w:id="5303" w:name="_Toc418263807"/>
        <w:bookmarkStart w:id="5304" w:name="_Toc418356987"/>
        <w:bookmarkStart w:id="5305" w:name="_Toc418360350"/>
        <w:bookmarkStart w:id="5306" w:name="_Toc418435035"/>
        <w:bookmarkStart w:id="5307" w:name="_Toc419660202"/>
        <w:bookmarkStart w:id="5308" w:name="_Toc419660665"/>
        <w:bookmarkStart w:id="5309" w:name="_Toc420134134"/>
        <w:bookmarkStart w:id="5310" w:name="_Toc420134596"/>
        <w:bookmarkStart w:id="5311" w:name="_Toc420166354"/>
        <w:bookmarkStart w:id="5312" w:name="_Toc420167124"/>
        <w:bookmarkStart w:id="5313" w:name="_Toc420302281"/>
        <w:bookmarkStart w:id="5314" w:name="_Toc420302748"/>
        <w:bookmarkStart w:id="5315" w:name="_Toc420438582"/>
        <w:bookmarkStart w:id="5316" w:name="_Toc420796020"/>
        <w:bookmarkStart w:id="5317" w:name="_Toc420874288"/>
        <w:bookmarkStart w:id="5318" w:name="_Toc420874753"/>
        <w:bookmarkStart w:id="5319" w:name="_Toc420874495"/>
        <w:bookmarkStart w:id="5320" w:name="_Toc421046583"/>
        <w:bookmarkStart w:id="5321" w:name="_Toc421047054"/>
        <w:bookmarkStart w:id="5322" w:name="_Toc477259134"/>
        <w:bookmarkStart w:id="5323" w:name="_Toc479633233"/>
        <w:bookmarkStart w:id="5324" w:name="_Toc481936389"/>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del>
    </w:p>
    <w:p w14:paraId="338011E6" w14:textId="77777777" w:rsidR="00397B2B" w:rsidRPr="00EC76D5" w:rsidDel="00692937" w:rsidRDefault="00397B2B" w:rsidP="00397B2B">
      <w:pPr>
        <w:pStyle w:val="Code"/>
        <w:rPr>
          <w:del w:id="5325" w:author="Stefan Bjornander" w:date="2015-04-25T11:10:00Z"/>
        </w:rPr>
      </w:pPr>
      <w:del w:id="5326" w:author="Stefan Bjornander" w:date="2015-04-25T11:10:00Z">
        <w:r w:rsidRPr="00EC76D5" w:rsidDel="00692937">
          <w:delText xml:space="preserve">        if (symbol.name().equals(name)) {</w:delText>
        </w:r>
        <w:bookmarkStart w:id="5327" w:name="_Toc417811957"/>
        <w:bookmarkStart w:id="5328" w:name="_Toc417853577"/>
        <w:bookmarkStart w:id="5329" w:name="_Toc418022255"/>
        <w:bookmarkStart w:id="5330" w:name="_Toc418191637"/>
        <w:bookmarkStart w:id="5331" w:name="_Toc418192106"/>
        <w:bookmarkStart w:id="5332" w:name="_Toc418263341"/>
        <w:bookmarkStart w:id="5333" w:name="_Toc418263808"/>
        <w:bookmarkStart w:id="5334" w:name="_Toc418356988"/>
        <w:bookmarkStart w:id="5335" w:name="_Toc418360351"/>
        <w:bookmarkStart w:id="5336" w:name="_Toc418435036"/>
        <w:bookmarkStart w:id="5337" w:name="_Toc419660203"/>
        <w:bookmarkStart w:id="5338" w:name="_Toc419660666"/>
        <w:bookmarkStart w:id="5339" w:name="_Toc420134135"/>
        <w:bookmarkStart w:id="5340" w:name="_Toc420134597"/>
        <w:bookmarkStart w:id="5341" w:name="_Toc420166355"/>
        <w:bookmarkStart w:id="5342" w:name="_Toc420167125"/>
        <w:bookmarkStart w:id="5343" w:name="_Toc420302282"/>
        <w:bookmarkStart w:id="5344" w:name="_Toc420302749"/>
        <w:bookmarkStart w:id="5345" w:name="_Toc420438583"/>
        <w:bookmarkStart w:id="5346" w:name="_Toc420796021"/>
        <w:bookmarkStart w:id="5347" w:name="_Toc420874289"/>
        <w:bookmarkStart w:id="5348" w:name="_Toc420874754"/>
        <w:bookmarkStart w:id="5349" w:name="_Toc420874496"/>
        <w:bookmarkStart w:id="5350" w:name="_Toc421046584"/>
        <w:bookmarkStart w:id="5351" w:name="_Toc421047055"/>
        <w:bookmarkStart w:id="5352" w:name="_Toc477259135"/>
        <w:bookmarkStart w:id="5353" w:name="_Toc479633234"/>
        <w:bookmarkStart w:id="5354" w:name="_Toc481936390"/>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del>
    </w:p>
    <w:p w14:paraId="533B74E1" w14:textId="77777777" w:rsidR="00397B2B" w:rsidRPr="00EC76D5" w:rsidDel="00692937" w:rsidRDefault="00397B2B" w:rsidP="00397B2B">
      <w:pPr>
        <w:pStyle w:val="Code"/>
        <w:rPr>
          <w:del w:id="5355" w:author="Stefan Bjornander" w:date="2015-04-25T11:10:00Z"/>
        </w:rPr>
      </w:pPr>
      <w:del w:id="5356" w:author="Stefan Bjornander" w:date="2015-04-25T11:10:00Z">
        <w:r w:rsidRPr="00EC76D5" w:rsidDel="00692937">
          <w:delText xml:space="preserve">          return symbol;</w:delText>
        </w:r>
        <w:bookmarkStart w:id="5357" w:name="_Toc417811958"/>
        <w:bookmarkStart w:id="5358" w:name="_Toc417853578"/>
        <w:bookmarkStart w:id="5359" w:name="_Toc418022256"/>
        <w:bookmarkStart w:id="5360" w:name="_Toc418191638"/>
        <w:bookmarkStart w:id="5361" w:name="_Toc418192107"/>
        <w:bookmarkStart w:id="5362" w:name="_Toc418263342"/>
        <w:bookmarkStart w:id="5363" w:name="_Toc418263809"/>
        <w:bookmarkStart w:id="5364" w:name="_Toc418356989"/>
        <w:bookmarkStart w:id="5365" w:name="_Toc418360352"/>
        <w:bookmarkStart w:id="5366" w:name="_Toc418435037"/>
        <w:bookmarkStart w:id="5367" w:name="_Toc419660204"/>
        <w:bookmarkStart w:id="5368" w:name="_Toc419660667"/>
        <w:bookmarkStart w:id="5369" w:name="_Toc420134136"/>
        <w:bookmarkStart w:id="5370" w:name="_Toc420134598"/>
        <w:bookmarkStart w:id="5371" w:name="_Toc420166356"/>
        <w:bookmarkStart w:id="5372" w:name="_Toc420167126"/>
        <w:bookmarkStart w:id="5373" w:name="_Toc420302283"/>
        <w:bookmarkStart w:id="5374" w:name="_Toc420302750"/>
        <w:bookmarkStart w:id="5375" w:name="_Toc420438584"/>
        <w:bookmarkStart w:id="5376" w:name="_Toc420796022"/>
        <w:bookmarkStart w:id="5377" w:name="_Toc420874290"/>
        <w:bookmarkStart w:id="5378" w:name="_Toc420874755"/>
        <w:bookmarkStart w:id="5379" w:name="_Toc420874497"/>
        <w:bookmarkStart w:id="5380" w:name="_Toc421046585"/>
        <w:bookmarkStart w:id="5381" w:name="_Toc421047056"/>
        <w:bookmarkStart w:id="5382" w:name="_Toc477259136"/>
        <w:bookmarkStart w:id="5383" w:name="_Toc479633235"/>
        <w:bookmarkStart w:id="5384" w:name="_Toc481936391"/>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del>
    </w:p>
    <w:p w14:paraId="2AFFAACA" w14:textId="77777777" w:rsidR="00397B2B" w:rsidRPr="00EC76D5" w:rsidDel="00692937" w:rsidRDefault="00397B2B" w:rsidP="00397B2B">
      <w:pPr>
        <w:pStyle w:val="Code"/>
        <w:rPr>
          <w:del w:id="5385" w:author="Stefan Bjornander" w:date="2015-04-25T11:10:00Z"/>
        </w:rPr>
      </w:pPr>
      <w:del w:id="5386" w:author="Stefan Bjornander" w:date="2015-04-25T11:10:00Z">
        <w:r w:rsidRPr="00EC76D5" w:rsidDel="00692937">
          <w:delText xml:space="preserve">        }</w:delText>
        </w:r>
        <w:bookmarkStart w:id="5387" w:name="_Toc417811959"/>
        <w:bookmarkStart w:id="5388" w:name="_Toc417853579"/>
        <w:bookmarkStart w:id="5389" w:name="_Toc418022257"/>
        <w:bookmarkStart w:id="5390" w:name="_Toc418191639"/>
        <w:bookmarkStart w:id="5391" w:name="_Toc418192108"/>
        <w:bookmarkStart w:id="5392" w:name="_Toc418263343"/>
        <w:bookmarkStart w:id="5393" w:name="_Toc418263810"/>
        <w:bookmarkStart w:id="5394" w:name="_Toc418356990"/>
        <w:bookmarkStart w:id="5395" w:name="_Toc418360353"/>
        <w:bookmarkStart w:id="5396" w:name="_Toc418435038"/>
        <w:bookmarkStart w:id="5397" w:name="_Toc419660205"/>
        <w:bookmarkStart w:id="5398" w:name="_Toc419660668"/>
        <w:bookmarkStart w:id="5399" w:name="_Toc420134137"/>
        <w:bookmarkStart w:id="5400" w:name="_Toc420134599"/>
        <w:bookmarkStart w:id="5401" w:name="_Toc420166357"/>
        <w:bookmarkStart w:id="5402" w:name="_Toc420167127"/>
        <w:bookmarkStart w:id="5403" w:name="_Toc420302284"/>
        <w:bookmarkStart w:id="5404" w:name="_Toc420302751"/>
        <w:bookmarkStart w:id="5405" w:name="_Toc420438585"/>
        <w:bookmarkStart w:id="5406" w:name="_Toc420796023"/>
        <w:bookmarkStart w:id="5407" w:name="_Toc420874291"/>
        <w:bookmarkStart w:id="5408" w:name="_Toc420874756"/>
        <w:bookmarkStart w:id="5409" w:name="_Toc420874498"/>
        <w:bookmarkStart w:id="5410" w:name="_Toc421046586"/>
        <w:bookmarkStart w:id="5411" w:name="_Toc421047057"/>
        <w:bookmarkStart w:id="5412" w:name="_Toc477259137"/>
        <w:bookmarkStart w:id="5413" w:name="_Toc479633236"/>
        <w:bookmarkStart w:id="5414" w:name="_Toc481936392"/>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del>
    </w:p>
    <w:p w14:paraId="2D47D310" w14:textId="77777777" w:rsidR="00397B2B" w:rsidRPr="00EC76D5" w:rsidDel="00692937" w:rsidRDefault="00397B2B" w:rsidP="00397B2B">
      <w:pPr>
        <w:pStyle w:val="Code"/>
        <w:rPr>
          <w:del w:id="5415" w:author="Stefan Bjornander" w:date="2015-04-25T11:10:00Z"/>
        </w:rPr>
      </w:pPr>
      <w:del w:id="5416" w:author="Stefan Bjornander" w:date="2015-04-25T11:10:00Z">
        <w:r w:rsidRPr="00EC76D5" w:rsidDel="00692937">
          <w:delText xml:space="preserve">      }</w:delText>
        </w:r>
        <w:bookmarkStart w:id="5417" w:name="_Toc417811960"/>
        <w:bookmarkStart w:id="5418" w:name="_Toc417853580"/>
        <w:bookmarkStart w:id="5419" w:name="_Toc418022258"/>
        <w:bookmarkStart w:id="5420" w:name="_Toc418191640"/>
        <w:bookmarkStart w:id="5421" w:name="_Toc418192109"/>
        <w:bookmarkStart w:id="5422" w:name="_Toc418263344"/>
        <w:bookmarkStart w:id="5423" w:name="_Toc418263811"/>
        <w:bookmarkStart w:id="5424" w:name="_Toc418356991"/>
        <w:bookmarkStart w:id="5425" w:name="_Toc418360354"/>
        <w:bookmarkStart w:id="5426" w:name="_Toc418435039"/>
        <w:bookmarkStart w:id="5427" w:name="_Toc419660206"/>
        <w:bookmarkStart w:id="5428" w:name="_Toc419660669"/>
        <w:bookmarkStart w:id="5429" w:name="_Toc420134138"/>
        <w:bookmarkStart w:id="5430" w:name="_Toc420134600"/>
        <w:bookmarkStart w:id="5431" w:name="_Toc420166358"/>
        <w:bookmarkStart w:id="5432" w:name="_Toc420167128"/>
        <w:bookmarkStart w:id="5433" w:name="_Toc420302285"/>
        <w:bookmarkStart w:id="5434" w:name="_Toc420302752"/>
        <w:bookmarkStart w:id="5435" w:name="_Toc420438586"/>
        <w:bookmarkStart w:id="5436" w:name="_Toc420796024"/>
        <w:bookmarkStart w:id="5437" w:name="_Toc420874292"/>
        <w:bookmarkStart w:id="5438" w:name="_Toc420874757"/>
        <w:bookmarkStart w:id="5439" w:name="_Toc420874499"/>
        <w:bookmarkStart w:id="5440" w:name="_Toc421046587"/>
        <w:bookmarkStart w:id="5441" w:name="_Toc421047058"/>
        <w:bookmarkStart w:id="5442" w:name="_Toc477259138"/>
        <w:bookmarkStart w:id="5443" w:name="_Toc479633237"/>
        <w:bookmarkStart w:id="5444" w:name="_Toc481936393"/>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del>
    </w:p>
    <w:p w14:paraId="3778D1D3" w14:textId="77777777" w:rsidR="00397B2B" w:rsidRPr="00EC76D5" w:rsidDel="00692937" w:rsidRDefault="00397B2B" w:rsidP="00397B2B">
      <w:pPr>
        <w:pStyle w:val="Code"/>
        <w:rPr>
          <w:del w:id="5445" w:author="Stefan Bjornander" w:date="2015-04-25T11:10:00Z"/>
        </w:rPr>
      </w:pPr>
      <w:del w:id="5446" w:author="Stefan Bjornander" w:date="2015-04-25T11:10:00Z">
        <w:r w:rsidRPr="00EC76D5" w:rsidDel="00692937">
          <w:delText xml:space="preserve">    }</w:delText>
        </w:r>
        <w:bookmarkStart w:id="5447" w:name="_Toc417811961"/>
        <w:bookmarkStart w:id="5448" w:name="_Toc417853581"/>
        <w:bookmarkStart w:id="5449" w:name="_Toc418022259"/>
        <w:bookmarkStart w:id="5450" w:name="_Toc418191641"/>
        <w:bookmarkStart w:id="5451" w:name="_Toc418192110"/>
        <w:bookmarkStart w:id="5452" w:name="_Toc418263345"/>
        <w:bookmarkStart w:id="5453" w:name="_Toc418263812"/>
        <w:bookmarkStart w:id="5454" w:name="_Toc418356992"/>
        <w:bookmarkStart w:id="5455" w:name="_Toc418360355"/>
        <w:bookmarkStart w:id="5456" w:name="_Toc418435040"/>
        <w:bookmarkStart w:id="5457" w:name="_Toc419660207"/>
        <w:bookmarkStart w:id="5458" w:name="_Toc419660670"/>
        <w:bookmarkStart w:id="5459" w:name="_Toc420134139"/>
        <w:bookmarkStart w:id="5460" w:name="_Toc420134601"/>
        <w:bookmarkStart w:id="5461" w:name="_Toc420166359"/>
        <w:bookmarkStart w:id="5462" w:name="_Toc420167129"/>
        <w:bookmarkStart w:id="5463" w:name="_Toc420302286"/>
        <w:bookmarkStart w:id="5464" w:name="_Toc420302753"/>
        <w:bookmarkStart w:id="5465" w:name="_Toc420438587"/>
        <w:bookmarkStart w:id="5466" w:name="_Toc420796025"/>
        <w:bookmarkStart w:id="5467" w:name="_Toc420874293"/>
        <w:bookmarkStart w:id="5468" w:name="_Toc420874758"/>
        <w:bookmarkStart w:id="5469" w:name="_Toc420874500"/>
        <w:bookmarkStart w:id="5470" w:name="_Toc421046588"/>
        <w:bookmarkStart w:id="5471" w:name="_Toc421047059"/>
        <w:bookmarkStart w:id="5472" w:name="_Toc477259139"/>
        <w:bookmarkStart w:id="5473" w:name="_Toc479633238"/>
        <w:bookmarkStart w:id="5474" w:name="_Toc481936394"/>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del>
    </w:p>
    <w:p w14:paraId="31164A4B" w14:textId="77777777" w:rsidR="00397B2B" w:rsidRPr="00EC76D5" w:rsidDel="00692937" w:rsidRDefault="00397B2B" w:rsidP="00397B2B">
      <w:pPr>
        <w:pStyle w:val="Code"/>
        <w:rPr>
          <w:del w:id="5475" w:author="Stefan Bjornander" w:date="2015-04-25T11:10:00Z"/>
        </w:rPr>
      </w:pPr>
      <w:bookmarkStart w:id="5476" w:name="_Toc417811962"/>
      <w:bookmarkStart w:id="5477" w:name="_Toc417853582"/>
      <w:bookmarkStart w:id="5478" w:name="_Toc418022260"/>
      <w:bookmarkStart w:id="5479" w:name="_Toc418191642"/>
      <w:bookmarkStart w:id="5480" w:name="_Toc418192111"/>
      <w:bookmarkStart w:id="5481" w:name="_Toc418263346"/>
      <w:bookmarkStart w:id="5482" w:name="_Toc418263813"/>
      <w:bookmarkStart w:id="5483" w:name="_Toc418356993"/>
      <w:bookmarkStart w:id="5484" w:name="_Toc418360356"/>
      <w:bookmarkStart w:id="5485" w:name="_Toc418435041"/>
      <w:bookmarkStart w:id="5486" w:name="_Toc419660208"/>
      <w:bookmarkStart w:id="5487" w:name="_Toc419660671"/>
      <w:bookmarkStart w:id="5488" w:name="_Toc420134140"/>
      <w:bookmarkStart w:id="5489" w:name="_Toc420134602"/>
      <w:bookmarkStart w:id="5490" w:name="_Toc420166360"/>
      <w:bookmarkStart w:id="5491" w:name="_Toc420167130"/>
      <w:bookmarkStart w:id="5492" w:name="_Toc420302287"/>
      <w:bookmarkStart w:id="5493" w:name="_Toc420302754"/>
      <w:bookmarkStart w:id="5494" w:name="_Toc420438588"/>
      <w:bookmarkStart w:id="5495" w:name="_Toc420796026"/>
      <w:bookmarkStart w:id="5496" w:name="_Toc420874294"/>
      <w:bookmarkStart w:id="5497" w:name="_Toc420874759"/>
      <w:bookmarkStart w:id="5498" w:name="_Toc420874501"/>
      <w:bookmarkStart w:id="5499" w:name="_Toc421046589"/>
      <w:bookmarkStart w:id="5500" w:name="_Toc421047060"/>
      <w:bookmarkStart w:id="5501" w:name="_Toc477259140"/>
      <w:bookmarkStart w:id="5502" w:name="_Toc479633239"/>
      <w:bookmarkStart w:id="5503" w:name="_Toc48193639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p>
    <w:p w14:paraId="3F2CF364" w14:textId="77777777" w:rsidR="00397B2B" w:rsidRPr="00EC76D5" w:rsidDel="00692937" w:rsidRDefault="00397B2B" w:rsidP="00397B2B">
      <w:pPr>
        <w:pStyle w:val="Code"/>
        <w:rPr>
          <w:del w:id="5504" w:author="Stefan Bjornander" w:date="2015-04-25T11:10:00Z"/>
        </w:rPr>
      </w:pPr>
      <w:del w:id="5505" w:author="Stefan Bjornander" w:date="2015-04-25T11:10:00Z">
        <w:r w:rsidRPr="00EC76D5" w:rsidDel="00692937">
          <w:delText xml:space="preserve">    return null;</w:delText>
        </w:r>
        <w:bookmarkStart w:id="5506" w:name="_Toc417811963"/>
        <w:bookmarkStart w:id="5507" w:name="_Toc417853583"/>
        <w:bookmarkStart w:id="5508" w:name="_Toc418022261"/>
        <w:bookmarkStart w:id="5509" w:name="_Toc418191643"/>
        <w:bookmarkStart w:id="5510" w:name="_Toc418192112"/>
        <w:bookmarkStart w:id="5511" w:name="_Toc418263347"/>
        <w:bookmarkStart w:id="5512" w:name="_Toc418263814"/>
        <w:bookmarkStart w:id="5513" w:name="_Toc418356994"/>
        <w:bookmarkStart w:id="5514" w:name="_Toc418360357"/>
        <w:bookmarkStart w:id="5515" w:name="_Toc418435042"/>
        <w:bookmarkStart w:id="5516" w:name="_Toc419660209"/>
        <w:bookmarkStart w:id="5517" w:name="_Toc419660672"/>
        <w:bookmarkStart w:id="5518" w:name="_Toc420134141"/>
        <w:bookmarkStart w:id="5519" w:name="_Toc420134603"/>
        <w:bookmarkStart w:id="5520" w:name="_Toc420166361"/>
        <w:bookmarkStart w:id="5521" w:name="_Toc420167131"/>
        <w:bookmarkStart w:id="5522" w:name="_Toc420302288"/>
        <w:bookmarkStart w:id="5523" w:name="_Toc420302755"/>
        <w:bookmarkStart w:id="5524" w:name="_Toc420438589"/>
        <w:bookmarkStart w:id="5525" w:name="_Toc420796027"/>
        <w:bookmarkStart w:id="5526" w:name="_Toc420874295"/>
        <w:bookmarkStart w:id="5527" w:name="_Toc420874760"/>
        <w:bookmarkStart w:id="5528" w:name="_Toc420874502"/>
        <w:bookmarkStart w:id="5529" w:name="_Toc421046590"/>
        <w:bookmarkStart w:id="5530" w:name="_Toc421047061"/>
        <w:bookmarkStart w:id="5531" w:name="_Toc477259141"/>
        <w:bookmarkStart w:id="5532" w:name="_Toc479633240"/>
        <w:bookmarkStart w:id="5533" w:name="_Toc481936396"/>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del>
    </w:p>
    <w:p w14:paraId="3A821C7E" w14:textId="77777777" w:rsidR="00237DC3" w:rsidRPr="00EC76D5" w:rsidDel="00692937" w:rsidRDefault="00397B2B" w:rsidP="00397B2B">
      <w:pPr>
        <w:pStyle w:val="Code"/>
        <w:rPr>
          <w:del w:id="5534" w:author="Stefan Bjornander" w:date="2015-04-25T11:10:00Z"/>
        </w:rPr>
      </w:pPr>
      <w:del w:id="5535" w:author="Stefan Bjornander" w:date="2015-04-25T11:10:00Z">
        <w:r w:rsidRPr="00EC76D5" w:rsidDel="00692937">
          <w:delText xml:space="preserve">  }</w:delText>
        </w:r>
        <w:bookmarkStart w:id="5536" w:name="_Toc417811964"/>
        <w:bookmarkStart w:id="5537" w:name="_Toc417853584"/>
        <w:bookmarkStart w:id="5538" w:name="_Toc418022262"/>
        <w:bookmarkStart w:id="5539" w:name="_Toc418191644"/>
        <w:bookmarkStart w:id="5540" w:name="_Toc418192113"/>
        <w:bookmarkStart w:id="5541" w:name="_Toc418263348"/>
        <w:bookmarkStart w:id="5542" w:name="_Toc418263815"/>
        <w:bookmarkStart w:id="5543" w:name="_Toc418356995"/>
        <w:bookmarkStart w:id="5544" w:name="_Toc418360358"/>
        <w:bookmarkStart w:id="5545" w:name="_Toc418435043"/>
        <w:bookmarkStart w:id="5546" w:name="_Toc419660210"/>
        <w:bookmarkStart w:id="5547" w:name="_Toc419660673"/>
        <w:bookmarkStart w:id="5548" w:name="_Toc420134142"/>
        <w:bookmarkStart w:id="5549" w:name="_Toc420134604"/>
        <w:bookmarkStart w:id="5550" w:name="_Toc420166362"/>
        <w:bookmarkStart w:id="5551" w:name="_Toc420167132"/>
        <w:bookmarkStart w:id="5552" w:name="_Toc420302289"/>
        <w:bookmarkStart w:id="5553" w:name="_Toc420302756"/>
        <w:bookmarkStart w:id="5554" w:name="_Toc420438590"/>
        <w:bookmarkStart w:id="5555" w:name="_Toc420796028"/>
        <w:bookmarkStart w:id="5556" w:name="_Toc420874296"/>
        <w:bookmarkStart w:id="5557" w:name="_Toc420874761"/>
        <w:bookmarkStart w:id="5558" w:name="_Toc420874503"/>
        <w:bookmarkStart w:id="5559" w:name="_Toc421046591"/>
        <w:bookmarkStart w:id="5560" w:name="_Toc421047062"/>
        <w:bookmarkStart w:id="5561" w:name="_Toc477259142"/>
        <w:bookmarkStart w:id="5562" w:name="_Toc479633241"/>
        <w:bookmarkStart w:id="5563" w:name="_Toc481936397"/>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del>
    </w:p>
    <w:p w14:paraId="2C8BED75" w14:textId="408CB728" w:rsidR="00237DC3" w:rsidRPr="00EC76D5" w:rsidRDefault="00B52190" w:rsidP="006A31DF">
      <w:pPr>
        <w:pStyle w:val="Rubrik3"/>
        <w:rPr>
          <w:ins w:id="5564" w:author="Stefan Bjornander" w:date="2015-04-25T11:10:00Z"/>
        </w:rPr>
      </w:pPr>
      <w:bookmarkStart w:id="5565" w:name="_Toc481936398"/>
      <w:r w:rsidRPr="00EC76D5">
        <w:t>Test Methods</w:t>
      </w:r>
      <w:bookmarkEnd w:id="5565"/>
    </w:p>
    <w:p w14:paraId="0F21799F" w14:textId="77777777" w:rsidR="00022C3D" w:rsidRPr="00EC76D5" w:rsidRDefault="009F5DB0">
      <w:pPr>
        <w:pPrChange w:id="5566" w:author="Stefan Bjornander" w:date="2015-04-25T11:10:00Z">
          <w:pPr>
            <w:pStyle w:val="Rubrik3"/>
          </w:pPr>
        </w:pPrChange>
      </w:pPr>
      <w:ins w:id="5567"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proofErr w:type="spellStart"/>
      <w:r w:rsidRPr="00EC76D5">
        <w:t>Type.java</w:t>
      </w:r>
      <w:proofErr w:type="spellEnd"/>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lastRenderedPageBreak/>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lastRenderedPageBreak/>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lastRenderedPageBreak/>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8" w:name="_Toc481936399"/>
      <w:r w:rsidRPr="00EC76D5">
        <w:t xml:space="preserve">Type </w:t>
      </w:r>
      <w:r w:rsidR="007B5935" w:rsidRPr="00EC76D5">
        <w:t>Cast</w:t>
      </w:r>
      <w:r w:rsidR="004A5E53" w:rsidRPr="00EC76D5">
        <w:t>ing</w:t>
      </w:r>
      <w:bookmarkEnd w:id="5568"/>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proofErr w:type="spellStart"/>
      <w:r w:rsidRPr="00EC76D5">
        <w:t>TypeCast</w:t>
      </w:r>
      <w:r w:rsidR="00857488" w:rsidRPr="00EC76D5">
        <w:t>.Java</w:t>
      </w:r>
      <w:proofErr w:type="spellEnd"/>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lastRenderedPageBreak/>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lastRenderedPageBreak/>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proofErr w:type="spellStart"/>
      <w:r w:rsidRPr="00EC76D5">
        <w:rPr>
          <w:rStyle w:val="CodeInText0"/>
        </w:rPr>
        <w:t>implicitCast</w:t>
      </w:r>
      <w:proofErr w:type="spellEnd"/>
      <w:r w:rsidRPr="00EC76D5">
        <w:t xml:space="preserve"> method does basically the same thing as </w:t>
      </w:r>
      <w:proofErr w:type="spellStart"/>
      <w:r w:rsidRPr="00EC76D5">
        <w:rPr>
          <w:rStyle w:val="CodeInText0"/>
        </w:rPr>
        <w:t>explicitCast</w:t>
      </w:r>
      <w:proofErr w:type="spellEnd"/>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 xml:space="preserve">If case of </w:t>
      </w:r>
      <w:proofErr w:type="spellStart"/>
      <w:r w:rsidRPr="00EC76D5">
        <w:t>convertion</w:t>
      </w:r>
      <w:proofErr w:type="spellEnd"/>
      <w:r w:rsidRPr="00EC76D5">
        <w:t xml:space="preserve"> </w:t>
      </w:r>
      <w:proofErr w:type="spellStart"/>
      <w:r w:rsidRPr="00EC76D5">
        <w:t>f</w:t>
      </w:r>
      <w:r w:rsidR="0090451C" w:rsidRPr="00EC76D5">
        <w:t>ro</w:t>
      </w:r>
      <w:r w:rsidRPr="00EC76D5">
        <w:t>om</w:t>
      </w:r>
      <w:proofErr w:type="spellEnd"/>
      <w:r w:rsidRPr="00EC76D5">
        <w:t xml:space="preserve"> a larger integral type to a smaller type, we </w:t>
      </w:r>
      <w:proofErr w:type="spellStart"/>
      <w:r w:rsidRPr="00EC76D5">
        <w:t>reaise</w:t>
      </w:r>
      <w:proofErr w:type="spellEnd"/>
      <w:r w:rsidRPr="00EC76D5">
        <w:t xml:space="preserv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w:t>
      </w:r>
      <w:proofErr w:type="spellStart"/>
      <w:r w:rsidRPr="00EC76D5">
        <w:t>convertion</w:t>
      </w:r>
      <w:proofErr w:type="spellEnd"/>
      <w:r w:rsidRPr="00EC76D5">
        <w:t xml:space="preserve"> between </w:t>
      </w:r>
      <w:proofErr w:type="spellStart"/>
      <w:r w:rsidRPr="00EC76D5">
        <w:t>tow</w:t>
      </w:r>
      <w:proofErr w:type="spellEnd"/>
      <w:r w:rsidRPr="00EC76D5">
        <w:t xml:space="preserve"> different integral types of the same size we just return the source tree. Unlike the explicit case above, we do not need to generate an </w:t>
      </w:r>
      <w:proofErr w:type="spellStart"/>
      <w:r w:rsidRPr="00EC76D5">
        <w:t>convertion</w:t>
      </w:r>
      <w:proofErr w:type="spellEnd"/>
      <w:r w:rsidRPr="00EC76D5">
        <w:t xml:space="preserve">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lastRenderedPageBreak/>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 xml:space="preserve">An implicit </w:t>
      </w:r>
      <w:proofErr w:type="spellStart"/>
      <w:r w:rsidRPr="00EC76D5">
        <w:t>convertion</w:t>
      </w:r>
      <w:proofErr w:type="spellEnd"/>
      <w:r w:rsidRPr="00EC76D5">
        <w:t xml:space="preserve">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lastRenderedPageBreak/>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9" w:name="_Toc481936400"/>
      <w:r w:rsidRPr="00EC76D5">
        <w:t>Type Promotion</w:t>
      </w:r>
      <w:bookmarkEnd w:id="5569"/>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proofErr w:type="spellStart"/>
      <w:r w:rsidR="008023F0" w:rsidRPr="00EC76D5">
        <w:rPr>
          <w:rStyle w:val="CodeInText0"/>
        </w:rPr>
        <w:t>i</w:t>
      </w:r>
      <w:proofErr w:type="spellEnd"/>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t>unsigned int</w:t>
            </w:r>
          </w:p>
        </w:tc>
        <w:tc>
          <w:tcPr>
            <w:tcW w:w="2913" w:type="dxa"/>
          </w:tcPr>
          <w:p w14:paraId="2347B60B" w14:textId="3D1190C8" w:rsidR="003A4B19" w:rsidRPr="00EC76D5" w:rsidRDefault="003A4B19" w:rsidP="00B97307">
            <w:pPr>
              <w:pStyle w:val="NormalSingle"/>
            </w:pPr>
            <w:r w:rsidRPr="00EC76D5">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lastRenderedPageBreak/>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 xml:space="preserve">In accordance with the </w:t>
      </w:r>
      <w:proofErr w:type="spellStart"/>
      <w:r w:rsidRPr="00EC76D5">
        <w:t>Ansi</w:t>
      </w:r>
      <w:proofErr w:type="spellEnd"/>
      <w:r w:rsidRPr="00EC76D5">
        <w:t xml:space="preserve">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proofErr w:type="spellStart"/>
      <w:r w:rsidRPr="00EC76D5">
        <w:rPr>
          <w:rStyle w:val="CodeInText0"/>
        </w:rPr>
        <w:t>maxType</w:t>
      </w:r>
      <w:proofErr w:type="spellEnd"/>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lastRenderedPageBreak/>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70"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70"/>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proofErr w:type="spellStart"/>
      <w:r w:rsidR="001F2E5D" w:rsidRPr="00EC76D5">
        <w:rPr>
          <w:rStyle w:val="CodeInText0"/>
        </w:rPr>
        <w:t>valueCast</w:t>
      </w:r>
      <w:proofErr w:type="spellEnd"/>
      <w:r w:rsidR="000017EA" w:rsidRPr="00EC76D5">
        <w:rPr>
          <w:rStyle w:val="CodeInText0"/>
        </w:rPr>
        <w:t xml:space="preserve">, </w:t>
      </w:r>
      <w:proofErr w:type="spellStart"/>
      <w:r w:rsidR="000017EA" w:rsidRPr="00EC76D5">
        <w:rPr>
          <w:rStyle w:val="CodeInText0"/>
        </w:rPr>
        <w:t>unaryCast</w:t>
      </w:r>
      <w:proofErr w:type="spellEnd"/>
      <w:r w:rsidR="000017EA" w:rsidRPr="00EC76D5">
        <w:rPr>
          <w:rStyle w:val="CodeInText0"/>
        </w:rPr>
        <w:t xml:space="preserve">, and </w:t>
      </w:r>
      <w:proofErr w:type="spellStart"/>
      <w:r w:rsidR="000017EA" w:rsidRPr="00EC76D5">
        <w:rPr>
          <w:rStyle w:val="CodeInText0"/>
        </w:rPr>
        <w:t>binaryCast</w:t>
      </w:r>
      <w:proofErr w:type="spellEnd"/>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proofErr w:type="spellStart"/>
      <w:r w:rsidR="001F2E5D" w:rsidRPr="00EC76D5">
        <w:rPr>
          <w:rStyle w:val="CodeInText0"/>
        </w:rPr>
        <w:t>BigDecimal</w:t>
      </w:r>
      <w:proofErr w:type="spellEnd"/>
      <w:r w:rsidR="001F2E5D" w:rsidRPr="00EC76D5">
        <w:t xml:space="preserve">, </w:t>
      </w:r>
      <w:proofErr w:type="spellStart"/>
      <w:r w:rsidR="001F2E5D" w:rsidRPr="00EC76D5">
        <w:rPr>
          <w:rStyle w:val="CodeInText0"/>
        </w:rPr>
        <w:t>BigInteger</w:t>
      </w:r>
      <w:proofErr w:type="spellEnd"/>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proofErr w:type="spellStart"/>
      <w:r w:rsidRPr="00EC76D5">
        <w:t>ValueConversion.java</w:t>
      </w:r>
      <w:proofErr w:type="spellEnd"/>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lastRenderedPageBreak/>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lastRenderedPageBreak/>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71" w:name="_Toc481936402"/>
      <w:r w:rsidRPr="00EC76D5">
        <w:lastRenderedPageBreak/>
        <w:t xml:space="preserve">The Symbol </w:t>
      </w:r>
      <w:r w:rsidR="006A31DF" w:rsidRPr="00EC76D5">
        <w:t>Table</w:t>
      </w:r>
      <w:bookmarkEnd w:id="5571"/>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2" w:name="_Toc481936403"/>
      <w:r w:rsidRPr="00EC76D5">
        <w:t>The Symb</w:t>
      </w:r>
      <w:r w:rsidR="00A66A63" w:rsidRPr="00EC76D5">
        <w:t>ol</w:t>
      </w:r>
      <w:r w:rsidRPr="00EC76D5">
        <w:t xml:space="preserve"> Class</w:t>
      </w:r>
      <w:bookmarkEnd w:id="5572"/>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3" w:author="Stefan Bjornander" w:date="2015-04-25T18:27:00Z">
        <w:r w:rsidR="007E167C" w:rsidRPr="00EC76D5">
          <w:t xml:space="preserve">If the storage specifier is omitted a global variable is regarded as static and a local variable is </w:t>
        </w:r>
      </w:ins>
      <w:ins w:id="5574" w:author="Stefan Bjornander" w:date="2015-04-25T18:28:00Z">
        <w:r w:rsidR="007E167C" w:rsidRPr="00EC76D5">
          <w:t>regarded as auto.</w:t>
        </w:r>
      </w:ins>
      <w:r w:rsidR="00201FF9" w:rsidRPr="00EC76D5">
        <w:t xml:space="preserve"> </w:t>
      </w:r>
      <w:r w:rsidR="00010E0C" w:rsidRPr="00EC76D5">
        <w:t>In this book, t</w:t>
      </w:r>
      <w:ins w:id="5575"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proofErr w:type="spellStart"/>
      <w:r w:rsidR="00B02345">
        <w:t>dereference</w:t>
      </w:r>
      <w:r w:rsidR="003C41FE" w:rsidRPr="00EC76D5">
        <w:t>erred</w:t>
      </w:r>
      <w:proofErr w:type="spellEnd"/>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6"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7" w:author="Stefan Bjornander" w:date="2015-04-25T10:11:00Z">
            <w:rPr/>
          </w:rPrChange>
        </w:rPr>
        <w:t>typedef</w:t>
      </w:r>
      <w:r w:rsidRPr="00EC76D5">
        <w:t>, in the table.</w:t>
      </w:r>
      <w:ins w:id="5578" w:author="Stefan Bjornander" w:date="2015-04-25T10:11:00Z">
        <w:r w:rsidR="00027FFA" w:rsidRPr="00EC76D5">
          <w:t xml:space="preserve"> In some compiler technique text books the table is called</w:t>
        </w:r>
      </w:ins>
      <w:ins w:id="5579" w:author="Stefan Bjornander" w:date="2015-04-25T10:14:00Z">
        <w:r w:rsidR="00263543" w:rsidRPr="00EC76D5">
          <w:t xml:space="preserve"> the</w:t>
        </w:r>
        <w:r w:rsidR="00027FFA" w:rsidRPr="00EC76D5">
          <w:t xml:space="preserve"> </w:t>
        </w:r>
        <w:r w:rsidR="00027FFA" w:rsidRPr="00EC76D5">
          <w:rPr>
            <w:rStyle w:val="CodeInText"/>
            <w:rPrChange w:id="5580"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81" w:author="Stefan Bjornander" w:date="2015-04-25T16:11:00Z"/>
        </w:rPr>
        <w:pPrChange w:id="5582" w:author="Stefan Bjornander" w:date="2015-04-25T16:09:00Z">
          <w:pPr/>
        </w:pPrChange>
      </w:pPr>
      <w:bookmarkStart w:id="5583" w:name="_Toc481936404"/>
      <w:ins w:id="5584" w:author="Stefan Bjornander" w:date="2015-04-25T16:09:00Z">
        <w:r w:rsidRPr="00EC76D5">
          <w:t>Symbol Storage</w:t>
        </w:r>
      </w:ins>
      <w:bookmarkEnd w:id="5583"/>
    </w:p>
    <w:p w14:paraId="461765E5" w14:textId="77777777" w:rsidR="00E2539F" w:rsidRPr="00EC76D5" w:rsidRDefault="00100F1D">
      <w:pPr>
        <w:rPr>
          <w:ins w:id="5585" w:author="Stefan Bjornander" w:date="2015-04-25T16:22:00Z"/>
        </w:rPr>
      </w:pPr>
      <w:ins w:id="5586" w:author="Stefan Bjornander" w:date="2015-04-25T16:11:00Z">
        <w:r w:rsidRPr="00EC76D5">
          <w:t xml:space="preserve">A symbol can hold the storage </w:t>
        </w:r>
      </w:ins>
      <w:ins w:id="5587" w:author="Stefan Bjornander" w:date="2015-04-25T18:26:00Z">
        <w:r w:rsidR="00D93FF2" w:rsidRPr="00EC76D5">
          <w:rPr>
            <w:rStyle w:val="CodeInText"/>
            <w:rPrChange w:id="5588" w:author="Stefan Bjornander" w:date="2015-04-25T18:26:00Z">
              <w:rPr/>
            </w:rPrChange>
          </w:rPr>
          <w:t>Typedef</w:t>
        </w:r>
        <w:r w:rsidR="00D93FF2" w:rsidRPr="00EC76D5">
          <w:t xml:space="preserve">, </w:t>
        </w:r>
        <w:r w:rsidR="00D93FF2" w:rsidRPr="00EC76D5">
          <w:rPr>
            <w:rStyle w:val="CodeInText"/>
            <w:rPrChange w:id="5589" w:author="Stefan Bjornander" w:date="2015-04-25T18:26:00Z">
              <w:rPr/>
            </w:rPrChange>
          </w:rPr>
          <w:t>Static</w:t>
        </w:r>
        <w:r w:rsidR="00D93FF2" w:rsidRPr="00EC76D5">
          <w:t xml:space="preserve">, </w:t>
        </w:r>
        <w:r w:rsidR="00D93FF2" w:rsidRPr="00EC76D5">
          <w:rPr>
            <w:rStyle w:val="CodeInText"/>
            <w:rPrChange w:id="5590" w:author="Stefan Bjornander" w:date="2015-04-25T18:26:00Z">
              <w:rPr/>
            </w:rPrChange>
          </w:rPr>
          <w:t>Extern</w:t>
        </w:r>
        <w:r w:rsidR="00D93FF2" w:rsidRPr="00EC76D5">
          <w:t xml:space="preserve">, </w:t>
        </w:r>
        <w:r w:rsidR="00D93FF2" w:rsidRPr="00EC76D5">
          <w:rPr>
            <w:rStyle w:val="CodeInText"/>
            <w:rPrChange w:id="5591" w:author="Stefan Bjornander" w:date="2015-04-25T18:26:00Z">
              <w:rPr/>
            </w:rPrChange>
          </w:rPr>
          <w:t>A</w:t>
        </w:r>
        <w:r w:rsidR="004050FC" w:rsidRPr="00EC76D5">
          <w:rPr>
            <w:rStyle w:val="CodeInText"/>
            <w:rPrChange w:id="5592" w:author="Stefan Bjornander" w:date="2015-04-25T18:26:00Z">
              <w:rPr/>
            </w:rPrChange>
          </w:rPr>
          <w:t>uto</w:t>
        </w:r>
        <w:r w:rsidR="004050FC" w:rsidRPr="00EC76D5">
          <w:t xml:space="preserve">, and </w:t>
        </w:r>
        <w:r w:rsidR="00D93FF2" w:rsidRPr="00EC76D5">
          <w:rPr>
            <w:rStyle w:val="CodeInText"/>
            <w:rPrChange w:id="5593" w:author="Stefan Bjornander" w:date="2015-04-25T18:26:00Z">
              <w:rPr/>
            </w:rPrChange>
          </w:rPr>
          <w:t>R</w:t>
        </w:r>
        <w:r w:rsidR="004050FC" w:rsidRPr="00EC76D5">
          <w:rPr>
            <w:rStyle w:val="CodeInText"/>
            <w:rPrChange w:id="5594" w:author="Stefan Bjornander" w:date="2015-04-25T18:26:00Z">
              <w:rPr/>
            </w:rPrChange>
          </w:rPr>
          <w:t>egister</w:t>
        </w:r>
        <w:r w:rsidR="004050FC" w:rsidRPr="00EC76D5">
          <w:t>.</w:t>
        </w:r>
      </w:ins>
      <w:ins w:id="5595" w:author="Stefan Bjornander" w:date="2015-04-25T18:27:00Z">
        <w:r w:rsidR="00D93FF2" w:rsidRPr="00EC76D5">
          <w:t xml:space="preserve"> If the storage specifier is omitted, a global variable is regarded as static, and a local variable is </w:t>
        </w:r>
      </w:ins>
      <w:ins w:id="5596" w:author="Stefan Bjornander" w:date="2015-04-25T18:28:00Z">
        <w:r w:rsidR="00D93FF2" w:rsidRPr="00EC76D5">
          <w:t>regarded as auto.</w:t>
        </w:r>
        <w:r w:rsidR="00C3772C" w:rsidRPr="00EC76D5">
          <w:t xml:space="preserve"> T</w:t>
        </w:r>
      </w:ins>
      <w:ins w:id="5597"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8" w:author="Stefan Bjornander" w:date="2015-04-25T18:28:00Z">
        <w:r w:rsidR="00C3772C" w:rsidRPr="00EC76D5">
          <w:t xml:space="preserve">a </w:t>
        </w:r>
      </w:ins>
      <w:ins w:id="5599" w:author="Stefan Bjornander" w:date="2015-04-25T16:12:00Z">
        <w:r w:rsidR="005844F5" w:rsidRPr="00EC76D5">
          <w:t xml:space="preserve">symbol </w:t>
        </w:r>
        <w:r w:rsidR="005844F5" w:rsidRPr="00EC76D5">
          <w:lastRenderedPageBreak/>
          <w:t xml:space="preserve">with </w:t>
        </w:r>
      </w:ins>
      <w:ins w:id="5600" w:author="Stefan Bjornander" w:date="2015-04-25T16:11:00Z">
        <w:r w:rsidR="005844F5" w:rsidRPr="00EC76D5">
          <w:t xml:space="preserve">the Auto </w:t>
        </w:r>
      </w:ins>
      <w:ins w:id="5601" w:author="Stefan Bjornander" w:date="2015-04-25T16:12:00Z">
        <w:r w:rsidR="005844F5" w:rsidRPr="00EC76D5">
          <w:t>or</w:t>
        </w:r>
      </w:ins>
      <w:ins w:id="5602" w:author="Stefan Bjornander" w:date="2015-04-25T16:11:00Z">
        <w:r w:rsidR="005844F5" w:rsidRPr="00EC76D5">
          <w:t xml:space="preserve"> Register storage are </w:t>
        </w:r>
      </w:ins>
      <w:ins w:id="5603" w:author="Stefan Bjornander" w:date="2015-04-25T16:12:00Z">
        <w:r w:rsidR="005844F5" w:rsidRPr="00EC76D5">
          <w:t>treated equally.</w:t>
        </w:r>
      </w:ins>
      <w:ins w:id="5604" w:author="Stefan Bjornander" w:date="2015-04-25T18:29:00Z">
        <w:r w:rsidR="00B267A5" w:rsidRPr="00EC76D5">
          <w:t xml:space="preserve"> </w:t>
        </w:r>
      </w:ins>
      <w:ins w:id="5605"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6" w:author="Stefan Bjornander" w:date="2015-04-25T16:22:00Z"/>
        </w:rPr>
        <w:pPrChange w:id="5607" w:author="Stefan Bjornander" w:date="2015-04-25T16:22:00Z">
          <w:pPr/>
        </w:pPrChange>
      </w:pPr>
      <w:proofErr w:type="spellStart"/>
      <w:ins w:id="5608" w:author="Stefan Bjornander" w:date="2015-04-25T16:22:00Z">
        <w:r w:rsidRPr="00EC76D5">
          <w:t>Storage.java</w:t>
        </w:r>
        <w:proofErr w:type="spellEnd"/>
      </w:ins>
    </w:p>
    <w:p w14:paraId="2279A7FD" w14:textId="77777777" w:rsidR="004C18EE" w:rsidRPr="00EC76D5" w:rsidRDefault="004C18EE" w:rsidP="004C18EE">
      <w:pPr>
        <w:pStyle w:val="Code"/>
        <w:rPr>
          <w:ins w:id="5609" w:author="Stefan Bjornander" w:date="2015-04-25T16:22:00Z"/>
        </w:rPr>
      </w:pPr>
      <w:ins w:id="5610" w:author="Stefan Bjornander" w:date="2015-04-25T16:22:00Z">
        <w:r w:rsidRPr="00EC76D5">
          <w:t>package c_compiler;</w:t>
        </w:r>
      </w:ins>
    </w:p>
    <w:p w14:paraId="302E58F2" w14:textId="77777777" w:rsidR="004C18EE" w:rsidRPr="00EC76D5" w:rsidRDefault="004C18EE" w:rsidP="004C18EE">
      <w:pPr>
        <w:pStyle w:val="Code"/>
        <w:rPr>
          <w:ins w:id="5611" w:author="Stefan Bjornander" w:date="2015-04-25T16:22:00Z"/>
        </w:rPr>
      </w:pPr>
    </w:p>
    <w:p w14:paraId="7D17130D" w14:textId="77777777" w:rsidR="004C18EE" w:rsidRPr="00EC76D5" w:rsidRDefault="004C18EE" w:rsidP="004C18EE">
      <w:pPr>
        <w:pStyle w:val="Code"/>
        <w:rPr>
          <w:ins w:id="5612" w:author="Stefan Bjornander" w:date="2015-04-25T16:22:00Z"/>
        </w:rPr>
      </w:pPr>
      <w:ins w:id="5613" w:author="Stefan Bjornander" w:date="2015-04-25T16:22:00Z">
        <w:r w:rsidRPr="00EC76D5">
          <w:t>public enum Storage {NoStorage, Typedef, Extern,</w:t>
        </w:r>
      </w:ins>
    </w:p>
    <w:p w14:paraId="7942E370" w14:textId="77777777" w:rsidR="004C18EE" w:rsidRPr="00EC76D5" w:rsidRDefault="004C18EE">
      <w:pPr>
        <w:pStyle w:val="Code"/>
        <w:pPrChange w:id="5614" w:author="Stefan Bjornander" w:date="2015-04-25T16:22:00Z">
          <w:pPr/>
        </w:pPrChange>
      </w:pPr>
      <w:ins w:id="5615" w:author="Stefan Bjornander" w:date="2015-04-25T16:22:00Z">
        <w:r w:rsidRPr="00EC76D5">
          <w:t xml:space="preserve">                     Static, Auto, Register};</w:t>
        </w:r>
      </w:ins>
    </w:p>
    <w:p w14:paraId="161C3A7F" w14:textId="5D81D77B" w:rsidR="00746B7A" w:rsidRPr="00EC76D5" w:rsidRDefault="00746B7A" w:rsidP="00746B7A">
      <w:pPr>
        <w:pStyle w:val="CodeHeader"/>
      </w:pPr>
      <w:proofErr w:type="spellStart"/>
      <w:r w:rsidRPr="00EC76D5">
        <w:t>Symb</w:t>
      </w:r>
      <w:r w:rsidR="00A72CA7" w:rsidRPr="00EC76D5">
        <w:t>ol</w:t>
      </w:r>
      <w:r w:rsidRPr="00EC76D5">
        <w:t>.java</w:t>
      </w:r>
      <w:proofErr w:type="spellEnd"/>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6" w:name="_Toc481936405"/>
      <w:r w:rsidRPr="00EC76D5">
        <w:t>The Symbol</w:t>
      </w:r>
      <w:r w:rsidR="006D194A" w:rsidRPr="00EC76D5">
        <w:t xml:space="preserve"> </w:t>
      </w:r>
      <w:r w:rsidRPr="00EC76D5">
        <w:t>Table</w:t>
      </w:r>
      <w:r w:rsidR="007839D4" w:rsidRPr="00EC76D5">
        <w:t xml:space="preserve"> Class</w:t>
      </w:r>
      <w:bookmarkEnd w:id="5616"/>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proofErr w:type="spellStart"/>
      <w:r w:rsidR="00E10C82" w:rsidRPr="00EC76D5">
        <w:rPr>
          <w:rStyle w:val="CodeInText"/>
        </w:rPr>
        <w:t>Main.CurrentTable</w:t>
      </w:r>
      <w:proofErr w:type="spellEnd"/>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proofErr w:type="spellStart"/>
      <w:r w:rsidR="00E10C82" w:rsidRPr="00EC76D5">
        <w:rPr>
          <w:rStyle w:val="CodeInText"/>
        </w:rPr>
        <w:t>Main.CurrentTable</w:t>
      </w:r>
      <w:proofErr w:type="spellEnd"/>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 xml:space="preserve">tructs or unions, but not </w:t>
      </w:r>
      <w:proofErr w:type="spellStart"/>
      <w:r w:rsidR="00D26398" w:rsidRPr="00EC76D5">
        <w:t>enums</w:t>
      </w:r>
      <w:proofErr w:type="spellEnd"/>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proofErr w:type="spellStart"/>
      <w:r w:rsidRPr="00EC76D5">
        <w:t>SymbolTable.java</w:t>
      </w:r>
      <w:proofErr w:type="spellEnd"/>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7" w:name="_Toc481936406"/>
      <w:r w:rsidRPr="00EC76D5">
        <w:t>Add</w:t>
      </w:r>
      <w:r w:rsidR="00B339B1" w:rsidRPr="00EC76D5">
        <w:t xml:space="preserve"> Symbols</w:t>
      </w:r>
      <w:bookmarkEnd w:id="5617"/>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t>
      </w:r>
      <w:proofErr w:type="spellStart"/>
      <w:r w:rsidR="00F43730" w:rsidRPr="00EC76D5">
        <w:t>weare</w:t>
      </w:r>
      <w:proofErr w:type="spellEnd"/>
      <w:r w:rsidR="00F43730" w:rsidRPr="00EC76D5">
        <w:t xml:space="preserv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8" w:name="_Toc481936407"/>
      <w:r w:rsidRPr="00EC76D5">
        <w:lastRenderedPageBreak/>
        <w:t>Looking Up Symbols</w:t>
      </w:r>
      <w:bookmarkEnd w:id="5618"/>
    </w:p>
    <w:p w14:paraId="2AA74847" w14:textId="13A884E4" w:rsidR="00D175D7" w:rsidRPr="00EC76D5" w:rsidRDefault="00A02292" w:rsidP="00A02292">
      <w:r w:rsidRPr="00EC76D5">
        <w:t xml:space="preserve">The </w:t>
      </w:r>
      <w:proofErr w:type="spellStart"/>
      <w:r w:rsidRPr="00EC76D5">
        <w:rPr>
          <w:rStyle w:val="CodeInText"/>
        </w:rPr>
        <w:t>lookupList</w:t>
      </w:r>
      <w:proofErr w:type="spellEnd"/>
      <w:r w:rsidRPr="00EC76D5">
        <w:t xml:space="preserve"> method searches the current table f</w:t>
      </w:r>
      <w:r w:rsidR="000C4BB4" w:rsidRPr="00EC76D5">
        <w:t xml:space="preserve">or a symbol with the given name, while </w:t>
      </w:r>
      <w:proofErr w:type="spellStart"/>
      <w:r w:rsidR="000C4BB4" w:rsidRPr="00EC76D5">
        <w:rPr>
          <w:rStyle w:val="CodeInText"/>
        </w:rPr>
        <w:t>lookupSymbol</w:t>
      </w:r>
      <w:proofErr w:type="spellEnd"/>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proofErr w:type="spellStart"/>
      <w:r w:rsidR="0005523D" w:rsidRPr="00EC76D5">
        <w:rPr>
          <w:rStyle w:val="CodeInText"/>
        </w:rPr>
        <w:t>lookupList</w:t>
      </w:r>
      <w:proofErr w:type="spellEnd"/>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9" w:name="_Toc481936408"/>
      <w:r w:rsidRPr="00EC76D5">
        <w:t>Generate Offset</w:t>
      </w:r>
      <w:bookmarkEnd w:id="5619"/>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proofErr w:type="spellStart"/>
      <w:r w:rsidR="00D14BA1" w:rsidRPr="00EC76D5">
        <w:rPr>
          <w:rStyle w:val="CodeInText"/>
        </w:rPr>
        <w:t>Generate.Safe</w:t>
      </w:r>
      <w:proofErr w:type="spellEnd"/>
      <w:r w:rsidR="00E103D5" w:rsidRPr="00EC76D5">
        <w:t xml:space="preserve"> is not true.</w:t>
      </w:r>
      <w:r w:rsidR="00E80D1E" w:rsidRPr="00EC76D5">
        <w:t xml:space="preserve"> The reason for </w:t>
      </w:r>
      <w:proofErr w:type="spellStart"/>
      <w:r w:rsidR="00D14BA1" w:rsidRPr="00EC76D5">
        <w:rPr>
          <w:rStyle w:val="CodeInText"/>
        </w:rPr>
        <w:t>Generate.Safe</w:t>
      </w:r>
      <w:proofErr w:type="spellEnd"/>
      <w:r w:rsidR="00E80D1E" w:rsidRPr="00EC76D5">
        <w:t xml:space="preserve"> </w:t>
      </w:r>
      <w:r w:rsidR="00D5102A" w:rsidRPr="00EC76D5">
        <w:t xml:space="preserve">check </w:t>
      </w:r>
      <w:r w:rsidR="00E80D1E" w:rsidRPr="00EC76D5">
        <w:t xml:space="preserve">is that the offset may be generated twice, with </w:t>
      </w:r>
      <w:proofErr w:type="spellStart"/>
      <w:r w:rsidR="00D14BA1" w:rsidRPr="00EC76D5">
        <w:rPr>
          <w:rStyle w:val="CodeInText"/>
        </w:rPr>
        <w:t>Generate.Safe</w:t>
      </w:r>
      <w:proofErr w:type="spellEnd"/>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proofErr w:type="spellStart"/>
      <w:r w:rsidRPr="00EC76D5">
        <w:t>SymbolTable.java</w:t>
      </w:r>
      <w:proofErr w:type="spellEnd"/>
    </w:p>
    <w:p w14:paraId="3DFC97CF" w14:textId="4BBA5DB4" w:rsidR="00922EE3" w:rsidRPr="00EC76D5" w:rsidRDefault="00922EE3" w:rsidP="00922EE3">
      <w:pPr>
        <w:pStyle w:val="Rubrik3"/>
        <w:numPr>
          <w:ilvl w:val="2"/>
          <w:numId w:val="20"/>
        </w:numPr>
      </w:pPr>
      <w:bookmarkStart w:id="5620" w:name="_Toc481936409"/>
      <w:r w:rsidRPr="00EC76D5">
        <w:t>Table Text</w:t>
      </w:r>
      <w:bookmarkEnd w:id="5620"/>
    </w:p>
    <w:p w14:paraId="0D306900" w14:textId="61894FFD" w:rsidR="0075760E" w:rsidRPr="00EC76D5" w:rsidRDefault="0077525E" w:rsidP="006F2B63">
      <w:r w:rsidRPr="00EC76D5">
        <w:t xml:space="preserve">Strictly speaking, </w:t>
      </w:r>
      <w:proofErr w:type="spellStart"/>
      <w:r w:rsidRPr="00EC76D5">
        <w:rPr>
          <w:rStyle w:val="CodeInText"/>
        </w:rPr>
        <w:t>generateSymbolTableText</w:t>
      </w:r>
      <w:proofErr w:type="spellEnd"/>
      <w:r w:rsidRPr="00EC76D5">
        <w:t xml:space="preserve"> is not necessary.</w:t>
      </w:r>
    </w:p>
    <w:p w14:paraId="7FE748AA" w14:textId="2DE78C53" w:rsidR="0090237B" w:rsidRPr="00EC76D5" w:rsidRDefault="0090237B" w:rsidP="006A31DF">
      <w:pPr>
        <w:pStyle w:val="Rubrik1"/>
      </w:pPr>
      <w:bookmarkStart w:id="5621" w:name="_Toc481936410"/>
      <w:r w:rsidRPr="00EC76D5">
        <w:lastRenderedPageBreak/>
        <w:t>The Syntax Tree</w:t>
      </w:r>
      <w:bookmarkEnd w:id="5621"/>
    </w:p>
    <w:p w14:paraId="11EBE2F1" w14:textId="2F1259F0" w:rsidR="0090237B" w:rsidRPr="00EC76D5" w:rsidRDefault="00B63078" w:rsidP="00B63078">
      <w:pPr>
        <w:pStyle w:val="CodeListing"/>
      </w:pPr>
      <w:proofErr w:type="spellStart"/>
      <w:r w:rsidRPr="00EC76D5">
        <w:t>SyntaxTree.java</w:t>
      </w:r>
      <w:proofErr w:type="spellEnd"/>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2" w:name="_Toc481936411"/>
      <w:r w:rsidRPr="00EC76D5">
        <w:lastRenderedPageBreak/>
        <w:t>Syntax Tree Optimization</w:t>
      </w:r>
      <w:bookmarkEnd w:id="5622"/>
    </w:p>
    <w:p w14:paraId="1DECCA2F" w14:textId="14E8FDEA" w:rsidR="00BD1CA2" w:rsidRPr="00EC76D5" w:rsidRDefault="008C0E8C" w:rsidP="008C0E8C">
      <w:pPr>
        <w:pStyle w:val="CodeListing"/>
      </w:pPr>
      <w:proofErr w:type="spellStart"/>
      <w:r w:rsidRPr="00EC76D5">
        <w:t>SyntaxTreeOptimizer.java</w:t>
      </w:r>
      <w:proofErr w:type="spellEnd"/>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proofErr w:type="spellStart"/>
      <w:r w:rsidRPr="00EC76D5">
        <w:rPr>
          <w:rStyle w:val="CodeInText0"/>
        </w:rPr>
        <w:t>TrueSymbol</w:t>
      </w:r>
      <w:proofErr w:type="spellEnd"/>
      <w:r w:rsidRPr="00EC76D5">
        <w:t xml:space="preserve"> and </w:t>
      </w:r>
      <w:proofErr w:type="spellStart"/>
      <w:r w:rsidRPr="00EC76D5">
        <w:rPr>
          <w:rStyle w:val="CodeInText0"/>
        </w:rPr>
        <w:t>ZeroSymbol</w:t>
      </w:r>
      <w:proofErr w:type="spellEnd"/>
      <w:r w:rsidRPr="00EC76D5">
        <w:t xml:space="preserve"> are used on several occasions in </w:t>
      </w:r>
      <w:proofErr w:type="spellStart"/>
      <w:r w:rsidRPr="00EC76D5">
        <w:rPr>
          <w:rStyle w:val="CodeInText0"/>
        </w:rPr>
        <w:t>optimizeBinarySemantic</w:t>
      </w:r>
      <w:proofErr w:type="spellEnd"/>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3" w:name="_Toc481936412"/>
      <w:r w:rsidRPr="00EC76D5">
        <w:lastRenderedPageBreak/>
        <w:t>The Middle Code</w:t>
      </w:r>
      <w:bookmarkEnd w:id="5623"/>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proofErr w:type="spellStart"/>
      <w:r w:rsidRPr="00EC76D5">
        <w:t>MiddleCode.java</w:t>
      </w:r>
      <w:proofErr w:type="spellEnd"/>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4" w:name="_Toc481936413"/>
      <w:r w:rsidRPr="00EC76D5">
        <w:lastRenderedPageBreak/>
        <w:t>Middle Code Generation</w:t>
      </w:r>
      <w:bookmarkEnd w:id="5624"/>
    </w:p>
    <w:p w14:paraId="27198B23" w14:textId="4A73878D" w:rsidR="006D7FD6" w:rsidRPr="00EC76D5" w:rsidRDefault="006D7FD6" w:rsidP="006D7FD6">
      <w:pPr>
        <w:pStyle w:val="CodeListing"/>
      </w:pPr>
      <w:proofErr w:type="spellStart"/>
      <w:r w:rsidRPr="00EC76D5">
        <w:t>MiddleCodeGenerator.java</w:t>
      </w:r>
      <w:proofErr w:type="spellEnd"/>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proofErr w:type="spellStart"/>
      <w:r w:rsidR="002F35C1">
        <w:t>initializer</w:t>
      </w:r>
      <w:r w:rsidRPr="00EC76D5">
        <w:t>ialize</w:t>
      </w:r>
      <w:proofErr w:type="spellEnd"/>
      <w:r w:rsidRPr="00EC76D5">
        <w:t xml:space="preserve"> simple and compound variables. Therefore, we need </w:t>
      </w:r>
      <w:ins w:id="5625" w:author="Stefan Bjornander" w:date="2015-04-25T17:28:00Z">
        <w:r w:rsidRPr="00EC76D5">
          <w:t xml:space="preserve">to check that </w:t>
        </w:r>
      </w:ins>
      <w:del w:id="5626" w:author="Stefan Bjornander" w:date="2015-04-25T17:28:00Z">
        <w:r w:rsidRPr="00EC76D5" w:rsidDel="00A35C17">
          <w:delText>a way to make sure</w:delText>
        </w:r>
      </w:del>
      <w:ins w:id="5627" w:author="Stefan Bjornander" w:date="2015-04-25T17:27:00Z">
        <w:r w:rsidRPr="00EC76D5">
          <w:t xml:space="preserve">the </w:t>
        </w:r>
      </w:ins>
      <w:r w:rsidR="00266D64">
        <w:t>initialized</w:t>
      </w:r>
      <w:r w:rsidRPr="00EC76D5">
        <w:t xml:space="preserve"> </w:t>
      </w:r>
      <w:ins w:id="5628"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9" w:author="Stefan Bjornander" w:date="2015-04-25T17:29:00Z"/>
        </w:rPr>
        <w:pPrChange w:id="5630" w:author="Stefan Bjornander" w:date="2015-04-25T17:29:00Z">
          <w:pPr>
            <w:pStyle w:val="Code"/>
          </w:pPr>
        </w:pPrChange>
      </w:pPr>
      <w:bookmarkStart w:id="5631" w:name="_Toc481936415"/>
      <w:ins w:id="5632" w:author="Stefan Bjornander" w:date="2015-04-25T17:28:00Z">
        <w:r w:rsidRPr="00EC76D5">
          <w:t xml:space="preserve">Static </w:t>
        </w:r>
      </w:ins>
      <w:r w:rsidR="00C37108">
        <w:t>Initialization</w:t>
      </w:r>
      <w:bookmarkEnd w:id="5631"/>
    </w:p>
    <w:p w14:paraId="35D2C9AA" w14:textId="31769B89" w:rsidR="003141FA" w:rsidRPr="00EC76D5" w:rsidRDefault="003141FA">
      <w:pPr>
        <w:pPrChange w:id="5633" w:author="Stefan Bjornander" w:date="2015-04-25T17:29:00Z">
          <w:pPr>
            <w:pStyle w:val="Rubrik3"/>
          </w:pPr>
        </w:pPrChange>
      </w:pPr>
      <w:ins w:id="5634" w:author="Stefan Bjornander" w:date="2015-04-25T17:29:00Z">
        <w:r w:rsidRPr="00EC76D5">
          <w:t xml:space="preserve">Static </w:t>
        </w:r>
      </w:ins>
      <w:r w:rsidR="00F4217C">
        <w:t>initialization</w:t>
      </w:r>
      <w:ins w:id="5635" w:author="Stefan Bjornander" w:date="2015-04-25T17:29:00Z">
        <w:r w:rsidRPr="00EC76D5">
          <w:t xml:space="preserve"> occurs when a static variable </w:t>
        </w:r>
      </w:ins>
      <w:r w:rsidRPr="00EC76D5">
        <w:t>becomes</w:t>
      </w:r>
      <w:ins w:id="5636" w:author="Stefan Bjornander" w:date="2015-04-25T17:29:00Z">
        <w:r w:rsidRPr="00EC76D5">
          <w:t xml:space="preserve"> </w:t>
        </w:r>
      </w:ins>
      <w:r w:rsidR="00266D64">
        <w:t>initialized</w:t>
      </w:r>
      <w:ins w:id="5637" w:author="Stefan Bjornander" w:date="2015-04-25T17:29:00Z">
        <w:r w:rsidRPr="00EC76D5">
          <w:t>.</w:t>
        </w:r>
      </w:ins>
      <w:ins w:id="5638" w:author="Stefan Bjornander" w:date="2015-04-25T17:32:00Z">
        <w:r w:rsidRPr="00EC76D5">
          <w:t xml:space="preserve"> The </w:t>
        </w:r>
      </w:ins>
      <w:r w:rsidR="00F4217C">
        <w:t>initialization</w:t>
      </w:r>
      <w:ins w:id="5639" w:author="Stefan Bjornander" w:date="2015-04-25T17:32:00Z">
        <w:r w:rsidRPr="00EC76D5">
          <w:t xml:space="preserve"> value has to be constant and known at compile time. No code is generated, instead a m</w:t>
        </w:r>
      </w:ins>
      <w:r w:rsidRPr="00EC76D5">
        <w:t>e</w:t>
      </w:r>
      <w:ins w:id="5640"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proofErr w:type="spellStart"/>
      <w:r w:rsidRPr="00EC76D5">
        <w:t>Generate</w:t>
      </w:r>
      <w:r w:rsidR="002F35C1">
        <w:t>Initializer</w:t>
      </w:r>
      <w:r w:rsidRPr="00EC76D5">
        <w:t>.java</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proofErr w:type="spellStart"/>
      <w:r w:rsidR="002F35C1">
        <w:t>initializer</w:t>
      </w:r>
      <w:r w:rsidRPr="00EC76D5">
        <w:t>ializat</w:t>
      </w:r>
      <w:r w:rsidR="00414C74">
        <w:t>or</w:t>
      </w:r>
      <w:proofErr w:type="spellEnd"/>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proofErr w:type="spellStart"/>
      <w:r w:rsidRPr="00EC76D5">
        <w:t>Generate</w:t>
      </w:r>
      <w:r w:rsidR="002F35C1">
        <w:t>Initializer</w:t>
      </w:r>
      <w:r w:rsidRPr="00EC76D5">
        <w:t>.java</w:t>
      </w:r>
      <w:proofErr w:type="spellEnd"/>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lastRenderedPageBreak/>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t xml:space="preserve">              int arraySize =</w:t>
      </w:r>
    </w:p>
    <w:p w14:paraId="50E8D3A1" w14:textId="77777777" w:rsidR="00197B3C" w:rsidRPr="00EC76D5" w:rsidRDefault="00197B3C" w:rsidP="00197B3C">
      <w:pPr>
        <w:pStyle w:val="Code"/>
      </w:pPr>
      <w:r w:rsidRPr="00EC76D5">
        <w:lastRenderedPageBreak/>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t xml:space="preserve">  </w:t>
      </w:r>
    </w:p>
    <w:p w14:paraId="72D0A4A3" w14:textId="77777777" w:rsidR="00197B3C" w:rsidRPr="00EC76D5" w:rsidRDefault="00197B3C" w:rsidP="00197B3C">
      <w:pPr>
        <w:pStyle w:val="Code"/>
      </w:pPr>
      <w:r w:rsidRPr="00EC76D5">
        <w:lastRenderedPageBreak/>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t xml:space="preserve">        case Signed_Int:</w:t>
      </w:r>
    </w:p>
    <w:p w14:paraId="07B9CBEB" w14:textId="77777777" w:rsidR="00197B3C" w:rsidRPr="00EC76D5" w:rsidRDefault="00197B3C" w:rsidP="00197B3C">
      <w:pPr>
        <w:pStyle w:val="Code"/>
      </w:pPr>
      <w:r w:rsidRPr="00EC76D5">
        <w:lastRenderedPageBreak/>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lastRenderedPageBreak/>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t xml:space="preserve">  </w:t>
      </w:r>
    </w:p>
    <w:p w14:paraId="2A87FEB0" w14:textId="77777777" w:rsidR="00197B3C" w:rsidRPr="00EC76D5" w:rsidRDefault="00197B3C" w:rsidP="00197B3C">
      <w:pPr>
        <w:pStyle w:val="Code"/>
      </w:pPr>
      <w:r w:rsidRPr="00EC76D5">
        <w:lastRenderedPageBreak/>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t xml:space="preserve">      }</w:t>
      </w:r>
    </w:p>
    <w:p w14:paraId="62FE6640" w14:textId="77777777" w:rsidR="00197B3C" w:rsidRPr="00EC76D5" w:rsidRDefault="00197B3C" w:rsidP="00197B3C">
      <w:pPr>
        <w:pStyle w:val="Code"/>
      </w:pPr>
      <w:r w:rsidRPr="00EC76D5">
        <w:lastRenderedPageBreak/>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t xml:space="preserve">    else if ((fromValue instanceof BigDecimal) &amp;&amp; toType.isIntegralOrPointer()) {</w:t>
      </w:r>
    </w:p>
    <w:p w14:paraId="4DFC0823" w14:textId="77777777" w:rsidR="00197B3C" w:rsidRPr="00EC76D5" w:rsidRDefault="00197B3C" w:rsidP="00197B3C">
      <w:pPr>
        <w:pStyle w:val="Code"/>
      </w:pPr>
      <w:r w:rsidRPr="00EC76D5">
        <w:lastRenderedPageBreak/>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lastRenderedPageBreak/>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lastRenderedPageBreak/>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lastRenderedPageBreak/>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41" w:author="Stefan Bjornander" w:date="2015-04-25T17:33:00Z"/>
        </w:rPr>
        <w:pPrChange w:id="5642" w:author="Stefan Bjornander" w:date="2015-04-25T17:33:00Z">
          <w:pPr>
            <w:pStyle w:val="Code"/>
          </w:pPr>
        </w:pPrChange>
      </w:pPr>
      <w:bookmarkStart w:id="5643" w:name="_Toc481936416"/>
      <w:ins w:id="5644" w:author="Stefan Bjornander" w:date="2015-04-25T17:33:00Z">
        <w:r w:rsidRPr="00EC76D5">
          <w:t xml:space="preserve">Stack </w:t>
        </w:r>
      </w:ins>
      <w:r w:rsidR="00C37108">
        <w:t>Initialization</w:t>
      </w:r>
      <w:bookmarkEnd w:id="5643"/>
    </w:p>
    <w:p w14:paraId="3BBF8D70" w14:textId="3C8AD8E2" w:rsidR="003141FA" w:rsidRPr="00EC76D5" w:rsidRDefault="003141FA">
      <w:pPr>
        <w:pPrChange w:id="5645" w:author="Stefan Bjornander" w:date="2015-04-25T17:33:00Z">
          <w:pPr>
            <w:pStyle w:val="Code"/>
          </w:pPr>
        </w:pPrChange>
      </w:pPr>
      <w:ins w:id="5646" w:author="Stefan Bjornander" w:date="2015-04-25T17:33:00Z">
        <w:r w:rsidRPr="00EC76D5">
          <w:t xml:space="preserve">Stack </w:t>
        </w:r>
      </w:ins>
      <w:r w:rsidR="00F4217C">
        <w:t>initialization</w:t>
      </w:r>
      <w:del w:id="5647" w:author="Stefan Bjornander" w:date="2015-04-25T17:33:00Z">
        <w:r w:rsidRPr="00EC76D5" w:rsidDel="004F1667">
          <w:delText xml:space="preserve">  </w:delText>
        </w:r>
      </w:del>
      <w:ins w:id="5648" w:author="Stefan Bjornander" w:date="2015-04-25T17:33:00Z">
        <w:r w:rsidRPr="00EC76D5">
          <w:t xml:space="preserve"> occurs when an auto or register </w:t>
        </w:r>
      </w:ins>
      <w:ins w:id="5649" w:author="Stefan Bjornander" w:date="2015-04-25T17:34:00Z">
        <w:r w:rsidRPr="00EC76D5">
          <w:t xml:space="preserve">variable becomes </w:t>
        </w:r>
      </w:ins>
      <w:r w:rsidR="00266D64">
        <w:t>initialized</w:t>
      </w:r>
      <w:ins w:id="5650" w:author="Stefan Bjornander" w:date="2015-04-25T17:34:00Z">
        <w:r w:rsidRPr="00EC76D5">
          <w:t xml:space="preserve">. Since the </w:t>
        </w:r>
      </w:ins>
      <w:r w:rsidR="00F4217C">
        <w:t>initialization</w:t>
      </w:r>
      <w:ins w:id="5651" w:author="Stefan Bjornander" w:date="2015-04-25T17:34:00Z">
        <w:r w:rsidRPr="00EC76D5">
          <w:t xml:space="preserve"> value can be non-</w:t>
        </w:r>
      </w:ins>
      <w:ins w:id="5652" w:author="Stefan Bjornander" w:date="2015-04-25T17:46:00Z">
        <w:r w:rsidRPr="00EC76D5">
          <w:t>constant</w:t>
        </w:r>
      </w:ins>
      <w:ins w:id="5653" w:author="Stefan Bjornander" w:date="2015-04-25T17:34:00Z">
        <w:r w:rsidRPr="00EC76D5">
          <w:t xml:space="preserve">, no memory block is created. Instead, </w:t>
        </w:r>
      </w:ins>
      <w:ins w:id="5654" w:author="Stefan Bjornander" w:date="2015-04-25T17:46:00Z">
        <w:r w:rsidRPr="00EC76D5">
          <w:t>a se</w:t>
        </w:r>
      </w:ins>
      <w:r w:rsidRPr="00EC76D5">
        <w:t>quence</w:t>
      </w:r>
      <w:ins w:id="5655" w:author="Stefan Bjornander" w:date="2015-04-25T17:46:00Z">
        <w:r w:rsidRPr="00EC76D5">
          <w:t xml:space="preserve"> of assign</w:t>
        </w:r>
      </w:ins>
      <w:r w:rsidRPr="00EC76D5">
        <w:t>ment</w:t>
      </w:r>
      <w:ins w:id="5656" w:author="Stefan Bjornander" w:date="2015-04-25T17:46:00Z">
        <w:r w:rsidRPr="00EC76D5">
          <w:t xml:space="preserve"> instruction</w:t>
        </w:r>
      </w:ins>
      <w:ins w:id="5657" w:author="Stefan Bjornander" w:date="2015-04-25T18:25:00Z">
        <w:r w:rsidRPr="00EC76D5">
          <w:t>s</w:t>
        </w:r>
      </w:ins>
      <w:ins w:id="5658" w:author="Stefan Bjornander" w:date="2015-04-25T17:46:00Z">
        <w:r w:rsidRPr="00EC76D5">
          <w:t xml:space="preserve"> is added</w:t>
        </w:r>
      </w:ins>
      <w:r w:rsidRPr="00EC76D5">
        <w:t xml:space="preserve"> to the </w:t>
      </w:r>
      <w:ins w:id="5659" w:author="Stefan Bjornander" w:date="2015-04-25T17:46:00Z">
        <w:r w:rsidRPr="00EC76D5">
          <w:t>mid</w:t>
        </w:r>
      </w:ins>
      <w:ins w:id="5660" w:author="Stefan Bjornander" w:date="2015-04-25T18:25:00Z">
        <w:r w:rsidRPr="00EC76D5">
          <w:t>dle</w:t>
        </w:r>
      </w:ins>
      <w:ins w:id="5661" w:author="Stefan Bjornander" w:date="2015-04-25T17:46:00Z">
        <w:r w:rsidRPr="00EC76D5">
          <w:t xml:space="preserve"> code.</w:t>
        </w:r>
      </w:ins>
    </w:p>
    <w:p w14:paraId="08DDF7A8" w14:textId="554C903A" w:rsidR="009E04D0" w:rsidRPr="00EC76D5" w:rsidRDefault="009E04D0" w:rsidP="009E04D0">
      <w:pPr>
        <w:pStyle w:val="CodeListing"/>
      </w:pPr>
      <w:proofErr w:type="spellStart"/>
      <w:r w:rsidRPr="00EC76D5">
        <w:t>Generate</w:t>
      </w:r>
      <w:r w:rsidR="002F35C1">
        <w:t>Initializer</w:t>
      </w:r>
      <w:r w:rsidRPr="00EC76D5">
        <w:t>Auto.java</w:t>
      </w:r>
      <w:proofErr w:type="spellEnd"/>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lastRenderedPageBreak/>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lastRenderedPageBreak/>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lastRenderedPageBreak/>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2" w:name="_Ref417813097"/>
      <w:bookmarkStart w:id="5663"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w:t>
      </w:r>
      <w:proofErr w:type="spellStart"/>
      <w:r>
        <w:rPr>
          <w:highlight w:val="white"/>
        </w:rPr>
        <w:t>throught</w:t>
      </w:r>
      <w:proofErr w:type="spellEnd"/>
      <w:r>
        <w:rPr>
          <w:highlight w:val="white"/>
        </w:rPr>
        <w:t xml:space="preserve">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proofErr w:type="spellStart"/>
      <w:r w:rsidR="009D6D7F">
        <w:rPr>
          <w:highlight w:val="white"/>
        </w:rPr>
        <w:t>accours</w:t>
      </w:r>
      <w:proofErr w:type="spellEnd"/>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proofErr w:type="spellStart"/>
      <w:r w:rsidR="002F35C1">
        <w:t>initializer</w:t>
      </w:r>
      <w:r w:rsidR="00FE286F">
        <w:t>ially</w:t>
      </w:r>
      <w:proofErr w:type="spellEnd"/>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 xml:space="preserve">We iterate </w:t>
      </w:r>
      <w:proofErr w:type="spellStart"/>
      <w:r>
        <w:rPr>
          <w:highlight w:val="white"/>
        </w:rPr>
        <w:t>throught</w:t>
      </w:r>
      <w:proofErr w:type="spellEnd"/>
      <w:r>
        <w:rPr>
          <w:highlight w:val="white"/>
        </w:rPr>
        <w:t xml:space="preserve">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w:t>
      </w:r>
      <w:proofErr w:type="spellStart"/>
      <w:r w:rsidR="00E50109">
        <w:rPr>
          <w:highlight w:val="white"/>
        </w:rPr>
        <w:t>isa</w:t>
      </w:r>
      <w:proofErr w:type="spellEnd"/>
      <w:r w:rsidR="00E50109">
        <w:rPr>
          <w:highlight w:val="white"/>
        </w:rPr>
        <w:t xml:space="preserve">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4" w:author="Stefan Bjornander" w:date="2015-04-25T18:27:00Z">
        <w:r w:rsidR="00AE29E2">
          <w:t>If the storage specifier is omitted</w:t>
        </w:r>
      </w:ins>
      <w:r w:rsidR="00AE29E2">
        <w:t>,</w:t>
      </w:r>
      <w:ins w:id="5665" w:author="Stefan Bjornander" w:date="2015-04-25T18:27:00Z">
        <w:r w:rsidR="00AE29E2">
          <w:t xml:space="preserve"> </w:t>
        </w:r>
      </w:ins>
      <w:r w:rsidR="0077469C">
        <w:t xml:space="preserve">a function becomes extern while </w:t>
      </w:r>
      <w:ins w:id="5666" w:author="Stefan Bjornander" w:date="2015-04-25T18:27:00Z">
        <w:r w:rsidR="00AE29E2">
          <w:t xml:space="preserve">a global variable </w:t>
        </w:r>
      </w:ins>
      <w:r w:rsidR="00AE29E2">
        <w:t>becomes</w:t>
      </w:r>
      <w:ins w:id="5667" w:author="Stefan Bjornander" w:date="2015-04-25T18:27:00Z">
        <w:r w:rsidR="00AE29E2">
          <w:t xml:space="preserve"> static </w:t>
        </w:r>
      </w:ins>
      <w:r w:rsidR="00B50B44">
        <w:t xml:space="preserve">and </w:t>
      </w:r>
      <w:r w:rsidR="00AE29E2">
        <w:t>a</w:t>
      </w:r>
      <w:ins w:id="5668" w:author="Stefan Bjornander" w:date="2015-04-25T18:27:00Z">
        <w:r w:rsidR="00AE29E2">
          <w:t xml:space="preserve"> local variable </w:t>
        </w:r>
      </w:ins>
      <w:r w:rsidR="00AE29E2">
        <w:t>becomes</w:t>
      </w:r>
      <w:ins w:id="5669" w:author="Stefan Bjornander" w:date="2015-04-25T18:28:00Z">
        <w:r w:rsidR="00AE29E2">
          <w:t xml:space="preserve"> auto.</w:t>
        </w:r>
      </w:ins>
      <w:r w:rsidR="00AE29E2">
        <w:t xml:space="preserve"> In this book, t</w:t>
      </w:r>
      <w:ins w:id="5670"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71" w:author="Stefan Bjornander" w:date="2015-04-25T18:27:00Z">
        <w:r>
          <w:t xml:space="preserve">If the storage specifier is omitted a global variable is regarded as static and a local variable is </w:t>
        </w:r>
      </w:ins>
      <w:ins w:id="5672" w:author="Stefan Bjornander" w:date="2015-04-25T18:28:00Z">
        <w:r>
          <w:t>regarded as auto.</w:t>
        </w:r>
      </w:ins>
      <w:r>
        <w:t xml:space="preserve"> In this book, t</w:t>
      </w:r>
      <w:ins w:id="5673"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4" w:author="Stefan Bjornander" w:date="2015-04-25T10:11:00Z">
            <w:rPr>
              <w:rStyle w:val="CodeInText"/>
              <w:i w:val="0"/>
            </w:rPr>
          </w:rPrChange>
        </w:rPr>
        <w:t>typedef</w:t>
      </w:r>
      <w:r>
        <w:t>, in the table.</w:t>
      </w:r>
      <w:ins w:id="5675" w:author="Stefan Bjornander" w:date="2015-04-25T10:11:00Z">
        <w:r>
          <w:t xml:space="preserve"> In some compiler technique </w:t>
        </w:r>
      </w:ins>
      <w:r w:rsidR="00440B10">
        <w:t>textbooks,</w:t>
      </w:r>
      <w:ins w:id="5676" w:author="Stefan Bjornander" w:date="2015-04-25T10:11:00Z">
        <w:r>
          <w:t xml:space="preserve"> the table is called</w:t>
        </w:r>
      </w:ins>
      <w:ins w:id="5677" w:author="Stefan Bjornander" w:date="2015-04-25T10:14:00Z">
        <w:r>
          <w:t xml:space="preserve"> the </w:t>
        </w:r>
        <w:r>
          <w:rPr>
            <w:rStyle w:val="CodeInText"/>
            <w:rPrChange w:id="5678"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77777777" w:rsidR="009F7A62" w:rsidRPr="00013F62" w:rsidRDefault="009F7A62" w:rsidP="00013F62">
      <w:pPr>
        <w:pStyle w:val="Code"/>
        <w:rPr>
          <w:highlight w:val="white"/>
        </w:rPr>
      </w:pPr>
      <w:r w:rsidRPr="00013F62">
        <w:rPr>
          <w:highlight w:val="white"/>
        </w:rPr>
        <w:t xml:space="preserve">      Assert.ErrorA(!(value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7777777" w:rsidR="009F7A62" w:rsidRPr="00013F62" w:rsidRDefault="009F7A62" w:rsidP="00013F62">
      <w:pPr>
        <w:pStyle w:val="Code"/>
        <w:rPr>
          <w:highlight w:val="white"/>
        </w:rPr>
      </w:pPr>
      <w:r w:rsidRPr="00013F62">
        <w:rPr>
          <w:highlight w:val="white"/>
        </w:rPr>
        <w:t xml:space="preserve">      Assert.ErrorA(value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rsidP="00D84FDE">
      <w:pPr>
        <w:rPr>
          <w:color w:val="auto"/>
        </w:rPr>
        <w:pPrChange w:id="5679" w:author="Stefan Bjornander" w:date="2015-04-25T10:17:00Z">
          <w:pPr>
            <w:pStyle w:val="Rubrik2"/>
          </w:pPr>
        </w:pPrChange>
      </w:pPr>
      <w:ins w:id="5680" w:author="Stefan Bjornander" w:date="2015-04-25T10:17:00Z">
        <w:r>
          <w:t xml:space="preserve">The </w:t>
        </w:r>
        <w:r>
          <w:rPr>
            <w:rStyle w:val="CodeInText"/>
          </w:rPr>
          <w:t>Type</w:t>
        </w:r>
        <w:r>
          <w:t xml:space="preserve"> class hold information about a type. The </w:t>
        </w:r>
      </w:ins>
      <w:ins w:id="5681" w:author="Stefan Bjornander" w:date="2015-04-25T10:18:00Z">
        <w:r>
          <w:t xml:space="preserve">default </w:t>
        </w:r>
      </w:ins>
      <w:ins w:id="5682" w:author="Stefan Bjornander" w:date="2015-04-25T10:17:00Z">
        <w:r>
          <w:t xml:space="preserve">constructor </w:t>
        </w:r>
      </w:ins>
      <w:ins w:id="5683" w:author="Stefan Bjornander" w:date="2015-04-25T10:18:00Z">
        <w:r>
          <w:t xml:space="preserve">is </w:t>
        </w:r>
      </w:ins>
      <w:ins w:id="5684" w:author="Stefan Bjornander" w:date="2015-04-25T10:17:00Z">
        <w:r>
          <w:t>private</w:t>
        </w:r>
      </w:ins>
      <w:ins w:id="5685" w:author="Stefan Bjornander" w:date="2015-04-25T10:18:00Z">
        <w:r>
          <w:t>, which makes it impossible to</w:t>
        </w:r>
      </w:ins>
      <w:ins w:id="5686" w:author="Stefan Bjornander" w:date="2015-04-25T10:21:00Z">
        <w:r>
          <w:t xml:space="preserve"> explicitly</w:t>
        </w:r>
      </w:ins>
      <w:ins w:id="5687" w:author="Stefan Bjornander" w:date="2015-04-25T10:18:00Z">
        <w:r>
          <w:t xml:space="preserve"> </w:t>
        </w:r>
      </w:ins>
      <w:ins w:id="5688" w:author="Stefan Bjornander" w:date="2015-04-25T10:21:00Z">
        <w:r>
          <w:t xml:space="preserve">create type objects. </w:t>
        </w:r>
      </w:ins>
      <w:ins w:id="5689" w:author="Stefan Bjornander" w:date="2015-04-25T10:25:00Z">
        <w:r>
          <w:t>Instead</w:t>
        </w:r>
      </w:ins>
      <w:ins w:id="5690" w:author="Stefan Bjornander" w:date="2015-04-25T10:21:00Z">
        <w:r>
          <w:t xml:space="preserve">, </w:t>
        </w:r>
      </w:ins>
      <w:ins w:id="5691" w:author="Stefan Bjornander" w:date="2015-04-25T10:25:00Z">
        <w:r>
          <w:t xml:space="preserve">there is a series of static </w:t>
        </w:r>
      </w:ins>
      <w:r>
        <w:rPr>
          <w:rStyle w:val="CodeInText0"/>
        </w:rPr>
        <w:t>create</w:t>
      </w:r>
      <w:r>
        <w:t>-</w:t>
      </w:r>
      <w:ins w:id="5692" w:author="Stefan Bjornander" w:date="2015-04-25T10:25:00Z">
        <w:r>
          <w:t xml:space="preserve">methods that create and return a </w:t>
        </w:r>
      </w:ins>
      <w:r>
        <w:t>T</w:t>
      </w:r>
      <w:ins w:id="5693" w:author="Stefan Bjornander" w:date="2015-04-25T10:25:00Z">
        <w:r>
          <w:t>ype object.</w:t>
        </w:r>
      </w:ins>
    </w:p>
    <w:p w14:paraId="15A725F6" w14:textId="41EE6F72" w:rsidR="00EF3C56" w:rsidRPr="00EF3C56" w:rsidRDefault="00EF3C56" w:rsidP="00EF3C56">
      <w:r>
        <w:t>The type system of C is rather large. There is the integer types and floating types, structs and union, pointers, array, and function as well as void.</w:t>
      </w:r>
    </w:p>
    <w:p w14:paraId="5EBDC23E" w14:textId="7C98E968" w:rsidR="00DF053B" w:rsidRDefault="008C43F9" w:rsidP="008C43F9">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rsidP="009248F5">
      <w:pPr>
        <w:ind w:left="720" w:hanging="720"/>
        <w:rPr>
          <w:ins w:id="5694" w:author="Stefan Bjornander" w:date="2015-04-25T10:33:00Z"/>
          <w:color w:val="auto"/>
        </w:rPr>
        <w:pPrChange w:id="5695"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1FD23CA2" w14:textId="77777777" w:rsidR="006E1FB9" w:rsidRPr="006E1FB9" w:rsidRDefault="006E1FB9" w:rsidP="006E1FB9">
      <w:pPr>
        <w:pStyle w:val="Code"/>
        <w:rPr>
          <w:highlight w:val="white"/>
        </w:rPr>
      </w:pPr>
      <w:r w:rsidRPr="006E1FB9">
        <w:rPr>
          <w:highlight w:val="white"/>
        </w:rPr>
        <w:t xml:space="preserve">    // ------------------------------------------------------------------------</w:t>
      </w:r>
    </w:p>
    <w:p w14:paraId="5F6CD5B0" w14:textId="11BCDF00" w:rsidR="006E1FB9" w:rsidRP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 2 to the power of the bits minus 1 or, informally, the bits number of ones, counting from the least significant bit.</w:t>
      </w:r>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7777777" w:rsidR="001335B8" w:rsidRPr="006E1FB9" w:rsidRDefault="001335B8" w:rsidP="001335B8">
      <w:pPr>
        <w:pStyle w:val="Code"/>
        <w:rPr>
          <w:highlight w:val="white"/>
        </w:rPr>
      </w:pPr>
      <w:r w:rsidRPr="006E1FB9">
        <w:rPr>
          <w:highlight w:val="white"/>
        </w:rPr>
        <w:t xml:space="preserve">      m_bitfieldMask = ((BigInteger) Math.Pow(2, bits) - ((BigInteger) 1));</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lastRenderedPageBreak/>
        <w:t xml:space="preserve">    }</w:t>
      </w:r>
    </w:p>
    <w:p w14:paraId="10F66E4A" w14:textId="77777777" w:rsidR="006E1FB9" w:rsidRPr="006E1FB9" w:rsidRDefault="006E1FB9" w:rsidP="006E1FB9">
      <w:pPr>
        <w:pStyle w:val="Code"/>
        <w:rPr>
          <w:highlight w:val="white"/>
        </w:rPr>
      </w:pPr>
    </w:p>
    <w:p w14:paraId="49E8D0B5" w14:textId="3A4BA344" w:rsidR="006E1FB9" w:rsidRDefault="006E1FB9" w:rsidP="006E1FB9">
      <w:pPr>
        <w:pStyle w:val="Code"/>
        <w:rPr>
          <w:highlight w:val="white"/>
        </w:rPr>
      </w:pPr>
      <w:r w:rsidRPr="006E1FB9">
        <w:rPr>
          <w:highlight w:val="white"/>
        </w:rPr>
        <w:t xml:space="preserve">    // ------------------------------------------------------------------------</w:t>
      </w:r>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proofErr w:type="spellStart"/>
      <w:r w:rsidR="00474C04" w:rsidRPr="00953F11">
        <w:rPr>
          <w:rStyle w:val="KeyWord0"/>
          <w:highlight w:val="white"/>
        </w:rPr>
        <w:t>Sort</w:t>
      </w:r>
      <w:r w:rsidR="00474C04">
        <w:rPr>
          <w:highlight w:val="white"/>
        </w:rPr>
        <w:t>.</w:t>
      </w:r>
      <w:r w:rsidR="00474C04" w:rsidRPr="00953F11">
        <w:rPr>
          <w:rStyle w:val="KeyWord0"/>
          <w:highlight w:val="white"/>
        </w:rPr>
        <w:t>Pointer</w:t>
      </w:r>
      <w:proofErr w:type="spellEnd"/>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77777777" w:rsidR="006E1FB9" w:rsidRPr="006E1FB9" w:rsidRDefault="006E1FB9" w:rsidP="006E1FB9">
      <w:pPr>
        <w:pStyle w:val="Code"/>
        <w:rPr>
          <w:highlight w:val="white"/>
        </w:rPr>
      </w:pPr>
      <w:r w:rsidRPr="006E1FB9">
        <w:rPr>
          <w:highlight w:val="white"/>
        </w:rPr>
        <w:t xml:space="preserve">    // ------------------------------------------------------------------------</w:t>
      </w:r>
    </w:p>
    <w:p w14:paraId="382A46B1" w14:textId="372A86E6" w:rsidR="006E1FB9" w:rsidRPr="006E1FB9" w:rsidRDefault="00F73509" w:rsidP="00F73509">
      <w:pPr>
        <w:rPr>
          <w:highlight w:val="white"/>
        </w:rPr>
      </w:pPr>
      <w:r>
        <w:rPr>
          <w:highlight w:val="white"/>
        </w:rPr>
        <w:t>In case of an array</w:t>
      </w:r>
      <w:r w:rsidR="00106A9C">
        <w:rPr>
          <w:highlight w:val="white"/>
        </w:rPr>
        <w:t>, the constructor takes its size and the array type.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446A3DB2" w:rsidR="006E1FB9" w:rsidRPr="006E1FB9" w:rsidRDefault="00243B8E" w:rsidP="00243B8E">
      <w:pPr>
        <w:rPr>
          <w:highlight w:val="white"/>
        </w:rPr>
      </w:pPr>
      <w:r>
        <w:rPr>
          <w:highlight w:val="white"/>
        </w:rPr>
        <w:t>The function constructor is a b 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w:t>
      </w:r>
      <w:r w:rsidR="002E2493">
        <w:rPr>
          <w:highlight w:val="white"/>
        </w:rPr>
        <w:t xml:space="preserve">However, both </w:t>
      </w:r>
      <w:r w:rsidR="002E2493">
        <w:rPr>
          <w:highlight w:val="white"/>
        </w:rPr>
        <w:t xml:space="preserve">styles have in common that the function has a </w:t>
      </w:r>
      <w:r w:rsidR="002E2493">
        <w:rPr>
          <w:highlight w:val="white"/>
        </w:rPr>
        <w:t>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lastRenderedPageBreak/>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the do not, there is at least two names with the sam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lastRenderedPageBreak/>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5F54EEAE" w14:textId="77777777" w:rsidR="006E1FB9" w:rsidRPr="006E1FB9" w:rsidRDefault="006E1FB9" w:rsidP="006E1FB9">
      <w:pPr>
        <w:pStyle w:val="Code"/>
        <w:rPr>
          <w:highlight w:val="white"/>
        </w:rPr>
      </w:pPr>
      <w:r w:rsidRPr="006E1FB9">
        <w:rPr>
          <w:highlight w:val="white"/>
        </w:rPr>
        <w:t xml:space="preserve">    // ------------------------------------------------------------------------</w:t>
      </w:r>
    </w:p>
    <w:p w14:paraId="58556034" w14:textId="77777777"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77777777" w:rsidR="006E1FB9" w:rsidRPr="006E1FB9" w:rsidRDefault="006E1FB9" w:rsidP="006E1FB9">
      <w:pPr>
        <w:pStyle w:val="Code"/>
        <w:rPr>
          <w:highlight w:val="white"/>
        </w:rPr>
      </w:pPr>
      <w:r w:rsidRPr="006E1FB9">
        <w:rPr>
          <w:highlight w:val="white"/>
        </w:rPr>
        <w:t xml:space="preserve">    // ------------------------------------------------------------------------</w:t>
      </w:r>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77777777"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77777777" w:rsidR="006E1FB9" w:rsidRPr="006E1FB9" w:rsidRDefault="006E1FB9" w:rsidP="006E1FB9">
      <w:pPr>
        <w:pStyle w:val="Code"/>
        <w:rPr>
          <w:highlight w:val="white"/>
        </w:rPr>
      </w:pPr>
      <w:r w:rsidRPr="006E1FB9">
        <w:rPr>
          <w:highlight w:val="white"/>
        </w:rPr>
        <w:t xml:space="preserve">    public int SizeX()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lastRenderedPageBreak/>
        <w:t xml:space="preserve">        case Sort.Function:</w:t>
      </w:r>
    </w:p>
    <w:p w14:paraId="7C4F733C" w14:textId="7E4BD7E6" w:rsidR="006E1FB9" w:rsidRPr="006E1FB9" w:rsidRDefault="006E1FB9" w:rsidP="006E1FB9">
      <w:pPr>
        <w:pStyle w:val="Code"/>
        <w:rPr>
          <w:highlight w:val="white"/>
        </w:rPr>
      </w:pPr>
      <w:r w:rsidRPr="006E1FB9">
        <w:rPr>
          <w:highlight w:val="white"/>
        </w:rPr>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3E93C24" w14:textId="77777777" w:rsidR="006E1FB9" w:rsidRPr="006E1FB9" w:rsidRDefault="006E1FB9" w:rsidP="006E1FB9">
      <w:pPr>
        <w:pStyle w:val="Code"/>
        <w:rPr>
          <w:highlight w:val="white"/>
        </w:rPr>
      </w:pPr>
      <w:r w:rsidRPr="006E1FB9">
        <w:rPr>
          <w:highlight w:val="white"/>
        </w:rPr>
        <w:t xml:space="preserve">  </w:t>
      </w:r>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77777777" w:rsidR="006E1FB9" w:rsidRPr="006E1FB9" w:rsidRDefault="006E1FB9" w:rsidP="006E1FB9">
      <w:pPr>
        <w:pStyle w:val="Code"/>
        <w:rPr>
          <w:highlight w:val="white"/>
        </w:rPr>
      </w:pPr>
      <w:r w:rsidRPr="006E1FB9">
        <w:rPr>
          <w:highlight w:val="white"/>
        </w:rPr>
        <w:t xml:space="preserve">    // ------------------------------------------------------------------------</w:t>
      </w:r>
    </w:p>
    <w:p w14:paraId="0F7C004A" w14:textId="77777777" w:rsidR="006E1FB9" w:rsidRPr="006E1FB9" w:rsidRDefault="006E1FB9" w:rsidP="006E1FB9">
      <w:pPr>
        <w:pStyle w:val="Code"/>
        <w:rPr>
          <w:highlight w:val="white"/>
        </w:rPr>
      </w:pPr>
      <w:r w:rsidRPr="006E1FB9">
        <w:rPr>
          <w:highlight w:val="white"/>
        </w:rPr>
        <w:t xml:space="preserve">  </w:t>
      </w:r>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77777777"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4224EF2" w14:textId="77777777" w:rsidR="006E1FB9" w:rsidRPr="006E1FB9" w:rsidRDefault="006E1FB9" w:rsidP="006E1FB9">
      <w:pPr>
        <w:pStyle w:val="Code"/>
        <w:rPr>
          <w:highlight w:val="white"/>
        </w:rPr>
      </w:pP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77777777"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lastRenderedPageBreak/>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lastRenderedPageBreak/>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lastRenderedPageBreak/>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lastRenderedPageBreak/>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77777777"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lastRenderedPageBreak/>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77777777" w:rsidR="0063592A" w:rsidRPr="0063592A" w:rsidRDefault="0063592A" w:rsidP="0063592A">
      <w:pPr>
        <w:pStyle w:val="Code"/>
        <w:rPr>
          <w:highlight w:val="white"/>
        </w:rPr>
      </w:pPr>
      <w:r w:rsidRPr="0063592A">
        <w:rPr>
          <w:highlight w:val="white"/>
        </w:rPr>
        <w:t xml:space="preserve">      m_maskMap.Add(1, (BigInteger) 0x000000FF);</w:t>
      </w:r>
    </w:p>
    <w:p w14:paraId="027A90B6" w14:textId="77777777" w:rsidR="0063592A" w:rsidRPr="0063592A" w:rsidRDefault="0063592A" w:rsidP="0063592A">
      <w:pPr>
        <w:pStyle w:val="Code"/>
        <w:rPr>
          <w:highlight w:val="white"/>
        </w:rPr>
      </w:pPr>
      <w:r w:rsidRPr="0063592A">
        <w:rPr>
          <w:highlight w:val="white"/>
        </w:rPr>
        <w:t xml:space="preserve">      m_maskMap.Add(2, (BigInteger) 0x0000FFFF);</w:t>
      </w:r>
    </w:p>
    <w:p w14:paraId="330E3776" w14:textId="77777777" w:rsidR="0063592A" w:rsidRPr="0063592A" w:rsidRDefault="0063592A" w:rsidP="0063592A">
      <w:pPr>
        <w:pStyle w:val="Code"/>
        <w:rPr>
          <w:highlight w:val="white"/>
        </w:rPr>
      </w:pPr>
      <w:r w:rsidRPr="0063592A">
        <w:rPr>
          <w:highlight w:val="white"/>
        </w:rPr>
        <w:t xml:space="preserve">      m_maskMap.Add(4, (BigInteger) 0xFFFFFFFF);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lastRenderedPageBreak/>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lastRenderedPageBreak/>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lastRenderedPageBreak/>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55B41505" w:rsidR="00FB7182" w:rsidRDefault="00EF74E4" w:rsidP="00EF74E4">
      <w:pPr>
        <w:pStyle w:val="Rubrik2"/>
      </w:pPr>
      <w:r>
        <w:t>Type Casting</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lastRenderedPageBreak/>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77777777" w:rsidR="005159E1" w:rsidRPr="005159E1" w:rsidRDefault="005159E1" w:rsidP="005159E1">
      <w:pPr>
        <w:pStyle w:val="Code"/>
        <w:rPr>
          <w:highlight w:val="white"/>
        </w:rPr>
      </w:pPr>
      <w:r w:rsidRPr="005159E1">
        <w:rPr>
          <w:highlight w:val="white"/>
        </w:rPr>
        <w:t xml:space="preserve">          Symbol oneSymbol = new Symbol(toType, ((BigInteger) 1));</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77777777" w:rsidR="005159E1" w:rsidRPr="005159E1" w:rsidRDefault="005159E1" w:rsidP="005159E1">
      <w:pPr>
        <w:pStyle w:val="Code"/>
        <w:rPr>
          <w:highlight w:val="white"/>
        </w:rPr>
      </w:pPr>
      <w:r w:rsidRPr="005159E1">
        <w:rPr>
          <w:highlight w:val="white"/>
        </w:rPr>
        <w:t xml:space="preserve">          Symbol zeroSymbol = new Symbol(toType, ((BigInteger) 0));</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lastRenderedPageBreak/>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lastRenderedPageBreak/>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 xml:space="preserve">The resulting symbol hold the type of the </w:t>
      </w:r>
      <w:proofErr w:type="spellStart"/>
      <w:r>
        <w:rPr>
          <w:highlight w:val="white"/>
        </w:rPr>
        <w:t>origional</w:t>
      </w:r>
      <w:proofErr w:type="spellEnd"/>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77777777" w:rsidR="00516F80" w:rsidRDefault="00642ABF" w:rsidP="00516F80">
      <w:pPr>
        <w:pStyle w:val="Code"/>
        <w:rPr>
          <w:highlight w:val="white"/>
        </w:rPr>
      </w:pPr>
      <w:r w:rsidRPr="00516F80">
        <w:rPr>
          <w:highlight w:val="white"/>
        </w:rPr>
        <w:t xml:space="preserve">        Assert.ErrorA((sourceValue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 xml:space="preserve">In case of an arry,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w:t>
      </w:r>
      <w:proofErr w:type="spellStart"/>
      <w:r>
        <w:rPr>
          <w:lang w:val="sv-SE"/>
        </w:rPr>
        <w:t>class</w:t>
      </w:r>
      <w:proofErr w:type="spellEnd"/>
      <w:r>
        <w:rPr>
          <w:lang w:val="sv-SE"/>
        </w:rPr>
        <w:t xml:space="preserve"> </w:t>
      </w:r>
      <w:proofErr w:type="spellStart"/>
      <w:r w:rsidR="00905979">
        <w:rPr>
          <w:lang w:val="sv-SE"/>
        </w:rPr>
        <w:t>changes</w:t>
      </w:r>
      <w:proofErr w:type="spellEnd"/>
      <w:r w:rsidR="00905979">
        <w:rPr>
          <w:lang w:val="sv-SE"/>
        </w:rPr>
        <w:t xml:space="preserve"> an </w:t>
      </w:r>
      <w:proofErr w:type="spellStart"/>
      <w:r w:rsidR="00905979">
        <w:rPr>
          <w:lang w:val="sv-SE"/>
        </w:rPr>
        <w:t>initialzation</w:t>
      </w:r>
      <w:proofErr w:type="spellEnd"/>
      <w:r w:rsidR="00905979">
        <w:rPr>
          <w:lang w:val="sv-SE"/>
        </w:rPr>
        <w:t xml:space="preserve"> list </w:t>
      </w:r>
      <w:proofErr w:type="spellStart"/>
      <w:r w:rsidR="00905979">
        <w:rPr>
          <w:lang w:val="sv-SE"/>
        </w:rPr>
        <w:t>into</w:t>
      </w:r>
      <w:proofErr w:type="spellEnd"/>
      <w:r w:rsidR="00905979">
        <w:rPr>
          <w:lang w:val="sv-SE"/>
        </w:rPr>
        <w:t xml:space="preserve"> the form </w:t>
      </w:r>
      <w:proofErr w:type="spellStart"/>
      <w:r w:rsidR="00905979">
        <w:rPr>
          <w:lang w:val="sv-SE"/>
        </w:rPr>
        <w:t>of</w:t>
      </w:r>
      <w:proofErr w:type="spellEnd"/>
      <w:r w:rsidR="00905979">
        <w:rPr>
          <w:lang w:val="sv-SE"/>
        </w:rPr>
        <w:t xml:space="preserve"> the </w:t>
      </w:r>
      <w:proofErr w:type="spellStart"/>
      <w:r w:rsidR="00905979">
        <w:rPr>
          <w:lang w:val="sv-SE"/>
        </w:rPr>
        <w:t>defined</w:t>
      </w:r>
      <w:proofErr w:type="spellEnd"/>
      <w:r w:rsidR="00905979">
        <w:rPr>
          <w:lang w:val="sv-SE"/>
        </w:rPr>
        <w:t xml:space="preserve"> </w:t>
      </w:r>
      <w:proofErr w:type="spellStart"/>
      <w:r w:rsidR="00905979">
        <w:rPr>
          <w:lang w:val="sv-SE"/>
        </w:rPr>
        <w:t>type</w:t>
      </w:r>
      <w:proofErr w:type="spellEnd"/>
      <w:r w:rsidR="00905979">
        <w:rPr>
          <w:lang w:val="sv-SE"/>
        </w:rPr>
        <w:t xml:space="preserve">. For </w:t>
      </w:r>
      <w:proofErr w:type="spellStart"/>
      <w:r w:rsidR="00905979">
        <w:rPr>
          <w:lang w:val="sv-SE"/>
        </w:rPr>
        <w:t>instance</w:t>
      </w:r>
      <w:proofErr w:type="spellEnd"/>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 xml:space="preserve">the dimesion of the sub list with </w:t>
      </w:r>
      <w:proofErr w:type="spellStart"/>
      <w:r w:rsidR="006C7FBF">
        <w:rPr>
          <w:highlight w:val="white"/>
        </w:rPr>
        <w:t>dhe</w:t>
      </w:r>
      <w:proofErr w:type="spellEnd"/>
      <w:r w:rsidR="006C7FBF">
        <w:rPr>
          <w:highlight w:val="white"/>
        </w:rPr>
        <w:t xml:space="preserve"> </w:t>
      </w:r>
      <w:proofErr w:type="spellStart"/>
      <w:r w:rsidR="006C7FBF">
        <w:rPr>
          <w:highlight w:val="white"/>
        </w:rPr>
        <w:t>higest</w:t>
      </w:r>
      <w:proofErr w:type="spellEnd"/>
      <w:r w:rsidR="006C7FBF">
        <w:rPr>
          <w:highlight w:val="white"/>
        </w:rPr>
        <w:t xml:space="preserve">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2"/>
      <w:bookmarkEnd w:id="5663"/>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569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77777777" w:rsidR="00361DD4" w:rsidRPr="00361DD4" w:rsidRDefault="00361DD4" w:rsidP="00361DD4">
      <w:pPr>
        <w:pStyle w:val="Code"/>
        <w:rPr>
          <w:highlight w:val="white"/>
        </w:rPr>
      </w:pPr>
      <w:r w:rsidRPr="00361DD4">
        <w:rPr>
          <w:highlight w:val="white"/>
        </w:rPr>
        <w:t xml:space="preserve">          Assert.ErrorA(sourceCode[0]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77777777" w:rsidR="00361DD4" w:rsidRPr="00361DD4" w:rsidRDefault="00361DD4" w:rsidP="00361DD4">
      <w:pPr>
        <w:pStyle w:val="Code"/>
        <w:rPr>
          <w:highlight w:val="white"/>
        </w:rPr>
      </w:pPr>
      <w:r w:rsidRPr="00361DD4">
        <w:rPr>
          <w:highlight w:val="white"/>
        </w:rPr>
        <w:t xml:space="preserve">          Assert.ErrorA(addressMap.ContainsKey(targetCode));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69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697"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569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6EAACB88" w14:textId="77777777" w:rsidR="003901CA" w:rsidRPr="003901CA" w:rsidRDefault="003901CA" w:rsidP="003901CA">
      <w:pPr>
        <w:pStyle w:val="Code"/>
        <w:rPr>
          <w:highlight w:val="white"/>
        </w:rPr>
      </w:pPr>
      <w:bookmarkStart w:id="569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w:t>
      </w:r>
      <w:proofErr w:type="spellStart"/>
      <w:r>
        <w:rPr>
          <w:highlight w:val="white"/>
        </w:rPr>
        <w:t>throught</w:t>
      </w:r>
      <w:proofErr w:type="spellEnd"/>
      <w:r>
        <w:rPr>
          <w:highlight w:val="white"/>
        </w:rPr>
        <w:t xml:space="preserve">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5698"/>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569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69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700"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77777777" w:rsidR="00D701DF" w:rsidRPr="00D701DF" w:rsidRDefault="00D701DF" w:rsidP="00D701DF">
      <w:pPr>
        <w:pStyle w:val="Code"/>
        <w:rPr>
          <w:highlight w:val="white"/>
        </w:rPr>
      </w:pPr>
      <w:r w:rsidRPr="00D701DF">
        <w:rPr>
          <w:highlight w:val="white"/>
        </w:rPr>
        <w:t xml:space="preserve">          Assert.ErrorA(nextCode[0]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77777777" w:rsidR="0074376E" w:rsidRPr="00CF2F9E" w:rsidRDefault="0074376E" w:rsidP="00CF2F9E">
      <w:pPr>
        <w:pStyle w:val="Code"/>
        <w:rPr>
          <w:highlight w:val="white"/>
        </w:rPr>
      </w:pPr>
      <w:r w:rsidRPr="00CF2F9E">
        <w:rPr>
          <w:highlight w:val="white"/>
        </w:rPr>
        <w:t xml:space="preserve">              Assert.ErrorA(index2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Next-</w:t>
      </w:r>
      <w:proofErr w:type="spellStart"/>
      <w:r w:rsidR="00B91806">
        <w:t>Goto</w:t>
      </w:r>
      <w:proofErr w:type="spellEnd"/>
      <w:r w:rsidR="00B91806">
        <w:t xml:space="preserve">-Double </w:t>
      </w:r>
      <w:r w:rsidR="00B87CD9">
        <w:t>case.</w:t>
      </w:r>
    </w:p>
    <w:p w14:paraId="06F7AF16" w14:textId="5F8154E7" w:rsidR="00DC5011" w:rsidRDefault="00DC5011" w:rsidP="00DC5011">
      <w:pPr>
        <w:pStyle w:val="CodeHeader"/>
      </w:pPr>
      <w:proofErr w:type="spellStart"/>
      <w:r>
        <w:t>MiddleCodeOptimizor.cs</w:t>
      </w:r>
      <w:proofErr w:type="spellEnd"/>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700"/>
    </w:p>
    <w:p w14:paraId="37E1B19C" w14:textId="2EDACE73"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they will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497A438F" w14:textId="2FDD4AFE" w:rsidR="00565A0A" w:rsidRPr="00EC76D5" w:rsidRDefault="00565A0A" w:rsidP="00565A0A">
      <w:pPr>
        <w:pStyle w:val="Rubrik2"/>
      </w:pPr>
      <w:bookmarkStart w:id="5701" w:name="_Toc481936424"/>
      <w:r w:rsidRPr="00EC76D5">
        <w:t>Generation</w:t>
      </w:r>
      <w:bookmarkEnd w:id="570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lastRenderedPageBreak/>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702" w:name="_Ref418278230"/>
      <w:bookmarkStart w:id="5703" w:name="_Toc481936425"/>
      <w:r w:rsidRPr="00EC76D5">
        <w:t>Base Blocks Generation</w:t>
      </w:r>
      <w:bookmarkEnd w:id="5702"/>
      <w:bookmarkEnd w:id="5703"/>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lastRenderedPageBreak/>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704" w:name="_Toc481936426"/>
      <w:r w:rsidRPr="00EC76D5">
        <w:lastRenderedPageBreak/>
        <w:t>Live Sets Generation</w:t>
      </w:r>
      <w:bookmarkEnd w:id="5704"/>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lastRenderedPageBreak/>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705" w:name="_Toc481936427"/>
      <w:r w:rsidRPr="00EC76D5">
        <w:t>Path Sets</w:t>
      </w:r>
      <w:bookmarkEnd w:id="5705"/>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lastRenderedPageBreak/>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lastRenderedPageBreak/>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706" w:name="_Toc481936428"/>
      <w:r w:rsidRPr="00EC76D5">
        <w:t xml:space="preserve">Removal of </w:t>
      </w:r>
      <w:r w:rsidR="00BA6016" w:rsidRPr="00EC76D5">
        <w:t>Unused Code</w:t>
      </w:r>
      <w:bookmarkEnd w:id="5706"/>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707" w:name="_Toc481936429"/>
      <w:bookmarkStart w:id="5708" w:name="_Ref419628490"/>
      <w:r w:rsidRPr="00EC76D5">
        <w:lastRenderedPageBreak/>
        <w:t>Object Code Preparation</w:t>
      </w:r>
      <w:bookmarkEnd w:id="5707"/>
    </w:p>
    <w:p w14:paraId="754899A5" w14:textId="0065A2EE" w:rsidR="007E1080" w:rsidRPr="00EC76D5" w:rsidRDefault="001111A0" w:rsidP="00406266">
      <w:pPr>
        <w:pStyle w:val="Rubrik2"/>
      </w:pPr>
      <w:bookmarkStart w:id="5709" w:name="_Toc481936430"/>
      <w:r w:rsidRPr="00EC76D5">
        <w:t>Register</w:t>
      </w:r>
      <w:r w:rsidR="007E1080" w:rsidRPr="00EC76D5">
        <w:t xml:space="preserve"> Preparation</w:t>
      </w:r>
      <w:bookmarkEnd w:id="5709"/>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710" w:name="_Toc481936431"/>
      <w:r w:rsidRPr="00EC76D5">
        <w:lastRenderedPageBreak/>
        <w:t>Register Allocation</w:t>
      </w:r>
      <w:bookmarkEnd w:id="5710"/>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711" w:name="_Toc481936432"/>
      <w:r w:rsidRPr="00EC76D5">
        <w:lastRenderedPageBreak/>
        <w:t>Object</w:t>
      </w:r>
      <w:r w:rsidR="00AD7B52" w:rsidRPr="00EC76D5">
        <w:t xml:space="preserve"> Code Generation</w:t>
      </w:r>
      <w:bookmarkEnd w:id="5708"/>
      <w:bookmarkEnd w:id="5711"/>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712" w:name="_Toc481936433"/>
      <w:r w:rsidRPr="00EC76D5">
        <w:t xml:space="preserve">The </w:t>
      </w:r>
      <w:r w:rsidR="00C339AA" w:rsidRPr="00EC76D5">
        <w:t>Object</w:t>
      </w:r>
      <w:r w:rsidRPr="00EC76D5">
        <w:t xml:space="preserve"> Operator</w:t>
      </w:r>
      <w:bookmarkEnd w:id="5712"/>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713" w:name="_Toc481936434"/>
      <w:r w:rsidRPr="00EC76D5">
        <w:t xml:space="preserve">The </w:t>
      </w:r>
      <w:r w:rsidR="00CA4231" w:rsidRPr="00EC76D5">
        <w:t>Object</w:t>
      </w:r>
      <w:r w:rsidRPr="00EC76D5">
        <w:t xml:space="preserve"> Code</w:t>
      </w:r>
      <w:bookmarkEnd w:id="5713"/>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714" w:name="_Toc481936435"/>
      <w:r w:rsidRPr="00EC76D5">
        <w:t>Object</w:t>
      </w:r>
      <w:r w:rsidR="00663AEB" w:rsidRPr="00EC76D5">
        <w:t xml:space="preserve"> Code</w:t>
      </w:r>
      <w:r w:rsidR="00884B6D" w:rsidRPr="00EC76D5">
        <w:t xml:space="preserve"> </w:t>
      </w:r>
      <w:r w:rsidRPr="00EC76D5">
        <w:t>Generation</w:t>
      </w:r>
      <w:bookmarkEnd w:id="5714"/>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715" w:name="_Ref419650505"/>
      <w:bookmarkStart w:id="5716" w:name="_Ref419653264"/>
      <w:bookmarkStart w:id="5717" w:name="_Toc481936436"/>
      <w:r w:rsidRPr="00EC76D5">
        <w:t>Object Code Generation</w:t>
      </w:r>
      <w:bookmarkEnd w:id="5715"/>
      <w:bookmarkEnd w:id="5716"/>
      <w:bookmarkEnd w:id="5717"/>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77777777" w:rsidR="002759C1" w:rsidRPr="00EC76D5" w:rsidRDefault="002759C1" w:rsidP="002759C1">
      <w:pPr>
        <w:pStyle w:val="Code"/>
      </w:pPr>
      <w:r w:rsidRPr="00EC76D5">
        <w:t xml:space="preserve">          boolean callerEllipse = Main.FuncSymbol.getType().isEllipse(),</w:t>
      </w:r>
    </w:p>
    <w:p w14:paraId="178AEE03" w14:textId="77777777" w:rsidR="002759C1" w:rsidRPr="00EC76D5" w:rsidRDefault="002759C1" w:rsidP="002759C1">
      <w:pPr>
        <w:pStyle w:val="Code"/>
      </w:pPr>
      <w:r w:rsidRPr="00EC76D5">
        <w:t xml:space="preserve">                  calleeEllipse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lastRenderedPageBreak/>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77777777" w:rsidR="002759C1" w:rsidRPr="00EC76D5" w:rsidRDefault="002759C1" w:rsidP="002759C1">
      <w:pPr>
        <w:pStyle w:val="Code"/>
      </w:pPr>
      <w:r w:rsidRPr="00EC76D5">
        <w:t xml:space="preserve">          if (callerEllipse)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t xml:space="preserve">              byteSize += addCountObjectCode(ObjectOperator.mov_byte, ObjectCode.FrameRegister,</w:t>
      </w:r>
    </w:p>
    <w:p w14:paraId="4414632F" w14:textId="77777777" w:rsidR="002759C1" w:rsidRPr="00EC76D5" w:rsidRDefault="002759C1" w:rsidP="002759C1">
      <w:pPr>
        <w:pStyle w:val="Code"/>
      </w:pPr>
      <w:r w:rsidRPr="00EC76D5">
        <w:lastRenderedPageBreak/>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7777777" w:rsidR="002759C1" w:rsidRPr="00EC76D5" w:rsidRDefault="002759C1" w:rsidP="002759C1">
      <w:pPr>
        <w:pStyle w:val="Code"/>
      </w:pPr>
      <w:r w:rsidRPr="00EC76D5">
        <w:t xml:space="preserve">            if (calleeEllipse)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77777777" w:rsidR="002759C1" w:rsidRPr="00EC76D5" w:rsidRDefault="002759C1" w:rsidP="002759C1">
      <w:pPr>
        <w:pStyle w:val="Code"/>
      </w:pPr>
      <w:r w:rsidRPr="00EC76D5">
        <w:t xml:space="preserve">              if (callerEllipse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lastRenderedPageBreak/>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lastRenderedPageBreak/>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lastRenderedPageBreak/>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lastRenderedPageBreak/>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lastRenderedPageBreak/>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lastRenderedPageBreak/>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lastRenderedPageBreak/>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lastRenderedPageBreak/>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lastRenderedPageBreak/>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lastRenderedPageBreak/>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lastRenderedPageBreak/>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lastRenderedPageBreak/>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lastRenderedPageBreak/>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lastRenderedPageBreak/>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lastRenderedPageBreak/>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lastRenderedPageBreak/>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lastRenderedPageBreak/>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lastRenderedPageBreak/>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lastRenderedPageBreak/>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lastRenderedPageBreak/>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lastRenderedPageBreak/>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lastRenderedPageBreak/>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lastRenderedPageBreak/>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lastRenderedPageBreak/>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lastRenderedPageBreak/>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lastRenderedPageBreak/>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lastRenderedPageBreak/>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718" w:name="_Ref420874022"/>
      <w:bookmarkStart w:id="5719" w:name="_Toc481936437"/>
      <w:r w:rsidRPr="00EC76D5">
        <w:lastRenderedPageBreak/>
        <w:t>The Linker</w:t>
      </w:r>
      <w:bookmarkEnd w:id="5718"/>
      <w:bookmarkEnd w:id="5719"/>
    </w:p>
    <w:p w14:paraId="08D8D409" w14:textId="58588CDE" w:rsidR="00DB29D5" w:rsidRPr="00EC76D5" w:rsidRDefault="00DB29D5" w:rsidP="00276387">
      <w:pPr>
        <w:pStyle w:val="Rubrik2"/>
      </w:pPr>
      <w:bookmarkStart w:id="5720" w:name="_Ref419646553"/>
      <w:bookmarkStart w:id="5721" w:name="_Toc481936438"/>
      <w:r w:rsidRPr="00EC76D5">
        <w:t>The Linker Class</w:t>
      </w:r>
      <w:bookmarkEnd w:id="5720"/>
      <w:bookmarkEnd w:id="5721"/>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proofErr w:type="spellStart"/>
      <w:r w:rsidRPr="00EC76D5">
        <w:t>Linker.java</w:t>
      </w:r>
      <w:proofErr w:type="spellEnd"/>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722" w:name="_Toc481936439"/>
      <w:r w:rsidRPr="00EC76D5">
        <w:t>Generation</w:t>
      </w:r>
      <w:bookmarkEnd w:id="5722"/>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spellStart"/>
      <w:r w:rsidRPr="00EC76D5">
        <w:rPr>
          <w:rStyle w:val="CodeInText"/>
        </w:rPr>
        <w:t>generateTrace</w:t>
      </w:r>
      <w:proofErr w:type="spellEnd"/>
      <w:r w:rsidRPr="00EC76D5">
        <w:t xml:space="preserve">, and sets the total size of the code at the beginning of the main code </w:t>
      </w:r>
      <w:r w:rsidR="00F15437" w:rsidRPr="00EC76D5">
        <w:t>to</w:t>
      </w:r>
      <w:r w:rsidRPr="00EC76D5">
        <w:t xml:space="preserve"> </w:t>
      </w:r>
      <w:proofErr w:type="spellStart"/>
      <w:r w:rsidR="002F35C1">
        <w:t>initializer</w:t>
      </w:r>
      <w:r w:rsidRPr="00EC76D5">
        <w:t>ialize</w:t>
      </w:r>
      <w:proofErr w:type="spellEnd"/>
      <w:r w:rsidRPr="00EC76D5">
        <w:t xml:space="preserv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723" w:name="_Toc481936440"/>
      <w:r w:rsidRPr="00EC76D5">
        <w:lastRenderedPageBreak/>
        <w:t>Main Trace Generation</w:t>
      </w:r>
      <w:bookmarkEnd w:id="5723"/>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parameter, and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243F581C"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w:t>
      </w:r>
      <w:proofErr w:type="spellStart"/>
      <w:r w:rsidR="002F35C1">
        <w:t>initializer</w:t>
      </w:r>
      <w:r w:rsidR="00FC4FC7" w:rsidRPr="00EC76D5">
        <w:t>ial</w:t>
      </w:r>
      <w:proofErr w:type="spellEnd"/>
      <w:r w:rsidR="00FC4FC7" w:rsidRPr="00EC76D5">
        <w:t xml:space="preserve">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r w:rsidR="00EB3045" w:rsidRPr="00EC76D5">
        <w:rPr>
          <w:rStyle w:val="CodeInText"/>
        </w:rPr>
        <w:t>a</w:t>
      </w:r>
      <w:r w:rsidR="00EB3045" w:rsidRPr="00EC76D5">
        <w:t xml:space="preserve"> in order to properly </w:t>
      </w:r>
      <w:proofErr w:type="spellStart"/>
      <w:r w:rsidR="002F35C1">
        <w:t>initializer</w:t>
      </w:r>
      <w:r w:rsidR="00EB3045" w:rsidRPr="00EC76D5">
        <w:t>ialize</w:t>
      </w:r>
      <w:proofErr w:type="spellEnd"/>
      <w:r w:rsidR="00EB3045" w:rsidRPr="00EC76D5">
        <w:t xml:space="preserv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724" w:name="_Toc481936441"/>
      <w:r w:rsidRPr="00EC76D5">
        <w:lastRenderedPageBreak/>
        <w:t>Auxiliary Classes</w:t>
      </w:r>
      <w:bookmarkEnd w:id="5724"/>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725" w:name="_Toc481936442"/>
      <w:r w:rsidRPr="00EC76D5">
        <w:t>Error Handling</w:t>
      </w:r>
      <w:bookmarkEnd w:id="5725"/>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726" w:name="_Toc481936443"/>
      <w:r w:rsidRPr="00EC76D5">
        <w:t>Container Classes</w:t>
      </w:r>
      <w:bookmarkEnd w:id="5726"/>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727" w:name="_Toc481936444"/>
      <w:r w:rsidRPr="00EC76D5">
        <w:t xml:space="preserve">Ordered </w:t>
      </w:r>
      <w:r w:rsidR="004C5DAE" w:rsidRPr="00EC76D5">
        <w:t>Pair</w:t>
      </w:r>
      <w:bookmarkEnd w:id="5727"/>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728" w:name="_Toc481936445"/>
      <w:r w:rsidRPr="00EC76D5">
        <w:t>Unordered Pair</w:t>
      </w:r>
      <w:bookmarkEnd w:id="5728"/>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729" w:name="_Toc481936446"/>
      <w:r w:rsidRPr="00EC76D5">
        <w:t>Triple</w:t>
      </w:r>
      <w:bookmarkEnd w:id="5729"/>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730" w:name="_Toc481936447"/>
      <w:r w:rsidRPr="00EC76D5">
        <w:t>Tuple</w:t>
      </w:r>
      <w:bookmarkEnd w:id="5730"/>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731" w:name="_Toc481936448"/>
      <w:r w:rsidRPr="00EC76D5">
        <w:t xml:space="preserve">Undirected </w:t>
      </w:r>
      <w:r w:rsidR="004C5DAE" w:rsidRPr="00EC76D5">
        <w:t>Graph</w:t>
      </w:r>
      <w:bookmarkEnd w:id="5731"/>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732" w:name="_Toc481936449"/>
      <w:r w:rsidRPr="00EC76D5">
        <w:t>Addition and Removal of Vertices and Edges</w:t>
      </w:r>
      <w:bookmarkEnd w:id="5732"/>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733" w:name="_Toc481936450"/>
      <w:r w:rsidRPr="00EC76D5">
        <w:t>Graph Partition</w:t>
      </w:r>
      <w:bookmarkEnd w:id="5733"/>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77777777" w:rsidR="00327206" w:rsidRPr="00EC76D5" w:rsidRDefault="00327206" w:rsidP="00327206">
      <w:pPr>
        <w:pStyle w:val="Code"/>
      </w:pPr>
      <w:r w:rsidRPr="00EC76D5">
        <w:t xml:space="preserve">      deepSearch(vertex,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1CABBB8" w:rsidR="007844A1" w:rsidRPr="00EC76D5" w:rsidRDefault="00703A3A" w:rsidP="00327206">
      <w:r w:rsidRPr="00EC76D5">
        <w:t xml:space="preserve">The </w:t>
      </w:r>
      <w:proofErr w:type="spellStart"/>
      <w:r w:rsidRPr="00EC76D5">
        <w:rPr>
          <w:rStyle w:val="CodeInText"/>
        </w:rPr>
        <w:t>deepSearch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77777777" w:rsidR="00B81692" w:rsidRPr="00EC76D5" w:rsidRDefault="00B81692" w:rsidP="00B81692">
      <w:pPr>
        <w:pStyle w:val="Code"/>
      </w:pPr>
      <w:r w:rsidRPr="00EC76D5">
        <w:t xml:space="preserve">  private void deepSearch(VertexType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77777777" w:rsidR="00B81692" w:rsidRPr="00EC76D5" w:rsidRDefault="00B81692" w:rsidP="00B81692">
      <w:pPr>
        <w:pStyle w:val="Code"/>
      </w:pPr>
      <w:r w:rsidRPr="00EC76D5">
        <w:t xml:space="preserve">        deepSearch(neighbour,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734" w:name="_Toc481936451"/>
      <w:r w:rsidRPr="00EC76D5">
        <w:t xml:space="preserve">Directed </w:t>
      </w:r>
      <w:r w:rsidR="00163CD4" w:rsidRPr="00EC76D5">
        <w:t>Graph</w:t>
      </w:r>
      <w:bookmarkEnd w:id="5734"/>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77777777" w:rsidR="00F96565" w:rsidRPr="00EC76D5" w:rsidRDefault="00F96565" w:rsidP="00F96565">
      <w:pPr>
        <w:pStyle w:val="Code"/>
      </w:pPr>
      <w:r w:rsidRPr="00EC76D5">
        <w:t xml:space="preserve">      deepSearch(vertex,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77777777" w:rsidR="00F96565" w:rsidRPr="00EC76D5" w:rsidRDefault="00F96565" w:rsidP="00F96565">
      <w:pPr>
        <w:pStyle w:val="Code"/>
      </w:pPr>
      <w:r w:rsidRPr="00EC76D5">
        <w:t xml:space="preserve">  private void deepSearch(VertexType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77777777" w:rsidR="00F96565" w:rsidRPr="00EC76D5" w:rsidRDefault="00F96565" w:rsidP="00F96565">
      <w:pPr>
        <w:pStyle w:val="Code"/>
      </w:pPr>
      <w:r w:rsidRPr="00EC76D5">
        <w:t xml:space="preserve">        deepSearch(outNeighbour,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735" w:name="_Toc481936452"/>
      <w:r w:rsidRPr="00EC76D5">
        <w:lastRenderedPageBreak/>
        <w:t xml:space="preserve">The </w:t>
      </w:r>
      <w:r w:rsidR="002554E1" w:rsidRPr="00EC76D5">
        <w:t>Standard Library</w:t>
      </w:r>
      <w:bookmarkEnd w:id="5735"/>
    </w:p>
    <w:p w14:paraId="21B660CB" w14:textId="0EAC07D4" w:rsidR="00EE220E" w:rsidRPr="00EC76D5" w:rsidRDefault="00503728" w:rsidP="00265BDF">
      <w:pPr>
        <w:pStyle w:val="Rubrik2"/>
      </w:pPr>
      <w:bookmarkStart w:id="5736" w:name="_Toc481936453"/>
      <w:r w:rsidRPr="00EC76D5">
        <w:t>Integral and Floating Limits</w:t>
      </w:r>
      <w:bookmarkEnd w:id="5736"/>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737" w:name="_Toc481936454"/>
      <w:r w:rsidRPr="00EC76D5">
        <w:lastRenderedPageBreak/>
        <w:t>The A</w:t>
      </w:r>
      <w:r w:rsidR="00EE220E" w:rsidRPr="00EC76D5">
        <w:t>sser</w:t>
      </w:r>
      <w:r w:rsidR="008E5D1A" w:rsidRPr="00EC76D5">
        <w:t>t</w:t>
      </w:r>
      <w:r w:rsidRPr="00EC76D5">
        <w:t xml:space="preserve"> Macro</w:t>
      </w:r>
      <w:bookmarkEnd w:id="5737"/>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738" w:name="_Toc481936455"/>
      <w:r w:rsidRPr="00EC76D5">
        <w:t>Locale Data</w:t>
      </w:r>
      <w:bookmarkEnd w:id="5738"/>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739" w:name="_Toc481936456"/>
      <w:r w:rsidRPr="00EC76D5">
        <w:t>Character Types</w:t>
      </w:r>
      <w:bookmarkEnd w:id="5739"/>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740" w:name="_Toc481936457"/>
      <w:r w:rsidRPr="00EC76D5">
        <w:t>S</w:t>
      </w:r>
      <w:r w:rsidR="00EE220E" w:rsidRPr="00EC76D5">
        <w:t>tring</w:t>
      </w:r>
      <w:r w:rsidRPr="00EC76D5">
        <w:t>s</w:t>
      </w:r>
      <w:bookmarkEnd w:id="5740"/>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741" w:name="_Toc481936458"/>
      <w:r w:rsidRPr="00EC76D5">
        <w:t>Long Jumps</w:t>
      </w:r>
      <w:bookmarkEnd w:id="5741"/>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742" w:name="_Toc481936459"/>
      <w:r w:rsidRPr="00EC76D5">
        <w:t>Mathematical Functions</w:t>
      </w:r>
      <w:bookmarkEnd w:id="5742"/>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743" w:name="_Toc481936460"/>
      <w:r w:rsidRPr="00EC76D5">
        <w:t xml:space="preserve">Standard </w:t>
      </w:r>
      <w:proofErr w:type="spellStart"/>
      <w:r w:rsidRPr="00EC76D5">
        <w:t>Input/Output</w:t>
      </w:r>
      <w:bookmarkEnd w:id="5743"/>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744" w:name="_Toc481936461"/>
      <w:r w:rsidRPr="00EC76D5">
        <w:t>Printing</w:t>
      </w:r>
      <w:bookmarkEnd w:id="5744"/>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745" w:name="_Toc481936462"/>
      <w:r w:rsidRPr="00EC76D5">
        <w:t>Scanning</w:t>
      </w:r>
      <w:bookmarkEnd w:id="5745"/>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746" w:name="_Toc481936463"/>
      <w:r w:rsidRPr="00EC76D5">
        <w:t>F</w:t>
      </w:r>
      <w:r w:rsidR="00AF06D6" w:rsidRPr="00EC76D5">
        <w:t xml:space="preserve">ile </w:t>
      </w:r>
      <w:r w:rsidRPr="00EC76D5">
        <w:t>H</w:t>
      </w:r>
      <w:r w:rsidR="00AF06D6" w:rsidRPr="00EC76D5">
        <w:t>andling</w:t>
      </w:r>
      <w:bookmarkEnd w:id="5746"/>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747" w:name="_Toc481936464"/>
      <w:r w:rsidRPr="00EC76D5">
        <w:t>The Standard Library</w:t>
      </w:r>
      <w:bookmarkEnd w:id="5747"/>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748" w:name="_Toc481936465"/>
      <w:r w:rsidRPr="00EC76D5">
        <w:t>T</w:t>
      </w:r>
      <w:r w:rsidR="00D62A8B" w:rsidRPr="00EC76D5">
        <w:t>ime</w:t>
      </w:r>
      <w:bookmarkEnd w:id="5748"/>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749" w:name="_Ref418406175"/>
      <w:bookmarkStart w:id="5750" w:name="_Toc481936466"/>
      <w:proofErr w:type="spellStart"/>
      <w:r w:rsidRPr="00EC76D5">
        <w:lastRenderedPageBreak/>
        <w:t>Main</w:t>
      </w:r>
      <w:r w:rsidR="001B32C0" w:rsidRPr="00EC76D5">
        <w:t>.java</w:t>
      </w:r>
      <w:bookmarkEnd w:id="5749"/>
      <w:bookmarkEnd w:id="5750"/>
      <w:proofErr w:type="spellEnd"/>
    </w:p>
    <w:p w14:paraId="5A67EAB2" w14:textId="77777777" w:rsidR="007D596B" w:rsidRPr="00EC76D5" w:rsidRDefault="007D596B" w:rsidP="006A31DF">
      <w:pPr>
        <w:pStyle w:val="Rubrik1"/>
      </w:pPr>
      <w:bookmarkStart w:id="5751" w:name="_Ref417644950"/>
      <w:bookmarkStart w:id="5752" w:name="_Toc481936467"/>
      <w:r w:rsidRPr="00EC76D5">
        <w:lastRenderedPageBreak/>
        <w:t>The C Grammar</w:t>
      </w:r>
      <w:bookmarkEnd w:id="5751"/>
      <w:bookmarkEnd w:id="5752"/>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753" w:name="_Toc481936468"/>
      <w:r w:rsidRPr="00EC76D5">
        <w:t>The Preprocessor Grammar</w:t>
      </w:r>
      <w:bookmarkEnd w:id="5753"/>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754" w:name="_Toc481936469"/>
      <w:r w:rsidRPr="00EC76D5">
        <w:t xml:space="preserve">The </w:t>
      </w:r>
      <w:r w:rsidR="001C7B67" w:rsidRPr="00EC76D5">
        <w:t>Language</w:t>
      </w:r>
      <w:r w:rsidRPr="00EC76D5">
        <w:t xml:space="preserve"> Grammar</w:t>
      </w:r>
      <w:bookmarkEnd w:id="5754"/>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755" w:name="_Toc481936470"/>
      <w:r w:rsidRPr="00EC76D5">
        <w:lastRenderedPageBreak/>
        <w:t>A</w:t>
      </w:r>
      <w:r w:rsidR="00281D34" w:rsidRPr="00EC76D5">
        <w:t xml:space="preserve"> Crash Course in C</w:t>
      </w:r>
      <w:bookmarkEnd w:id="5755"/>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756" w:name="_Toc320485572"/>
      <w:bookmarkStart w:id="5757" w:name="_Toc323656681"/>
      <w:bookmarkStart w:id="5758" w:name="_Toc324085419"/>
      <w:bookmarkStart w:id="5759" w:name="_Toc383781071"/>
      <w:bookmarkStart w:id="5760" w:name="_Toc481936471"/>
      <w:r w:rsidRPr="00EC76D5">
        <w:t>The Compiler and the Linker</w:t>
      </w:r>
      <w:bookmarkEnd w:id="5756"/>
      <w:bookmarkEnd w:id="5757"/>
      <w:bookmarkEnd w:id="5758"/>
      <w:bookmarkEnd w:id="5759"/>
      <w:bookmarkEnd w:id="5760"/>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D84FDE" w:rsidRPr="003F7CF1" w:rsidRDefault="00D84FD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D84FDE" w:rsidRPr="003F7CF1" w:rsidRDefault="00D84FDE"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D84FDE" w:rsidRPr="003F7CF1" w:rsidRDefault="00D84FDE"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D84FDE" w:rsidRPr="003F7CF1" w:rsidRDefault="00D84FD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D84FDE" w:rsidRPr="003F7CF1" w:rsidRDefault="00D84FDE"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D84FDE" w:rsidRPr="003F7CF1" w:rsidRDefault="00D84FDE"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D84FDE" w:rsidRPr="003F7CF1" w:rsidRDefault="00D84FD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D84FDE" w:rsidRPr="003F7CF1" w:rsidRDefault="00D84FDE"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D84FDE" w:rsidRPr="003F7CF1" w:rsidRDefault="00D84FD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D84FDE" w:rsidRPr="003F7CF1" w:rsidRDefault="00D84FDE"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D84FDE" w:rsidRPr="003F7CF1" w:rsidRDefault="00D84FDE"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D84FDE" w:rsidRPr="003F7CF1" w:rsidRDefault="00D84FDE"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D84FDE" w:rsidRPr="003F7CF1" w:rsidRDefault="00D84FD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D84FDE" w:rsidRPr="003F7CF1" w:rsidRDefault="00D84FDE"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D84FDE" w:rsidRPr="003F7CF1" w:rsidRDefault="00D84FDE"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D84FDE" w:rsidRPr="003F7CF1" w:rsidRDefault="00D84FDE"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D84FDE" w:rsidRPr="003F7CF1" w:rsidRDefault="00D84FDE"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D84FDE" w:rsidRPr="003F7CF1" w:rsidRDefault="00D84FD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761" w:name="_Toc320485573"/>
      <w:bookmarkStart w:id="5762" w:name="_Toc323656682"/>
      <w:bookmarkStart w:id="5763" w:name="_Toc324085420"/>
      <w:bookmarkStart w:id="5764" w:name="_Toc383781072"/>
      <w:bookmarkStart w:id="5765" w:name="_Toc481936472"/>
      <w:r w:rsidRPr="00EC76D5">
        <w:t>The Hello-World Program</w:t>
      </w:r>
      <w:bookmarkEnd w:id="5761"/>
      <w:bookmarkEnd w:id="5762"/>
      <w:bookmarkEnd w:id="5763"/>
      <w:bookmarkEnd w:id="5764"/>
      <w:bookmarkEnd w:id="5765"/>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766" w:name="_Toc320485574"/>
      <w:bookmarkStart w:id="5767" w:name="_Toc323656683"/>
      <w:bookmarkStart w:id="5768" w:name="_Toc324085421"/>
      <w:bookmarkStart w:id="5769" w:name="_Toc383781073"/>
      <w:bookmarkStart w:id="5770" w:name="_Toc481936473"/>
      <w:r w:rsidRPr="00EC76D5">
        <w:t>Comments</w:t>
      </w:r>
      <w:bookmarkEnd w:id="5766"/>
      <w:bookmarkEnd w:id="5767"/>
      <w:bookmarkEnd w:id="5768"/>
      <w:bookmarkEnd w:id="5769"/>
      <w:bookmarkEnd w:id="5770"/>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771"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772" w:author="Stefan Björnander" w:date="2012-05-06T23:23:00Z">
          <w:pPr>
            <w:pStyle w:val="Rubrik2"/>
          </w:pPr>
        </w:pPrChange>
      </w:pPr>
      <w:bookmarkStart w:id="5773" w:name="_Toc323656684"/>
      <w:bookmarkStart w:id="5774" w:name="_Toc324085422"/>
      <w:bookmarkStart w:id="5775" w:name="_Toc383781074"/>
      <w:bookmarkStart w:id="5776" w:name="_Toc481936474"/>
      <w:r w:rsidRPr="00EC76D5">
        <w:t>Types and Variables</w:t>
      </w:r>
      <w:bookmarkEnd w:id="5771"/>
      <w:bookmarkEnd w:id="5773"/>
      <w:bookmarkEnd w:id="5774"/>
      <w:bookmarkEnd w:id="5775"/>
      <w:bookmarkEnd w:id="5776"/>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7" w:name="_Toc320485576"/>
      <w:bookmarkStart w:id="5778" w:name="_Toc323656685"/>
      <w:bookmarkStart w:id="5779" w:name="_Toc324085423"/>
      <w:bookmarkStart w:id="5780" w:name="_Toc383781075"/>
      <w:bookmarkStart w:id="5781" w:name="_Ref383781525"/>
      <w:bookmarkStart w:id="5782" w:name="_Toc481936475"/>
      <w:r w:rsidRPr="00EC76D5">
        <w:t>Simple Types</w:t>
      </w:r>
      <w:bookmarkEnd w:id="5777"/>
      <w:bookmarkEnd w:id="5778"/>
      <w:bookmarkEnd w:id="5779"/>
      <w:bookmarkEnd w:id="5780"/>
      <w:bookmarkEnd w:id="5781"/>
      <w:bookmarkEnd w:id="5782"/>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3" w:name="_Toc320485577"/>
      <w:bookmarkStart w:id="5784" w:name="_Toc323656686"/>
      <w:bookmarkStart w:id="5785" w:name="_Toc324085424"/>
      <w:bookmarkStart w:id="5786" w:name="_Toc383781076"/>
      <w:bookmarkStart w:id="5787" w:name="_Toc481936476"/>
      <w:r w:rsidRPr="00EC76D5">
        <w:t>Variables</w:t>
      </w:r>
      <w:bookmarkEnd w:id="5783"/>
      <w:bookmarkEnd w:id="5784"/>
      <w:bookmarkEnd w:id="5785"/>
      <w:bookmarkEnd w:id="5786"/>
      <w:bookmarkEnd w:id="5787"/>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proofErr w:type="spellStart"/>
      <w:r w:rsidR="002F35C1">
        <w:t>initializer</w:t>
      </w:r>
      <w:r w:rsidRPr="00EC76D5">
        <w:t>ialize</w:t>
      </w:r>
      <w:proofErr w:type="spellEnd"/>
      <w:r w:rsidRPr="00EC76D5">
        <w:t xml:space="preserv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D84FDE" w:rsidRPr="003F7CF1" w:rsidRDefault="00D84FD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D84FDE" w:rsidRPr="003F7CF1" w:rsidRDefault="00D84FDE"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D84FDE" w:rsidRPr="003F7CF1" w:rsidRDefault="00D84FDE"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D84FDE" w:rsidRPr="003F7CF1" w:rsidRDefault="00D84FDE"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D84FDE" w:rsidRPr="003F7CF1" w:rsidRDefault="00D84FDE"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D84FDE" w:rsidRPr="003F7CF1" w:rsidRDefault="00D84FD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D84FDE" w:rsidRPr="003F7CF1" w:rsidRDefault="00D84FD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D84FDE" w:rsidRPr="003F7CF1" w:rsidRDefault="00D84FD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D84FDE" w:rsidRPr="003F7CF1" w:rsidRDefault="00D84FDE"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D84FDE" w:rsidRPr="003F7CF1" w:rsidRDefault="00D84FDE"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D84FDE" w:rsidRPr="003F7CF1" w:rsidRDefault="00D84FDE"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D84FDE" w:rsidRPr="003F7CF1" w:rsidRDefault="00D84FDE"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D84FDE" w:rsidRPr="003F7CF1" w:rsidRDefault="00D84FDE"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D84FDE" w:rsidRPr="003F7CF1" w:rsidRDefault="00D84FDE"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D84FDE" w:rsidRPr="003F7CF1" w:rsidRDefault="00D84FDE"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D84FDE" w:rsidRPr="003F7CF1" w:rsidRDefault="00D84FD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8" w:name="_Toc320485578"/>
      <w:bookmarkStart w:id="5789" w:name="_Toc323656687"/>
      <w:bookmarkStart w:id="5790" w:name="_Toc324085425"/>
      <w:bookmarkStart w:id="5791" w:name="_Toc383781077"/>
      <w:bookmarkStart w:id="5792" w:name="_Toc481936477"/>
      <w:bookmarkStart w:id="5793" w:name="_Toc320485579"/>
      <w:r w:rsidRPr="00EC76D5">
        <w:t>Constants</w:t>
      </w:r>
      <w:bookmarkEnd w:id="5788"/>
      <w:bookmarkEnd w:id="5789"/>
      <w:bookmarkEnd w:id="5790"/>
      <w:bookmarkEnd w:id="5791"/>
      <w:bookmarkEnd w:id="5792"/>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4" w:name="_Toc323656688"/>
      <w:bookmarkStart w:id="5795" w:name="_Toc324085426"/>
      <w:bookmarkStart w:id="5796" w:name="_Toc383781078"/>
      <w:bookmarkStart w:id="5797" w:name="_Toc481936478"/>
      <w:r w:rsidRPr="00EC76D5">
        <w:t>Output</w:t>
      </w:r>
      <w:bookmarkEnd w:id="5793"/>
      <w:bookmarkEnd w:id="5794"/>
      <w:bookmarkEnd w:id="5795"/>
      <w:bookmarkEnd w:id="5796"/>
      <w:bookmarkEnd w:id="5797"/>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8" w:name="_Toc320485580"/>
      <w:bookmarkStart w:id="5799" w:name="_Toc323656689"/>
      <w:bookmarkStart w:id="5800" w:name="_Toc324085427"/>
      <w:bookmarkStart w:id="5801" w:name="_Toc383781079"/>
      <w:bookmarkStart w:id="5802" w:name="_Toc481936479"/>
      <w:r w:rsidRPr="00EC76D5">
        <w:t>Input</w:t>
      </w:r>
      <w:bookmarkEnd w:id="5798"/>
      <w:bookmarkEnd w:id="5799"/>
      <w:bookmarkEnd w:id="5800"/>
      <w:bookmarkEnd w:id="5801"/>
      <w:bookmarkEnd w:id="5802"/>
    </w:p>
    <w:p w14:paraId="299686DD" w14:textId="77777777" w:rsidR="00E80032" w:rsidRPr="00EC76D5" w:rsidRDefault="00E80032" w:rsidP="00E80032">
      <w:r w:rsidRPr="00EC76D5">
        <w:t xml:space="preserve">The standard functions for input is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803"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804"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5" w:name="_Toc323656690"/>
      <w:bookmarkStart w:id="5806" w:name="_Toc324085428"/>
      <w:bookmarkStart w:id="5807" w:name="_Toc383781080"/>
      <w:bookmarkStart w:id="5808" w:name="_Toc481936480"/>
      <w:r w:rsidRPr="00EC76D5">
        <w:t>Enumerations</w:t>
      </w:r>
      <w:bookmarkEnd w:id="5803"/>
      <w:bookmarkEnd w:id="5805"/>
      <w:bookmarkEnd w:id="5806"/>
      <w:bookmarkEnd w:id="5807"/>
      <w:bookmarkEnd w:id="5808"/>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9" w:name="_Toc320485582"/>
      <w:bookmarkStart w:id="5810" w:name="_Toc323656691"/>
      <w:bookmarkStart w:id="5811" w:name="_Toc324085429"/>
      <w:bookmarkStart w:id="5812" w:name="_Toc383781081"/>
      <w:bookmarkStart w:id="5813" w:name="_Toc481936481"/>
      <w:r w:rsidRPr="00EC76D5">
        <w:t>Arrays</w:t>
      </w:r>
      <w:bookmarkEnd w:id="5809"/>
      <w:bookmarkEnd w:id="5810"/>
      <w:bookmarkEnd w:id="5811"/>
      <w:bookmarkEnd w:id="5812"/>
      <w:bookmarkEnd w:id="5813"/>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D84FDE" w:rsidRPr="003F7CF1" w:rsidRDefault="00D84FD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D84FDE" w:rsidRPr="003F7CF1" w:rsidRDefault="00D84FDE"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D84FDE" w:rsidRPr="003F7CF1" w:rsidRDefault="00D84FDE"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D84FDE" w:rsidRPr="003F7CF1" w:rsidRDefault="00D84FD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D84FDE" w:rsidRPr="003F7CF1" w:rsidRDefault="00D84FD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D84FDE" w:rsidRPr="003F7CF1" w:rsidRDefault="00D84FD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D84FDE" w:rsidRPr="003F7CF1" w:rsidRDefault="00D84FD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D84FDE" w:rsidRPr="003F7CF1" w:rsidRDefault="00D84FDE"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D84FDE" w:rsidRPr="003F7CF1" w:rsidRDefault="00D84FD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D84FDE" w:rsidRPr="003F7CF1" w:rsidRDefault="00D84FDE"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D84FDE" w:rsidRPr="003F7CF1" w:rsidRDefault="00D84FDE"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D84FDE" w:rsidRPr="003F7CF1" w:rsidRDefault="00D84FDE"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D84FDE" w:rsidRPr="003F7CF1" w:rsidRDefault="00D84FD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D84FDE" w:rsidRPr="003F7CF1" w:rsidRDefault="00D84FD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D84FDE" w:rsidRPr="003F7CF1" w:rsidRDefault="00D84FD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D84FDE" w:rsidRPr="003F7CF1" w:rsidRDefault="00D84FD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D84FDE" w:rsidRPr="003F7CF1" w:rsidRDefault="00D84FD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D84FDE" w:rsidRPr="003F7CF1" w:rsidRDefault="00D84FD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D84FDE" w:rsidRPr="003F7CF1" w:rsidRDefault="00D84FD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D84FDE" w:rsidRPr="003F7CF1" w:rsidRDefault="00D84FD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D84FDE" w:rsidRPr="003F7CF1" w:rsidRDefault="00D84FD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D84FDE" w:rsidRPr="003F7CF1" w:rsidRDefault="00D84FD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D84FDE" w:rsidRPr="003F7CF1" w:rsidRDefault="00D84FD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D84FDE" w:rsidRPr="003F7CF1" w:rsidRDefault="00D84FD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D84FDE" w:rsidRPr="003F7CF1" w:rsidRDefault="00D84FD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D84FDE" w:rsidRPr="003F7CF1" w:rsidRDefault="00D84FDE"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D84FDE" w:rsidRPr="003F7CF1" w:rsidRDefault="00D84FD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D84FDE" w:rsidRPr="003F7CF1" w:rsidRDefault="00D84FD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D84FDE" w:rsidRPr="003F7CF1" w:rsidRDefault="00D84FD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D84FDE" w:rsidRPr="003F7CF1" w:rsidRDefault="00D84FDE"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D84FDE" w:rsidRPr="003F7CF1" w:rsidRDefault="00D84FDE"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D84FDE" w:rsidRPr="003F7CF1" w:rsidRDefault="00D84FDE"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D84FDE" w:rsidRPr="003F7CF1" w:rsidRDefault="00D84FDE"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D84FDE" w:rsidRPr="003F7CF1" w:rsidRDefault="00D84FDE"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D84FDE" w:rsidRPr="003F7CF1" w:rsidRDefault="00D84FDE"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D84FDE" w:rsidRPr="003F7CF1" w:rsidRDefault="00D84FDE"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D84FDE" w:rsidRPr="003F7CF1" w:rsidRDefault="00D84FDE"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D84FDE" w:rsidRPr="003F7CF1" w:rsidRDefault="00D84FDE"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D84FDE" w:rsidRPr="003F7CF1" w:rsidRDefault="00D84FDE"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D84FDE" w:rsidRPr="003F7CF1" w:rsidRDefault="00D84FDE"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D84FDE" w:rsidRPr="003F7CF1" w:rsidRDefault="00D84FDE"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D84FDE" w:rsidRPr="003F7CF1" w:rsidRDefault="00D84FDE"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D84FDE" w:rsidRPr="003F7CF1" w:rsidRDefault="00D84FDE"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D84FDE" w:rsidRPr="003F7CF1" w:rsidRDefault="00D84FDE"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D84FDE" w:rsidRPr="003F7CF1" w:rsidRDefault="00D84FDE"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D84FDE" w:rsidRPr="003F7CF1" w:rsidRDefault="00D84FDE"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D84FDE" w:rsidRPr="003F7CF1" w:rsidRDefault="00D84FDE"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D84FDE" w:rsidRPr="003F7CF1" w:rsidRDefault="00D84FDE"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D84FDE" w:rsidRPr="003F7CF1" w:rsidRDefault="00D84FDE"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D84FDE" w:rsidRPr="003F7CF1" w:rsidRDefault="00D84FDE"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D84FDE" w:rsidRPr="003F7CF1" w:rsidRDefault="00D84FDE"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D84FDE" w:rsidRPr="003F7CF1" w:rsidRDefault="00D84FDE"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D84FDE" w:rsidRPr="003F7CF1" w:rsidRDefault="00D84FDE"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D84FDE" w:rsidRPr="003F7CF1" w:rsidRDefault="00D84FDE"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D84FDE" w:rsidRPr="003F7CF1" w:rsidRDefault="00D84FDE"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D84FDE" w:rsidRPr="003F7CF1" w:rsidRDefault="00D84FDE"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D84FDE" w:rsidRPr="003F7CF1" w:rsidRDefault="00D84FDE"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D84FDE" w:rsidRPr="003F7CF1" w:rsidRDefault="00D84FD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D84FDE" w:rsidRPr="003F7CF1" w:rsidRDefault="00D84FDE"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D84FDE" w:rsidRPr="003F7CF1" w:rsidRDefault="00D84FDE"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D84FDE" w:rsidRPr="003F7CF1" w:rsidRDefault="00D84FDE"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D84FDE" w:rsidRPr="003F7CF1" w:rsidRDefault="00D84FDE"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D84FDE" w:rsidRPr="003F7CF1" w:rsidRDefault="00D84FDE"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D84FDE" w:rsidRPr="003F7CF1" w:rsidRDefault="00D84FDE"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D84FDE" w:rsidRPr="003F7CF1" w:rsidRDefault="00D84FDE"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D84FDE" w:rsidRPr="003F7CF1" w:rsidRDefault="00D84FDE"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D84FDE" w:rsidRPr="003F7CF1" w:rsidRDefault="00D84FDE"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D84FDE" w:rsidRPr="003F7CF1" w:rsidRDefault="00D84FDE"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4" w:name="_Toc320485583"/>
      <w:bookmarkStart w:id="5815" w:name="_Toc323656692"/>
      <w:bookmarkStart w:id="5816" w:name="_Toc324085430"/>
      <w:bookmarkStart w:id="5817" w:name="_Toc383781082"/>
      <w:bookmarkStart w:id="5818" w:name="_Toc481936482"/>
      <w:r w:rsidRPr="00EC76D5">
        <w:t>Characters and Strings</w:t>
      </w:r>
      <w:bookmarkEnd w:id="5814"/>
      <w:bookmarkEnd w:id="5815"/>
      <w:bookmarkEnd w:id="5816"/>
      <w:bookmarkEnd w:id="5817"/>
      <w:bookmarkEnd w:id="5818"/>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D84FDE" w:rsidRPr="003F7CF1" w:rsidRDefault="00D84FD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D84FDE" w:rsidRPr="003F7CF1" w:rsidRDefault="00D84FD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D84FDE" w:rsidRPr="003F7CF1" w:rsidRDefault="00D84FDE"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D84FDE" w:rsidRPr="003F7CF1" w:rsidRDefault="00D84FDE"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D84FDE" w:rsidRPr="003F7CF1" w:rsidRDefault="00D84FDE"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D84FDE" w:rsidRPr="003F7CF1" w:rsidRDefault="00D84FDE"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D84FDE" w:rsidRPr="003F7CF1" w:rsidRDefault="00D84FDE"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D84FDE" w:rsidRPr="003F7CF1" w:rsidRDefault="00D84FDE"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9" w:name="_Toc323656693"/>
      <w:bookmarkStart w:id="5820" w:name="_Toc324085431"/>
      <w:bookmarkStart w:id="5821" w:name="_Toc383781083"/>
      <w:bookmarkStart w:id="5822" w:name="_Toc481936483"/>
      <w:r w:rsidRPr="00EC76D5">
        <w:t>The ASCII Table</w:t>
      </w:r>
      <w:bookmarkEnd w:id="5819"/>
      <w:bookmarkEnd w:id="5820"/>
      <w:bookmarkEnd w:id="5821"/>
      <w:bookmarkEnd w:id="5822"/>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23" w:name="_Toc320485584"/>
      <w:bookmarkStart w:id="5824" w:name="_Toc323656694"/>
      <w:bookmarkStart w:id="5825" w:name="_Toc324085432"/>
      <w:bookmarkStart w:id="5826" w:name="_Ref383780778"/>
      <w:bookmarkStart w:id="5827" w:name="_Toc383781084"/>
      <w:bookmarkStart w:id="5828" w:name="_Toc481936484"/>
      <w:r w:rsidRPr="00EC76D5">
        <w:t>Pointers</w:t>
      </w:r>
      <w:bookmarkEnd w:id="5823"/>
      <w:bookmarkEnd w:id="5824"/>
      <w:bookmarkEnd w:id="5825"/>
      <w:bookmarkEnd w:id="5826"/>
      <w:bookmarkEnd w:id="5827"/>
      <w:bookmarkEnd w:id="5828"/>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D84FDE" w:rsidRPr="003F7CF1" w:rsidRDefault="00D84FD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D84FDE" w:rsidRPr="003F7CF1" w:rsidRDefault="00D84F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D84FDE" w:rsidRPr="003F7CF1" w:rsidRDefault="00D84FD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D84FDE" w:rsidRPr="003F7CF1" w:rsidRDefault="00D84FDE"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D84FDE" w:rsidRPr="003F7CF1" w:rsidRDefault="00D84FDE"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D84FDE" w:rsidRPr="003F7CF1" w:rsidRDefault="00D84FDE"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D84FDE" w:rsidRPr="003F7CF1" w:rsidRDefault="00D84FD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D84FDE" w:rsidRPr="003F7CF1" w:rsidRDefault="00D84FDE"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D84FDE" w:rsidRPr="003F7CF1" w:rsidRDefault="00D84FDE"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D84FDE" w:rsidRPr="003F7CF1" w:rsidRDefault="00D84FDE"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D84FDE" w:rsidRPr="003F7CF1" w:rsidRDefault="00D84FDE"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D84FDE" w:rsidRPr="003F7CF1" w:rsidRDefault="00D84FDE"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D84FDE" w:rsidRPr="003F7CF1" w:rsidRDefault="00D84FDE"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D84FDE" w:rsidRPr="003F7CF1" w:rsidRDefault="00D84FDE"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D84FDE" w:rsidRPr="003F7CF1" w:rsidRDefault="00D84FDE"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D84FDE" w:rsidRPr="003F7CF1" w:rsidRDefault="00D84FDE"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D84FDE" w:rsidRPr="003F7CF1" w:rsidRDefault="00D84FDE"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D84FDE" w:rsidRPr="003F7CF1" w:rsidRDefault="00D84FDE"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D84FDE" w:rsidRPr="003F7CF1" w:rsidRDefault="00D84FDE"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D84FDE" w:rsidRPr="003F7CF1" w:rsidRDefault="00D84FDE"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D84FDE" w:rsidRPr="003F7CF1" w:rsidRDefault="00D84FDE"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D84FDE" w:rsidRPr="003F7CF1" w:rsidRDefault="00D84F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D84FDE" w:rsidRPr="003F7CF1" w:rsidRDefault="00D84FD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D84FDE" w:rsidRPr="003F7CF1" w:rsidRDefault="00D84FD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D84FDE" w:rsidRPr="003F7CF1" w:rsidRDefault="00D84FDE"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D84FDE" w:rsidRPr="003F7CF1" w:rsidRDefault="00D84FDE"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D84FDE" w:rsidRPr="003F7CF1" w:rsidRDefault="00D84FDE"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D84FDE" w:rsidRPr="003F7CF1" w:rsidRDefault="00D84FDE"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29" w:name="_Toc320485585"/>
      <w:bookmarkStart w:id="5830" w:name="_Toc323656695"/>
      <w:bookmarkStart w:id="5831" w:name="_Toc324085433"/>
      <w:bookmarkStart w:id="5832" w:name="_Toc383781085"/>
      <w:bookmarkStart w:id="5833" w:name="_Toc481936485"/>
      <w:r w:rsidRPr="00EC76D5">
        <w:t>Pointers and Dynamic Memory</w:t>
      </w:r>
      <w:bookmarkEnd w:id="5829"/>
      <w:bookmarkEnd w:id="5830"/>
      <w:bookmarkEnd w:id="5831"/>
      <w:bookmarkEnd w:id="5832"/>
      <w:bookmarkEnd w:id="5833"/>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D84FDE" w:rsidRPr="003F7CF1" w:rsidRDefault="00D84FDE"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D84FDE" w:rsidRPr="003F7CF1" w:rsidRDefault="00D84F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D84FDE" w:rsidRPr="003F7CF1" w:rsidRDefault="00D84FD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D84FDE" w:rsidRPr="003F7CF1" w:rsidRDefault="00D84FDE"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D84FDE" w:rsidRPr="003F7CF1" w:rsidRDefault="00D84FDE"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D84FDE" w:rsidRPr="003F7CF1" w:rsidRDefault="00D84FDE"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D84FDE" w:rsidRPr="003F7CF1" w:rsidRDefault="00D84FDE"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D84FDE" w:rsidRPr="003F7CF1" w:rsidRDefault="00D84F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D84FDE" w:rsidRPr="003F7CF1" w:rsidRDefault="00D84FD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D84FDE" w:rsidRPr="003F7CF1" w:rsidRDefault="00D84FDE"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D84FDE" w:rsidRPr="003F7CF1" w:rsidRDefault="00D84FDE"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D84FDE" w:rsidRPr="003F7CF1" w:rsidRDefault="00D84FD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D84FDE" w:rsidRPr="003F7CF1" w:rsidRDefault="00D84FD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D84FDE" w:rsidRPr="003F7CF1" w:rsidRDefault="00D84FD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D84FDE" w:rsidRPr="003F7CF1" w:rsidRDefault="00D84FDE"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D84FDE" w:rsidRPr="003F7CF1" w:rsidRDefault="00D84FDE"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D84FDE" w:rsidRPr="003F7CF1" w:rsidRDefault="00D84FDE"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D84FDE" w:rsidRPr="003F7CF1" w:rsidRDefault="00D84FDE"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D84FDE" w:rsidRPr="003F7CF1" w:rsidRDefault="00D84FDE"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D84FDE" w:rsidRPr="003F7CF1" w:rsidRDefault="00D84FDE"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D84FDE" w:rsidRPr="003F7CF1" w:rsidRDefault="00D84FDE"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D84FDE" w:rsidRPr="003F7CF1" w:rsidRDefault="00D84FDE"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D84FDE" w:rsidRPr="003F7CF1" w:rsidRDefault="00D84FDE"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D84FDE" w:rsidRPr="003F7CF1" w:rsidRDefault="00D84F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D84FDE" w:rsidRPr="003F7CF1" w:rsidRDefault="00D84FD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D84FDE" w:rsidRPr="003F7CF1" w:rsidRDefault="00D84FDE"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D84FDE" w:rsidRPr="003F7CF1" w:rsidRDefault="00D84FD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D84FDE" w:rsidRPr="003F7CF1" w:rsidRDefault="00D84FD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D84FDE" w:rsidRPr="003F7CF1" w:rsidRDefault="00D84FDE"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D84FDE" w:rsidRPr="003F7CF1" w:rsidRDefault="00D84FDE"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D84FDE" w:rsidRPr="003F7CF1" w:rsidRDefault="00D84FDE"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D84FDE" w:rsidRPr="003F7CF1" w:rsidRDefault="00D84FDE"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D84FDE" w:rsidRPr="003F7CF1" w:rsidRDefault="00D84FDE"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D84FDE" w:rsidRPr="003F7CF1" w:rsidRDefault="00D84FDE"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D84FDE" w:rsidRPr="003F7CF1" w:rsidRDefault="00D84FDE"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D84FDE" w:rsidRPr="003F7CF1" w:rsidRDefault="00D84F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D84FDE" w:rsidRPr="003F7CF1" w:rsidRDefault="00D84FDE"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D84FDE" w:rsidRPr="003F7CF1" w:rsidRDefault="00D84FDE"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D84FDE" w:rsidRPr="003F7CF1" w:rsidRDefault="00D84FDE"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D84FDE" w:rsidRPr="003F7CF1" w:rsidRDefault="00D84FDE"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D84FDE" w:rsidRPr="003F7CF1" w:rsidRDefault="00D84FDE"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D84FDE" w:rsidRPr="003F7CF1" w:rsidRDefault="00D84F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D84FDE" w:rsidRPr="003F7CF1" w:rsidRDefault="00D84FDE"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D84FDE" w:rsidRPr="003F7CF1" w:rsidRDefault="00D84FDE"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D84FDE" w:rsidRPr="003F7CF1" w:rsidRDefault="00D84FDE"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D84FDE" w:rsidRPr="003F7CF1" w:rsidRDefault="00D84F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D84FDE" w:rsidRPr="003F7CF1" w:rsidRDefault="00D84FDE"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D84FDE" w:rsidRPr="003F7CF1" w:rsidRDefault="00D84FDE"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D84FDE" w:rsidRPr="003F7CF1" w:rsidRDefault="00D84FDE"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D84FDE" w:rsidRPr="003F7CF1" w:rsidRDefault="00D84FDE"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D84FDE" w:rsidRPr="003F7CF1" w:rsidRDefault="00D84FDE"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D84FDE" w:rsidRPr="003F7CF1" w:rsidRDefault="00D84F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D84FDE" w:rsidRPr="003F7CF1" w:rsidRDefault="00D84FD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D84FDE" w:rsidRPr="003F7CF1" w:rsidRDefault="00D84FDE"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D84FDE" w:rsidRPr="003F7CF1" w:rsidRDefault="00D84FD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D84FDE" w:rsidRPr="003F7CF1" w:rsidRDefault="00D84F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D84FDE" w:rsidRPr="003F7CF1" w:rsidRDefault="00D84F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D84FDE" w:rsidRPr="003F7CF1" w:rsidRDefault="00D84FDE"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D84FDE" w:rsidRPr="003F7CF1" w:rsidRDefault="00D84F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D84FDE" w:rsidRPr="003F7CF1" w:rsidRDefault="00D84FD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D84FDE" w:rsidRPr="003F7CF1" w:rsidRDefault="00D84FDE"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D84FDE" w:rsidRPr="003F7CF1" w:rsidRDefault="00D84FD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D84FDE" w:rsidRPr="003F7CF1" w:rsidRDefault="00D84F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D84FDE" w:rsidRPr="003F7CF1" w:rsidRDefault="00D84F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D84FDE" w:rsidRPr="003F7CF1" w:rsidRDefault="00D84FDE"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D84FDE" w:rsidRPr="003F7CF1" w:rsidRDefault="00D84FDE"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D84FDE" w:rsidRPr="003F7CF1" w:rsidRDefault="00D84FDE"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D84FDE" w:rsidRPr="003F7CF1" w:rsidRDefault="00D84FDE"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D84FDE" w:rsidRPr="003F7CF1" w:rsidRDefault="00D84FDE"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D84FDE" w:rsidRPr="003F7CF1" w:rsidRDefault="00D84FDE"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D84FDE" w:rsidRPr="003F7CF1" w:rsidRDefault="00D84FDE"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D84FDE" w:rsidRPr="003F7CF1" w:rsidRDefault="00D84FDE"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D84FDE" w:rsidRPr="003F7CF1" w:rsidRDefault="00D84FDE"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D84FDE" w:rsidRPr="003F7CF1" w:rsidRDefault="00D84FDE"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D84FDE" w:rsidRPr="003F7CF1" w:rsidRDefault="00D84FDE"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D84FDE" w:rsidRPr="003F7CF1" w:rsidRDefault="00D84FDE"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D84FDE" w:rsidRPr="003F7CF1" w:rsidRDefault="00D84FDE"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D84FDE" w:rsidRPr="003F7CF1" w:rsidRDefault="00D84FDE"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34" w:name="_Toc320485586"/>
      <w:bookmarkStart w:id="5835" w:name="_Toc323656696"/>
      <w:bookmarkStart w:id="5836" w:name="_Toc324085434"/>
      <w:bookmarkStart w:id="5837" w:name="_Toc383781086"/>
      <w:bookmarkStart w:id="5838" w:name="_Toc481936486"/>
      <w:r w:rsidRPr="00EC76D5">
        <w:t>Defining our own types</w:t>
      </w:r>
      <w:bookmarkEnd w:id="5834"/>
      <w:bookmarkEnd w:id="5835"/>
      <w:bookmarkEnd w:id="5836"/>
      <w:bookmarkEnd w:id="5837"/>
      <w:bookmarkEnd w:id="5838"/>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39" w:name="_Toc320485587"/>
      <w:bookmarkStart w:id="5840" w:name="_Toc323656697"/>
      <w:bookmarkStart w:id="5841" w:name="_Toc324085435"/>
      <w:bookmarkStart w:id="5842" w:name="_Toc383781087"/>
      <w:bookmarkStart w:id="5843" w:name="_Toc481936487"/>
      <w:r w:rsidRPr="00EC76D5">
        <w:t>The Type Size</w:t>
      </w:r>
      <w:bookmarkEnd w:id="5839"/>
      <w:bookmarkEnd w:id="5840"/>
      <w:bookmarkEnd w:id="5841"/>
      <w:bookmarkEnd w:id="5842"/>
      <w:bookmarkEnd w:id="5843"/>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844"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845" w:name="_Toc320485588"/>
      <w:bookmarkStart w:id="5846" w:name="_Toc323656698"/>
      <w:bookmarkStart w:id="5847" w:name="_Toc324085436"/>
      <w:bookmarkStart w:id="5848" w:name="_Toc383781088"/>
      <w:bookmarkStart w:id="5849" w:name="_Toc481936488"/>
      <w:r w:rsidRPr="00EC76D5">
        <w:t>Expressions and Operators</w:t>
      </w:r>
      <w:bookmarkEnd w:id="5845"/>
      <w:bookmarkEnd w:id="5846"/>
      <w:bookmarkEnd w:id="5847"/>
      <w:bookmarkEnd w:id="5848"/>
      <w:bookmarkEnd w:id="5849"/>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D84FDE" w:rsidRPr="003F7CF1" w:rsidRDefault="00D84FDE"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3475263"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D84FDE" w:rsidRPr="003F7CF1" w:rsidRDefault="00D84FDE"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D84FDE" w:rsidRPr="003F7CF1" w:rsidRDefault="00D84FD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D84FDE" w:rsidRPr="003F7CF1" w:rsidRDefault="00D84FD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D84FDE" w:rsidRPr="003F7CF1" w:rsidRDefault="00D84FDE"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3475263"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D84FDE" w:rsidRPr="003F7CF1" w:rsidRDefault="00D84FDE"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D84FDE" w:rsidRPr="003F7CF1" w:rsidRDefault="00D84FDE"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D84FDE" w:rsidRPr="003F7CF1" w:rsidRDefault="00D84FDE"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0" w:name="_Toc320485589"/>
      <w:bookmarkStart w:id="5851" w:name="_Toc323656699"/>
      <w:bookmarkStart w:id="5852" w:name="_Toc324085437"/>
      <w:bookmarkStart w:id="5853" w:name="_Toc383781089"/>
      <w:bookmarkStart w:id="5854" w:name="_Toc481936489"/>
      <w:r w:rsidRPr="00EC76D5">
        <w:t>Arithmetic Operators</w:t>
      </w:r>
      <w:bookmarkEnd w:id="5850"/>
      <w:bookmarkEnd w:id="5851"/>
      <w:bookmarkEnd w:id="5852"/>
      <w:bookmarkEnd w:id="5853"/>
      <w:bookmarkEnd w:id="5854"/>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55" w:name="_Toc320485590"/>
      <w:bookmarkStart w:id="5856" w:name="_Toc323656700"/>
      <w:bookmarkStart w:id="5857" w:name="_Toc324085438"/>
      <w:bookmarkStart w:id="5858" w:name="_Toc383781090"/>
      <w:bookmarkStart w:id="5859" w:name="_Toc481936490"/>
      <w:r w:rsidRPr="00EC76D5">
        <w:rPr>
          <w:rStyle w:val="Italic"/>
          <w:i w:val="0"/>
        </w:rPr>
        <w:t>Pointer Arithmetic</w:t>
      </w:r>
      <w:bookmarkEnd w:id="5855"/>
      <w:bookmarkEnd w:id="5856"/>
      <w:bookmarkEnd w:id="5857"/>
      <w:bookmarkEnd w:id="5858"/>
      <w:bookmarkEnd w:id="5859"/>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D84FDE" w:rsidRPr="003F7CF1" w:rsidRDefault="00D84FDE"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D84FDE" w:rsidRPr="003F7CF1" w:rsidRDefault="00D84FDE"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D84FDE" w:rsidRPr="003F7CF1" w:rsidRDefault="00D84FDE"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D84FDE" w:rsidRPr="003F7CF1" w:rsidRDefault="00D84FDE"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D84FDE" w:rsidRPr="003F7CF1" w:rsidRDefault="00D84FDE"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D84FDE" w:rsidRPr="003F7CF1" w:rsidRDefault="00D84FDE"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D84FDE" w:rsidRPr="003F7CF1" w:rsidRDefault="00D84FDE"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D84FDE" w:rsidRPr="003F7CF1" w:rsidRDefault="00D84FD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D84FDE" w:rsidRPr="003F7CF1" w:rsidRDefault="00D84FDE"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D84FDE" w:rsidRPr="003F7CF1" w:rsidRDefault="00D84FDE"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D84FDE" w:rsidRPr="003F7CF1" w:rsidRDefault="00D84FDE"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D84FDE" w:rsidRPr="003F7CF1" w:rsidRDefault="00D84FDE"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D84FDE" w:rsidRPr="003F7CF1" w:rsidRDefault="00D84FDE"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D84FDE" w:rsidRPr="003F7CF1" w:rsidRDefault="00D84FDE"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D84FDE" w:rsidRPr="003F7CF1" w:rsidRDefault="00D84FDE"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D84FDE" w:rsidRPr="003F7CF1" w:rsidRDefault="00D84FDE"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D84FDE" w:rsidRPr="003F7CF1" w:rsidRDefault="00D84FDE"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D84FDE" w:rsidRPr="003F7CF1" w:rsidRDefault="00D84FDE"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D84FDE" w:rsidRPr="003F7CF1" w:rsidRDefault="00D84FDE"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D84FDE" w:rsidRPr="003F7CF1" w:rsidRDefault="00D84FDE"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0" w:name="_Toc320485591"/>
      <w:bookmarkStart w:id="5861" w:name="_Toc323656701"/>
      <w:bookmarkStart w:id="5862" w:name="_Toc324085439"/>
      <w:bookmarkStart w:id="5863" w:name="_Toc383781091"/>
      <w:bookmarkStart w:id="5864" w:name="_Toc481936491"/>
      <w:r w:rsidRPr="00EC76D5">
        <w:t>Increment and decrement</w:t>
      </w:r>
      <w:bookmarkEnd w:id="5860"/>
      <w:bookmarkEnd w:id="5861"/>
      <w:bookmarkEnd w:id="5862"/>
      <w:bookmarkEnd w:id="5863"/>
      <w:bookmarkEnd w:id="5864"/>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5" w:name="_Toc320485592"/>
      <w:bookmarkStart w:id="5866" w:name="_Toc323656702"/>
      <w:bookmarkStart w:id="5867" w:name="_Toc324085440"/>
      <w:bookmarkStart w:id="5868" w:name="_Toc383781092"/>
      <w:bookmarkStart w:id="5869" w:name="_Toc481936492"/>
      <w:r w:rsidRPr="00EC76D5">
        <w:t>Relational Operators</w:t>
      </w:r>
      <w:bookmarkEnd w:id="5865"/>
      <w:bookmarkEnd w:id="5866"/>
      <w:bookmarkEnd w:id="5867"/>
      <w:bookmarkEnd w:id="5868"/>
      <w:bookmarkEnd w:id="5869"/>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70" w:name="_Toc320485593"/>
      <w:bookmarkStart w:id="5871" w:name="_Toc323656703"/>
      <w:bookmarkStart w:id="5872" w:name="_Toc324085441"/>
      <w:bookmarkStart w:id="5873" w:name="_Toc383781093"/>
      <w:bookmarkStart w:id="5874" w:name="_Toc481936493"/>
      <w:r w:rsidRPr="00EC76D5">
        <w:t>Logical Operators</w:t>
      </w:r>
      <w:bookmarkEnd w:id="5870"/>
      <w:bookmarkEnd w:id="5871"/>
      <w:bookmarkEnd w:id="5872"/>
      <w:bookmarkEnd w:id="5873"/>
      <w:bookmarkEnd w:id="5874"/>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EC76D5">
        <w:rPr>
          <w:rStyle w:val="CodeInText0"/>
        </w:rPr>
        <w:t>i</w:t>
      </w:r>
      <w:proofErr w:type="spellEnd"/>
      <w:r w:rsidRPr="00EC76D5">
        <w:rPr>
          <w:rStyle w:val="CodeInText0"/>
        </w:rPr>
        <w:t xml:space="preserve">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75" w:name="_Toc320485594"/>
      <w:bookmarkStart w:id="5876" w:name="_Toc323656704"/>
      <w:bookmarkStart w:id="5877" w:name="_Toc324085442"/>
      <w:bookmarkStart w:id="5878" w:name="_Toc383781094"/>
      <w:bookmarkStart w:id="5879" w:name="_Toc481936494"/>
      <w:r w:rsidRPr="00EC76D5">
        <w:t>Bitwise Operators</w:t>
      </w:r>
      <w:bookmarkEnd w:id="5875"/>
      <w:bookmarkEnd w:id="5876"/>
      <w:bookmarkEnd w:id="5877"/>
      <w:bookmarkEnd w:id="5878"/>
      <w:bookmarkEnd w:id="5879"/>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3475258"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3475259"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0" w:name="_Toc320485595"/>
      <w:bookmarkStart w:id="5881" w:name="_Toc323656705"/>
      <w:bookmarkStart w:id="5882" w:name="_Toc324085443"/>
      <w:bookmarkStart w:id="5883" w:name="_Toc383781095"/>
      <w:bookmarkStart w:id="5884" w:name="_Toc481936495"/>
      <w:r w:rsidRPr="00EC76D5">
        <w:lastRenderedPageBreak/>
        <w:t>Assignment</w:t>
      </w:r>
      <w:bookmarkEnd w:id="5880"/>
      <w:bookmarkEnd w:id="5881"/>
      <w:bookmarkEnd w:id="5882"/>
      <w:bookmarkEnd w:id="5883"/>
      <w:bookmarkEnd w:id="5884"/>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5" w:name="_Toc320485596"/>
      <w:bookmarkStart w:id="5886" w:name="_Toc323656706"/>
      <w:bookmarkStart w:id="5887" w:name="_Toc324085444"/>
      <w:bookmarkStart w:id="5888" w:name="_Toc383781096"/>
      <w:bookmarkStart w:id="5889" w:name="_Toc481936496"/>
      <w:r w:rsidRPr="00EC76D5">
        <w:t>The Condition Operator</w:t>
      </w:r>
      <w:bookmarkEnd w:id="5885"/>
      <w:bookmarkEnd w:id="5886"/>
      <w:bookmarkEnd w:id="5887"/>
      <w:bookmarkEnd w:id="5888"/>
      <w:bookmarkEnd w:id="5889"/>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0" w:name="_Toc320485597"/>
      <w:bookmarkStart w:id="5891" w:name="_Toc323656707"/>
      <w:bookmarkStart w:id="5892" w:name="_Toc324085445"/>
      <w:bookmarkStart w:id="5893" w:name="_Toc383781097"/>
      <w:bookmarkStart w:id="5894" w:name="_Toc481936497"/>
      <w:r w:rsidRPr="00EC76D5">
        <w:t>Precedence and Associatively</w:t>
      </w:r>
      <w:bookmarkEnd w:id="5890"/>
      <w:bookmarkEnd w:id="5891"/>
      <w:bookmarkEnd w:id="5892"/>
      <w:bookmarkEnd w:id="5893"/>
      <w:bookmarkEnd w:id="5894"/>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5895" w:name="_Toc320485598"/>
      <w:bookmarkStart w:id="5896" w:name="_Toc323656708"/>
      <w:bookmarkStart w:id="5897" w:name="_Toc324085446"/>
      <w:bookmarkStart w:id="5898" w:name="_Toc383781098"/>
      <w:bookmarkStart w:id="5899" w:name="_Toc481936498"/>
      <w:r w:rsidRPr="00EC76D5">
        <w:t>Statements</w:t>
      </w:r>
      <w:bookmarkEnd w:id="5895"/>
      <w:bookmarkEnd w:id="5896"/>
      <w:bookmarkEnd w:id="5897"/>
      <w:bookmarkEnd w:id="5898"/>
      <w:bookmarkEnd w:id="5899"/>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0" w:name="_Toc320485599"/>
      <w:bookmarkStart w:id="5901" w:name="_Toc323656709"/>
      <w:bookmarkStart w:id="5902" w:name="_Toc324085447"/>
      <w:bookmarkStart w:id="5903" w:name="_Toc383781099"/>
      <w:bookmarkStart w:id="5904" w:name="_Toc481936499"/>
      <w:r w:rsidRPr="00EC76D5">
        <w:t>Selection statements</w:t>
      </w:r>
      <w:bookmarkEnd w:id="5900"/>
      <w:bookmarkEnd w:id="5901"/>
      <w:bookmarkEnd w:id="5902"/>
      <w:bookmarkEnd w:id="5903"/>
      <w:bookmarkEnd w:id="5904"/>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r w:rsidRPr="00EC76D5">
        <w:t>one.fexacltly</w:t>
      </w:r>
      <w:proofErr w:type="spell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5" w:name="_Toc320485600"/>
      <w:bookmarkStart w:id="5906" w:name="_Toc323656710"/>
      <w:bookmarkStart w:id="5907" w:name="_Toc324085448"/>
      <w:bookmarkStart w:id="5908" w:name="_Toc383781100"/>
      <w:bookmarkStart w:id="5909" w:name="_Toc481936500"/>
      <w:r w:rsidRPr="00EC76D5">
        <w:t>Iteration statements</w:t>
      </w:r>
      <w:bookmarkEnd w:id="5905"/>
      <w:bookmarkEnd w:id="5906"/>
      <w:bookmarkEnd w:id="5907"/>
      <w:bookmarkEnd w:id="5908"/>
      <w:bookmarkEnd w:id="5909"/>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proofErr w:type="spellStart"/>
      <w:r w:rsidR="002F35C1">
        <w:t>initializer</w:t>
      </w:r>
      <w:r w:rsidRPr="00EC76D5">
        <w:t>ializes</w:t>
      </w:r>
      <w:proofErr w:type="spellEnd"/>
      <w:r w:rsidRPr="00EC76D5">
        <w:t xml:space="preserve">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0" w:name="_Toc320485601"/>
      <w:bookmarkStart w:id="5911" w:name="_Toc323656711"/>
      <w:bookmarkStart w:id="5912" w:name="_Toc324085449"/>
      <w:bookmarkStart w:id="5913" w:name="_Toc383781101"/>
      <w:bookmarkStart w:id="5914" w:name="_Toc481936501"/>
      <w:r w:rsidRPr="00EC76D5">
        <w:t>Jump statements</w:t>
      </w:r>
      <w:bookmarkEnd w:id="5910"/>
      <w:bookmarkEnd w:id="5911"/>
      <w:bookmarkEnd w:id="5912"/>
      <w:bookmarkEnd w:id="5913"/>
      <w:bookmarkEnd w:id="5914"/>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5" w:name="_Toc320485602"/>
      <w:bookmarkStart w:id="5916" w:name="_Toc323656712"/>
      <w:bookmarkStart w:id="5917" w:name="_Toc324085450"/>
      <w:bookmarkStart w:id="5918" w:name="_Toc383781102"/>
      <w:bookmarkStart w:id="5919" w:name="_Toc481936502"/>
      <w:r w:rsidRPr="00EC76D5">
        <w:t>Expression statements</w:t>
      </w:r>
      <w:bookmarkEnd w:id="5915"/>
      <w:bookmarkEnd w:id="5916"/>
      <w:bookmarkEnd w:id="5917"/>
      <w:bookmarkEnd w:id="5918"/>
      <w:bookmarkEnd w:id="5919"/>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0" w:name="_Toc323656713"/>
      <w:bookmarkStart w:id="5921" w:name="_Toc324085451"/>
      <w:bookmarkStart w:id="5922" w:name="_Toc383781103"/>
      <w:bookmarkStart w:id="5923" w:name="_Toc481936503"/>
      <w:r w:rsidRPr="00EC76D5">
        <w:t>Volatile</w:t>
      </w:r>
      <w:bookmarkEnd w:id="5920"/>
      <w:bookmarkEnd w:id="5921"/>
      <w:bookmarkEnd w:id="5922"/>
      <w:bookmarkEnd w:id="5923"/>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5924"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5925" w:author="Stefan Björnander" w:date="2012-05-06T21:16:00Z">
          <w:pPr>
            <w:pStyle w:val="CommandLine"/>
          </w:pPr>
        </w:pPrChange>
      </w:pPr>
    </w:p>
    <w:p w14:paraId="0D44E5CA" w14:textId="77777777" w:rsidR="00E80032" w:rsidRPr="00EC76D5" w:rsidRDefault="00E80032">
      <w:pPr>
        <w:pStyle w:val="Code"/>
        <w:pPrChange w:id="5926" w:author="Stefan Björnander" w:date="2012-05-06T21:16:00Z">
          <w:pPr>
            <w:pStyle w:val="CommandLine"/>
          </w:pPr>
        </w:pPrChange>
      </w:pPr>
      <w:r w:rsidRPr="00EC76D5">
        <w:rPr>
          <w:rFonts w:eastAsia="Times New Roman"/>
          <w:noProof w:val="0"/>
          <w:color w:val="000000" w:themeColor="text1"/>
          <w:rPrChange w:id="5927"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5928"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5929"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5930" w:name="_Toc320485603"/>
      <w:bookmarkStart w:id="5931" w:name="_Toc323656714"/>
      <w:bookmarkStart w:id="5932" w:name="_Toc324085452"/>
      <w:bookmarkStart w:id="5933" w:name="_Toc383781104"/>
      <w:bookmarkStart w:id="5934" w:name="_Toc481936504"/>
      <w:r w:rsidRPr="00EC76D5">
        <w:lastRenderedPageBreak/>
        <w:t>Functions</w:t>
      </w:r>
      <w:bookmarkEnd w:id="5930"/>
      <w:bookmarkEnd w:id="5931"/>
      <w:bookmarkEnd w:id="5932"/>
      <w:bookmarkEnd w:id="5933"/>
      <w:bookmarkEnd w:id="5934"/>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D84FDE" w:rsidRPr="003F7CF1" w:rsidRDefault="00D84FD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D84FDE" w:rsidRPr="003F7CF1" w:rsidRDefault="00D84FDE"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D84FDE" w:rsidRPr="003F7CF1" w:rsidRDefault="00D84FD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D84FDE" w:rsidRPr="003F7CF1" w:rsidRDefault="00D84FD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D84FDE" w:rsidRPr="003F7CF1" w:rsidRDefault="00D84FDE"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D84FDE" w:rsidRPr="003F7CF1" w:rsidRDefault="00D84FD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D84FDE" w:rsidRPr="003F7CF1" w:rsidRDefault="00D84FDE"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D84FDE" w:rsidRPr="003F7CF1" w:rsidRDefault="00D84FDE"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D84FDE" w:rsidRPr="003F7CF1" w:rsidRDefault="00D84FDE"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D84FDE" w:rsidRPr="003F7CF1" w:rsidRDefault="00D84FDE"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D84FDE" w:rsidRPr="003F7CF1" w:rsidRDefault="00D84FDE"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D84FDE" w:rsidRPr="003F7CF1" w:rsidRDefault="00D84FDE"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5935" w:name="_Toc320485604"/>
      <w:bookmarkStart w:id="5936" w:name="_Toc323656715"/>
      <w:bookmarkStart w:id="5937" w:name="_Toc324085453"/>
      <w:bookmarkStart w:id="5938" w:name="_Toc383781105"/>
      <w:bookmarkStart w:id="5939" w:name="_Toc481936505"/>
      <w:r w:rsidRPr="00EC76D5">
        <w:t>Void Functions</w:t>
      </w:r>
      <w:bookmarkEnd w:id="5935"/>
      <w:bookmarkEnd w:id="5936"/>
      <w:bookmarkEnd w:id="5937"/>
      <w:bookmarkEnd w:id="5938"/>
      <w:bookmarkEnd w:id="5939"/>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5940" w:name="_Toc320485605"/>
      <w:bookmarkStart w:id="5941" w:name="_Toc323656716"/>
      <w:bookmarkStart w:id="5942" w:name="_Toc324085454"/>
      <w:bookmarkStart w:id="5943" w:name="_Toc383781106"/>
      <w:bookmarkStart w:id="5944" w:name="_Toc481936506"/>
      <w:r w:rsidRPr="00EC76D5">
        <w:t>Local and global variables</w:t>
      </w:r>
      <w:bookmarkEnd w:id="5940"/>
      <w:bookmarkEnd w:id="5941"/>
      <w:bookmarkEnd w:id="5942"/>
      <w:bookmarkEnd w:id="5943"/>
      <w:bookmarkEnd w:id="5944"/>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5945" w:name="_Toc323656717"/>
      <w:bookmarkStart w:id="5946" w:name="_Toc324085455"/>
      <w:bookmarkStart w:id="5947" w:name="_Toc383781107"/>
      <w:bookmarkStart w:id="5948" w:name="_Toc481936507"/>
      <w:r w:rsidRPr="00EC76D5">
        <w:t>Inner Blocks with Local Variables</w:t>
      </w:r>
      <w:bookmarkEnd w:id="5945"/>
      <w:bookmarkEnd w:id="5946"/>
      <w:bookmarkEnd w:id="5947"/>
      <w:bookmarkEnd w:id="5948"/>
    </w:p>
    <w:p w14:paraId="2243B6C4" w14:textId="500A43CB" w:rsidR="00E80032" w:rsidRPr="00EC76D5" w:rsidRDefault="00E80032" w:rsidP="00E80032">
      <w:r w:rsidRPr="00EC76D5">
        <w:t xml:space="preserve">In C, you are allowed to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5949"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5950"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5951" w:author="Stefan Björnander" w:date="2012-05-06T21:51:00Z">
            <w:rPr>
              <w:color w:val="0000FF"/>
            </w:rPr>
          </w:rPrChange>
        </w:rPr>
        <w:t>struct</w:t>
      </w:r>
      <w:r w:rsidRPr="00EC76D5">
        <w:t xml:space="preserve"> IntPair Block(</w:t>
      </w:r>
      <w:r w:rsidRPr="00EC76D5">
        <w:rPr>
          <w:color w:val="000000" w:themeColor="text1"/>
          <w:rPrChange w:id="5952"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5953" w:name="_Toc320485606"/>
      <w:bookmarkStart w:id="5954" w:name="_Toc323656718"/>
      <w:bookmarkStart w:id="5955" w:name="_Toc324085456"/>
      <w:bookmarkStart w:id="5956" w:name="_Toc383781108"/>
      <w:bookmarkStart w:id="5957" w:name="_Toc481936508"/>
      <w:r w:rsidRPr="00EC76D5">
        <w:t>Call-by-Value and Call-by-Reference</w:t>
      </w:r>
      <w:bookmarkEnd w:id="5953"/>
      <w:bookmarkEnd w:id="5954"/>
      <w:bookmarkEnd w:id="5955"/>
      <w:bookmarkEnd w:id="5956"/>
      <w:bookmarkEnd w:id="5957"/>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D84FDE" w:rsidRPr="003F7CF1" w:rsidRDefault="00D84F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D84FDE" w:rsidRPr="003F7CF1" w:rsidRDefault="00D84F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D84FDE" w:rsidRPr="003F7CF1" w:rsidRDefault="00D84FDE"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D84FDE" w:rsidRPr="003F7CF1" w:rsidRDefault="00D84F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D84FDE" w:rsidRPr="003F7CF1" w:rsidRDefault="00D84FD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D84FDE" w:rsidRPr="003F7CF1" w:rsidRDefault="00D84F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D84FDE" w:rsidRPr="003F7CF1" w:rsidRDefault="00D84FDE"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D84FDE" w:rsidRPr="003F7CF1" w:rsidRDefault="00D84FD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D84FDE" w:rsidRPr="003F7CF1" w:rsidRDefault="00D84F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D84FDE" w:rsidRPr="003F7CF1" w:rsidRDefault="00D84FD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D84FDE" w:rsidRPr="003F7CF1" w:rsidRDefault="00D84FD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D84FDE" w:rsidRPr="003F7CF1" w:rsidRDefault="00D84FD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D84FDE" w:rsidRPr="003F7CF1" w:rsidRDefault="00D84F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D84FDE" w:rsidRPr="003F7CF1" w:rsidRDefault="00D84F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D84FDE" w:rsidRPr="003F7CF1" w:rsidRDefault="00D84FD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D84FDE" w:rsidRPr="003F7CF1" w:rsidRDefault="00D84F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D84FDE" w:rsidRPr="003F7CF1" w:rsidRDefault="00D84FD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D84FDE" w:rsidRPr="003F7CF1" w:rsidRDefault="00D84FD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D84FDE" w:rsidRPr="003F7CF1" w:rsidRDefault="00D84F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D84FDE" w:rsidRPr="003F7CF1" w:rsidRDefault="00D84F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D84FDE" w:rsidRPr="003F7CF1" w:rsidRDefault="00D84FD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D84FDE" w:rsidRPr="003F7CF1" w:rsidRDefault="00D84F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D84FDE" w:rsidRPr="003F7CF1" w:rsidRDefault="00D84FD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D84FDE" w:rsidRPr="003F7CF1" w:rsidRDefault="00D84FD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D84FDE" w:rsidRPr="003F7CF1" w:rsidRDefault="00D84FD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D84FDE" w:rsidRPr="003F7CF1" w:rsidRDefault="00D84FD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D84FDE" w:rsidRPr="003F7CF1" w:rsidRDefault="00D84FD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D84FDE" w:rsidRPr="003F7CF1" w:rsidRDefault="00D84FDE"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D84FDE" w:rsidRPr="003F7CF1" w:rsidRDefault="00D84FDE"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D84FDE" w:rsidRPr="003F7CF1" w:rsidRDefault="00D84FDE"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D84FDE" w:rsidRPr="003F7CF1" w:rsidRDefault="00D84FDE"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D84FDE" w:rsidRPr="003F7CF1" w:rsidRDefault="00D84FDE"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D84FDE" w:rsidRPr="003F7CF1" w:rsidRDefault="00D84FDE"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D84FDE" w:rsidRPr="003F7CF1" w:rsidRDefault="00D84FDE"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D84FDE" w:rsidRPr="003F7CF1" w:rsidRDefault="00D84FDE"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D84FDE" w:rsidRPr="003F7CF1" w:rsidRDefault="00D84FDE"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D84FDE" w:rsidRPr="003F7CF1" w:rsidRDefault="00D84FDE"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D84FDE" w:rsidRPr="003F7CF1" w:rsidRDefault="00D84FDE"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D84FDE" w:rsidRPr="003F7CF1" w:rsidRDefault="00D84FDE"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D84FDE" w:rsidRPr="003F7CF1" w:rsidRDefault="00D84FDE"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D84FDE" w:rsidRPr="003F7CF1" w:rsidRDefault="00D84FDE"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D84FDE" w:rsidRPr="003F7CF1" w:rsidRDefault="00D84FDE"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D84FDE" w:rsidRPr="003F7CF1" w:rsidRDefault="00D84FDE"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D84FDE" w:rsidRPr="003F7CF1" w:rsidRDefault="00D84FDE"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D84FDE" w:rsidRPr="003F7CF1" w:rsidRDefault="00D84FDE"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D84FDE" w:rsidRPr="003F7CF1" w:rsidRDefault="00D84FDE"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D84FDE" w:rsidRPr="003F7CF1" w:rsidRDefault="00D84FDE"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D84FDE" w:rsidRPr="003F7CF1" w:rsidRDefault="00D84FDE"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D84FDE" w:rsidRPr="003F7CF1" w:rsidRDefault="00D84FDE"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D84FDE" w:rsidRPr="003F7CF1" w:rsidRDefault="00D84FDE"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D84FDE" w:rsidRPr="003F7CF1" w:rsidRDefault="00D84FDE"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D84FDE" w:rsidRPr="003F7CF1" w:rsidRDefault="00D84FDE"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D84FDE" w:rsidRPr="003F7CF1" w:rsidRDefault="00D84FDE"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D84FDE" w:rsidRPr="003F7CF1" w:rsidRDefault="00D84FD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D84FDE" w:rsidRPr="003F7CF1" w:rsidRDefault="00D84F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D84FDE" w:rsidRPr="003F7CF1" w:rsidRDefault="00D84F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D84FDE" w:rsidRPr="003F7CF1" w:rsidRDefault="00D84FDE"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D84FDE" w:rsidRPr="003F7CF1" w:rsidRDefault="00D84FD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D84FDE" w:rsidRPr="003F7CF1" w:rsidRDefault="00D84FDE"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D84FDE" w:rsidRPr="003F7CF1" w:rsidRDefault="00D84FD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D84FDE" w:rsidRPr="003F7CF1" w:rsidRDefault="00D84F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D84FDE" w:rsidRPr="003F7CF1" w:rsidRDefault="00D84FD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D84FDE" w:rsidRPr="003F7CF1" w:rsidRDefault="00D84FD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D84FDE" w:rsidRPr="003F7CF1" w:rsidRDefault="00D84FD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D84FDE" w:rsidRPr="003F7CF1" w:rsidRDefault="00D84FD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D84FDE" w:rsidRPr="003F7CF1" w:rsidRDefault="00D84F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D84FDE" w:rsidRPr="003F7CF1" w:rsidRDefault="00D84F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D84FDE" w:rsidRPr="003F7CF1" w:rsidRDefault="00D84FDE"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D84FDE" w:rsidRPr="003F7CF1" w:rsidRDefault="00D84FD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D84FDE" w:rsidRPr="003F7CF1" w:rsidRDefault="00D84FDE"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D84FDE" w:rsidRPr="003F7CF1" w:rsidRDefault="00D84FD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D84FDE" w:rsidRPr="003F7CF1" w:rsidRDefault="00D84F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D84FDE" w:rsidRPr="003F7CF1" w:rsidRDefault="00D84FD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D84FDE" w:rsidRPr="003F7CF1" w:rsidRDefault="00D84FD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D84FDE" w:rsidRPr="003F7CF1" w:rsidRDefault="00D84FD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D84FDE" w:rsidRPr="003F7CF1" w:rsidRDefault="00D84F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D84FDE" w:rsidRPr="003F7CF1" w:rsidRDefault="00D84F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D84FDE" w:rsidRPr="003F7CF1" w:rsidRDefault="00D84FDE"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D84FDE" w:rsidRPr="003F7CF1" w:rsidRDefault="00D84FD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D84FDE" w:rsidRPr="003F7CF1" w:rsidRDefault="00D84FDE"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D84FDE" w:rsidRPr="003F7CF1" w:rsidRDefault="00D84FD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D84FDE" w:rsidRPr="003F7CF1" w:rsidRDefault="00D84F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D84FDE" w:rsidRPr="003F7CF1" w:rsidRDefault="00D84FD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D84FDE" w:rsidRPr="003F7CF1" w:rsidRDefault="00D84FD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D84FDE" w:rsidRPr="003F7CF1" w:rsidRDefault="00D84FD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D84FDE" w:rsidRPr="003F7CF1" w:rsidRDefault="00D84FDE"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D84FDE" w:rsidRPr="003F7CF1" w:rsidRDefault="00D84FDE"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D84FDE" w:rsidRPr="003F7CF1" w:rsidRDefault="00D84FDE"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D84FDE" w:rsidRPr="003F7CF1" w:rsidRDefault="00D84FDE"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D84FDE" w:rsidRPr="003F7CF1" w:rsidRDefault="00D84FDE"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D84FDE" w:rsidRPr="003F7CF1" w:rsidRDefault="00D84FDE"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D84FDE" w:rsidRPr="003F7CF1" w:rsidRDefault="00D84FDE"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D84FDE" w:rsidRPr="003F7CF1" w:rsidRDefault="00D84FDE"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D84FDE" w:rsidRPr="003F7CF1" w:rsidRDefault="00D84FDE"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D84FDE" w:rsidRPr="003F7CF1" w:rsidRDefault="00D84FDE"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D84FDE" w:rsidRPr="003F7CF1" w:rsidRDefault="00D84FDE"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D84FDE" w:rsidRPr="003F7CF1" w:rsidRDefault="00D84FDE"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D84FDE" w:rsidRPr="003F7CF1" w:rsidRDefault="00D84FDE"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D84FDE" w:rsidRPr="003F7CF1" w:rsidRDefault="00D84FDE"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D84FDE" w:rsidRPr="003F7CF1" w:rsidRDefault="00D84FDE"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D84FDE" w:rsidRPr="003F7CF1" w:rsidRDefault="00D84FDE"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D84FDE" w:rsidRPr="003F7CF1" w:rsidRDefault="00D84FDE"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D84FDE" w:rsidRPr="003F7CF1" w:rsidRDefault="00D84FDE"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D84FDE" w:rsidRPr="003F7CF1" w:rsidRDefault="00D84FDE"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D84FDE" w:rsidRPr="003F7CF1" w:rsidRDefault="00D84FDE"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D84FDE" w:rsidRPr="003F7CF1" w:rsidRDefault="00D84FDE"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D84FDE" w:rsidRPr="003F7CF1" w:rsidRDefault="00D84FDE"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D84FDE" w:rsidRPr="003F7CF1" w:rsidRDefault="00D84FDE"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D84FDE" w:rsidRPr="003F7CF1" w:rsidRDefault="00D84FDE"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D84FDE" w:rsidRPr="003F7CF1" w:rsidRDefault="00D84FDE"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D84FDE" w:rsidRPr="003F7CF1" w:rsidRDefault="00D84FDE"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D84FDE" w:rsidRPr="003F7CF1" w:rsidRDefault="00D84FDE"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D84FDE" w:rsidRPr="003F7CF1" w:rsidRDefault="00D84FDE"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D84FDE" w:rsidRPr="003F7CF1" w:rsidRDefault="00D84FDE"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D84FDE" w:rsidRPr="003F7CF1" w:rsidRDefault="00D84FDE"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D84FDE" w:rsidRPr="003F7CF1" w:rsidRDefault="00D84FDE"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5958" w:name="_Toc320485607"/>
      <w:bookmarkStart w:id="5959" w:name="_Toc323656719"/>
      <w:bookmarkStart w:id="5960" w:name="_Toc324085457"/>
      <w:bookmarkStart w:id="5961" w:name="_Toc383781109"/>
      <w:bookmarkStart w:id="5962" w:name="_Toc481936509"/>
      <w:r w:rsidRPr="00EC76D5">
        <w:t>Static, Extern, and Register Variables</w:t>
      </w:r>
      <w:bookmarkEnd w:id="5958"/>
      <w:bookmarkEnd w:id="5959"/>
      <w:bookmarkEnd w:id="5960"/>
      <w:bookmarkEnd w:id="5961"/>
      <w:bookmarkEnd w:id="5962"/>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5963" w:name="_Toc320485608"/>
      <w:bookmarkStart w:id="5964" w:name="_Toc323656720"/>
      <w:bookmarkStart w:id="5965" w:name="_Toc324085458"/>
      <w:bookmarkStart w:id="5966" w:name="_Toc383781110"/>
      <w:bookmarkStart w:id="5967" w:name="_Toc481936510"/>
      <w:r w:rsidRPr="00EC76D5">
        <w:lastRenderedPageBreak/>
        <w:t>Recursion</w:t>
      </w:r>
      <w:bookmarkEnd w:id="5963"/>
      <w:bookmarkEnd w:id="5964"/>
      <w:bookmarkEnd w:id="5965"/>
      <w:bookmarkEnd w:id="5966"/>
      <w:bookmarkEnd w:id="5967"/>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3475260"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5968" w:name="_Toc320485609"/>
      <w:bookmarkStart w:id="5969" w:name="_Toc323656721"/>
      <w:bookmarkStart w:id="5970" w:name="_Toc324085459"/>
      <w:bookmarkStart w:id="5971" w:name="_Toc383781111"/>
      <w:bookmarkStart w:id="5972" w:name="_Toc481936511"/>
      <w:proofErr w:type="spellStart"/>
      <w:r w:rsidRPr="00EC76D5">
        <w:t>Def</w:t>
      </w:r>
      <w:r w:rsidR="002F35C1">
        <w:t>initializer</w:t>
      </w:r>
      <w:r w:rsidRPr="00EC76D5">
        <w:t>ion</w:t>
      </w:r>
      <w:proofErr w:type="spellEnd"/>
      <w:r w:rsidRPr="00EC76D5">
        <w:t xml:space="preserve"> and Declaration</w:t>
      </w:r>
      <w:bookmarkEnd w:id="5968"/>
      <w:bookmarkEnd w:id="5969"/>
      <w:bookmarkEnd w:id="5970"/>
      <w:bookmarkEnd w:id="5971"/>
      <w:bookmarkEnd w:id="5972"/>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3475261"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3475262"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5973" w:name="_Toc320485610"/>
      <w:bookmarkStart w:id="5974" w:name="_Toc323656722"/>
      <w:bookmarkStart w:id="5975" w:name="_Toc324085460"/>
      <w:bookmarkStart w:id="5976" w:name="_Toc383781112"/>
      <w:bookmarkStart w:id="5977" w:name="_Toc481936512"/>
      <w:r w:rsidRPr="00EC76D5">
        <w:t>Higher-Order Functions</w:t>
      </w:r>
      <w:bookmarkEnd w:id="5973"/>
      <w:bookmarkEnd w:id="5974"/>
      <w:bookmarkEnd w:id="5975"/>
      <w:bookmarkEnd w:id="5976"/>
      <w:bookmarkEnd w:id="5977"/>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5978" w:name="_Toc320485611"/>
      <w:bookmarkStart w:id="5979" w:name="_Toc323656723"/>
      <w:bookmarkStart w:id="5980" w:name="_Toc324085461"/>
      <w:bookmarkStart w:id="5981" w:name="_Toc383781113"/>
      <w:bookmarkStart w:id="5982" w:name="_Ref383865210"/>
      <w:bookmarkStart w:id="5983" w:name="_Toc481936513"/>
      <w:r w:rsidRPr="00EC76D5">
        <w:lastRenderedPageBreak/>
        <w:t>Structures and Linked Lists</w:t>
      </w:r>
      <w:bookmarkEnd w:id="5978"/>
      <w:bookmarkEnd w:id="5979"/>
      <w:bookmarkEnd w:id="5980"/>
      <w:bookmarkEnd w:id="5981"/>
      <w:bookmarkEnd w:id="5982"/>
      <w:bookmarkEnd w:id="5983"/>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D84FDE" w:rsidRPr="003F7CF1" w:rsidRDefault="00D84FD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D84FDE" w:rsidRPr="003F7CF1" w:rsidRDefault="00D84FD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D84FDE" w:rsidRPr="003F7CF1" w:rsidRDefault="00D84FD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D84FDE" w:rsidRPr="003F7CF1" w:rsidRDefault="00D84F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D84FDE" w:rsidRPr="003F7CF1" w:rsidRDefault="00D84FD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D84FDE" w:rsidRPr="003F7CF1" w:rsidRDefault="00D84FD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D84FDE" w:rsidRPr="003F7CF1" w:rsidRDefault="00D84FD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D84FDE" w:rsidRPr="003F7CF1" w:rsidRDefault="00D84F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D84FDE" w:rsidRPr="003F7CF1" w:rsidRDefault="00D84FD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D84FDE" w:rsidRPr="003F7CF1" w:rsidRDefault="00D84FD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D84FDE" w:rsidRPr="003F7CF1" w:rsidRDefault="00D84FD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D84FDE" w:rsidRPr="003F7CF1" w:rsidRDefault="00D84F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D84FDE" w:rsidRPr="003F7CF1" w:rsidRDefault="00D84FD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D84FDE" w:rsidRPr="003F7CF1" w:rsidRDefault="00D84FDE"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D84FDE" w:rsidRPr="003F7CF1" w:rsidRDefault="00D84FDE"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D84FDE" w:rsidRPr="003F7CF1" w:rsidRDefault="00D84FDE"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D84FDE" w:rsidRPr="003F7CF1" w:rsidRDefault="00D84FDE"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D84FDE" w:rsidRPr="003F7CF1" w:rsidRDefault="00D84FDE"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D84FDE" w:rsidRPr="003F7CF1" w:rsidRDefault="00D84FDE"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D84FDE" w:rsidRPr="003F7CF1" w:rsidRDefault="00D84FDE"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D84FDE" w:rsidRPr="003F7CF1" w:rsidRDefault="00D84FDE"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D84FDE" w:rsidRPr="003F7CF1" w:rsidRDefault="00D84FDE"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D84FDE" w:rsidRPr="003F7CF1" w:rsidRDefault="00D84FDE"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D84FDE" w:rsidRPr="003F7CF1" w:rsidRDefault="00D84FDE"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D84FDE" w:rsidRPr="003F7CF1" w:rsidRDefault="00D84FDE"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D84FDE" w:rsidRPr="003F7CF1" w:rsidRDefault="00D84FDE"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5984" w:name="_Toc320485612"/>
      <w:bookmarkStart w:id="5985" w:name="_Toc323656724"/>
      <w:bookmarkStart w:id="5986" w:name="_Toc324085462"/>
      <w:bookmarkStart w:id="5987" w:name="_Toc383781114"/>
      <w:bookmarkStart w:id="5988" w:name="_Toc481936514"/>
      <w:r w:rsidRPr="00EC76D5">
        <w:t>Stacks and Linked Lists</w:t>
      </w:r>
      <w:bookmarkEnd w:id="5984"/>
      <w:bookmarkEnd w:id="5985"/>
      <w:bookmarkEnd w:id="5986"/>
      <w:bookmarkEnd w:id="5987"/>
      <w:bookmarkEnd w:id="5988"/>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D84FDE" w:rsidRPr="003F7CF1" w:rsidRDefault="00D84FD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D84FDE" w:rsidRPr="003F7CF1" w:rsidRDefault="00D84FD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D84FDE" w:rsidRPr="003F7CF1" w:rsidRDefault="00D84FD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D84FDE" w:rsidRPr="003F7CF1" w:rsidRDefault="00D84FDE" w:rsidP="00E80032">
                              <w:pPr>
                                <w:pStyle w:val="SourceCodeBoxText"/>
                                <w:rPr>
                                  <w:sz w:val="19"/>
                                  <w:szCs w:val="19"/>
                                  <w:lang w:val="en-US"/>
                                </w:rPr>
                              </w:pPr>
                              <w:r w:rsidRPr="003F7CF1">
                                <w:rPr>
                                  <w:sz w:val="19"/>
                                  <w:szCs w:val="19"/>
                                  <w:lang w:val="en-US"/>
                                </w:rPr>
                                <w:t>push 1</w:t>
                              </w:r>
                            </w:p>
                            <w:p w14:paraId="3C159322" w14:textId="77777777" w:rsidR="00D84FDE" w:rsidRPr="003F7CF1" w:rsidRDefault="00D84FDE" w:rsidP="00E80032">
                              <w:pPr>
                                <w:pStyle w:val="SourceCodeBoxText"/>
                                <w:rPr>
                                  <w:sz w:val="19"/>
                                  <w:szCs w:val="19"/>
                                  <w:lang w:val="en-US"/>
                                </w:rPr>
                              </w:pPr>
                              <w:r w:rsidRPr="003F7CF1">
                                <w:rPr>
                                  <w:sz w:val="19"/>
                                  <w:szCs w:val="19"/>
                                  <w:lang w:val="en-US"/>
                                </w:rPr>
                                <w:t>push 2</w:t>
                              </w:r>
                            </w:p>
                            <w:p w14:paraId="22BA48C9" w14:textId="77777777" w:rsidR="00D84FDE" w:rsidRPr="003F7CF1" w:rsidRDefault="00D84FDE" w:rsidP="00E80032">
                              <w:pPr>
                                <w:pStyle w:val="SourceCodeBoxText"/>
                                <w:rPr>
                                  <w:sz w:val="19"/>
                                  <w:szCs w:val="19"/>
                                  <w:lang w:val="en-US"/>
                                </w:rPr>
                              </w:pPr>
                              <w:r w:rsidRPr="003F7CF1">
                                <w:rPr>
                                  <w:sz w:val="19"/>
                                  <w:szCs w:val="19"/>
                                  <w:lang w:val="en-US"/>
                                </w:rPr>
                                <w:t>push 3</w:t>
                              </w:r>
                            </w:p>
                            <w:p w14:paraId="5F86FACB" w14:textId="77777777" w:rsidR="00D84FDE" w:rsidRPr="003F7CF1" w:rsidRDefault="00D84FDE"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D84FDE" w:rsidRPr="003F7CF1" w:rsidRDefault="00D84FDE"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D84FDE" w:rsidRPr="003F7CF1" w:rsidRDefault="00D84FDE"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D84FDE" w:rsidRPr="003F7CF1" w:rsidRDefault="00D84FDE"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D84FDE" w:rsidRPr="003F7CF1" w:rsidRDefault="00D84FDE" w:rsidP="00E80032">
                        <w:pPr>
                          <w:pStyle w:val="SourceCodeBoxText"/>
                          <w:rPr>
                            <w:sz w:val="19"/>
                            <w:szCs w:val="19"/>
                            <w:lang w:val="en-US"/>
                          </w:rPr>
                        </w:pPr>
                        <w:r w:rsidRPr="003F7CF1">
                          <w:rPr>
                            <w:sz w:val="19"/>
                            <w:szCs w:val="19"/>
                            <w:lang w:val="en-US"/>
                          </w:rPr>
                          <w:t>push 1</w:t>
                        </w:r>
                      </w:p>
                      <w:p w14:paraId="3C159322" w14:textId="77777777" w:rsidR="00D84FDE" w:rsidRPr="003F7CF1" w:rsidRDefault="00D84FDE" w:rsidP="00E80032">
                        <w:pPr>
                          <w:pStyle w:val="SourceCodeBoxText"/>
                          <w:rPr>
                            <w:sz w:val="19"/>
                            <w:szCs w:val="19"/>
                            <w:lang w:val="en-US"/>
                          </w:rPr>
                        </w:pPr>
                        <w:r w:rsidRPr="003F7CF1">
                          <w:rPr>
                            <w:sz w:val="19"/>
                            <w:szCs w:val="19"/>
                            <w:lang w:val="en-US"/>
                          </w:rPr>
                          <w:t>push 2</w:t>
                        </w:r>
                      </w:p>
                      <w:p w14:paraId="22BA48C9" w14:textId="77777777" w:rsidR="00D84FDE" w:rsidRPr="003F7CF1" w:rsidRDefault="00D84FDE" w:rsidP="00E80032">
                        <w:pPr>
                          <w:pStyle w:val="SourceCodeBoxText"/>
                          <w:rPr>
                            <w:sz w:val="19"/>
                            <w:szCs w:val="19"/>
                            <w:lang w:val="en-US"/>
                          </w:rPr>
                        </w:pPr>
                        <w:r w:rsidRPr="003F7CF1">
                          <w:rPr>
                            <w:sz w:val="19"/>
                            <w:szCs w:val="19"/>
                            <w:lang w:val="en-US"/>
                          </w:rPr>
                          <w:t>push 3</w:t>
                        </w:r>
                      </w:p>
                      <w:p w14:paraId="5F86FACB" w14:textId="77777777" w:rsidR="00D84FDE" w:rsidRPr="003F7CF1" w:rsidRDefault="00D84FDE"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D84FDE" w:rsidRPr="003F7CF1" w:rsidRDefault="00D84FD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D84FDE" w:rsidRPr="003F7CF1" w:rsidRDefault="00D84FD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D84FDE" w:rsidRPr="003F7CF1" w:rsidRDefault="00D84FD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D84FDE" w:rsidRPr="003F7CF1" w:rsidRDefault="00D84F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D84FDE" w:rsidRPr="003F7CF1" w:rsidRDefault="00D84FD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D84FDE" w:rsidRPr="003F7CF1" w:rsidRDefault="00D84FD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D84FDE" w:rsidRPr="003F7CF1" w:rsidRDefault="00D84FD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D84FDE" w:rsidRPr="003F7CF1" w:rsidRDefault="00D84F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D84FDE" w:rsidRPr="003F7CF1" w:rsidRDefault="00D84FD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D84FDE" w:rsidRPr="003F7CF1" w:rsidRDefault="00D84FD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D84FDE" w:rsidRPr="003F7CF1" w:rsidRDefault="00D84FD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D84FDE" w:rsidRPr="003F7CF1" w:rsidRDefault="00D84F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D84FDE" w:rsidRPr="003F7CF1" w:rsidRDefault="00D84FD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D84FDE" w:rsidRPr="003F7CF1" w:rsidRDefault="00D84F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D84FDE" w:rsidRPr="003F7CF1" w:rsidRDefault="00D84FDE"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D84FDE" w:rsidRPr="003F7CF1" w:rsidRDefault="00D84F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D84FDE" w:rsidRPr="003F7CF1" w:rsidRDefault="00D84FDE"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D84FDE" w:rsidRPr="003F7CF1" w:rsidRDefault="00D84F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D84FDE" w:rsidRPr="003F7CF1" w:rsidRDefault="00D84FDE"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D84FDE" w:rsidRPr="003F7CF1" w:rsidRDefault="00D84FDE"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D84FDE" w:rsidRPr="003F7CF1" w:rsidRDefault="00D84FDE"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D84FDE" w:rsidRPr="003F7CF1" w:rsidRDefault="00D84FDE"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D84FDE" w:rsidRPr="003F7CF1" w:rsidRDefault="00D84FDE"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D84FDE" w:rsidRPr="003F7CF1" w:rsidRDefault="00D84FDE"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D84FDE" w:rsidRPr="003F7CF1" w:rsidRDefault="00D84FDE"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D84FDE" w:rsidRPr="003F7CF1" w:rsidRDefault="00D84FDE"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D84FDE" w:rsidRPr="003F7CF1" w:rsidRDefault="00D84FDE"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D84FDE" w:rsidRPr="003F7CF1" w:rsidRDefault="00D84FDE"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D84FDE" w:rsidRPr="003F7CF1" w:rsidRDefault="00D84FDE"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D84FDE" w:rsidRPr="003F7CF1" w:rsidRDefault="00D84FDE"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D84FDE" w:rsidRPr="003F7CF1" w:rsidRDefault="00D84FDE"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D84FDE" w:rsidRPr="003F7CF1" w:rsidRDefault="00D84FDE"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D84FDE" w:rsidRPr="003F7CF1" w:rsidRDefault="00D84FDE"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D84FDE" w:rsidRPr="003F7CF1" w:rsidRDefault="00D84FDE"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D84FDE" w:rsidRPr="003F7CF1" w:rsidRDefault="00D84FDE"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D84FDE" w:rsidRPr="003F7CF1" w:rsidRDefault="00D84FDE"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D84FDE" w:rsidRPr="003F7CF1" w:rsidRDefault="00D84FDE"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D84FDE" w:rsidRPr="003F7CF1" w:rsidRDefault="00D84FDE"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D84FDE" w:rsidRPr="003F7CF1" w:rsidRDefault="00D84FD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D84FDE" w:rsidRPr="003F7CF1" w:rsidRDefault="00D84FDE"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D84FDE" w:rsidRPr="003F7CF1" w:rsidRDefault="00D84FDE" w:rsidP="00E80032">
                              <w:pPr>
                                <w:pStyle w:val="SourceCodeBoxText"/>
                                <w:rPr>
                                  <w:sz w:val="19"/>
                                  <w:szCs w:val="19"/>
                                  <w:lang w:val="en-US"/>
                                </w:rPr>
                              </w:pPr>
                              <w:r w:rsidRPr="003F7CF1">
                                <w:rPr>
                                  <w:sz w:val="19"/>
                                  <w:szCs w:val="19"/>
                                  <w:lang w:val="en-US"/>
                                </w:rPr>
                                <w:t>3</w:t>
                              </w:r>
                            </w:p>
                            <w:p w14:paraId="40F6D3AC" w14:textId="77777777" w:rsidR="00D84FDE" w:rsidRPr="003F7CF1" w:rsidRDefault="00D84FDE"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D84FDE" w:rsidRPr="003F7CF1" w:rsidRDefault="00D84F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D84FDE" w:rsidRPr="003F7CF1" w:rsidRDefault="00D84FD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D84FDE" w:rsidRPr="003F7CF1" w:rsidRDefault="00D84FD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D84FDE" w:rsidRPr="003F7CF1" w:rsidRDefault="00D84FD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D84FDE" w:rsidRPr="003F7CF1" w:rsidRDefault="00D84F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D84FDE" w:rsidRPr="003F7CF1" w:rsidRDefault="00D84FD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D84FDE" w:rsidRPr="003F7CF1" w:rsidRDefault="00D84FD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D84FDE" w:rsidRPr="003F7CF1" w:rsidRDefault="00D84FD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D84FDE" w:rsidRPr="003F7CF1" w:rsidRDefault="00D84F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D84FDE" w:rsidRPr="003F7CF1" w:rsidRDefault="00D84FD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D84FDE" w:rsidRPr="003F7CF1" w:rsidRDefault="00D84FDE"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D84FDE" w:rsidRPr="003F7CF1" w:rsidRDefault="00D84F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D84FDE" w:rsidRPr="003F7CF1" w:rsidRDefault="00D84FDE"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D84FDE" w:rsidRPr="003F7CF1" w:rsidRDefault="00D84FDE" w:rsidP="00E80032">
                        <w:pPr>
                          <w:pStyle w:val="SourceCodeBoxText"/>
                          <w:rPr>
                            <w:sz w:val="19"/>
                            <w:szCs w:val="19"/>
                            <w:lang w:val="en-US"/>
                          </w:rPr>
                        </w:pPr>
                        <w:r w:rsidRPr="003F7CF1">
                          <w:rPr>
                            <w:sz w:val="19"/>
                            <w:szCs w:val="19"/>
                            <w:lang w:val="en-US"/>
                          </w:rPr>
                          <w:t>3</w:t>
                        </w:r>
                      </w:p>
                      <w:p w14:paraId="40F6D3AC" w14:textId="77777777" w:rsidR="00D84FDE" w:rsidRPr="003F7CF1" w:rsidRDefault="00D84FDE"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D84FDE" w:rsidRPr="003F7CF1" w:rsidRDefault="00D84FDE"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D84FDE" w:rsidRPr="003F7CF1" w:rsidRDefault="00D84FDE"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D84FDE" w:rsidRPr="003F7CF1" w:rsidRDefault="00D84FDE"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D84FDE" w:rsidRPr="003F7CF1" w:rsidRDefault="00D84FDE"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D84FDE" w:rsidRPr="003F7CF1" w:rsidRDefault="00D84FDE"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D84FDE" w:rsidRPr="003F7CF1" w:rsidRDefault="00D84FDE"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D84FDE" w:rsidRPr="003F7CF1" w:rsidRDefault="00D84FDE"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D84FDE" w:rsidRPr="003F7CF1" w:rsidRDefault="00D84FDE"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D84FDE" w:rsidRPr="003F7CF1" w:rsidRDefault="00D84FDE"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D84FDE" w:rsidRPr="003F7CF1" w:rsidRDefault="00D84FDE"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D84FDE" w:rsidRPr="003F7CF1" w:rsidRDefault="00D84FDE"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D84FDE" w:rsidRPr="003F7CF1" w:rsidRDefault="00D84FDE"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D84FDE" w:rsidRPr="003F7CF1" w:rsidRDefault="00D84FDE"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5989" w:name="_Toc320485613"/>
      <w:bookmarkStart w:id="5990" w:name="_Toc323656725"/>
      <w:bookmarkStart w:id="5991" w:name="_Toc324085463"/>
      <w:bookmarkStart w:id="5992" w:name="_Toc383781115"/>
      <w:bookmarkStart w:id="5993" w:name="_Toc481936515"/>
      <w:r w:rsidRPr="00EC76D5">
        <w:t>Unions</w:t>
      </w:r>
      <w:bookmarkEnd w:id="5989"/>
      <w:bookmarkEnd w:id="5990"/>
      <w:bookmarkEnd w:id="5991"/>
      <w:bookmarkEnd w:id="5992"/>
      <w:bookmarkEnd w:id="5993"/>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5994" w:name="_Toc320485614"/>
      <w:bookmarkStart w:id="5995" w:name="_Toc323656726"/>
      <w:bookmarkStart w:id="5996" w:name="_Toc324085464"/>
      <w:bookmarkStart w:id="5997" w:name="_Toc383781116"/>
      <w:bookmarkStart w:id="5998" w:name="_Toc481936516"/>
      <w:r w:rsidRPr="00EC76D5">
        <w:t>Bitfields</w:t>
      </w:r>
      <w:bookmarkEnd w:id="5994"/>
      <w:bookmarkEnd w:id="5995"/>
      <w:bookmarkEnd w:id="5996"/>
      <w:bookmarkEnd w:id="5997"/>
      <w:bookmarkEnd w:id="5998"/>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5999"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000" w:name="_Toc320485616"/>
      <w:bookmarkStart w:id="6001" w:name="_Toc323656727"/>
      <w:bookmarkStart w:id="6002" w:name="_Toc324085465"/>
      <w:bookmarkStart w:id="6003" w:name="_Toc383781117"/>
      <w:bookmarkStart w:id="6004" w:name="_Toc481936517"/>
      <w:r w:rsidRPr="00EC76D5">
        <w:t>Structures with function pointers</w:t>
      </w:r>
      <w:bookmarkEnd w:id="6000"/>
      <w:bookmarkEnd w:id="6001"/>
      <w:bookmarkEnd w:id="6002"/>
      <w:bookmarkEnd w:id="6003"/>
      <w:bookmarkEnd w:id="6004"/>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005" w:name="_Toc320485619"/>
      <w:bookmarkStart w:id="6006" w:name="_Toc323656728"/>
      <w:bookmarkStart w:id="6007" w:name="_Toc324085466"/>
      <w:bookmarkStart w:id="6008" w:name="_Toc383781118"/>
      <w:bookmarkStart w:id="6009" w:name="_Ref383781494"/>
      <w:bookmarkStart w:id="6010" w:name="_Ref383865235"/>
      <w:bookmarkStart w:id="6011" w:name="_Ref383865434"/>
      <w:bookmarkStart w:id="6012" w:name="_Ref383866090"/>
      <w:bookmarkStart w:id="6013" w:name="_Toc481936518"/>
      <w:r w:rsidRPr="00EC76D5">
        <w:t>The Preprocessor</w:t>
      </w:r>
      <w:bookmarkEnd w:id="6005"/>
      <w:bookmarkEnd w:id="6006"/>
      <w:bookmarkEnd w:id="6007"/>
      <w:bookmarkEnd w:id="6008"/>
      <w:bookmarkEnd w:id="6009"/>
      <w:bookmarkEnd w:id="6010"/>
      <w:bookmarkEnd w:id="6011"/>
      <w:bookmarkEnd w:id="6012"/>
      <w:bookmarkEnd w:id="6013"/>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014" w:name="_Toc320485618"/>
      <w:bookmarkStart w:id="6015" w:name="_Toc323656729"/>
      <w:bookmarkStart w:id="6016" w:name="_Toc324085467"/>
      <w:bookmarkStart w:id="6017" w:name="_Toc383781119"/>
      <w:bookmarkStart w:id="6018" w:name="_Toc481936519"/>
      <w:bookmarkStart w:id="6019" w:name="_Toc320485621"/>
      <w:r w:rsidRPr="00EC76D5">
        <w:t>The Standard Library</w:t>
      </w:r>
      <w:bookmarkEnd w:id="6014"/>
      <w:bookmarkEnd w:id="6015"/>
      <w:bookmarkEnd w:id="6016"/>
      <w:bookmarkEnd w:id="6017"/>
      <w:bookmarkEnd w:id="6018"/>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020" w:name="_Toc323656730"/>
      <w:bookmarkStart w:id="6021" w:name="_Toc324085468"/>
      <w:bookmarkStart w:id="6022" w:name="_Toc383781120"/>
      <w:bookmarkStart w:id="6023" w:name="_Toc481936520"/>
      <w:r w:rsidRPr="00EC76D5">
        <w:t>File Management</w:t>
      </w:r>
      <w:bookmarkEnd w:id="6020"/>
      <w:bookmarkEnd w:id="6021"/>
      <w:bookmarkEnd w:id="6022"/>
      <w:bookmarkEnd w:id="6023"/>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024" w:name="_Toc323656731"/>
      <w:bookmarkStart w:id="6025" w:name="_Toc324085469"/>
      <w:bookmarkStart w:id="6026" w:name="_Toc383781121"/>
      <w:bookmarkStart w:id="6027" w:name="_Toc481936521"/>
      <w:r w:rsidRPr="00EC76D5">
        <w:t>Program Parameters</w:t>
      </w:r>
      <w:bookmarkEnd w:id="6024"/>
      <w:bookmarkEnd w:id="6025"/>
      <w:bookmarkEnd w:id="6026"/>
      <w:bookmarkEnd w:id="6027"/>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028"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r w:rsidRPr="00EC76D5">
        <w:rPr>
          <w:rStyle w:val="CodeInText0"/>
        </w:rPr>
        <w:t>argv</w:t>
      </w:r>
      <w:proofErr w:type="spell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029" w:name="_Toc323656732"/>
      <w:bookmarkStart w:id="6030" w:name="_Toc324085470"/>
      <w:bookmarkStart w:id="6031" w:name="_Toc383781122"/>
      <w:bookmarkStart w:id="6032" w:name="_Toc481936522"/>
      <w:r w:rsidRPr="00EC76D5">
        <w:t>Environment Functions</w:t>
      </w:r>
      <w:bookmarkEnd w:id="6029"/>
      <w:bookmarkEnd w:id="6030"/>
      <w:bookmarkEnd w:id="6031"/>
      <w:bookmarkEnd w:id="6032"/>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033"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034"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035" w:author="Stefan Björnander" w:date="2012-05-06T21:51:00Z">
            <w:rPr>
              <w:color w:val="0000FF"/>
            </w:rPr>
          </w:rPrChange>
        </w:rPr>
        <w:t>void</w:t>
      </w:r>
      <w:r w:rsidRPr="00EC76D5">
        <w:t xml:space="preserve"> ExitFunction(</w:t>
      </w:r>
      <w:r w:rsidRPr="00EC76D5">
        <w:rPr>
          <w:color w:val="000000" w:themeColor="text1"/>
          <w:rPrChange w:id="6036"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037"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038"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039" w:name="_Toc323656733"/>
      <w:bookmarkStart w:id="6040" w:name="_Toc324085471"/>
      <w:bookmarkStart w:id="6041" w:name="_Toc383781123"/>
      <w:bookmarkStart w:id="6042" w:name="_Ref383865473"/>
      <w:bookmarkStart w:id="6043" w:name="_Ref383865556"/>
      <w:bookmarkStart w:id="6044" w:name="_Toc481936523"/>
      <w:r w:rsidRPr="00EC76D5">
        <w:t>Searching and Sorting</w:t>
      </w:r>
      <w:bookmarkEnd w:id="6039"/>
      <w:bookmarkEnd w:id="6040"/>
      <w:bookmarkEnd w:id="6041"/>
      <w:bookmarkEnd w:id="6042"/>
      <w:bookmarkEnd w:id="6043"/>
      <w:bookmarkEnd w:id="6044"/>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045"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046" w:author="Stefan Björnander" w:date="2012-05-06T21:51:00Z">
            <w:rPr>
              <w:color w:val="0000FF"/>
            </w:rPr>
          </w:rPrChange>
        </w:rPr>
        <w:t>int</w:t>
      </w:r>
      <w:r w:rsidRPr="00EC76D5">
        <w:t xml:space="preserve"> CompareIntegers(</w:t>
      </w:r>
      <w:r w:rsidRPr="00EC76D5">
        <w:rPr>
          <w:color w:val="000000" w:themeColor="text1"/>
          <w:rPrChange w:id="6047" w:author="Stefan Björnander" w:date="2012-05-06T21:51:00Z">
            <w:rPr>
              <w:color w:val="0000FF"/>
            </w:rPr>
          </w:rPrChange>
        </w:rPr>
        <w:t>const</w:t>
      </w:r>
      <w:r w:rsidRPr="00EC76D5">
        <w:t xml:space="preserve"> </w:t>
      </w:r>
      <w:r w:rsidRPr="00EC76D5">
        <w:rPr>
          <w:color w:val="000000" w:themeColor="text1"/>
          <w:rPrChange w:id="6048" w:author="Stefan Björnander" w:date="2012-05-06T21:51:00Z">
            <w:rPr>
              <w:color w:val="0000FF"/>
            </w:rPr>
          </w:rPrChange>
        </w:rPr>
        <w:t>int</w:t>
      </w:r>
      <w:r w:rsidRPr="00EC76D5">
        <w:t xml:space="preserve">* intPtr1, </w:t>
      </w:r>
      <w:r w:rsidRPr="00EC76D5">
        <w:rPr>
          <w:color w:val="000000" w:themeColor="text1"/>
          <w:rPrChange w:id="6049" w:author="Stefan Björnander" w:date="2012-05-06T21:51:00Z">
            <w:rPr>
              <w:color w:val="0000FF"/>
            </w:rPr>
          </w:rPrChange>
        </w:rPr>
        <w:t>const</w:t>
      </w:r>
      <w:r w:rsidRPr="00EC76D5">
        <w:t xml:space="preserve"> </w:t>
      </w:r>
      <w:r w:rsidRPr="00EC76D5">
        <w:rPr>
          <w:color w:val="000000" w:themeColor="text1"/>
          <w:rPrChange w:id="6050"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051"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052"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053"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054"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055"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056"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057"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058"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059" w:name="_Toc323656734"/>
      <w:bookmarkStart w:id="6060" w:name="_Toc324085472"/>
      <w:bookmarkStart w:id="6061" w:name="_Toc383781124"/>
      <w:bookmarkStart w:id="6062" w:name="_Toc481936524"/>
      <w:r w:rsidRPr="00EC76D5">
        <w:t xml:space="preserve">Functions with </w:t>
      </w:r>
      <w:bookmarkStart w:id="6063" w:name="_Toc320485620"/>
      <w:r w:rsidRPr="00EC76D5">
        <w:t>Variable Number of Parameters</w:t>
      </w:r>
      <w:bookmarkEnd w:id="6059"/>
      <w:bookmarkEnd w:id="6060"/>
      <w:bookmarkEnd w:id="6061"/>
      <w:bookmarkEnd w:id="6062"/>
      <w:bookmarkEnd w:id="6063"/>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in order for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064" w:name="_Toc323656735"/>
      <w:bookmarkStart w:id="6065" w:name="_Toc324085473"/>
      <w:bookmarkStart w:id="6066" w:name="_Toc383781125"/>
      <w:bookmarkStart w:id="6067" w:name="_Toc481936525"/>
      <w:r w:rsidRPr="00EC76D5">
        <w:t>String Management</w:t>
      </w:r>
      <w:bookmarkEnd w:id="6064"/>
      <w:bookmarkEnd w:id="6065"/>
      <w:bookmarkEnd w:id="6066"/>
      <w:bookmarkEnd w:id="6067"/>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068" w:author="Stefan Björnander" w:date="2012-05-06T21:51:00Z">
            <w:rPr>
              <w:color w:val="0000FF"/>
            </w:rPr>
          </w:rPrChange>
        </w:rPr>
        <w:t>int</w:t>
      </w:r>
      <w:r w:rsidRPr="00EC76D5">
        <w:t xml:space="preserve"> FirstIndexOf(char s[], </w:t>
      </w:r>
      <w:r w:rsidRPr="00EC76D5">
        <w:rPr>
          <w:color w:val="000000" w:themeColor="text1"/>
          <w:rPrChange w:id="6069"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070" w:author="Stefan Björnander" w:date="2012-05-06T21:51:00Z">
            <w:rPr>
              <w:color w:val="0000FF"/>
            </w:rPr>
          </w:rPrChange>
        </w:rPr>
        <w:t>int</w:t>
      </w:r>
      <w:r w:rsidRPr="00EC76D5">
        <w:t xml:space="preserve"> LastIndexOf(</w:t>
      </w:r>
      <w:r w:rsidRPr="00EC76D5">
        <w:rPr>
          <w:color w:val="000000" w:themeColor="text1"/>
          <w:rPrChange w:id="6071" w:author="Stefan Björnander" w:date="2012-05-06T21:51:00Z">
            <w:rPr>
              <w:color w:val="0000FF"/>
            </w:rPr>
          </w:rPrChange>
        </w:rPr>
        <w:t>char</w:t>
      </w:r>
      <w:r w:rsidRPr="00EC76D5">
        <w:t xml:space="preserve"> s[], </w:t>
      </w:r>
      <w:r w:rsidRPr="00EC76D5">
        <w:rPr>
          <w:color w:val="000000" w:themeColor="text1"/>
          <w:rPrChange w:id="6072"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073" w:author="Stefan Björnander" w:date="2012-05-06T21:51:00Z">
            <w:rPr>
              <w:color w:val="A31515"/>
            </w:rPr>
          </w:rPrChange>
        </w:rPr>
        <w:t>"Hello"</w:t>
      </w:r>
      <w:r w:rsidRPr="00EC76D5">
        <w:t xml:space="preserve">, s2[] = </w:t>
      </w:r>
      <w:r w:rsidRPr="00EC76D5">
        <w:rPr>
          <w:color w:val="000000" w:themeColor="text1"/>
          <w:rPrChange w:id="6074"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075"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076"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077"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078" w:author="Stefan Björnander" w:date="2012-05-06T21:51:00Z">
            <w:rPr>
              <w:color w:val="0000FF"/>
            </w:rPr>
          </w:rPrChange>
        </w:rPr>
        <w:t>if</w:t>
      </w:r>
      <w:r w:rsidRPr="00EC76D5">
        <w:t xml:space="preserve"> (sscanf(s2, </w:t>
      </w:r>
      <w:r w:rsidRPr="00EC76D5">
        <w:rPr>
          <w:color w:val="000000" w:themeColor="text1"/>
          <w:rPrChange w:id="6079"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080"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081" w:name="_Toc323656736"/>
      <w:bookmarkStart w:id="6082" w:name="_Toc324085474"/>
      <w:bookmarkStart w:id="6083" w:name="_Toc383781126"/>
      <w:bookmarkStart w:id="6084" w:name="_Toc481936526"/>
      <w:r w:rsidRPr="00EC76D5">
        <w:t>Memory Management</w:t>
      </w:r>
      <w:bookmarkEnd w:id="6081"/>
      <w:bookmarkEnd w:id="6082"/>
      <w:bookmarkEnd w:id="6083"/>
      <w:bookmarkEnd w:id="6084"/>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085"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086"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087" w:name="_Toc323656737"/>
      <w:bookmarkStart w:id="6088" w:name="_Toc324085475"/>
      <w:bookmarkStart w:id="6089" w:name="_Toc383781127"/>
      <w:bookmarkStart w:id="6090" w:name="_Toc481936527"/>
      <w:r w:rsidRPr="00EC76D5">
        <w:t>Mathematical Functions</w:t>
      </w:r>
      <w:bookmarkEnd w:id="6087"/>
      <w:bookmarkEnd w:id="6088"/>
      <w:bookmarkEnd w:id="6089"/>
      <w:bookmarkEnd w:id="6090"/>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091" w:name="_Toc320485615"/>
      <w:bookmarkStart w:id="6092" w:name="_Toc323656738"/>
      <w:bookmarkStart w:id="6093" w:name="_Toc324085476"/>
      <w:bookmarkStart w:id="6094" w:name="_Toc383781128"/>
      <w:bookmarkStart w:id="6095" w:name="_Toc481936528"/>
      <w:r w:rsidRPr="00EC76D5">
        <w:t>Long Jumps</w:t>
      </w:r>
      <w:bookmarkEnd w:id="6091"/>
      <w:bookmarkEnd w:id="6092"/>
      <w:bookmarkEnd w:id="6093"/>
      <w:bookmarkEnd w:id="6094"/>
      <w:bookmarkEnd w:id="6095"/>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096" w:name="_Toc323656739"/>
      <w:bookmarkStart w:id="6097" w:name="_Toc324085477"/>
      <w:bookmarkStart w:id="6098" w:name="_Toc383781129"/>
      <w:bookmarkStart w:id="6099" w:name="_Toc481936529"/>
      <w:r w:rsidRPr="00EC76D5">
        <w:t>Time</w:t>
      </w:r>
      <w:bookmarkEnd w:id="6096"/>
      <w:bookmarkEnd w:id="6097"/>
      <w:bookmarkEnd w:id="6098"/>
      <w:bookmarkEnd w:id="6099"/>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100"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101" w:author="Stefan Björnander" w:date="2012-05-06T21:51:00Z">
            <w:rPr>
              <w:color w:val="A31515"/>
            </w:rPr>
          </w:rPrChange>
        </w:rPr>
        <w:t>"Feb"</w:t>
      </w:r>
      <w:r w:rsidRPr="00EC76D5">
        <w:t xml:space="preserve">, </w:t>
      </w:r>
      <w:r w:rsidRPr="00EC76D5">
        <w:rPr>
          <w:color w:val="000000" w:themeColor="text1"/>
          <w:rPrChange w:id="6102" w:author="Stefan Björnander" w:date="2012-05-06T21:51:00Z">
            <w:rPr>
              <w:color w:val="A31515"/>
            </w:rPr>
          </w:rPrChange>
        </w:rPr>
        <w:t>"Mar"</w:t>
      </w:r>
      <w:r w:rsidRPr="00EC76D5">
        <w:t xml:space="preserve">, </w:t>
      </w:r>
      <w:r w:rsidRPr="00EC76D5">
        <w:rPr>
          <w:color w:val="000000" w:themeColor="text1"/>
          <w:rPrChange w:id="6103"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104" w:author="Stefan Björnander" w:date="2012-05-06T21:51:00Z">
            <w:rPr>
              <w:color w:val="A31515"/>
            </w:rPr>
          </w:rPrChange>
        </w:rPr>
        <w:t>"Jun"</w:t>
      </w:r>
      <w:r w:rsidRPr="00EC76D5">
        <w:t xml:space="preserve">, </w:t>
      </w:r>
      <w:r w:rsidRPr="00EC76D5">
        <w:rPr>
          <w:color w:val="000000" w:themeColor="text1"/>
          <w:rPrChange w:id="6105" w:author="Stefan Björnander" w:date="2012-05-06T21:51:00Z">
            <w:rPr>
              <w:color w:val="A31515"/>
            </w:rPr>
          </w:rPrChange>
        </w:rPr>
        <w:t>"Jul"</w:t>
      </w:r>
      <w:r w:rsidRPr="00EC76D5">
        <w:t xml:space="preserve">, </w:t>
      </w:r>
      <w:r w:rsidRPr="00EC76D5">
        <w:rPr>
          <w:color w:val="000000" w:themeColor="text1"/>
          <w:rPrChange w:id="6106"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107" w:author="Stefan Björnander" w:date="2012-05-06T21:51:00Z">
            <w:rPr>
              <w:color w:val="A31515"/>
            </w:rPr>
          </w:rPrChange>
        </w:rPr>
        <w:t>"Oct"</w:t>
      </w:r>
      <w:r w:rsidRPr="00EC76D5">
        <w:t xml:space="preserve">, </w:t>
      </w:r>
      <w:r w:rsidRPr="00EC76D5">
        <w:rPr>
          <w:color w:val="000000" w:themeColor="text1"/>
          <w:rPrChange w:id="6108" w:author="Stefan Björnander" w:date="2012-05-06T21:51:00Z">
            <w:rPr>
              <w:color w:val="A31515"/>
            </w:rPr>
          </w:rPrChange>
        </w:rPr>
        <w:t>"Nov"</w:t>
      </w:r>
      <w:r w:rsidRPr="00EC76D5">
        <w:t>,</w:t>
      </w:r>
      <w:r w:rsidRPr="00EC76D5">
        <w:rPr>
          <w:color w:val="000000" w:themeColor="text1"/>
          <w:rPrChange w:id="6109"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110" w:author="Stefan Björnander" w:date="2012-05-06T21:51:00Z">
            <w:rPr>
              <w:color w:val="A31515"/>
            </w:rPr>
          </w:rPrChange>
        </w:rPr>
        <w:t>"Mon"</w:t>
      </w:r>
      <w:r w:rsidRPr="00EC76D5">
        <w:t xml:space="preserve">, </w:t>
      </w:r>
      <w:r w:rsidRPr="00EC76D5">
        <w:rPr>
          <w:color w:val="000000" w:themeColor="text1"/>
          <w:rPrChange w:id="6111" w:author="Stefan Björnander" w:date="2012-05-06T21:51:00Z">
            <w:rPr>
              <w:color w:val="A31515"/>
            </w:rPr>
          </w:rPrChange>
        </w:rPr>
        <w:t>"Tue"</w:t>
      </w:r>
      <w:r w:rsidRPr="00EC76D5">
        <w:t xml:space="preserve">, </w:t>
      </w:r>
      <w:r w:rsidRPr="00EC76D5">
        <w:rPr>
          <w:color w:val="000000" w:themeColor="text1"/>
          <w:rPrChange w:id="6112"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113" w:author="Stefan Björnander" w:date="2012-05-06T21:51:00Z">
            <w:rPr>
              <w:color w:val="A31515"/>
            </w:rPr>
          </w:rPrChange>
        </w:rPr>
        <w:t>"Fri"</w:t>
      </w:r>
      <w:r w:rsidRPr="00EC76D5">
        <w:t xml:space="preserve">, </w:t>
      </w:r>
      <w:r w:rsidRPr="00EC76D5">
        <w:rPr>
          <w:color w:val="000000" w:themeColor="text1"/>
          <w:rPrChange w:id="6114"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115"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116"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117"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118" w:name="_Toc323656740"/>
      <w:bookmarkStart w:id="6119" w:name="_Toc324085478"/>
      <w:bookmarkStart w:id="6120" w:name="_Toc383781130"/>
      <w:bookmarkStart w:id="6121" w:name="_Toc481936530"/>
      <w:r w:rsidRPr="00EC76D5">
        <w:t>Random Numbers</w:t>
      </w:r>
      <w:bookmarkEnd w:id="6118"/>
      <w:bookmarkEnd w:id="6119"/>
      <w:bookmarkEnd w:id="6120"/>
      <w:bookmarkEnd w:id="6121"/>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proofErr w:type="spellStart"/>
      <w:r w:rsidR="002F35C1">
        <w:t>initializer</w:t>
      </w:r>
      <w:r w:rsidRPr="00EC76D5">
        <w:t>ialize</w:t>
      </w:r>
      <w:proofErr w:type="spellEnd"/>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122"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123"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124"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125" w:name="_Toc323656741"/>
      <w:bookmarkStart w:id="6126" w:name="_Toc324085479"/>
      <w:bookmarkStart w:id="6127" w:name="_Toc383781131"/>
      <w:bookmarkStart w:id="6128" w:name="_Toc481936531"/>
      <w:r w:rsidRPr="00EC76D5">
        <w:t>Limits of Integral and Floating Types</w:t>
      </w:r>
      <w:bookmarkEnd w:id="6125"/>
      <w:bookmarkEnd w:id="6126"/>
      <w:bookmarkEnd w:id="6127"/>
      <w:bookmarkEnd w:id="6128"/>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129" w:name="_Toc323656742"/>
      <w:bookmarkStart w:id="6130" w:name="_Toc324085480"/>
      <w:bookmarkStart w:id="6131" w:name="_Toc383781132"/>
      <w:bookmarkStart w:id="6132" w:name="_Toc481936532"/>
      <w:r w:rsidRPr="00EC76D5">
        <w:t>Character Functions</w:t>
      </w:r>
      <w:bookmarkEnd w:id="6129"/>
      <w:bookmarkEnd w:id="6130"/>
      <w:bookmarkEnd w:id="6131"/>
      <w:bookmarkEnd w:id="6132"/>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133"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134"/>
            <w:commentRangeStart w:id="6135"/>
            <w:proofErr w:type="spellStart"/>
            <w:r w:rsidRPr="00EC76D5">
              <w:rPr>
                <w:b/>
                <w:sz w:val="21"/>
                <w:szCs w:val="21"/>
              </w:rPr>
              <w:t>Isalnum</w:t>
            </w:r>
            <w:commentRangeEnd w:id="6134"/>
            <w:proofErr w:type="spellEnd"/>
            <w:r w:rsidR="00166455" w:rsidRPr="00EC76D5">
              <w:rPr>
                <w:rStyle w:val="Kommentarsreferens"/>
                <w:rFonts w:eastAsia="Times New Roman" w:cs="Times New Roman"/>
              </w:rPr>
              <w:commentReference w:id="6134"/>
            </w:r>
            <w:commentRangeEnd w:id="6135"/>
            <w:r w:rsidR="00166455" w:rsidRPr="00EC76D5">
              <w:rPr>
                <w:rStyle w:val="Kommentarsreferens"/>
                <w:rFonts w:eastAsia="Times New Roman" w:cs="Times New Roman"/>
              </w:rPr>
              <w:commentReference w:id="6135"/>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136" w:name="_Toc323656743"/>
      <w:bookmarkStart w:id="6137" w:name="_Toc324085481"/>
      <w:bookmarkStart w:id="6138" w:name="_Toc383781133"/>
      <w:bookmarkStart w:id="6139" w:name="_Toc481936533"/>
      <w:r w:rsidRPr="00EC76D5">
        <w:t>Further Reading</w:t>
      </w:r>
      <w:bookmarkEnd w:id="6019"/>
      <w:bookmarkEnd w:id="6136"/>
      <w:bookmarkEnd w:id="6137"/>
      <w:bookmarkEnd w:id="6138"/>
      <w:bookmarkEnd w:id="6139"/>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140" w:name="_Toc481936534"/>
      <w:r w:rsidRPr="00EC76D5">
        <w:lastRenderedPageBreak/>
        <w:t>A Crash Course in Java</w:t>
      </w:r>
      <w:bookmarkEnd w:id="6140"/>
    </w:p>
    <w:p w14:paraId="6ED6B355" w14:textId="77777777" w:rsidR="00F03D06" w:rsidRPr="00EC76D5" w:rsidRDefault="00F03D06" w:rsidP="00F03D06">
      <w:pPr>
        <w:pStyle w:val="Rubrik1"/>
        <w:numPr>
          <w:ilvl w:val="0"/>
          <w:numId w:val="0"/>
        </w:numPr>
        <w:ind w:left="720" w:hanging="720"/>
      </w:pPr>
      <w:bookmarkStart w:id="6141" w:name="_Toc481936535"/>
      <w:r w:rsidRPr="00EC76D5">
        <w:lastRenderedPageBreak/>
        <w:t>Foreword</w:t>
      </w:r>
      <w:bookmarkEnd w:id="6141"/>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proofErr w:type="spellStart"/>
      <w:r w:rsidR="002F35C1">
        <w:rPr>
          <w:rFonts w:cs="Times New Roman"/>
          <w:color w:val="000000"/>
        </w:rPr>
        <w:t>initializer</w:t>
      </w:r>
      <w:r w:rsidRPr="00EC76D5">
        <w:rPr>
          <w:rFonts w:cs="Times New Roman"/>
          <w:color w:val="000000"/>
        </w:rPr>
        <w:t>ialize</w:t>
      </w:r>
      <w:proofErr w:type="spellEnd"/>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D84FDE" w:rsidRDefault="00D84FDE" w:rsidP="005F7461">
                              <w:pPr>
                                <w:spacing w:before="60" w:after="0"/>
                                <w:jc w:val="center"/>
                                <w:rPr>
                                  <w:lang w:val="sv-SE"/>
                                </w:rPr>
                              </w:pPr>
                              <w:r>
                                <w:rPr>
                                  <w:lang w:val="sv-SE"/>
                                </w:rPr>
                                <w:t>Preprocessor</w:t>
                              </w:r>
                            </w:p>
                            <w:p w14:paraId="04F32221" w14:textId="77777777" w:rsidR="00D84FDE" w:rsidRPr="00C7380D" w:rsidRDefault="00D84FDE"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D84FDE" w:rsidRPr="008541FD" w:rsidRDefault="00D84FDE" w:rsidP="005F7461">
                              <w:pPr>
                                <w:spacing w:before="60" w:after="0"/>
                                <w:jc w:val="center"/>
                              </w:pPr>
                              <w:r w:rsidRPr="008541FD">
                                <w:t>Source</w:t>
                              </w:r>
                              <w:r>
                                <w:t xml:space="preserve"> </w:t>
                              </w:r>
                              <w:r w:rsidRPr="008541FD">
                                <w:t>Code</w:t>
                              </w:r>
                            </w:p>
                            <w:p w14:paraId="4FCEAC5C" w14:textId="77777777" w:rsidR="00D84FDE" w:rsidRDefault="00D84FDE"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D84FDE" w:rsidRDefault="00D84FDE"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D84FDE" w:rsidRDefault="00D84FDE" w:rsidP="005F7461">
                              <w:pPr>
                                <w:pStyle w:val="Normalwebb"/>
                                <w:spacing w:before="60" w:line="256" w:lineRule="auto"/>
                                <w:jc w:val="center"/>
                              </w:pPr>
                              <w:r>
                                <w:rPr>
                                  <w:rFonts w:eastAsia="Calibri"/>
                                  <w:sz w:val="22"/>
                                  <w:szCs w:val="22"/>
                                  <w:lang w:val="en-US"/>
                                </w:rPr>
                                <w:t>Processed Code</w:t>
                              </w:r>
                            </w:p>
                            <w:p w14:paraId="14142DBC" w14:textId="77777777" w:rsidR="00D84FDE" w:rsidRDefault="00D84FDE"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D84FDE" w:rsidRDefault="00D84FDE"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D84FDE" w:rsidRDefault="00D84FDE" w:rsidP="005F7461">
                              <w:pPr>
                                <w:pStyle w:val="Normalwebb"/>
                                <w:spacing w:before="60" w:line="254" w:lineRule="auto"/>
                                <w:jc w:val="center"/>
                              </w:pPr>
                              <w:r>
                                <w:rPr>
                                  <w:rFonts w:eastAsia="Calibri"/>
                                  <w:sz w:val="22"/>
                                  <w:szCs w:val="22"/>
                                  <w:lang w:val="en-US"/>
                                </w:rPr>
                                <w:t>Syntax Tree</w:t>
                              </w:r>
                            </w:p>
                            <w:p w14:paraId="070DB26E" w14:textId="77777777" w:rsidR="00D84FDE" w:rsidRDefault="00D84FD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D84FDE" w:rsidRDefault="00D84FDE"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D84FDE" w:rsidRDefault="00D84FDE" w:rsidP="005F7461">
                              <w:pPr>
                                <w:pStyle w:val="Normalwebb"/>
                                <w:spacing w:before="60" w:line="252" w:lineRule="auto"/>
                                <w:jc w:val="center"/>
                              </w:pPr>
                              <w:r>
                                <w:rPr>
                                  <w:rFonts w:eastAsia="Calibri"/>
                                  <w:sz w:val="22"/>
                                  <w:szCs w:val="22"/>
                                  <w:lang w:val="en-US"/>
                                </w:rPr>
                                <w:t>Optimized Syntax Tree</w:t>
                              </w:r>
                            </w:p>
                            <w:p w14:paraId="3315953C" w14:textId="77777777" w:rsidR="00D84FDE" w:rsidRDefault="00D84FD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D84FDE" w:rsidRDefault="00D84FDE"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D84FDE" w:rsidRDefault="00D84FDE" w:rsidP="005F7461">
                              <w:pPr>
                                <w:pStyle w:val="Normalwebb"/>
                                <w:spacing w:before="60" w:line="252" w:lineRule="auto"/>
                                <w:jc w:val="center"/>
                              </w:pPr>
                              <w:r>
                                <w:rPr>
                                  <w:rFonts w:eastAsia="Calibri"/>
                                  <w:sz w:val="22"/>
                                  <w:szCs w:val="22"/>
                                  <w:lang w:val="en-US"/>
                                </w:rPr>
                                <w:t>Middle Code List</w:t>
                              </w:r>
                            </w:p>
                            <w:p w14:paraId="321C1BE9" w14:textId="77777777" w:rsidR="00D84FDE" w:rsidRDefault="00D84FD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D84FDE" w:rsidRDefault="00D84FDE" w:rsidP="005F7461">
                              <w:pPr>
                                <w:pStyle w:val="Normalwebb"/>
                                <w:spacing w:before="60" w:line="252" w:lineRule="auto"/>
                                <w:jc w:val="center"/>
                              </w:pPr>
                              <w:r>
                                <w:rPr>
                                  <w:rFonts w:eastAsia="Calibri"/>
                                  <w:sz w:val="22"/>
                                  <w:szCs w:val="22"/>
                                  <w:lang w:val="en-US"/>
                                </w:rPr>
                                <w:t>Optimized Middle Code List</w:t>
                              </w:r>
                            </w:p>
                            <w:p w14:paraId="4CF9CB98" w14:textId="77777777" w:rsidR="00D84FDE" w:rsidRDefault="00D84FD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D84FDE" w:rsidRDefault="00D84FDE"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D84FDE" w:rsidRDefault="00D84FDE"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D84FDE" w:rsidRDefault="00D84FDE" w:rsidP="005F7461">
                        <w:pPr>
                          <w:spacing w:before="60" w:after="0"/>
                          <w:jc w:val="center"/>
                          <w:rPr>
                            <w:lang w:val="sv-SE"/>
                          </w:rPr>
                        </w:pPr>
                        <w:r>
                          <w:rPr>
                            <w:lang w:val="sv-SE"/>
                          </w:rPr>
                          <w:t>Preprocessor</w:t>
                        </w:r>
                      </w:p>
                      <w:p w14:paraId="04F32221" w14:textId="77777777" w:rsidR="00D84FDE" w:rsidRPr="00C7380D" w:rsidRDefault="00D84FDE"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D84FDE" w:rsidRPr="008541FD" w:rsidRDefault="00D84FDE" w:rsidP="005F7461">
                        <w:pPr>
                          <w:spacing w:before="60" w:after="0"/>
                          <w:jc w:val="center"/>
                        </w:pPr>
                        <w:r w:rsidRPr="008541FD">
                          <w:t>Source</w:t>
                        </w:r>
                        <w:r>
                          <w:t xml:space="preserve"> </w:t>
                        </w:r>
                        <w:r w:rsidRPr="008541FD">
                          <w:t>Code</w:t>
                        </w:r>
                      </w:p>
                      <w:p w14:paraId="4FCEAC5C" w14:textId="77777777" w:rsidR="00D84FDE" w:rsidRDefault="00D84FDE"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D84FDE" w:rsidRDefault="00D84FDE"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D84FDE" w:rsidRDefault="00D84FDE" w:rsidP="005F7461">
                        <w:pPr>
                          <w:pStyle w:val="Normalwebb"/>
                          <w:spacing w:before="60" w:line="256" w:lineRule="auto"/>
                          <w:jc w:val="center"/>
                        </w:pPr>
                        <w:r>
                          <w:rPr>
                            <w:rFonts w:eastAsia="Calibri"/>
                            <w:sz w:val="22"/>
                            <w:szCs w:val="22"/>
                            <w:lang w:val="en-US"/>
                          </w:rPr>
                          <w:t>Processed Code</w:t>
                        </w:r>
                      </w:p>
                      <w:p w14:paraId="14142DBC" w14:textId="77777777" w:rsidR="00D84FDE" w:rsidRDefault="00D84FDE"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D84FDE" w:rsidRDefault="00D84FDE"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D84FDE" w:rsidRDefault="00D84FDE" w:rsidP="005F7461">
                        <w:pPr>
                          <w:pStyle w:val="Normalwebb"/>
                          <w:spacing w:before="60" w:line="254" w:lineRule="auto"/>
                          <w:jc w:val="center"/>
                        </w:pPr>
                        <w:r>
                          <w:rPr>
                            <w:rFonts w:eastAsia="Calibri"/>
                            <w:sz w:val="22"/>
                            <w:szCs w:val="22"/>
                            <w:lang w:val="en-US"/>
                          </w:rPr>
                          <w:t>Syntax Tree</w:t>
                        </w:r>
                      </w:p>
                      <w:p w14:paraId="070DB26E" w14:textId="77777777" w:rsidR="00D84FDE" w:rsidRDefault="00D84FDE"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D84FDE" w:rsidRDefault="00D84FDE"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D84FDE" w:rsidRDefault="00D84FDE" w:rsidP="005F7461">
                        <w:pPr>
                          <w:pStyle w:val="Normalwebb"/>
                          <w:spacing w:before="60" w:line="252" w:lineRule="auto"/>
                          <w:jc w:val="center"/>
                        </w:pPr>
                        <w:r>
                          <w:rPr>
                            <w:rFonts w:eastAsia="Calibri"/>
                            <w:sz w:val="22"/>
                            <w:szCs w:val="22"/>
                            <w:lang w:val="en-US"/>
                          </w:rPr>
                          <w:t>Optimized Syntax Tree</w:t>
                        </w:r>
                      </w:p>
                      <w:p w14:paraId="3315953C" w14:textId="77777777" w:rsidR="00D84FDE" w:rsidRDefault="00D84FDE"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D84FDE" w:rsidRDefault="00D84FDE"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D84FDE" w:rsidRDefault="00D84FDE" w:rsidP="005F7461">
                        <w:pPr>
                          <w:pStyle w:val="Normalwebb"/>
                          <w:spacing w:before="60" w:line="252" w:lineRule="auto"/>
                          <w:jc w:val="center"/>
                        </w:pPr>
                        <w:r>
                          <w:rPr>
                            <w:rFonts w:eastAsia="Calibri"/>
                            <w:sz w:val="22"/>
                            <w:szCs w:val="22"/>
                            <w:lang w:val="en-US"/>
                          </w:rPr>
                          <w:t>Middle Code List</w:t>
                        </w:r>
                      </w:p>
                      <w:p w14:paraId="321C1BE9" w14:textId="77777777" w:rsidR="00D84FDE" w:rsidRDefault="00D84FDE"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D84FDE" w:rsidRDefault="00D84FDE" w:rsidP="005F7461">
                        <w:pPr>
                          <w:pStyle w:val="Normalwebb"/>
                          <w:spacing w:before="60" w:line="252" w:lineRule="auto"/>
                          <w:jc w:val="center"/>
                        </w:pPr>
                        <w:r>
                          <w:rPr>
                            <w:rFonts w:eastAsia="Calibri"/>
                            <w:sz w:val="22"/>
                            <w:szCs w:val="22"/>
                            <w:lang w:val="en-US"/>
                          </w:rPr>
                          <w:t>Optimized Middle Code List</w:t>
                        </w:r>
                      </w:p>
                      <w:p w14:paraId="4CF9CB98" w14:textId="77777777" w:rsidR="00D84FDE" w:rsidRDefault="00D84FDE"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D84FDE" w:rsidRDefault="00D84FDE"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D84FDE" w:rsidRDefault="00D84FDE"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D84FDE" w:rsidRDefault="00D84FDE" w:rsidP="006F14D0">
                              <w:pPr>
                                <w:spacing w:before="60" w:after="0"/>
                                <w:jc w:val="center"/>
                                <w:rPr>
                                  <w:lang w:val="sv-SE"/>
                                </w:rPr>
                              </w:pPr>
                              <w:r>
                                <w:rPr>
                                  <w:lang w:val="sv-SE"/>
                                </w:rPr>
                                <w:t>Preprocessor</w:t>
                              </w:r>
                            </w:p>
                            <w:p w14:paraId="2CD90E0F" w14:textId="77777777" w:rsidR="00D84FDE" w:rsidRPr="00C7380D" w:rsidRDefault="00D84FDE"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D84FDE" w:rsidRPr="008541FD" w:rsidRDefault="00D84FDE" w:rsidP="006F14D0">
                              <w:pPr>
                                <w:spacing w:before="60" w:after="0"/>
                                <w:jc w:val="center"/>
                              </w:pPr>
                              <w:r w:rsidRPr="008541FD">
                                <w:t>Source</w:t>
                              </w:r>
                              <w:r>
                                <w:t xml:space="preserve"> </w:t>
                              </w:r>
                              <w:r w:rsidRPr="008541FD">
                                <w:t>Code</w:t>
                              </w:r>
                            </w:p>
                            <w:p w14:paraId="1314F231" w14:textId="77777777" w:rsidR="00D84FDE" w:rsidRDefault="00D84FDE"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D84FDE" w:rsidRDefault="00D84FDE"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D84FDE" w:rsidRDefault="00D84FDE" w:rsidP="006F14D0">
                              <w:pPr>
                                <w:pStyle w:val="Normalwebb"/>
                                <w:spacing w:before="60" w:line="256" w:lineRule="auto"/>
                                <w:jc w:val="center"/>
                              </w:pPr>
                              <w:r>
                                <w:rPr>
                                  <w:rFonts w:eastAsia="Calibri"/>
                                  <w:sz w:val="22"/>
                                  <w:szCs w:val="22"/>
                                  <w:lang w:val="en-US"/>
                                </w:rPr>
                                <w:t>Processed Code</w:t>
                              </w:r>
                            </w:p>
                            <w:p w14:paraId="705B7689" w14:textId="77777777" w:rsidR="00D84FDE" w:rsidRDefault="00D84FDE"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D84FDE" w:rsidRDefault="00D84FDE"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D84FDE" w:rsidRDefault="00D84FDE" w:rsidP="006F14D0">
                              <w:pPr>
                                <w:pStyle w:val="Normalwebb"/>
                                <w:spacing w:before="60" w:line="254" w:lineRule="auto"/>
                                <w:jc w:val="center"/>
                              </w:pPr>
                              <w:r>
                                <w:rPr>
                                  <w:rFonts w:eastAsia="Calibri"/>
                                  <w:sz w:val="22"/>
                                  <w:szCs w:val="22"/>
                                  <w:lang w:val="en-US"/>
                                </w:rPr>
                                <w:t>Syntax Tree</w:t>
                              </w:r>
                            </w:p>
                            <w:p w14:paraId="20988EE2" w14:textId="77777777" w:rsidR="00D84FDE" w:rsidRDefault="00D84FD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D84FDE" w:rsidRDefault="00D84FDE"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D84FDE" w:rsidRDefault="00D84FDE" w:rsidP="006F14D0">
                              <w:pPr>
                                <w:pStyle w:val="Normalwebb"/>
                                <w:spacing w:before="60" w:line="252" w:lineRule="auto"/>
                                <w:jc w:val="center"/>
                              </w:pPr>
                              <w:r>
                                <w:rPr>
                                  <w:rFonts w:eastAsia="Calibri"/>
                                  <w:sz w:val="22"/>
                                  <w:szCs w:val="22"/>
                                  <w:lang w:val="en-US"/>
                                </w:rPr>
                                <w:t>Optimized Syntax Tree</w:t>
                              </w:r>
                            </w:p>
                            <w:p w14:paraId="35223DB0" w14:textId="77777777" w:rsidR="00D84FDE" w:rsidRDefault="00D84FD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D84FDE" w:rsidRDefault="00D84FDE"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D84FDE" w:rsidRDefault="00D84FDE" w:rsidP="006F14D0">
                              <w:pPr>
                                <w:pStyle w:val="Normalwebb"/>
                                <w:spacing w:before="60" w:line="252" w:lineRule="auto"/>
                                <w:jc w:val="center"/>
                              </w:pPr>
                              <w:r>
                                <w:rPr>
                                  <w:rFonts w:eastAsia="Calibri"/>
                                  <w:sz w:val="22"/>
                                  <w:szCs w:val="22"/>
                                  <w:lang w:val="en-US"/>
                                </w:rPr>
                                <w:t>Middle Code List</w:t>
                              </w:r>
                            </w:p>
                            <w:p w14:paraId="5410A942" w14:textId="77777777" w:rsidR="00D84FDE" w:rsidRDefault="00D84FD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D84FDE" w:rsidRDefault="00D84FDE" w:rsidP="006F14D0">
                              <w:pPr>
                                <w:pStyle w:val="Normalwebb"/>
                                <w:spacing w:before="60" w:line="252" w:lineRule="auto"/>
                                <w:jc w:val="center"/>
                              </w:pPr>
                              <w:r>
                                <w:rPr>
                                  <w:rFonts w:eastAsia="Calibri"/>
                                  <w:sz w:val="22"/>
                                  <w:szCs w:val="22"/>
                                  <w:lang w:val="en-US"/>
                                </w:rPr>
                                <w:t>Optimized Middle Code List</w:t>
                              </w:r>
                            </w:p>
                            <w:p w14:paraId="36F7A1DE" w14:textId="77777777" w:rsidR="00D84FDE" w:rsidRDefault="00D84FD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D84FDE" w:rsidRDefault="00D84FDE"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D84FDE" w:rsidRDefault="00D84FDE"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D84FDE" w:rsidRDefault="00D84FDE" w:rsidP="006F14D0">
                        <w:pPr>
                          <w:spacing w:before="60" w:after="0"/>
                          <w:jc w:val="center"/>
                          <w:rPr>
                            <w:lang w:val="sv-SE"/>
                          </w:rPr>
                        </w:pPr>
                        <w:r>
                          <w:rPr>
                            <w:lang w:val="sv-SE"/>
                          </w:rPr>
                          <w:t>Preprocessor</w:t>
                        </w:r>
                      </w:p>
                      <w:p w14:paraId="2CD90E0F" w14:textId="77777777" w:rsidR="00D84FDE" w:rsidRPr="00C7380D" w:rsidRDefault="00D84FDE"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D84FDE" w:rsidRPr="008541FD" w:rsidRDefault="00D84FDE" w:rsidP="006F14D0">
                        <w:pPr>
                          <w:spacing w:before="60" w:after="0"/>
                          <w:jc w:val="center"/>
                        </w:pPr>
                        <w:r w:rsidRPr="008541FD">
                          <w:t>Source</w:t>
                        </w:r>
                        <w:r>
                          <w:t xml:space="preserve"> </w:t>
                        </w:r>
                        <w:r w:rsidRPr="008541FD">
                          <w:t>Code</w:t>
                        </w:r>
                      </w:p>
                      <w:p w14:paraId="1314F231" w14:textId="77777777" w:rsidR="00D84FDE" w:rsidRDefault="00D84FDE"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D84FDE" w:rsidRDefault="00D84FDE"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D84FDE" w:rsidRDefault="00D84FDE" w:rsidP="006F14D0">
                        <w:pPr>
                          <w:pStyle w:val="Normalwebb"/>
                          <w:spacing w:before="60" w:line="256" w:lineRule="auto"/>
                          <w:jc w:val="center"/>
                        </w:pPr>
                        <w:r>
                          <w:rPr>
                            <w:rFonts w:eastAsia="Calibri"/>
                            <w:sz w:val="22"/>
                            <w:szCs w:val="22"/>
                            <w:lang w:val="en-US"/>
                          </w:rPr>
                          <w:t>Processed Code</w:t>
                        </w:r>
                      </w:p>
                      <w:p w14:paraId="705B7689" w14:textId="77777777" w:rsidR="00D84FDE" w:rsidRDefault="00D84FDE"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D84FDE" w:rsidRDefault="00D84FDE"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D84FDE" w:rsidRDefault="00D84FDE" w:rsidP="006F14D0">
                        <w:pPr>
                          <w:pStyle w:val="Normalwebb"/>
                          <w:spacing w:before="60" w:line="254" w:lineRule="auto"/>
                          <w:jc w:val="center"/>
                        </w:pPr>
                        <w:r>
                          <w:rPr>
                            <w:rFonts w:eastAsia="Calibri"/>
                            <w:sz w:val="22"/>
                            <w:szCs w:val="22"/>
                            <w:lang w:val="en-US"/>
                          </w:rPr>
                          <w:t>Syntax Tree</w:t>
                        </w:r>
                      </w:p>
                      <w:p w14:paraId="20988EE2" w14:textId="77777777" w:rsidR="00D84FDE" w:rsidRDefault="00D84FDE"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D84FDE" w:rsidRDefault="00D84FDE"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D84FDE" w:rsidRDefault="00D84FDE" w:rsidP="006F14D0">
                        <w:pPr>
                          <w:pStyle w:val="Normalwebb"/>
                          <w:spacing w:before="60" w:line="252" w:lineRule="auto"/>
                          <w:jc w:val="center"/>
                        </w:pPr>
                        <w:r>
                          <w:rPr>
                            <w:rFonts w:eastAsia="Calibri"/>
                            <w:sz w:val="22"/>
                            <w:szCs w:val="22"/>
                            <w:lang w:val="en-US"/>
                          </w:rPr>
                          <w:t>Optimized Syntax Tree</w:t>
                        </w:r>
                      </w:p>
                      <w:p w14:paraId="35223DB0" w14:textId="77777777" w:rsidR="00D84FDE" w:rsidRDefault="00D84FDE"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D84FDE" w:rsidRDefault="00D84FDE"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D84FDE" w:rsidRDefault="00D84FDE" w:rsidP="006F14D0">
                        <w:pPr>
                          <w:pStyle w:val="Normalwebb"/>
                          <w:spacing w:before="60" w:line="252" w:lineRule="auto"/>
                          <w:jc w:val="center"/>
                        </w:pPr>
                        <w:r>
                          <w:rPr>
                            <w:rFonts w:eastAsia="Calibri"/>
                            <w:sz w:val="22"/>
                            <w:szCs w:val="22"/>
                            <w:lang w:val="en-US"/>
                          </w:rPr>
                          <w:t>Middle Code List</w:t>
                        </w:r>
                      </w:p>
                      <w:p w14:paraId="5410A942" w14:textId="77777777" w:rsidR="00D84FDE" w:rsidRDefault="00D84FDE"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D84FDE" w:rsidRDefault="00D84FDE" w:rsidP="006F14D0">
                        <w:pPr>
                          <w:pStyle w:val="Normalwebb"/>
                          <w:spacing w:before="60" w:line="252" w:lineRule="auto"/>
                          <w:jc w:val="center"/>
                        </w:pPr>
                        <w:r>
                          <w:rPr>
                            <w:rFonts w:eastAsia="Calibri"/>
                            <w:sz w:val="22"/>
                            <w:szCs w:val="22"/>
                            <w:lang w:val="en-US"/>
                          </w:rPr>
                          <w:t>Optimized Middle Code List</w:t>
                        </w:r>
                      </w:p>
                      <w:p w14:paraId="36F7A1DE" w14:textId="77777777" w:rsidR="00D84FDE" w:rsidRDefault="00D84FDE"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D84FDE" w:rsidRDefault="00D84FDE"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D84FDE" w:rsidRDefault="00D84FDE"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134" w:author="Stefan Bjornander" w:date="2015-05-23T17:42:00Z" w:initials="SB">
    <w:p w14:paraId="7086E310" w14:textId="77777777" w:rsidR="00D84FDE" w:rsidRDefault="00D84FDE">
      <w:pPr>
        <w:pStyle w:val="Kommentarer"/>
      </w:pPr>
      <w:r>
        <w:rPr>
          <w:rStyle w:val="Kommentarsreferens"/>
        </w:rPr>
        <w:annotationRef/>
      </w:r>
    </w:p>
    <w:p w14:paraId="01C1DAD9" w14:textId="77777777" w:rsidR="00D84FDE" w:rsidRDefault="00D84FDE">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135" w:author="Stefan Bjornander" w:date="2015-05-23T17:42:00Z" w:initials="SB">
    <w:p w14:paraId="04F55807" w14:textId="77777777" w:rsidR="00D84FDE" w:rsidRDefault="00D84FDE">
      <w:pPr>
        <w:pStyle w:val="Kommentarer"/>
      </w:pPr>
      <w:r>
        <w:rPr>
          <w:rStyle w:val="Kommentarsreferens"/>
        </w:rPr>
        <w:annotationRef/>
      </w:r>
    </w:p>
    <w:p w14:paraId="533EC9EE" w14:textId="77777777" w:rsidR="00D84FDE" w:rsidRDefault="00D84FDE">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DCE9F2" w14:textId="77777777" w:rsidR="00B57B92" w:rsidRDefault="00B57B92" w:rsidP="006C7309">
      <w:pPr>
        <w:spacing w:line="240" w:lineRule="auto"/>
      </w:pPr>
      <w:r>
        <w:separator/>
      </w:r>
    </w:p>
  </w:endnote>
  <w:endnote w:type="continuationSeparator" w:id="0">
    <w:p w14:paraId="32C3AA07" w14:textId="77777777" w:rsidR="00B57B92" w:rsidRDefault="00B57B92"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2504CE" w14:textId="77777777" w:rsidR="00B57B92" w:rsidRDefault="00B57B92" w:rsidP="006C7309">
      <w:pPr>
        <w:spacing w:line="240" w:lineRule="auto"/>
      </w:pPr>
      <w:r>
        <w:separator/>
      </w:r>
    </w:p>
  </w:footnote>
  <w:footnote w:type="continuationSeparator" w:id="0">
    <w:p w14:paraId="7DBE761E" w14:textId="77777777" w:rsidR="00B57B92" w:rsidRDefault="00B57B92" w:rsidP="006C7309">
      <w:pPr>
        <w:spacing w:line="240" w:lineRule="auto"/>
      </w:pPr>
      <w:r>
        <w:continuationSeparator/>
      </w:r>
    </w:p>
  </w:footnote>
  <w:footnote w:id="1">
    <w:p w14:paraId="073943A1" w14:textId="0E9731C3" w:rsidR="00D84FDE" w:rsidRPr="00304E17" w:rsidRDefault="00D84FD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D84FDE" w:rsidRPr="007E20F3" w:rsidRDefault="00D84FDE"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D84FDE" w:rsidRPr="00214B10" w:rsidRDefault="00D84FDE"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D84FDE" w:rsidRPr="007E20F3" w:rsidRDefault="00D84FDE"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D84FDE" w:rsidRPr="00E01F3C" w:rsidRDefault="00D84FDE"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D84FDE" w:rsidRDefault="00D84FDE"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D84FDE" w:rsidRPr="006646C9" w:rsidRDefault="00D84FDE" w:rsidP="00E40B78">
      <w:pPr>
        <w:pStyle w:val="Code"/>
      </w:pPr>
      <w:r>
        <w:t>printf("int: %i, double %f", 123, 23.45);</w:t>
      </w:r>
    </w:p>
  </w:footnote>
  <w:footnote w:id="7">
    <w:p w14:paraId="185C09F4" w14:textId="77777777" w:rsidR="00D84FDE" w:rsidRPr="00D93CD3" w:rsidRDefault="00D84FDE"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D84FDE" w:rsidRPr="0041681A" w:rsidRDefault="00D84FDE">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D84FDE" w:rsidRPr="008A39BB" w:rsidRDefault="00D84FDE">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D84FDE" w:rsidRPr="00DB458B" w:rsidRDefault="00D84FDE"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D84FDE" w:rsidRDefault="00D84FDE"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D84FDE" w:rsidRPr="00DB458B" w:rsidRDefault="00D84FDE">
      <w:pPr>
        <w:pStyle w:val="Fotnotstext"/>
      </w:pPr>
    </w:p>
  </w:footnote>
  <w:footnote w:id="12">
    <w:p w14:paraId="6F2CD1AD" w14:textId="01D73667" w:rsidR="00D84FDE" w:rsidRPr="00615CDB" w:rsidRDefault="00D84FDE">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D84FDE" w:rsidRPr="00725EAE" w:rsidRDefault="00D84FDE"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D84FDE" w:rsidRPr="00B4576D" w:rsidRDefault="00D84FDE"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D84FDE" w:rsidRPr="00080A22" w:rsidRDefault="00D84FDE"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D84FDE" w:rsidRDefault="00D84FDE"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D84FDE" w:rsidRDefault="00D84FDE" w:rsidP="00E80032">
      <w:pPr>
        <w:pStyle w:val="Code"/>
      </w:pPr>
      <w:r>
        <w:t>#define BOOL int</w:t>
      </w:r>
    </w:p>
    <w:p w14:paraId="5A8A6026" w14:textId="77777777" w:rsidR="00D84FDE" w:rsidRDefault="00D84FDE" w:rsidP="00E80032">
      <w:pPr>
        <w:pStyle w:val="Code"/>
      </w:pPr>
      <w:r>
        <w:t>#define TRUE 1</w:t>
      </w:r>
    </w:p>
    <w:p w14:paraId="09976B6C" w14:textId="77777777" w:rsidR="00D84FDE" w:rsidRPr="00BF232B" w:rsidRDefault="00D84FDE" w:rsidP="00E80032">
      <w:pPr>
        <w:pStyle w:val="Code"/>
      </w:pPr>
      <w:r>
        <w:t>#define FALSE 0</w:t>
      </w:r>
    </w:p>
  </w:footnote>
  <w:footnote w:id="17">
    <w:p w14:paraId="1100CB01" w14:textId="77777777" w:rsidR="00D84FDE" w:rsidRDefault="00D84FDE"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D84FDE" w:rsidRDefault="00D84FDE" w:rsidP="00E80032">
      <w:r>
        <w:rPr>
          <w:rStyle w:val="Fotnotsreferens"/>
        </w:rPr>
        <w:footnoteRef/>
      </w:r>
      <w:r>
        <w:t xml:space="preserve"> Depending of the compiler and its warning level settings.</w:t>
      </w:r>
    </w:p>
  </w:footnote>
  <w:footnote w:id="19">
    <w:p w14:paraId="3D554D37" w14:textId="77777777" w:rsidR="00D84FDE" w:rsidRPr="004679D4" w:rsidRDefault="00D84FDE"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D84FDE" w:rsidRPr="00C03AB7" w:rsidRDefault="00D84FDE"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D84FDE" w:rsidRPr="000C5114" w:rsidRDefault="00D84FDE"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D84FDE" w:rsidRPr="002343ED" w:rsidRDefault="00D84FDE"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D84FDE" w:rsidRDefault="00D84FDE" w:rsidP="00E80032">
      <w:r>
        <w:rPr>
          <w:rStyle w:val="Fotnotsreferens"/>
        </w:rPr>
        <w:footnoteRef/>
      </w:r>
      <w:r>
        <w:t xml:space="preserve"> However, we have no knowledge about the actual address; it may be 10,000 or anything else.</w:t>
      </w:r>
    </w:p>
  </w:footnote>
  <w:footnote w:id="24">
    <w:p w14:paraId="575EFDCD" w14:textId="77777777" w:rsidR="00D84FDE" w:rsidRPr="009B0162" w:rsidRDefault="00D84FDE"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D84FDE" w:rsidRDefault="00D84FDE"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D84FDE" w:rsidRDefault="00D84FDE"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D84FDE" w:rsidRPr="00E554CC" w:rsidRDefault="00D84FDE"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D84FDE" w:rsidRPr="00391B01" w:rsidRDefault="00D84FDE"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D84FDE" w:rsidRDefault="00D84FDE"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D84FDE" w:rsidRDefault="00D84FDE"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D84FDE" w:rsidRDefault="00D84FDE" w:rsidP="00E80032">
      <w:r>
        <w:rPr>
          <w:rStyle w:val="Fotnotsreferens"/>
        </w:rPr>
        <w:footnoteRef/>
      </w:r>
      <w:r>
        <w:t xml:space="preserve"> There is no rational explanation, just accept it.</w:t>
      </w:r>
    </w:p>
  </w:footnote>
  <w:footnote w:id="32">
    <w:p w14:paraId="0B9FD0C4" w14:textId="77777777" w:rsidR="00D84FDE" w:rsidRDefault="00D84FDE"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D84FDE" w:rsidRPr="00EF01A1" w:rsidRDefault="00D84FDE"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D84FDE" w:rsidRPr="008655EC" w:rsidRDefault="00D84FDE"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tKwFAFr38R0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F9D"/>
    <w:rsid w:val="000101FD"/>
    <w:rsid w:val="00010401"/>
    <w:rsid w:val="0001065C"/>
    <w:rsid w:val="00010727"/>
    <w:rsid w:val="00010936"/>
    <w:rsid w:val="00010A99"/>
    <w:rsid w:val="00010E0C"/>
    <w:rsid w:val="00011163"/>
    <w:rsid w:val="000113C3"/>
    <w:rsid w:val="0001147E"/>
    <w:rsid w:val="000114DE"/>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9E3"/>
    <w:rsid w:val="00015AA9"/>
    <w:rsid w:val="00015F9F"/>
    <w:rsid w:val="00015FBE"/>
    <w:rsid w:val="000169BF"/>
    <w:rsid w:val="00016BB2"/>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DC4"/>
    <w:rsid w:val="00025E09"/>
    <w:rsid w:val="00025F74"/>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575"/>
    <w:rsid w:val="00053769"/>
    <w:rsid w:val="00054063"/>
    <w:rsid w:val="000541B5"/>
    <w:rsid w:val="00054782"/>
    <w:rsid w:val="00054A9B"/>
    <w:rsid w:val="00054F67"/>
    <w:rsid w:val="0005523D"/>
    <w:rsid w:val="00055356"/>
    <w:rsid w:val="000556A8"/>
    <w:rsid w:val="00055789"/>
    <w:rsid w:val="000563A7"/>
    <w:rsid w:val="00056424"/>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464"/>
    <w:rsid w:val="000617E6"/>
    <w:rsid w:val="00061C26"/>
    <w:rsid w:val="00062818"/>
    <w:rsid w:val="00062D3D"/>
    <w:rsid w:val="00063126"/>
    <w:rsid w:val="0006339C"/>
    <w:rsid w:val="000633F7"/>
    <w:rsid w:val="000635DD"/>
    <w:rsid w:val="00063876"/>
    <w:rsid w:val="00063891"/>
    <w:rsid w:val="00063AB3"/>
    <w:rsid w:val="00063CF1"/>
    <w:rsid w:val="00063DDD"/>
    <w:rsid w:val="00063EA2"/>
    <w:rsid w:val="00064098"/>
    <w:rsid w:val="000644C3"/>
    <w:rsid w:val="00064577"/>
    <w:rsid w:val="0006462C"/>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638"/>
    <w:rsid w:val="000776C7"/>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B0D"/>
    <w:rsid w:val="00082D13"/>
    <w:rsid w:val="00083014"/>
    <w:rsid w:val="00083493"/>
    <w:rsid w:val="00083623"/>
    <w:rsid w:val="00084256"/>
    <w:rsid w:val="000843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6047"/>
    <w:rsid w:val="000C6576"/>
    <w:rsid w:val="000C6C9D"/>
    <w:rsid w:val="000C7243"/>
    <w:rsid w:val="000C72DC"/>
    <w:rsid w:val="000C7770"/>
    <w:rsid w:val="000C7CA0"/>
    <w:rsid w:val="000D0149"/>
    <w:rsid w:val="000D017D"/>
    <w:rsid w:val="000D034A"/>
    <w:rsid w:val="000D1282"/>
    <w:rsid w:val="000D12E3"/>
    <w:rsid w:val="000D1306"/>
    <w:rsid w:val="000D1A16"/>
    <w:rsid w:val="000D1A2E"/>
    <w:rsid w:val="000D23F2"/>
    <w:rsid w:val="000D2D72"/>
    <w:rsid w:val="000D3002"/>
    <w:rsid w:val="000D3429"/>
    <w:rsid w:val="000D3D38"/>
    <w:rsid w:val="000D3EE8"/>
    <w:rsid w:val="000D3F9B"/>
    <w:rsid w:val="000D3FD0"/>
    <w:rsid w:val="000D4314"/>
    <w:rsid w:val="000D4846"/>
    <w:rsid w:val="000D4DA9"/>
    <w:rsid w:val="000D4EE8"/>
    <w:rsid w:val="000D5362"/>
    <w:rsid w:val="000D5682"/>
    <w:rsid w:val="000D56FD"/>
    <w:rsid w:val="000D572F"/>
    <w:rsid w:val="000D5DBE"/>
    <w:rsid w:val="000D5EA7"/>
    <w:rsid w:val="000D71B7"/>
    <w:rsid w:val="000D763E"/>
    <w:rsid w:val="000D7B68"/>
    <w:rsid w:val="000D7D46"/>
    <w:rsid w:val="000D7D58"/>
    <w:rsid w:val="000D7E1E"/>
    <w:rsid w:val="000E0074"/>
    <w:rsid w:val="000E0370"/>
    <w:rsid w:val="000E0838"/>
    <w:rsid w:val="000E0AE4"/>
    <w:rsid w:val="000E0C8B"/>
    <w:rsid w:val="000E0FA0"/>
    <w:rsid w:val="000E12F7"/>
    <w:rsid w:val="000E157A"/>
    <w:rsid w:val="000E18F2"/>
    <w:rsid w:val="000E24B4"/>
    <w:rsid w:val="000E2753"/>
    <w:rsid w:val="000E2D59"/>
    <w:rsid w:val="000E3515"/>
    <w:rsid w:val="000E3B7B"/>
    <w:rsid w:val="000E45F1"/>
    <w:rsid w:val="000E469A"/>
    <w:rsid w:val="000E498A"/>
    <w:rsid w:val="000E4ED4"/>
    <w:rsid w:val="000E5182"/>
    <w:rsid w:val="000E52DF"/>
    <w:rsid w:val="000E5319"/>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60"/>
    <w:rsid w:val="000F041C"/>
    <w:rsid w:val="000F0460"/>
    <w:rsid w:val="000F05F1"/>
    <w:rsid w:val="000F09D0"/>
    <w:rsid w:val="000F0A83"/>
    <w:rsid w:val="000F0CB9"/>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F1D"/>
    <w:rsid w:val="00100FB0"/>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995"/>
    <w:rsid w:val="00104BD2"/>
    <w:rsid w:val="00104DCC"/>
    <w:rsid w:val="00105728"/>
    <w:rsid w:val="00105916"/>
    <w:rsid w:val="00105BFD"/>
    <w:rsid w:val="00106215"/>
    <w:rsid w:val="00106572"/>
    <w:rsid w:val="001066CA"/>
    <w:rsid w:val="00106A1B"/>
    <w:rsid w:val="00106A9C"/>
    <w:rsid w:val="00106EA8"/>
    <w:rsid w:val="001072E7"/>
    <w:rsid w:val="0010766A"/>
    <w:rsid w:val="001078A5"/>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57A"/>
    <w:rsid w:val="00115C40"/>
    <w:rsid w:val="00115DA7"/>
    <w:rsid w:val="00116093"/>
    <w:rsid w:val="00116403"/>
    <w:rsid w:val="00116B2B"/>
    <w:rsid w:val="00116D7F"/>
    <w:rsid w:val="00116F18"/>
    <w:rsid w:val="0011719A"/>
    <w:rsid w:val="00117373"/>
    <w:rsid w:val="001178D4"/>
    <w:rsid w:val="00117B9F"/>
    <w:rsid w:val="00117C82"/>
    <w:rsid w:val="00117D7B"/>
    <w:rsid w:val="001201B0"/>
    <w:rsid w:val="00120279"/>
    <w:rsid w:val="00120472"/>
    <w:rsid w:val="00120489"/>
    <w:rsid w:val="00120793"/>
    <w:rsid w:val="001208D6"/>
    <w:rsid w:val="00120E9D"/>
    <w:rsid w:val="001214DE"/>
    <w:rsid w:val="0012170B"/>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E76"/>
    <w:rsid w:val="00135C00"/>
    <w:rsid w:val="00135C11"/>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905"/>
    <w:rsid w:val="00146475"/>
    <w:rsid w:val="001465CE"/>
    <w:rsid w:val="00146A14"/>
    <w:rsid w:val="001473F3"/>
    <w:rsid w:val="001476AE"/>
    <w:rsid w:val="0014792D"/>
    <w:rsid w:val="00147E53"/>
    <w:rsid w:val="00147F72"/>
    <w:rsid w:val="001501D6"/>
    <w:rsid w:val="001506AE"/>
    <w:rsid w:val="001508B3"/>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F1F"/>
    <w:rsid w:val="001531E0"/>
    <w:rsid w:val="00153297"/>
    <w:rsid w:val="001539F5"/>
    <w:rsid w:val="00153BF5"/>
    <w:rsid w:val="001541F2"/>
    <w:rsid w:val="00154238"/>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922"/>
    <w:rsid w:val="00161F8E"/>
    <w:rsid w:val="00162089"/>
    <w:rsid w:val="0016238E"/>
    <w:rsid w:val="001625AF"/>
    <w:rsid w:val="00162AA9"/>
    <w:rsid w:val="00163535"/>
    <w:rsid w:val="00163CD4"/>
    <w:rsid w:val="00163DC1"/>
    <w:rsid w:val="00163E5A"/>
    <w:rsid w:val="001640D0"/>
    <w:rsid w:val="001640DE"/>
    <w:rsid w:val="00164131"/>
    <w:rsid w:val="0016428D"/>
    <w:rsid w:val="00164305"/>
    <w:rsid w:val="00164488"/>
    <w:rsid w:val="001644C4"/>
    <w:rsid w:val="0016477C"/>
    <w:rsid w:val="00165979"/>
    <w:rsid w:val="00166027"/>
    <w:rsid w:val="00166455"/>
    <w:rsid w:val="00166C73"/>
    <w:rsid w:val="00167978"/>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859"/>
    <w:rsid w:val="00177C2B"/>
    <w:rsid w:val="00177C52"/>
    <w:rsid w:val="00177E9A"/>
    <w:rsid w:val="00180355"/>
    <w:rsid w:val="00180487"/>
    <w:rsid w:val="001804F9"/>
    <w:rsid w:val="001808A7"/>
    <w:rsid w:val="00180A30"/>
    <w:rsid w:val="00180C48"/>
    <w:rsid w:val="00180CD9"/>
    <w:rsid w:val="00181151"/>
    <w:rsid w:val="00181623"/>
    <w:rsid w:val="00181FFD"/>
    <w:rsid w:val="001825F1"/>
    <w:rsid w:val="0018289C"/>
    <w:rsid w:val="00182926"/>
    <w:rsid w:val="001829F1"/>
    <w:rsid w:val="00182E36"/>
    <w:rsid w:val="00182F03"/>
    <w:rsid w:val="00182FE5"/>
    <w:rsid w:val="00183255"/>
    <w:rsid w:val="001836B0"/>
    <w:rsid w:val="001839C3"/>
    <w:rsid w:val="00183CBB"/>
    <w:rsid w:val="001843C6"/>
    <w:rsid w:val="001845D5"/>
    <w:rsid w:val="001845F3"/>
    <w:rsid w:val="001846D4"/>
    <w:rsid w:val="00184C4A"/>
    <w:rsid w:val="00184CC4"/>
    <w:rsid w:val="00184D5F"/>
    <w:rsid w:val="00184E24"/>
    <w:rsid w:val="00185176"/>
    <w:rsid w:val="00185C09"/>
    <w:rsid w:val="00185F09"/>
    <w:rsid w:val="001861F5"/>
    <w:rsid w:val="001864B9"/>
    <w:rsid w:val="00186670"/>
    <w:rsid w:val="00186744"/>
    <w:rsid w:val="00186840"/>
    <w:rsid w:val="00186CF1"/>
    <w:rsid w:val="00186F35"/>
    <w:rsid w:val="001871C0"/>
    <w:rsid w:val="001873D7"/>
    <w:rsid w:val="001874B8"/>
    <w:rsid w:val="001904EE"/>
    <w:rsid w:val="00190AC7"/>
    <w:rsid w:val="001911B7"/>
    <w:rsid w:val="001917D0"/>
    <w:rsid w:val="00191816"/>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48C2"/>
    <w:rsid w:val="001A4A1A"/>
    <w:rsid w:val="001A520A"/>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B01E6"/>
    <w:rsid w:val="001B0550"/>
    <w:rsid w:val="001B0A04"/>
    <w:rsid w:val="001B0CD3"/>
    <w:rsid w:val="001B10C1"/>
    <w:rsid w:val="001B128D"/>
    <w:rsid w:val="001B1343"/>
    <w:rsid w:val="001B1357"/>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C35"/>
    <w:rsid w:val="001B5346"/>
    <w:rsid w:val="001B5456"/>
    <w:rsid w:val="001B58B2"/>
    <w:rsid w:val="001B591D"/>
    <w:rsid w:val="001B5E84"/>
    <w:rsid w:val="001B5EFB"/>
    <w:rsid w:val="001B6658"/>
    <w:rsid w:val="001B697F"/>
    <w:rsid w:val="001B6D1F"/>
    <w:rsid w:val="001B6D75"/>
    <w:rsid w:val="001B706B"/>
    <w:rsid w:val="001B717F"/>
    <w:rsid w:val="001B71FF"/>
    <w:rsid w:val="001B7677"/>
    <w:rsid w:val="001B772C"/>
    <w:rsid w:val="001B77E2"/>
    <w:rsid w:val="001B7A1A"/>
    <w:rsid w:val="001C01A4"/>
    <w:rsid w:val="001C03B0"/>
    <w:rsid w:val="001C1197"/>
    <w:rsid w:val="001C1F5C"/>
    <w:rsid w:val="001C2035"/>
    <w:rsid w:val="001C229B"/>
    <w:rsid w:val="001C2337"/>
    <w:rsid w:val="001C2A70"/>
    <w:rsid w:val="001C2D4F"/>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10F8"/>
    <w:rsid w:val="001D137F"/>
    <w:rsid w:val="001D1765"/>
    <w:rsid w:val="001D190E"/>
    <w:rsid w:val="001D1A43"/>
    <w:rsid w:val="001D1BEE"/>
    <w:rsid w:val="001D2DB3"/>
    <w:rsid w:val="001D2EB3"/>
    <w:rsid w:val="001D3189"/>
    <w:rsid w:val="001D33BA"/>
    <w:rsid w:val="001D33D6"/>
    <w:rsid w:val="001D36B9"/>
    <w:rsid w:val="001D395C"/>
    <w:rsid w:val="001D3B8A"/>
    <w:rsid w:val="001D3CE7"/>
    <w:rsid w:val="001D3CF6"/>
    <w:rsid w:val="001D431B"/>
    <w:rsid w:val="001D46CF"/>
    <w:rsid w:val="001D4C96"/>
    <w:rsid w:val="001D4DF2"/>
    <w:rsid w:val="001D5527"/>
    <w:rsid w:val="001D573D"/>
    <w:rsid w:val="001D5CF3"/>
    <w:rsid w:val="001D63BE"/>
    <w:rsid w:val="001D676B"/>
    <w:rsid w:val="001D6908"/>
    <w:rsid w:val="001D7010"/>
    <w:rsid w:val="001D7A2A"/>
    <w:rsid w:val="001E0007"/>
    <w:rsid w:val="001E0173"/>
    <w:rsid w:val="001E0645"/>
    <w:rsid w:val="001E0C73"/>
    <w:rsid w:val="001E106A"/>
    <w:rsid w:val="001E1313"/>
    <w:rsid w:val="001E135B"/>
    <w:rsid w:val="001E1415"/>
    <w:rsid w:val="001E164D"/>
    <w:rsid w:val="001E167A"/>
    <w:rsid w:val="001E16C4"/>
    <w:rsid w:val="001E1CBA"/>
    <w:rsid w:val="001E1CBD"/>
    <w:rsid w:val="001E1FD8"/>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73B"/>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7034"/>
    <w:rsid w:val="0021715D"/>
    <w:rsid w:val="002176A7"/>
    <w:rsid w:val="00217748"/>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5449"/>
    <w:rsid w:val="00225450"/>
    <w:rsid w:val="002256FB"/>
    <w:rsid w:val="00225B25"/>
    <w:rsid w:val="00225C0E"/>
    <w:rsid w:val="00225EE9"/>
    <w:rsid w:val="00226060"/>
    <w:rsid w:val="0022676D"/>
    <w:rsid w:val="00226BDF"/>
    <w:rsid w:val="00226C59"/>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85"/>
    <w:rsid w:val="0023398C"/>
    <w:rsid w:val="00233A60"/>
    <w:rsid w:val="00233D5D"/>
    <w:rsid w:val="00233FA7"/>
    <w:rsid w:val="002342DA"/>
    <w:rsid w:val="002345D9"/>
    <w:rsid w:val="00234993"/>
    <w:rsid w:val="00235142"/>
    <w:rsid w:val="002359E5"/>
    <w:rsid w:val="00235BAE"/>
    <w:rsid w:val="0023602E"/>
    <w:rsid w:val="002360CD"/>
    <w:rsid w:val="0023641F"/>
    <w:rsid w:val="002365B2"/>
    <w:rsid w:val="002366A8"/>
    <w:rsid w:val="00236A4E"/>
    <w:rsid w:val="00236AA8"/>
    <w:rsid w:val="00236DB0"/>
    <w:rsid w:val="0023797A"/>
    <w:rsid w:val="00237A20"/>
    <w:rsid w:val="00237DC3"/>
    <w:rsid w:val="00237ECB"/>
    <w:rsid w:val="00240365"/>
    <w:rsid w:val="0024044D"/>
    <w:rsid w:val="002407BF"/>
    <w:rsid w:val="00240ADA"/>
    <w:rsid w:val="0024176F"/>
    <w:rsid w:val="002417B3"/>
    <w:rsid w:val="00241DB4"/>
    <w:rsid w:val="00241DF3"/>
    <w:rsid w:val="00242194"/>
    <w:rsid w:val="00242853"/>
    <w:rsid w:val="00242C8A"/>
    <w:rsid w:val="00242FA9"/>
    <w:rsid w:val="002430A1"/>
    <w:rsid w:val="002432CA"/>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503B4"/>
    <w:rsid w:val="002506EE"/>
    <w:rsid w:val="002509C7"/>
    <w:rsid w:val="00250A99"/>
    <w:rsid w:val="00250AED"/>
    <w:rsid w:val="00250D97"/>
    <w:rsid w:val="00251509"/>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D36"/>
    <w:rsid w:val="00256D40"/>
    <w:rsid w:val="00256DAE"/>
    <w:rsid w:val="00256F64"/>
    <w:rsid w:val="0025712A"/>
    <w:rsid w:val="00257371"/>
    <w:rsid w:val="00257B1C"/>
    <w:rsid w:val="00260895"/>
    <w:rsid w:val="00260A49"/>
    <w:rsid w:val="00261194"/>
    <w:rsid w:val="00261433"/>
    <w:rsid w:val="00261683"/>
    <w:rsid w:val="00261862"/>
    <w:rsid w:val="00261993"/>
    <w:rsid w:val="00261D94"/>
    <w:rsid w:val="00261E54"/>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A7F"/>
    <w:rsid w:val="00273AA4"/>
    <w:rsid w:val="00273BBD"/>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31E1"/>
    <w:rsid w:val="002833BE"/>
    <w:rsid w:val="002838CF"/>
    <w:rsid w:val="00283EDA"/>
    <w:rsid w:val="00283FE5"/>
    <w:rsid w:val="002841AE"/>
    <w:rsid w:val="002845FF"/>
    <w:rsid w:val="00284767"/>
    <w:rsid w:val="00284795"/>
    <w:rsid w:val="00284CFE"/>
    <w:rsid w:val="00284FC9"/>
    <w:rsid w:val="002851BF"/>
    <w:rsid w:val="002856B2"/>
    <w:rsid w:val="00285822"/>
    <w:rsid w:val="00285917"/>
    <w:rsid w:val="00285B2B"/>
    <w:rsid w:val="00285B7E"/>
    <w:rsid w:val="00286123"/>
    <w:rsid w:val="002866DC"/>
    <w:rsid w:val="00286B7D"/>
    <w:rsid w:val="00286EC1"/>
    <w:rsid w:val="0028753B"/>
    <w:rsid w:val="002875CF"/>
    <w:rsid w:val="002876CC"/>
    <w:rsid w:val="002879AA"/>
    <w:rsid w:val="00290027"/>
    <w:rsid w:val="00290B12"/>
    <w:rsid w:val="00290BD4"/>
    <w:rsid w:val="002914C7"/>
    <w:rsid w:val="002920EC"/>
    <w:rsid w:val="00292108"/>
    <w:rsid w:val="0029261D"/>
    <w:rsid w:val="00292744"/>
    <w:rsid w:val="00292A67"/>
    <w:rsid w:val="00292FF1"/>
    <w:rsid w:val="0029308A"/>
    <w:rsid w:val="00293565"/>
    <w:rsid w:val="00294714"/>
    <w:rsid w:val="002949A1"/>
    <w:rsid w:val="00294E6A"/>
    <w:rsid w:val="0029586B"/>
    <w:rsid w:val="00295DD4"/>
    <w:rsid w:val="00296039"/>
    <w:rsid w:val="002960EF"/>
    <w:rsid w:val="00296118"/>
    <w:rsid w:val="00296128"/>
    <w:rsid w:val="0029636D"/>
    <w:rsid w:val="002967B3"/>
    <w:rsid w:val="00296CBB"/>
    <w:rsid w:val="00296D39"/>
    <w:rsid w:val="00296F60"/>
    <w:rsid w:val="00297023"/>
    <w:rsid w:val="002972A6"/>
    <w:rsid w:val="0029798C"/>
    <w:rsid w:val="002A003F"/>
    <w:rsid w:val="002A01C7"/>
    <w:rsid w:val="002A0376"/>
    <w:rsid w:val="002A08C1"/>
    <w:rsid w:val="002A0975"/>
    <w:rsid w:val="002A0C79"/>
    <w:rsid w:val="002A0E98"/>
    <w:rsid w:val="002A163E"/>
    <w:rsid w:val="002A1B3A"/>
    <w:rsid w:val="002A1C0F"/>
    <w:rsid w:val="002A27E8"/>
    <w:rsid w:val="002A28A7"/>
    <w:rsid w:val="002A2CBB"/>
    <w:rsid w:val="002A2D16"/>
    <w:rsid w:val="002A2FEA"/>
    <w:rsid w:val="002A332D"/>
    <w:rsid w:val="002A3533"/>
    <w:rsid w:val="002A3E3D"/>
    <w:rsid w:val="002A3FB2"/>
    <w:rsid w:val="002A41AC"/>
    <w:rsid w:val="002A41F4"/>
    <w:rsid w:val="002A4B3E"/>
    <w:rsid w:val="002A4E6D"/>
    <w:rsid w:val="002A5157"/>
    <w:rsid w:val="002A5545"/>
    <w:rsid w:val="002A5791"/>
    <w:rsid w:val="002A59F4"/>
    <w:rsid w:val="002A5CC2"/>
    <w:rsid w:val="002A5E06"/>
    <w:rsid w:val="002A5FC7"/>
    <w:rsid w:val="002A66C7"/>
    <w:rsid w:val="002A6710"/>
    <w:rsid w:val="002A6AAA"/>
    <w:rsid w:val="002A6C91"/>
    <w:rsid w:val="002A6D6A"/>
    <w:rsid w:val="002A6DB9"/>
    <w:rsid w:val="002A6E4E"/>
    <w:rsid w:val="002A6E85"/>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E34"/>
    <w:rsid w:val="002C0195"/>
    <w:rsid w:val="002C037F"/>
    <w:rsid w:val="002C0922"/>
    <w:rsid w:val="002C1265"/>
    <w:rsid w:val="002C13E2"/>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542"/>
    <w:rsid w:val="002D054C"/>
    <w:rsid w:val="002D0E7C"/>
    <w:rsid w:val="002D1089"/>
    <w:rsid w:val="002D1940"/>
    <w:rsid w:val="002D1E89"/>
    <w:rsid w:val="002D1E99"/>
    <w:rsid w:val="002D1ED9"/>
    <w:rsid w:val="002D2125"/>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262"/>
    <w:rsid w:val="002D73F8"/>
    <w:rsid w:val="002D7636"/>
    <w:rsid w:val="002D7B1F"/>
    <w:rsid w:val="002D7F15"/>
    <w:rsid w:val="002E00C1"/>
    <w:rsid w:val="002E01C1"/>
    <w:rsid w:val="002E01CA"/>
    <w:rsid w:val="002E01E4"/>
    <w:rsid w:val="002E0A78"/>
    <w:rsid w:val="002E0A93"/>
    <w:rsid w:val="002E0B81"/>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5C6"/>
    <w:rsid w:val="002F07CC"/>
    <w:rsid w:val="002F09AB"/>
    <w:rsid w:val="002F0A94"/>
    <w:rsid w:val="002F0AB3"/>
    <w:rsid w:val="002F0AB5"/>
    <w:rsid w:val="002F0F6F"/>
    <w:rsid w:val="002F15C0"/>
    <w:rsid w:val="002F1A71"/>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22"/>
    <w:rsid w:val="00304A3D"/>
    <w:rsid w:val="00304AF7"/>
    <w:rsid w:val="00304B69"/>
    <w:rsid w:val="00304E17"/>
    <w:rsid w:val="0030557F"/>
    <w:rsid w:val="0030571A"/>
    <w:rsid w:val="0030584F"/>
    <w:rsid w:val="00305C33"/>
    <w:rsid w:val="00305DF4"/>
    <w:rsid w:val="003060D2"/>
    <w:rsid w:val="00306828"/>
    <w:rsid w:val="00306976"/>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41F2"/>
    <w:rsid w:val="003141FA"/>
    <w:rsid w:val="003142D4"/>
    <w:rsid w:val="003142DF"/>
    <w:rsid w:val="0031461E"/>
    <w:rsid w:val="003149C5"/>
    <w:rsid w:val="00314C8E"/>
    <w:rsid w:val="00314F25"/>
    <w:rsid w:val="003150F1"/>
    <w:rsid w:val="003154A1"/>
    <w:rsid w:val="0031573A"/>
    <w:rsid w:val="00315990"/>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B02"/>
    <w:rsid w:val="00322D1D"/>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87A"/>
    <w:rsid w:val="003258F1"/>
    <w:rsid w:val="0032591E"/>
    <w:rsid w:val="00325967"/>
    <w:rsid w:val="00325BB3"/>
    <w:rsid w:val="00325F90"/>
    <w:rsid w:val="00326746"/>
    <w:rsid w:val="00327206"/>
    <w:rsid w:val="003278A4"/>
    <w:rsid w:val="00327A7B"/>
    <w:rsid w:val="00330339"/>
    <w:rsid w:val="00330396"/>
    <w:rsid w:val="0033041B"/>
    <w:rsid w:val="00330976"/>
    <w:rsid w:val="00331315"/>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2B1"/>
    <w:rsid w:val="003429FF"/>
    <w:rsid w:val="00342ACC"/>
    <w:rsid w:val="00342F23"/>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2A2"/>
    <w:rsid w:val="003507CE"/>
    <w:rsid w:val="00350894"/>
    <w:rsid w:val="00350EB1"/>
    <w:rsid w:val="00351433"/>
    <w:rsid w:val="0035190F"/>
    <w:rsid w:val="00351B11"/>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E00"/>
    <w:rsid w:val="00355E19"/>
    <w:rsid w:val="00355EBD"/>
    <w:rsid w:val="003565E2"/>
    <w:rsid w:val="00356A46"/>
    <w:rsid w:val="00356C57"/>
    <w:rsid w:val="00356E7E"/>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613"/>
    <w:rsid w:val="00373754"/>
    <w:rsid w:val="0037375D"/>
    <w:rsid w:val="0037381A"/>
    <w:rsid w:val="00373829"/>
    <w:rsid w:val="00373C8B"/>
    <w:rsid w:val="003740A4"/>
    <w:rsid w:val="003741CA"/>
    <w:rsid w:val="003743EB"/>
    <w:rsid w:val="0037467A"/>
    <w:rsid w:val="003746B2"/>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38A"/>
    <w:rsid w:val="003847B3"/>
    <w:rsid w:val="00384BE6"/>
    <w:rsid w:val="00384FB6"/>
    <w:rsid w:val="00384FFA"/>
    <w:rsid w:val="003850AB"/>
    <w:rsid w:val="0038565E"/>
    <w:rsid w:val="0038582A"/>
    <w:rsid w:val="00385F49"/>
    <w:rsid w:val="0038617B"/>
    <w:rsid w:val="0038637A"/>
    <w:rsid w:val="00386460"/>
    <w:rsid w:val="003865CF"/>
    <w:rsid w:val="003866BF"/>
    <w:rsid w:val="0038687E"/>
    <w:rsid w:val="00386A09"/>
    <w:rsid w:val="00386B79"/>
    <w:rsid w:val="00386E50"/>
    <w:rsid w:val="0038714B"/>
    <w:rsid w:val="00387220"/>
    <w:rsid w:val="0038762B"/>
    <w:rsid w:val="00387743"/>
    <w:rsid w:val="0038788D"/>
    <w:rsid w:val="00387F6E"/>
    <w:rsid w:val="003901CA"/>
    <w:rsid w:val="00390D2A"/>
    <w:rsid w:val="003918DA"/>
    <w:rsid w:val="00391B7F"/>
    <w:rsid w:val="00391D62"/>
    <w:rsid w:val="00391D87"/>
    <w:rsid w:val="00392386"/>
    <w:rsid w:val="00392853"/>
    <w:rsid w:val="00392BDC"/>
    <w:rsid w:val="00393013"/>
    <w:rsid w:val="00393206"/>
    <w:rsid w:val="003932C0"/>
    <w:rsid w:val="003946AB"/>
    <w:rsid w:val="003946D5"/>
    <w:rsid w:val="0039488A"/>
    <w:rsid w:val="003948AB"/>
    <w:rsid w:val="003948AD"/>
    <w:rsid w:val="003949A5"/>
    <w:rsid w:val="00394C65"/>
    <w:rsid w:val="003959AC"/>
    <w:rsid w:val="00395ABD"/>
    <w:rsid w:val="00395D57"/>
    <w:rsid w:val="00395E28"/>
    <w:rsid w:val="00396000"/>
    <w:rsid w:val="00396296"/>
    <w:rsid w:val="003962E2"/>
    <w:rsid w:val="00396672"/>
    <w:rsid w:val="00396761"/>
    <w:rsid w:val="0039692B"/>
    <w:rsid w:val="00396ADB"/>
    <w:rsid w:val="00396CBD"/>
    <w:rsid w:val="00396E77"/>
    <w:rsid w:val="00396FBA"/>
    <w:rsid w:val="00397001"/>
    <w:rsid w:val="003971B9"/>
    <w:rsid w:val="003971F3"/>
    <w:rsid w:val="003976FF"/>
    <w:rsid w:val="00397B2B"/>
    <w:rsid w:val="00397BCF"/>
    <w:rsid w:val="00397C48"/>
    <w:rsid w:val="00397DFD"/>
    <w:rsid w:val="003A0057"/>
    <w:rsid w:val="003A037F"/>
    <w:rsid w:val="003A0389"/>
    <w:rsid w:val="003A06FA"/>
    <w:rsid w:val="003A08F5"/>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4"/>
    <w:rsid w:val="003A3E94"/>
    <w:rsid w:val="003A4147"/>
    <w:rsid w:val="003A465C"/>
    <w:rsid w:val="003A46C4"/>
    <w:rsid w:val="003A4B19"/>
    <w:rsid w:val="003A4F94"/>
    <w:rsid w:val="003A52B3"/>
    <w:rsid w:val="003A554B"/>
    <w:rsid w:val="003A5697"/>
    <w:rsid w:val="003A5AA4"/>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3256"/>
    <w:rsid w:val="003B3565"/>
    <w:rsid w:val="003B3B21"/>
    <w:rsid w:val="003B4003"/>
    <w:rsid w:val="003B4005"/>
    <w:rsid w:val="003B494F"/>
    <w:rsid w:val="003B4C4F"/>
    <w:rsid w:val="003B4EA3"/>
    <w:rsid w:val="003B52E5"/>
    <w:rsid w:val="003B544E"/>
    <w:rsid w:val="003B5DC0"/>
    <w:rsid w:val="003B5E4D"/>
    <w:rsid w:val="003B6A04"/>
    <w:rsid w:val="003B75A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A51"/>
    <w:rsid w:val="003C6D25"/>
    <w:rsid w:val="003C6ECF"/>
    <w:rsid w:val="003C730D"/>
    <w:rsid w:val="003C7782"/>
    <w:rsid w:val="003C7797"/>
    <w:rsid w:val="003D0116"/>
    <w:rsid w:val="003D0568"/>
    <w:rsid w:val="003D0DF5"/>
    <w:rsid w:val="003D0F09"/>
    <w:rsid w:val="003D1228"/>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E98"/>
    <w:rsid w:val="003E41D7"/>
    <w:rsid w:val="003E4208"/>
    <w:rsid w:val="003E4AAF"/>
    <w:rsid w:val="003E55F9"/>
    <w:rsid w:val="003E5CB4"/>
    <w:rsid w:val="003E671C"/>
    <w:rsid w:val="003E6736"/>
    <w:rsid w:val="003E6819"/>
    <w:rsid w:val="003E6986"/>
    <w:rsid w:val="003E7372"/>
    <w:rsid w:val="003E73E8"/>
    <w:rsid w:val="003E78F9"/>
    <w:rsid w:val="003E7CD8"/>
    <w:rsid w:val="003E7FE6"/>
    <w:rsid w:val="003F049A"/>
    <w:rsid w:val="003F0822"/>
    <w:rsid w:val="003F0AB1"/>
    <w:rsid w:val="003F0B7C"/>
    <w:rsid w:val="003F11F8"/>
    <w:rsid w:val="003F1328"/>
    <w:rsid w:val="003F13C3"/>
    <w:rsid w:val="003F1539"/>
    <w:rsid w:val="003F19DA"/>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C65"/>
    <w:rsid w:val="00412325"/>
    <w:rsid w:val="004123FE"/>
    <w:rsid w:val="00412F28"/>
    <w:rsid w:val="00412FE5"/>
    <w:rsid w:val="0041307B"/>
    <w:rsid w:val="00413341"/>
    <w:rsid w:val="00413543"/>
    <w:rsid w:val="00413680"/>
    <w:rsid w:val="004136F7"/>
    <w:rsid w:val="004143D5"/>
    <w:rsid w:val="00414712"/>
    <w:rsid w:val="00414B32"/>
    <w:rsid w:val="00414C74"/>
    <w:rsid w:val="00414CAD"/>
    <w:rsid w:val="00414D77"/>
    <w:rsid w:val="00414F6D"/>
    <w:rsid w:val="004153EE"/>
    <w:rsid w:val="004157C2"/>
    <w:rsid w:val="00415893"/>
    <w:rsid w:val="00415B05"/>
    <w:rsid w:val="00415B3E"/>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555"/>
    <w:rsid w:val="00424A3D"/>
    <w:rsid w:val="00424E5E"/>
    <w:rsid w:val="00424EA7"/>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E56"/>
    <w:rsid w:val="00432BAC"/>
    <w:rsid w:val="00432E51"/>
    <w:rsid w:val="00433020"/>
    <w:rsid w:val="0043342E"/>
    <w:rsid w:val="004335CF"/>
    <w:rsid w:val="00433940"/>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A7E"/>
    <w:rsid w:val="00440B10"/>
    <w:rsid w:val="00440D51"/>
    <w:rsid w:val="00440D8C"/>
    <w:rsid w:val="004411E7"/>
    <w:rsid w:val="00441222"/>
    <w:rsid w:val="0044173E"/>
    <w:rsid w:val="00441AB5"/>
    <w:rsid w:val="00441F69"/>
    <w:rsid w:val="00442192"/>
    <w:rsid w:val="004423CF"/>
    <w:rsid w:val="004424E6"/>
    <w:rsid w:val="00442586"/>
    <w:rsid w:val="00442644"/>
    <w:rsid w:val="00442A6E"/>
    <w:rsid w:val="00442B8F"/>
    <w:rsid w:val="00442DC4"/>
    <w:rsid w:val="00443026"/>
    <w:rsid w:val="00443140"/>
    <w:rsid w:val="004436A6"/>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55"/>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7F"/>
    <w:rsid w:val="00454B8E"/>
    <w:rsid w:val="00454D7A"/>
    <w:rsid w:val="00454DCF"/>
    <w:rsid w:val="0045516E"/>
    <w:rsid w:val="00455853"/>
    <w:rsid w:val="0045597A"/>
    <w:rsid w:val="00455B6C"/>
    <w:rsid w:val="00455DBF"/>
    <w:rsid w:val="004563BE"/>
    <w:rsid w:val="004563DE"/>
    <w:rsid w:val="00456619"/>
    <w:rsid w:val="00456A00"/>
    <w:rsid w:val="00456A7A"/>
    <w:rsid w:val="00456BF9"/>
    <w:rsid w:val="004572CC"/>
    <w:rsid w:val="004573E3"/>
    <w:rsid w:val="0045761E"/>
    <w:rsid w:val="00457645"/>
    <w:rsid w:val="004578C2"/>
    <w:rsid w:val="00460090"/>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AB6"/>
    <w:rsid w:val="004672AD"/>
    <w:rsid w:val="004673E8"/>
    <w:rsid w:val="004673EF"/>
    <w:rsid w:val="00467696"/>
    <w:rsid w:val="00467973"/>
    <w:rsid w:val="00470057"/>
    <w:rsid w:val="00470842"/>
    <w:rsid w:val="0047092B"/>
    <w:rsid w:val="00471EE4"/>
    <w:rsid w:val="004721E9"/>
    <w:rsid w:val="00472358"/>
    <w:rsid w:val="0047241D"/>
    <w:rsid w:val="0047273C"/>
    <w:rsid w:val="0047297E"/>
    <w:rsid w:val="00472BE4"/>
    <w:rsid w:val="00472F6B"/>
    <w:rsid w:val="00473AD3"/>
    <w:rsid w:val="004741DE"/>
    <w:rsid w:val="00474384"/>
    <w:rsid w:val="004743B6"/>
    <w:rsid w:val="004745B8"/>
    <w:rsid w:val="00474C04"/>
    <w:rsid w:val="00474C37"/>
    <w:rsid w:val="00474D3B"/>
    <w:rsid w:val="00475190"/>
    <w:rsid w:val="0047526B"/>
    <w:rsid w:val="00475890"/>
    <w:rsid w:val="00475B64"/>
    <w:rsid w:val="00475DD6"/>
    <w:rsid w:val="004766AD"/>
    <w:rsid w:val="00476C18"/>
    <w:rsid w:val="00476E3F"/>
    <w:rsid w:val="00477014"/>
    <w:rsid w:val="00477170"/>
    <w:rsid w:val="00477362"/>
    <w:rsid w:val="004773B0"/>
    <w:rsid w:val="004774E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1C9"/>
    <w:rsid w:val="00485385"/>
    <w:rsid w:val="004853AE"/>
    <w:rsid w:val="0048559C"/>
    <w:rsid w:val="00485A24"/>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E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631"/>
    <w:rsid w:val="0049789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FA0"/>
    <w:rsid w:val="004B2293"/>
    <w:rsid w:val="004B260A"/>
    <w:rsid w:val="004B29E7"/>
    <w:rsid w:val="004B30B0"/>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483"/>
    <w:rsid w:val="004B67DB"/>
    <w:rsid w:val="004B6C11"/>
    <w:rsid w:val="004B6DBB"/>
    <w:rsid w:val="004B716F"/>
    <w:rsid w:val="004B7238"/>
    <w:rsid w:val="004B7BC0"/>
    <w:rsid w:val="004B7F6D"/>
    <w:rsid w:val="004B7FDC"/>
    <w:rsid w:val="004C03E6"/>
    <w:rsid w:val="004C06A0"/>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F24"/>
    <w:rsid w:val="004D57BE"/>
    <w:rsid w:val="004D5925"/>
    <w:rsid w:val="004D5DB0"/>
    <w:rsid w:val="004D5DB6"/>
    <w:rsid w:val="004D62EE"/>
    <w:rsid w:val="004D6570"/>
    <w:rsid w:val="004D6611"/>
    <w:rsid w:val="004D6783"/>
    <w:rsid w:val="004D688D"/>
    <w:rsid w:val="004D6A0D"/>
    <w:rsid w:val="004D725D"/>
    <w:rsid w:val="004D7785"/>
    <w:rsid w:val="004D7B3C"/>
    <w:rsid w:val="004D7B44"/>
    <w:rsid w:val="004E013C"/>
    <w:rsid w:val="004E020E"/>
    <w:rsid w:val="004E021B"/>
    <w:rsid w:val="004E076C"/>
    <w:rsid w:val="004E0817"/>
    <w:rsid w:val="004E1087"/>
    <w:rsid w:val="004E1167"/>
    <w:rsid w:val="004E11C1"/>
    <w:rsid w:val="004E1B9D"/>
    <w:rsid w:val="004E1C89"/>
    <w:rsid w:val="004E1F7A"/>
    <w:rsid w:val="004E2028"/>
    <w:rsid w:val="004E2665"/>
    <w:rsid w:val="004E2784"/>
    <w:rsid w:val="004E2CD3"/>
    <w:rsid w:val="004E2D6F"/>
    <w:rsid w:val="004E2E31"/>
    <w:rsid w:val="004E2E8D"/>
    <w:rsid w:val="004E2F10"/>
    <w:rsid w:val="004E3209"/>
    <w:rsid w:val="004E343D"/>
    <w:rsid w:val="004E3AC5"/>
    <w:rsid w:val="004E3C42"/>
    <w:rsid w:val="004E429E"/>
    <w:rsid w:val="004E45AC"/>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F0035"/>
    <w:rsid w:val="004F027D"/>
    <w:rsid w:val="004F0AB6"/>
    <w:rsid w:val="004F0C6A"/>
    <w:rsid w:val="004F0D94"/>
    <w:rsid w:val="004F10D3"/>
    <w:rsid w:val="004F14B4"/>
    <w:rsid w:val="004F1667"/>
    <w:rsid w:val="004F1756"/>
    <w:rsid w:val="004F19B5"/>
    <w:rsid w:val="004F1DF0"/>
    <w:rsid w:val="004F1F60"/>
    <w:rsid w:val="004F1F6D"/>
    <w:rsid w:val="004F26D4"/>
    <w:rsid w:val="004F2748"/>
    <w:rsid w:val="004F288F"/>
    <w:rsid w:val="004F2B42"/>
    <w:rsid w:val="004F3903"/>
    <w:rsid w:val="004F3CC8"/>
    <w:rsid w:val="004F3DA1"/>
    <w:rsid w:val="004F3EA3"/>
    <w:rsid w:val="004F4373"/>
    <w:rsid w:val="004F4430"/>
    <w:rsid w:val="004F5163"/>
    <w:rsid w:val="004F5368"/>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BD5"/>
    <w:rsid w:val="00507CE1"/>
    <w:rsid w:val="00507E51"/>
    <w:rsid w:val="00510154"/>
    <w:rsid w:val="005103B5"/>
    <w:rsid w:val="00510666"/>
    <w:rsid w:val="00510828"/>
    <w:rsid w:val="00510ABB"/>
    <w:rsid w:val="00510F4D"/>
    <w:rsid w:val="00510F71"/>
    <w:rsid w:val="0051102A"/>
    <w:rsid w:val="005112B7"/>
    <w:rsid w:val="0051159D"/>
    <w:rsid w:val="005119D1"/>
    <w:rsid w:val="00511AE1"/>
    <w:rsid w:val="00511C89"/>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43DA"/>
    <w:rsid w:val="005146F5"/>
    <w:rsid w:val="00514DE2"/>
    <w:rsid w:val="00515101"/>
    <w:rsid w:val="00515352"/>
    <w:rsid w:val="005159E1"/>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7A2"/>
    <w:rsid w:val="005219FF"/>
    <w:rsid w:val="005223AC"/>
    <w:rsid w:val="00522418"/>
    <w:rsid w:val="00522921"/>
    <w:rsid w:val="00522C4B"/>
    <w:rsid w:val="00522D1B"/>
    <w:rsid w:val="00522EB0"/>
    <w:rsid w:val="0052326F"/>
    <w:rsid w:val="005232C5"/>
    <w:rsid w:val="00523807"/>
    <w:rsid w:val="00523A85"/>
    <w:rsid w:val="00523CE1"/>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11C1"/>
    <w:rsid w:val="005315FF"/>
    <w:rsid w:val="005318FB"/>
    <w:rsid w:val="005319D3"/>
    <w:rsid w:val="00532460"/>
    <w:rsid w:val="00532AD7"/>
    <w:rsid w:val="00532BBA"/>
    <w:rsid w:val="00532C0C"/>
    <w:rsid w:val="00532DD4"/>
    <w:rsid w:val="00533048"/>
    <w:rsid w:val="005331C9"/>
    <w:rsid w:val="005337FE"/>
    <w:rsid w:val="005339C8"/>
    <w:rsid w:val="00533C96"/>
    <w:rsid w:val="00533E02"/>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B8"/>
    <w:rsid w:val="005432DA"/>
    <w:rsid w:val="00543AB7"/>
    <w:rsid w:val="00543FC6"/>
    <w:rsid w:val="005440D6"/>
    <w:rsid w:val="005441CF"/>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755"/>
    <w:rsid w:val="00550BF5"/>
    <w:rsid w:val="00550C5E"/>
    <w:rsid w:val="00550FC9"/>
    <w:rsid w:val="005512CD"/>
    <w:rsid w:val="005513BE"/>
    <w:rsid w:val="00551A61"/>
    <w:rsid w:val="0055261C"/>
    <w:rsid w:val="005529D4"/>
    <w:rsid w:val="00552AAD"/>
    <w:rsid w:val="00552F73"/>
    <w:rsid w:val="00553002"/>
    <w:rsid w:val="0055307C"/>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817"/>
    <w:rsid w:val="00561DCD"/>
    <w:rsid w:val="00561E79"/>
    <w:rsid w:val="00561FE5"/>
    <w:rsid w:val="00562347"/>
    <w:rsid w:val="00562D9B"/>
    <w:rsid w:val="005633E2"/>
    <w:rsid w:val="005634C7"/>
    <w:rsid w:val="00563AE8"/>
    <w:rsid w:val="00563BCF"/>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578B"/>
    <w:rsid w:val="00585AF9"/>
    <w:rsid w:val="00585F92"/>
    <w:rsid w:val="00586119"/>
    <w:rsid w:val="00586537"/>
    <w:rsid w:val="00586633"/>
    <w:rsid w:val="005867AE"/>
    <w:rsid w:val="005869AB"/>
    <w:rsid w:val="005870FD"/>
    <w:rsid w:val="00587100"/>
    <w:rsid w:val="005874BA"/>
    <w:rsid w:val="005878AD"/>
    <w:rsid w:val="00587DE3"/>
    <w:rsid w:val="005900DC"/>
    <w:rsid w:val="005902CE"/>
    <w:rsid w:val="00590908"/>
    <w:rsid w:val="00590BD2"/>
    <w:rsid w:val="00590E25"/>
    <w:rsid w:val="00590FCD"/>
    <w:rsid w:val="00590FF6"/>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583"/>
    <w:rsid w:val="0059662B"/>
    <w:rsid w:val="00596940"/>
    <w:rsid w:val="00597105"/>
    <w:rsid w:val="0059710A"/>
    <w:rsid w:val="005978BA"/>
    <w:rsid w:val="00597914"/>
    <w:rsid w:val="00597A49"/>
    <w:rsid w:val="00597B05"/>
    <w:rsid w:val="00597B14"/>
    <w:rsid w:val="00597CB6"/>
    <w:rsid w:val="00597E16"/>
    <w:rsid w:val="005A054D"/>
    <w:rsid w:val="005A05AD"/>
    <w:rsid w:val="005A062B"/>
    <w:rsid w:val="005A0638"/>
    <w:rsid w:val="005A064A"/>
    <w:rsid w:val="005A07F6"/>
    <w:rsid w:val="005A0A21"/>
    <w:rsid w:val="005A15AB"/>
    <w:rsid w:val="005A15D0"/>
    <w:rsid w:val="005A1829"/>
    <w:rsid w:val="005A1C82"/>
    <w:rsid w:val="005A1D10"/>
    <w:rsid w:val="005A1D8B"/>
    <w:rsid w:val="005A1DE6"/>
    <w:rsid w:val="005A244C"/>
    <w:rsid w:val="005A2455"/>
    <w:rsid w:val="005A2515"/>
    <w:rsid w:val="005A2658"/>
    <w:rsid w:val="005A26A4"/>
    <w:rsid w:val="005A2E2F"/>
    <w:rsid w:val="005A3042"/>
    <w:rsid w:val="005A3275"/>
    <w:rsid w:val="005A32BF"/>
    <w:rsid w:val="005A34E8"/>
    <w:rsid w:val="005A389B"/>
    <w:rsid w:val="005A3966"/>
    <w:rsid w:val="005A3A23"/>
    <w:rsid w:val="005A3E24"/>
    <w:rsid w:val="005A3E5B"/>
    <w:rsid w:val="005A4E4A"/>
    <w:rsid w:val="005A513F"/>
    <w:rsid w:val="005A5253"/>
    <w:rsid w:val="005A55FA"/>
    <w:rsid w:val="005A596B"/>
    <w:rsid w:val="005A60A5"/>
    <w:rsid w:val="005A61B1"/>
    <w:rsid w:val="005A6543"/>
    <w:rsid w:val="005A6C07"/>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92"/>
    <w:rsid w:val="005B2865"/>
    <w:rsid w:val="005B369E"/>
    <w:rsid w:val="005B3826"/>
    <w:rsid w:val="005B3B39"/>
    <w:rsid w:val="005B486C"/>
    <w:rsid w:val="005B4AA0"/>
    <w:rsid w:val="005B4D7C"/>
    <w:rsid w:val="005B4F50"/>
    <w:rsid w:val="005B57BC"/>
    <w:rsid w:val="005B642C"/>
    <w:rsid w:val="005B65BD"/>
    <w:rsid w:val="005B664C"/>
    <w:rsid w:val="005B66D3"/>
    <w:rsid w:val="005B684D"/>
    <w:rsid w:val="005B693F"/>
    <w:rsid w:val="005B6983"/>
    <w:rsid w:val="005B7215"/>
    <w:rsid w:val="005B7AB5"/>
    <w:rsid w:val="005C10F2"/>
    <w:rsid w:val="005C1162"/>
    <w:rsid w:val="005C1319"/>
    <w:rsid w:val="005C1A3D"/>
    <w:rsid w:val="005C2528"/>
    <w:rsid w:val="005C255A"/>
    <w:rsid w:val="005C30F8"/>
    <w:rsid w:val="005C312A"/>
    <w:rsid w:val="005C3169"/>
    <w:rsid w:val="005C32B8"/>
    <w:rsid w:val="005C429B"/>
    <w:rsid w:val="005C44DC"/>
    <w:rsid w:val="005C477E"/>
    <w:rsid w:val="005C48EC"/>
    <w:rsid w:val="005C497C"/>
    <w:rsid w:val="005C4DEE"/>
    <w:rsid w:val="005C59A3"/>
    <w:rsid w:val="005C5A52"/>
    <w:rsid w:val="005C5FC7"/>
    <w:rsid w:val="005C61D6"/>
    <w:rsid w:val="005C63FF"/>
    <w:rsid w:val="005C6C18"/>
    <w:rsid w:val="005C6CBE"/>
    <w:rsid w:val="005C6E3A"/>
    <w:rsid w:val="005C701E"/>
    <w:rsid w:val="005C72EA"/>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CF3"/>
    <w:rsid w:val="005D4075"/>
    <w:rsid w:val="005D43B5"/>
    <w:rsid w:val="005D45D0"/>
    <w:rsid w:val="005D47E8"/>
    <w:rsid w:val="005D49AA"/>
    <w:rsid w:val="005D4C82"/>
    <w:rsid w:val="005D4EF1"/>
    <w:rsid w:val="005D50BA"/>
    <w:rsid w:val="005D5325"/>
    <w:rsid w:val="005D5619"/>
    <w:rsid w:val="005D596A"/>
    <w:rsid w:val="005D5BC3"/>
    <w:rsid w:val="005D5CFD"/>
    <w:rsid w:val="005D5DB0"/>
    <w:rsid w:val="005D5FFE"/>
    <w:rsid w:val="005D6712"/>
    <w:rsid w:val="005D6B52"/>
    <w:rsid w:val="005D6F45"/>
    <w:rsid w:val="005D70ED"/>
    <w:rsid w:val="005D7F6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49"/>
    <w:rsid w:val="00606CC3"/>
    <w:rsid w:val="00606EC3"/>
    <w:rsid w:val="00607305"/>
    <w:rsid w:val="00607C1D"/>
    <w:rsid w:val="00610574"/>
    <w:rsid w:val="0061106F"/>
    <w:rsid w:val="006110CF"/>
    <w:rsid w:val="006113B7"/>
    <w:rsid w:val="00611715"/>
    <w:rsid w:val="006118ED"/>
    <w:rsid w:val="00611A0A"/>
    <w:rsid w:val="00611B03"/>
    <w:rsid w:val="00611C4F"/>
    <w:rsid w:val="00611FFC"/>
    <w:rsid w:val="006122C8"/>
    <w:rsid w:val="00612782"/>
    <w:rsid w:val="00612A2B"/>
    <w:rsid w:val="00612C60"/>
    <w:rsid w:val="00612C6A"/>
    <w:rsid w:val="00612CB0"/>
    <w:rsid w:val="00612FFF"/>
    <w:rsid w:val="00613101"/>
    <w:rsid w:val="006131DF"/>
    <w:rsid w:val="0061371D"/>
    <w:rsid w:val="006138F2"/>
    <w:rsid w:val="00613D11"/>
    <w:rsid w:val="00613E9C"/>
    <w:rsid w:val="00614078"/>
    <w:rsid w:val="006149C4"/>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95F"/>
    <w:rsid w:val="00631965"/>
    <w:rsid w:val="00632339"/>
    <w:rsid w:val="00632415"/>
    <w:rsid w:val="0063242E"/>
    <w:rsid w:val="00632DE3"/>
    <w:rsid w:val="00632F30"/>
    <w:rsid w:val="006331A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489"/>
    <w:rsid w:val="006445FE"/>
    <w:rsid w:val="006449CD"/>
    <w:rsid w:val="00644F00"/>
    <w:rsid w:val="0064508E"/>
    <w:rsid w:val="006452F2"/>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2AE"/>
    <w:rsid w:val="00654808"/>
    <w:rsid w:val="00654DEC"/>
    <w:rsid w:val="00654E23"/>
    <w:rsid w:val="00654E93"/>
    <w:rsid w:val="00654EB0"/>
    <w:rsid w:val="00654FF6"/>
    <w:rsid w:val="00655698"/>
    <w:rsid w:val="006557ED"/>
    <w:rsid w:val="00655855"/>
    <w:rsid w:val="00655E43"/>
    <w:rsid w:val="0065603F"/>
    <w:rsid w:val="006565A3"/>
    <w:rsid w:val="006565BA"/>
    <w:rsid w:val="0065673C"/>
    <w:rsid w:val="00656920"/>
    <w:rsid w:val="00657272"/>
    <w:rsid w:val="006576EF"/>
    <w:rsid w:val="00657C81"/>
    <w:rsid w:val="00660007"/>
    <w:rsid w:val="006602BB"/>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C9"/>
    <w:rsid w:val="0066492A"/>
    <w:rsid w:val="00664EA2"/>
    <w:rsid w:val="00664F54"/>
    <w:rsid w:val="006651A6"/>
    <w:rsid w:val="0066527A"/>
    <w:rsid w:val="00665D1C"/>
    <w:rsid w:val="00666227"/>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5F0"/>
    <w:rsid w:val="0067273E"/>
    <w:rsid w:val="006727C3"/>
    <w:rsid w:val="00672945"/>
    <w:rsid w:val="00672A73"/>
    <w:rsid w:val="00672F93"/>
    <w:rsid w:val="0067301E"/>
    <w:rsid w:val="00673567"/>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4DA"/>
    <w:rsid w:val="006867D3"/>
    <w:rsid w:val="00686808"/>
    <w:rsid w:val="00686CA6"/>
    <w:rsid w:val="006870AC"/>
    <w:rsid w:val="00687DEC"/>
    <w:rsid w:val="00690190"/>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7226"/>
    <w:rsid w:val="006A7621"/>
    <w:rsid w:val="006A7978"/>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4041"/>
    <w:rsid w:val="006C40AE"/>
    <w:rsid w:val="006C417A"/>
    <w:rsid w:val="006C42B1"/>
    <w:rsid w:val="006C4342"/>
    <w:rsid w:val="006C4801"/>
    <w:rsid w:val="006C4C55"/>
    <w:rsid w:val="006C5A18"/>
    <w:rsid w:val="006C5AF5"/>
    <w:rsid w:val="006C5CCA"/>
    <w:rsid w:val="006C657A"/>
    <w:rsid w:val="006C6608"/>
    <w:rsid w:val="006C6632"/>
    <w:rsid w:val="006C67B8"/>
    <w:rsid w:val="006C6BB2"/>
    <w:rsid w:val="006C6DDF"/>
    <w:rsid w:val="006C7309"/>
    <w:rsid w:val="006C7CF0"/>
    <w:rsid w:val="006C7D8A"/>
    <w:rsid w:val="006C7F6A"/>
    <w:rsid w:val="006C7FBF"/>
    <w:rsid w:val="006D013B"/>
    <w:rsid w:val="006D02E7"/>
    <w:rsid w:val="006D1104"/>
    <w:rsid w:val="006D1291"/>
    <w:rsid w:val="006D194A"/>
    <w:rsid w:val="006D19CF"/>
    <w:rsid w:val="006D1A51"/>
    <w:rsid w:val="006D1E8E"/>
    <w:rsid w:val="006D2286"/>
    <w:rsid w:val="006D24C6"/>
    <w:rsid w:val="006D2557"/>
    <w:rsid w:val="006D26DF"/>
    <w:rsid w:val="006D28E1"/>
    <w:rsid w:val="006D370E"/>
    <w:rsid w:val="006D4385"/>
    <w:rsid w:val="006D45C1"/>
    <w:rsid w:val="006D47FA"/>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913"/>
    <w:rsid w:val="006E2C43"/>
    <w:rsid w:val="006E2ECB"/>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89B"/>
    <w:rsid w:val="006E7AB8"/>
    <w:rsid w:val="006E7E0F"/>
    <w:rsid w:val="006F003A"/>
    <w:rsid w:val="006F073F"/>
    <w:rsid w:val="006F10CE"/>
    <w:rsid w:val="006F13C0"/>
    <w:rsid w:val="006F14D0"/>
    <w:rsid w:val="006F181D"/>
    <w:rsid w:val="006F1E43"/>
    <w:rsid w:val="006F1EF2"/>
    <w:rsid w:val="006F1FC2"/>
    <w:rsid w:val="006F2133"/>
    <w:rsid w:val="006F295F"/>
    <w:rsid w:val="006F2B63"/>
    <w:rsid w:val="006F320F"/>
    <w:rsid w:val="006F3313"/>
    <w:rsid w:val="006F335C"/>
    <w:rsid w:val="006F33E6"/>
    <w:rsid w:val="006F3563"/>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5276"/>
    <w:rsid w:val="00705505"/>
    <w:rsid w:val="00705E6F"/>
    <w:rsid w:val="0070626D"/>
    <w:rsid w:val="007062AB"/>
    <w:rsid w:val="00706485"/>
    <w:rsid w:val="00706A28"/>
    <w:rsid w:val="00706EC8"/>
    <w:rsid w:val="007074C4"/>
    <w:rsid w:val="007105B0"/>
    <w:rsid w:val="00710647"/>
    <w:rsid w:val="00710A81"/>
    <w:rsid w:val="0071104F"/>
    <w:rsid w:val="007116FA"/>
    <w:rsid w:val="007117B1"/>
    <w:rsid w:val="00711960"/>
    <w:rsid w:val="007120F5"/>
    <w:rsid w:val="00712231"/>
    <w:rsid w:val="0071232B"/>
    <w:rsid w:val="007126A2"/>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5D9"/>
    <w:rsid w:val="007177B3"/>
    <w:rsid w:val="007179E6"/>
    <w:rsid w:val="00717D17"/>
    <w:rsid w:val="0072083F"/>
    <w:rsid w:val="00720B5F"/>
    <w:rsid w:val="00720BE0"/>
    <w:rsid w:val="00721293"/>
    <w:rsid w:val="00721F02"/>
    <w:rsid w:val="0072211D"/>
    <w:rsid w:val="0072265A"/>
    <w:rsid w:val="00722A9C"/>
    <w:rsid w:val="00722ABC"/>
    <w:rsid w:val="0072303B"/>
    <w:rsid w:val="00723222"/>
    <w:rsid w:val="00723401"/>
    <w:rsid w:val="00723715"/>
    <w:rsid w:val="00724283"/>
    <w:rsid w:val="007246A2"/>
    <w:rsid w:val="007246CD"/>
    <w:rsid w:val="007247E3"/>
    <w:rsid w:val="00724ADE"/>
    <w:rsid w:val="00724D4F"/>
    <w:rsid w:val="00725125"/>
    <w:rsid w:val="00725158"/>
    <w:rsid w:val="0072527F"/>
    <w:rsid w:val="007253BC"/>
    <w:rsid w:val="0072575B"/>
    <w:rsid w:val="007258F1"/>
    <w:rsid w:val="0072604E"/>
    <w:rsid w:val="0072667C"/>
    <w:rsid w:val="007266A6"/>
    <w:rsid w:val="007269C5"/>
    <w:rsid w:val="00726AC1"/>
    <w:rsid w:val="00726B98"/>
    <w:rsid w:val="00726FBC"/>
    <w:rsid w:val="00727254"/>
    <w:rsid w:val="007273E3"/>
    <w:rsid w:val="007273E5"/>
    <w:rsid w:val="00727E80"/>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82D"/>
    <w:rsid w:val="00737AEE"/>
    <w:rsid w:val="00737D78"/>
    <w:rsid w:val="00740A99"/>
    <w:rsid w:val="00740C11"/>
    <w:rsid w:val="00741035"/>
    <w:rsid w:val="0074134B"/>
    <w:rsid w:val="0074181A"/>
    <w:rsid w:val="00741D41"/>
    <w:rsid w:val="00741EED"/>
    <w:rsid w:val="007421FF"/>
    <w:rsid w:val="00742263"/>
    <w:rsid w:val="00742625"/>
    <w:rsid w:val="00742831"/>
    <w:rsid w:val="00742CAB"/>
    <w:rsid w:val="00742CB7"/>
    <w:rsid w:val="007433AF"/>
    <w:rsid w:val="0074376E"/>
    <w:rsid w:val="00743828"/>
    <w:rsid w:val="00743A04"/>
    <w:rsid w:val="00743F90"/>
    <w:rsid w:val="00744291"/>
    <w:rsid w:val="00744DAF"/>
    <w:rsid w:val="007456F7"/>
    <w:rsid w:val="00745814"/>
    <w:rsid w:val="00745B55"/>
    <w:rsid w:val="00745D8A"/>
    <w:rsid w:val="00745FB7"/>
    <w:rsid w:val="007466BF"/>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2DFC"/>
    <w:rsid w:val="007531B7"/>
    <w:rsid w:val="007531EE"/>
    <w:rsid w:val="0075321C"/>
    <w:rsid w:val="0075325E"/>
    <w:rsid w:val="007532F5"/>
    <w:rsid w:val="0075355A"/>
    <w:rsid w:val="00753B0E"/>
    <w:rsid w:val="00753BAD"/>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D21"/>
    <w:rsid w:val="00760DDC"/>
    <w:rsid w:val="00760E01"/>
    <w:rsid w:val="00760F0C"/>
    <w:rsid w:val="007613C0"/>
    <w:rsid w:val="0076164B"/>
    <w:rsid w:val="0076168F"/>
    <w:rsid w:val="00761BA8"/>
    <w:rsid w:val="007627F2"/>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84B"/>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21B9"/>
    <w:rsid w:val="007721FA"/>
    <w:rsid w:val="00772727"/>
    <w:rsid w:val="007728D6"/>
    <w:rsid w:val="00772A69"/>
    <w:rsid w:val="00772FA0"/>
    <w:rsid w:val="0077325F"/>
    <w:rsid w:val="0077340E"/>
    <w:rsid w:val="007734FD"/>
    <w:rsid w:val="007736CE"/>
    <w:rsid w:val="00773C3A"/>
    <w:rsid w:val="00774397"/>
    <w:rsid w:val="0077469C"/>
    <w:rsid w:val="007746E2"/>
    <w:rsid w:val="00774C9F"/>
    <w:rsid w:val="0077525E"/>
    <w:rsid w:val="00775365"/>
    <w:rsid w:val="007754F7"/>
    <w:rsid w:val="00775C71"/>
    <w:rsid w:val="00775F12"/>
    <w:rsid w:val="0077605F"/>
    <w:rsid w:val="00776331"/>
    <w:rsid w:val="007767FB"/>
    <w:rsid w:val="0077692F"/>
    <w:rsid w:val="00776E8F"/>
    <w:rsid w:val="00777564"/>
    <w:rsid w:val="00777A04"/>
    <w:rsid w:val="00777CA7"/>
    <w:rsid w:val="007802F5"/>
    <w:rsid w:val="007806BC"/>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E13"/>
    <w:rsid w:val="007850D8"/>
    <w:rsid w:val="0078566F"/>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B48"/>
    <w:rsid w:val="00791BB2"/>
    <w:rsid w:val="00791EE0"/>
    <w:rsid w:val="00792015"/>
    <w:rsid w:val="007921E1"/>
    <w:rsid w:val="00792326"/>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7B4"/>
    <w:rsid w:val="00795872"/>
    <w:rsid w:val="007959B4"/>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5A1"/>
    <w:rsid w:val="007A271F"/>
    <w:rsid w:val="007A29AB"/>
    <w:rsid w:val="007A29CA"/>
    <w:rsid w:val="007A29F1"/>
    <w:rsid w:val="007A326A"/>
    <w:rsid w:val="007A38F8"/>
    <w:rsid w:val="007A39C8"/>
    <w:rsid w:val="007A3A81"/>
    <w:rsid w:val="007A3F77"/>
    <w:rsid w:val="007A4053"/>
    <w:rsid w:val="007A4613"/>
    <w:rsid w:val="007A4A29"/>
    <w:rsid w:val="007A4D0E"/>
    <w:rsid w:val="007A4FFE"/>
    <w:rsid w:val="007A5024"/>
    <w:rsid w:val="007A5268"/>
    <w:rsid w:val="007A5277"/>
    <w:rsid w:val="007A552E"/>
    <w:rsid w:val="007A565C"/>
    <w:rsid w:val="007A6239"/>
    <w:rsid w:val="007A6455"/>
    <w:rsid w:val="007A6883"/>
    <w:rsid w:val="007A6965"/>
    <w:rsid w:val="007A6B37"/>
    <w:rsid w:val="007A6BC0"/>
    <w:rsid w:val="007A6DD8"/>
    <w:rsid w:val="007A6E19"/>
    <w:rsid w:val="007A7254"/>
    <w:rsid w:val="007A735F"/>
    <w:rsid w:val="007A75F0"/>
    <w:rsid w:val="007A78AC"/>
    <w:rsid w:val="007A79B2"/>
    <w:rsid w:val="007A7B4C"/>
    <w:rsid w:val="007B06C5"/>
    <w:rsid w:val="007B06E2"/>
    <w:rsid w:val="007B08D8"/>
    <w:rsid w:val="007B0A19"/>
    <w:rsid w:val="007B0D93"/>
    <w:rsid w:val="007B0E1F"/>
    <w:rsid w:val="007B180A"/>
    <w:rsid w:val="007B1917"/>
    <w:rsid w:val="007B1EB9"/>
    <w:rsid w:val="007B2091"/>
    <w:rsid w:val="007B2398"/>
    <w:rsid w:val="007B255E"/>
    <w:rsid w:val="007B2944"/>
    <w:rsid w:val="007B2E40"/>
    <w:rsid w:val="007B2FEE"/>
    <w:rsid w:val="007B334F"/>
    <w:rsid w:val="007B34B6"/>
    <w:rsid w:val="007B37DF"/>
    <w:rsid w:val="007B3885"/>
    <w:rsid w:val="007B3C14"/>
    <w:rsid w:val="007B3E9A"/>
    <w:rsid w:val="007B3EF6"/>
    <w:rsid w:val="007B47A4"/>
    <w:rsid w:val="007B56C2"/>
    <w:rsid w:val="007B5818"/>
    <w:rsid w:val="007B5859"/>
    <w:rsid w:val="007B5935"/>
    <w:rsid w:val="007B5A8B"/>
    <w:rsid w:val="007B5AD2"/>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8E0"/>
    <w:rsid w:val="007C0BD0"/>
    <w:rsid w:val="007C0FFA"/>
    <w:rsid w:val="007C1040"/>
    <w:rsid w:val="007C15E5"/>
    <w:rsid w:val="007C17B1"/>
    <w:rsid w:val="007C18F4"/>
    <w:rsid w:val="007C1BD6"/>
    <w:rsid w:val="007C1D6B"/>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431"/>
    <w:rsid w:val="007D18E4"/>
    <w:rsid w:val="007D2592"/>
    <w:rsid w:val="007D2D10"/>
    <w:rsid w:val="007D353E"/>
    <w:rsid w:val="007D380B"/>
    <w:rsid w:val="007D390E"/>
    <w:rsid w:val="007D39CD"/>
    <w:rsid w:val="007D3C49"/>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40FE"/>
    <w:rsid w:val="007E46DB"/>
    <w:rsid w:val="007E48C4"/>
    <w:rsid w:val="007E4B0B"/>
    <w:rsid w:val="007E4B80"/>
    <w:rsid w:val="007E55A2"/>
    <w:rsid w:val="007E5CEB"/>
    <w:rsid w:val="007E5FEF"/>
    <w:rsid w:val="007E657B"/>
    <w:rsid w:val="007E670E"/>
    <w:rsid w:val="007E68B3"/>
    <w:rsid w:val="007E6B2D"/>
    <w:rsid w:val="007E7175"/>
    <w:rsid w:val="007E7504"/>
    <w:rsid w:val="007F0786"/>
    <w:rsid w:val="007F0BDC"/>
    <w:rsid w:val="007F121C"/>
    <w:rsid w:val="007F1483"/>
    <w:rsid w:val="007F15AC"/>
    <w:rsid w:val="007F19D4"/>
    <w:rsid w:val="007F1A80"/>
    <w:rsid w:val="007F1AC0"/>
    <w:rsid w:val="007F2244"/>
    <w:rsid w:val="007F229B"/>
    <w:rsid w:val="007F25B9"/>
    <w:rsid w:val="007F27A9"/>
    <w:rsid w:val="007F289B"/>
    <w:rsid w:val="007F293A"/>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1D1C"/>
    <w:rsid w:val="00801F2B"/>
    <w:rsid w:val="008023F0"/>
    <w:rsid w:val="00802A59"/>
    <w:rsid w:val="00802D5F"/>
    <w:rsid w:val="00803479"/>
    <w:rsid w:val="00803C08"/>
    <w:rsid w:val="00804884"/>
    <w:rsid w:val="0080491C"/>
    <w:rsid w:val="00804D0F"/>
    <w:rsid w:val="00804F50"/>
    <w:rsid w:val="0080512D"/>
    <w:rsid w:val="008052D5"/>
    <w:rsid w:val="008052FF"/>
    <w:rsid w:val="0080558F"/>
    <w:rsid w:val="00805749"/>
    <w:rsid w:val="00805899"/>
    <w:rsid w:val="00805910"/>
    <w:rsid w:val="00805EFD"/>
    <w:rsid w:val="00806BE8"/>
    <w:rsid w:val="00806DE4"/>
    <w:rsid w:val="00806FBD"/>
    <w:rsid w:val="0080748B"/>
    <w:rsid w:val="00810376"/>
    <w:rsid w:val="008104AD"/>
    <w:rsid w:val="0081068F"/>
    <w:rsid w:val="0081092B"/>
    <w:rsid w:val="0081134D"/>
    <w:rsid w:val="00811372"/>
    <w:rsid w:val="00811737"/>
    <w:rsid w:val="0081199B"/>
    <w:rsid w:val="00811E4E"/>
    <w:rsid w:val="0081276F"/>
    <w:rsid w:val="00812B00"/>
    <w:rsid w:val="00812BDA"/>
    <w:rsid w:val="00813121"/>
    <w:rsid w:val="0081321B"/>
    <w:rsid w:val="008132ED"/>
    <w:rsid w:val="00813346"/>
    <w:rsid w:val="00813B29"/>
    <w:rsid w:val="00813BE4"/>
    <w:rsid w:val="00813C0C"/>
    <w:rsid w:val="00814514"/>
    <w:rsid w:val="008146AF"/>
    <w:rsid w:val="00814CD9"/>
    <w:rsid w:val="00814D03"/>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9E5"/>
    <w:rsid w:val="00835C72"/>
    <w:rsid w:val="00835FF3"/>
    <w:rsid w:val="008361EE"/>
    <w:rsid w:val="00836507"/>
    <w:rsid w:val="00836639"/>
    <w:rsid w:val="008366EA"/>
    <w:rsid w:val="0083682E"/>
    <w:rsid w:val="00836D38"/>
    <w:rsid w:val="008370F2"/>
    <w:rsid w:val="00837582"/>
    <w:rsid w:val="00837780"/>
    <w:rsid w:val="00837D1F"/>
    <w:rsid w:val="00840014"/>
    <w:rsid w:val="0084041C"/>
    <w:rsid w:val="008404D1"/>
    <w:rsid w:val="00840BA8"/>
    <w:rsid w:val="00840DDD"/>
    <w:rsid w:val="008412D7"/>
    <w:rsid w:val="0084157D"/>
    <w:rsid w:val="00841638"/>
    <w:rsid w:val="008416E9"/>
    <w:rsid w:val="00841BFB"/>
    <w:rsid w:val="00841C2D"/>
    <w:rsid w:val="008422BC"/>
    <w:rsid w:val="00842338"/>
    <w:rsid w:val="00842A64"/>
    <w:rsid w:val="00842F67"/>
    <w:rsid w:val="008432EC"/>
    <w:rsid w:val="00843493"/>
    <w:rsid w:val="00843780"/>
    <w:rsid w:val="00843FDA"/>
    <w:rsid w:val="008440A0"/>
    <w:rsid w:val="008441F5"/>
    <w:rsid w:val="00844DAE"/>
    <w:rsid w:val="00845969"/>
    <w:rsid w:val="00845CEE"/>
    <w:rsid w:val="00845CF6"/>
    <w:rsid w:val="0084607F"/>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6006C"/>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947"/>
    <w:rsid w:val="00865A02"/>
    <w:rsid w:val="00865E18"/>
    <w:rsid w:val="00865EBC"/>
    <w:rsid w:val="00866250"/>
    <w:rsid w:val="008662FD"/>
    <w:rsid w:val="00866376"/>
    <w:rsid w:val="00866410"/>
    <w:rsid w:val="00866457"/>
    <w:rsid w:val="0086680C"/>
    <w:rsid w:val="00866CCB"/>
    <w:rsid w:val="0086710D"/>
    <w:rsid w:val="0086738F"/>
    <w:rsid w:val="008673C2"/>
    <w:rsid w:val="00867444"/>
    <w:rsid w:val="0086793B"/>
    <w:rsid w:val="00867CCF"/>
    <w:rsid w:val="00870208"/>
    <w:rsid w:val="008704B2"/>
    <w:rsid w:val="0087073B"/>
    <w:rsid w:val="00870C9C"/>
    <w:rsid w:val="00870CEA"/>
    <w:rsid w:val="00870D3F"/>
    <w:rsid w:val="00871323"/>
    <w:rsid w:val="008713EF"/>
    <w:rsid w:val="00871904"/>
    <w:rsid w:val="00871BCE"/>
    <w:rsid w:val="00872364"/>
    <w:rsid w:val="00872A28"/>
    <w:rsid w:val="008732B4"/>
    <w:rsid w:val="0087340E"/>
    <w:rsid w:val="00873826"/>
    <w:rsid w:val="008738A0"/>
    <w:rsid w:val="008739A0"/>
    <w:rsid w:val="00873AEA"/>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6A0"/>
    <w:rsid w:val="0089381A"/>
    <w:rsid w:val="00893B08"/>
    <w:rsid w:val="008943FC"/>
    <w:rsid w:val="008945E4"/>
    <w:rsid w:val="008947FF"/>
    <w:rsid w:val="00894843"/>
    <w:rsid w:val="00894F2E"/>
    <w:rsid w:val="00895698"/>
    <w:rsid w:val="00895A05"/>
    <w:rsid w:val="00895A0A"/>
    <w:rsid w:val="00895C8B"/>
    <w:rsid w:val="00895D52"/>
    <w:rsid w:val="00895E62"/>
    <w:rsid w:val="00896A02"/>
    <w:rsid w:val="00896B61"/>
    <w:rsid w:val="00896C61"/>
    <w:rsid w:val="00896CEE"/>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3726"/>
    <w:rsid w:val="008A39BB"/>
    <w:rsid w:val="008A3BC6"/>
    <w:rsid w:val="008A3D21"/>
    <w:rsid w:val="008A45E7"/>
    <w:rsid w:val="008A4984"/>
    <w:rsid w:val="008A49CF"/>
    <w:rsid w:val="008A4A44"/>
    <w:rsid w:val="008A4D76"/>
    <w:rsid w:val="008A4F43"/>
    <w:rsid w:val="008A4F5F"/>
    <w:rsid w:val="008A5080"/>
    <w:rsid w:val="008A580B"/>
    <w:rsid w:val="008A5BB2"/>
    <w:rsid w:val="008A5E7C"/>
    <w:rsid w:val="008A6420"/>
    <w:rsid w:val="008A6473"/>
    <w:rsid w:val="008A6673"/>
    <w:rsid w:val="008A722B"/>
    <w:rsid w:val="008A7E7E"/>
    <w:rsid w:val="008A7EBB"/>
    <w:rsid w:val="008B008B"/>
    <w:rsid w:val="008B03E7"/>
    <w:rsid w:val="008B097B"/>
    <w:rsid w:val="008B09E3"/>
    <w:rsid w:val="008B1516"/>
    <w:rsid w:val="008B156F"/>
    <w:rsid w:val="008B1607"/>
    <w:rsid w:val="008B1B75"/>
    <w:rsid w:val="008B1EF5"/>
    <w:rsid w:val="008B22D2"/>
    <w:rsid w:val="008B2492"/>
    <w:rsid w:val="008B25E5"/>
    <w:rsid w:val="008B2B6F"/>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E8C"/>
    <w:rsid w:val="008C10E2"/>
    <w:rsid w:val="008C11BE"/>
    <w:rsid w:val="008C12A0"/>
    <w:rsid w:val="008C1A00"/>
    <w:rsid w:val="008C1EAB"/>
    <w:rsid w:val="008C2209"/>
    <w:rsid w:val="008C24FE"/>
    <w:rsid w:val="008C2CED"/>
    <w:rsid w:val="008C2D55"/>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28"/>
    <w:rsid w:val="008D1981"/>
    <w:rsid w:val="008D1BFC"/>
    <w:rsid w:val="008D227E"/>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F36"/>
    <w:rsid w:val="008D70F3"/>
    <w:rsid w:val="008D70FC"/>
    <w:rsid w:val="008D712C"/>
    <w:rsid w:val="008D774B"/>
    <w:rsid w:val="008D78C6"/>
    <w:rsid w:val="008D7A07"/>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B53"/>
    <w:rsid w:val="008F4C34"/>
    <w:rsid w:val="008F4D8B"/>
    <w:rsid w:val="008F4FA3"/>
    <w:rsid w:val="008F54FA"/>
    <w:rsid w:val="008F5511"/>
    <w:rsid w:val="008F5B37"/>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954"/>
    <w:rsid w:val="00903ED0"/>
    <w:rsid w:val="00903F63"/>
    <w:rsid w:val="0090411D"/>
    <w:rsid w:val="00904226"/>
    <w:rsid w:val="0090451C"/>
    <w:rsid w:val="009046E4"/>
    <w:rsid w:val="00904833"/>
    <w:rsid w:val="00904934"/>
    <w:rsid w:val="00904C1F"/>
    <w:rsid w:val="009051A0"/>
    <w:rsid w:val="00905979"/>
    <w:rsid w:val="00905E09"/>
    <w:rsid w:val="00905E7D"/>
    <w:rsid w:val="009060B2"/>
    <w:rsid w:val="009061BA"/>
    <w:rsid w:val="00906B8F"/>
    <w:rsid w:val="00906BE0"/>
    <w:rsid w:val="00906F6E"/>
    <w:rsid w:val="0090736C"/>
    <w:rsid w:val="009073A9"/>
    <w:rsid w:val="009076EB"/>
    <w:rsid w:val="00907941"/>
    <w:rsid w:val="00907C39"/>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EA1"/>
    <w:rsid w:val="00917F1F"/>
    <w:rsid w:val="00917F74"/>
    <w:rsid w:val="00917F92"/>
    <w:rsid w:val="009202AF"/>
    <w:rsid w:val="0092054D"/>
    <w:rsid w:val="009207FE"/>
    <w:rsid w:val="00920CB4"/>
    <w:rsid w:val="009210DB"/>
    <w:rsid w:val="009210E3"/>
    <w:rsid w:val="009213D8"/>
    <w:rsid w:val="009213F6"/>
    <w:rsid w:val="00921B08"/>
    <w:rsid w:val="00921E11"/>
    <w:rsid w:val="0092204C"/>
    <w:rsid w:val="0092211B"/>
    <w:rsid w:val="009225BC"/>
    <w:rsid w:val="0092263B"/>
    <w:rsid w:val="00922691"/>
    <w:rsid w:val="00922EE3"/>
    <w:rsid w:val="00923097"/>
    <w:rsid w:val="00923212"/>
    <w:rsid w:val="009239EB"/>
    <w:rsid w:val="00923AF3"/>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4194"/>
    <w:rsid w:val="00944989"/>
    <w:rsid w:val="00944A37"/>
    <w:rsid w:val="00944C2D"/>
    <w:rsid w:val="00945384"/>
    <w:rsid w:val="0094596F"/>
    <w:rsid w:val="00945A59"/>
    <w:rsid w:val="0094617E"/>
    <w:rsid w:val="009468E9"/>
    <w:rsid w:val="009468F6"/>
    <w:rsid w:val="00946A87"/>
    <w:rsid w:val="00946DC7"/>
    <w:rsid w:val="00946E9C"/>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BE"/>
    <w:rsid w:val="00952CD9"/>
    <w:rsid w:val="00953425"/>
    <w:rsid w:val="009534AB"/>
    <w:rsid w:val="00953C1A"/>
    <w:rsid w:val="00953E34"/>
    <w:rsid w:val="00953E88"/>
    <w:rsid w:val="00953F11"/>
    <w:rsid w:val="0095481A"/>
    <w:rsid w:val="00954A8F"/>
    <w:rsid w:val="00954DD6"/>
    <w:rsid w:val="00954FF2"/>
    <w:rsid w:val="009555EA"/>
    <w:rsid w:val="00955CA1"/>
    <w:rsid w:val="00955FA3"/>
    <w:rsid w:val="009567C9"/>
    <w:rsid w:val="00956C18"/>
    <w:rsid w:val="00956F54"/>
    <w:rsid w:val="00957176"/>
    <w:rsid w:val="009574BF"/>
    <w:rsid w:val="0095752C"/>
    <w:rsid w:val="00957919"/>
    <w:rsid w:val="00957B54"/>
    <w:rsid w:val="00957BCE"/>
    <w:rsid w:val="00957FBD"/>
    <w:rsid w:val="00957FE8"/>
    <w:rsid w:val="00960453"/>
    <w:rsid w:val="009608B1"/>
    <w:rsid w:val="0096093F"/>
    <w:rsid w:val="00960DCA"/>
    <w:rsid w:val="00960DF1"/>
    <w:rsid w:val="00961AA1"/>
    <w:rsid w:val="00962128"/>
    <w:rsid w:val="00962378"/>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5113"/>
    <w:rsid w:val="00965558"/>
    <w:rsid w:val="00965694"/>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105C"/>
    <w:rsid w:val="00971366"/>
    <w:rsid w:val="00971723"/>
    <w:rsid w:val="009719CF"/>
    <w:rsid w:val="00971A13"/>
    <w:rsid w:val="00971AC8"/>
    <w:rsid w:val="00971BE7"/>
    <w:rsid w:val="0097299D"/>
    <w:rsid w:val="00972C73"/>
    <w:rsid w:val="00973292"/>
    <w:rsid w:val="009733C3"/>
    <w:rsid w:val="00973A91"/>
    <w:rsid w:val="00973AA9"/>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65"/>
    <w:rsid w:val="00977376"/>
    <w:rsid w:val="0097752A"/>
    <w:rsid w:val="0097786A"/>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411"/>
    <w:rsid w:val="00991499"/>
    <w:rsid w:val="009915CC"/>
    <w:rsid w:val="00991B7A"/>
    <w:rsid w:val="00991BB0"/>
    <w:rsid w:val="00991DAF"/>
    <w:rsid w:val="00992010"/>
    <w:rsid w:val="00992721"/>
    <w:rsid w:val="00992912"/>
    <w:rsid w:val="00992BA5"/>
    <w:rsid w:val="00992CFB"/>
    <w:rsid w:val="0099303B"/>
    <w:rsid w:val="009931FF"/>
    <w:rsid w:val="00993273"/>
    <w:rsid w:val="009934EB"/>
    <w:rsid w:val="00993523"/>
    <w:rsid w:val="009943C8"/>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70C2"/>
    <w:rsid w:val="009971B5"/>
    <w:rsid w:val="009973D7"/>
    <w:rsid w:val="0099740C"/>
    <w:rsid w:val="009974EA"/>
    <w:rsid w:val="009977CA"/>
    <w:rsid w:val="009979AC"/>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368"/>
    <w:rsid w:val="009A6828"/>
    <w:rsid w:val="009A6855"/>
    <w:rsid w:val="009A68E4"/>
    <w:rsid w:val="009A759D"/>
    <w:rsid w:val="009A7ABA"/>
    <w:rsid w:val="009A7E8D"/>
    <w:rsid w:val="009B0081"/>
    <w:rsid w:val="009B01E8"/>
    <w:rsid w:val="009B0A14"/>
    <w:rsid w:val="009B131B"/>
    <w:rsid w:val="009B1445"/>
    <w:rsid w:val="009B14A3"/>
    <w:rsid w:val="009B1777"/>
    <w:rsid w:val="009B19ED"/>
    <w:rsid w:val="009B2103"/>
    <w:rsid w:val="009B2191"/>
    <w:rsid w:val="009B25E1"/>
    <w:rsid w:val="009B2662"/>
    <w:rsid w:val="009B26CE"/>
    <w:rsid w:val="009B2944"/>
    <w:rsid w:val="009B2E26"/>
    <w:rsid w:val="009B35C7"/>
    <w:rsid w:val="009B3663"/>
    <w:rsid w:val="009B368A"/>
    <w:rsid w:val="009B3746"/>
    <w:rsid w:val="009B489A"/>
    <w:rsid w:val="009B48E4"/>
    <w:rsid w:val="009B4954"/>
    <w:rsid w:val="009B4AC0"/>
    <w:rsid w:val="009B4B4F"/>
    <w:rsid w:val="009B4CC9"/>
    <w:rsid w:val="009B4D10"/>
    <w:rsid w:val="009B4FCA"/>
    <w:rsid w:val="009B5322"/>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F33"/>
    <w:rsid w:val="009C1017"/>
    <w:rsid w:val="009C11D6"/>
    <w:rsid w:val="009C11F0"/>
    <w:rsid w:val="009C15AD"/>
    <w:rsid w:val="009C1E46"/>
    <w:rsid w:val="009C1F3C"/>
    <w:rsid w:val="009C1FC8"/>
    <w:rsid w:val="009C207B"/>
    <w:rsid w:val="009C2177"/>
    <w:rsid w:val="009C223C"/>
    <w:rsid w:val="009C25B9"/>
    <w:rsid w:val="009C2933"/>
    <w:rsid w:val="009C2C30"/>
    <w:rsid w:val="009C346B"/>
    <w:rsid w:val="009C380C"/>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116"/>
    <w:rsid w:val="009D476B"/>
    <w:rsid w:val="009D4AAB"/>
    <w:rsid w:val="009D4D35"/>
    <w:rsid w:val="009D4E10"/>
    <w:rsid w:val="009D53B6"/>
    <w:rsid w:val="009D57AE"/>
    <w:rsid w:val="009D5AF0"/>
    <w:rsid w:val="009D5CB7"/>
    <w:rsid w:val="009D69E0"/>
    <w:rsid w:val="009D6B77"/>
    <w:rsid w:val="009D6D2F"/>
    <w:rsid w:val="009D6D7F"/>
    <w:rsid w:val="009D72BD"/>
    <w:rsid w:val="009D73C8"/>
    <w:rsid w:val="009D778A"/>
    <w:rsid w:val="009D7A4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122"/>
    <w:rsid w:val="009E5232"/>
    <w:rsid w:val="009E5379"/>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CB2"/>
    <w:rsid w:val="009F0030"/>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652"/>
    <w:rsid w:val="009F4A1D"/>
    <w:rsid w:val="009F526E"/>
    <w:rsid w:val="009F5C1F"/>
    <w:rsid w:val="009F5DB0"/>
    <w:rsid w:val="009F6098"/>
    <w:rsid w:val="009F60B6"/>
    <w:rsid w:val="009F6258"/>
    <w:rsid w:val="009F6612"/>
    <w:rsid w:val="009F6638"/>
    <w:rsid w:val="009F6738"/>
    <w:rsid w:val="009F68FB"/>
    <w:rsid w:val="009F6A5D"/>
    <w:rsid w:val="009F6C5C"/>
    <w:rsid w:val="009F769A"/>
    <w:rsid w:val="009F776C"/>
    <w:rsid w:val="009F7A62"/>
    <w:rsid w:val="009F7A6C"/>
    <w:rsid w:val="009F7D3A"/>
    <w:rsid w:val="00A0054B"/>
    <w:rsid w:val="00A005AD"/>
    <w:rsid w:val="00A00D4E"/>
    <w:rsid w:val="00A00EF9"/>
    <w:rsid w:val="00A00F45"/>
    <w:rsid w:val="00A013A9"/>
    <w:rsid w:val="00A0152E"/>
    <w:rsid w:val="00A0227D"/>
    <w:rsid w:val="00A02292"/>
    <w:rsid w:val="00A0269D"/>
    <w:rsid w:val="00A02D8C"/>
    <w:rsid w:val="00A03180"/>
    <w:rsid w:val="00A0386D"/>
    <w:rsid w:val="00A0399A"/>
    <w:rsid w:val="00A03C89"/>
    <w:rsid w:val="00A03EDE"/>
    <w:rsid w:val="00A0402F"/>
    <w:rsid w:val="00A0404F"/>
    <w:rsid w:val="00A0411D"/>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550"/>
    <w:rsid w:val="00A076F8"/>
    <w:rsid w:val="00A077E3"/>
    <w:rsid w:val="00A07848"/>
    <w:rsid w:val="00A07E5E"/>
    <w:rsid w:val="00A1015C"/>
    <w:rsid w:val="00A1085E"/>
    <w:rsid w:val="00A10C87"/>
    <w:rsid w:val="00A11606"/>
    <w:rsid w:val="00A118D5"/>
    <w:rsid w:val="00A11A89"/>
    <w:rsid w:val="00A11BAB"/>
    <w:rsid w:val="00A12497"/>
    <w:rsid w:val="00A12499"/>
    <w:rsid w:val="00A126B6"/>
    <w:rsid w:val="00A127E1"/>
    <w:rsid w:val="00A12A5B"/>
    <w:rsid w:val="00A12F57"/>
    <w:rsid w:val="00A132A5"/>
    <w:rsid w:val="00A134C9"/>
    <w:rsid w:val="00A138C7"/>
    <w:rsid w:val="00A13B63"/>
    <w:rsid w:val="00A13E18"/>
    <w:rsid w:val="00A1408B"/>
    <w:rsid w:val="00A148A2"/>
    <w:rsid w:val="00A14DC8"/>
    <w:rsid w:val="00A1548B"/>
    <w:rsid w:val="00A16AF4"/>
    <w:rsid w:val="00A16B6A"/>
    <w:rsid w:val="00A17167"/>
    <w:rsid w:val="00A176A1"/>
    <w:rsid w:val="00A176B6"/>
    <w:rsid w:val="00A177BA"/>
    <w:rsid w:val="00A179E2"/>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A9"/>
    <w:rsid w:val="00A334D3"/>
    <w:rsid w:val="00A33823"/>
    <w:rsid w:val="00A338A5"/>
    <w:rsid w:val="00A33A84"/>
    <w:rsid w:val="00A33B80"/>
    <w:rsid w:val="00A34462"/>
    <w:rsid w:val="00A34A0A"/>
    <w:rsid w:val="00A35258"/>
    <w:rsid w:val="00A35487"/>
    <w:rsid w:val="00A35707"/>
    <w:rsid w:val="00A35779"/>
    <w:rsid w:val="00A35B8D"/>
    <w:rsid w:val="00A35C17"/>
    <w:rsid w:val="00A361FE"/>
    <w:rsid w:val="00A3631A"/>
    <w:rsid w:val="00A36B31"/>
    <w:rsid w:val="00A36E3F"/>
    <w:rsid w:val="00A36F85"/>
    <w:rsid w:val="00A3704E"/>
    <w:rsid w:val="00A37C7B"/>
    <w:rsid w:val="00A40403"/>
    <w:rsid w:val="00A40413"/>
    <w:rsid w:val="00A4082A"/>
    <w:rsid w:val="00A40DA9"/>
    <w:rsid w:val="00A41058"/>
    <w:rsid w:val="00A41837"/>
    <w:rsid w:val="00A41A26"/>
    <w:rsid w:val="00A41F31"/>
    <w:rsid w:val="00A4228D"/>
    <w:rsid w:val="00A423FE"/>
    <w:rsid w:val="00A4252C"/>
    <w:rsid w:val="00A42608"/>
    <w:rsid w:val="00A42F09"/>
    <w:rsid w:val="00A43018"/>
    <w:rsid w:val="00A4370B"/>
    <w:rsid w:val="00A437BC"/>
    <w:rsid w:val="00A439DC"/>
    <w:rsid w:val="00A43DA5"/>
    <w:rsid w:val="00A43FEB"/>
    <w:rsid w:val="00A44141"/>
    <w:rsid w:val="00A444C3"/>
    <w:rsid w:val="00A4502F"/>
    <w:rsid w:val="00A45048"/>
    <w:rsid w:val="00A45A79"/>
    <w:rsid w:val="00A45EA7"/>
    <w:rsid w:val="00A460A1"/>
    <w:rsid w:val="00A46396"/>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A7D"/>
    <w:rsid w:val="00A66C12"/>
    <w:rsid w:val="00A66D06"/>
    <w:rsid w:val="00A66F79"/>
    <w:rsid w:val="00A672A7"/>
    <w:rsid w:val="00A67371"/>
    <w:rsid w:val="00A67F9A"/>
    <w:rsid w:val="00A70487"/>
    <w:rsid w:val="00A70F4C"/>
    <w:rsid w:val="00A71100"/>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49"/>
    <w:rsid w:val="00A76AF1"/>
    <w:rsid w:val="00A76CBF"/>
    <w:rsid w:val="00A76E2C"/>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04F"/>
    <w:rsid w:val="00A82267"/>
    <w:rsid w:val="00A822AE"/>
    <w:rsid w:val="00A82511"/>
    <w:rsid w:val="00A82769"/>
    <w:rsid w:val="00A83073"/>
    <w:rsid w:val="00A83295"/>
    <w:rsid w:val="00A832CA"/>
    <w:rsid w:val="00A83477"/>
    <w:rsid w:val="00A83D76"/>
    <w:rsid w:val="00A83FD6"/>
    <w:rsid w:val="00A8510B"/>
    <w:rsid w:val="00A853BF"/>
    <w:rsid w:val="00A853C3"/>
    <w:rsid w:val="00A856B4"/>
    <w:rsid w:val="00A85C92"/>
    <w:rsid w:val="00A8636B"/>
    <w:rsid w:val="00A8690A"/>
    <w:rsid w:val="00A8717F"/>
    <w:rsid w:val="00A875FB"/>
    <w:rsid w:val="00A87937"/>
    <w:rsid w:val="00A90267"/>
    <w:rsid w:val="00A902A6"/>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671"/>
    <w:rsid w:val="00A956B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C9B"/>
    <w:rsid w:val="00AA2FD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942"/>
    <w:rsid w:val="00AA74EB"/>
    <w:rsid w:val="00AA764E"/>
    <w:rsid w:val="00AA7BCE"/>
    <w:rsid w:val="00AA7ECB"/>
    <w:rsid w:val="00AA7F37"/>
    <w:rsid w:val="00AB0218"/>
    <w:rsid w:val="00AB0289"/>
    <w:rsid w:val="00AB081B"/>
    <w:rsid w:val="00AB087F"/>
    <w:rsid w:val="00AB0C51"/>
    <w:rsid w:val="00AB1275"/>
    <w:rsid w:val="00AB1B1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BB6"/>
    <w:rsid w:val="00AB6E89"/>
    <w:rsid w:val="00AB7158"/>
    <w:rsid w:val="00AB75CE"/>
    <w:rsid w:val="00AB7DF5"/>
    <w:rsid w:val="00AC0461"/>
    <w:rsid w:val="00AC067F"/>
    <w:rsid w:val="00AC1031"/>
    <w:rsid w:val="00AC1080"/>
    <w:rsid w:val="00AC13BA"/>
    <w:rsid w:val="00AC1537"/>
    <w:rsid w:val="00AC1A59"/>
    <w:rsid w:val="00AC1A7C"/>
    <w:rsid w:val="00AC1BD0"/>
    <w:rsid w:val="00AC1C4F"/>
    <w:rsid w:val="00AC1DB7"/>
    <w:rsid w:val="00AC1FB6"/>
    <w:rsid w:val="00AC202D"/>
    <w:rsid w:val="00AC21B6"/>
    <w:rsid w:val="00AC244D"/>
    <w:rsid w:val="00AC245B"/>
    <w:rsid w:val="00AC2BEF"/>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D0744"/>
    <w:rsid w:val="00AD09ED"/>
    <w:rsid w:val="00AD0B49"/>
    <w:rsid w:val="00AD0C4E"/>
    <w:rsid w:val="00AD0C55"/>
    <w:rsid w:val="00AD0F92"/>
    <w:rsid w:val="00AD1268"/>
    <w:rsid w:val="00AD1BF8"/>
    <w:rsid w:val="00AD1CDD"/>
    <w:rsid w:val="00AD2295"/>
    <w:rsid w:val="00AD22FE"/>
    <w:rsid w:val="00AD2366"/>
    <w:rsid w:val="00AD2791"/>
    <w:rsid w:val="00AD2847"/>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859"/>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7AE"/>
    <w:rsid w:val="00AE29E2"/>
    <w:rsid w:val="00AE2A26"/>
    <w:rsid w:val="00AE2ABD"/>
    <w:rsid w:val="00AE2D2E"/>
    <w:rsid w:val="00AE2D6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A00"/>
    <w:rsid w:val="00AF1CA8"/>
    <w:rsid w:val="00AF1E5E"/>
    <w:rsid w:val="00AF2042"/>
    <w:rsid w:val="00AF218C"/>
    <w:rsid w:val="00AF224B"/>
    <w:rsid w:val="00AF2842"/>
    <w:rsid w:val="00AF29C1"/>
    <w:rsid w:val="00AF2F75"/>
    <w:rsid w:val="00AF34ED"/>
    <w:rsid w:val="00AF39F8"/>
    <w:rsid w:val="00AF3DD9"/>
    <w:rsid w:val="00AF3F0D"/>
    <w:rsid w:val="00AF3F7A"/>
    <w:rsid w:val="00AF4BF9"/>
    <w:rsid w:val="00AF4C05"/>
    <w:rsid w:val="00AF4E80"/>
    <w:rsid w:val="00AF50EF"/>
    <w:rsid w:val="00AF5283"/>
    <w:rsid w:val="00AF611D"/>
    <w:rsid w:val="00AF622B"/>
    <w:rsid w:val="00AF6E72"/>
    <w:rsid w:val="00AF71C2"/>
    <w:rsid w:val="00AF7DB6"/>
    <w:rsid w:val="00B00A93"/>
    <w:rsid w:val="00B00AFD"/>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B41"/>
    <w:rsid w:val="00B03FFD"/>
    <w:rsid w:val="00B0404E"/>
    <w:rsid w:val="00B045AA"/>
    <w:rsid w:val="00B04ACD"/>
    <w:rsid w:val="00B04DC1"/>
    <w:rsid w:val="00B04E27"/>
    <w:rsid w:val="00B0500C"/>
    <w:rsid w:val="00B053D9"/>
    <w:rsid w:val="00B054EF"/>
    <w:rsid w:val="00B057B9"/>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BF7"/>
    <w:rsid w:val="00B13E21"/>
    <w:rsid w:val="00B141F0"/>
    <w:rsid w:val="00B143BF"/>
    <w:rsid w:val="00B14A53"/>
    <w:rsid w:val="00B14C50"/>
    <w:rsid w:val="00B1519E"/>
    <w:rsid w:val="00B15CBB"/>
    <w:rsid w:val="00B15D51"/>
    <w:rsid w:val="00B15DD6"/>
    <w:rsid w:val="00B16177"/>
    <w:rsid w:val="00B16238"/>
    <w:rsid w:val="00B16377"/>
    <w:rsid w:val="00B16D11"/>
    <w:rsid w:val="00B16DE2"/>
    <w:rsid w:val="00B1725E"/>
    <w:rsid w:val="00B174A9"/>
    <w:rsid w:val="00B175A2"/>
    <w:rsid w:val="00B1781F"/>
    <w:rsid w:val="00B179CB"/>
    <w:rsid w:val="00B17BAC"/>
    <w:rsid w:val="00B17BCC"/>
    <w:rsid w:val="00B17D45"/>
    <w:rsid w:val="00B17E12"/>
    <w:rsid w:val="00B2013B"/>
    <w:rsid w:val="00B2035B"/>
    <w:rsid w:val="00B203B0"/>
    <w:rsid w:val="00B2045D"/>
    <w:rsid w:val="00B206FD"/>
    <w:rsid w:val="00B2093C"/>
    <w:rsid w:val="00B20941"/>
    <w:rsid w:val="00B20995"/>
    <w:rsid w:val="00B211C4"/>
    <w:rsid w:val="00B2158A"/>
    <w:rsid w:val="00B2195C"/>
    <w:rsid w:val="00B21A56"/>
    <w:rsid w:val="00B21B49"/>
    <w:rsid w:val="00B21CCC"/>
    <w:rsid w:val="00B21D1B"/>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5763"/>
    <w:rsid w:val="00B3577D"/>
    <w:rsid w:val="00B35A42"/>
    <w:rsid w:val="00B35B83"/>
    <w:rsid w:val="00B35B8D"/>
    <w:rsid w:val="00B35E52"/>
    <w:rsid w:val="00B36313"/>
    <w:rsid w:val="00B36432"/>
    <w:rsid w:val="00B36721"/>
    <w:rsid w:val="00B368C1"/>
    <w:rsid w:val="00B36BC0"/>
    <w:rsid w:val="00B37342"/>
    <w:rsid w:val="00B37545"/>
    <w:rsid w:val="00B376A9"/>
    <w:rsid w:val="00B378AD"/>
    <w:rsid w:val="00B37E4F"/>
    <w:rsid w:val="00B400A2"/>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F6C"/>
    <w:rsid w:val="00B453B1"/>
    <w:rsid w:val="00B45583"/>
    <w:rsid w:val="00B45AC2"/>
    <w:rsid w:val="00B45FDC"/>
    <w:rsid w:val="00B4602B"/>
    <w:rsid w:val="00B463BA"/>
    <w:rsid w:val="00B46D8D"/>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9D"/>
    <w:rsid w:val="00B52190"/>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729F"/>
    <w:rsid w:val="00B578C5"/>
    <w:rsid w:val="00B57B92"/>
    <w:rsid w:val="00B57FA8"/>
    <w:rsid w:val="00B6072A"/>
    <w:rsid w:val="00B60A12"/>
    <w:rsid w:val="00B60B4D"/>
    <w:rsid w:val="00B60F10"/>
    <w:rsid w:val="00B61132"/>
    <w:rsid w:val="00B612FD"/>
    <w:rsid w:val="00B6153E"/>
    <w:rsid w:val="00B61A49"/>
    <w:rsid w:val="00B62189"/>
    <w:rsid w:val="00B62A7F"/>
    <w:rsid w:val="00B62F8B"/>
    <w:rsid w:val="00B63078"/>
    <w:rsid w:val="00B63092"/>
    <w:rsid w:val="00B633CA"/>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73CE"/>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127"/>
    <w:rsid w:val="00B724C5"/>
    <w:rsid w:val="00B72835"/>
    <w:rsid w:val="00B7283A"/>
    <w:rsid w:val="00B72F5A"/>
    <w:rsid w:val="00B731DC"/>
    <w:rsid w:val="00B732EB"/>
    <w:rsid w:val="00B7351D"/>
    <w:rsid w:val="00B73716"/>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8C8"/>
    <w:rsid w:val="00B83E18"/>
    <w:rsid w:val="00B83E8F"/>
    <w:rsid w:val="00B84DFF"/>
    <w:rsid w:val="00B860A7"/>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C4D"/>
    <w:rsid w:val="00BA1DA4"/>
    <w:rsid w:val="00BA1FAC"/>
    <w:rsid w:val="00BA2981"/>
    <w:rsid w:val="00BA2A9B"/>
    <w:rsid w:val="00BA2B65"/>
    <w:rsid w:val="00BA2BF6"/>
    <w:rsid w:val="00BA322E"/>
    <w:rsid w:val="00BA37DE"/>
    <w:rsid w:val="00BA3E13"/>
    <w:rsid w:val="00BA450C"/>
    <w:rsid w:val="00BA472F"/>
    <w:rsid w:val="00BA47AC"/>
    <w:rsid w:val="00BA4AC2"/>
    <w:rsid w:val="00BA4F31"/>
    <w:rsid w:val="00BA503D"/>
    <w:rsid w:val="00BA5395"/>
    <w:rsid w:val="00BA53A2"/>
    <w:rsid w:val="00BA546D"/>
    <w:rsid w:val="00BA593F"/>
    <w:rsid w:val="00BA5940"/>
    <w:rsid w:val="00BA5FC5"/>
    <w:rsid w:val="00BA6016"/>
    <w:rsid w:val="00BA6140"/>
    <w:rsid w:val="00BA64EF"/>
    <w:rsid w:val="00BA6525"/>
    <w:rsid w:val="00BA6636"/>
    <w:rsid w:val="00BA720E"/>
    <w:rsid w:val="00BA73AC"/>
    <w:rsid w:val="00BA78F6"/>
    <w:rsid w:val="00BA7C00"/>
    <w:rsid w:val="00BA7D41"/>
    <w:rsid w:val="00BB011E"/>
    <w:rsid w:val="00BB0681"/>
    <w:rsid w:val="00BB0D49"/>
    <w:rsid w:val="00BB0E63"/>
    <w:rsid w:val="00BB0F80"/>
    <w:rsid w:val="00BB1854"/>
    <w:rsid w:val="00BB1A11"/>
    <w:rsid w:val="00BB1B3F"/>
    <w:rsid w:val="00BB1BEF"/>
    <w:rsid w:val="00BB243E"/>
    <w:rsid w:val="00BB2566"/>
    <w:rsid w:val="00BB2D50"/>
    <w:rsid w:val="00BB2DE0"/>
    <w:rsid w:val="00BB3001"/>
    <w:rsid w:val="00BB3542"/>
    <w:rsid w:val="00BB378F"/>
    <w:rsid w:val="00BB38A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8D"/>
    <w:rsid w:val="00BC3EA7"/>
    <w:rsid w:val="00BC4624"/>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23B"/>
    <w:rsid w:val="00BD36A3"/>
    <w:rsid w:val="00BD38B6"/>
    <w:rsid w:val="00BD3954"/>
    <w:rsid w:val="00BD3B71"/>
    <w:rsid w:val="00BD3F52"/>
    <w:rsid w:val="00BD4112"/>
    <w:rsid w:val="00BD4361"/>
    <w:rsid w:val="00BD450D"/>
    <w:rsid w:val="00BD4921"/>
    <w:rsid w:val="00BD4B2D"/>
    <w:rsid w:val="00BD4BAE"/>
    <w:rsid w:val="00BD50C4"/>
    <w:rsid w:val="00BD51E7"/>
    <w:rsid w:val="00BD5897"/>
    <w:rsid w:val="00BD5C55"/>
    <w:rsid w:val="00BD5D47"/>
    <w:rsid w:val="00BD5EED"/>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37EE"/>
    <w:rsid w:val="00BE4600"/>
    <w:rsid w:val="00BE48A5"/>
    <w:rsid w:val="00BE48BB"/>
    <w:rsid w:val="00BE4A9F"/>
    <w:rsid w:val="00BE515D"/>
    <w:rsid w:val="00BE5331"/>
    <w:rsid w:val="00BE53B1"/>
    <w:rsid w:val="00BE5409"/>
    <w:rsid w:val="00BE576F"/>
    <w:rsid w:val="00BE5B4B"/>
    <w:rsid w:val="00BE5D60"/>
    <w:rsid w:val="00BE64C1"/>
    <w:rsid w:val="00BE673A"/>
    <w:rsid w:val="00BE69B1"/>
    <w:rsid w:val="00BE6C6C"/>
    <w:rsid w:val="00BE6CF9"/>
    <w:rsid w:val="00BE6E33"/>
    <w:rsid w:val="00BE6F5D"/>
    <w:rsid w:val="00BE733D"/>
    <w:rsid w:val="00BE73B3"/>
    <w:rsid w:val="00BE75AF"/>
    <w:rsid w:val="00BE7EAD"/>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245"/>
    <w:rsid w:val="00BF7433"/>
    <w:rsid w:val="00BF74FC"/>
    <w:rsid w:val="00BF7B27"/>
    <w:rsid w:val="00C001C3"/>
    <w:rsid w:val="00C00C89"/>
    <w:rsid w:val="00C0130D"/>
    <w:rsid w:val="00C0175E"/>
    <w:rsid w:val="00C01A61"/>
    <w:rsid w:val="00C01CA4"/>
    <w:rsid w:val="00C01D99"/>
    <w:rsid w:val="00C01F4A"/>
    <w:rsid w:val="00C020D8"/>
    <w:rsid w:val="00C02208"/>
    <w:rsid w:val="00C0254A"/>
    <w:rsid w:val="00C02A94"/>
    <w:rsid w:val="00C02CAD"/>
    <w:rsid w:val="00C02F6D"/>
    <w:rsid w:val="00C03081"/>
    <w:rsid w:val="00C039BF"/>
    <w:rsid w:val="00C03A2D"/>
    <w:rsid w:val="00C03FEC"/>
    <w:rsid w:val="00C04043"/>
    <w:rsid w:val="00C04122"/>
    <w:rsid w:val="00C042E5"/>
    <w:rsid w:val="00C04431"/>
    <w:rsid w:val="00C04514"/>
    <w:rsid w:val="00C04A59"/>
    <w:rsid w:val="00C04ABE"/>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7CC"/>
    <w:rsid w:val="00C24D88"/>
    <w:rsid w:val="00C2529C"/>
    <w:rsid w:val="00C25AD3"/>
    <w:rsid w:val="00C25C08"/>
    <w:rsid w:val="00C25EB5"/>
    <w:rsid w:val="00C26B8B"/>
    <w:rsid w:val="00C26FCD"/>
    <w:rsid w:val="00C270FE"/>
    <w:rsid w:val="00C27682"/>
    <w:rsid w:val="00C279AB"/>
    <w:rsid w:val="00C27AEC"/>
    <w:rsid w:val="00C303A6"/>
    <w:rsid w:val="00C305C1"/>
    <w:rsid w:val="00C307FA"/>
    <w:rsid w:val="00C30968"/>
    <w:rsid w:val="00C30E8D"/>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74B"/>
    <w:rsid w:val="00C34FD0"/>
    <w:rsid w:val="00C35669"/>
    <w:rsid w:val="00C35702"/>
    <w:rsid w:val="00C35C07"/>
    <w:rsid w:val="00C35F2D"/>
    <w:rsid w:val="00C368BC"/>
    <w:rsid w:val="00C369F2"/>
    <w:rsid w:val="00C36ADD"/>
    <w:rsid w:val="00C36D50"/>
    <w:rsid w:val="00C37108"/>
    <w:rsid w:val="00C3772C"/>
    <w:rsid w:val="00C37913"/>
    <w:rsid w:val="00C37931"/>
    <w:rsid w:val="00C37A71"/>
    <w:rsid w:val="00C40559"/>
    <w:rsid w:val="00C4061E"/>
    <w:rsid w:val="00C40BF0"/>
    <w:rsid w:val="00C40D17"/>
    <w:rsid w:val="00C40E1A"/>
    <w:rsid w:val="00C4103B"/>
    <w:rsid w:val="00C4124F"/>
    <w:rsid w:val="00C412DB"/>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E6"/>
    <w:rsid w:val="00C453C6"/>
    <w:rsid w:val="00C456AE"/>
    <w:rsid w:val="00C45821"/>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46"/>
    <w:rsid w:val="00C51785"/>
    <w:rsid w:val="00C51B49"/>
    <w:rsid w:val="00C51C1E"/>
    <w:rsid w:val="00C51D92"/>
    <w:rsid w:val="00C51F56"/>
    <w:rsid w:val="00C52560"/>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39B"/>
    <w:rsid w:val="00C55974"/>
    <w:rsid w:val="00C55CA4"/>
    <w:rsid w:val="00C55D42"/>
    <w:rsid w:val="00C56091"/>
    <w:rsid w:val="00C56256"/>
    <w:rsid w:val="00C56A37"/>
    <w:rsid w:val="00C56BE7"/>
    <w:rsid w:val="00C56F52"/>
    <w:rsid w:val="00C574D2"/>
    <w:rsid w:val="00C57B25"/>
    <w:rsid w:val="00C57F15"/>
    <w:rsid w:val="00C602C6"/>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118"/>
    <w:rsid w:val="00C65267"/>
    <w:rsid w:val="00C652BA"/>
    <w:rsid w:val="00C654DC"/>
    <w:rsid w:val="00C658D8"/>
    <w:rsid w:val="00C65953"/>
    <w:rsid w:val="00C65C11"/>
    <w:rsid w:val="00C65C7A"/>
    <w:rsid w:val="00C65D79"/>
    <w:rsid w:val="00C6631D"/>
    <w:rsid w:val="00C679DA"/>
    <w:rsid w:val="00C67F09"/>
    <w:rsid w:val="00C702CE"/>
    <w:rsid w:val="00C706C2"/>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C63"/>
    <w:rsid w:val="00C81E9C"/>
    <w:rsid w:val="00C8230C"/>
    <w:rsid w:val="00C82896"/>
    <w:rsid w:val="00C828F0"/>
    <w:rsid w:val="00C829A5"/>
    <w:rsid w:val="00C82B50"/>
    <w:rsid w:val="00C82CE6"/>
    <w:rsid w:val="00C82DCA"/>
    <w:rsid w:val="00C830CD"/>
    <w:rsid w:val="00C8332E"/>
    <w:rsid w:val="00C836B3"/>
    <w:rsid w:val="00C8395A"/>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D8"/>
    <w:rsid w:val="00CB0148"/>
    <w:rsid w:val="00CB0566"/>
    <w:rsid w:val="00CB0AB9"/>
    <w:rsid w:val="00CB0CBA"/>
    <w:rsid w:val="00CB0E8C"/>
    <w:rsid w:val="00CB17C6"/>
    <w:rsid w:val="00CB1C01"/>
    <w:rsid w:val="00CB2554"/>
    <w:rsid w:val="00CB2728"/>
    <w:rsid w:val="00CB29B2"/>
    <w:rsid w:val="00CB2C84"/>
    <w:rsid w:val="00CB2F03"/>
    <w:rsid w:val="00CB30D6"/>
    <w:rsid w:val="00CB31A7"/>
    <w:rsid w:val="00CB32DC"/>
    <w:rsid w:val="00CB3400"/>
    <w:rsid w:val="00CB3D14"/>
    <w:rsid w:val="00CB4078"/>
    <w:rsid w:val="00CB41E0"/>
    <w:rsid w:val="00CB43D5"/>
    <w:rsid w:val="00CB4496"/>
    <w:rsid w:val="00CB450B"/>
    <w:rsid w:val="00CB4D5F"/>
    <w:rsid w:val="00CB5140"/>
    <w:rsid w:val="00CB5205"/>
    <w:rsid w:val="00CB52CC"/>
    <w:rsid w:val="00CB5814"/>
    <w:rsid w:val="00CB5DFA"/>
    <w:rsid w:val="00CB6556"/>
    <w:rsid w:val="00CB6686"/>
    <w:rsid w:val="00CB67DD"/>
    <w:rsid w:val="00CB6948"/>
    <w:rsid w:val="00CB6B16"/>
    <w:rsid w:val="00CB6BA1"/>
    <w:rsid w:val="00CB7B46"/>
    <w:rsid w:val="00CB7EFC"/>
    <w:rsid w:val="00CC0142"/>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922"/>
    <w:rsid w:val="00CC2B3A"/>
    <w:rsid w:val="00CC2D25"/>
    <w:rsid w:val="00CC2DFD"/>
    <w:rsid w:val="00CC31EE"/>
    <w:rsid w:val="00CC34C2"/>
    <w:rsid w:val="00CC34F8"/>
    <w:rsid w:val="00CC362C"/>
    <w:rsid w:val="00CC38B6"/>
    <w:rsid w:val="00CC3A22"/>
    <w:rsid w:val="00CC3BF3"/>
    <w:rsid w:val="00CC3E91"/>
    <w:rsid w:val="00CC412E"/>
    <w:rsid w:val="00CC47F2"/>
    <w:rsid w:val="00CC4B19"/>
    <w:rsid w:val="00CC4D71"/>
    <w:rsid w:val="00CC4E52"/>
    <w:rsid w:val="00CC5323"/>
    <w:rsid w:val="00CC562F"/>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229"/>
    <w:rsid w:val="00CD466C"/>
    <w:rsid w:val="00CD46ED"/>
    <w:rsid w:val="00CD478A"/>
    <w:rsid w:val="00CD489F"/>
    <w:rsid w:val="00CD4A23"/>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47E0"/>
    <w:rsid w:val="00CE4EBF"/>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CD0"/>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F27"/>
    <w:rsid w:val="00D03F33"/>
    <w:rsid w:val="00D043C4"/>
    <w:rsid w:val="00D045F2"/>
    <w:rsid w:val="00D04E5A"/>
    <w:rsid w:val="00D0528C"/>
    <w:rsid w:val="00D05575"/>
    <w:rsid w:val="00D05AA8"/>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42E"/>
    <w:rsid w:val="00D154D1"/>
    <w:rsid w:val="00D15580"/>
    <w:rsid w:val="00D1564A"/>
    <w:rsid w:val="00D15A04"/>
    <w:rsid w:val="00D15D74"/>
    <w:rsid w:val="00D162D0"/>
    <w:rsid w:val="00D165D1"/>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966"/>
    <w:rsid w:val="00D22C51"/>
    <w:rsid w:val="00D22C7A"/>
    <w:rsid w:val="00D231A8"/>
    <w:rsid w:val="00D23278"/>
    <w:rsid w:val="00D23722"/>
    <w:rsid w:val="00D23E97"/>
    <w:rsid w:val="00D249E7"/>
    <w:rsid w:val="00D25292"/>
    <w:rsid w:val="00D2554A"/>
    <w:rsid w:val="00D2594B"/>
    <w:rsid w:val="00D25965"/>
    <w:rsid w:val="00D26398"/>
    <w:rsid w:val="00D2670E"/>
    <w:rsid w:val="00D26999"/>
    <w:rsid w:val="00D26BE7"/>
    <w:rsid w:val="00D26BF0"/>
    <w:rsid w:val="00D26E4A"/>
    <w:rsid w:val="00D270D0"/>
    <w:rsid w:val="00D27BCE"/>
    <w:rsid w:val="00D27D74"/>
    <w:rsid w:val="00D27FDA"/>
    <w:rsid w:val="00D3047B"/>
    <w:rsid w:val="00D30B8F"/>
    <w:rsid w:val="00D30E46"/>
    <w:rsid w:val="00D31B47"/>
    <w:rsid w:val="00D31C0E"/>
    <w:rsid w:val="00D31E82"/>
    <w:rsid w:val="00D3201A"/>
    <w:rsid w:val="00D3268D"/>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65F9"/>
    <w:rsid w:val="00D3666C"/>
    <w:rsid w:val="00D36842"/>
    <w:rsid w:val="00D36A35"/>
    <w:rsid w:val="00D36B1B"/>
    <w:rsid w:val="00D36BAF"/>
    <w:rsid w:val="00D36D23"/>
    <w:rsid w:val="00D371A3"/>
    <w:rsid w:val="00D3740C"/>
    <w:rsid w:val="00D37447"/>
    <w:rsid w:val="00D37871"/>
    <w:rsid w:val="00D379E0"/>
    <w:rsid w:val="00D37AFD"/>
    <w:rsid w:val="00D37BEC"/>
    <w:rsid w:val="00D37C12"/>
    <w:rsid w:val="00D37C9C"/>
    <w:rsid w:val="00D403EB"/>
    <w:rsid w:val="00D403F1"/>
    <w:rsid w:val="00D404CD"/>
    <w:rsid w:val="00D408AD"/>
    <w:rsid w:val="00D40EDA"/>
    <w:rsid w:val="00D414D0"/>
    <w:rsid w:val="00D42AF5"/>
    <w:rsid w:val="00D42C82"/>
    <w:rsid w:val="00D42CCA"/>
    <w:rsid w:val="00D42FFA"/>
    <w:rsid w:val="00D43016"/>
    <w:rsid w:val="00D43371"/>
    <w:rsid w:val="00D43C0C"/>
    <w:rsid w:val="00D43E0D"/>
    <w:rsid w:val="00D44640"/>
    <w:rsid w:val="00D447D0"/>
    <w:rsid w:val="00D447E8"/>
    <w:rsid w:val="00D44F1C"/>
    <w:rsid w:val="00D451A9"/>
    <w:rsid w:val="00D451DE"/>
    <w:rsid w:val="00D45448"/>
    <w:rsid w:val="00D45610"/>
    <w:rsid w:val="00D45C3E"/>
    <w:rsid w:val="00D46040"/>
    <w:rsid w:val="00D4614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575"/>
    <w:rsid w:val="00D635F9"/>
    <w:rsid w:val="00D6371B"/>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701DF"/>
    <w:rsid w:val="00D70339"/>
    <w:rsid w:val="00D703AF"/>
    <w:rsid w:val="00D70966"/>
    <w:rsid w:val="00D70F83"/>
    <w:rsid w:val="00D71068"/>
    <w:rsid w:val="00D710DF"/>
    <w:rsid w:val="00D71D2D"/>
    <w:rsid w:val="00D720CF"/>
    <w:rsid w:val="00D723E4"/>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8C"/>
    <w:rsid w:val="00D75FFB"/>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800B4"/>
    <w:rsid w:val="00D81489"/>
    <w:rsid w:val="00D81560"/>
    <w:rsid w:val="00D81BE7"/>
    <w:rsid w:val="00D822AE"/>
    <w:rsid w:val="00D82885"/>
    <w:rsid w:val="00D828DD"/>
    <w:rsid w:val="00D829F9"/>
    <w:rsid w:val="00D82AD0"/>
    <w:rsid w:val="00D834AD"/>
    <w:rsid w:val="00D83A6D"/>
    <w:rsid w:val="00D8402F"/>
    <w:rsid w:val="00D84619"/>
    <w:rsid w:val="00D846D1"/>
    <w:rsid w:val="00D84B3D"/>
    <w:rsid w:val="00D84C34"/>
    <w:rsid w:val="00D84FDE"/>
    <w:rsid w:val="00D85475"/>
    <w:rsid w:val="00D857D3"/>
    <w:rsid w:val="00D85919"/>
    <w:rsid w:val="00D85920"/>
    <w:rsid w:val="00D863C8"/>
    <w:rsid w:val="00D86756"/>
    <w:rsid w:val="00D869BB"/>
    <w:rsid w:val="00D86CCA"/>
    <w:rsid w:val="00D8707E"/>
    <w:rsid w:val="00D8708C"/>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77B"/>
    <w:rsid w:val="00D93CD3"/>
    <w:rsid w:val="00D93FF2"/>
    <w:rsid w:val="00D942BC"/>
    <w:rsid w:val="00D94466"/>
    <w:rsid w:val="00D9451C"/>
    <w:rsid w:val="00D946B0"/>
    <w:rsid w:val="00D948C2"/>
    <w:rsid w:val="00D948EC"/>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D48"/>
    <w:rsid w:val="00DB7246"/>
    <w:rsid w:val="00DB725E"/>
    <w:rsid w:val="00DB77E4"/>
    <w:rsid w:val="00DB7ED7"/>
    <w:rsid w:val="00DC0040"/>
    <w:rsid w:val="00DC057B"/>
    <w:rsid w:val="00DC0AA2"/>
    <w:rsid w:val="00DC0D4D"/>
    <w:rsid w:val="00DC123D"/>
    <w:rsid w:val="00DC1A9A"/>
    <w:rsid w:val="00DC227A"/>
    <w:rsid w:val="00DC2435"/>
    <w:rsid w:val="00DC25E6"/>
    <w:rsid w:val="00DC29A9"/>
    <w:rsid w:val="00DC2AF5"/>
    <w:rsid w:val="00DC336D"/>
    <w:rsid w:val="00DC35A9"/>
    <w:rsid w:val="00DC3BD8"/>
    <w:rsid w:val="00DC42C6"/>
    <w:rsid w:val="00DC453E"/>
    <w:rsid w:val="00DC5011"/>
    <w:rsid w:val="00DC510E"/>
    <w:rsid w:val="00DC512E"/>
    <w:rsid w:val="00DC51FC"/>
    <w:rsid w:val="00DC54E6"/>
    <w:rsid w:val="00DC5A2A"/>
    <w:rsid w:val="00DC5DF9"/>
    <w:rsid w:val="00DC5E2A"/>
    <w:rsid w:val="00DC5E62"/>
    <w:rsid w:val="00DC6329"/>
    <w:rsid w:val="00DC6449"/>
    <w:rsid w:val="00DC6DBA"/>
    <w:rsid w:val="00DC6DCD"/>
    <w:rsid w:val="00DC6F8A"/>
    <w:rsid w:val="00DC6FF5"/>
    <w:rsid w:val="00DC70AB"/>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58"/>
    <w:rsid w:val="00DD1B19"/>
    <w:rsid w:val="00DD1F14"/>
    <w:rsid w:val="00DD21F4"/>
    <w:rsid w:val="00DD262E"/>
    <w:rsid w:val="00DD284A"/>
    <w:rsid w:val="00DD2AF2"/>
    <w:rsid w:val="00DD2FB6"/>
    <w:rsid w:val="00DD3073"/>
    <w:rsid w:val="00DD322D"/>
    <w:rsid w:val="00DD3619"/>
    <w:rsid w:val="00DD3721"/>
    <w:rsid w:val="00DD4C98"/>
    <w:rsid w:val="00DD4E09"/>
    <w:rsid w:val="00DD505A"/>
    <w:rsid w:val="00DD5679"/>
    <w:rsid w:val="00DD5C74"/>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C21"/>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FAE"/>
    <w:rsid w:val="00DF3FFD"/>
    <w:rsid w:val="00DF44AC"/>
    <w:rsid w:val="00DF46F1"/>
    <w:rsid w:val="00DF4D71"/>
    <w:rsid w:val="00DF4DD7"/>
    <w:rsid w:val="00DF4F1C"/>
    <w:rsid w:val="00DF5061"/>
    <w:rsid w:val="00DF5615"/>
    <w:rsid w:val="00DF5F99"/>
    <w:rsid w:val="00DF604F"/>
    <w:rsid w:val="00DF6137"/>
    <w:rsid w:val="00DF6174"/>
    <w:rsid w:val="00DF6A2B"/>
    <w:rsid w:val="00DF6A91"/>
    <w:rsid w:val="00DF6F3A"/>
    <w:rsid w:val="00DF7028"/>
    <w:rsid w:val="00DF7220"/>
    <w:rsid w:val="00DF770E"/>
    <w:rsid w:val="00DF7B25"/>
    <w:rsid w:val="00DF7DC4"/>
    <w:rsid w:val="00DF7E24"/>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072"/>
    <w:rsid w:val="00E03299"/>
    <w:rsid w:val="00E03676"/>
    <w:rsid w:val="00E04209"/>
    <w:rsid w:val="00E042E2"/>
    <w:rsid w:val="00E04380"/>
    <w:rsid w:val="00E04682"/>
    <w:rsid w:val="00E0470C"/>
    <w:rsid w:val="00E047BF"/>
    <w:rsid w:val="00E055AC"/>
    <w:rsid w:val="00E055DB"/>
    <w:rsid w:val="00E0560F"/>
    <w:rsid w:val="00E0573B"/>
    <w:rsid w:val="00E0597D"/>
    <w:rsid w:val="00E05A6E"/>
    <w:rsid w:val="00E0604A"/>
    <w:rsid w:val="00E0686F"/>
    <w:rsid w:val="00E06AC9"/>
    <w:rsid w:val="00E07332"/>
    <w:rsid w:val="00E077F0"/>
    <w:rsid w:val="00E07AB5"/>
    <w:rsid w:val="00E103D5"/>
    <w:rsid w:val="00E10C82"/>
    <w:rsid w:val="00E11280"/>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CA7"/>
    <w:rsid w:val="00E1736E"/>
    <w:rsid w:val="00E173E1"/>
    <w:rsid w:val="00E1756D"/>
    <w:rsid w:val="00E1784B"/>
    <w:rsid w:val="00E17A8B"/>
    <w:rsid w:val="00E200C0"/>
    <w:rsid w:val="00E20208"/>
    <w:rsid w:val="00E20A4C"/>
    <w:rsid w:val="00E2129D"/>
    <w:rsid w:val="00E21764"/>
    <w:rsid w:val="00E21DE3"/>
    <w:rsid w:val="00E22096"/>
    <w:rsid w:val="00E22165"/>
    <w:rsid w:val="00E22418"/>
    <w:rsid w:val="00E224AC"/>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D22"/>
    <w:rsid w:val="00E27E94"/>
    <w:rsid w:val="00E30458"/>
    <w:rsid w:val="00E308E5"/>
    <w:rsid w:val="00E312B1"/>
    <w:rsid w:val="00E31760"/>
    <w:rsid w:val="00E31B23"/>
    <w:rsid w:val="00E31BDC"/>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CC7"/>
    <w:rsid w:val="00E34C58"/>
    <w:rsid w:val="00E34CAD"/>
    <w:rsid w:val="00E34D21"/>
    <w:rsid w:val="00E34FEC"/>
    <w:rsid w:val="00E352B2"/>
    <w:rsid w:val="00E35A0A"/>
    <w:rsid w:val="00E3608C"/>
    <w:rsid w:val="00E364E3"/>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202E"/>
    <w:rsid w:val="00E42098"/>
    <w:rsid w:val="00E4223A"/>
    <w:rsid w:val="00E42946"/>
    <w:rsid w:val="00E434E6"/>
    <w:rsid w:val="00E4376D"/>
    <w:rsid w:val="00E43B5D"/>
    <w:rsid w:val="00E43D8D"/>
    <w:rsid w:val="00E440AD"/>
    <w:rsid w:val="00E444D6"/>
    <w:rsid w:val="00E44578"/>
    <w:rsid w:val="00E44691"/>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D6D"/>
    <w:rsid w:val="00E54003"/>
    <w:rsid w:val="00E54383"/>
    <w:rsid w:val="00E546DF"/>
    <w:rsid w:val="00E54888"/>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7D1"/>
    <w:rsid w:val="00E619A5"/>
    <w:rsid w:val="00E61F62"/>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B42"/>
    <w:rsid w:val="00E65D33"/>
    <w:rsid w:val="00E65F5C"/>
    <w:rsid w:val="00E66091"/>
    <w:rsid w:val="00E66283"/>
    <w:rsid w:val="00E662B6"/>
    <w:rsid w:val="00E667B3"/>
    <w:rsid w:val="00E6708B"/>
    <w:rsid w:val="00E670D8"/>
    <w:rsid w:val="00E676FF"/>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C2"/>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ECF"/>
    <w:rsid w:val="00E76FA1"/>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336"/>
    <w:rsid w:val="00E924A3"/>
    <w:rsid w:val="00E93095"/>
    <w:rsid w:val="00E9336D"/>
    <w:rsid w:val="00E934DA"/>
    <w:rsid w:val="00E93A09"/>
    <w:rsid w:val="00E93BF3"/>
    <w:rsid w:val="00E93E57"/>
    <w:rsid w:val="00E94004"/>
    <w:rsid w:val="00E9445A"/>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5C0"/>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E8"/>
    <w:rsid w:val="00EA686E"/>
    <w:rsid w:val="00EA6936"/>
    <w:rsid w:val="00EA6C78"/>
    <w:rsid w:val="00EA6DE9"/>
    <w:rsid w:val="00EA72C9"/>
    <w:rsid w:val="00EA74C3"/>
    <w:rsid w:val="00EA761A"/>
    <w:rsid w:val="00EA779C"/>
    <w:rsid w:val="00EA77A9"/>
    <w:rsid w:val="00EA78A6"/>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F81"/>
    <w:rsid w:val="00EC58A0"/>
    <w:rsid w:val="00EC5ADA"/>
    <w:rsid w:val="00EC5B9E"/>
    <w:rsid w:val="00EC5D95"/>
    <w:rsid w:val="00EC6224"/>
    <w:rsid w:val="00EC65DE"/>
    <w:rsid w:val="00EC6771"/>
    <w:rsid w:val="00EC6A80"/>
    <w:rsid w:val="00EC717F"/>
    <w:rsid w:val="00EC749A"/>
    <w:rsid w:val="00EC76D5"/>
    <w:rsid w:val="00EC7C7C"/>
    <w:rsid w:val="00ED005B"/>
    <w:rsid w:val="00ED00DF"/>
    <w:rsid w:val="00ED055F"/>
    <w:rsid w:val="00ED0CCC"/>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52B2"/>
    <w:rsid w:val="00ED54A5"/>
    <w:rsid w:val="00ED57CB"/>
    <w:rsid w:val="00ED5856"/>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E28"/>
    <w:rsid w:val="00EE603C"/>
    <w:rsid w:val="00EE63B9"/>
    <w:rsid w:val="00EE663F"/>
    <w:rsid w:val="00EE6AF6"/>
    <w:rsid w:val="00EE6FC8"/>
    <w:rsid w:val="00EE729A"/>
    <w:rsid w:val="00EE74FF"/>
    <w:rsid w:val="00EE7565"/>
    <w:rsid w:val="00EE7763"/>
    <w:rsid w:val="00EE7CC5"/>
    <w:rsid w:val="00EE7DF5"/>
    <w:rsid w:val="00EF0791"/>
    <w:rsid w:val="00EF0A5A"/>
    <w:rsid w:val="00EF0B6E"/>
    <w:rsid w:val="00EF0D6E"/>
    <w:rsid w:val="00EF1141"/>
    <w:rsid w:val="00EF13A1"/>
    <w:rsid w:val="00EF1E13"/>
    <w:rsid w:val="00EF2324"/>
    <w:rsid w:val="00EF23EC"/>
    <w:rsid w:val="00EF2888"/>
    <w:rsid w:val="00EF2917"/>
    <w:rsid w:val="00EF2E7E"/>
    <w:rsid w:val="00EF3356"/>
    <w:rsid w:val="00EF36EA"/>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930"/>
    <w:rsid w:val="00EF6938"/>
    <w:rsid w:val="00EF6973"/>
    <w:rsid w:val="00EF6F65"/>
    <w:rsid w:val="00EF71BE"/>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27D4"/>
    <w:rsid w:val="00F128EB"/>
    <w:rsid w:val="00F12AFC"/>
    <w:rsid w:val="00F12D61"/>
    <w:rsid w:val="00F12D6D"/>
    <w:rsid w:val="00F13161"/>
    <w:rsid w:val="00F133AD"/>
    <w:rsid w:val="00F1397F"/>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6C5"/>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3A6"/>
    <w:rsid w:val="00F305A1"/>
    <w:rsid w:val="00F306DB"/>
    <w:rsid w:val="00F30767"/>
    <w:rsid w:val="00F30CAD"/>
    <w:rsid w:val="00F30F61"/>
    <w:rsid w:val="00F31495"/>
    <w:rsid w:val="00F31690"/>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093"/>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8DE"/>
    <w:rsid w:val="00F41AAA"/>
    <w:rsid w:val="00F41E1C"/>
    <w:rsid w:val="00F420E3"/>
    <w:rsid w:val="00F4217C"/>
    <w:rsid w:val="00F423BA"/>
    <w:rsid w:val="00F427CD"/>
    <w:rsid w:val="00F42F05"/>
    <w:rsid w:val="00F435E5"/>
    <w:rsid w:val="00F43730"/>
    <w:rsid w:val="00F43E2F"/>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875"/>
    <w:rsid w:val="00F519EC"/>
    <w:rsid w:val="00F51AAB"/>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36D"/>
    <w:rsid w:val="00F5564F"/>
    <w:rsid w:val="00F5581F"/>
    <w:rsid w:val="00F55865"/>
    <w:rsid w:val="00F55BD2"/>
    <w:rsid w:val="00F56156"/>
    <w:rsid w:val="00F562E6"/>
    <w:rsid w:val="00F564CD"/>
    <w:rsid w:val="00F56C08"/>
    <w:rsid w:val="00F56C93"/>
    <w:rsid w:val="00F56EA0"/>
    <w:rsid w:val="00F56FC4"/>
    <w:rsid w:val="00F5714B"/>
    <w:rsid w:val="00F5718E"/>
    <w:rsid w:val="00F57278"/>
    <w:rsid w:val="00F574CE"/>
    <w:rsid w:val="00F576EA"/>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3AF4"/>
    <w:rsid w:val="00F8406C"/>
    <w:rsid w:val="00F8411B"/>
    <w:rsid w:val="00F84134"/>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18C"/>
    <w:rsid w:val="00F903D0"/>
    <w:rsid w:val="00F90529"/>
    <w:rsid w:val="00F909F8"/>
    <w:rsid w:val="00F91A23"/>
    <w:rsid w:val="00F92056"/>
    <w:rsid w:val="00F922B0"/>
    <w:rsid w:val="00F922C4"/>
    <w:rsid w:val="00F92412"/>
    <w:rsid w:val="00F92F4F"/>
    <w:rsid w:val="00F93212"/>
    <w:rsid w:val="00F936C4"/>
    <w:rsid w:val="00F939D2"/>
    <w:rsid w:val="00F93A8D"/>
    <w:rsid w:val="00F93E54"/>
    <w:rsid w:val="00F9439A"/>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0ECE"/>
    <w:rsid w:val="00FB2281"/>
    <w:rsid w:val="00FB2C1A"/>
    <w:rsid w:val="00FB3192"/>
    <w:rsid w:val="00FB34DE"/>
    <w:rsid w:val="00FB353A"/>
    <w:rsid w:val="00FB3975"/>
    <w:rsid w:val="00FB3A36"/>
    <w:rsid w:val="00FB3B3A"/>
    <w:rsid w:val="00FB415B"/>
    <w:rsid w:val="00FB41E4"/>
    <w:rsid w:val="00FB4323"/>
    <w:rsid w:val="00FB4478"/>
    <w:rsid w:val="00FB4855"/>
    <w:rsid w:val="00FB4B88"/>
    <w:rsid w:val="00FB4D81"/>
    <w:rsid w:val="00FB5033"/>
    <w:rsid w:val="00FB5184"/>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219C"/>
    <w:rsid w:val="00FC2365"/>
    <w:rsid w:val="00FC2F8C"/>
    <w:rsid w:val="00FC3600"/>
    <w:rsid w:val="00FC3F9F"/>
    <w:rsid w:val="00FC4FC7"/>
    <w:rsid w:val="00FC4FFE"/>
    <w:rsid w:val="00FC57D1"/>
    <w:rsid w:val="00FC5834"/>
    <w:rsid w:val="00FC5EB0"/>
    <w:rsid w:val="00FC6054"/>
    <w:rsid w:val="00FC62A3"/>
    <w:rsid w:val="00FC66D5"/>
    <w:rsid w:val="00FC6876"/>
    <w:rsid w:val="00FC7107"/>
    <w:rsid w:val="00FC7FDE"/>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98B"/>
    <w:rsid w:val="00FD5ADA"/>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AA"/>
    <w:rsid w:val="00FE07AE"/>
    <w:rsid w:val="00FE097D"/>
    <w:rsid w:val="00FE0C2A"/>
    <w:rsid w:val="00FE0E5B"/>
    <w:rsid w:val="00FE15B3"/>
    <w:rsid w:val="00FE1B5D"/>
    <w:rsid w:val="00FE278B"/>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6AFB"/>
    <w:rsid w:val="00FE6BB6"/>
    <w:rsid w:val="00FE6C63"/>
    <w:rsid w:val="00FE6FE8"/>
    <w:rsid w:val="00FE718D"/>
    <w:rsid w:val="00FE73FD"/>
    <w:rsid w:val="00FE745E"/>
    <w:rsid w:val="00FE74EC"/>
    <w:rsid w:val="00FE78F0"/>
    <w:rsid w:val="00FE7FBA"/>
    <w:rsid w:val="00FF0105"/>
    <w:rsid w:val="00FF04F1"/>
    <w:rsid w:val="00FF05E1"/>
    <w:rsid w:val="00FF0F45"/>
    <w:rsid w:val="00FF12D1"/>
    <w:rsid w:val="00FF182C"/>
    <w:rsid w:val="00FF1CBF"/>
    <w:rsid w:val="00FF20D9"/>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7126"/>
    <w:rsid w:val="00FF71B5"/>
    <w:rsid w:val="00FF7319"/>
    <w:rsid w:val="00FF74D4"/>
    <w:rsid w:val="00FF78DB"/>
    <w:rsid w:val="00FF7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0EB"/>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18E94-BAA7-4641-96DF-D0533D76C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9779</TotalTime>
  <Pages>1</Pages>
  <Words>179191</Words>
  <Characters>949714</Characters>
  <Application>Microsoft Office Word</Application>
  <DocSecurity>0</DocSecurity>
  <Lines>7914</Lines>
  <Paragraphs>2253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1729</cp:revision>
  <cp:lastPrinted>2017-05-07T13:41:00Z</cp:lastPrinted>
  <dcterms:created xsi:type="dcterms:W3CDTF">2020-05-20T16:12:00Z</dcterms:created>
  <dcterms:modified xsi:type="dcterms:W3CDTF">2020-06-12T11:52:00Z</dcterms:modified>
</cp:coreProperties>
</file>