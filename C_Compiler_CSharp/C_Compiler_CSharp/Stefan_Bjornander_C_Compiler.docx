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C3770">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C3770">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C3770">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C3770">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C3770">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C3770">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C3770">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C3770">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C3770">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C3770">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C3770">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C3770">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C3770">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2C3770">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C3770">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C3770">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C3770">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C3770">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C3770">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C3770">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C3770">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C3770">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C3770">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C3770">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C3770">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C3770">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C3770">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C3770">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2C3770" w:rsidRDefault="002C3770" w:rsidP="007016BF">
                              <w:pPr>
                                <w:spacing w:before="60" w:after="0"/>
                                <w:jc w:val="center"/>
                                <w:rPr>
                                  <w:lang w:val="sv-SE"/>
                                </w:rPr>
                              </w:pPr>
                              <w:r>
                                <w:rPr>
                                  <w:lang w:val="sv-SE"/>
                                </w:rPr>
                                <w:t>Register Preparator</w:t>
                              </w:r>
                            </w:p>
                            <w:p w14:paraId="5B7E5EAE" w14:textId="77777777" w:rsidR="002C3770" w:rsidRPr="00C7380D" w:rsidRDefault="002C377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2C3770" w:rsidRDefault="002C3770" w:rsidP="00F52895">
                              <w:pPr>
                                <w:spacing w:before="60" w:after="0"/>
                                <w:jc w:val="center"/>
                                <w:rPr>
                                  <w:lang w:val="sv-SE"/>
                                </w:rPr>
                              </w:pPr>
                              <w:r>
                                <w:rPr>
                                  <w:lang w:val="sv-SE"/>
                                </w:rPr>
                                <w:t>Register Allocator</w:t>
                              </w:r>
                            </w:p>
                            <w:p w14:paraId="49971E8A" w14:textId="77777777" w:rsidR="002C3770" w:rsidRDefault="002C377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2C3770" w:rsidRPr="009C410A" w:rsidRDefault="002C377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C3770" w:rsidRPr="009C410A" w:rsidRDefault="002C377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2C3770" w:rsidRDefault="002C377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2C3770" w:rsidRDefault="002C377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2C3770" w:rsidRDefault="002C3770" w:rsidP="007016BF">
                              <w:pPr>
                                <w:pStyle w:val="Normalwebb"/>
                                <w:spacing w:before="60" w:line="252" w:lineRule="auto"/>
                                <w:jc w:val="center"/>
                              </w:pPr>
                              <w:r>
                                <w:rPr>
                                  <w:rFonts w:eastAsia="Calibri"/>
                                  <w:sz w:val="22"/>
                                  <w:szCs w:val="22"/>
                                  <w:lang w:val="en-US"/>
                                </w:rPr>
                                <w:t>Object Code</w:t>
                              </w:r>
                            </w:p>
                            <w:p w14:paraId="774C3A6C" w14:textId="77777777" w:rsidR="002C3770" w:rsidRDefault="002C377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2C3770" w:rsidRDefault="002C377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2C3770" w:rsidRDefault="002C377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2C3770" w:rsidRDefault="002C3770" w:rsidP="007016BF">
                        <w:pPr>
                          <w:spacing w:before="60" w:after="0"/>
                          <w:jc w:val="center"/>
                          <w:rPr>
                            <w:lang w:val="sv-SE"/>
                          </w:rPr>
                        </w:pPr>
                        <w:r>
                          <w:rPr>
                            <w:lang w:val="sv-SE"/>
                          </w:rPr>
                          <w:t>Register Preparator</w:t>
                        </w:r>
                      </w:p>
                      <w:p w14:paraId="5B7E5EAE" w14:textId="77777777" w:rsidR="002C3770" w:rsidRPr="00C7380D" w:rsidRDefault="002C3770"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2C3770" w:rsidRDefault="002C3770" w:rsidP="00F52895">
                        <w:pPr>
                          <w:spacing w:before="60" w:after="0"/>
                          <w:jc w:val="center"/>
                          <w:rPr>
                            <w:lang w:val="sv-SE"/>
                          </w:rPr>
                        </w:pPr>
                        <w:r>
                          <w:rPr>
                            <w:lang w:val="sv-SE"/>
                          </w:rPr>
                          <w:t>Register Allocator</w:t>
                        </w:r>
                      </w:p>
                      <w:p w14:paraId="49971E8A" w14:textId="77777777" w:rsidR="002C3770" w:rsidRDefault="002C3770"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2C3770" w:rsidRPr="009C410A" w:rsidRDefault="002C377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C3770" w:rsidRPr="009C410A" w:rsidRDefault="002C377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2C3770" w:rsidRDefault="002C3770"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2C3770" w:rsidRDefault="002C3770"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2C3770" w:rsidRDefault="002C3770" w:rsidP="007016BF">
                        <w:pPr>
                          <w:pStyle w:val="Normalwebb"/>
                          <w:spacing w:before="60" w:line="252" w:lineRule="auto"/>
                          <w:jc w:val="center"/>
                        </w:pPr>
                        <w:r>
                          <w:rPr>
                            <w:rFonts w:eastAsia="Calibri"/>
                            <w:sz w:val="22"/>
                            <w:szCs w:val="22"/>
                            <w:lang w:val="en-US"/>
                          </w:rPr>
                          <w:t>Object Code</w:t>
                        </w:r>
                      </w:p>
                      <w:p w14:paraId="774C3A6C" w14:textId="77777777" w:rsidR="002C3770" w:rsidRDefault="002C3770"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2C3770" w:rsidRDefault="002C377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2C3770" w:rsidRDefault="002C377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w:t>
      </w:r>
      <w:proofErr w:type="gramStart"/>
      <w:r w:rsidR="008008CF" w:rsidRPr="00EC76D5">
        <w:t>checking</w:t>
      </w:r>
      <w:proofErr w:type="gramEnd"/>
      <w:r w:rsidR="008008CF" w:rsidRPr="00EC76D5">
        <w:t xml:space="preserve">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7777777"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initialize struct or union members. We also check that the declarator is not a </w:t>
      </w:r>
      <w:proofErr w:type="gramStart"/>
      <w:r>
        <w:t>function, since</w:t>
      </w:r>
      <w:proofErr w:type="gramEnd"/>
      <w:r>
        <w:t xml:space="preserv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proofErr w:type="spellStart"/>
      <w:r w:rsidRPr="00C231D2">
        <w:rPr>
          <w:rStyle w:val="CodeInText"/>
        </w:rPr>
        <w:t>GenerateInitializer.generateStack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3269AE6B"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w:t>
      </w:r>
      <w:proofErr w:type="gramStart"/>
      <w:r>
        <w:rPr>
          <w:highlight w:val="white"/>
        </w:rPr>
        <w:t>actually</w:t>
      </w:r>
      <w:r w:rsidR="003761A3">
        <w:rPr>
          <w:highlight w:val="white"/>
        </w:rPr>
        <w:t xml:space="preserve"> </w:t>
      </w:r>
      <w:r>
        <w:rPr>
          <w:highlight w:val="white"/>
        </w:rPr>
        <w:t>the</w:t>
      </w:r>
      <w:proofErr w:type="gramEnd"/>
      <w:r>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13125E">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9D72BD">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72FE8">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72FE8">
        <w:rPr>
          <w:highlight w:val="white"/>
          <w:lang w:val="sv-SE"/>
        </w:rPr>
        <w:t>initalizer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1F2E9D">
        <w:rPr>
          <w:highlight w:val="white"/>
          <w:lang w:val="sv-SE"/>
        </w:rPr>
        <w:t>initialization</w:t>
      </w:r>
      <w:proofErr w:type="spellEnd"/>
      <w:r w:rsidR="001F2E9D">
        <w:rPr>
          <w:highlight w:val="white"/>
          <w:lang w:val="sv-SE"/>
        </w:rPr>
        <w:t xml:space="preserve">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12F0936A"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3D12F1">
        <w:rPr>
          <w:highlight w:val="white"/>
          <w:lang w:val="sv-SE"/>
        </w:rPr>
        <w:t>init</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 xml:space="preserve">If the </w:t>
      </w:r>
      <w:proofErr w:type="spellStart"/>
      <w:r>
        <w:rPr>
          <w:highlight w:val="white"/>
        </w:rPr>
        <w:t>init</w:t>
      </w:r>
      <w:proofErr w:type="spellEnd"/>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 xml:space="preserve">address, the result becomes a static value. The static value is of no </w:t>
      </w:r>
      <w:proofErr w:type="gramStart"/>
      <w:r w:rsidR="006170F1">
        <w:rPr>
          <w:highlight w:val="white"/>
        </w:rPr>
        <w:t>use in itself</w:t>
      </w:r>
      <w:proofErr w:type="gramEnd"/>
      <w:r w:rsidR="006170F1">
        <w:rPr>
          <w:highlight w:val="white"/>
        </w:rPr>
        <w:t>.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 xml:space="preserve">The increment and decrement operators come in </w:t>
      </w:r>
      <w:proofErr w:type="spellStart"/>
      <w:r>
        <w:rPr>
          <w:highlight w:val="white"/>
        </w:rPr>
        <w:t>tow</w:t>
      </w:r>
      <w:proofErr w:type="spellEnd"/>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initialize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initialized.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initialized. However, if it is auto or register, we call </w:t>
      </w:r>
      <w:proofErr w:type="spellStart"/>
      <w:r w:rsidRPr="00EC76D5">
        <w:rPr>
          <w:rStyle w:val="CodeInText"/>
        </w:rPr>
        <w:t>GenerateInitializer.generateStack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w:t>
      </w:r>
      <w:r w:rsidRPr="00EC76D5">
        <w:lastRenderedPageBreak/>
        <w:t xml:space="preserve">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proofErr w:type="gramStart"/>
      <w:ins w:id="153" w:author="Stefan Bjornander" w:date="2015-04-26T09:52:00Z">
        <w:r w:rsidRPr="00EC76D5">
          <w:t xml:space="preserve">the </w:t>
        </w:r>
      </w:ins>
      <w:r w:rsidRPr="00EC76D5">
        <w:t>an</w:t>
      </w:r>
      <w:proofErr w:type="gramEnd"/>
      <w:r w:rsidRPr="00EC76D5">
        <w:t xml:space="preserve">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lastRenderedPageBreak/>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lastRenderedPageBreak/>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lastRenderedPageBreak/>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lastRenderedPageBreak/>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proofErr w:type="gramStart"/>
      <w:r w:rsidRPr="00EC76D5">
        <w:t>The for</w:t>
      </w:r>
      <w:proofErr w:type="gramEnd"/>
      <w:r w:rsidRPr="00EC76D5">
        <w:t xml:space="preserve">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proofErr w:type="spellStart"/>
      <w:r w:rsidRPr="00EC76D5">
        <w:t>Goto</w:t>
      </w:r>
      <w:proofErr w:type="spellEnd"/>
      <w:r w:rsidRPr="00EC76D5">
        <w:t xml:space="preserve"> Statements</w:t>
      </w:r>
      <w:bookmarkEnd w:id="296"/>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 xml:space="preserve">Store </w:t>
      </w:r>
      <w:proofErr w:type="spellStart"/>
      <w:r w:rsidRPr="00EC76D5">
        <w:t>Flagbyte</w:t>
      </w:r>
      <w:proofErr w:type="spellEnd"/>
      <w:r w:rsidRPr="00EC76D5">
        <w:t xml:space="preserve"> Statements</w:t>
      </w:r>
      <w:bookmarkEnd w:id="303"/>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w:t>
      </w:r>
      <w:proofErr w:type="gramStart"/>
      <w:r w:rsidRPr="00EC76D5">
        <w:t>left-value</w:t>
      </w:r>
      <w:proofErr w:type="gramEnd"/>
      <w:r w:rsidRPr="00EC76D5">
        <w:t xml:space="preserv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proofErr w:type="spellStart"/>
      <w:r w:rsidRPr="00EC76D5">
        <w:t>sizeof</w:t>
      </w:r>
      <w:bookmarkEnd w:id="331"/>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 xml:space="preserve">The postfix increment and decrement change the operand and return the original value. The operand has to be a </w:t>
      </w:r>
      <w:proofErr w:type="gramStart"/>
      <w:r w:rsidRPr="00EC76D5">
        <w:t>left-value</w:t>
      </w:r>
      <w:proofErr w:type="gramEnd"/>
      <w:r w:rsidRPr="00EC76D5">
        <w:t xml:space="preserv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proofErr w:type="spellEnd"/>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proofErr w:type="spellStart"/>
      <w:ins w:id="377"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proofErr w:type="spellStart"/>
        <w:r w:rsidRPr="00EC76D5">
          <w:rPr>
            <w:rStyle w:val="CodeInText"/>
            <w:color w:val="auto"/>
            <w:rPrChange w:id="382"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w:t>
        </w:r>
        <w:r w:rsidR="005E7A0F" w:rsidRPr="00EC76D5">
          <w:lastRenderedPageBreak/>
          <w:t xml:space="preserve">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w:t>
      </w:r>
      <w:proofErr w:type="gramStart"/>
      <w:r w:rsidR="00EE517F" w:rsidRPr="00EC76D5">
        <w:t>left-value</w:t>
      </w:r>
      <w:proofErr w:type="gramEnd"/>
      <w:r w:rsidR="00EE517F" w:rsidRPr="00EC76D5">
        <w:t xml:space="preserv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77777777"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proofErr w:type="spellStart"/>
      <w:r w:rsidRPr="00EC76D5">
        <w:t>GenerateInitializer.java</w:t>
      </w:r>
      <w:proofErr w:type="spellEnd"/>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 xml:space="preserve">If the variable type is a pointer (signed or unsigned) char and the </w:t>
      </w:r>
      <w:proofErr w:type="spellStart"/>
      <w:r w:rsidRPr="00EC76D5">
        <w:t>initializat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proofErr w:type="spellStart"/>
      <w:r w:rsidRPr="00EC76D5">
        <w:t>GenerateInitializer.java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t xml:space="preserve">    if (init instanceof SyntaxTree) {</w:t>
      </w:r>
    </w:p>
    <w:p w14:paraId="074F667D" w14:textId="77777777" w:rsidR="00197B3C" w:rsidRPr="00EC76D5" w:rsidRDefault="00197B3C" w:rsidP="00197B3C">
      <w:pPr>
        <w:pStyle w:val="Code"/>
      </w:pPr>
      <w:r w:rsidRPr="00EC76D5">
        <w:lastRenderedPageBreak/>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proofErr w:type="spellStart"/>
      <w:r w:rsidRPr="00EC76D5">
        <w:t>GenerateInitializerAuto.java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lastRenderedPageBreak/>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lastRenderedPageBreak/>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7B6FDC40"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54085B7F"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77777777" w:rsidR="00EC65DE" w:rsidRPr="00EC65DE" w:rsidRDefault="00EC65DE" w:rsidP="00EC65DE">
      <w:pPr>
        <w:pStyle w:val="Code"/>
        <w:rPr>
          <w:highlight w:val="white"/>
        </w:rPr>
      </w:pPr>
      <w:r w:rsidRPr="00EC65DE">
        <w:rPr>
          <w:highlight w:val="white"/>
        </w:rPr>
        <w:t>namespace CCompiler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lastRenderedPageBreak/>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306E5966" w14:textId="77777777" w:rsidR="00EC65DE" w:rsidRPr="00EC65DE" w:rsidRDefault="00EC65DE" w:rsidP="00EC65DE">
      <w:pPr>
        <w:pStyle w:val="Code"/>
        <w:rPr>
          <w:highlight w:val="white"/>
        </w:rPr>
      </w:pPr>
      <w:r w:rsidRPr="00EC65DE">
        <w:rPr>
          <w:highlight w:val="white"/>
        </w:rPr>
        <w:t xml:space="preserve">    private static IDictionary&lt;int, Sort&gt; m_maskToSortMap =</w:t>
      </w:r>
    </w:p>
    <w:p w14:paraId="146876FF" w14:textId="77777777" w:rsidR="00EC65DE" w:rsidRPr="00EC65DE" w:rsidRDefault="00EC65DE" w:rsidP="00EC65DE">
      <w:pPr>
        <w:pStyle w:val="Code"/>
        <w:rPr>
          <w:highlight w:val="white"/>
        </w:rPr>
      </w:pPr>
      <w:r w:rsidRPr="00EC65DE">
        <w:rPr>
          <w:highlight w:val="white"/>
        </w:rPr>
        <w:t xml:space="preserve">      new Dictionary&lt;int, Sort&gt;();</w:t>
      </w:r>
    </w:p>
    <w:p w14:paraId="06A9DF6B" w14:textId="77777777" w:rsidR="00EC65DE" w:rsidRPr="00EC65DE" w:rsidRDefault="00EC65DE" w:rsidP="00EC65DE">
      <w:pPr>
        <w:pStyle w:val="Code"/>
        <w:rPr>
          <w:highlight w:val="white"/>
        </w:rPr>
      </w:pPr>
      <w:r w:rsidRPr="00EC65DE">
        <w:rPr>
          <w:highlight w:val="white"/>
        </w:rPr>
        <w:t xml:space="preserve">  </w:t>
      </w:r>
    </w:p>
    <w:p w14:paraId="3DECC9FD" w14:textId="77777777" w:rsidR="00EC65DE" w:rsidRPr="00EC65DE" w:rsidRDefault="00EC65DE" w:rsidP="00EC65DE">
      <w:pPr>
        <w:pStyle w:val="Code"/>
        <w:rPr>
          <w:highlight w:val="white"/>
        </w:rPr>
      </w:pPr>
      <w:r w:rsidRPr="00EC65DE">
        <w:rPr>
          <w:highlight w:val="white"/>
        </w:rPr>
        <w:t xml:space="preserve">    static Specifier() {</w:t>
      </w:r>
    </w:p>
    <w:p w14:paraId="400DB8A4" w14:textId="77777777" w:rsidR="00EC65DE" w:rsidRPr="00EC65DE" w:rsidRDefault="00EC65DE" w:rsidP="00EC65DE">
      <w:pPr>
        <w:pStyle w:val="Code"/>
        <w:rPr>
          <w:highlight w:val="white"/>
        </w:rPr>
      </w:pPr>
      <w:r w:rsidRPr="00EC65DE">
        <w:rPr>
          <w:highlight w:val="white"/>
        </w:rPr>
        <w:t xml:space="preserve">      m_maskToSortMap.Add((int) Mask.Void, Sort.Void);</w:t>
      </w:r>
    </w:p>
    <w:p w14:paraId="69713B3A" w14:textId="77777777" w:rsidR="00EC65DE" w:rsidRPr="00EC65DE" w:rsidRDefault="00EC65DE" w:rsidP="00EC65DE">
      <w:pPr>
        <w:pStyle w:val="Code"/>
        <w:rPr>
          <w:highlight w:val="white"/>
        </w:rPr>
      </w:pPr>
      <w:r w:rsidRPr="00EC65DE">
        <w:rPr>
          <w:highlight w:val="white"/>
        </w:rPr>
        <w:t xml:space="preserve">      m_maskToSortMap.Add((int) Mask.Char, Sort.Signed_Char);</w:t>
      </w:r>
    </w:p>
    <w:p w14:paraId="37F9FD22" w14:textId="77777777" w:rsidR="00EC65DE" w:rsidRPr="00EC65DE" w:rsidRDefault="00EC65DE" w:rsidP="00EC65DE">
      <w:pPr>
        <w:pStyle w:val="Code"/>
        <w:rPr>
          <w:highlight w:val="white"/>
        </w:rPr>
      </w:pPr>
      <w:r w:rsidRPr="00EC65DE">
        <w:rPr>
          <w:highlight w:val="white"/>
        </w:rPr>
        <w:t xml:space="preserve">      m_maskToSortMap.Add((int) Mask.SignedChar, Sort.Signed_Char);</w:t>
      </w:r>
    </w:p>
    <w:p w14:paraId="0C70CBC2" w14:textId="77777777" w:rsidR="00EC65DE" w:rsidRPr="00EC65DE" w:rsidRDefault="00EC65DE" w:rsidP="00EC65DE">
      <w:pPr>
        <w:pStyle w:val="Code"/>
        <w:rPr>
          <w:highlight w:val="white"/>
        </w:rPr>
      </w:pPr>
      <w:r w:rsidRPr="00EC65DE">
        <w:rPr>
          <w:highlight w:val="white"/>
        </w:rPr>
        <w:t xml:space="preserve">      m_maskToSortMap.Add((int) Mask.UnsignedChar, Sort.Unsigned_Char);</w:t>
      </w:r>
    </w:p>
    <w:p w14:paraId="5E45931D" w14:textId="77777777" w:rsidR="00EC65DE" w:rsidRPr="00EC65DE" w:rsidRDefault="00EC65DE" w:rsidP="00EC65DE">
      <w:pPr>
        <w:pStyle w:val="Code"/>
        <w:rPr>
          <w:highlight w:val="white"/>
        </w:rPr>
      </w:pPr>
      <w:r w:rsidRPr="00EC65DE">
        <w:rPr>
          <w:highlight w:val="white"/>
        </w:rPr>
        <w:t xml:space="preserve">      m_maskToSortMap.Add((int) Mask.Short, Sort.Signed_Short_Int);</w:t>
      </w:r>
    </w:p>
    <w:p w14:paraId="2E299DDF" w14:textId="77777777" w:rsidR="00EC65DE" w:rsidRPr="00EC65DE" w:rsidRDefault="00EC65DE" w:rsidP="00EC65DE">
      <w:pPr>
        <w:pStyle w:val="Code"/>
        <w:rPr>
          <w:highlight w:val="white"/>
        </w:rPr>
      </w:pPr>
      <w:r w:rsidRPr="00EC65DE">
        <w:rPr>
          <w:highlight w:val="white"/>
        </w:rPr>
        <w:t xml:space="preserve">      m_maskToSortMap.Add((int) Mask.ShortInt, Sort.Signed_Short_Int);</w:t>
      </w:r>
    </w:p>
    <w:p w14:paraId="0D9A41CA" w14:textId="77777777" w:rsidR="00EC65DE" w:rsidRPr="00EC65DE" w:rsidRDefault="00EC65DE" w:rsidP="00EC65DE">
      <w:pPr>
        <w:pStyle w:val="Code"/>
        <w:rPr>
          <w:highlight w:val="white"/>
        </w:rPr>
      </w:pPr>
      <w:r w:rsidRPr="00EC65DE">
        <w:rPr>
          <w:highlight w:val="white"/>
        </w:rPr>
        <w:t xml:space="preserve">      m_maskToSortMap.Add((int) Mask.SignedShort, Sort.Signed_Short_Int);</w:t>
      </w:r>
    </w:p>
    <w:p w14:paraId="71DAAAB0" w14:textId="77777777" w:rsidR="00EC65DE" w:rsidRPr="00EC65DE" w:rsidRDefault="00EC65DE" w:rsidP="00EC65DE">
      <w:pPr>
        <w:pStyle w:val="Code"/>
        <w:rPr>
          <w:highlight w:val="white"/>
        </w:rPr>
      </w:pPr>
      <w:r w:rsidRPr="00EC65DE">
        <w:rPr>
          <w:highlight w:val="white"/>
        </w:rPr>
        <w:t xml:space="preserve">      m_maskToSortMap.Add((int) Mask.SignedShortInt, Sort.Signed_Short_Int);</w:t>
      </w:r>
    </w:p>
    <w:p w14:paraId="6CD306A4" w14:textId="77777777" w:rsidR="00EC65DE" w:rsidRPr="00EC65DE" w:rsidRDefault="00EC65DE" w:rsidP="00EC65DE">
      <w:pPr>
        <w:pStyle w:val="Code"/>
        <w:rPr>
          <w:highlight w:val="white"/>
        </w:rPr>
      </w:pPr>
      <w:r w:rsidRPr="00EC65DE">
        <w:rPr>
          <w:highlight w:val="white"/>
        </w:rPr>
        <w:t xml:space="preserve">      m_maskToSortMap.Add((int) Mask.UnsignedShort, Sort.Unsigned_Short_Int);</w:t>
      </w:r>
    </w:p>
    <w:p w14:paraId="76B2A036" w14:textId="77777777" w:rsidR="00EC65DE" w:rsidRPr="00EC65DE" w:rsidRDefault="00EC65DE" w:rsidP="00EC65DE">
      <w:pPr>
        <w:pStyle w:val="Code"/>
        <w:rPr>
          <w:highlight w:val="white"/>
        </w:rPr>
      </w:pPr>
      <w:r w:rsidRPr="00EC65DE">
        <w:rPr>
          <w:highlight w:val="white"/>
        </w:rPr>
        <w:t xml:space="preserve">      m_maskToSortMap.Add((int)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77777777" w:rsidR="00EC65DE" w:rsidRPr="00EC65DE" w:rsidRDefault="00EC65DE" w:rsidP="00EC65DE">
      <w:pPr>
        <w:pStyle w:val="Code"/>
        <w:rPr>
          <w:highlight w:val="white"/>
        </w:rPr>
      </w:pPr>
      <w:r w:rsidRPr="00EC65DE">
        <w:rPr>
          <w:highlight w:val="white"/>
        </w:rPr>
        <w:t xml:space="preserve">      m_maskToSortMap.Add((int) Mask.Int, Sort.Signed_Int);</w:t>
      </w:r>
    </w:p>
    <w:p w14:paraId="0FA4336F" w14:textId="77777777" w:rsidR="00EC65DE" w:rsidRPr="00EC65DE" w:rsidRDefault="00EC65DE" w:rsidP="00EC65DE">
      <w:pPr>
        <w:pStyle w:val="Code"/>
        <w:rPr>
          <w:highlight w:val="white"/>
        </w:rPr>
      </w:pPr>
      <w:r w:rsidRPr="00EC65DE">
        <w:rPr>
          <w:highlight w:val="white"/>
        </w:rPr>
        <w:t xml:space="preserve">      m_maskToSortMap.Add((int) Mask.Signed, Sort.Signed_Int);</w:t>
      </w:r>
    </w:p>
    <w:p w14:paraId="2955CFC4" w14:textId="77777777" w:rsidR="00EC65DE" w:rsidRPr="00EC65DE" w:rsidRDefault="00EC65DE" w:rsidP="00EC65DE">
      <w:pPr>
        <w:pStyle w:val="Code"/>
        <w:rPr>
          <w:highlight w:val="white"/>
        </w:rPr>
      </w:pPr>
      <w:r w:rsidRPr="00EC65DE">
        <w:rPr>
          <w:highlight w:val="white"/>
        </w:rPr>
        <w:t xml:space="preserve">      m_maskToSortMap.Add((int) Mask.SignedInt, Sort.Signed_Int);</w:t>
      </w:r>
    </w:p>
    <w:p w14:paraId="5C1063A6" w14:textId="77777777" w:rsidR="00EC65DE" w:rsidRPr="00EC65DE" w:rsidRDefault="00EC65DE" w:rsidP="00EC65DE">
      <w:pPr>
        <w:pStyle w:val="Code"/>
        <w:rPr>
          <w:highlight w:val="white"/>
        </w:rPr>
      </w:pPr>
      <w:r w:rsidRPr="00EC65DE">
        <w:rPr>
          <w:highlight w:val="white"/>
        </w:rPr>
        <w:t xml:space="preserve">      m_maskToSortMap.Add((int) Mask.Unsigned, Sort.Unsigned_Int);</w:t>
      </w:r>
    </w:p>
    <w:p w14:paraId="7BCBC226" w14:textId="77777777" w:rsidR="00EC65DE" w:rsidRPr="00EC65DE" w:rsidRDefault="00EC65DE" w:rsidP="00EC65DE">
      <w:pPr>
        <w:pStyle w:val="Code"/>
        <w:rPr>
          <w:highlight w:val="white"/>
        </w:rPr>
      </w:pPr>
      <w:r w:rsidRPr="00EC65DE">
        <w:rPr>
          <w:highlight w:val="white"/>
        </w:rPr>
        <w:t xml:space="preserve">      m_maskToSortMap.Add((int) Mask.UnsignedInt, Sort.Unsigned_Int);</w:t>
      </w:r>
    </w:p>
    <w:p w14:paraId="52E42CC1" w14:textId="77777777" w:rsidR="00EC65DE" w:rsidRPr="00EC65DE" w:rsidRDefault="00EC65DE" w:rsidP="00EC65DE">
      <w:pPr>
        <w:pStyle w:val="Code"/>
        <w:rPr>
          <w:highlight w:val="white"/>
        </w:rPr>
      </w:pPr>
      <w:r w:rsidRPr="00EC65DE">
        <w:rPr>
          <w:highlight w:val="white"/>
        </w:rPr>
        <w:t xml:space="preserve">      m_maskToSortMap.Add((int) Mask.Long, Sort.Signed_Long_Int);</w:t>
      </w:r>
    </w:p>
    <w:p w14:paraId="1695D92F" w14:textId="77777777" w:rsidR="00EC65DE" w:rsidRPr="00EC65DE" w:rsidRDefault="00EC65DE" w:rsidP="00EC65DE">
      <w:pPr>
        <w:pStyle w:val="Code"/>
        <w:rPr>
          <w:highlight w:val="white"/>
        </w:rPr>
      </w:pPr>
      <w:r w:rsidRPr="00EC65DE">
        <w:rPr>
          <w:highlight w:val="white"/>
        </w:rPr>
        <w:t xml:space="preserve">      m_maskToSortMap.Add((int) Mask.LongInt, Sort.Signed_Long_Int);</w:t>
      </w:r>
    </w:p>
    <w:p w14:paraId="0DB9973A" w14:textId="77777777" w:rsidR="00EC65DE" w:rsidRPr="00EC65DE" w:rsidRDefault="00EC65DE" w:rsidP="00EC65DE">
      <w:pPr>
        <w:pStyle w:val="Code"/>
        <w:rPr>
          <w:highlight w:val="white"/>
        </w:rPr>
      </w:pPr>
      <w:r w:rsidRPr="00EC65DE">
        <w:rPr>
          <w:highlight w:val="white"/>
        </w:rPr>
        <w:t xml:space="preserve">      m_maskToSortMap.Add((int) Mask.SignedLong, Sort.Signed_Long_Int);</w:t>
      </w:r>
    </w:p>
    <w:p w14:paraId="23EB338F" w14:textId="77777777" w:rsidR="00EC65DE" w:rsidRPr="00EC65DE" w:rsidRDefault="00EC65DE" w:rsidP="00EC65DE">
      <w:pPr>
        <w:pStyle w:val="Code"/>
        <w:rPr>
          <w:highlight w:val="white"/>
        </w:rPr>
      </w:pPr>
      <w:r w:rsidRPr="00EC65DE">
        <w:rPr>
          <w:highlight w:val="white"/>
        </w:rPr>
        <w:t xml:space="preserve">      m_maskToSortMap.Add((int) Mask.SignedLongInt, Sort.Signed_Long_Int);</w:t>
      </w:r>
    </w:p>
    <w:p w14:paraId="1125C43A" w14:textId="77777777" w:rsidR="00EC65DE" w:rsidRPr="00EC65DE" w:rsidRDefault="00EC65DE" w:rsidP="00EC65DE">
      <w:pPr>
        <w:pStyle w:val="Code"/>
        <w:rPr>
          <w:highlight w:val="white"/>
        </w:rPr>
      </w:pPr>
      <w:r w:rsidRPr="00EC65DE">
        <w:rPr>
          <w:highlight w:val="white"/>
        </w:rPr>
        <w:t xml:space="preserve">      m_maskToSortMap.Add((int) Mask.UnsignedLong, Sort.Unsigned_Long_Int);</w:t>
      </w:r>
    </w:p>
    <w:p w14:paraId="70E59F49" w14:textId="77777777" w:rsidR="00EC65DE" w:rsidRPr="00EC65DE" w:rsidRDefault="00EC65DE" w:rsidP="00EC65DE">
      <w:pPr>
        <w:pStyle w:val="Code"/>
        <w:rPr>
          <w:highlight w:val="white"/>
        </w:rPr>
      </w:pPr>
      <w:r w:rsidRPr="00EC65DE">
        <w:rPr>
          <w:highlight w:val="white"/>
        </w:rPr>
        <w:t xml:space="preserve">      m_maskToSortMap.Add((int) Mask.UnsignedLongInt, Sort.Unsigned_Long_Int);</w:t>
      </w:r>
    </w:p>
    <w:p w14:paraId="341CB8E5" w14:textId="77777777" w:rsidR="00EC65DE" w:rsidRPr="00EC65DE" w:rsidRDefault="00EC65DE" w:rsidP="00EC65DE">
      <w:pPr>
        <w:pStyle w:val="Code"/>
        <w:rPr>
          <w:highlight w:val="white"/>
        </w:rPr>
      </w:pPr>
      <w:r w:rsidRPr="00EC65DE">
        <w:rPr>
          <w:highlight w:val="white"/>
        </w:rPr>
        <w:t xml:space="preserve">      m_maskToSortMap.Add((int) Mask.Float, Sort.Float);</w:t>
      </w:r>
    </w:p>
    <w:p w14:paraId="4CEDE8F4" w14:textId="77777777" w:rsidR="00EC65DE" w:rsidRPr="00EC65DE" w:rsidRDefault="00EC65DE" w:rsidP="00EC65DE">
      <w:pPr>
        <w:pStyle w:val="Code"/>
        <w:rPr>
          <w:highlight w:val="white"/>
        </w:rPr>
      </w:pPr>
      <w:r w:rsidRPr="00EC65DE">
        <w:rPr>
          <w:highlight w:val="white"/>
        </w:rPr>
        <w:t xml:space="preserve">      m_maskToSortMap.Add((int) Mask.Double, Sort.Double);</w:t>
      </w:r>
    </w:p>
    <w:p w14:paraId="5E0EC895" w14:textId="77777777" w:rsidR="00EC65DE" w:rsidRPr="00EC65DE" w:rsidRDefault="00EC65DE" w:rsidP="00EC65DE">
      <w:pPr>
        <w:pStyle w:val="Code"/>
        <w:rPr>
          <w:highlight w:val="white"/>
        </w:rPr>
      </w:pPr>
      <w:r w:rsidRPr="00EC65DE">
        <w:rPr>
          <w:highlight w:val="white"/>
        </w:rPr>
        <w:t xml:space="preserve">      m_maskToSortMap.Add((int)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47BB8872" w:rsidR="006B225B" w:rsidRPr="00A97B02" w:rsidRDefault="00A97B02" w:rsidP="00A97B02">
      <w:pPr>
        <w:rPr>
          <w:color w:val="auto"/>
        </w:rPr>
      </w:pPr>
      <w:r>
        <w:t xml:space="preserve">The first part of the type generation process is to inspect the specification list. The list is made up by masks (see the </w:t>
      </w:r>
      <w:r>
        <w:rPr>
          <w:rStyle w:val="CodeInText"/>
        </w:rPr>
        <w:t>Mask</w:t>
      </w:r>
      <w:r>
        <w:t xml:space="preserve"> class above) or at most one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77777777" w:rsidR="00EC65DE" w:rsidRPr="00EC65DE" w:rsidRDefault="00EC65DE" w:rsidP="00EC65DE">
      <w:pPr>
        <w:pStyle w:val="Code"/>
        <w:rPr>
          <w:highlight w:val="white"/>
        </w:rPr>
      </w:pP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lastRenderedPageBreak/>
        <w:t xml:space="preserve">      Type compoundType = null;</w:t>
      </w:r>
    </w:p>
    <w:p w14:paraId="692ED334" w14:textId="77777777" w:rsidR="00EC65DE" w:rsidRPr="00EC65DE" w:rsidRDefault="00EC65DE" w:rsidP="00EC65DE">
      <w:pPr>
        <w:pStyle w:val="Code"/>
        <w:rPr>
          <w:highlight w:val="white"/>
        </w:rPr>
      </w:pPr>
      <w:r w:rsidRPr="00EC65DE">
        <w:rPr>
          <w:highlight w:val="white"/>
        </w:rPr>
        <w:t xml:space="preserve">    </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77777777" w:rsidR="00EC65DE" w:rsidRPr="00EC65DE" w:rsidRDefault="00EC65DE" w:rsidP="00EC65DE">
      <w:pPr>
        <w:pStyle w:val="Code"/>
        <w:rPr>
          <w:highlight w:val="white"/>
        </w:rPr>
      </w:pPr>
      <w:r w:rsidRPr="00EC65DE">
        <w:rPr>
          <w:highlight w:val="white"/>
        </w:rPr>
        <w:t xml:space="preserve">        }</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30E387F9" w14:textId="5393A80F" w:rsidR="006B225B" w:rsidRPr="00C550E9" w:rsidRDefault="00C550E9" w:rsidP="00C550E9">
      <w:pPr>
        <w:rPr>
          <w:color w:val="auto"/>
        </w:rPr>
      </w:pPr>
      <w:r>
        <w:t xml:space="preserve">If the storage mask does not match any of the members of the </w:t>
      </w:r>
      <w:proofErr w:type="spellStart"/>
      <w:r>
        <w:rPr>
          <w:rStyle w:val="CodeInText"/>
        </w:rPr>
        <w:t>m_maskToStorageMap</w:t>
      </w:r>
      <w:proofErr w:type="spellEnd"/>
      <w:r>
        <w:t>, two or more storage specifiers have been stated, which is not allowed.</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19490B05" w14:textId="77777777"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77777777" w:rsidR="00EC65DE" w:rsidRPr="00EC65DE" w:rsidRDefault="00EC65DE" w:rsidP="00EC65DE">
      <w:pPr>
        <w:pStyle w:val="Code"/>
        <w:rPr>
          <w:highlight w:val="white"/>
        </w:rPr>
      </w:pP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77777777" w:rsidR="00EC65DE" w:rsidRPr="00EC65DE" w:rsidRDefault="00EC65DE" w:rsidP="00EC65DE">
      <w:pPr>
        <w:pStyle w:val="Code"/>
        <w:rPr>
          <w:highlight w:val="white"/>
        </w:rPr>
      </w:pPr>
      <w:r w:rsidRPr="00EC65DE">
        <w:rPr>
          <w:highlight w:val="white"/>
        </w:rPr>
        <w:t xml:space="preserve">      }</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lastRenderedPageBreak/>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770B19A3" w14:textId="71FE8175" w:rsidR="006B225B" w:rsidRPr="00201822" w:rsidRDefault="00201822" w:rsidP="00201822">
      <w:pPr>
        <w:rPr>
          <w:color w:val="auto"/>
        </w:rPr>
      </w:pPr>
      <w:r>
        <w:t xml:space="preserve">We check whether the mask holds the </w:t>
      </w:r>
      <w:r>
        <w:rPr>
          <w:rStyle w:val="CodeInText"/>
        </w:rPr>
        <w:t>constant</w:t>
      </w:r>
      <w:r>
        <w:t xml:space="preserve"> or </w:t>
      </w:r>
      <w:r>
        <w:rPr>
          <w:rStyle w:val="CodeInText"/>
        </w:rPr>
        <w:t>volatile</w:t>
      </w:r>
      <w:r>
        <w:t xml:space="preserve"> qualifiers.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77777777" w:rsidR="009A5544" w:rsidRDefault="009A5544" w:rsidP="009A5544">
      <w:pPr>
        <w:pStyle w:val="Code"/>
        <w:rPr>
          <w:highlight w:val="white"/>
        </w:rPr>
      </w:pP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0E6B28E5" w14:textId="77777777" w:rsidR="006A39B5" w:rsidRDefault="006A39B5" w:rsidP="006A39B5">
      <w:pPr>
        <w:rPr>
          <w:color w:val="auto"/>
        </w:rPr>
      </w:pPr>
      <w:r>
        <w:t>Finally, we extract the sort mask and test whether it represent a valid type.</w:t>
      </w:r>
    </w:p>
    <w:p w14:paraId="449E6A83" w14:textId="77777777" w:rsidR="006A39B5" w:rsidRDefault="006A39B5" w:rsidP="006A39B5">
      <w:pPr>
        <w:rPr>
          <w:color w:val="auto"/>
        </w:rPr>
      </w:pPr>
      <w:r>
        <w:t>When defining the final type, there are four cases:</w:t>
      </w:r>
    </w:p>
    <w:p w14:paraId="0C690F57" w14:textId="77777777" w:rsidR="006A39B5" w:rsidRDefault="006A39B5" w:rsidP="006A39B5">
      <w:r>
        <w:t>1. If the compound type is not null and the sort is null, the result type is the compound type, with the possible addition of constant or volatile qualifiers.</w:t>
      </w:r>
    </w:p>
    <w:p w14:paraId="357E37BA" w14:textId="77777777" w:rsidR="006A39B5" w:rsidRDefault="006A39B5" w:rsidP="006A39B5">
      <w:r>
        <w:t>2. If the compound type is null and the sort is not null, the result type is based on the sort.</w:t>
      </w:r>
    </w:p>
    <w:p w14:paraId="462C9A1C" w14:textId="77777777" w:rsidR="006A39B5" w:rsidRDefault="006A39B5" w:rsidP="006A39B5">
      <w:r>
        <w:t>3. The compound type and sort are both null, which means that there is no type (which may happen in function definitions). In that case, the type shall be a signed integer.</w:t>
      </w:r>
    </w:p>
    <w:p w14:paraId="3820FF36" w14:textId="77777777" w:rsidR="006A39B5" w:rsidRDefault="006A39B5" w:rsidP="006A39B5">
      <w:r>
        <w:t>4. If both the compound type and the sort are not null, the type specification is invalid.</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0AF5E1B1" w14:textId="77777777" w:rsidR="00DA382D" w:rsidRPr="00DA382D" w:rsidRDefault="00DA382D" w:rsidP="00DA382D">
      <w:pPr>
        <w:pStyle w:val="Code"/>
        <w:rPr>
          <w:highlight w:val="white"/>
        </w:rPr>
      </w:pP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7777777" w:rsidR="00DA382D" w:rsidRPr="00DA382D" w:rsidRDefault="00DA382D" w:rsidP="00DA382D">
      <w:pPr>
        <w:pStyle w:val="Code"/>
        <w:rPr>
          <w:highlight w:val="white"/>
        </w:rPr>
      </w:pP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1ACCB0E5" w:rsidR="006B225B" w:rsidRPr="006A39B5" w:rsidRDefault="006A39B5" w:rsidP="006A39B5">
      <w:pPr>
        <w:rPr>
          <w:color w:val="auto"/>
        </w:rPr>
      </w:pPr>
      <w:r>
        <w:t xml:space="preserve">The </w:t>
      </w:r>
      <w:proofErr w:type="spellStart"/>
      <w:r>
        <w:rPr>
          <w:rStyle w:val="CodeInText"/>
        </w:rPr>
        <w:t>generateQuailifers</w:t>
      </w:r>
      <w:proofErr w:type="spellEnd"/>
      <w:r>
        <w:t xml:space="preserve"> method is called when a pointer is declared. Its task is to exam whether the pointer is constant or volatile.</w:t>
      </w:r>
    </w:p>
    <w:p w14:paraId="68C16F87" w14:textId="77777777" w:rsidR="00816992" w:rsidRPr="00816992" w:rsidRDefault="00816992" w:rsidP="00816992">
      <w:pPr>
        <w:pStyle w:val="Code"/>
        <w:rPr>
          <w:highlight w:val="white"/>
        </w:rPr>
      </w:pPr>
      <w:r w:rsidRPr="00816992">
        <w:rPr>
          <w:highlight w:val="white"/>
        </w:rPr>
        <w:lastRenderedPageBreak/>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5CAB592F" w14:textId="77777777" w:rsidR="00816992" w:rsidRPr="00816992" w:rsidRDefault="00816992" w:rsidP="00816992">
      <w:pPr>
        <w:pStyle w:val="Code"/>
        <w:rPr>
          <w:highlight w:val="white"/>
        </w:rPr>
      </w:pPr>
      <w:r w:rsidRPr="00816992">
        <w:rPr>
          <w:highlight w:val="white"/>
        </w:rPr>
        <w:t xml:space="preserve">    }</w:t>
      </w:r>
    </w:p>
    <w:p w14:paraId="348957BC" w14:textId="77777777" w:rsidR="00816992" w:rsidRPr="00816992" w:rsidRDefault="00816992" w:rsidP="00816992">
      <w:pPr>
        <w:pStyle w:val="Code"/>
        <w:rPr>
          <w:highlight w:val="white"/>
        </w:rPr>
      </w:pPr>
      <w:r w:rsidRPr="00816992">
        <w:rPr>
          <w:highlight w:val="white"/>
        </w:rPr>
        <w:t xml:space="preserve"> </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77777777" w:rsidR="00816992" w:rsidRPr="00816992" w:rsidRDefault="00816992" w:rsidP="00816992">
      <w:pPr>
        <w:pStyle w:val="Code"/>
        <w:rPr>
          <w:highlight w:val="white"/>
        </w:rPr>
      </w:pP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5AB2ECB4" w:rsidR="007126A2" w:rsidRDefault="00566B7F" w:rsidP="00816992">
      <w:pPr>
        <w:pStyle w:val="Rubrik2"/>
      </w:pPr>
      <w:r>
        <w:t>Declarators</w:t>
      </w:r>
    </w:p>
    <w:p w14:paraId="4513A874" w14:textId="2584FDC1"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77777777" w:rsidR="00566B7F" w:rsidRPr="00566B7F" w:rsidRDefault="00566B7F" w:rsidP="00566B7F">
      <w:pPr>
        <w:pStyle w:val="Code"/>
        <w:rPr>
          <w:highlight w:val="white"/>
        </w:rPr>
      </w:pPr>
      <w:r w:rsidRPr="00566B7F">
        <w:rPr>
          <w:highlight w:val="white"/>
        </w:rPr>
        <w:t xml:space="preserve">      Name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SetArrayDimension(Type type) {</w:t>
      </w:r>
    </w:p>
    <w:p w14:paraId="650F36A7" w14:textId="77777777" w:rsidR="00566B7F" w:rsidRPr="00566B7F" w:rsidRDefault="00566B7F" w:rsidP="00566B7F">
      <w:pPr>
        <w:pStyle w:val="Code"/>
        <w:rPr>
          <w:highlight w:val="white"/>
        </w:rPr>
      </w:pPr>
      <w:r w:rsidRPr="00566B7F">
        <w:rPr>
          <w:highlight w:val="white"/>
        </w:rPr>
        <w:lastRenderedPageBreak/>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77777777" w:rsidR="00566B7F" w:rsidRPr="00566B7F" w:rsidRDefault="00566B7F" w:rsidP="00566B7F">
      <w:pPr>
        <w:pStyle w:val="Code"/>
        <w:rPr>
          <w:highlight w:val="white"/>
        </w:rPr>
      </w:pPr>
    </w:p>
    <w:p w14:paraId="4C4C8425" w14:textId="77777777" w:rsidR="00566B7F" w:rsidRPr="00566B7F" w:rsidRDefault="00566B7F" w:rsidP="00566B7F">
      <w:pPr>
        <w:pStyle w:val="Code"/>
        <w:rPr>
          <w:highlight w:val="white"/>
        </w:rPr>
      </w:pPr>
      <w:r w:rsidRPr="00566B7F">
        <w:rPr>
          <w:highlight w:val="white"/>
        </w:rPr>
        <w:t xml:space="preserve">    public void Add(Type type)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77777777" w:rsidR="00566B7F" w:rsidRPr="00566B7F" w:rsidRDefault="00566B7F" w:rsidP="00566B7F">
      <w:pPr>
        <w:pStyle w:val="Code"/>
        <w:rPr>
          <w:highlight w:val="white"/>
        </w:rPr>
      </w:pPr>
      <w:r w:rsidRPr="00566B7F">
        <w:rPr>
          <w:highlight w:val="white"/>
        </w:rPr>
        <w:t xml:space="preserve">        m_firstType = m_lastType = type;</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77777777" w:rsidR="00566B7F" w:rsidRPr="00566B7F" w:rsidRDefault="00566B7F" w:rsidP="00566B7F">
      <w:pPr>
        <w:pStyle w:val="Code"/>
        <w:rPr>
          <w:highlight w:val="white"/>
        </w:rPr>
      </w:pPr>
      <w:r w:rsidRPr="00566B7F">
        <w:rPr>
          <w:highlight w:val="white"/>
        </w:rPr>
        <w:t xml:space="preserve">        switch (m_lastType.Sort) {</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77777777" w:rsidR="00566B7F" w:rsidRPr="00566B7F" w:rsidRDefault="00566B7F" w:rsidP="00566B7F">
      <w:pPr>
        <w:pStyle w:val="Code"/>
        <w:rPr>
          <w:highlight w:val="white"/>
        </w:rPr>
      </w:pPr>
      <w:r w:rsidRPr="00566B7F">
        <w:rPr>
          <w:highlight w:val="white"/>
        </w:rPr>
        <w:t xml:space="preserve">            m_lastType.PointerType = type;</w:t>
      </w:r>
    </w:p>
    <w:p w14:paraId="2F089714" w14:textId="77777777" w:rsidR="00566B7F" w:rsidRPr="00566B7F" w:rsidRDefault="00566B7F" w:rsidP="00566B7F">
      <w:pPr>
        <w:pStyle w:val="Code"/>
        <w:rPr>
          <w:highlight w:val="white"/>
        </w:rPr>
      </w:pPr>
      <w:r w:rsidRPr="00566B7F">
        <w:rPr>
          <w:highlight w:val="white"/>
        </w:rPr>
        <w:t xml:space="preserve">            m_lastType = type;</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77777777" w:rsidR="00566B7F" w:rsidRPr="00566B7F" w:rsidRDefault="00566B7F" w:rsidP="00566B7F">
      <w:pPr>
        <w:pStyle w:val="Code"/>
        <w:rPr>
          <w:highlight w:val="white"/>
        </w:rPr>
      </w:pP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77777777" w:rsidR="00566B7F" w:rsidRDefault="00566B7F" w:rsidP="00566B7F">
      <w:pPr>
        <w:pStyle w:val="Code"/>
        <w:rPr>
          <w:highlight w:val="white"/>
        </w:rPr>
      </w:pPr>
      <w:r w:rsidRPr="00566B7F">
        <w:rPr>
          <w:highlight w:val="white"/>
        </w:rPr>
        <w:t xml:space="preserve">            Assert.Error(type.IsComplete(),</w:t>
      </w:r>
    </w:p>
    <w:p w14:paraId="26055818" w14:textId="1D31E6FF" w:rsidR="00566B7F" w:rsidRPr="00566B7F" w:rsidRDefault="00566B7F" w:rsidP="00566B7F">
      <w:pPr>
        <w:pStyle w:val="Code"/>
        <w:rPr>
          <w:highlight w:val="white"/>
        </w:rPr>
      </w:pPr>
      <w:r>
        <w:rPr>
          <w:highlight w:val="white"/>
        </w:rPr>
        <w:t xml:space="preserve">                         </w:t>
      </w:r>
      <w:r w:rsidRPr="00566B7F">
        <w:rPr>
          <w:highlight w:val="white"/>
        </w:rPr>
        <w:t>Message.Array_of_incomplete_type_not_allowed);</w:t>
      </w:r>
    </w:p>
    <w:p w14:paraId="17CE3D9F" w14:textId="77777777" w:rsidR="00566B7F" w:rsidRDefault="00566B7F" w:rsidP="00566B7F">
      <w:pPr>
        <w:pStyle w:val="Code"/>
        <w:rPr>
          <w:highlight w:val="white"/>
        </w:rPr>
      </w:pPr>
      <w:r w:rsidRPr="00566B7F">
        <w:rPr>
          <w:highlight w:val="white"/>
        </w:rPr>
        <w:t xml:space="preserve">            Assert.Error(!type.IsFunction(),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77777777" w:rsidR="00566B7F" w:rsidRPr="00566B7F" w:rsidRDefault="00566B7F" w:rsidP="00566B7F">
      <w:pPr>
        <w:pStyle w:val="Code"/>
        <w:rPr>
          <w:highlight w:val="white"/>
        </w:rPr>
      </w:pPr>
      <w:r w:rsidRPr="00566B7F">
        <w:rPr>
          <w:highlight w:val="white"/>
        </w:rPr>
        <w:t xml:space="preserve">            m_lastType.ArrayType = type;</w:t>
      </w:r>
    </w:p>
    <w:p w14:paraId="0B4AF67B" w14:textId="77777777" w:rsidR="00566B7F" w:rsidRPr="00566B7F" w:rsidRDefault="00566B7F" w:rsidP="00566B7F">
      <w:pPr>
        <w:pStyle w:val="Code"/>
        <w:rPr>
          <w:highlight w:val="white"/>
        </w:rPr>
      </w:pPr>
      <w:r w:rsidRPr="00566B7F">
        <w:rPr>
          <w:highlight w:val="white"/>
        </w:rPr>
        <w:t xml:space="preserve">            m_lastType = type;</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77777777" w:rsidR="00566B7F" w:rsidRPr="00566B7F" w:rsidRDefault="00566B7F" w:rsidP="00566B7F">
      <w:pPr>
        <w:pStyle w:val="Code"/>
        <w:rPr>
          <w:highlight w:val="white"/>
        </w:rPr>
      </w:pP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77777777" w:rsidR="00566B7F" w:rsidRDefault="00566B7F" w:rsidP="00566B7F">
      <w:pPr>
        <w:pStyle w:val="Code"/>
        <w:rPr>
          <w:highlight w:val="white"/>
        </w:rPr>
      </w:pPr>
      <w:r w:rsidRPr="00566B7F">
        <w:rPr>
          <w:highlight w:val="white"/>
        </w:rPr>
        <w:t xml:space="preserve">            Assert.Error(!type.IsArray(),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77777777" w:rsidR="00E0239C" w:rsidRDefault="00566B7F" w:rsidP="00566B7F">
      <w:pPr>
        <w:pStyle w:val="Code"/>
        <w:rPr>
          <w:highlight w:val="white"/>
        </w:rPr>
      </w:pPr>
      <w:r w:rsidRPr="00566B7F">
        <w:rPr>
          <w:highlight w:val="white"/>
        </w:rPr>
        <w:t xml:space="preserve">            Assert.Error(!type.IsFunction(),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77777777" w:rsidR="00566B7F" w:rsidRPr="00566B7F" w:rsidRDefault="00566B7F" w:rsidP="00566B7F">
      <w:pPr>
        <w:pStyle w:val="Code"/>
        <w:rPr>
          <w:highlight w:val="white"/>
        </w:rPr>
      </w:pPr>
      <w:r w:rsidRPr="00566B7F">
        <w:rPr>
          <w:highlight w:val="white"/>
        </w:rPr>
        <w:t xml:space="preserve">            m_lastType.ReturnType = type;</w:t>
      </w:r>
    </w:p>
    <w:p w14:paraId="0A62A336" w14:textId="77777777" w:rsidR="00566B7F" w:rsidRPr="00566B7F" w:rsidRDefault="00566B7F" w:rsidP="00566B7F">
      <w:pPr>
        <w:pStyle w:val="Code"/>
        <w:rPr>
          <w:highlight w:val="white"/>
        </w:rPr>
      </w:pPr>
      <w:r w:rsidRPr="00566B7F">
        <w:rPr>
          <w:highlight w:val="white"/>
        </w:rPr>
        <w:t xml:space="preserve">            m_lastType = type;</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114CDCEA"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definitions, we need to evaluate the size of the array, in </w:t>
      </w:r>
      <w:r w:rsidR="000233CE">
        <w:t xml:space="preserve">initialized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uninitialized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4A37F41C" w14:textId="77777777" w:rsidR="00CD295E" w:rsidRPr="005926A0" w:rsidRDefault="00CD295E" w:rsidP="005926A0">
      <w:pPr>
        <w:pStyle w:val="Code"/>
        <w:rPr>
          <w:highlight w:val="white"/>
        </w:rPr>
      </w:pPr>
      <w:r w:rsidRPr="005926A0">
        <w:rPr>
          <w:highlight w:val="white"/>
        </w:rPr>
        <w:t xml:space="preserve">    public static bool IsConstant(Expression expression) {</w:t>
      </w:r>
    </w:p>
    <w:p w14:paraId="5F9CAC1D" w14:textId="7BFDDEA7" w:rsidR="00CD295E" w:rsidRPr="005926A0" w:rsidRDefault="00CD295E" w:rsidP="005926A0">
      <w:pPr>
        <w:pStyle w:val="Code"/>
        <w:rPr>
          <w:highlight w:val="white"/>
        </w:rPr>
      </w:pPr>
      <w:r w:rsidRPr="005926A0">
        <w:rPr>
          <w:highlight w:val="white"/>
        </w:rPr>
        <w:t xml:space="preserve">      Symbol </w:t>
      </w:r>
      <w:r w:rsidR="004036F0">
        <w:rPr>
          <w:highlight w:val="white"/>
        </w:rPr>
        <w:t>resultSymbol</w:t>
      </w:r>
      <w:r w:rsidRPr="005926A0">
        <w:rPr>
          <w:highlight w:val="white"/>
        </w:rPr>
        <w:t xml:space="preserve"> = expression.Symbol;</w:t>
      </w:r>
    </w:p>
    <w:p w14:paraId="1883BB7D" w14:textId="080462C7" w:rsidR="00CD295E" w:rsidRPr="005926A0" w:rsidRDefault="00CD295E" w:rsidP="005926A0">
      <w:pPr>
        <w:pStyle w:val="Code"/>
        <w:rPr>
          <w:highlight w:val="white"/>
        </w:rPr>
      </w:pPr>
      <w:r w:rsidRPr="005926A0">
        <w:rPr>
          <w:highlight w:val="white"/>
        </w:rPr>
        <w:t xml:space="preserve">      Type type = </w:t>
      </w:r>
      <w:r w:rsidR="004036F0">
        <w:rPr>
          <w:highlight w:val="white"/>
        </w:rPr>
        <w:t>resultSymbol</w:t>
      </w:r>
      <w:r w:rsidRPr="005926A0">
        <w:rPr>
          <w:highlight w:val="white"/>
        </w:rPr>
        <w:t>.Type;</w:t>
      </w:r>
    </w:p>
    <w:p w14:paraId="3B6447D4" w14:textId="6E9E8050" w:rsidR="005926A0" w:rsidRDefault="00CD295E" w:rsidP="005926A0">
      <w:pPr>
        <w:pStyle w:val="Code"/>
        <w:rPr>
          <w:highlight w:val="white"/>
        </w:rPr>
      </w:pPr>
      <w:r w:rsidRPr="005926A0">
        <w:rPr>
          <w:highlight w:val="white"/>
        </w:rPr>
        <w:t xml:space="preserve">      return (type.IsLogical() &amp;&amp; ((</w:t>
      </w:r>
      <w:r w:rsidR="004036F0">
        <w:rPr>
          <w:highlight w:val="white"/>
        </w:rPr>
        <w:t>resultSymbol</w:t>
      </w:r>
      <w:r w:rsidRPr="005926A0">
        <w:rPr>
          <w:highlight w:val="white"/>
        </w:rPr>
        <w:t>.TrueSet.Count == 0) ||</w:t>
      </w:r>
    </w:p>
    <w:p w14:paraId="10BC73EB" w14:textId="07E20912" w:rsidR="00CD295E" w:rsidRPr="005926A0" w:rsidRDefault="005926A0" w:rsidP="005926A0">
      <w:pPr>
        <w:pStyle w:val="Code"/>
        <w:rPr>
          <w:highlight w:val="white"/>
        </w:rPr>
      </w:pPr>
      <w:r>
        <w:rPr>
          <w:highlight w:val="white"/>
        </w:rPr>
        <w:t xml:space="preserve">             </w:t>
      </w:r>
      <w:r w:rsidR="00CD295E" w:rsidRPr="005926A0">
        <w:rPr>
          <w:highlight w:val="white"/>
        </w:rPr>
        <w:t xml:space="preserve"> </w:t>
      </w:r>
      <w:r>
        <w:rPr>
          <w:highlight w:val="white"/>
        </w:rPr>
        <w:t>(</w:t>
      </w:r>
      <w:r w:rsidR="004036F0">
        <w:rPr>
          <w:highlight w:val="white"/>
        </w:rPr>
        <w:t>resultSymbol</w:t>
      </w:r>
      <w:r w:rsidR="00CD295E" w:rsidRPr="005926A0">
        <w:rPr>
          <w:highlight w:val="white"/>
        </w:rPr>
        <w:t>.FalseSet.Count == 0))</w:t>
      </w:r>
      <w:r>
        <w:rPr>
          <w:highlight w:val="white"/>
        </w:rPr>
        <w:t>)</w:t>
      </w:r>
      <w:r w:rsidR="00CD295E" w:rsidRPr="005926A0">
        <w:rPr>
          <w:highlight w:val="white"/>
        </w:rPr>
        <w:t xml:space="preserve"> ||</w:t>
      </w:r>
    </w:p>
    <w:p w14:paraId="28B7B91E" w14:textId="02B09591" w:rsidR="00CD295E" w:rsidRPr="005926A0" w:rsidRDefault="00CD295E" w:rsidP="005926A0">
      <w:pPr>
        <w:pStyle w:val="Code"/>
        <w:rPr>
          <w:highlight w:val="white"/>
        </w:rPr>
      </w:pPr>
      <w:r w:rsidRPr="005926A0">
        <w:rPr>
          <w:highlight w:val="white"/>
        </w:rPr>
        <w:t xml:space="preserve">             (type.IsIntegralOrPointer() &amp;&amp; (</w:t>
      </w:r>
      <w:r w:rsidR="004036F0">
        <w:rPr>
          <w:highlight w:val="white"/>
        </w:rPr>
        <w:t>resultSymbol</w:t>
      </w:r>
      <w:r w:rsidRPr="005926A0">
        <w:rPr>
          <w:highlight w:val="white"/>
        </w:rPr>
        <w:t>.Value != null)) ||</w:t>
      </w:r>
    </w:p>
    <w:p w14:paraId="2B4576F6" w14:textId="380782EC" w:rsidR="00CD295E" w:rsidRPr="005926A0" w:rsidRDefault="00CD295E" w:rsidP="005926A0">
      <w:pPr>
        <w:pStyle w:val="Code"/>
        <w:rPr>
          <w:highlight w:val="white"/>
        </w:rPr>
      </w:pPr>
      <w:r w:rsidRPr="005926A0">
        <w:rPr>
          <w:highlight w:val="white"/>
        </w:rPr>
        <w:t xml:space="preserve">             (type.IsFloating() &amp;&amp; (</w:t>
      </w:r>
      <w:r w:rsidR="004036F0">
        <w:rPr>
          <w:highlight w:val="white"/>
        </w:rPr>
        <w:t>resultSymbol</w:t>
      </w:r>
      <w:r w:rsidRPr="005926A0">
        <w:rPr>
          <w:highlight w:val="white"/>
        </w:rPr>
        <w:t>.Value != null));</w:t>
      </w:r>
    </w:p>
    <w:p w14:paraId="22F184A6" w14:textId="77777777" w:rsidR="00CD295E" w:rsidRPr="005926A0" w:rsidRDefault="00CD295E" w:rsidP="005926A0">
      <w:pPr>
        <w:pStyle w:val="Code"/>
        <w:rPr>
          <w:highlight w:val="white"/>
        </w:rPr>
      </w:pPr>
      <w:r w:rsidRPr="005926A0">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lastRenderedPageBreak/>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CC87180" w:rsidR="00CD295E" w:rsidRPr="005926A0" w:rsidRDefault="00BD08B1" w:rsidP="00BD08B1">
      <w:pPr>
        <w:rPr>
          <w:highlight w:val="white"/>
        </w:rPr>
      </w:pPr>
      <w:r>
        <w:rPr>
          <w:highlight w:val="white"/>
        </w:rPr>
        <w:t xml:space="preserve">Finally, </w:t>
      </w:r>
      <w:r w:rsidR="00E63C3A">
        <w:rPr>
          <w:highlight w:val="white"/>
        </w:rPr>
        <w:t xml:space="preserve">we define the logical </w:t>
      </w:r>
      <w:proofErr w:type="spellStart"/>
      <w:r w:rsidR="004036F0">
        <w:rPr>
          <w:highlight w:val="white"/>
        </w:rPr>
        <w:t>resultSymbol</w:t>
      </w:r>
      <w:proofErr w:type="spellEnd"/>
      <w:r w:rsidR="00E63C3A">
        <w:rPr>
          <w:highlight w:val="white"/>
        </w:rPr>
        <w:t xml:space="preserve"> with the jump set, depending on the value of the expression. If the value is true the jump set becomes the true set of the </w:t>
      </w:r>
      <w:proofErr w:type="spellStart"/>
      <w:r w:rsidR="004036F0">
        <w:rPr>
          <w:highlight w:val="white"/>
        </w:rPr>
        <w:t>resultSymbol</w:t>
      </w:r>
      <w:proofErr w:type="spellEnd"/>
      <w:r w:rsidR="00E63C3A">
        <w:rPr>
          <w:highlight w:val="white"/>
        </w:rPr>
        <w:t xml:space="preserve">, and if the value is false the jump set becomes the false set of the </w:t>
      </w:r>
      <w:proofErr w:type="spellStart"/>
      <w:r w:rsidR="004036F0">
        <w:rPr>
          <w:highlight w:val="white"/>
        </w:rPr>
        <w:t>resultSymbol</w:t>
      </w:r>
      <w:proofErr w:type="spellEnd"/>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41CE1635" w14:textId="77777777" w:rsidR="002E00C1" w:rsidRDefault="00CD295E" w:rsidP="00CD295E">
      <w:pPr>
        <w:pStyle w:val="Code"/>
        <w:rPr>
          <w:highlight w:val="white"/>
        </w:rPr>
      </w:pPr>
      <w:r w:rsidRPr="00CD295E">
        <w:rPr>
          <w:highlight w:val="white"/>
        </w:rPr>
        <w:t xml:space="preserve">      MiddleCodeGenerator.AddMiddleCode(codeList,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2574E90A" w:rsidR="00276390" w:rsidRPr="00CD295E" w:rsidRDefault="007D5FC3" w:rsidP="007D5FC3">
      <w:pPr>
        <w:rPr>
          <w:highlight w:val="white"/>
        </w:rPr>
      </w:pPr>
      <w:r>
        <w:rPr>
          <w:highlight w:val="white"/>
        </w:rPr>
        <w:t>The resulting symbol is simply the origional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112494B0"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expression.longList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19219130" w14:textId="5E0E7F39" w:rsidR="00CD295E" w:rsidRPr="00CD295E" w:rsidRDefault="00FD45A1" w:rsidP="00A92471">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p>
    <w:p w14:paraId="77BDEC68" w14:textId="77777777" w:rsidR="00C11110" w:rsidRDefault="00CD295E" w:rsidP="00CD295E">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77777777" w:rsidR="00CD295E" w:rsidRPr="00CD295E" w:rsidRDefault="00CD295E" w:rsidP="00CD295E">
      <w:pPr>
        <w:pStyle w:val="Code"/>
        <w:rPr>
          <w:highlight w:val="white"/>
        </w:rPr>
      </w:pPr>
      <w:r w:rsidRPr="00CD295E">
        <w:rPr>
          <w:highlight w:val="white"/>
        </w:rPr>
        <w:t xml:space="preserve">  </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0EDC9B5C" w14:textId="77777777" w:rsidR="00CD295E" w:rsidRPr="00CD295E" w:rsidRDefault="00CD295E" w:rsidP="00CD295E">
      <w:pPr>
        <w:pStyle w:val="Code"/>
        <w:rPr>
          <w:highlight w:val="white"/>
        </w:rPr>
      </w:pPr>
      <w:r w:rsidRPr="00CD295E">
        <w:rPr>
          <w:highlight w:val="white"/>
        </w:rPr>
        <w:t xml:space="preserve">      BigInteger value = (BigInteger) expression.Symbol.Value, resultValue = 0;</w:t>
      </w:r>
    </w:p>
    <w:p w14:paraId="4040DBA2" w14:textId="77777777" w:rsidR="00CD295E" w:rsidRPr="00CD295E" w:rsidRDefault="00CD295E" w:rsidP="00CD295E">
      <w:pPr>
        <w:pStyle w:val="Code"/>
        <w:rPr>
          <w:highlight w:val="white"/>
        </w:rPr>
      </w:pPr>
      <w:r w:rsidRPr="00CD295E">
        <w:rPr>
          <w:highlight w:val="white"/>
        </w:rPr>
        <w:t xml:space="preserve">    </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77777777" w:rsidR="00CD295E" w:rsidRPr="00CD295E" w:rsidRDefault="00CD295E" w:rsidP="00CD295E">
      <w:pPr>
        <w:pStyle w:val="Code"/>
        <w:rPr>
          <w:highlight w:val="white"/>
        </w:rPr>
      </w:pP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3B7FC92C" w14:textId="77777777"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77777777" w:rsidR="00CD295E" w:rsidRPr="00CD295E" w:rsidRDefault="00CD295E" w:rsidP="00CD295E">
      <w:pPr>
        <w:pStyle w:val="Code"/>
        <w:rPr>
          <w:highlight w:val="white"/>
        </w:rPr>
      </w:pP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lastRenderedPageBreak/>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77777777" w:rsidR="00CD295E" w:rsidRPr="00CD295E" w:rsidRDefault="00CD295E" w:rsidP="00CD295E">
      <w:pPr>
        <w:pStyle w:val="Code"/>
        <w:rPr>
          <w:highlight w:val="white"/>
        </w:rPr>
      </w:pPr>
    </w:p>
    <w:p w14:paraId="67062424"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3DFA30EE" w14:textId="77777777" w:rsidR="00C11110" w:rsidRDefault="00CD295E" w:rsidP="00CD295E">
      <w:pPr>
        <w:pStyle w:val="Code"/>
        <w:rPr>
          <w:highlight w:val="white"/>
        </w:rPr>
      </w:pPr>
      <w:r w:rsidRPr="00CD295E">
        <w:rPr>
          <w:highlight w:val="white"/>
        </w:rPr>
        <w:t xml:space="preserve">      MiddleCodeGenerator.AddMiddleCode(codeList, MiddleOperator.PushFloat,</w:t>
      </w:r>
    </w:p>
    <w:p w14:paraId="71A5656C" w14:textId="6BE46107" w:rsidR="00CD295E" w:rsidRP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184B438"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77777777" w:rsidR="00CD295E" w:rsidRPr="00CD295E" w:rsidRDefault="00CD295E" w:rsidP="00CD295E">
      <w:pPr>
        <w:pStyle w:val="Code"/>
        <w:rPr>
          <w:highlight w:val="white"/>
        </w:rPr>
      </w:pPr>
    </w:p>
    <w:p w14:paraId="29A708CF" w14:textId="77777777" w:rsidR="00CD295E" w:rsidRPr="00CD295E" w:rsidRDefault="00CD295E" w:rsidP="00CD295E">
      <w:pPr>
        <w:pStyle w:val="Code"/>
        <w:rPr>
          <w:highlight w:val="white"/>
        </w:rPr>
      </w:pPr>
      <w:r w:rsidRPr="00CD295E">
        <w:rPr>
          <w:highlight w:val="white"/>
        </w:rPr>
        <w:t xml:space="preserve">    public static Expression Cast(Expression fromExpression, Type toType) {</w:t>
      </w:r>
    </w:p>
    <w:p w14:paraId="0809C22C" w14:textId="77777777" w:rsidR="00CD295E" w:rsidRPr="00CD295E" w:rsidRDefault="00CD295E" w:rsidP="00CD295E">
      <w:pPr>
        <w:pStyle w:val="Code"/>
        <w:rPr>
          <w:highlight w:val="white"/>
        </w:rPr>
      </w:pPr>
      <w:r w:rsidRPr="00CD295E">
        <w:rPr>
          <w:highlight w:val="white"/>
        </w:rPr>
        <w:t xml:space="preserve">      if (!IsConstant(fromExpression))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77777777" w:rsidR="00CD295E" w:rsidRPr="00CD295E" w:rsidRDefault="00CD295E" w:rsidP="00CD295E">
      <w:pPr>
        <w:pStyle w:val="Code"/>
        <w:rPr>
          <w:highlight w:val="white"/>
        </w:rPr>
      </w:pPr>
      <w:r w:rsidRPr="00CD295E">
        <w:rPr>
          <w:highlight w:val="white"/>
        </w:rPr>
        <w:t xml:space="preserve">      Symbol fromSymbol = fromExpression.Symbol;</w:t>
      </w:r>
    </w:p>
    <w:p w14:paraId="6D699457" w14:textId="77777777" w:rsidR="00CD295E" w:rsidRPr="00CD295E" w:rsidRDefault="00CD295E" w:rsidP="00CD295E">
      <w:pPr>
        <w:pStyle w:val="Code"/>
        <w:rPr>
          <w:highlight w:val="white"/>
        </w:rPr>
      </w:pPr>
      <w:r w:rsidRPr="00CD295E">
        <w:rPr>
          <w:highlight w:val="white"/>
        </w:rPr>
        <w:t xml:space="preserve">      Type fromType = fromSymbol.Type;</w:t>
      </w:r>
    </w:p>
    <w:p w14:paraId="066CCE30" w14:textId="77777777" w:rsidR="00CD295E" w:rsidRPr="00CD295E" w:rsidRDefault="00CD295E" w:rsidP="00CD295E">
      <w:pPr>
        <w:pStyle w:val="Code"/>
        <w:rPr>
          <w:highlight w:val="white"/>
        </w:rPr>
      </w:pPr>
      <w:r w:rsidRPr="00CD295E">
        <w:rPr>
          <w:highlight w:val="white"/>
        </w:rPr>
        <w:t xml:space="preserve">      object fromValue = fromSymbol.Value;</w:t>
      </w:r>
    </w:p>
    <w:p w14:paraId="172EAF3A" w14:textId="77777777" w:rsidR="00CD295E" w:rsidRPr="00CD295E" w:rsidRDefault="00CD295E" w:rsidP="00CD295E">
      <w:pPr>
        <w:pStyle w:val="Code"/>
        <w:rPr>
          <w:highlight w:val="white"/>
        </w:rPr>
      </w:pPr>
    </w:p>
    <w:p w14:paraId="750508DA" w14:textId="77777777" w:rsidR="00CD295E" w:rsidRPr="00CD295E" w:rsidRDefault="00CD295E" w:rsidP="00CD295E">
      <w:pPr>
        <w:pStyle w:val="Code"/>
        <w:rPr>
          <w:highlight w:val="white"/>
        </w:rPr>
      </w:pPr>
      <w:r w:rsidRPr="00CD295E">
        <w:rPr>
          <w:highlight w:val="white"/>
        </w:rPr>
        <w:t xml:space="preserve">      if (fromType.Equals(toType)) {</w:t>
      </w:r>
    </w:p>
    <w:p w14:paraId="5D3189A8" w14:textId="77777777" w:rsidR="00CD295E" w:rsidRPr="00CD295E" w:rsidRDefault="00CD295E" w:rsidP="00CD295E">
      <w:pPr>
        <w:pStyle w:val="Code"/>
        <w:rPr>
          <w:highlight w:val="white"/>
        </w:rPr>
      </w:pPr>
      <w:r w:rsidRPr="00CD295E">
        <w:rPr>
          <w:highlight w:val="white"/>
        </w:rPr>
        <w:t xml:space="preserve">        return fromExpression;</w:t>
      </w:r>
    </w:p>
    <w:p w14:paraId="507AD29D" w14:textId="77777777" w:rsidR="00CD295E" w:rsidRPr="00CD295E" w:rsidRDefault="00CD295E" w:rsidP="00CD295E">
      <w:pPr>
        <w:pStyle w:val="Code"/>
        <w:rPr>
          <w:highlight w:val="white"/>
        </w:rPr>
      </w:pPr>
      <w:r w:rsidRPr="00CD295E">
        <w:rPr>
          <w:highlight w:val="white"/>
        </w:rPr>
        <w:t xml:space="preserve">      }</w:t>
      </w:r>
    </w:p>
    <w:p w14:paraId="3474E785" w14:textId="77777777" w:rsidR="00C11110" w:rsidRDefault="00CD295E" w:rsidP="00CD295E">
      <w:pPr>
        <w:pStyle w:val="Code"/>
        <w:rPr>
          <w:highlight w:val="white"/>
        </w:rPr>
      </w:pPr>
      <w:r w:rsidRPr="00CD295E">
        <w:rPr>
          <w:highlight w:val="white"/>
        </w:rPr>
        <w:t xml:space="preserve">      else if (((fromType.IsIntegralArrayOrPointer() &amp;&amp;</w:t>
      </w:r>
    </w:p>
    <w:p w14:paraId="12EEB00C" w14:textId="7E6A1367" w:rsidR="00CD295E" w:rsidRPr="00CD295E" w:rsidRDefault="00C11110" w:rsidP="00CD295E">
      <w:pPr>
        <w:pStyle w:val="Code"/>
        <w:rPr>
          <w:highlight w:val="white"/>
        </w:rPr>
      </w:pPr>
      <w:r>
        <w:rPr>
          <w:highlight w:val="white"/>
        </w:rPr>
        <w:t xml:space="preserve">                </w:t>
      </w:r>
      <w:r w:rsidR="00CD295E" w:rsidRPr="00CD295E">
        <w:rPr>
          <w:highlight w:val="white"/>
        </w:rPr>
        <w:t xml:space="preserve"> toType.IsIntegralArrayOrPointer()) ||</w:t>
      </w:r>
    </w:p>
    <w:p w14:paraId="510413C5" w14:textId="77777777" w:rsidR="00C11110" w:rsidRDefault="00CD295E" w:rsidP="00CD295E">
      <w:pPr>
        <w:pStyle w:val="Code"/>
        <w:rPr>
          <w:highlight w:val="white"/>
        </w:rPr>
      </w:pPr>
      <w:r w:rsidRPr="00CD295E">
        <w:rPr>
          <w:highlight w:val="white"/>
        </w:rPr>
        <w:t xml:space="preserve">               (fromType.IsFloating() &amp;&amp; toType.IsFloating())) &amp;&amp;</w:t>
      </w:r>
    </w:p>
    <w:p w14:paraId="69E47C1F" w14:textId="2EE97D80" w:rsidR="00CD295E" w:rsidRPr="00CD295E" w:rsidRDefault="00C11110" w:rsidP="00CD295E">
      <w:pPr>
        <w:pStyle w:val="Code"/>
        <w:rPr>
          <w:highlight w:val="white"/>
        </w:rPr>
      </w:pPr>
      <w:r>
        <w:rPr>
          <w:highlight w:val="white"/>
        </w:rPr>
        <w:t xml:space="preserve">               </w:t>
      </w:r>
      <w:r w:rsidR="00CD295E" w:rsidRPr="00CD295E">
        <w:rPr>
          <w:highlight w:val="white"/>
        </w:rPr>
        <w:t xml:space="preserve"> (fromType.Size() == toType.Size())) {</w:t>
      </w:r>
    </w:p>
    <w:p w14:paraId="7D7AA133" w14:textId="77777777" w:rsidR="00CD295E" w:rsidRPr="00CD295E" w:rsidRDefault="00CD295E" w:rsidP="00CD295E">
      <w:pPr>
        <w:pStyle w:val="Code"/>
        <w:rPr>
          <w:highlight w:val="white"/>
        </w:rPr>
      </w:pPr>
      <w:r w:rsidRPr="00CD295E">
        <w:rPr>
          <w:highlight w:val="white"/>
        </w:rPr>
        <w:t xml:space="preserve">        Symbol toSymbol = new Symbol(toType, fromValue);</w:t>
      </w:r>
    </w:p>
    <w:p w14:paraId="165A6154" w14:textId="77777777" w:rsidR="00CC47F2" w:rsidRDefault="00CD295E" w:rsidP="00CD295E">
      <w:pPr>
        <w:pStyle w:val="Code"/>
        <w:rPr>
          <w:highlight w:val="white"/>
        </w:rPr>
      </w:pPr>
      <w:r w:rsidRPr="00CD295E">
        <w:rPr>
          <w:highlight w:val="white"/>
        </w:rPr>
        <w:t xml:space="preserve">        return (new Expression(toSymbol, fromExpression.ShortList,</w:t>
      </w:r>
    </w:p>
    <w:p w14:paraId="64872FF7" w14:textId="7B95298B" w:rsidR="00CD295E" w:rsidRPr="00CD295E" w:rsidRDefault="00CC47F2" w:rsidP="00CD295E">
      <w:pPr>
        <w:pStyle w:val="Code"/>
        <w:rPr>
          <w:highlight w:val="white"/>
        </w:rPr>
      </w:pPr>
      <w:r>
        <w:rPr>
          <w:highlight w:val="white"/>
        </w:rPr>
        <w:t xml:space="preserve">                              </w:t>
      </w:r>
      <w:r w:rsidR="00CD295E" w:rsidRPr="00CD295E">
        <w:rPr>
          <w:highlight w:val="white"/>
        </w:rPr>
        <w:t xml:space="preserve"> fromExpression.LongList));</w:t>
      </w:r>
    </w:p>
    <w:p w14:paraId="3147FC1C" w14:textId="77777777" w:rsidR="00CD295E" w:rsidRPr="00CD295E" w:rsidRDefault="00CD295E" w:rsidP="00CD295E">
      <w:pPr>
        <w:pStyle w:val="Code"/>
        <w:rPr>
          <w:highlight w:val="white"/>
        </w:rPr>
      </w:pPr>
      <w:r w:rsidRPr="00CD295E">
        <w:rPr>
          <w:highlight w:val="white"/>
        </w:rPr>
        <w:t xml:space="preserve">      }</w:t>
      </w:r>
    </w:p>
    <w:p w14:paraId="319F8ECC" w14:textId="77777777" w:rsidR="00CD295E" w:rsidRPr="00CD295E" w:rsidRDefault="00CD295E" w:rsidP="00CD295E">
      <w:pPr>
        <w:pStyle w:val="Code"/>
        <w:rPr>
          <w:highlight w:val="white"/>
        </w:rPr>
      </w:pPr>
      <w:r w:rsidRPr="00CD295E">
        <w:rPr>
          <w:highlight w:val="white"/>
        </w:rPr>
        <w:t xml:space="preserve">      else if (fromType.IsLogical() &amp;&amp; toType.IsIntegralArrayOrPointer()) {</w:t>
      </w:r>
    </w:p>
    <w:p w14:paraId="6C05A089" w14:textId="77777777" w:rsidR="00CC47F2" w:rsidRDefault="00CD295E" w:rsidP="00CD295E">
      <w:pPr>
        <w:pStyle w:val="Code"/>
        <w:rPr>
          <w:highlight w:val="white"/>
        </w:rPr>
      </w:pPr>
      <w:r w:rsidRPr="00CD295E">
        <w:rPr>
          <w:highlight w:val="white"/>
        </w:rPr>
        <w:t xml:space="preserve">        if ((fromSymbol.TrueSet.Count &gt; 0) &amp;&amp;</w:t>
      </w:r>
    </w:p>
    <w:p w14:paraId="5135ECAB" w14:textId="18CF3E66"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 0))</w:t>
      </w:r>
      <w:r>
        <w:rPr>
          <w:highlight w:val="white"/>
        </w:rPr>
        <w:t xml:space="preserve"> </w:t>
      </w:r>
      <w:r w:rsidR="00CD295E" w:rsidRPr="00CD295E">
        <w:rPr>
          <w:highlight w:val="white"/>
        </w:rPr>
        <w:t>{</w:t>
      </w:r>
    </w:p>
    <w:p w14:paraId="1CC53DAE" w14:textId="77777777" w:rsidR="00CD295E" w:rsidRPr="00CD295E" w:rsidRDefault="00CD295E" w:rsidP="00CD295E">
      <w:pPr>
        <w:pStyle w:val="Code"/>
        <w:rPr>
          <w:highlight w:val="white"/>
        </w:rPr>
      </w:pPr>
      <w:r w:rsidRPr="00CD295E">
        <w:rPr>
          <w:highlight w:val="white"/>
        </w:rPr>
        <w:t xml:space="preserve">          Symbol toSymbol = new Symbol(toType, (BigInteger) 1);</w:t>
      </w:r>
    </w:p>
    <w:p w14:paraId="55DC02B8" w14:textId="77777777" w:rsidR="00CD295E" w:rsidRPr="00CD295E" w:rsidRDefault="00CD295E" w:rsidP="00CD295E">
      <w:pPr>
        <w:pStyle w:val="Code"/>
        <w:rPr>
          <w:highlight w:val="white"/>
        </w:rPr>
      </w:pPr>
      <w:r w:rsidRPr="00CD295E">
        <w:rPr>
          <w:highlight w:val="white"/>
        </w:rPr>
        <w:t xml:space="preserve">          return (new Expression(toSymbol, null, null));</w:t>
      </w:r>
    </w:p>
    <w:p w14:paraId="746123C2" w14:textId="77777777" w:rsidR="00CD295E" w:rsidRPr="00CD295E" w:rsidRDefault="00CD295E" w:rsidP="00CD295E">
      <w:pPr>
        <w:pStyle w:val="Code"/>
        <w:rPr>
          <w:highlight w:val="white"/>
        </w:rPr>
      </w:pPr>
      <w:r w:rsidRPr="00CD295E">
        <w:rPr>
          <w:highlight w:val="white"/>
        </w:rPr>
        <w:t xml:space="preserve">        }</w:t>
      </w:r>
    </w:p>
    <w:p w14:paraId="3AF29246" w14:textId="77777777" w:rsidR="00CC47F2" w:rsidRDefault="00CD295E" w:rsidP="00CD295E">
      <w:pPr>
        <w:pStyle w:val="Code"/>
        <w:rPr>
          <w:highlight w:val="white"/>
        </w:rPr>
      </w:pPr>
      <w:r w:rsidRPr="00CD295E">
        <w:rPr>
          <w:highlight w:val="white"/>
        </w:rPr>
        <w:t xml:space="preserve">        else if ((fromSymbol.TrueSet.Count == 0) &amp;&amp;</w:t>
      </w:r>
    </w:p>
    <w:p w14:paraId="4DA5BE4A" w14:textId="308B5812" w:rsidR="00CD295E" w:rsidRPr="00CD295E" w:rsidRDefault="00CC47F2" w:rsidP="00CD295E">
      <w:pPr>
        <w:pStyle w:val="Code"/>
        <w:rPr>
          <w:highlight w:val="white"/>
        </w:rPr>
      </w:pPr>
      <w:r>
        <w:rPr>
          <w:highlight w:val="white"/>
        </w:rPr>
        <w:t xml:space="preserve">                </w:t>
      </w:r>
      <w:r w:rsidR="00CD295E" w:rsidRPr="00CD295E">
        <w:rPr>
          <w:highlight w:val="white"/>
        </w:rPr>
        <w:t xml:space="preserve"> (fromSymbol.FalseSet.Count &gt; 0)) {</w:t>
      </w:r>
    </w:p>
    <w:p w14:paraId="6A81FD9D" w14:textId="77777777" w:rsidR="00CD295E" w:rsidRPr="00CD295E" w:rsidRDefault="00CD295E" w:rsidP="00CD295E">
      <w:pPr>
        <w:pStyle w:val="Code"/>
        <w:rPr>
          <w:highlight w:val="white"/>
        </w:rPr>
      </w:pPr>
      <w:r w:rsidRPr="00CD295E">
        <w:rPr>
          <w:highlight w:val="white"/>
        </w:rPr>
        <w:t xml:space="preserve">          Symbol toSymbol = new Symbol(toType, (BigInteger) 0);</w:t>
      </w:r>
    </w:p>
    <w:p w14:paraId="17EB5CFC" w14:textId="77777777" w:rsidR="00CD295E" w:rsidRPr="00CD295E" w:rsidRDefault="00CD295E" w:rsidP="00CD295E">
      <w:pPr>
        <w:pStyle w:val="Code"/>
        <w:rPr>
          <w:highlight w:val="white"/>
        </w:rPr>
      </w:pPr>
      <w:r w:rsidRPr="00CD295E">
        <w:rPr>
          <w:highlight w:val="white"/>
        </w:rPr>
        <w:t xml:space="preserve">          return (new Expression(toSymbol,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77777777" w:rsidR="00CD295E" w:rsidRPr="00CD295E" w:rsidRDefault="00CD295E" w:rsidP="00CD295E">
      <w:pPr>
        <w:pStyle w:val="Code"/>
        <w:rPr>
          <w:highlight w:val="white"/>
        </w:rPr>
      </w:pPr>
      <w:r w:rsidRPr="00CD295E">
        <w:rPr>
          <w:highlight w:val="white"/>
        </w:rPr>
        <w:t xml:space="preserve">      }</w:t>
      </w:r>
    </w:p>
    <w:p w14:paraId="583A3833" w14:textId="77777777" w:rsidR="00CC47F2" w:rsidRDefault="00CD295E" w:rsidP="00CD295E">
      <w:pPr>
        <w:pStyle w:val="Code"/>
        <w:rPr>
          <w:highlight w:val="white"/>
        </w:rPr>
      </w:pPr>
      <w:r w:rsidRPr="00CD295E">
        <w:rPr>
          <w:highlight w:val="white"/>
        </w:rPr>
        <w:t xml:space="preserve">      else if (((fromType.IsIntegralArrayOrPointer() ||</w:t>
      </w:r>
    </w:p>
    <w:p w14:paraId="4C2090AE" w14:textId="21062AFA" w:rsidR="00CD295E" w:rsidRPr="00CD295E" w:rsidRDefault="00CC47F2" w:rsidP="00CD295E">
      <w:pPr>
        <w:pStyle w:val="Code"/>
        <w:rPr>
          <w:highlight w:val="white"/>
        </w:rPr>
      </w:pPr>
      <w:r>
        <w:rPr>
          <w:highlight w:val="white"/>
        </w:rPr>
        <w:t xml:space="preserve">               </w:t>
      </w:r>
      <w:r w:rsidR="00CD295E" w:rsidRPr="00CD295E">
        <w:rPr>
          <w:highlight w:val="white"/>
        </w:rPr>
        <w:t xml:space="preserve"> (fromValue is BigInteger)) ||</w:t>
      </w:r>
    </w:p>
    <w:p w14:paraId="448DD5EC" w14:textId="13B2BD50" w:rsidR="00CC47F2" w:rsidRDefault="00CD295E" w:rsidP="00CD295E">
      <w:pPr>
        <w:pStyle w:val="Code"/>
        <w:rPr>
          <w:highlight w:val="white"/>
        </w:rPr>
      </w:pPr>
      <w:r w:rsidRPr="00CD295E">
        <w:rPr>
          <w:highlight w:val="white"/>
        </w:rPr>
        <w:t xml:space="preserve">               (fromType.IsFloating() &amp;&amp; (fromValue is decimal))) &amp;&amp;</w:t>
      </w:r>
    </w:p>
    <w:p w14:paraId="185B45AB" w14:textId="5FDDDE40" w:rsidR="00CD295E" w:rsidRPr="00CD295E" w:rsidRDefault="00CC47F2" w:rsidP="00CD295E">
      <w:pPr>
        <w:pStyle w:val="Code"/>
        <w:rPr>
          <w:highlight w:val="white"/>
        </w:rPr>
      </w:pPr>
      <w:r>
        <w:rPr>
          <w:highlight w:val="white"/>
        </w:rPr>
        <w:t xml:space="preserve">               </w:t>
      </w:r>
      <w:r w:rsidR="00CD295E" w:rsidRPr="00CD295E">
        <w:rPr>
          <w:highlight w:val="white"/>
        </w:rPr>
        <w:t xml:space="preserve"> toType.IsLogical()) {</w:t>
      </w:r>
    </w:p>
    <w:p w14:paraId="008C7E87"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28DEA682" w14:textId="77777777" w:rsidR="00CD295E" w:rsidRPr="00CD295E" w:rsidRDefault="00CD295E" w:rsidP="00CD295E">
      <w:pPr>
        <w:pStyle w:val="Code"/>
        <w:rPr>
          <w:highlight w:val="white"/>
        </w:rPr>
      </w:pPr>
      <w:r w:rsidRPr="00CD295E">
        <w:rPr>
          <w:highlight w:val="white"/>
        </w:rPr>
        <w:t xml:space="preserve">        MiddleCode jumpCode = new MiddleCode(MiddleOperator.Goto);</w:t>
      </w:r>
    </w:p>
    <w:p w14:paraId="00A69C2D" w14:textId="77777777" w:rsidR="00CD295E" w:rsidRPr="00CD295E" w:rsidRDefault="00CD295E" w:rsidP="00CD295E">
      <w:pPr>
        <w:pStyle w:val="Code"/>
        <w:rPr>
          <w:highlight w:val="white"/>
        </w:rPr>
      </w:pPr>
      <w:r w:rsidRPr="00CD295E">
        <w:rPr>
          <w:highlight w:val="white"/>
        </w:rPr>
        <w:t xml:space="preserve">        codeList.Add(jumpCode);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77777777" w:rsidR="00CD295E" w:rsidRPr="00CD295E" w:rsidRDefault="00CD295E" w:rsidP="00CD295E">
      <w:pPr>
        <w:pStyle w:val="Code"/>
        <w:rPr>
          <w:highlight w:val="white"/>
        </w:rPr>
      </w:pPr>
    </w:p>
    <w:p w14:paraId="10C933E8" w14:textId="77777777" w:rsidR="00CD295E" w:rsidRPr="00CD295E" w:rsidRDefault="00CD295E" w:rsidP="00CD295E">
      <w:pPr>
        <w:pStyle w:val="Code"/>
        <w:rPr>
          <w:highlight w:val="white"/>
        </w:rPr>
      </w:pPr>
      <w:r w:rsidRPr="00CD295E">
        <w:rPr>
          <w:highlight w:val="white"/>
        </w:rPr>
        <w:t xml:space="preserve">        Symbol toSymbol;</w:t>
      </w:r>
    </w:p>
    <w:p w14:paraId="309B3A6E" w14:textId="77777777" w:rsidR="005B0C44" w:rsidRDefault="00CD295E" w:rsidP="00CD295E">
      <w:pPr>
        <w:pStyle w:val="Code"/>
        <w:rPr>
          <w:highlight w:val="white"/>
        </w:rPr>
      </w:pPr>
      <w:r w:rsidRPr="00CD295E">
        <w:rPr>
          <w:highlight w:val="white"/>
        </w:rPr>
        <w:t xml:space="preserve">        if (fromValue.Equals(BigInteger.Zero) ||</w:t>
      </w:r>
    </w:p>
    <w:p w14:paraId="11D8FDB6" w14:textId="45C5E97C" w:rsidR="00CD295E" w:rsidRPr="00CD295E" w:rsidRDefault="005B0C44" w:rsidP="00CD295E">
      <w:pPr>
        <w:pStyle w:val="Code"/>
        <w:rPr>
          <w:highlight w:val="white"/>
        </w:rPr>
      </w:pPr>
      <w:r>
        <w:rPr>
          <w:highlight w:val="white"/>
        </w:rPr>
        <w:t xml:space="preserve">           </w:t>
      </w:r>
      <w:r w:rsidR="00CD295E" w:rsidRPr="00CD295E">
        <w:rPr>
          <w:highlight w:val="white"/>
        </w:rPr>
        <w:t xml:space="preserve"> fromValue.Equals((decimal) 0)) {</w:t>
      </w:r>
    </w:p>
    <w:p w14:paraId="4C89EBF5" w14:textId="77777777" w:rsidR="00CD295E" w:rsidRPr="00CD295E" w:rsidRDefault="00CD295E" w:rsidP="00CD295E">
      <w:pPr>
        <w:pStyle w:val="Code"/>
        <w:rPr>
          <w:highlight w:val="white"/>
        </w:rPr>
      </w:pPr>
      <w:r w:rsidRPr="00CD295E">
        <w:rPr>
          <w:highlight w:val="white"/>
        </w:rPr>
        <w:t xml:space="preserve">          toSymbol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77777777" w:rsidR="00CD295E" w:rsidRPr="00CD295E" w:rsidRDefault="00CD295E" w:rsidP="00CD295E">
      <w:pPr>
        <w:pStyle w:val="Code"/>
        <w:rPr>
          <w:highlight w:val="white"/>
        </w:rPr>
      </w:pPr>
      <w:r w:rsidRPr="00CD295E">
        <w:rPr>
          <w:highlight w:val="white"/>
        </w:rPr>
        <w:t xml:space="preserve">          toSymbol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77777777" w:rsidR="00CD295E" w:rsidRPr="00CD295E" w:rsidRDefault="00CD295E" w:rsidP="00CD295E">
      <w:pPr>
        <w:pStyle w:val="Code"/>
        <w:rPr>
          <w:highlight w:val="white"/>
        </w:rPr>
      </w:pPr>
    </w:p>
    <w:p w14:paraId="1F7F7C66"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78D41B69" w14:textId="77777777" w:rsidR="00CD295E" w:rsidRPr="00CD295E" w:rsidRDefault="00CD295E" w:rsidP="00CD295E">
      <w:pPr>
        <w:pStyle w:val="Code"/>
        <w:rPr>
          <w:highlight w:val="white"/>
        </w:rPr>
      </w:pPr>
      <w:r w:rsidRPr="00CD295E">
        <w:rPr>
          <w:highlight w:val="white"/>
        </w:rPr>
        <w:t xml:space="preserve">      }</w:t>
      </w:r>
    </w:p>
    <w:p w14:paraId="7C2C7A7C" w14:textId="77777777" w:rsidR="00CD295E" w:rsidRPr="00CD295E" w:rsidRDefault="00CD295E" w:rsidP="00CD295E">
      <w:pPr>
        <w:pStyle w:val="Code"/>
        <w:rPr>
          <w:highlight w:val="white"/>
        </w:rPr>
      </w:pPr>
      <w:r w:rsidRPr="00CD295E">
        <w:rPr>
          <w:highlight w:val="white"/>
        </w:rPr>
        <w:t xml:space="preserve">      else if ((fromValue is BigInteger) || (fromValue is decimal)) {</w:t>
      </w:r>
    </w:p>
    <w:p w14:paraId="5163E440" w14:textId="77777777" w:rsidR="00CD295E" w:rsidRPr="00CD295E" w:rsidRDefault="00CD295E" w:rsidP="00CD295E">
      <w:pPr>
        <w:pStyle w:val="Code"/>
        <w:rPr>
          <w:highlight w:val="white"/>
        </w:rPr>
      </w:pPr>
      <w:r w:rsidRPr="00CD295E">
        <w:rPr>
          <w:highlight w:val="white"/>
        </w:rPr>
        <w:t xml:space="preserve">        Symbol toSymbol = null;</w:t>
      </w:r>
    </w:p>
    <w:p w14:paraId="48FFD631" w14:textId="77777777" w:rsidR="00C65953" w:rsidRDefault="00CD295E" w:rsidP="00CD295E">
      <w:pPr>
        <w:pStyle w:val="Code"/>
        <w:rPr>
          <w:highlight w:val="white"/>
        </w:rPr>
      </w:pPr>
      <w:r w:rsidRPr="00CD295E">
        <w:rPr>
          <w:highlight w:val="white"/>
        </w:rPr>
        <w:t xml:space="preserve">        if (fromType.IsIntegralArrayOrPointer() &amp;&amp;</w:t>
      </w:r>
    </w:p>
    <w:p w14:paraId="0038592D" w14:textId="5568BE74" w:rsidR="00CD295E" w:rsidRPr="00CD295E" w:rsidRDefault="00C65953" w:rsidP="00CD295E">
      <w:pPr>
        <w:pStyle w:val="Code"/>
        <w:rPr>
          <w:highlight w:val="white"/>
        </w:rPr>
      </w:pPr>
      <w:r>
        <w:rPr>
          <w:highlight w:val="white"/>
        </w:rPr>
        <w:t xml:space="preserve">           </w:t>
      </w:r>
      <w:r w:rsidR="00CD295E" w:rsidRPr="00CD295E">
        <w:rPr>
          <w:highlight w:val="white"/>
        </w:rPr>
        <w:t xml:space="preserve"> toType.IsIntegralArrayOrPointer()) {</w:t>
      </w:r>
    </w:p>
    <w:p w14:paraId="0CC1B25F" w14:textId="77777777" w:rsidR="00CD295E" w:rsidRPr="00CD295E" w:rsidRDefault="00CD295E" w:rsidP="00CD295E">
      <w:pPr>
        <w:pStyle w:val="Code"/>
        <w:rPr>
          <w:highlight w:val="white"/>
        </w:rPr>
      </w:pPr>
      <w:r w:rsidRPr="00CD295E">
        <w:rPr>
          <w:highlight w:val="white"/>
        </w:rPr>
        <w:t xml:space="preserve">          toSymbol = new Symbol(toType, fromValue);</w:t>
      </w:r>
    </w:p>
    <w:p w14:paraId="7DE4A1A1" w14:textId="77777777" w:rsidR="00CD295E" w:rsidRPr="00CD295E" w:rsidRDefault="00CD295E" w:rsidP="00CD295E">
      <w:pPr>
        <w:pStyle w:val="Code"/>
        <w:rPr>
          <w:highlight w:val="white"/>
        </w:rPr>
      </w:pPr>
      <w:r w:rsidRPr="00CD295E">
        <w:rPr>
          <w:highlight w:val="white"/>
        </w:rPr>
        <w:t xml:space="preserve">        }</w:t>
      </w:r>
    </w:p>
    <w:p w14:paraId="471991C4" w14:textId="77777777" w:rsidR="00CD295E" w:rsidRPr="00CD295E" w:rsidRDefault="00CD295E" w:rsidP="00CD295E">
      <w:pPr>
        <w:pStyle w:val="Code"/>
        <w:rPr>
          <w:highlight w:val="white"/>
        </w:rPr>
      </w:pPr>
      <w:r w:rsidRPr="00CD295E">
        <w:rPr>
          <w:highlight w:val="white"/>
        </w:rPr>
        <w:t xml:space="preserve">        else if (fromType.IsIntegralArrayOrPointer() &amp;&amp; toType.IsFloating()) {</w:t>
      </w:r>
    </w:p>
    <w:p w14:paraId="3AF9F9AD" w14:textId="77777777" w:rsidR="00CD295E" w:rsidRPr="00CD295E" w:rsidRDefault="00CD295E" w:rsidP="00CD295E">
      <w:pPr>
        <w:pStyle w:val="Code"/>
        <w:rPr>
          <w:highlight w:val="white"/>
        </w:rPr>
      </w:pPr>
      <w:r w:rsidRPr="00CD295E">
        <w:rPr>
          <w:highlight w:val="white"/>
        </w:rPr>
        <w:t xml:space="preserve">          toSymbol = new Symbol(toType, (decimal) ((BigInteger) fromValue));</w:t>
      </w:r>
    </w:p>
    <w:p w14:paraId="22EC23C9" w14:textId="77777777" w:rsidR="00CD295E" w:rsidRPr="00CD295E" w:rsidRDefault="00CD295E" w:rsidP="00CD295E">
      <w:pPr>
        <w:pStyle w:val="Code"/>
        <w:rPr>
          <w:highlight w:val="white"/>
        </w:rPr>
      </w:pPr>
      <w:r w:rsidRPr="00CD295E">
        <w:rPr>
          <w:highlight w:val="white"/>
        </w:rPr>
        <w:t xml:space="preserve">        }</w:t>
      </w:r>
    </w:p>
    <w:p w14:paraId="5825A9DD" w14:textId="77777777" w:rsidR="00CD295E" w:rsidRPr="00CD295E" w:rsidRDefault="00CD295E" w:rsidP="00CD295E">
      <w:pPr>
        <w:pStyle w:val="Code"/>
        <w:rPr>
          <w:highlight w:val="white"/>
        </w:rPr>
      </w:pPr>
      <w:r w:rsidRPr="00CD295E">
        <w:rPr>
          <w:highlight w:val="white"/>
        </w:rPr>
        <w:t xml:space="preserve">        else if (fromType.IsFloating() &amp;&amp; toType.IsIntegralArrayOrPointer()) {</w:t>
      </w:r>
    </w:p>
    <w:p w14:paraId="37F266F1" w14:textId="77777777" w:rsidR="00CD295E" w:rsidRPr="00CD295E" w:rsidRDefault="00CD295E" w:rsidP="00CD295E">
      <w:pPr>
        <w:pStyle w:val="Code"/>
        <w:rPr>
          <w:highlight w:val="white"/>
        </w:rPr>
      </w:pPr>
      <w:r w:rsidRPr="00CD295E">
        <w:rPr>
          <w:highlight w:val="white"/>
        </w:rPr>
        <w:t xml:space="preserve">          toSymbol = new Symbol(toType, (BigInteger) ((decimal) fromValue));</w:t>
      </w:r>
    </w:p>
    <w:p w14:paraId="6963F55A" w14:textId="77777777" w:rsidR="00CD295E" w:rsidRPr="00CD295E" w:rsidRDefault="00CD295E" w:rsidP="00CD295E">
      <w:pPr>
        <w:pStyle w:val="Code"/>
        <w:rPr>
          <w:highlight w:val="white"/>
        </w:rPr>
      </w:pPr>
      <w:r w:rsidRPr="00CD295E">
        <w:rPr>
          <w:highlight w:val="white"/>
        </w:rPr>
        <w:t xml:space="preserve">        }</w:t>
      </w:r>
    </w:p>
    <w:p w14:paraId="3AC87AAD" w14:textId="77777777" w:rsidR="00CD295E" w:rsidRPr="00CD295E" w:rsidRDefault="00CD295E" w:rsidP="00CD295E">
      <w:pPr>
        <w:pStyle w:val="Code"/>
        <w:rPr>
          <w:highlight w:val="white"/>
        </w:rPr>
      </w:pPr>
      <w:r w:rsidRPr="00CD295E">
        <w:rPr>
          <w:highlight w:val="white"/>
        </w:rPr>
        <w:t xml:space="preserve">        else if (fromType.IsFloating() &amp;&amp; toType.IsFloating()) {</w:t>
      </w:r>
    </w:p>
    <w:p w14:paraId="381717CA" w14:textId="77777777" w:rsidR="00CD295E" w:rsidRPr="00CD295E" w:rsidRDefault="00CD295E" w:rsidP="00CD295E">
      <w:pPr>
        <w:pStyle w:val="Code"/>
        <w:rPr>
          <w:highlight w:val="white"/>
        </w:rPr>
      </w:pPr>
      <w:r w:rsidRPr="00CD295E">
        <w:rPr>
          <w:highlight w:val="white"/>
        </w:rPr>
        <w:t xml:space="preserve">          toSymbol = new Symbol(toType, fromValue);</w:t>
      </w:r>
    </w:p>
    <w:p w14:paraId="68F86B29" w14:textId="77777777" w:rsidR="00CD295E" w:rsidRPr="00CD295E" w:rsidRDefault="00CD295E" w:rsidP="00CD295E">
      <w:pPr>
        <w:pStyle w:val="Code"/>
        <w:rPr>
          <w:highlight w:val="white"/>
        </w:rPr>
      </w:pPr>
      <w:r w:rsidRPr="00CD295E">
        <w:rPr>
          <w:highlight w:val="white"/>
        </w:rPr>
        <w:t xml:space="preserve">        }</w:t>
      </w:r>
    </w:p>
    <w:p w14:paraId="1D33E860" w14:textId="77777777" w:rsidR="00CD295E" w:rsidRPr="00CD295E" w:rsidRDefault="00CD295E" w:rsidP="00CD295E">
      <w:pPr>
        <w:pStyle w:val="Code"/>
        <w:rPr>
          <w:highlight w:val="white"/>
        </w:rPr>
      </w:pPr>
      <w:r w:rsidRPr="00CD295E">
        <w:rPr>
          <w:highlight w:val="white"/>
        </w:rPr>
        <w:t xml:space="preserve">        else {</w:t>
      </w:r>
    </w:p>
    <w:p w14:paraId="6B66749A" w14:textId="77777777" w:rsidR="00CD295E" w:rsidRPr="00CD295E" w:rsidRDefault="00CD295E" w:rsidP="00CD295E">
      <w:pPr>
        <w:pStyle w:val="Code"/>
        <w:rPr>
          <w:highlight w:val="white"/>
        </w:rPr>
      </w:pPr>
      <w:r w:rsidRPr="00CD295E">
        <w:rPr>
          <w:highlight w:val="white"/>
        </w:rPr>
        <w:t xml:space="preserve">          Assert.Error(fromType + " to " + toType, Message.Invalid_type_cast);</w:t>
      </w:r>
    </w:p>
    <w:p w14:paraId="54942DF5" w14:textId="77777777" w:rsidR="00CD295E" w:rsidRPr="00CD295E" w:rsidRDefault="00CD295E" w:rsidP="00CD295E">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05FDD2A9" w14:textId="77777777" w:rsidR="00CD295E" w:rsidRPr="00CD295E" w:rsidRDefault="00CD295E" w:rsidP="00CD295E">
      <w:pPr>
        <w:pStyle w:val="Code"/>
        <w:rPr>
          <w:highlight w:val="white"/>
        </w:rPr>
      </w:pPr>
      <w:r w:rsidRPr="00CD295E">
        <w:rPr>
          <w:highlight w:val="white"/>
        </w:rPr>
        <w:t xml:space="preserve">        if (toType.IsFloating()) {</w:t>
      </w:r>
    </w:p>
    <w:p w14:paraId="1638BB69" w14:textId="77777777" w:rsidR="00C65953" w:rsidRDefault="00CD295E" w:rsidP="00CD295E">
      <w:pPr>
        <w:pStyle w:val="Code"/>
        <w:rPr>
          <w:highlight w:val="white"/>
        </w:rPr>
      </w:pPr>
      <w:r w:rsidRPr="00CD295E">
        <w:rPr>
          <w:highlight w:val="white"/>
        </w:rPr>
        <w:t xml:space="preserve">          MiddleCodeGenerator.</w:t>
      </w:r>
    </w:p>
    <w:p w14:paraId="758755BD" w14:textId="63639B6A" w:rsidR="00CD295E" w:rsidRPr="00CD295E" w:rsidRDefault="00C65953" w:rsidP="00CD295E">
      <w:pPr>
        <w:pStyle w:val="Code"/>
        <w:rPr>
          <w:highlight w:val="white"/>
        </w:rPr>
      </w:pPr>
      <w:r>
        <w:rPr>
          <w:highlight w:val="white"/>
        </w:rPr>
        <w:t xml:space="preserve">            </w:t>
      </w:r>
      <w:r w:rsidR="00CD295E" w:rsidRPr="00CD295E">
        <w:rPr>
          <w:highlight w:val="white"/>
        </w:rPr>
        <w:t>AddMiddleCode(codeList, MiddleOperator.PushFloat, toSymbol);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77777777" w:rsidR="00CD295E" w:rsidRPr="00CD295E" w:rsidRDefault="00CD295E" w:rsidP="00CD295E">
      <w:pPr>
        <w:pStyle w:val="Code"/>
        <w:rPr>
          <w:highlight w:val="white"/>
        </w:rPr>
      </w:pPr>
      <w:r w:rsidRPr="00CD295E">
        <w:rPr>
          <w:highlight w:val="white"/>
        </w:rPr>
        <w:t xml:space="preserve">        return (new Expression(toSymbol, null, codeList));</w:t>
      </w:r>
    </w:p>
    <w:p w14:paraId="167FBF6F" w14:textId="77777777" w:rsidR="00CD295E" w:rsidRPr="00CD295E" w:rsidRDefault="00CD295E" w:rsidP="00CD295E">
      <w:pPr>
        <w:pStyle w:val="Code"/>
        <w:rPr>
          <w:highlight w:val="white"/>
        </w:rPr>
      </w:pPr>
      <w:r w:rsidRPr="00CD295E">
        <w:rPr>
          <w:highlight w:val="white"/>
        </w:rPr>
        <w:t xml:space="preserve">      }</w:t>
      </w:r>
    </w:p>
    <w:p w14:paraId="3DDFCB9B" w14:textId="77777777" w:rsidR="00CD295E" w:rsidRPr="00CD295E" w:rsidRDefault="00CD295E" w:rsidP="00CD295E">
      <w:pPr>
        <w:pStyle w:val="Code"/>
        <w:rPr>
          <w:highlight w:val="white"/>
        </w:rPr>
      </w:pPr>
    </w:p>
    <w:p w14:paraId="4D92E1AF" w14:textId="77777777" w:rsidR="00CD295E" w:rsidRPr="00CD295E" w:rsidRDefault="00CD295E" w:rsidP="00CD295E">
      <w:pPr>
        <w:pStyle w:val="Code"/>
        <w:rPr>
          <w:highlight w:val="white"/>
        </w:rPr>
      </w:pPr>
      <w:r w:rsidRPr="00CD295E">
        <w:rPr>
          <w:highlight w:val="white"/>
        </w:rPr>
        <w:t xml:space="preserve">      return null;</w:t>
      </w:r>
    </w:p>
    <w:p w14:paraId="16E8D164" w14:textId="77777777" w:rsidR="00CD295E" w:rsidRPr="00CD295E" w:rsidRDefault="00CD295E" w:rsidP="00CD295E">
      <w:pPr>
        <w:pStyle w:val="Code"/>
        <w:rPr>
          <w:highlight w:val="white"/>
        </w:rPr>
      </w:pPr>
      <w:r w:rsidRPr="00CD295E">
        <w:rPr>
          <w:highlight w:val="white"/>
        </w:rPr>
        <w:t xml:space="preserve">    }</w:t>
      </w:r>
    </w:p>
    <w:p w14:paraId="7CB5A27F" w14:textId="77777777" w:rsidR="00CD295E" w:rsidRPr="00CD295E" w:rsidRDefault="00CD295E" w:rsidP="00CD295E">
      <w:pPr>
        <w:pStyle w:val="Code"/>
        <w:rPr>
          <w:highlight w:val="white"/>
        </w:rPr>
      </w:pPr>
      <w:r w:rsidRPr="00CD295E">
        <w:rPr>
          <w:highlight w:val="white"/>
        </w:rPr>
        <w:t xml:space="preserve">    </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77777777" w:rsidR="00CD295E" w:rsidRPr="00CD295E" w:rsidRDefault="00CD295E" w:rsidP="00CD295E">
      <w:pPr>
        <w:pStyle w:val="Code"/>
        <w:rPr>
          <w:highlight w:val="white"/>
        </w:rPr>
      </w:pPr>
      <w:r w:rsidRPr="00CD295E">
        <w:rPr>
          <w:highlight w:val="white"/>
        </w:rPr>
        <w:t xml:space="preserve">      </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lastRenderedPageBreak/>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77777777" w:rsidR="00CD295E" w:rsidRPr="00CD295E" w:rsidRDefault="00CD295E" w:rsidP="00CD295E">
      <w:pPr>
        <w:pStyle w:val="Code"/>
        <w:rPr>
          <w:highlight w:val="white"/>
        </w:rPr>
      </w:pP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77777777" w:rsidR="00CD295E" w:rsidRPr="00CD295E" w:rsidRDefault="00CD295E" w:rsidP="00CD295E">
      <w:pPr>
        <w:pStyle w:val="Code"/>
        <w:rPr>
          <w:highlight w:val="white"/>
        </w:rPr>
      </w:pPr>
    </w:p>
    <w:p w14:paraId="0ADCC2C9" w14:textId="77777777" w:rsidR="00CD295E" w:rsidRPr="00CD295E" w:rsidRDefault="00CD295E" w:rsidP="00CD295E">
      <w:pPr>
        <w:pStyle w:val="Code"/>
        <w:rPr>
          <w:highlight w:val="white"/>
        </w:rPr>
      </w:pPr>
      <w:r w:rsidRPr="00CD295E">
        <w:rPr>
          <w:highlight w:val="white"/>
        </w:rPr>
        <w:t xml:space="preserve">      if (Start.Windows) {</w:t>
      </w:r>
    </w:p>
    <w:p w14:paraId="52294AFF" w14:textId="77777777" w:rsidR="00CD295E" w:rsidRPr="00CD295E" w:rsidRDefault="00CD295E" w:rsidP="00CD295E">
      <w:pPr>
        <w:pStyle w:val="Code"/>
        <w:rPr>
          <w:highlight w:val="white"/>
        </w:rPr>
      </w:pPr>
      <w:r w:rsidRPr="00CD295E">
        <w:rPr>
          <w:highlight w:val="white"/>
        </w:rPr>
        <w:t xml:space="preserve">        List&lt;byte&gt; byteList = new List&lt;byte&gt;();</w:t>
      </w:r>
    </w:p>
    <w:p w14:paraId="152EF866" w14:textId="1CCC23C8" w:rsidR="00CD295E" w:rsidRPr="00CD295E" w:rsidRDefault="00CD295E" w:rsidP="00CD295E">
      <w:pPr>
        <w:pStyle w:val="Code"/>
        <w:rPr>
          <w:highlight w:val="white"/>
        </w:rPr>
      </w:pPr>
      <w:r w:rsidRPr="00CD295E">
        <w:rPr>
          <w:highlight w:val="white"/>
        </w:rPr>
        <w:t xml:space="preserve">        IDictionary&lt;int,string&gt; accessMap =</w:t>
      </w:r>
      <w:r w:rsidR="00E31C53">
        <w:rPr>
          <w:highlight w:val="white"/>
        </w:rPr>
        <w:t xml:space="preserve"> </w:t>
      </w:r>
      <w:r w:rsidRPr="00CD295E">
        <w:rPr>
          <w:highlight w:val="white"/>
        </w:rPr>
        <w:t>new Dictionary&lt;int,string&gt;();</w:t>
      </w:r>
    </w:p>
    <w:p w14:paraId="06FBBB12" w14:textId="77777777" w:rsidR="00E31C53" w:rsidRDefault="00CD295E" w:rsidP="00CD295E">
      <w:pPr>
        <w:pStyle w:val="Code"/>
        <w:rPr>
          <w:highlight w:val="white"/>
        </w:rPr>
      </w:pPr>
      <w:r w:rsidRPr="00CD295E">
        <w:rPr>
          <w:highlight w:val="white"/>
        </w:rPr>
        <w:t xml:space="preserve">        AssemblyCodeGenerator.</w:t>
      </w:r>
    </w:p>
    <w:p w14:paraId="77986334" w14:textId="77777777" w:rsidR="00E31C53" w:rsidRDefault="00E31C53" w:rsidP="00CD295E">
      <w:pPr>
        <w:pStyle w:val="Code"/>
        <w:rPr>
          <w:highlight w:val="white"/>
        </w:rPr>
      </w:pPr>
      <w:r>
        <w:rPr>
          <w:highlight w:val="white"/>
        </w:rPr>
        <w:t xml:space="preserve">          </w:t>
      </w:r>
      <w:r w:rsidR="00CD295E" w:rsidRPr="00CD295E">
        <w:rPr>
          <w:highlight w:val="white"/>
        </w:rPr>
        <w:t>GenerateTargetWindows(assemblyCodeList, byteList,</w:t>
      </w:r>
    </w:p>
    <w:p w14:paraId="7375AE06" w14:textId="591E5AFB" w:rsidR="00CD295E" w:rsidRPr="00CD295E" w:rsidRDefault="00E31C53" w:rsidP="00CD295E">
      <w:pPr>
        <w:pStyle w:val="Code"/>
        <w:rPr>
          <w:highlight w:val="white"/>
        </w:rPr>
      </w:pPr>
      <w:r>
        <w:rPr>
          <w:highlight w:val="white"/>
        </w:rPr>
        <w:t xml:space="preserve">                               </w:t>
      </w:r>
      <w:r w:rsidR="00CD295E" w:rsidRPr="00CD295E">
        <w:rPr>
          <w:highlight w:val="white"/>
        </w:rPr>
        <w:t xml:space="preserve"> accessMap, null, null);</w:t>
      </w:r>
    </w:p>
    <w:p w14:paraId="04A20801" w14:textId="77777777" w:rsidR="00CD295E" w:rsidRPr="00CD295E" w:rsidRDefault="00CD295E" w:rsidP="00CD295E">
      <w:pPr>
        <w:pStyle w:val="Code"/>
        <w:rPr>
          <w:highlight w:val="white"/>
        </w:rPr>
      </w:pPr>
      <w:r w:rsidRPr="00CD295E">
        <w:rPr>
          <w:highlight w:val="white"/>
        </w:rPr>
        <w:t xml:space="preserve">        return (new StaticSymbolWindows(uniqueName, byteList, accessMap));</w:t>
      </w:r>
    </w:p>
    <w:p w14:paraId="5719D086" w14:textId="77777777" w:rsidR="00CD295E" w:rsidRPr="00CD295E" w:rsidRDefault="00CD295E" w:rsidP="00CD295E">
      <w:pPr>
        <w:pStyle w:val="Code"/>
        <w:rPr>
          <w:highlight w:val="white"/>
        </w:rPr>
      </w:pPr>
      <w:r w:rsidRPr="00CD295E">
        <w:rPr>
          <w:highlight w:val="white"/>
        </w:rPr>
        <w:t xml:space="preserve">      }</w:t>
      </w:r>
    </w:p>
    <w:p w14:paraId="14618D6F" w14:textId="77777777" w:rsidR="00CD295E" w:rsidRPr="00CD295E" w:rsidRDefault="00CD295E" w:rsidP="00CD295E">
      <w:pPr>
        <w:pStyle w:val="Code"/>
        <w:rPr>
          <w:highlight w:val="white"/>
        </w:rPr>
      </w:pPr>
      <w:r w:rsidRPr="00CD295E">
        <w:rPr>
          <w:highlight w:val="white"/>
        </w:rPr>
        <w:t xml:space="preserve">      </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014DDD1D" w14:textId="77777777" w:rsidR="00E31C53" w:rsidRDefault="00CD295E" w:rsidP="00CD295E">
      <w:pPr>
        <w:pStyle w:val="Code"/>
        <w:rPr>
          <w:highlight w:val="white"/>
        </w:rPr>
      </w:pPr>
      <w:r w:rsidRPr="00CD295E">
        <w:rPr>
          <w:highlight w:val="white"/>
        </w:rPr>
        <w:t xml:space="preserve">        GenerateStaticInitializerLinux.TextList(assemblyCodeList, textList,</w:t>
      </w:r>
    </w:p>
    <w:p w14:paraId="5F6BC4AA" w14:textId="03F777AB" w:rsidR="00CD295E" w:rsidRPr="00CD295E" w:rsidRDefault="00E31C53" w:rsidP="00CD295E">
      <w:pPr>
        <w:pStyle w:val="Code"/>
        <w:rPr>
          <w:highlight w:val="white"/>
        </w:rPr>
      </w:pPr>
      <w:r>
        <w:rPr>
          <w:highlight w:val="white"/>
        </w:rPr>
        <w:t xml:space="preserve">                                               </w:t>
      </w:r>
      <w:r w:rsidR="00CD295E" w:rsidRPr="00CD295E">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1027D03F" w14:textId="77777777" w:rsidR="00CD295E" w:rsidRPr="00CD295E" w:rsidRDefault="00CD295E" w:rsidP="00CD295E">
      <w:pPr>
        <w:pStyle w:val="Code"/>
        <w:rPr>
          <w:highlight w:val="white"/>
        </w:rPr>
      </w:pP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0B7F0C08" w14:textId="4E3EEB1D" w:rsidR="00CD295E" w:rsidRPr="003F44A5" w:rsidRDefault="00CD295E" w:rsidP="003F44A5">
      <w:pPr>
        <w:pStyle w:val="Code"/>
      </w:pPr>
      <w:r w:rsidRPr="003F44A5">
        <w:rPr>
          <w:highlight w:val="white"/>
        </w:rPr>
        <w:t>}</w:t>
      </w:r>
    </w:p>
    <w:p w14:paraId="623F6BDC" w14:textId="77777777" w:rsidR="00BB508B" w:rsidRPr="00862B4D" w:rsidRDefault="00BB508B" w:rsidP="00862B4D"/>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777777" w:rsidR="00917F74" w:rsidRDefault="00CD6BA8" w:rsidP="00917F74">
      <w:r>
        <w:t>If an expression is not constant, the next step is to deci</w:t>
      </w:r>
      <w:r w:rsidR="00917F74">
        <w:t>de whether it is static.</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6F45C01D" w14:textId="40BFBA16" w:rsidR="0011007F" w:rsidRDefault="0011007F" w:rsidP="0011007F">
      <w:pPr>
        <w:pStyle w:val="CodeHeader"/>
      </w:pPr>
      <w:proofErr w:type="spellStart"/>
      <w:r>
        <w:t>StaticExpression.cs</w:t>
      </w:r>
      <w:proofErr w:type="spellEnd"/>
    </w:p>
    <w:p w14:paraId="478C1B80" w14:textId="77777777" w:rsidR="0051380F" w:rsidRPr="002851BF" w:rsidRDefault="0051380F" w:rsidP="002851BF">
      <w:pPr>
        <w:pStyle w:val="Code"/>
        <w:rPr>
          <w:highlight w:val="white"/>
        </w:rPr>
      </w:pPr>
      <w:r w:rsidRPr="002851BF">
        <w:rPr>
          <w:highlight w:val="white"/>
        </w:rPr>
        <w:t>using System.Numerics;</w:t>
      </w:r>
    </w:p>
    <w:p w14:paraId="6507E3C6" w14:textId="77777777" w:rsidR="0051380F" w:rsidRPr="002851BF" w:rsidRDefault="0051380F" w:rsidP="002851BF">
      <w:pPr>
        <w:pStyle w:val="Code"/>
        <w:rPr>
          <w:highlight w:val="white"/>
        </w:rPr>
      </w:pPr>
      <w:r w:rsidRPr="002851BF">
        <w:rPr>
          <w:highlight w:val="white"/>
        </w:rPr>
        <w:t>using System.Collections.Generic;</w:t>
      </w:r>
    </w:p>
    <w:p w14:paraId="7ABA20CE" w14:textId="77777777" w:rsidR="0051380F" w:rsidRPr="002851BF" w:rsidRDefault="0051380F" w:rsidP="002851BF">
      <w:pPr>
        <w:pStyle w:val="Code"/>
        <w:rPr>
          <w:highlight w:val="white"/>
        </w:rPr>
      </w:pPr>
    </w:p>
    <w:p w14:paraId="51898508" w14:textId="77777777" w:rsidR="0051380F" w:rsidRPr="002851BF" w:rsidRDefault="0051380F" w:rsidP="002851BF">
      <w:pPr>
        <w:pStyle w:val="Code"/>
        <w:rPr>
          <w:highlight w:val="white"/>
        </w:rPr>
      </w:pPr>
      <w:r w:rsidRPr="002851BF">
        <w:rPr>
          <w:highlight w:val="white"/>
        </w:rPr>
        <w:t>namespace CCompiler {</w:t>
      </w:r>
    </w:p>
    <w:p w14:paraId="23C16A09" w14:textId="77777777" w:rsidR="0051380F" w:rsidRPr="002851BF" w:rsidRDefault="0051380F" w:rsidP="002851BF">
      <w:pPr>
        <w:pStyle w:val="Code"/>
        <w:rPr>
          <w:highlight w:val="white"/>
        </w:rPr>
      </w:pPr>
      <w:r w:rsidRPr="002851BF">
        <w:rPr>
          <w:highlight w:val="white"/>
        </w:rPr>
        <w:t xml:space="preserve">  public class StaticExpression {</w:t>
      </w:r>
    </w:p>
    <w:p w14:paraId="0AE82283" w14:textId="77777777" w:rsidR="002851BF" w:rsidRDefault="0051380F" w:rsidP="002851BF">
      <w:pPr>
        <w:pStyle w:val="Code"/>
        <w:rPr>
          <w:highlight w:val="white"/>
        </w:rPr>
      </w:pPr>
      <w:r w:rsidRPr="002851BF">
        <w:rPr>
          <w:highlight w:val="white"/>
        </w:rPr>
        <w:t xml:space="preserve">    public static Expression Binary(MiddleOperator middleOp,</w:t>
      </w:r>
    </w:p>
    <w:p w14:paraId="6A97E157" w14:textId="77777777" w:rsidR="002851BF" w:rsidRDefault="002851BF" w:rsidP="002851BF">
      <w:pPr>
        <w:pStyle w:val="Code"/>
        <w:rPr>
          <w:highlight w:val="white"/>
        </w:rPr>
      </w:pPr>
      <w:r>
        <w:rPr>
          <w:highlight w:val="white"/>
        </w:rPr>
        <w:t xml:space="preserve">                                   </w:t>
      </w:r>
      <w:r w:rsidR="0051380F" w:rsidRPr="002851BF">
        <w:rPr>
          <w:highlight w:val="white"/>
        </w:rPr>
        <w:t xml:space="preserve"> Expression leftExpression,</w:t>
      </w:r>
    </w:p>
    <w:p w14:paraId="4E0DA4D9" w14:textId="2B960FE7" w:rsidR="0051380F" w:rsidRPr="002851BF" w:rsidRDefault="002851BF" w:rsidP="002851BF">
      <w:pPr>
        <w:pStyle w:val="Code"/>
        <w:rPr>
          <w:highlight w:val="white"/>
        </w:rPr>
      </w:pPr>
      <w:r>
        <w:rPr>
          <w:highlight w:val="white"/>
        </w:rPr>
        <w:t xml:space="preserve">                                   </w:t>
      </w:r>
      <w:r w:rsidR="0051380F" w:rsidRPr="002851BF">
        <w:rPr>
          <w:highlight w:val="white"/>
        </w:rPr>
        <w:t xml:space="preserve"> Expression rightExpression) {</w:t>
      </w:r>
    </w:p>
    <w:p w14:paraId="0AE8A4D3" w14:textId="77777777" w:rsidR="002851BF" w:rsidRDefault="0051380F" w:rsidP="002851BF">
      <w:pPr>
        <w:pStyle w:val="Code"/>
        <w:rPr>
          <w:highlight w:val="white"/>
        </w:rPr>
      </w:pPr>
      <w:r w:rsidRPr="002851BF">
        <w:rPr>
          <w:highlight w:val="white"/>
        </w:rPr>
        <w:t xml:space="preserve">      Type leftType = leftExpression.Symbol.Type,</w:t>
      </w:r>
    </w:p>
    <w:p w14:paraId="7C7A00E7" w14:textId="27F0A6A6" w:rsidR="0051380F" w:rsidRPr="002851BF" w:rsidRDefault="002851BF" w:rsidP="002851BF">
      <w:pPr>
        <w:pStyle w:val="Code"/>
        <w:rPr>
          <w:highlight w:val="white"/>
        </w:rPr>
      </w:pPr>
      <w:r>
        <w:rPr>
          <w:highlight w:val="white"/>
        </w:rPr>
        <w:lastRenderedPageBreak/>
        <w:t xml:space="preserve">           </w:t>
      </w:r>
      <w:r w:rsidR="0051380F" w:rsidRPr="002851BF">
        <w:rPr>
          <w:highlight w:val="white"/>
        </w:rPr>
        <w:t>rightType = rightExpression.Symbol.Type;</w:t>
      </w:r>
    </w:p>
    <w:p w14:paraId="3C8E988E" w14:textId="77777777" w:rsidR="002256FB" w:rsidRDefault="0051380F" w:rsidP="002851BF">
      <w:pPr>
        <w:pStyle w:val="Code"/>
        <w:rPr>
          <w:highlight w:val="white"/>
        </w:rPr>
      </w:pPr>
      <w:r w:rsidRPr="002851BF">
        <w:rPr>
          <w:highlight w:val="white"/>
        </w:rPr>
        <w:t xml:space="preserve">      object leftValue = leftExpression.Symbol.Value,</w:t>
      </w:r>
    </w:p>
    <w:p w14:paraId="6F81A995" w14:textId="2AE78B03" w:rsidR="0051380F" w:rsidRPr="002851BF" w:rsidRDefault="002256FB" w:rsidP="002851BF">
      <w:pPr>
        <w:pStyle w:val="Code"/>
        <w:rPr>
          <w:highlight w:val="white"/>
        </w:rPr>
      </w:pPr>
      <w:r>
        <w:rPr>
          <w:highlight w:val="white"/>
        </w:rPr>
        <w:t xml:space="preserve">             </w:t>
      </w:r>
      <w:r w:rsidR="0051380F" w:rsidRPr="002851BF">
        <w:rPr>
          <w:highlight w:val="white"/>
        </w:rPr>
        <w:t>rightValue = rightExpression.Symbol.Value;</w:t>
      </w:r>
    </w:p>
    <w:p w14:paraId="5C53A925" w14:textId="77777777" w:rsidR="0051380F" w:rsidRPr="002851BF" w:rsidRDefault="0051380F" w:rsidP="002851BF">
      <w:pPr>
        <w:pStyle w:val="Code"/>
        <w:rPr>
          <w:highlight w:val="white"/>
        </w:rPr>
      </w:pPr>
      <w:r w:rsidRPr="002851BF">
        <w:rPr>
          <w:highlight w:val="white"/>
        </w:rPr>
        <w:t xml:space="preserve">    </w:t>
      </w:r>
    </w:p>
    <w:p w14:paraId="108CDF90" w14:textId="77777777" w:rsidR="0051380F" w:rsidRPr="002851BF" w:rsidRDefault="0051380F" w:rsidP="002851BF">
      <w:pPr>
        <w:pStyle w:val="Code"/>
        <w:rPr>
          <w:highlight w:val="white"/>
        </w:rPr>
      </w:pPr>
      <w:r w:rsidRPr="002851BF">
        <w:rPr>
          <w:highlight w:val="white"/>
        </w:rPr>
        <w:t xml:space="preserve">      switch (middleOp) {</w:t>
      </w:r>
    </w:p>
    <w:p w14:paraId="0769591A" w14:textId="75831651" w:rsidR="0051380F" w:rsidRPr="002851BF" w:rsidRDefault="0051380F" w:rsidP="002851BF">
      <w:pPr>
        <w:pStyle w:val="Code"/>
        <w:rPr>
          <w:highlight w:val="white"/>
        </w:rPr>
      </w:pPr>
      <w:r w:rsidRPr="002851BF">
        <w:rPr>
          <w:highlight w:val="white"/>
        </w:rPr>
        <w:t xml:space="preserve">        case MiddleOperator.BinaryAdd:</w:t>
      </w:r>
      <w:r w:rsidR="002256FB" w:rsidRPr="002851BF">
        <w:rPr>
          <w:highlight w:val="white"/>
        </w:rPr>
        <w:t xml:space="preserve"> // &amp;i + 2</w:t>
      </w:r>
    </w:p>
    <w:p w14:paraId="6F8C005A" w14:textId="50DE4F57"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68F66897"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53B696D6" w14:textId="77777777" w:rsidR="00B873CE" w:rsidRDefault="0051380F" w:rsidP="002851BF">
      <w:pPr>
        <w:pStyle w:val="Code"/>
        <w:rPr>
          <w:highlight w:val="white"/>
        </w:rPr>
      </w:pPr>
      <w:r w:rsidRPr="002851BF">
        <w:rPr>
          <w:highlight w:val="white"/>
        </w:rPr>
        <w:t xml:space="preserve">            int resultOffset =</w:t>
      </w:r>
    </w:p>
    <w:p w14:paraId="50175846" w14:textId="63C3C80E" w:rsidR="0051380F" w:rsidRPr="002851BF" w:rsidRDefault="00B873CE" w:rsidP="002851BF">
      <w:pPr>
        <w:pStyle w:val="Code"/>
        <w:rPr>
          <w:highlight w:val="white"/>
        </w:rPr>
      </w:pPr>
      <w:r>
        <w:rPr>
          <w:highlight w:val="white"/>
        </w:rPr>
        <w:t xml:space="preserve">              </w:t>
      </w:r>
      <w:r w:rsidR="0051380F" w:rsidRPr="002851BF">
        <w:rPr>
          <w:highlight w:val="white"/>
        </w:rPr>
        <w:t>((int) rightValue) * leftType.PointerType.Size();</w:t>
      </w:r>
    </w:p>
    <w:p w14:paraId="509F8B9A" w14:textId="77777777" w:rsidR="00B873CE" w:rsidRDefault="0051380F" w:rsidP="002851BF">
      <w:pPr>
        <w:pStyle w:val="Code"/>
        <w:rPr>
          <w:highlight w:val="white"/>
        </w:rPr>
      </w:pPr>
      <w:r w:rsidRPr="002851BF">
        <w:rPr>
          <w:highlight w:val="white"/>
        </w:rPr>
        <w:t xml:space="preserve">            object resultValue =</w:t>
      </w:r>
    </w:p>
    <w:p w14:paraId="388E9446" w14:textId="0DBFF009" w:rsidR="00B873CE" w:rsidRDefault="00B873CE" w:rsidP="002851BF">
      <w:pPr>
        <w:pStyle w:val="Code"/>
        <w:rPr>
          <w:highlight w:val="white"/>
        </w:rPr>
      </w:pPr>
      <w:r>
        <w:rPr>
          <w:highlight w:val="white"/>
        </w:rPr>
        <w:t xml:space="preserve">              </w:t>
      </w:r>
      <w:r w:rsidR="0051380F" w:rsidRPr="002851BF">
        <w:rPr>
          <w:highlight w:val="white"/>
        </w:rPr>
        <w:t>new StaticAddress(staticAddress.UniqueName,</w:t>
      </w:r>
    </w:p>
    <w:p w14:paraId="2AA25317" w14:textId="17684537" w:rsidR="0051380F" w:rsidRPr="002851BF" w:rsidRDefault="00B873CE" w:rsidP="002851BF">
      <w:pPr>
        <w:pStyle w:val="Code"/>
        <w:rPr>
          <w:highlight w:val="white"/>
        </w:rPr>
      </w:pPr>
      <w:r>
        <w:rPr>
          <w:highlight w:val="white"/>
        </w:rPr>
        <w:t xml:space="preserve">                               </w:t>
      </w:r>
      <w:r w:rsidR="0051380F" w:rsidRPr="002851BF">
        <w:rPr>
          <w:highlight w:val="white"/>
        </w:rPr>
        <w:t xml:space="preserve"> staticAddress.Offset + resultOffset);</w:t>
      </w:r>
    </w:p>
    <w:p w14:paraId="305A752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194CD3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3359AA4A" w14:textId="77777777" w:rsidR="0051380F" w:rsidRPr="002851BF" w:rsidRDefault="0051380F" w:rsidP="002851BF">
      <w:pPr>
        <w:pStyle w:val="Code"/>
        <w:rPr>
          <w:highlight w:val="white"/>
        </w:rPr>
      </w:pPr>
      <w:r w:rsidRPr="002851BF">
        <w:rPr>
          <w:highlight w:val="white"/>
        </w:rPr>
        <w:t xml:space="preserve">          }</w:t>
      </w:r>
    </w:p>
    <w:p w14:paraId="56CF5E0D" w14:textId="77777777" w:rsidR="00537F21" w:rsidRDefault="00537F21" w:rsidP="00537F21">
      <w:pPr>
        <w:pStyle w:val="Code"/>
        <w:rPr>
          <w:highlight w:val="white"/>
        </w:rPr>
      </w:pPr>
    </w:p>
    <w:p w14:paraId="11E6B0DA" w14:textId="46047283" w:rsidR="0051380F" w:rsidRPr="002851BF" w:rsidRDefault="00537F21" w:rsidP="002851BF">
      <w:pPr>
        <w:pStyle w:val="Code"/>
        <w:rPr>
          <w:highlight w:val="white"/>
        </w:rPr>
      </w:pPr>
      <w:r>
        <w:rPr>
          <w:highlight w:val="white"/>
        </w:rPr>
        <w:t xml:space="preserve">          </w:t>
      </w:r>
      <w:r w:rsidRPr="002851BF">
        <w:rPr>
          <w:highlight w:val="white"/>
        </w:rPr>
        <w:t>// 2 + &amp;i</w:t>
      </w:r>
    </w:p>
    <w:p w14:paraId="5A1B581C" w14:textId="6F3587EF" w:rsidR="0051380F" w:rsidRPr="002851BF" w:rsidRDefault="0051380F" w:rsidP="002851BF">
      <w:pPr>
        <w:pStyle w:val="Code"/>
        <w:rPr>
          <w:highlight w:val="white"/>
        </w:rPr>
      </w:pPr>
      <w:r w:rsidRPr="002851BF">
        <w:rPr>
          <w:highlight w:val="white"/>
        </w:rPr>
        <w:t xml:space="preserve">          if ((leftValue is BigInteger) &amp;&amp; (rightValue is StaticAddress)) {</w:t>
      </w:r>
    </w:p>
    <w:p w14:paraId="66101DDC" w14:textId="77777777" w:rsidR="0051380F" w:rsidRPr="002851BF" w:rsidRDefault="0051380F" w:rsidP="002851BF">
      <w:pPr>
        <w:pStyle w:val="Code"/>
        <w:rPr>
          <w:highlight w:val="white"/>
        </w:rPr>
      </w:pPr>
      <w:r w:rsidRPr="002851BF">
        <w:rPr>
          <w:highlight w:val="white"/>
        </w:rPr>
        <w:t xml:space="preserve">            StaticAddress staticAddress = (StaticAddress) rightValue;</w:t>
      </w:r>
    </w:p>
    <w:p w14:paraId="5B6CD251" w14:textId="77777777" w:rsidR="004D5DB6" w:rsidRDefault="0051380F" w:rsidP="002851BF">
      <w:pPr>
        <w:pStyle w:val="Code"/>
        <w:rPr>
          <w:highlight w:val="white"/>
        </w:rPr>
      </w:pPr>
      <w:r w:rsidRPr="002851BF">
        <w:rPr>
          <w:highlight w:val="white"/>
        </w:rPr>
        <w:t xml:space="preserve">            int resultOffset =</w:t>
      </w:r>
    </w:p>
    <w:p w14:paraId="13566C26" w14:textId="0B371ACD" w:rsidR="0051380F" w:rsidRPr="002851BF" w:rsidRDefault="004D5DB6" w:rsidP="002851BF">
      <w:pPr>
        <w:pStyle w:val="Code"/>
        <w:rPr>
          <w:highlight w:val="white"/>
        </w:rPr>
      </w:pPr>
      <w:r>
        <w:rPr>
          <w:highlight w:val="white"/>
        </w:rPr>
        <w:t xml:space="preserve">              </w:t>
      </w:r>
      <w:r w:rsidR="0051380F" w:rsidRPr="002851BF">
        <w:rPr>
          <w:highlight w:val="white"/>
        </w:rPr>
        <w:t>((int) leftValue) * rightType.PointerType.Size();</w:t>
      </w:r>
    </w:p>
    <w:p w14:paraId="4D688F4B" w14:textId="77777777" w:rsidR="004D5DB6" w:rsidRDefault="0051380F" w:rsidP="002851BF">
      <w:pPr>
        <w:pStyle w:val="Code"/>
        <w:rPr>
          <w:highlight w:val="white"/>
        </w:rPr>
      </w:pPr>
      <w:r w:rsidRPr="002851BF">
        <w:rPr>
          <w:highlight w:val="white"/>
        </w:rPr>
        <w:t xml:space="preserve">            object resultValue =</w:t>
      </w:r>
    </w:p>
    <w:p w14:paraId="44D77752" w14:textId="77777777" w:rsidR="004D5DB6" w:rsidRDefault="004D5DB6" w:rsidP="002851BF">
      <w:pPr>
        <w:pStyle w:val="Code"/>
        <w:rPr>
          <w:highlight w:val="white"/>
        </w:rPr>
      </w:pPr>
      <w:r>
        <w:rPr>
          <w:highlight w:val="white"/>
        </w:rPr>
        <w:t xml:space="preserve">              </w:t>
      </w:r>
      <w:r w:rsidR="0051380F" w:rsidRPr="002851BF">
        <w:rPr>
          <w:highlight w:val="white"/>
        </w:rPr>
        <w:t xml:space="preserve"> new StaticAddress(staticAddress.UniqueName,</w:t>
      </w:r>
    </w:p>
    <w:p w14:paraId="757F9E81" w14:textId="3436FB52" w:rsidR="0051380F" w:rsidRPr="002851BF" w:rsidRDefault="004D5DB6" w:rsidP="002851BF">
      <w:pPr>
        <w:pStyle w:val="Code"/>
        <w:rPr>
          <w:highlight w:val="white"/>
        </w:rPr>
      </w:pPr>
      <w:r>
        <w:rPr>
          <w:highlight w:val="white"/>
        </w:rPr>
        <w:t xml:space="preserve">                                </w:t>
      </w:r>
      <w:r w:rsidR="0051380F" w:rsidRPr="002851BF">
        <w:rPr>
          <w:highlight w:val="white"/>
        </w:rPr>
        <w:t xml:space="preserve"> staticAddress.Offset + resultOffset);</w:t>
      </w:r>
    </w:p>
    <w:p w14:paraId="3BF0BD9D" w14:textId="77777777" w:rsidR="0051380F" w:rsidRPr="002851BF" w:rsidRDefault="0051380F" w:rsidP="002851BF">
      <w:pPr>
        <w:pStyle w:val="Code"/>
        <w:rPr>
          <w:highlight w:val="white"/>
        </w:rPr>
      </w:pPr>
      <w:r w:rsidRPr="002851BF">
        <w:rPr>
          <w:highlight w:val="white"/>
        </w:rPr>
        <w:t xml:space="preserve">            Symbol resultSymbol =new Symbol(rightType, resultValue);</w:t>
      </w:r>
    </w:p>
    <w:p w14:paraId="1DA70887"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BFEEA60" w14:textId="77777777" w:rsidR="0051380F" w:rsidRPr="002851BF" w:rsidRDefault="0051380F" w:rsidP="002851BF">
      <w:pPr>
        <w:pStyle w:val="Code"/>
        <w:rPr>
          <w:highlight w:val="white"/>
        </w:rPr>
      </w:pPr>
      <w:r w:rsidRPr="002851BF">
        <w:rPr>
          <w:highlight w:val="white"/>
        </w:rPr>
        <w:t xml:space="preserve">          }</w:t>
      </w:r>
    </w:p>
    <w:p w14:paraId="6D723BB7" w14:textId="77777777" w:rsidR="0051380F" w:rsidRPr="002851BF" w:rsidRDefault="0051380F" w:rsidP="002851BF">
      <w:pPr>
        <w:pStyle w:val="Code"/>
        <w:rPr>
          <w:highlight w:val="white"/>
        </w:rPr>
      </w:pPr>
    </w:p>
    <w:p w14:paraId="084F0F0C" w14:textId="77777777" w:rsidR="004D5DB6" w:rsidRDefault="0051380F" w:rsidP="002851BF">
      <w:pPr>
        <w:pStyle w:val="Code"/>
        <w:rPr>
          <w:highlight w:val="white"/>
        </w:rPr>
      </w:pPr>
      <w:r w:rsidRPr="002851BF">
        <w:rPr>
          <w:highlight w:val="white"/>
        </w:rPr>
        <w:t xml:space="preserve">          if (leftExpression.Symbol.IsExternOrStatic() &amp;&amp; leftType.IsArray()</w:t>
      </w:r>
    </w:p>
    <w:p w14:paraId="5269C953" w14:textId="4A7D9A08" w:rsidR="0051380F" w:rsidRPr="002851BF" w:rsidRDefault="004D5DB6" w:rsidP="002851BF">
      <w:pPr>
        <w:pStyle w:val="Code"/>
        <w:rPr>
          <w:highlight w:val="white"/>
        </w:rPr>
      </w:pPr>
      <w:r>
        <w:rPr>
          <w:highlight w:val="white"/>
        </w:rPr>
        <w:t xml:space="preserve">             </w:t>
      </w:r>
      <w:r w:rsidR="0051380F" w:rsidRPr="002851BF">
        <w:rPr>
          <w:highlight w:val="white"/>
        </w:rPr>
        <w:t xml:space="preserve"> &amp;&amp; (rightValue is BigInteger)) { // a + 2</w:t>
      </w:r>
    </w:p>
    <w:p w14:paraId="3F5D5A1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0CE60477" w14:textId="77777777" w:rsidR="005A15AB" w:rsidRDefault="0051380F" w:rsidP="002851BF">
      <w:pPr>
        <w:pStyle w:val="Code"/>
        <w:rPr>
          <w:highlight w:val="white"/>
        </w:rPr>
      </w:pPr>
      <w:r w:rsidRPr="002851BF">
        <w:rPr>
          <w:highlight w:val="white"/>
        </w:rPr>
        <w:t xml:space="preserve">            object resultValue =</w:t>
      </w:r>
    </w:p>
    <w:p w14:paraId="02E4EBA5" w14:textId="77777777" w:rsidR="008D10F1" w:rsidRDefault="008D10F1" w:rsidP="002851BF">
      <w:pPr>
        <w:pStyle w:val="Code"/>
        <w:rPr>
          <w:highlight w:val="white"/>
        </w:rPr>
      </w:pPr>
      <w:r>
        <w:rPr>
          <w:highlight w:val="white"/>
        </w:rPr>
        <w:t xml:space="preserve">  </w:t>
      </w:r>
      <w:r w:rsidR="005A15AB">
        <w:rPr>
          <w:highlight w:val="white"/>
        </w:rPr>
        <w:t xml:space="preserve">            </w:t>
      </w:r>
      <w:r w:rsidR="0051380F" w:rsidRPr="002851BF">
        <w:rPr>
          <w:highlight w:val="white"/>
        </w:rPr>
        <w:t>new StaticAddress(leftExpression.Symbol.UniqueName,</w:t>
      </w:r>
    </w:p>
    <w:p w14:paraId="7B55A4CD" w14:textId="3688C837" w:rsidR="0051380F" w:rsidRPr="002851BF" w:rsidRDefault="008D10F1" w:rsidP="002851BF">
      <w:pPr>
        <w:pStyle w:val="Code"/>
        <w:rPr>
          <w:highlight w:val="white"/>
        </w:rPr>
      </w:pPr>
      <w:r>
        <w:rPr>
          <w:highlight w:val="white"/>
        </w:rPr>
        <w:t xml:space="preserve">                               </w:t>
      </w:r>
      <w:r w:rsidR="0051380F" w:rsidRPr="002851BF">
        <w:rPr>
          <w:highlight w:val="white"/>
        </w:rPr>
        <w:t xml:space="preserve"> resultOffset);</w:t>
      </w:r>
    </w:p>
    <w:p w14:paraId="1FA05020"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42E94A5"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A09608B" w14:textId="77777777" w:rsidR="0051380F" w:rsidRPr="002851BF" w:rsidRDefault="0051380F" w:rsidP="002851BF">
      <w:pPr>
        <w:pStyle w:val="Code"/>
        <w:rPr>
          <w:highlight w:val="white"/>
        </w:rPr>
      </w:pPr>
      <w:r w:rsidRPr="002851BF">
        <w:rPr>
          <w:highlight w:val="white"/>
        </w:rPr>
        <w:t xml:space="preserve">          }</w:t>
      </w:r>
    </w:p>
    <w:p w14:paraId="04C9B633" w14:textId="77777777" w:rsidR="0051380F" w:rsidRPr="002851BF" w:rsidRDefault="0051380F" w:rsidP="002851BF">
      <w:pPr>
        <w:pStyle w:val="Code"/>
        <w:rPr>
          <w:highlight w:val="white"/>
        </w:rPr>
      </w:pPr>
    </w:p>
    <w:p w14:paraId="05F89F71" w14:textId="353AFD9B" w:rsidR="004168DD" w:rsidRDefault="0051380F" w:rsidP="002851BF">
      <w:pPr>
        <w:pStyle w:val="Code"/>
        <w:rPr>
          <w:highlight w:val="white"/>
        </w:rPr>
      </w:pPr>
      <w:r w:rsidRPr="002851BF">
        <w:rPr>
          <w:highlight w:val="white"/>
        </w:rPr>
        <w:t xml:space="preserve">          if (</w:t>
      </w:r>
      <w:r w:rsidR="004168DD" w:rsidRPr="002851BF">
        <w:rPr>
          <w:highlight w:val="white"/>
        </w:rPr>
        <w:t>leftExpression.Symbol.IsExternOrStatic() &amp;&amp;</w:t>
      </w:r>
    </w:p>
    <w:p w14:paraId="495F861D" w14:textId="2AD7A5B1" w:rsidR="0051380F" w:rsidRPr="002851BF" w:rsidRDefault="004168DD" w:rsidP="002851BF">
      <w:pPr>
        <w:pStyle w:val="Code"/>
        <w:rPr>
          <w:highlight w:val="white"/>
        </w:rPr>
      </w:pPr>
      <w:r>
        <w:rPr>
          <w:highlight w:val="white"/>
        </w:rPr>
        <w:t xml:space="preserve">              </w:t>
      </w:r>
      <w:r w:rsidR="0051380F" w:rsidRPr="002851BF">
        <w:rPr>
          <w:highlight w:val="white"/>
        </w:rPr>
        <w:t>(leftValue is BigInteger) &amp;&amp;</w:t>
      </w:r>
      <w:r>
        <w:rPr>
          <w:highlight w:val="white"/>
        </w:rPr>
        <w:t xml:space="preserve"> </w:t>
      </w:r>
      <w:r w:rsidR="0051380F" w:rsidRPr="002851BF">
        <w:rPr>
          <w:highlight w:val="white"/>
        </w:rPr>
        <w:t>rightType.IsArray()) { // 2 + a</w:t>
      </w:r>
    </w:p>
    <w:p w14:paraId="70A8DA3A" w14:textId="77777777" w:rsidR="0051380F" w:rsidRPr="002851BF" w:rsidRDefault="0051380F" w:rsidP="002851BF">
      <w:pPr>
        <w:pStyle w:val="Code"/>
        <w:rPr>
          <w:highlight w:val="white"/>
        </w:rPr>
      </w:pPr>
      <w:r w:rsidRPr="002851BF">
        <w:rPr>
          <w:highlight w:val="white"/>
        </w:rPr>
        <w:t xml:space="preserve">            int resultOffset = ((int) leftValue) * rightType.ArrayType.Size();</w:t>
      </w:r>
    </w:p>
    <w:p w14:paraId="47F66EA5" w14:textId="77777777" w:rsidR="004168DD" w:rsidRDefault="0051380F" w:rsidP="002851BF">
      <w:pPr>
        <w:pStyle w:val="Code"/>
        <w:rPr>
          <w:highlight w:val="white"/>
        </w:rPr>
      </w:pPr>
      <w:r w:rsidRPr="002851BF">
        <w:rPr>
          <w:highlight w:val="white"/>
        </w:rPr>
        <w:t xml:space="preserve">            object resultValue =</w:t>
      </w:r>
    </w:p>
    <w:p w14:paraId="2F37C2E0" w14:textId="77777777" w:rsidR="004168DD" w:rsidRDefault="004168DD" w:rsidP="002851BF">
      <w:pPr>
        <w:pStyle w:val="Code"/>
        <w:rPr>
          <w:highlight w:val="white"/>
        </w:rPr>
      </w:pPr>
      <w:r>
        <w:rPr>
          <w:highlight w:val="white"/>
        </w:rPr>
        <w:t xml:space="preserve">              </w:t>
      </w:r>
      <w:r w:rsidR="0051380F" w:rsidRPr="002851BF">
        <w:rPr>
          <w:highlight w:val="white"/>
        </w:rPr>
        <w:t>new StaticAddress(rightExpression.Symbol.UniqueName,</w:t>
      </w:r>
    </w:p>
    <w:p w14:paraId="18C8DF27" w14:textId="2AE30403" w:rsidR="0051380F" w:rsidRPr="002851BF" w:rsidRDefault="004168DD" w:rsidP="002851BF">
      <w:pPr>
        <w:pStyle w:val="Code"/>
        <w:rPr>
          <w:highlight w:val="white"/>
        </w:rPr>
      </w:pPr>
      <w:r>
        <w:rPr>
          <w:highlight w:val="white"/>
        </w:rPr>
        <w:t xml:space="preserve">                               </w:t>
      </w:r>
      <w:r w:rsidR="0051380F" w:rsidRPr="002851BF">
        <w:rPr>
          <w:highlight w:val="white"/>
        </w:rPr>
        <w:t xml:space="preserve"> resultOffset);</w:t>
      </w:r>
    </w:p>
    <w:p w14:paraId="6D25AD36"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5972ECD9"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8F520F7" w14:textId="77777777" w:rsidR="0051380F" w:rsidRPr="002851BF" w:rsidRDefault="0051380F" w:rsidP="002851BF">
      <w:pPr>
        <w:pStyle w:val="Code"/>
        <w:rPr>
          <w:highlight w:val="white"/>
        </w:rPr>
      </w:pPr>
      <w:r w:rsidRPr="002851BF">
        <w:rPr>
          <w:highlight w:val="white"/>
        </w:rPr>
        <w:t xml:space="preserve">          }</w:t>
      </w:r>
    </w:p>
    <w:p w14:paraId="5EFE7F4B" w14:textId="77777777" w:rsidR="0051380F" w:rsidRPr="002851BF" w:rsidRDefault="0051380F" w:rsidP="002851BF">
      <w:pPr>
        <w:pStyle w:val="Code"/>
        <w:rPr>
          <w:highlight w:val="white"/>
        </w:rPr>
      </w:pPr>
      <w:r w:rsidRPr="002851BF">
        <w:rPr>
          <w:highlight w:val="white"/>
        </w:rPr>
        <w:t xml:space="preserve">          break;</w:t>
      </w:r>
    </w:p>
    <w:p w14:paraId="646638BC" w14:textId="77777777" w:rsidR="0051380F" w:rsidRPr="002851BF" w:rsidRDefault="0051380F" w:rsidP="002851BF">
      <w:pPr>
        <w:pStyle w:val="Code"/>
        <w:rPr>
          <w:highlight w:val="white"/>
        </w:rPr>
      </w:pPr>
    </w:p>
    <w:p w14:paraId="409B71FE" w14:textId="02C99F55" w:rsidR="0051380F" w:rsidRPr="002851BF" w:rsidRDefault="0051380F" w:rsidP="002851BF">
      <w:pPr>
        <w:pStyle w:val="Code"/>
        <w:rPr>
          <w:highlight w:val="white"/>
        </w:rPr>
      </w:pPr>
      <w:r w:rsidRPr="002851BF">
        <w:rPr>
          <w:highlight w:val="white"/>
        </w:rPr>
        <w:t xml:space="preserve">        case MiddleOperator.BinarySubtract:</w:t>
      </w:r>
      <w:r w:rsidR="004168DD" w:rsidRPr="002851BF">
        <w:rPr>
          <w:highlight w:val="white"/>
        </w:rPr>
        <w:t xml:space="preserve"> // &amp;i - 2</w:t>
      </w:r>
    </w:p>
    <w:p w14:paraId="2670F41E" w14:textId="5C9844BD"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5651EA61"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1F997005" w14:textId="77777777" w:rsidR="0051380F" w:rsidRPr="002851BF" w:rsidRDefault="0051380F" w:rsidP="002851BF">
      <w:pPr>
        <w:pStyle w:val="Code"/>
        <w:rPr>
          <w:highlight w:val="white"/>
        </w:rPr>
      </w:pPr>
      <w:r w:rsidRPr="002851BF">
        <w:rPr>
          <w:highlight w:val="white"/>
        </w:rPr>
        <w:t xml:space="preserve">            int resultOffset = ((int) leftValue) * leftType.PointerType.Size();</w:t>
      </w:r>
    </w:p>
    <w:p w14:paraId="22B801EE" w14:textId="77777777" w:rsidR="00876A13" w:rsidRDefault="0051380F" w:rsidP="002851BF">
      <w:pPr>
        <w:pStyle w:val="Code"/>
        <w:rPr>
          <w:highlight w:val="white"/>
        </w:rPr>
      </w:pPr>
      <w:r w:rsidRPr="002851BF">
        <w:rPr>
          <w:highlight w:val="white"/>
        </w:rPr>
        <w:t xml:space="preserve">            object resultValue =</w:t>
      </w:r>
    </w:p>
    <w:p w14:paraId="17B3F620" w14:textId="77777777" w:rsidR="00876A13" w:rsidRDefault="00876A13" w:rsidP="002851BF">
      <w:pPr>
        <w:pStyle w:val="Code"/>
        <w:rPr>
          <w:highlight w:val="white"/>
        </w:rPr>
      </w:pPr>
      <w:r>
        <w:rPr>
          <w:highlight w:val="white"/>
        </w:rPr>
        <w:t xml:space="preserve">              </w:t>
      </w:r>
      <w:r w:rsidR="0051380F" w:rsidRPr="002851BF">
        <w:rPr>
          <w:highlight w:val="white"/>
        </w:rPr>
        <w:t>new StaticAddress(staticAddress.UniqueName,</w:t>
      </w:r>
    </w:p>
    <w:p w14:paraId="5C6B2F0E" w14:textId="039F370C" w:rsidR="0051380F" w:rsidRPr="002851BF" w:rsidRDefault="00876A13" w:rsidP="002851BF">
      <w:pPr>
        <w:pStyle w:val="Code"/>
        <w:rPr>
          <w:highlight w:val="white"/>
        </w:rPr>
      </w:pPr>
      <w:r>
        <w:rPr>
          <w:highlight w:val="white"/>
        </w:rPr>
        <w:t xml:space="preserve">                               </w:t>
      </w:r>
      <w:r w:rsidR="0051380F" w:rsidRPr="002851BF">
        <w:rPr>
          <w:highlight w:val="white"/>
        </w:rPr>
        <w:t xml:space="preserve"> staticAddress.Offset - resultOffset);</w:t>
      </w:r>
    </w:p>
    <w:p w14:paraId="16F9119E" w14:textId="77777777" w:rsidR="0051380F" w:rsidRPr="002851BF" w:rsidRDefault="0051380F" w:rsidP="002851BF">
      <w:pPr>
        <w:pStyle w:val="Code"/>
        <w:rPr>
          <w:highlight w:val="white"/>
        </w:rPr>
      </w:pPr>
      <w:r w:rsidRPr="002851BF">
        <w:rPr>
          <w:highlight w:val="white"/>
        </w:rPr>
        <w:lastRenderedPageBreak/>
        <w:t xml:space="preserve">            Symbol resultSymbol = new Symbol(leftType, resultValue);</w:t>
      </w:r>
    </w:p>
    <w:p w14:paraId="6C259298"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875B3E5" w14:textId="77777777" w:rsidR="0051380F" w:rsidRPr="002851BF" w:rsidRDefault="0051380F" w:rsidP="002851BF">
      <w:pPr>
        <w:pStyle w:val="Code"/>
        <w:rPr>
          <w:highlight w:val="white"/>
        </w:rPr>
      </w:pPr>
      <w:r w:rsidRPr="002851BF">
        <w:rPr>
          <w:highlight w:val="white"/>
        </w:rPr>
        <w:t xml:space="preserve">          }</w:t>
      </w:r>
    </w:p>
    <w:p w14:paraId="568360EF" w14:textId="77777777" w:rsidR="0051380F" w:rsidRPr="002851BF" w:rsidRDefault="0051380F" w:rsidP="002851BF">
      <w:pPr>
        <w:pStyle w:val="Code"/>
        <w:rPr>
          <w:highlight w:val="white"/>
        </w:rPr>
      </w:pPr>
    </w:p>
    <w:p w14:paraId="4FB7882C" w14:textId="77777777" w:rsidR="004D417E" w:rsidRDefault="0051380F" w:rsidP="002851BF">
      <w:pPr>
        <w:pStyle w:val="Code"/>
        <w:rPr>
          <w:highlight w:val="white"/>
        </w:rPr>
      </w:pPr>
      <w:r w:rsidRPr="002851BF">
        <w:rPr>
          <w:highlight w:val="white"/>
        </w:rPr>
        <w:t xml:space="preserve">          if (leftExpression.Symbol.IsExternOrStatic() &amp;&amp; leftType.IsArray()</w:t>
      </w:r>
    </w:p>
    <w:p w14:paraId="092A9DB3" w14:textId="6377D56F" w:rsidR="0051380F" w:rsidRPr="002851BF" w:rsidRDefault="004D417E" w:rsidP="002851BF">
      <w:pPr>
        <w:pStyle w:val="Code"/>
        <w:rPr>
          <w:highlight w:val="white"/>
        </w:rPr>
      </w:pPr>
      <w:r>
        <w:rPr>
          <w:highlight w:val="white"/>
        </w:rPr>
        <w:t xml:space="preserve">             </w:t>
      </w:r>
      <w:r w:rsidR="0051380F" w:rsidRPr="002851BF">
        <w:rPr>
          <w:highlight w:val="white"/>
        </w:rPr>
        <w:t xml:space="preserve"> &amp;&amp; (rightValue is BigInteger)) { // a - 2</w:t>
      </w:r>
    </w:p>
    <w:p w14:paraId="42F08C9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1EB0AC8C" w14:textId="77777777" w:rsidR="00CD478A" w:rsidRDefault="0051380F" w:rsidP="002851BF">
      <w:pPr>
        <w:pStyle w:val="Code"/>
        <w:rPr>
          <w:highlight w:val="white"/>
        </w:rPr>
      </w:pPr>
      <w:r w:rsidRPr="002851BF">
        <w:rPr>
          <w:highlight w:val="white"/>
        </w:rPr>
        <w:t xml:space="preserve">            object resultValue =</w:t>
      </w:r>
    </w:p>
    <w:p w14:paraId="0BAE9963" w14:textId="77777777" w:rsidR="00CD478A" w:rsidRDefault="00CD478A" w:rsidP="002851BF">
      <w:pPr>
        <w:pStyle w:val="Code"/>
        <w:rPr>
          <w:highlight w:val="white"/>
        </w:rPr>
      </w:pPr>
      <w:r>
        <w:rPr>
          <w:highlight w:val="white"/>
        </w:rPr>
        <w:t xml:space="preserve">             </w:t>
      </w:r>
      <w:r w:rsidR="0051380F" w:rsidRPr="002851BF">
        <w:rPr>
          <w:highlight w:val="white"/>
        </w:rPr>
        <w:t xml:space="preserve"> new StaticAddress(leftExpression.Symbol.UniqueName,</w:t>
      </w:r>
    </w:p>
    <w:p w14:paraId="214DFE95" w14:textId="5699ADB0" w:rsidR="0051380F" w:rsidRPr="002851BF" w:rsidRDefault="00CD478A" w:rsidP="002851BF">
      <w:pPr>
        <w:pStyle w:val="Code"/>
        <w:rPr>
          <w:highlight w:val="white"/>
        </w:rPr>
      </w:pPr>
      <w:r>
        <w:rPr>
          <w:highlight w:val="white"/>
        </w:rPr>
        <w:t xml:space="preserve">                               </w:t>
      </w:r>
      <w:r w:rsidR="0051380F" w:rsidRPr="002851BF">
        <w:rPr>
          <w:highlight w:val="white"/>
        </w:rPr>
        <w:t xml:space="preserve"> -resultOffset);</w:t>
      </w:r>
    </w:p>
    <w:p w14:paraId="482C546C"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7AF9936"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56958E9F" w14:textId="77777777" w:rsidR="0051380F" w:rsidRPr="002851BF" w:rsidRDefault="0051380F" w:rsidP="002851BF">
      <w:pPr>
        <w:pStyle w:val="Code"/>
        <w:rPr>
          <w:highlight w:val="white"/>
        </w:rPr>
      </w:pPr>
      <w:r w:rsidRPr="002851BF">
        <w:rPr>
          <w:highlight w:val="white"/>
        </w:rPr>
        <w:t xml:space="preserve">          }</w:t>
      </w:r>
    </w:p>
    <w:p w14:paraId="428D5A14" w14:textId="77777777" w:rsidR="0051380F" w:rsidRPr="002851BF" w:rsidRDefault="0051380F" w:rsidP="002851BF">
      <w:pPr>
        <w:pStyle w:val="Code"/>
        <w:rPr>
          <w:highlight w:val="white"/>
        </w:rPr>
      </w:pPr>
      <w:r w:rsidRPr="002851BF">
        <w:rPr>
          <w:highlight w:val="white"/>
        </w:rPr>
        <w:t xml:space="preserve">          break;</w:t>
      </w:r>
    </w:p>
    <w:p w14:paraId="43C595D2" w14:textId="77777777" w:rsidR="0051380F" w:rsidRPr="002851BF" w:rsidRDefault="0051380F" w:rsidP="002851BF">
      <w:pPr>
        <w:pStyle w:val="Code"/>
        <w:rPr>
          <w:highlight w:val="white"/>
        </w:rPr>
      </w:pPr>
    </w:p>
    <w:p w14:paraId="0E1169FD" w14:textId="77777777" w:rsidR="0051380F" w:rsidRPr="002851BF" w:rsidRDefault="0051380F" w:rsidP="002851BF">
      <w:pPr>
        <w:pStyle w:val="Code"/>
        <w:rPr>
          <w:highlight w:val="white"/>
        </w:rPr>
      </w:pPr>
      <w:r w:rsidRPr="002851BF">
        <w:rPr>
          <w:highlight w:val="white"/>
        </w:rPr>
        <w:t xml:space="preserve">        case MiddleOperator.Index:</w:t>
      </w:r>
    </w:p>
    <w:p w14:paraId="39E2A35A" w14:textId="77777777" w:rsidR="000F2B35" w:rsidRDefault="0051380F" w:rsidP="002851BF">
      <w:pPr>
        <w:pStyle w:val="Code"/>
        <w:rPr>
          <w:highlight w:val="white"/>
        </w:rPr>
      </w:pPr>
      <w:r w:rsidRPr="002851BF">
        <w:rPr>
          <w:highlight w:val="white"/>
        </w:rPr>
        <w:t xml:space="preserve">          if (leftExpression.Symbol.IsExternOrStatic() &amp;&amp; leftType.IsArray()</w:t>
      </w:r>
    </w:p>
    <w:p w14:paraId="4D1BDA70" w14:textId="457FF54D" w:rsidR="0051380F" w:rsidRPr="002851BF" w:rsidRDefault="000F2B35" w:rsidP="002851BF">
      <w:pPr>
        <w:pStyle w:val="Code"/>
        <w:rPr>
          <w:highlight w:val="white"/>
        </w:rPr>
      </w:pPr>
      <w:r>
        <w:rPr>
          <w:highlight w:val="white"/>
        </w:rPr>
        <w:t xml:space="preserve">             </w:t>
      </w:r>
      <w:r w:rsidR="0051380F" w:rsidRPr="002851BF">
        <w:rPr>
          <w:highlight w:val="white"/>
        </w:rPr>
        <w:t xml:space="preserve"> &amp;&amp; (rightValue is BigInteger)) { // a[2]</w:t>
      </w:r>
    </w:p>
    <w:p w14:paraId="4097D820" w14:textId="77777777" w:rsidR="0051380F" w:rsidRPr="002851BF" w:rsidRDefault="0051380F" w:rsidP="002851BF">
      <w:pPr>
        <w:pStyle w:val="Code"/>
        <w:rPr>
          <w:highlight w:val="white"/>
        </w:rPr>
      </w:pPr>
      <w:r w:rsidRPr="002851BF">
        <w:rPr>
          <w:highlight w:val="white"/>
        </w:rPr>
        <w:t xml:space="preserve">            int size = leftType.ArrayType.Size();</w:t>
      </w:r>
    </w:p>
    <w:p w14:paraId="1C4B0A82" w14:textId="77777777" w:rsidR="0051380F" w:rsidRPr="002851BF" w:rsidRDefault="0051380F" w:rsidP="002851BF">
      <w:pPr>
        <w:pStyle w:val="Code"/>
        <w:rPr>
          <w:highlight w:val="white"/>
        </w:rPr>
      </w:pPr>
      <w:r w:rsidRPr="002851BF">
        <w:rPr>
          <w:highlight w:val="white"/>
        </w:rPr>
        <w:t xml:space="preserve">            int offset = ((int) ((BigInteger) rightValue)) * size;</w:t>
      </w:r>
    </w:p>
    <w:p w14:paraId="1FB9773D" w14:textId="77777777" w:rsidR="00C70DF8" w:rsidRDefault="0051380F" w:rsidP="002851BF">
      <w:pPr>
        <w:pStyle w:val="Code"/>
        <w:rPr>
          <w:highlight w:val="white"/>
        </w:rPr>
      </w:pPr>
      <w:r w:rsidRPr="002851BF">
        <w:rPr>
          <w:highlight w:val="white"/>
        </w:rPr>
        <w:t xml:space="preserve">            StaticValue resultValue =</w:t>
      </w:r>
    </w:p>
    <w:p w14:paraId="05DEF0A0" w14:textId="633AC692" w:rsidR="0051380F" w:rsidRPr="002851BF" w:rsidRDefault="00C70DF8" w:rsidP="002851BF">
      <w:pPr>
        <w:pStyle w:val="Code"/>
        <w:rPr>
          <w:highlight w:val="white"/>
        </w:rPr>
      </w:pPr>
      <w:r>
        <w:rPr>
          <w:highlight w:val="white"/>
        </w:rPr>
        <w:t xml:space="preserve">              </w:t>
      </w:r>
      <w:r w:rsidR="0051380F" w:rsidRPr="002851BF">
        <w:rPr>
          <w:highlight w:val="white"/>
        </w:rPr>
        <w:t>new StaticValue(leftExpression.Symbol.UniqueName, offset);</w:t>
      </w:r>
    </w:p>
    <w:p w14:paraId="54C1E3F8"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2A9279AC" w14:textId="77777777" w:rsidR="00C70DF8" w:rsidRDefault="0051380F" w:rsidP="002851BF">
      <w:pPr>
        <w:pStyle w:val="Code"/>
        <w:rPr>
          <w:highlight w:val="white"/>
        </w:rPr>
      </w:pPr>
      <w:r w:rsidRPr="002851BF">
        <w:rPr>
          <w:highlight w:val="white"/>
        </w:rPr>
        <w:t xml:space="preserve">            resultSymbol.Addressable = !leftExpression.Symbol.IsRegister() &amp;&amp;</w:t>
      </w:r>
    </w:p>
    <w:p w14:paraId="2D5383A0" w14:textId="7B597F04"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!leftType.ArrayType.IsBitfield();</w:t>
      </w:r>
    </w:p>
    <w:p w14:paraId="22443A3A" w14:textId="77777777" w:rsidR="00C70DF8" w:rsidRDefault="0051380F" w:rsidP="002851BF">
      <w:pPr>
        <w:pStyle w:val="Code"/>
        <w:rPr>
          <w:highlight w:val="white"/>
        </w:rPr>
      </w:pPr>
      <w:r w:rsidRPr="002851BF">
        <w:rPr>
          <w:highlight w:val="white"/>
        </w:rPr>
        <w:t xml:space="preserve">            resultSymbol.Assignable =</w:t>
      </w:r>
    </w:p>
    <w:p w14:paraId="77ED657E" w14:textId="2F2A2227"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695B80D7" w14:textId="0D521C6E" w:rsidR="0051380F" w:rsidRPr="002851BF" w:rsidRDefault="00EC5B9E" w:rsidP="002851BF">
      <w:pPr>
        <w:pStyle w:val="Code"/>
        <w:rPr>
          <w:highlight w:val="white"/>
        </w:rPr>
      </w:pPr>
      <w:r>
        <w:rPr>
          <w:highlight w:val="white"/>
        </w:rPr>
        <w:t xml:space="preserve">              </w:t>
      </w:r>
      <w:r w:rsidR="0051380F" w:rsidRPr="002851BF">
        <w:rPr>
          <w:highlight w:val="white"/>
        </w:rPr>
        <w:t>!leftType.ArrayType.IsArrayFunctionOrString();</w:t>
      </w:r>
    </w:p>
    <w:p w14:paraId="766AB1DC"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6364B7D" w14:textId="77777777" w:rsidR="0051380F" w:rsidRPr="002851BF" w:rsidRDefault="0051380F" w:rsidP="002851BF">
      <w:pPr>
        <w:pStyle w:val="Code"/>
        <w:rPr>
          <w:highlight w:val="white"/>
        </w:rPr>
      </w:pPr>
      <w:r w:rsidRPr="002851BF">
        <w:rPr>
          <w:highlight w:val="white"/>
        </w:rPr>
        <w:t xml:space="preserve">          }</w:t>
      </w:r>
    </w:p>
    <w:p w14:paraId="386BF0E0" w14:textId="77777777" w:rsidR="006772D9" w:rsidRDefault="0051380F" w:rsidP="002851BF">
      <w:pPr>
        <w:pStyle w:val="Code"/>
        <w:rPr>
          <w:highlight w:val="white"/>
        </w:rPr>
      </w:pPr>
      <w:r w:rsidRPr="002851BF">
        <w:rPr>
          <w:highlight w:val="white"/>
        </w:rPr>
        <w:t xml:space="preserve">          else if ((leftValue is BigInteger) &amp;&amp; </w:t>
      </w:r>
      <w:r w:rsidR="006772D9" w:rsidRPr="002851BF">
        <w:rPr>
          <w:highlight w:val="white"/>
        </w:rPr>
        <w:t>rightType.IsArray()</w:t>
      </w:r>
      <w:r w:rsidR="006772D9">
        <w:rPr>
          <w:highlight w:val="white"/>
        </w:rPr>
        <w:t xml:space="preserve"> &amp;&amp;</w:t>
      </w:r>
    </w:p>
    <w:p w14:paraId="1BFB034F" w14:textId="6F3CB040" w:rsidR="0051380F" w:rsidRPr="002851BF" w:rsidRDefault="006772D9" w:rsidP="002851BF">
      <w:pPr>
        <w:pStyle w:val="Code"/>
        <w:rPr>
          <w:highlight w:val="white"/>
        </w:rPr>
      </w:pPr>
      <w:r>
        <w:rPr>
          <w:highlight w:val="white"/>
        </w:rPr>
        <w:t xml:space="preserve">                   </w:t>
      </w:r>
      <w:r w:rsidR="0051380F" w:rsidRPr="002851BF">
        <w:rPr>
          <w:highlight w:val="white"/>
        </w:rPr>
        <w:t>rightExpression.Symbol.IsExternOrStatic()) { // [2]a</w:t>
      </w:r>
    </w:p>
    <w:p w14:paraId="07BA9BC9" w14:textId="77777777" w:rsidR="0051380F" w:rsidRPr="002851BF" w:rsidRDefault="0051380F" w:rsidP="002851BF">
      <w:pPr>
        <w:pStyle w:val="Code"/>
        <w:rPr>
          <w:highlight w:val="white"/>
        </w:rPr>
      </w:pPr>
      <w:r w:rsidRPr="002851BF">
        <w:rPr>
          <w:highlight w:val="white"/>
        </w:rPr>
        <w:t xml:space="preserve">            int size = rightType.ArrayType.Size();</w:t>
      </w:r>
    </w:p>
    <w:p w14:paraId="1CF71655" w14:textId="77777777" w:rsidR="0051380F" w:rsidRPr="002851BF" w:rsidRDefault="0051380F" w:rsidP="002851BF">
      <w:pPr>
        <w:pStyle w:val="Code"/>
        <w:rPr>
          <w:highlight w:val="white"/>
        </w:rPr>
      </w:pPr>
      <w:r w:rsidRPr="002851BF">
        <w:rPr>
          <w:highlight w:val="white"/>
        </w:rPr>
        <w:t xml:space="preserve">            int offset = ((int) ((BigInteger) leftValue)) * size;</w:t>
      </w:r>
    </w:p>
    <w:p w14:paraId="24D7845F" w14:textId="77777777" w:rsidR="00CA1177" w:rsidRDefault="0051380F" w:rsidP="002851BF">
      <w:pPr>
        <w:pStyle w:val="Code"/>
        <w:rPr>
          <w:highlight w:val="white"/>
        </w:rPr>
      </w:pPr>
      <w:r w:rsidRPr="002851BF">
        <w:rPr>
          <w:highlight w:val="white"/>
        </w:rPr>
        <w:t xml:space="preserve">            StaticValue resultValue =</w:t>
      </w:r>
    </w:p>
    <w:p w14:paraId="4E208A14" w14:textId="7FFD1B08" w:rsidR="0051380F" w:rsidRPr="002851BF" w:rsidRDefault="00CA1177" w:rsidP="002851BF">
      <w:pPr>
        <w:pStyle w:val="Code"/>
        <w:rPr>
          <w:highlight w:val="white"/>
        </w:rPr>
      </w:pPr>
      <w:r>
        <w:rPr>
          <w:highlight w:val="white"/>
        </w:rPr>
        <w:t xml:space="preserve">              </w:t>
      </w:r>
      <w:r w:rsidR="0051380F" w:rsidRPr="002851BF">
        <w:rPr>
          <w:highlight w:val="white"/>
        </w:rPr>
        <w:t>new StaticValue(rightExpression.Symbol.UniqueName, offset);</w:t>
      </w:r>
    </w:p>
    <w:p w14:paraId="515DFAE1"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0A8BBCE3" w14:textId="77777777" w:rsidR="00CA1177" w:rsidRDefault="0051380F" w:rsidP="002851BF">
      <w:pPr>
        <w:pStyle w:val="Code"/>
        <w:rPr>
          <w:highlight w:val="white"/>
        </w:rPr>
      </w:pPr>
      <w:r w:rsidRPr="002851BF">
        <w:rPr>
          <w:highlight w:val="white"/>
        </w:rPr>
        <w:t xml:space="preserve">            resultSymbol.Addressable = !leftExpression.Symbol.IsRegister() &amp;&amp;</w:t>
      </w:r>
    </w:p>
    <w:p w14:paraId="1D6E6CDF" w14:textId="70162BE9"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!leftType.ArrayType.IsBitfield();</w:t>
      </w:r>
    </w:p>
    <w:p w14:paraId="09533FCB" w14:textId="77777777" w:rsidR="00CA1177" w:rsidRDefault="0051380F" w:rsidP="002851BF">
      <w:pPr>
        <w:pStyle w:val="Code"/>
        <w:rPr>
          <w:highlight w:val="white"/>
        </w:rPr>
      </w:pPr>
      <w:r w:rsidRPr="002851BF">
        <w:rPr>
          <w:highlight w:val="white"/>
        </w:rPr>
        <w:t xml:space="preserve">            resultSymbol.Assignable =</w:t>
      </w:r>
    </w:p>
    <w:p w14:paraId="30536667" w14:textId="02F59B60"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0A8C4A86" w14:textId="7A6D6FC2" w:rsidR="0051380F" w:rsidRPr="002851BF" w:rsidRDefault="00CA1177" w:rsidP="002851BF">
      <w:pPr>
        <w:pStyle w:val="Code"/>
        <w:rPr>
          <w:highlight w:val="white"/>
        </w:rPr>
      </w:pPr>
      <w:r>
        <w:rPr>
          <w:highlight w:val="white"/>
        </w:rPr>
        <w:t xml:space="preserve">              </w:t>
      </w:r>
      <w:r w:rsidR="0051380F" w:rsidRPr="002851BF">
        <w:rPr>
          <w:highlight w:val="white"/>
        </w:rPr>
        <w:t>!leftType.ArrayType.IsArrayFunctionOrString();</w:t>
      </w:r>
    </w:p>
    <w:p w14:paraId="4313A6A2"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3EC7848" w14:textId="77777777" w:rsidR="0051380F" w:rsidRPr="002851BF" w:rsidRDefault="0051380F" w:rsidP="002851BF">
      <w:pPr>
        <w:pStyle w:val="Code"/>
        <w:rPr>
          <w:highlight w:val="white"/>
        </w:rPr>
      </w:pPr>
      <w:r w:rsidRPr="002851BF">
        <w:rPr>
          <w:highlight w:val="white"/>
        </w:rPr>
        <w:t xml:space="preserve">          }</w:t>
      </w:r>
    </w:p>
    <w:p w14:paraId="01CF3D6C" w14:textId="77777777" w:rsidR="0051380F" w:rsidRPr="002851BF" w:rsidRDefault="0051380F" w:rsidP="002851BF">
      <w:pPr>
        <w:pStyle w:val="Code"/>
        <w:rPr>
          <w:highlight w:val="white"/>
        </w:rPr>
      </w:pPr>
      <w:r w:rsidRPr="002851BF">
        <w:rPr>
          <w:highlight w:val="white"/>
        </w:rPr>
        <w:t xml:space="preserve">          break;</w:t>
      </w:r>
    </w:p>
    <w:p w14:paraId="067414DB" w14:textId="77777777" w:rsidR="0051380F" w:rsidRPr="002851BF" w:rsidRDefault="0051380F" w:rsidP="002851BF">
      <w:pPr>
        <w:pStyle w:val="Code"/>
        <w:rPr>
          <w:highlight w:val="white"/>
        </w:rPr>
      </w:pPr>
    </w:p>
    <w:p w14:paraId="2E50C704" w14:textId="77777777" w:rsidR="0051380F" w:rsidRPr="002851BF" w:rsidRDefault="0051380F" w:rsidP="002851BF">
      <w:pPr>
        <w:pStyle w:val="Code"/>
        <w:rPr>
          <w:highlight w:val="white"/>
        </w:rPr>
      </w:pPr>
      <w:r w:rsidRPr="002851BF">
        <w:rPr>
          <w:highlight w:val="white"/>
        </w:rPr>
        <w:t xml:space="preserve">        case MiddleOperator.Dot:</w:t>
      </w:r>
    </w:p>
    <w:p w14:paraId="6BEFAA6D" w14:textId="77777777" w:rsidR="0051380F" w:rsidRPr="002851BF" w:rsidRDefault="0051380F" w:rsidP="002851BF">
      <w:pPr>
        <w:pStyle w:val="Code"/>
        <w:rPr>
          <w:highlight w:val="white"/>
        </w:rPr>
      </w:pPr>
      <w:r w:rsidRPr="002851BF">
        <w:rPr>
          <w:highlight w:val="white"/>
        </w:rPr>
        <w:t xml:space="preserve">          if (leftExpression.Symbol.IsExternOrStatic()) {</w:t>
      </w:r>
    </w:p>
    <w:p w14:paraId="4C8BA568" w14:textId="77777777" w:rsidR="002A5157" w:rsidRDefault="0051380F" w:rsidP="002851BF">
      <w:pPr>
        <w:pStyle w:val="Code"/>
        <w:rPr>
          <w:highlight w:val="white"/>
        </w:rPr>
      </w:pPr>
      <w:r w:rsidRPr="002851BF">
        <w:rPr>
          <w:highlight w:val="white"/>
        </w:rPr>
        <w:t xml:space="preserve">            object resultValue =</w:t>
      </w:r>
    </w:p>
    <w:p w14:paraId="39811327" w14:textId="77777777" w:rsidR="002A5157" w:rsidRDefault="002A5157" w:rsidP="002851BF">
      <w:pPr>
        <w:pStyle w:val="Code"/>
        <w:rPr>
          <w:highlight w:val="white"/>
        </w:rPr>
      </w:pPr>
      <w:r>
        <w:rPr>
          <w:highlight w:val="white"/>
        </w:rPr>
        <w:t xml:space="preserve">              </w:t>
      </w:r>
      <w:r w:rsidR="0051380F" w:rsidRPr="002851BF">
        <w:rPr>
          <w:highlight w:val="white"/>
        </w:rPr>
        <w:t>new StaticValue(leftExpression.Symbol.UniqueName,</w:t>
      </w:r>
    </w:p>
    <w:p w14:paraId="6469FB37" w14:textId="2505AF37" w:rsidR="0051380F" w:rsidRPr="002851BF" w:rsidRDefault="002A5157" w:rsidP="002851BF">
      <w:pPr>
        <w:pStyle w:val="Code"/>
        <w:rPr>
          <w:highlight w:val="white"/>
        </w:rPr>
      </w:pPr>
      <w:r>
        <w:rPr>
          <w:highlight w:val="white"/>
        </w:rPr>
        <w:t xml:space="preserve">                             </w:t>
      </w:r>
      <w:r w:rsidR="0051380F" w:rsidRPr="002851BF">
        <w:rPr>
          <w:highlight w:val="white"/>
        </w:rPr>
        <w:t xml:space="preserve"> rightExpression.Symbol.Offset); // s.i*/</w:t>
      </w:r>
    </w:p>
    <w:p w14:paraId="50D7468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DB938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5B88A31" w14:textId="77777777" w:rsidR="0051380F" w:rsidRPr="002851BF" w:rsidRDefault="0051380F" w:rsidP="002851BF">
      <w:pPr>
        <w:pStyle w:val="Code"/>
        <w:rPr>
          <w:highlight w:val="white"/>
        </w:rPr>
      </w:pPr>
      <w:r w:rsidRPr="002851BF">
        <w:rPr>
          <w:highlight w:val="white"/>
        </w:rPr>
        <w:t xml:space="preserve">          }</w:t>
      </w:r>
    </w:p>
    <w:p w14:paraId="439A6CF7" w14:textId="77777777" w:rsidR="0051380F" w:rsidRPr="002851BF" w:rsidRDefault="0051380F" w:rsidP="002851BF">
      <w:pPr>
        <w:pStyle w:val="Code"/>
        <w:rPr>
          <w:highlight w:val="white"/>
        </w:rPr>
      </w:pPr>
      <w:r w:rsidRPr="002851BF">
        <w:rPr>
          <w:highlight w:val="white"/>
        </w:rPr>
        <w:t xml:space="preserve">          break;</w:t>
      </w:r>
    </w:p>
    <w:p w14:paraId="1653209E" w14:textId="77777777" w:rsidR="0051380F" w:rsidRPr="002851BF" w:rsidRDefault="0051380F" w:rsidP="002851BF">
      <w:pPr>
        <w:pStyle w:val="Code"/>
        <w:rPr>
          <w:highlight w:val="white"/>
        </w:rPr>
      </w:pPr>
      <w:r w:rsidRPr="002851BF">
        <w:rPr>
          <w:highlight w:val="white"/>
        </w:rPr>
        <w:t xml:space="preserve">      }</w:t>
      </w:r>
    </w:p>
    <w:p w14:paraId="0E16FB8F" w14:textId="77777777" w:rsidR="0051380F" w:rsidRPr="002851BF" w:rsidRDefault="0051380F" w:rsidP="002851BF">
      <w:pPr>
        <w:pStyle w:val="Code"/>
        <w:rPr>
          <w:highlight w:val="white"/>
        </w:rPr>
      </w:pPr>
      <w:r w:rsidRPr="002851BF">
        <w:rPr>
          <w:highlight w:val="white"/>
        </w:rPr>
        <w:t xml:space="preserve">    </w:t>
      </w:r>
    </w:p>
    <w:p w14:paraId="22BD4C3B" w14:textId="77777777" w:rsidR="0051380F" w:rsidRPr="002851BF" w:rsidRDefault="0051380F" w:rsidP="002851BF">
      <w:pPr>
        <w:pStyle w:val="Code"/>
        <w:rPr>
          <w:highlight w:val="white"/>
        </w:rPr>
      </w:pPr>
      <w:r w:rsidRPr="002851BF">
        <w:rPr>
          <w:highlight w:val="white"/>
        </w:rPr>
        <w:lastRenderedPageBreak/>
        <w:t xml:space="preserve">      return null;</w:t>
      </w:r>
    </w:p>
    <w:p w14:paraId="53223E83" w14:textId="77777777" w:rsidR="0051380F" w:rsidRPr="002851BF" w:rsidRDefault="0051380F" w:rsidP="002851BF">
      <w:pPr>
        <w:pStyle w:val="Code"/>
        <w:rPr>
          <w:highlight w:val="white"/>
        </w:rPr>
      </w:pPr>
      <w:r w:rsidRPr="002851BF">
        <w:rPr>
          <w:highlight w:val="white"/>
        </w:rPr>
        <w:t xml:space="preserve">    }  </w:t>
      </w:r>
    </w:p>
    <w:p w14:paraId="63C50194" w14:textId="77777777" w:rsidR="0051380F" w:rsidRPr="002851BF" w:rsidRDefault="0051380F" w:rsidP="002851BF">
      <w:pPr>
        <w:pStyle w:val="Code"/>
        <w:rPr>
          <w:highlight w:val="white"/>
        </w:rPr>
      </w:pPr>
    </w:p>
    <w:p w14:paraId="17DA6A60" w14:textId="77777777" w:rsidR="0051380F" w:rsidRPr="002851BF" w:rsidRDefault="0051380F" w:rsidP="002851BF">
      <w:pPr>
        <w:pStyle w:val="Code"/>
        <w:rPr>
          <w:highlight w:val="white"/>
        </w:rPr>
      </w:pPr>
      <w:r w:rsidRPr="002851BF">
        <w:rPr>
          <w:highlight w:val="white"/>
        </w:rPr>
        <w:t xml:space="preserve">    public static Symbol Unary(MiddleOperator middleOp, Symbol symbol) {</w:t>
      </w:r>
    </w:p>
    <w:p w14:paraId="312FB606" w14:textId="77777777" w:rsidR="0051380F" w:rsidRPr="002851BF" w:rsidRDefault="0051380F" w:rsidP="002851BF">
      <w:pPr>
        <w:pStyle w:val="Code"/>
        <w:rPr>
          <w:highlight w:val="white"/>
        </w:rPr>
      </w:pPr>
      <w:r w:rsidRPr="002851BF">
        <w:rPr>
          <w:highlight w:val="white"/>
        </w:rPr>
        <w:t xml:space="preserve">      Type type = symbol.Type;</w:t>
      </w:r>
    </w:p>
    <w:p w14:paraId="0E66D328" w14:textId="77777777" w:rsidR="0051380F" w:rsidRPr="002851BF" w:rsidRDefault="0051380F" w:rsidP="002851BF">
      <w:pPr>
        <w:pStyle w:val="Code"/>
        <w:rPr>
          <w:highlight w:val="white"/>
        </w:rPr>
      </w:pPr>
      <w:r w:rsidRPr="002851BF">
        <w:rPr>
          <w:highlight w:val="white"/>
        </w:rPr>
        <w:t xml:space="preserve">    </w:t>
      </w:r>
    </w:p>
    <w:p w14:paraId="19BF6A3E" w14:textId="77777777" w:rsidR="0051380F" w:rsidRPr="002851BF" w:rsidRDefault="0051380F" w:rsidP="002851BF">
      <w:pPr>
        <w:pStyle w:val="Code"/>
        <w:rPr>
          <w:highlight w:val="white"/>
        </w:rPr>
      </w:pPr>
      <w:r w:rsidRPr="002851BF">
        <w:rPr>
          <w:highlight w:val="white"/>
        </w:rPr>
        <w:t xml:space="preserve">      switch (middleOp) {</w:t>
      </w:r>
    </w:p>
    <w:p w14:paraId="5F5B95A7" w14:textId="77777777" w:rsidR="0051380F" w:rsidRPr="002851BF" w:rsidRDefault="0051380F" w:rsidP="002851BF">
      <w:pPr>
        <w:pStyle w:val="Code"/>
        <w:rPr>
          <w:highlight w:val="white"/>
        </w:rPr>
      </w:pPr>
      <w:r w:rsidRPr="002851BF">
        <w:rPr>
          <w:highlight w:val="white"/>
        </w:rPr>
        <w:t xml:space="preserve">        case MiddleOperator.Address:</w:t>
      </w:r>
    </w:p>
    <w:p w14:paraId="57890C4C" w14:textId="77777777" w:rsidR="0051380F" w:rsidRPr="002851BF" w:rsidRDefault="0051380F" w:rsidP="002851BF">
      <w:pPr>
        <w:pStyle w:val="Code"/>
        <w:rPr>
          <w:highlight w:val="white"/>
        </w:rPr>
      </w:pPr>
      <w:r w:rsidRPr="002851BF">
        <w:rPr>
          <w:highlight w:val="white"/>
        </w:rPr>
        <w:t xml:space="preserve">          if (symbol.Value is StaticValue) { // &amp;a[i], &amp;s.i</w:t>
      </w:r>
    </w:p>
    <w:p w14:paraId="3FA99747" w14:textId="77777777" w:rsidR="0051380F" w:rsidRPr="002851BF" w:rsidRDefault="0051380F" w:rsidP="002851BF">
      <w:pPr>
        <w:pStyle w:val="Code"/>
        <w:rPr>
          <w:highlight w:val="white"/>
        </w:rPr>
      </w:pPr>
      <w:r w:rsidRPr="002851BF">
        <w:rPr>
          <w:highlight w:val="white"/>
        </w:rPr>
        <w:t xml:space="preserve">            StaticValue staticValue = (StaticValue) symbol.Value;</w:t>
      </w:r>
    </w:p>
    <w:p w14:paraId="6D767864" w14:textId="77777777" w:rsidR="004D1859" w:rsidRDefault="0051380F" w:rsidP="002851BF">
      <w:pPr>
        <w:pStyle w:val="Code"/>
        <w:rPr>
          <w:highlight w:val="white"/>
        </w:rPr>
      </w:pPr>
      <w:r w:rsidRPr="002851BF">
        <w:rPr>
          <w:highlight w:val="white"/>
        </w:rPr>
        <w:t xml:space="preserve">            StaticAddress staticAddress =</w:t>
      </w:r>
    </w:p>
    <w:p w14:paraId="681D4633" w14:textId="6D51BF19" w:rsidR="0051380F" w:rsidRPr="002851BF" w:rsidRDefault="004D1859" w:rsidP="002851BF">
      <w:pPr>
        <w:pStyle w:val="Code"/>
        <w:rPr>
          <w:highlight w:val="white"/>
        </w:rPr>
      </w:pPr>
      <w:r>
        <w:rPr>
          <w:highlight w:val="white"/>
        </w:rPr>
        <w:t xml:space="preserve">              </w:t>
      </w:r>
      <w:r w:rsidR="0051380F" w:rsidRPr="002851BF">
        <w:rPr>
          <w:highlight w:val="white"/>
        </w:rPr>
        <w:t>new StaticAddress(staticValue.UniqueName, staticValue.Offset);</w:t>
      </w:r>
    </w:p>
    <w:p w14:paraId="461AF056"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1282FCF8" w14:textId="77777777" w:rsidR="0051380F" w:rsidRPr="002851BF" w:rsidRDefault="0051380F" w:rsidP="002851BF">
      <w:pPr>
        <w:pStyle w:val="Code"/>
        <w:rPr>
          <w:highlight w:val="white"/>
        </w:rPr>
      </w:pPr>
      <w:r w:rsidRPr="002851BF">
        <w:rPr>
          <w:highlight w:val="white"/>
        </w:rPr>
        <w:t xml:space="preserve">          }</w:t>
      </w:r>
    </w:p>
    <w:p w14:paraId="462F74E2" w14:textId="77777777" w:rsidR="0051380F" w:rsidRPr="002851BF" w:rsidRDefault="0051380F" w:rsidP="002851BF">
      <w:pPr>
        <w:pStyle w:val="Code"/>
        <w:rPr>
          <w:highlight w:val="white"/>
        </w:rPr>
      </w:pPr>
      <w:r w:rsidRPr="002851BF">
        <w:rPr>
          <w:highlight w:val="white"/>
        </w:rPr>
        <w:t xml:space="preserve">          else if (symbol.IsExternOrStatic()) { // &amp;i</w:t>
      </w:r>
    </w:p>
    <w:p w14:paraId="3C4F720A" w14:textId="77777777" w:rsidR="004D1859" w:rsidRDefault="0051380F" w:rsidP="002851BF">
      <w:pPr>
        <w:pStyle w:val="Code"/>
        <w:rPr>
          <w:highlight w:val="white"/>
        </w:rPr>
      </w:pPr>
      <w:r w:rsidRPr="002851BF">
        <w:rPr>
          <w:highlight w:val="white"/>
        </w:rPr>
        <w:t xml:space="preserve">            StaticAddress staticAddress =</w:t>
      </w:r>
    </w:p>
    <w:p w14:paraId="25A3E42F" w14:textId="7A591B51" w:rsidR="0051380F" w:rsidRPr="002851BF" w:rsidRDefault="004D1859" w:rsidP="002851BF">
      <w:pPr>
        <w:pStyle w:val="Code"/>
        <w:rPr>
          <w:highlight w:val="white"/>
        </w:rPr>
      </w:pPr>
      <w:r>
        <w:rPr>
          <w:highlight w:val="white"/>
        </w:rPr>
        <w:t xml:space="preserve">              </w:t>
      </w:r>
      <w:r w:rsidR="0051380F" w:rsidRPr="002851BF">
        <w:rPr>
          <w:highlight w:val="white"/>
        </w:rPr>
        <w:t>new StaticAddress(symbol.UniqueName, 0);</w:t>
      </w:r>
    </w:p>
    <w:p w14:paraId="1B75B000"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0CEDAA13" w14:textId="77777777" w:rsidR="0051380F" w:rsidRPr="002851BF" w:rsidRDefault="0051380F" w:rsidP="002851BF">
      <w:pPr>
        <w:pStyle w:val="Code"/>
        <w:rPr>
          <w:highlight w:val="white"/>
        </w:rPr>
      </w:pPr>
      <w:r w:rsidRPr="002851BF">
        <w:rPr>
          <w:highlight w:val="white"/>
        </w:rPr>
        <w:t xml:space="preserve">          }</w:t>
      </w:r>
    </w:p>
    <w:p w14:paraId="14A2459D" w14:textId="77777777" w:rsidR="0051380F" w:rsidRPr="002851BF" w:rsidRDefault="0051380F" w:rsidP="002851BF">
      <w:pPr>
        <w:pStyle w:val="Code"/>
        <w:rPr>
          <w:highlight w:val="white"/>
        </w:rPr>
      </w:pPr>
      <w:r w:rsidRPr="002851BF">
        <w:rPr>
          <w:highlight w:val="white"/>
        </w:rPr>
        <w:t xml:space="preserve">          break;</w:t>
      </w:r>
    </w:p>
    <w:p w14:paraId="3055600B" w14:textId="77777777" w:rsidR="0051380F" w:rsidRPr="002851BF" w:rsidRDefault="0051380F" w:rsidP="002851BF">
      <w:pPr>
        <w:pStyle w:val="Code"/>
        <w:rPr>
          <w:highlight w:val="white"/>
        </w:rPr>
      </w:pPr>
      <w:r w:rsidRPr="002851BF">
        <w:rPr>
          <w:highlight w:val="white"/>
        </w:rPr>
        <w:t xml:space="preserve">      }</w:t>
      </w:r>
    </w:p>
    <w:p w14:paraId="289289B8" w14:textId="77777777" w:rsidR="00CD6BA8" w:rsidRDefault="00CD6BA8" w:rsidP="002851BF">
      <w:pPr>
        <w:pStyle w:val="Code"/>
        <w:rPr>
          <w:highlight w:val="white"/>
        </w:rPr>
      </w:pPr>
    </w:p>
    <w:p w14:paraId="2EA6E3C6" w14:textId="5795CAD1" w:rsidR="0051380F" w:rsidRPr="002851BF" w:rsidRDefault="0051380F" w:rsidP="002851BF">
      <w:pPr>
        <w:pStyle w:val="Code"/>
        <w:rPr>
          <w:highlight w:val="white"/>
        </w:rPr>
      </w:pPr>
      <w:r w:rsidRPr="002851BF">
        <w:rPr>
          <w:highlight w:val="white"/>
        </w:rPr>
        <w:t xml:space="preserve">      return null;</w:t>
      </w:r>
    </w:p>
    <w:p w14:paraId="537CE4B7" w14:textId="77777777" w:rsidR="0051380F" w:rsidRPr="002851BF" w:rsidRDefault="0051380F" w:rsidP="002851BF">
      <w:pPr>
        <w:pStyle w:val="Code"/>
        <w:rPr>
          <w:highlight w:val="white"/>
        </w:rPr>
      </w:pPr>
      <w:r w:rsidRPr="002851BF">
        <w:rPr>
          <w:highlight w:val="white"/>
        </w:rPr>
        <w:t xml:space="preserve">    }  </w:t>
      </w:r>
    </w:p>
    <w:p w14:paraId="795F2CC0" w14:textId="77777777" w:rsidR="0051380F" w:rsidRPr="002851BF" w:rsidRDefault="0051380F" w:rsidP="002851BF">
      <w:pPr>
        <w:pStyle w:val="Code"/>
        <w:rPr>
          <w:highlight w:val="white"/>
        </w:rPr>
      </w:pPr>
      <w:r w:rsidRPr="002851BF">
        <w:rPr>
          <w:highlight w:val="white"/>
        </w:rPr>
        <w:t xml:space="preserve">  }</w:t>
      </w:r>
    </w:p>
    <w:p w14:paraId="1652BF67" w14:textId="5344ADA5" w:rsidR="0011007F" w:rsidRPr="002851BF" w:rsidRDefault="0051380F" w:rsidP="002851BF">
      <w:pPr>
        <w:pStyle w:val="Code"/>
      </w:pPr>
      <w:r w:rsidRPr="002851BF">
        <w:rPr>
          <w:highlight w:val="white"/>
        </w:rPr>
        <w:t>}</w:t>
      </w:r>
    </w:p>
    <w:p w14:paraId="1C69A70D" w14:textId="77777777" w:rsidR="00B838C8" w:rsidRPr="00B838C8" w:rsidRDefault="00B838C8" w:rsidP="00B838C8"/>
    <w:p w14:paraId="240CCCC5" w14:textId="1A0BCB6D" w:rsidR="00EF74E4" w:rsidRDefault="00485A24" w:rsidP="00485A24">
      <w:pPr>
        <w:pStyle w:val="Rubrik1"/>
      </w:pPr>
      <w:r>
        <w:lastRenderedPageBreak/>
        <w:t>Initialization</w:t>
      </w:r>
    </w:p>
    <w:p w14:paraId="5187DC74" w14:textId="62715102" w:rsidR="002C3770" w:rsidRPr="00E03072" w:rsidRDefault="00E03072" w:rsidP="00E03072">
      <w:pPr>
        <w:pStyle w:val="CodeHeader"/>
      </w:pPr>
      <w:r>
        <w:rPr>
          <w:highlight w:val="white"/>
          <w:lang w:val="sv-SE"/>
        </w:rPr>
        <w:t>GenerateAutoInitializer</w:t>
      </w:r>
      <w:r>
        <w:rPr>
          <w:lang w:val="sv-SE"/>
        </w:rPr>
        <w:t>.cs</w:t>
      </w:r>
    </w:p>
    <w:p w14:paraId="36F93F0A" w14:textId="77777777" w:rsidR="00E03072" w:rsidRPr="00E03072" w:rsidRDefault="00E03072" w:rsidP="00E03072">
      <w:pPr>
        <w:pStyle w:val="Code"/>
        <w:rPr>
          <w:highlight w:val="white"/>
        </w:rPr>
      </w:pPr>
      <w:r w:rsidRPr="00E03072">
        <w:rPr>
          <w:highlight w:val="white"/>
        </w:rPr>
        <w:t>using System;</w:t>
      </w:r>
    </w:p>
    <w:p w14:paraId="12F43E46" w14:textId="77777777" w:rsidR="00E03072" w:rsidRPr="00E03072" w:rsidRDefault="00E03072" w:rsidP="00E03072">
      <w:pPr>
        <w:pStyle w:val="Code"/>
        <w:rPr>
          <w:highlight w:val="white"/>
        </w:rPr>
      </w:pPr>
      <w:r w:rsidRPr="00E03072">
        <w:rPr>
          <w:highlight w:val="white"/>
        </w:rPr>
        <w:t>using System.Linq;</w:t>
      </w:r>
    </w:p>
    <w:p w14:paraId="3F05BC87" w14:textId="77777777" w:rsidR="00E03072" w:rsidRPr="00E03072" w:rsidRDefault="00E03072" w:rsidP="00E03072">
      <w:pPr>
        <w:pStyle w:val="Code"/>
        <w:rPr>
          <w:highlight w:val="white"/>
        </w:rPr>
      </w:pPr>
      <w:r w:rsidRPr="00E03072">
        <w:rPr>
          <w:highlight w:val="white"/>
        </w:rPr>
        <w:t>using System.Text;</w:t>
      </w:r>
    </w:p>
    <w:p w14:paraId="5A1E4A41" w14:textId="77777777" w:rsidR="00E03072" w:rsidRPr="00E03072" w:rsidRDefault="00E03072" w:rsidP="00E03072">
      <w:pPr>
        <w:pStyle w:val="Code"/>
        <w:rPr>
          <w:highlight w:val="white"/>
        </w:rPr>
      </w:pPr>
      <w:r w:rsidRPr="00E03072">
        <w:rPr>
          <w:highlight w:val="white"/>
        </w:rPr>
        <w:t>using System.Numerics;</w:t>
      </w:r>
    </w:p>
    <w:p w14:paraId="571376D4" w14:textId="77777777" w:rsidR="00E03072" w:rsidRPr="00E03072" w:rsidRDefault="00E03072" w:rsidP="00E03072">
      <w:pPr>
        <w:pStyle w:val="Code"/>
        <w:rPr>
          <w:highlight w:val="white"/>
        </w:rPr>
      </w:pPr>
      <w:r w:rsidRPr="00E03072">
        <w:rPr>
          <w:highlight w:val="white"/>
        </w:rPr>
        <w:t>using System.Threading.Tasks;</w:t>
      </w:r>
    </w:p>
    <w:p w14:paraId="20C28D57" w14:textId="77777777" w:rsidR="00E03072" w:rsidRPr="00E03072" w:rsidRDefault="00E03072" w:rsidP="00E03072">
      <w:pPr>
        <w:pStyle w:val="Code"/>
        <w:rPr>
          <w:highlight w:val="white"/>
        </w:rPr>
      </w:pPr>
      <w:r w:rsidRPr="00E03072">
        <w:rPr>
          <w:highlight w:val="white"/>
        </w:rPr>
        <w:t>using System.Collections.Generic;</w:t>
      </w:r>
    </w:p>
    <w:p w14:paraId="62B512C7" w14:textId="77777777" w:rsidR="00E03072" w:rsidRPr="00E03072" w:rsidRDefault="00E03072" w:rsidP="00E03072">
      <w:pPr>
        <w:pStyle w:val="Code"/>
        <w:rPr>
          <w:highlight w:val="white"/>
        </w:rPr>
      </w:pPr>
    </w:p>
    <w:p w14:paraId="579E43C5" w14:textId="77777777" w:rsidR="00E03072" w:rsidRPr="00E03072" w:rsidRDefault="00E03072" w:rsidP="00E03072">
      <w:pPr>
        <w:pStyle w:val="Code"/>
        <w:rPr>
          <w:highlight w:val="white"/>
        </w:rPr>
      </w:pPr>
      <w:r w:rsidRPr="00E03072">
        <w:rPr>
          <w:highlight w:val="white"/>
        </w:rPr>
        <w:t>namespace CCompiler {</w:t>
      </w:r>
    </w:p>
    <w:p w14:paraId="6D9AB07C" w14:textId="77777777" w:rsidR="00E03072" w:rsidRPr="00E03072" w:rsidRDefault="00E03072" w:rsidP="00E03072">
      <w:pPr>
        <w:pStyle w:val="Code"/>
        <w:rPr>
          <w:highlight w:val="white"/>
        </w:rPr>
      </w:pPr>
      <w:r w:rsidRPr="00E03072">
        <w:rPr>
          <w:highlight w:val="white"/>
        </w:rPr>
        <w:t xml:space="preserve">  class GenerateAutoInitializer {</w:t>
      </w:r>
    </w:p>
    <w:p w14:paraId="77D6A35C" w14:textId="77777777" w:rsidR="00422FCD" w:rsidRDefault="00E03072" w:rsidP="00E03072">
      <w:pPr>
        <w:pStyle w:val="Code"/>
        <w:rPr>
          <w:highlight w:val="white"/>
        </w:rPr>
      </w:pPr>
      <w:r w:rsidRPr="00E03072">
        <w:rPr>
          <w:highlight w:val="white"/>
        </w:rPr>
        <w:t xml:space="preserve">    public static List&lt;MiddleCode&gt; GenerateAuto(Symbol toSymbol,</w:t>
      </w:r>
    </w:p>
    <w:p w14:paraId="62716FAB" w14:textId="539707E9" w:rsidR="00E03072" w:rsidRPr="00E03072" w:rsidRDefault="00422FCD" w:rsidP="00E03072">
      <w:pPr>
        <w:pStyle w:val="Code"/>
        <w:rPr>
          <w:highlight w:val="white"/>
        </w:rPr>
      </w:pPr>
      <w:r>
        <w:rPr>
          <w:highlight w:val="white"/>
        </w:rPr>
        <w:t xml:space="preserve">                                               </w:t>
      </w:r>
      <w:r w:rsidR="00E03072" w:rsidRPr="00E03072">
        <w:rPr>
          <w:highlight w:val="white"/>
        </w:rPr>
        <w:t xml:space="preserve"> object fromInit) {</w:t>
      </w:r>
    </w:p>
    <w:p w14:paraId="34D5DF3E" w14:textId="77777777" w:rsidR="00E03072" w:rsidRPr="00E03072" w:rsidRDefault="00E03072" w:rsidP="00E03072">
      <w:pPr>
        <w:pStyle w:val="Code"/>
        <w:rPr>
          <w:highlight w:val="white"/>
        </w:rPr>
      </w:pPr>
      <w:r w:rsidRPr="00E03072">
        <w:rPr>
          <w:highlight w:val="white"/>
        </w:rPr>
        <w:t xml:space="preserve">      List&lt;MiddleCode&gt; codeList = new List&lt;MiddleCode&gt;();</w:t>
      </w:r>
    </w:p>
    <w:p w14:paraId="0BE22B7D" w14:textId="77777777" w:rsidR="00E03072" w:rsidRPr="00E03072" w:rsidRDefault="00E03072" w:rsidP="00E03072">
      <w:pPr>
        <w:pStyle w:val="Code"/>
        <w:rPr>
          <w:highlight w:val="white"/>
        </w:rPr>
      </w:pPr>
      <w:r w:rsidRPr="00E03072">
        <w:rPr>
          <w:highlight w:val="white"/>
        </w:rPr>
        <w:t xml:space="preserve">      Type toType = toSymbol.Type;</w:t>
      </w:r>
    </w:p>
    <w:p w14:paraId="7EAB0557" w14:textId="77777777" w:rsidR="00E03072" w:rsidRPr="00E03072" w:rsidRDefault="00E03072" w:rsidP="00E03072">
      <w:pPr>
        <w:pStyle w:val="Code"/>
        <w:rPr>
          <w:highlight w:val="white"/>
        </w:rPr>
      </w:pPr>
      <w:r w:rsidRPr="00E03072">
        <w:rPr>
          <w:highlight w:val="white"/>
        </w:rPr>
        <w:t xml:space="preserve">    </w:t>
      </w:r>
    </w:p>
    <w:p w14:paraId="01F8DDE2" w14:textId="77777777" w:rsidR="00E03072" w:rsidRPr="00E03072" w:rsidRDefault="00E03072" w:rsidP="00E03072">
      <w:pPr>
        <w:pStyle w:val="Code"/>
        <w:rPr>
          <w:highlight w:val="white"/>
        </w:rPr>
      </w:pPr>
      <w:r w:rsidRPr="00E03072">
        <w:rPr>
          <w:highlight w:val="white"/>
        </w:rPr>
        <w:t xml:space="preserve">      if (toType.IsArray() &amp;&amp; toType.ArrayType.IsChar() &amp;&amp;</w:t>
      </w:r>
    </w:p>
    <w:p w14:paraId="7078D560" w14:textId="77777777" w:rsidR="00422FCD" w:rsidRDefault="00E03072" w:rsidP="00E03072">
      <w:pPr>
        <w:pStyle w:val="Code"/>
        <w:rPr>
          <w:highlight w:val="white"/>
        </w:rPr>
      </w:pPr>
      <w:r w:rsidRPr="00E03072">
        <w:rPr>
          <w:highlight w:val="white"/>
        </w:rPr>
        <w:t xml:space="preserve">          (fromInit is Expression) &amp;&amp;</w:t>
      </w:r>
    </w:p>
    <w:p w14:paraId="4364E392" w14:textId="1526CB7D" w:rsidR="00E03072" w:rsidRPr="00E03072" w:rsidRDefault="00422FCD" w:rsidP="00E03072">
      <w:pPr>
        <w:pStyle w:val="Code"/>
        <w:rPr>
          <w:highlight w:val="white"/>
        </w:rPr>
      </w:pPr>
      <w:r>
        <w:rPr>
          <w:highlight w:val="white"/>
        </w:rPr>
        <w:t xml:space="preserve">         </w:t>
      </w:r>
      <w:r w:rsidR="00E03072" w:rsidRPr="00E03072">
        <w:rPr>
          <w:highlight w:val="white"/>
        </w:rPr>
        <w:t xml:space="preserve"> ((Expression) fromInit).Symbol.Type.IsString()) {</w:t>
      </w:r>
    </w:p>
    <w:p w14:paraId="107B21ED" w14:textId="77777777" w:rsidR="00E03072" w:rsidRPr="00E03072" w:rsidRDefault="00E03072" w:rsidP="00E03072">
      <w:pPr>
        <w:pStyle w:val="Code"/>
        <w:rPr>
          <w:highlight w:val="white"/>
        </w:rPr>
      </w:pPr>
      <w:r w:rsidRPr="00E03072">
        <w:rPr>
          <w:highlight w:val="white"/>
        </w:rPr>
        <w:t xml:space="preserve">        string text = (string) ((Expression) fromInit).Symbol.Value;</w:t>
      </w:r>
    </w:p>
    <w:p w14:paraId="5ED128F5" w14:textId="77777777" w:rsidR="00E03072" w:rsidRPr="00E03072" w:rsidRDefault="00E03072" w:rsidP="00E03072">
      <w:pPr>
        <w:pStyle w:val="Code"/>
        <w:rPr>
          <w:highlight w:val="white"/>
        </w:rPr>
      </w:pPr>
    </w:p>
    <w:p w14:paraId="191D311F" w14:textId="77777777" w:rsidR="00E03072" w:rsidRPr="00E03072" w:rsidRDefault="00E03072" w:rsidP="00E03072">
      <w:pPr>
        <w:pStyle w:val="Code"/>
        <w:rPr>
          <w:highlight w:val="white"/>
        </w:rPr>
      </w:pPr>
      <w:r w:rsidRPr="00E03072">
        <w:rPr>
          <w:highlight w:val="white"/>
        </w:rPr>
        <w:t xml:space="preserve">        if (toType.ArraySize == 0) {</w:t>
      </w:r>
    </w:p>
    <w:p w14:paraId="0FF23E3E" w14:textId="77777777" w:rsidR="00E03072" w:rsidRPr="00E03072" w:rsidRDefault="00E03072" w:rsidP="00E03072">
      <w:pPr>
        <w:pStyle w:val="Code"/>
        <w:rPr>
          <w:highlight w:val="white"/>
        </w:rPr>
      </w:pPr>
      <w:r w:rsidRPr="00E03072">
        <w:rPr>
          <w:highlight w:val="white"/>
        </w:rPr>
        <w:t xml:space="preserve">          toType.ArraySize = text.Length + 1;</w:t>
      </w:r>
    </w:p>
    <w:p w14:paraId="5B4A8B0B" w14:textId="77777777" w:rsidR="00E03072" w:rsidRPr="00E03072" w:rsidRDefault="00E03072" w:rsidP="00E03072">
      <w:pPr>
        <w:pStyle w:val="Code"/>
        <w:rPr>
          <w:highlight w:val="white"/>
        </w:rPr>
      </w:pPr>
      <w:r w:rsidRPr="00E03072">
        <w:rPr>
          <w:highlight w:val="white"/>
        </w:rPr>
        <w:t xml:space="preserve">        }</w:t>
      </w:r>
    </w:p>
    <w:p w14:paraId="55C4F984" w14:textId="77777777" w:rsidR="00E03072" w:rsidRPr="00E03072" w:rsidRDefault="00E03072" w:rsidP="00E03072">
      <w:pPr>
        <w:pStyle w:val="Code"/>
        <w:rPr>
          <w:highlight w:val="white"/>
        </w:rPr>
      </w:pPr>
      <w:r w:rsidRPr="00E03072">
        <w:rPr>
          <w:highlight w:val="white"/>
        </w:rPr>
        <w:t xml:space="preserve">        else {</w:t>
      </w:r>
    </w:p>
    <w:p w14:paraId="00A5129A" w14:textId="77777777" w:rsidR="00E03072" w:rsidRPr="00E03072" w:rsidRDefault="00E03072" w:rsidP="00E03072">
      <w:pPr>
        <w:pStyle w:val="Code"/>
        <w:rPr>
          <w:highlight w:val="white"/>
        </w:rPr>
      </w:pPr>
      <w:r w:rsidRPr="00E03072">
        <w:rPr>
          <w:highlight w:val="white"/>
        </w:rPr>
        <w:t xml:space="preserve">          Assert.Error(text.Length &lt; toType.ArraySize, toSymbol,</w:t>
      </w:r>
    </w:p>
    <w:p w14:paraId="57C742A9" w14:textId="77777777" w:rsidR="00E03072" w:rsidRPr="00E03072" w:rsidRDefault="00E03072" w:rsidP="00E03072">
      <w:pPr>
        <w:pStyle w:val="Code"/>
        <w:rPr>
          <w:highlight w:val="white"/>
        </w:rPr>
      </w:pPr>
      <w:r w:rsidRPr="00E03072">
        <w:rPr>
          <w:highlight w:val="white"/>
        </w:rPr>
        <w:t xml:space="preserve">                       Message.String_does_not_fit_in_array);</w:t>
      </w:r>
    </w:p>
    <w:p w14:paraId="12552763" w14:textId="77777777" w:rsidR="00E03072" w:rsidRPr="00E03072" w:rsidRDefault="00E03072" w:rsidP="00E03072">
      <w:pPr>
        <w:pStyle w:val="Code"/>
        <w:rPr>
          <w:highlight w:val="white"/>
        </w:rPr>
      </w:pPr>
      <w:r w:rsidRPr="00E03072">
        <w:rPr>
          <w:highlight w:val="white"/>
        </w:rPr>
        <w:t xml:space="preserve">        }</w:t>
      </w:r>
    </w:p>
    <w:p w14:paraId="67D4C5AC" w14:textId="77777777" w:rsidR="00E03072" w:rsidRPr="00E03072" w:rsidRDefault="00E03072" w:rsidP="00E03072">
      <w:pPr>
        <w:pStyle w:val="Code"/>
        <w:rPr>
          <w:highlight w:val="white"/>
        </w:rPr>
      </w:pPr>
      <w:r w:rsidRPr="00E03072">
        <w:rPr>
          <w:highlight w:val="white"/>
        </w:rPr>
        <w:t xml:space="preserve">        List&lt;object&gt; list = new List&lt;object&gt;();</w:t>
      </w:r>
    </w:p>
    <w:p w14:paraId="68B046FA" w14:textId="77777777" w:rsidR="00E03072" w:rsidRPr="00E03072" w:rsidRDefault="00E03072" w:rsidP="00E03072">
      <w:pPr>
        <w:pStyle w:val="Code"/>
        <w:rPr>
          <w:highlight w:val="white"/>
        </w:rPr>
      </w:pPr>
    </w:p>
    <w:p w14:paraId="4D9FC973" w14:textId="77777777" w:rsidR="00E03072" w:rsidRPr="00E03072" w:rsidRDefault="00E03072" w:rsidP="00E03072">
      <w:pPr>
        <w:pStyle w:val="Code"/>
        <w:rPr>
          <w:highlight w:val="white"/>
        </w:rPr>
      </w:pPr>
      <w:r w:rsidRPr="00E03072">
        <w:rPr>
          <w:highlight w:val="white"/>
        </w:rPr>
        <w:t xml:space="preserve">        for (int index = 0; index &lt; text.Length; ++index) {</w:t>
      </w:r>
    </w:p>
    <w:p w14:paraId="06001873" w14:textId="77777777" w:rsidR="00E03072" w:rsidRPr="00E03072" w:rsidRDefault="00E03072" w:rsidP="00E03072">
      <w:pPr>
        <w:pStyle w:val="Code"/>
        <w:rPr>
          <w:highlight w:val="white"/>
        </w:rPr>
      </w:pPr>
      <w:r w:rsidRPr="00E03072">
        <w:rPr>
          <w:highlight w:val="white"/>
        </w:rPr>
        <w:t xml:space="preserve">          Symbol toCharSymbol = new Symbol(toType.ArrayType, true);</w:t>
      </w:r>
    </w:p>
    <w:p w14:paraId="4CB694D2" w14:textId="77777777" w:rsidR="00E03072" w:rsidRPr="00E03072" w:rsidRDefault="00E03072" w:rsidP="00E03072">
      <w:pPr>
        <w:pStyle w:val="Code"/>
        <w:rPr>
          <w:highlight w:val="white"/>
        </w:rPr>
      </w:pPr>
      <w:r w:rsidRPr="00E03072">
        <w:rPr>
          <w:highlight w:val="white"/>
        </w:rPr>
        <w:t xml:space="preserve">          toCharSymbol.Name = toSymbol.Name + "[" + index + "]";</w:t>
      </w:r>
    </w:p>
    <w:p w14:paraId="57220E07" w14:textId="77777777" w:rsidR="00422FCD" w:rsidRDefault="00E03072" w:rsidP="00E03072">
      <w:pPr>
        <w:pStyle w:val="Code"/>
        <w:rPr>
          <w:highlight w:val="white"/>
        </w:rPr>
      </w:pPr>
      <w:r w:rsidRPr="00E03072">
        <w:rPr>
          <w:highlight w:val="white"/>
        </w:rPr>
        <w:t xml:space="preserve">          toCharSymbol.Offset = toSymbol.Offset +</w:t>
      </w:r>
    </w:p>
    <w:p w14:paraId="13781A1A" w14:textId="16FDCD62" w:rsidR="00E03072" w:rsidRPr="00E03072" w:rsidRDefault="00422FCD" w:rsidP="00E03072">
      <w:pPr>
        <w:pStyle w:val="Code"/>
        <w:rPr>
          <w:highlight w:val="white"/>
        </w:rPr>
      </w:pPr>
      <w:r>
        <w:rPr>
          <w:highlight w:val="white"/>
        </w:rPr>
        <w:t xml:space="preserve">                               </w:t>
      </w:r>
      <w:r w:rsidR="00E03072" w:rsidRPr="00E03072">
        <w:rPr>
          <w:highlight w:val="white"/>
        </w:rPr>
        <w:t xml:space="preserve"> (index * toType.ArrayType.Size());</w:t>
      </w:r>
    </w:p>
    <w:p w14:paraId="34041BFC" w14:textId="77777777" w:rsidR="00422FCD" w:rsidRDefault="00E03072" w:rsidP="00E03072">
      <w:pPr>
        <w:pStyle w:val="Code"/>
        <w:rPr>
          <w:highlight w:val="white"/>
        </w:rPr>
      </w:pPr>
      <w:r w:rsidRPr="00E03072">
        <w:rPr>
          <w:highlight w:val="white"/>
        </w:rPr>
        <w:t xml:space="preserve">          Symbol fromCharSymbol = new Symbol(toType.ArrayType,</w:t>
      </w:r>
    </w:p>
    <w:p w14:paraId="018E1ACF" w14:textId="69750FB8"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text[index]);</w:t>
      </w:r>
    </w:p>
    <w:p w14:paraId="66E06B17" w14:textId="77777777" w:rsidR="00422FCD" w:rsidRDefault="00E03072" w:rsidP="00E03072">
      <w:pPr>
        <w:pStyle w:val="Code"/>
        <w:rPr>
          <w:highlight w:val="white"/>
        </w:rPr>
      </w:pPr>
      <w:r w:rsidRPr="00E03072">
        <w:rPr>
          <w:highlight w:val="white"/>
        </w:rPr>
        <w:t xml:space="preserve">          codeList.Add(new MiddleCode(MiddleOperator.Assign,</w:t>
      </w:r>
    </w:p>
    <w:p w14:paraId="43A735FD" w14:textId="4D40AAFB"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00CF0CFF" w14:textId="77777777" w:rsidR="00E03072" w:rsidRPr="00E03072" w:rsidRDefault="00E03072" w:rsidP="00E03072">
      <w:pPr>
        <w:pStyle w:val="Code"/>
        <w:rPr>
          <w:highlight w:val="white"/>
        </w:rPr>
      </w:pPr>
      <w:r w:rsidRPr="00E03072">
        <w:rPr>
          <w:highlight w:val="white"/>
        </w:rPr>
        <w:t xml:space="preserve">        }</w:t>
      </w:r>
    </w:p>
    <w:p w14:paraId="223248AA" w14:textId="77777777" w:rsidR="00E03072" w:rsidRPr="00E03072" w:rsidRDefault="00E03072" w:rsidP="00E03072">
      <w:pPr>
        <w:pStyle w:val="Code"/>
        <w:rPr>
          <w:highlight w:val="white"/>
        </w:rPr>
      </w:pPr>
    </w:p>
    <w:p w14:paraId="7E1A53CF" w14:textId="77777777" w:rsidR="00E03072" w:rsidRPr="00E03072" w:rsidRDefault="00E03072" w:rsidP="00E03072">
      <w:pPr>
        <w:pStyle w:val="Code"/>
        <w:rPr>
          <w:highlight w:val="white"/>
        </w:rPr>
      </w:pPr>
      <w:r w:rsidRPr="00E03072">
        <w:rPr>
          <w:highlight w:val="white"/>
        </w:rPr>
        <w:t xml:space="preserve">        { Symbol toCharSymbol = new Symbol(toType.ArrayType, true);</w:t>
      </w:r>
    </w:p>
    <w:p w14:paraId="530E1E6D" w14:textId="77777777" w:rsidR="00E03072" w:rsidRPr="00E03072" w:rsidRDefault="00E03072" w:rsidP="00E03072">
      <w:pPr>
        <w:pStyle w:val="Code"/>
        <w:rPr>
          <w:highlight w:val="white"/>
        </w:rPr>
      </w:pPr>
      <w:r w:rsidRPr="00E03072">
        <w:rPr>
          <w:highlight w:val="white"/>
        </w:rPr>
        <w:t xml:space="preserve">          toCharSymbol.Name = toSymbol.Name + "[" + text.Length + "]";</w:t>
      </w:r>
    </w:p>
    <w:p w14:paraId="67BF55DC" w14:textId="77777777" w:rsidR="00422FCD" w:rsidRDefault="00E03072" w:rsidP="00E03072">
      <w:pPr>
        <w:pStyle w:val="Code"/>
        <w:rPr>
          <w:highlight w:val="white"/>
        </w:rPr>
      </w:pPr>
      <w:r w:rsidRPr="00E03072">
        <w:rPr>
          <w:highlight w:val="white"/>
        </w:rPr>
        <w:t xml:space="preserve">          toCharSymbol.Offset = toSymbol.Offset +</w:t>
      </w:r>
    </w:p>
    <w:p w14:paraId="5FB22552" w14:textId="6F0A5067" w:rsidR="00E03072" w:rsidRPr="00E03072" w:rsidRDefault="00422FCD" w:rsidP="00E03072">
      <w:pPr>
        <w:pStyle w:val="Code"/>
        <w:rPr>
          <w:highlight w:val="white"/>
        </w:rPr>
      </w:pPr>
      <w:r>
        <w:rPr>
          <w:highlight w:val="white"/>
        </w:rPr>
        <w:t xml:space="preserve">                               </w:t>
      </w:r>
      <w:r w:rsidR="00E03072" w:rsidRPr="00E03072">
        <w:rPr>
          <w:highlight w:val="white"/>
        </w:rPr>
        <w:t xml:space="preserve"> (text.Length * toType.ArrayType.Size());</w:t>
      </w:r>
    </w:p>
    <w:p w14:paraId="28557182" w14:textId="77777777" w:rsidR="00422FCD" w:rsidRDefault="00E03072" w:rsidP="00E03072">
      <w:pPr>
        <w:pStyle w:val="Code"/>
        <w:rPr>
          <w:highlight w:val="white"/>
        </w:rPr>
      </w:pPr>
      <w:r w:rsidRPr="00E03072">
        <w:rPr>
          <w:highlight w:val="white"/>
        </w:rPr>
        <w:t xml:space="preserve">          Symbol fromCharSymbol = new Symbol(toType.ArrayType,</w:t>
      </w:r>
    </w:p>
    <w:p w14:paraId="504E9FF1" w14:textId="094DEB93"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'\0');</w:t>
      </w:r>
    </w:p>
    <w:p w14:paraId="4A28667C" w14:textId="77777777" w:rsidR="00422FCD" w:rsidRDefault="00E03072" w:rsidP="00E03072">
      <w:pPr>
        <w:pStyle w:val="Code"/>
        <w:rPr>
          <w:highlight w:val="white"/>
        </w:rPr>
      </w:pPr>
      <w:r w:rsidRPr="00E03072">
        <w:rPr>
          <w:highlight w:val="white"/>
        </w:rPr>
        <w:t xml:space="preserve">          codeList.Add(new MiddleCode(MiddleOperator.Assign,</w:t>
      </w:r>
    </w:p>
    <w:p w14:paraId="735AC2A1" w14:textId="740E7C7C"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7BE991C5" w14:textId="77777777" w:rsidR="00E03072" w:rsidRPr="00E03072" w:rsidRDefault="00E03072" w:rsidP="00E03072">
      <w:pPr>
        <w:pStyle w:val="Code"/>
        <w:rPr>
          <w:highlight w:val="white"/>
        </w:rPr>
      </w:pPr>
      <w:r w:rsidRPr="00E03072">
        <w:rPr>
          <w:highlight w:val="white"/>
        </w:rPr>
        <w:t xml:space="preserve">        }</w:t>
      </w:r>
    </w:p>
    <w:p w14:paraId="4A8A395D" w14:textId="77777777" w:rsidR="00E03072" w:rsidRPr="00E03072" w:rsidRDefault="00E03072" w:rsidP="00E03072">
      <w:pPr>
        <w:pStyle w:val="Code"/>
        <w:rPr>
          <w:highlight w:val="white"/>
        </w:rPr>
      </w:pPr>
      <w:r w:rsidRPr="00E03072">
        <w:rPr>
          <w:highlight w:val="white"/>
        </w:rPr>
        <w:t xml:space="preserve">      }</w:t>
      </w:r>
    </w:p>
    <w:p w14:paraId="33C775EF" w14:textId="77777777" w:rsidR="00E03072" w:rsidRPr="00E03072" w:rsidRDefault="00E03072" w:rsidP="00E03072">
      <w:pPr>
        <w:pStyle w:val="Code"/>
        <w:rPr>
          <w:highlight w:val="white"/>
        </w:rPr>
      </w:pPr>
      <w:r w:rsidRPr="00E03072">
        <w:rPr>
          <w:highlight w:val="white"/>
        </w:rPr>
        <w:t xml:space="preserve">      else if (fromInit is Expression) {</w:t>
      </w:r>
    </w:p>
    <w:p w14:paraId="5EBF2A3C" w14:textId="77777777" w:rsidR="00D3268D" w:rsidRDefault="00E03072" w:rsidP="00E03072">
      <w:pPr>
        <w:pStyle w:val="Code"/>
        <w:rPr>
          <w:highlight w:val="white"/>
        </w:rPr>
      </w:pPr>
      <w:r w:rsidRPr="00E03072">
        <w:rPr>
          <w:highlight w:val="white"/>
        </w:rPr>
        <w:t xml:space="preserve">        Expression initExpression =</w:t>
      </w:r>
    </w:p>
    <w:p w14:paraId="060420CD" w14:textId="2AEFF84F" w:rsidR="00E03072" w:rsidRPr="00E03072" w:rsidRDefault="00D3268D" w:rsidP="00E03072">
      <w:pPr>
        <w:pStyle w:val="Code"/>
        <w:rPr>
          <w:highlight w:val="white"/>
        </w:rPr>
      </w:pPr>
      <w:r>
        <w:rPr>
          <w:highlight w:val="white"/>
        </w:rPr>
        <w:t xml:space="preserve">         </w:t>
      </w:r>
      <w:r w:rsidR="00E03072" w:rsidRPr="00E03072">
        <w:rPr>
          <w:highlight w:val="white"/>
        </w:rPr>
        <w:t xml:space="preserve"> TypeCast.ImplicitCast((Expression) fromInit, toType);</w:t>
      </w:r>
    </w:p>
    <w:p w14:paraId="676B1D2E" w14:textId="77777777" w:rsidR="00E03072" w:rsidRPr="00E03072" w:rsidRDefault="00E03072" w:rsidP="00E03072">
      <w:pPr>
        <w:pStyle w:val="Code"/>
        <w:rPr>
          <w:highlight w:val="white"/>
        </w:rPr>
      </w:pPr>
      <w:r w:rsidRPr="00E03072">
        <w:rPr>
          <w:highlight w:val="white"/>
        </w:rPr>
        <w:lastRenderedPageBreak/>
        <w:t xml:space="preserve">        codeList.AddRange(initExpression.LongList);      </w:t>
      </w:r>
    </w:p>
    <w:p w14:paraId="134B5D35" w14:textId="77777777" w:rsidR="00E03072" w:rsidRPr="00E03072" w:rsidRDefault="00E03072" w:rsidP="00E03072">
      <w:pPr>
        <w:pStyle w:val="Code"/>
        <w:rPr>
          <w:highlight w:val="white"/>
        </w:rPr>
      </w:pPr>
      <w:r w:rsidRPr="00E03072">
        <w:rPr>
          <w:highlight w:val="white"/>
        </w:rPr>
        <w:t xml:space="preserve">      </w:t>
      </w:r>
    </w:p>
    <w:p w14:paraId="4D437885" w14:textId="77777777" w:rsidR="00E03072" w:rsidRPr="00E03072" w:rsidRDefault="00E03072" w:rsidP="00E03072">
      <w:pPr>
        <w:pStyle w:val="Code"/>
        <w:rPr>
          <w:highlight w:val="white"/>
        </w:rPr>
      </w:pPr>
      <w:r w:rsidRPr="00E03072">
        <w:rPr>
          <w:highlight w:val="white"/>
        </w:rPr>
        <w:t xml:space="preserve">        if (toType.IsFloating()) {</w:t>
      </w:r>
    </w:p>
    <w:p w14:paraId="30735DFC" w14:textId="77777777" w:rsidR="00E03072" w:rsidRPr="00E03072" w:rsidRDefault="00E03072" w:rsidP="00E03072">
      <w:pPr>
        <w:pStyle w:val="Code"/>
        <w:rPr>
          <w:highlight w:val="white"/>
        </w:rPr>
      </w:pPr>
      <w:r w:rsidRPr="00E03072">
        <w:rPr>
          <w:highlight w:val="white"/>
        </w:rPr>
        <w:t xml:space="preserve">          codeList.Add(new MiddleCode(MiddleOperator.PopFloat, toSymbol));</w:t>
      </w:r>
    </w:p>
    <w:p w14:paraId="54E953F4" w14:textId="77777777" w:rsidR="00E03072" w:rsidRPr="00E03072" w:rsidRDefault="00E03072" w:rsidP="00E03072">
      <w:pPr>
        <w:pStyle w:val="Code"/>
        <w:rPr>
          <w:highlight w:val="white"/>
        </w:rPr>
      </w:pPr>
      <w:r w:rsidRPr="00E03072">
        <w:rPr>
          <w:highlight w:val="white"/>
        </w:rPr>
        <w:t xml:space="preserve">        }</w:t>
      </w:r>
    </w:p>
    <w:p w14:paraId="16469574" w14:textId="77777777" w:rsidR="00E03072" w:rsidRPr="00E03072" w:rsidRDefault="00E03072" w:rsidP="00E03072">
      <w:pPr>
        <w:pStyle w:val="Code"/>
        <w:rPr>
          <w:highlight w:val="white"/>
        </w:rPr>
      </w:pPr>
      <w:r w:rsidRPr="00E03072">
        <w:rPr>
          <w:highlight w:val="white"/>
        </w:rPr>
        <w:t xml:space="preserve">        else {</w:t>
      </w:r>
    </w:p>
    <w:p w14:paraId="6F245486" w14:textId="77777777" w:rsidR="00DF6137" w:rsidRDefault="00E03072" w:rsidP="00E03072">
      <w:pPr>
        <w:pStyle w:val="Code"/>
        <w:rPr>
          <w:highlight w:val="white"/>
        </w:rPr>
      </w:pPr>
      <w:r w:rsidRPr="00E03072">
        <w:rPr>
          <w:highlight w:val="white"/>
        </w:rPr>
        <w:t xml:space="preserve">          codeList.Add(new MiddleCode(MiddleOperator.Assign, toSymbol,</w:t>
      </w:r>
    </w:p>
    <w:p w14:paraId="2CE04681" w14:textId="67E7D115" w:rsidR="00E03072" w:rsidRPr="00E03072" w:rsidRDefault="00DF6137" w:rsidP="00E03072">
      <w:pPr>
        <w:pStyle w:val="Code"/>
        <w:rPr>
          <w:highlight w:val="white"/>
        </w:rPr>
      </w:pPr>
      <w:r>
        <w:rPr>
          <w:highlight w:val="white"/>
        </w:rPr>
        <w:t xml:space="preserve">                                     </w:t>
      </w:r>
      <w:r w:rsidR="00E03072" w:rsidRPr="00E03072">
        <w:rPr>
          <w:highlight w:val="white"/>
        </w:rPr>
        <w:t xml:space="preserve"> initExpression.Symbol));</w:t>
      </w:r>
    </w:p>
    <w:p w14:paraId="32FD81A8" w14:textId="77777777" w:rsidR="00E03072" w:rsidRPr="00E03072" w:rsidRDefault="00E03072" w:rsidP="00E03072">
      <w:pPr>
        <w:pStyle w:val="Code"/>
        <w:rPr>
          <w:highlight w:val="white"/>
        </w:rPr>
      </w:pPr>
      <w:r w:rsidRPr="00E03072">
        <w:rPr>
          <w:highlight w:val="white"/>
        </w:rPr>
        <w:t xml:space="preserve">        }</w:t>
      </w:r>
    </w:p>
    <w:p w14:paraId="4263C5C0" w14:textId="77777777" w:rsidR="00E03072" w:rsidRPr="00E03072" w:rsidRDefault="00E03072" w:rsidP="00E03072">
      <w:pPr>
        <w:pStyle w:val="Code"/>
        <w:rPr>
          <w:highlight w:val="white"/>
        </w:rPr>
      </w:pPr>
      <w:r w:rsidRPr="00E03072">
        <w:rPr>
          <w:highlight w:val="white"/>
        </w:rPr>
        <w:t xml:space="preserve">      }</w:t>
      </w:r>
    </w:p>
    <w:p w14:paraId="08A627AD" w14:textId="77777777" w:rsidR="00E03072" w:rsidRPr="00E03072" w:rsidRDefault="00E03072" w:rsidP="00E03072">
      <w:pPr>
        <w:pStyle w:val="Code"/>
        <w:rPr>
          <w:highlight w:val="white"/>
        </w:rPr>
      </w:pPr>
      <w:r w:rsidRPr="00E03072">
        <w:rPr>
          <w:highlight w:val="white"/>
        </w:rPr>
        <w:t xml:space="preserve">      else {</w:t>
      </w:r>
    </w:p>
    <w:p w14:paraId="694CD1EA"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431DF572" w14:textId="77777777" w:rsidR="00E03072" w:rsidRPr="00E03072" w:rsidRDefault="00E03072" w:rsidP="00E03072">
      <w:pPr>
        <w:pStyle w:val="Code"/>
        <w:rPr>
          <w:highlight w:val="white"/>
        </w:rPr>
      </w:pPr>
      <w:r w:rsidRPr="00E03072">
        <w:rPr>
          <w:highlight w:val="white"/>
        </w:rPr>
        <w:t xml:space="preserve">      </w:t>
      </w:r>
    </w:p>
    <w:p w14:paraId="6F5DDE6B" w14:textId="77777777" w:rsidR="00E03072" w:rsidRPr="00E03072" w:rsidRDefault="00E03072" w:rsidP="00E03072">
      <w:pPr>
        <w:pStyle w:val="Code"/>
        <w:rPr>
          <w:highlight w:val="white"/>
        </w:rPr>
      </w:pPr>
      <w:r w:rsidRPr="00E03072">
        <w:rPr>
          <w:highlight w:val="white"/>
        </w:rPr>
        <w:t xml:space="preserve">        switch (toType.Sort) {</w:t>
      </w:r>
    </w:p>
    <w:p w14:paraId="7F2A9E10" w14:textId="77777777" w:rsidR="00E03072" w:rsidRPr="00E03072" w:rsidRDefault="00E03072" w:rsidP="00E03072">
      <w:pPr>
        <w:pStyle w:val="Code"/>
        <w:rPr>
          <w:highlight w:val="white"/>
        </w:rPr>
      </w:pPr>
      <w:r w:rsidRPr="00E03072">
        <w:rPr>
          <w:highlight w:val="white"/>
        </w:rPr>
        <w:t xml:space="preserve">          case Sort.Array: {</w:t>
      </w:r>
    </w:p>
    <w:p w14:paraId="20FEBAEF" w14:textId="77777777" w:rsidR="00E03072" w:rsidRPr="00E03072" w:rsidRDefault="00E03072" w:rsidP="00E03072">
      <w:pPr>
        <w:pStyle w:val="Code"/>
        <w:rPr>
          <w:highlight w:val="white"/>
        </w:rPr>
      </w:pPr>
      <w:r w:rsidRPr="00E03072">
        <w:rPr>
          <w:highlight w:val="white"/>
        </w:rPr>
        <w:t xml:space="preserve">              if (toType.ArraySize == 0) {</w:t>
      </w:r>
    </w:p>
    <w:p w14:paraId="675624AF" w14:textId="77777777" w:rsidR="00E03072" w:rsidRPr="00E03072" w:rsidRDefault="00E03072" w:rsidP="00E03072">
      <w:pPr>
        <w:pStyle w:val="Code"/>
        <w:rPr>
          <w:highlight w:val="white"/>
        </w:rPr>
      </w:pPr>
      <w:r w:rsidRPr="00E03072">
        <w:rPr>
          <w:highlight w:val="white"/>
        </w:rPr>
        <w:t xml:space="preserve">                toType.ArraySize = fromList.Count;</w:t>
      </w:r>
    </w:p>
    <w:p w14:paraId="6ECA40D0" w14:textId="77777777" w:rsidR="00E03072" w:rsidRPr="00E03072" w:rsidRDefault="00E03072" w:rsidP="00E03072">
      <w:pPr>
        <w:pStyle w:val="Code"/>
        <w:rPr>
          <w:highlight w:val="white"/>
        </w:rPr>
      </w:pPr>
      <w:r w:rsidRPr="00E03072">
        <w:rPr>
          <w:highlight w:val="white"/>
        </w:rPr>
        <w:t xml:space="preserve">              }</w:t>
      </w:r>
    </w:p>
    <w:p w14:paraId="60255356" w14:textId="77777777" w:rsidR="00E03072" w:rsidRPr="00E03072" w:rsidRDefault="00E03072" w:rsidP="00E03072">
      <w:pPr>
        <w:pStyle w:val="Code"/>
        <w:rPr>
          <w:highlight w:val="white"/>
        </w:rPr>
      </w:pPr>
    </w:p>
    <w:p w14:paraId="133D324B" w14:textId="77777777" w:rsidR="006725F0" w:rsidRDefault="00E03072" w:rsidP="00E03072">
      <w:pPr>
        <w:pStyle w:val="Code"/>
        <w:rPr>
          <w:highlight w:val="white"/>
        </w:rPr>
      </w:pPr>
      <w:r w:rsidRPr="00E03072">
        <w:rPr>
          <w:highlight w:val="white"/>
        </w:rPr>
        <w:t xml:space="preserve">              Assert.Error(!(fromList.Count &gt; toType.ArraySize),</w:t>
      </w:r>
    </w:p>
    <w:p w14:paraId="12FAFA1D" w14:textId="24C6904C"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30BDBE38" w14:textId="77777777" w:rsidR="00E03072" w:rsidRPr="00E03072" w:rsidRDefault="00E03072" w:rsidP="00E03072">
      <w:pPr>
        <w:pStyle w:val="Code"/>
        <w:rPr>
          <w:highlight w:val="white"/>
        </w:rPr>
      </w:pPr>
      <w:r w:rsidRPr="00E03072">
        <w:rPr>
          <w:highlight w:val="white"/>
        </w:rPr>
        <w:t xml:space="preserve">            </w:t>
      </w:r>
    </w:p>
    <w:p w14:paraId="7A37339F"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32C44D54" w14:textId="77777777" w:rsidR="00E03072" w:rsidRPr="00E03072" w:rsidRDefault="00E03072" w:rsidP="00E03072">
      <w:pPr>
        <w:pStyle w:val="Code"/>
        <w:rPr>
          <w:highlight w:val="white"/>
        </w:rPr>
      </w:pPr>
      <w:r w:rsidRPr="00E03072">
        <w:rPr>
          <w:highlight w:val="white"/>
        </w:rPr>
        <w:t xml:space="preserve">                Symbol subSymbol = new Symbol(toType.ArrayType, true);</w:t>
      </w:r>
    </w:p>
    <w:p w14:paraId="71C46262" w14:textId="77777777" w:rsidR="006725F0" w:rsidRDefault="00E03072" w:rsidP="00E03072">
      <w:pPr>
        <w:pStyle w:val="Code"/>
        <w:rPr>
          <w:highlight w:val="white"/>
        </w:rPr>
      </w:pPr>
      <w:r w:rsidRPr="00E03072">
        <w:rPr>
          <w:highlight w:val="white"/>
        </w:rPr>
        <w:t xml:space="preserve">                subSymbol.Offset = toSymbol.Offset +</w:t>
      </w:r>
    </w:p>
    <w:p w14:paraId="2FD75F04" w14:textId="2C99ED07" w:rsidR="00E03072" w:rsidRPr="00E03072" w:rsidRDefault="006725F0" w:rsidP="00E03072">
      <w:pPr>
        <w:pStyle w:val="Code"/>
        <w:rPr>
          <w:highlight w:val="white"/>
        </w:rPr>
      </w:pPr>
      <w:r>
        <w:rPr>
          <w:highlight w:val="white"/>
        </w:rPr>
        <w:t xml:space="preserve">                                  </w:t>
      </w:r>
      <w:r w:rsidR="00E03072" w:rsidRPr="00E03072">
        <w:rPr>
          <w:highlight w:val="white"/>
        </w:rPr>
        <w:t xml:space="preserve"> (index * toType.ArrayType.Size());</w:t>
      </w:r>
    </w:p>
    <w:p w14:paraId="7464EB93" w14:textId="77777777" w:rsidR="00E03072" w:rsidRPr="00E03072" w:rsidRDefault="00E03072" w:rsidP="00E03072">
      <w:pPr>
        <w:pStyle w:val="Code"/>
        <w:rPr>
          <w:highlight w:val="white"/>
        </w:rPr>
      </w:pPr>
      <w:r w:rsidRPr="00E03072">
        <w:rPr>
          <w:highlight w:val="white"/>
        </w:rPr>
        <w:t xml:space="preserve">                subSymbol.Name = toSymbol.Name + "[" + index + "]";</w:t>
      </w:r>
    </w:p>
    <w:p w14:paraId="5EAE5F69"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628F2678" w14:textId="77777777" w:rsidR="00E03072" w:rsidRPr="00E03072" w:rsidRDefault="00E03072" w:rsidP="00E03072">
      <w:pPr>
        <w:pStyle w:val="Code"/>
        <w:rPr>
          <w:highlight w:val="white"/>
        </w:rPr>
      </w:pPr>
      <w:r w:rsidRPr="00E03072">
        <w:rPr>
          <w:highlight w:val="white"/>
        </w:rPr>
        <w:t xml:space="preserve">              }</w:t>
      </w:r>
    </w:p>
    <w:p w14:paraId="28C3B5F1" w14:textId="77777777" w:rsidR="00E03072" w:rsidRPr="00E03072" w:rsidRDefault="00E03072" w:rsidP="00E03072">
      <w:pPr>
        <w:pStyle w:val="Code"/>
        <w:rPr>
          <w:highlight w:val="white"/>
        </w:rPr>
      </w:pPr>
      <w:r w:rsidRPr="00E03072">
        <w:rPr>
          <w:highlight w:val="white"/>
        </w:rPr>
        <w:t xml:space="preserve">            }</w:t>
      </w:r>
    </w:p>
    <w:p w14:paraId="7727AB0D" w14:textId="77777777" w:rsidR="00E03072" w:rsidRPr="00E03072" w:rsidRDefault="00E03072" w:rsidP="00E03072">
      <w:pPr>
        <w:pStyle w:val="Code"/>
        <w:rPr>
          <w:highlight w:val="white"/>
        </w:rPr>
      </w:pPr>
      <w:r w:rsidRPr="00E03072">
        <w:rPr>
          <w:highlight w:val="white"/>
        </w:rPr>
        <w:t xml:space="preserve">            break;</w:t>
      </w:r>
    </w:p>
    <w:p w14:paraId="47D9FD05" w14:textId="77777777" w:rsidR="00E03072" w:rsidRPr="00E03072" w:rsidRDefault="00E03072" w:rsidP="00E03072">
      <w:pPr>
        <w:pStyle w:val="Code"/>
        <w:rPr>
          <w:highlight w:val="white"/>
        </w:rPr>
      </w:pPr>
      <w:r w:rsidRPr="00E03072">
        <w:rPr>
          <w:highlight w:val="white"/>
        </w:rPr>
        <w:t xml:space="preserve">          </w:t>
      </w:r>
    </w:p>
    <w:p w14:paraId="10CC86DB" w14:textId="77777777" w:rsidR="00E03072" w:rsidRPr="00E03072" w:rsidRDefault="00E03072" w:rsidP="00E03072">
      <w:pPr>
        <w:pStyle w:val="Code"/>
        <w:rPr>
          <w:highlight w:val="white"/>
        </w:rPr>
      </w:pPr>
      <w:r w:rsidRPr="00E03072">
        <w:rPr>
          <w:highlight w:val="white"/>
        </w:rPr>
        <w:t xml:space="preserve">          case Sort.Struct: {</w:t>
      </w:r>
    </w:p>
    <w:p w14:paraId="115E3177" w14:textId="77777777" w:rsidR="00E03072" w:rsidRPr="00E03072" w:rsidRDefault="00E03072" w:rsidP="00E03072">
      <w:pPr>
        <w:pStyle w:val="Code"/>
        <w:rPr>
          <w:highlight w:val="white"/>
        </w:rPr>
      </w:pPr>
      <w:r w:rsidRPr="00E03072">
        <w:rPr>
          <w:highlight w:val="white"/>
        </w:rPr>
        <w:t xml:space="preserve">              IDictionary&lt;string,Symbol&gt; memberMap = toType.MemberMap;            </w:t>
      </w:r>
    </w:p>
    <w:p w14:paraId="77548FFC" w14:textId="77777777" w:rsidR="006725F0" w:rsidRDefault="00E03072" w:rsidP="00E03072">
      <w:pPr>
        <w:pStyle w:val="Code"/>
        <w:rPr>
          <w:highlight w:val="white"/>
        </w:rPr>
      </w:pPr>
      <w:r w:rsidRPr="00E03072">
        <w:rPr>
          <w:highlight w:val="white"/>
        </w:rPr>
        <w:t xml:space="preserve">              Assert.Error(!(fromList.Count &gt; memberMap.Count),</w:t>
      </w:r>
    </w:p>
    <w:p w14:paraId="659C54A8" w14:textId="6D19EC04"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50CB0929" w14:textId="77777777" w:rsidR="006725F0" w:rsidRDefault="00E03072" w:rsidP="00E03072">
      <w:pPr>
        <w:pStyle w:val="Code"/>
        <w:rPr>
          <w:highlight w:val="white"/>
        </w:rPr>
      </w:pPr>
      <w:r w:rsidRPr="00E03072">
        <w:rPr>
          <w:highlight w:val="white"/>
        </w:rPr>
        <w:t xml:space="preserve">              Assert.Error(!(fromList.Count &lt; memberMap.Count),</w:t>
      </w:r>
    </w:p>
    <w:p w14:paraId="3968943D" w14:textId="4B765791"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Message.Too_few_initializers);</w:t>
      </w:r>
    </w:p>
    <w:p w14:paraId="1D9D25D9" w14:textId="77777777" w:rsidR="006725F0" w:rsidRDefault="00E03072" w:rsidP="00E03072">
      <w:pPr>
        <w:pStyle w:val="Code"/>
        <w:rPr>
          <w:highlight w:val="white"/>
        </w:rPr>
      </w:pPr>
      <w:r w:rsidRPr="00E03072">
        <w:rPr>
          <w:highlight w:val="white"/>
        </w:rPr>
        <w:t xml:space="preserve">              KeyValuePair&lt;string, Symbol&gt;[] memberArray =</w:t>
      </w:r>
    </w:p>
    <w:p w14:paraId="7C0BAE84" w14:textId="66D5F6B9" w:rsidR="00E03072" w:rsidRPr="00E03072" w:rsidRDefault="006725F0" w:rsidP="00E03072">
      <w:pPr>
        <w:pStyle w:val="Code"/>
        <w:rPr>
          <w:highlight w:val="white"/>
        </w:rPr>
      </w:pPr>
      <w:r>
        <w:rPr>
          <w:highlight w:val="white"/>
        </w:rPr>
        <w:t xml:space="preserve">               </w:t>
      </w:r>
      <w:r w:rsidR="00E03072" w:rsidRPr="00E03072">
        <w:rPr>
          <w:highlight w:val="white"/>
        </w:rPr>
        <w:t xml:space="preserve"> new KeyValuePair&lt;string, Symbol&gt;[memberMap.Count];</w:t>
      </w:r>
    </w:p>
    <w:p w14:paraId="6732ED4B" w14:textId="77777777" w:rsidR="00E03072" w:rsidRPr="00E03072" w:rsidRDefault="00E03072" w:rsidP="00E03072">
      <w:pPr>
        <w:pStyle w:val="Code"/>
        <w:rPr>
          <w:highlight w:val="white"/>
        </w:rPr>
      </w:pPr>
      <w:r w:rsidRPr="00E03072">
        <w:rPr>
          <w:highlight w:val="white"/>
        </w:rPr>
        <w:t xml:space="preserve">              memberMap.CopyTo(memberArray, 0);</w:t>
      </w:r>
    </w:p>
    <w:p w14:paraId="27C65374" w14:textId="77777777" w:rsidR="00E03072" w:rsidRPr="00E03072" w:rsidRDefault="00E03072" w:rsidP="00E03072">
      <w:pPr>
        <w:pStyle w:val="Code"/>
        <w:rPr>
          <w:highlight w:val="white"/>
        </w:rPr>
      </w:pPr>
      <w:r w:rsidRPr="00E03072">
        <w:rPr>
          <w:highlight w:val="white"/>
        </w:rPr>
        <w:t xml:space="preserve">              </w:t>
      </w:r>
    </w:p>
    <w:p w14:paraId="7E7C509E"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022DC88B"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31733BD0" w14:textId="77777777" w:rsidR="00E03072" w:rsidRPr="00E03072" w:rsidRDefault="00E03072" w:rsidP="00E03072">
      <w:pPr>
        <w:pStyle w:val="Code"/>
        <w:rPr>
          <w:highlight w:val="white"/>
        </w:rPr>
      </w:pPr>
      <w:r w:rsidRPr="00E03072">
        <w:rPr>
          <w:highlight w:val="white"/>
        </w:rPr>
        <w:t xml:space="preserve">                Symbol subSymbol = new Symbol(memberSymbol.Type, true);</w:t>
      </w:r>
    </w:p>
    <w:p w14:paraId="3E14A134" w14:textId="77777777" w:rsidR="006725F0" w:rsidRDefault="00E03072" w:rsidP="00E03072">
      <w:pPr>
        <w:pStyle w:val="Code"/>
        <w:rPr>
          <w:highlight w:val="white"/>
        </w:rPr>
      </w:pPr>
      <w:r w:rsidRPr="00E03072">
        <w:rPr>
          <w:highlight w:val="white"/>
        </w:rPr>
        <w:t xml:space="preserve">                subSymbol.Name = toSymbol.Name + Symbol.SeparatorDot +</w:t>
      </w:r>
    </w:p>
    <w:p w14:paraId="2CCA60B3" w14:textId="509329DC" w:rsidR="00E03072" w:rsidRPr="00E03072" w:rsidRDefault="006725F0" w:rsidP="00E03072">
      <w:pPr>
        <w:pStyle w:val="Code"/>
        <w:rPr>
          <w:highlight w:val="white"/>
        </w:rPr>
      </w:pPr>
      <w:r>
        <w:rPr>
          <w:highlight w:val="white"/>
        </w:rPr>
        <w:t xml:space="preserve">                                </w:t>
      </w:r>
      <w:r w:rsidR="00E03072" w:rsidRPr="00E03072">
        <w:rPr>
          <w:highlight w:val="white"/>
        </w:rPr>
        <w:t xml:space="preserve"> memberSymbol.Name;</w:t>
      </w:r>
    </w:p>
    <w:p w14:paraId="6AEC7E1A" w14:textId="77777777" w:rsidR="00E03072" w:rsidRPr="00E03072" w:rsidRDefault="00E03072" w:rsidP="00E03072">
      <w:pPr>
        <w:pStyle w:val="Code"/>
        <w:rPr>
          <w:highlight w:val="white"/>
        </w:rPr>
      </w:pPr>
      <w:r w:rsidRPr="00E03072">
        <w:rPr>
          <w:highlight w:val="white"/>
        </w:rPr>
        <w:t xml:space="preserve">                subSymbol.Offset = toSymbol.Offset + memberSymbol.Offset;</w:t>
      </w:r>
    </w:p>
    <w:p w14:paraId="0DAEABCD"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010190CC" w14:textId="77777777" w:rsidR="00E03072" w:rsidRPr="00E03072" w:rsidRDefault="00E03072" w:rsidP="00E03072">
      <w:pPr>
        <w:pStyle w:val="Code"/>
        <w:rPr>
          <w:highlight w:val="white"/>
        </w:rPr>
      </w:pPr>
      <w:r w:rsidRPr="00E03072">
        <w:rPr>
          <w:highlight w:val="white"/>
        </w:rPr>
        <w:t xml:space="preserve">              }</w:t>
      </w:r>
    </w:p>
    <w:p w14:paraId="341C93DD" w14:textId="77777777" w:rsidR="00E03072" w:rsidRPr="00E03072" w:rsidRDefault="00E03072" w:rsidP="00E03072">
      <w:pPr>
        <w:pStyle w:val="Code"/>
        <w:rPr>
          <w:highlight w:val="white"/>
        </w:rPr>
      </w:pPr>
      <w:r w:rsidRPr="00E03072">
        <w:rPr>
          <w:highlight w:val="white"/>
        </w:rPr>
        <w:t xml:space="preserve">            }</w:t>
      </w:r>
    </w:p>
    <w:p w14:paraId="47615024" w14:textId="77777777" w:rsidR="00E03072" w:rsidRPr="00E03072" w:rsidRDefault="00E03072" w:rsidP="00E03072">
      <w:pPr>
        <w:pStyle w:val="Code"/>
        <w:rPr>
          <w:highlight w:val="white"/>
        </w:rPr>
      </w:pPr>
      <w:r w:rsidRPr="00E03072">
        <w:rPr>
          <w:highlight w:val="white"/>
        </w:rPr>
        <w:t xml:space="preserve">            break;</w:t>
      </w:r>
    </w:p>
    <w:p w14:paraId="7B4C45A9" w14:textId="77777777" w:rsidR="00E03072" w:rsidRPr="00E03072" w:rsidRDefault="00E03072" w:rsidP="00E03072">
      <w:pPr>
        <w:pStyle w:val="Code"/>
        <w:rPr>
          <w:highlight w:val="white"/>
        </w:rPr>
      </w:pPr>
      <w:r w:rsidRPr="00E03072">
        <w:rPr>
          <w:highlight w:val="white"/>
        </w:rPr>
        <w:t xml:space="preserve">          </w:t>
      </w:r>
    </w:p>
    <w:p w14:paraId="38195EFA" w14:textId="77777777" w:rsidR="00E03072" w:rsidRPr="00E03072" w:rsidRDefault="00E03072" w:rsidP="00E03072">
      <w:pPr>
        <w:pStyle w:val="Code"/>
        <w:rPr>
          <w:highlight w:val="white"/>
        </w:rPr>
      </w:pPr>
      <w:r w:rsidRPr="00E03072">
        <w:rPr>
          <w:highlight w:val="white"/>
        </w:rPr>
        <w:t xml:space="preserve">          case Sort.Union: {</w:t>
      </w:r>
    </w:p>
    <w:p w14:paraId="4ABBA4F2" w14:textId="77777777" w:rsidR="006725F0" w:rsidRDefault="00E03072" w:rsidP="00E03072">
      <w:pPr>
        <w:pStyle w:val="Code"/>
        <w:rPr>
          <w:highlight w:val="white"/>
        </w:rPr>
      </w:pPr>
      <w:r w:rsidRPr="00E03072">
        <w:rPr>
          <w:highlight w:val="white"/>
        </w:rPr>
        <w:t xml:space="preserve">              Assert.Error(fromList.Count == 1, toType,</w:t>
      </w:r>
    </w:p>
    <w:p w14:paraId="405D7CF4" w14:textId="0568D522"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5D8F7834"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64033B61" w14:textId="77777777" w:rsidR="00E03072" w:rsidRPr="00E03072" w:rsidRDefault="00E03072" w:rsidP="00E03072">
      <w:pPr>
        <w:pStyle w:val="Code"/>
        <w:rPr>
          <w:highlight w:val="white"/>
        </w:rPr>
      </w:pPr>
      <w:r w:rsidRPr="00E03072">
        <w:rPr>
          <w:highlight w:val="white"/>
        </w:rPr>
        <w:lastRenderedPageBreak/>
        <w:t xml:space="preserve">              Symbol firstSymbol = memberMap.Values.GetEnumerator().Current;</w:t>
      </w:r>
    </w:p>
    <w:p w14:paraId="6B09E5EE" w14:textId="77777777" w:rsidR="00E03072" w:rsidRPr="00E03072" w:rsidRDefault="00E03072" w:rsidP="00E03072">
      <w:pPr>
        <w:pStyle w:val="Code"/>
        <w:rPr>
          <w:highlight w:val="white"/>
        </w:rPr>
      </w:pPr>
      <w:r w:rsidRPr="00E03072">
        <w:rPr>
          <w:highlight w:val="white"/>
        </w:rPr>
        <w:t xml:space="preserve">              Symbol subSymbol = new Symbol(firstSymbol.Type, true);</w:t>
      </w:r>
    </w:p>
    <w:p w14:paraId="22A945F6" w14:textId="77777777" w:rsidR="006725F0" w:rsidRDefault="00E03072" w:rsidP="00E03072">
      <w:pPr>
        <w:pStyle w:val="Code"/>
        <w:rPr>
          <w:highlight w:val="white"/>
        </w:rPr>
      </w:pPr>
      <w:r w:rsidRPr="00E03072">
        <w:rPr>
          <w:highlight w:val="white"/>
        </w:rPr>
        <w:t xml:space="preserve">              subSymbol.Name = toSymbol.Name + Symbol.SeparatorId +</w:t>
      </w:r>
    </w:p>
    <w:p w14:paraId="75C6D8AA" w14:textId="71599698" w:rsidR="00E03072" w:rsidRPr="00E03072" w:rsidRDefault="006725F0" w:rsidP="00E03072">
      <w:pPr>
        <w:pStyle w:val="Code"/>
        <w:rPr>
          <w:highlight w:val="white"/>
        </w:rPr>
      </w:pPr>
      <w:r>
        <w:rPr>
          <w:highlight w:val="white"/>
        </w:rPr>
        <w:t xml:space="preserve">                              </w:t>
      </w:r>
      <w:r w:rsidR="00E03072" w:rsidRPr="00E03072">
        <w:rPr>
          <w:highlight w:val="white"/>
        </w:rPr>
        <w:t xml:space="preserve"> firstSymbol.Name;</w:t>
      </w:r>
    </w:p>
    <w:p w14:paraId="6872DFAD" w14:textId="77777777" w:rsidR="00E03072" w:rsidRPr="00E03072" w:rsidRDefault="00E03072" w:rsidP="00E03072">
      <w:pPr>
        <w:pStyle w:val="Code"/>
        <w:rPr>
          <w:highlight w:val="white"/>
        </w:rPr>
      </w:pPr>
      <w:r w:rsidRPr="00E03072">
        <w:rPr>
          <w:highlight w:val="white"/>
        </w:rPr>
        <w:t xml:space="preserve">              subSymbol.Offset = toSymbol.Offset;</w:t>
      </w:r>
    </w:p>
    <w:p w14:paraId="19FBDBAC" w14:textId="77777777" w:rsidR="00E03072" w:rsidRPr="00E03072" w:rsidRDefault="00E03072" w:rsidP="00E03072">
      <w:pPr>
        <w:pStyle w:val="Code"/>
        <w:rPr>
          <w:highlight w:val="white"/>
        </w:rPr>
      </w:pPr>
      <w:r w:rsidRPr="00E03072">
        <w:rPr>
          <w:highlight w:val="white"/>
        </w:rPr>
        <w:t xml:space="preserve">              codeList.AddRange(GenerateAuto(subSymbol, fromList[0]));</w:t>
      </w:r>
    </w:p>
    <w:p w14:paraId="6E271792" w14:textId="77777777" w:rsidR="00E03072" w:rsidRPr="00E03072" w:rsidRDefault="00E03072" w:rsidP="00E03072">
      <w:pPr>
        <w:pStyle w:val="Code"/>
        <w:rPr>
          <w:highlight w:val="white"/>
        </w:rPr>
      </w:pPr>
      <w:r w:rsidRPr="00E03072">
        <w:rPr>
          <w:highlight w:val="white"/>
        </w:rPr>
        <w:t xml:space="preserve">            }</w:t>
      </w:r>
    </w:p>
    <w:p w14:paraId="6CC01DD1" w14:textId="77777777" w:rsidR="00E03072" w:rsidRPr="00E03072" w:rsidRDefault="00E03072" w:rsidP="00E03072">
      <w:pPr>
        <w:pStyle w:val="Code"/>
        <w:rPr>
          <w:highlight w:val="white"/>
        </w:rPr>
      </w:pPr>
      <w:r w:rsidRPr="00E03072">
        <w:rPr>
          <w:highlight w:val="white"/>
        </w:rPr>
        <w:t xml:space="preserve">            break;</w:t>
      </w:r>
    </w:p>
    <w:p w14:paraId="2144DCC7" w14:textId="77777777" w:rsidR="00E03072" w:rsidRPr="00E03072" w:rsidRDefault="00E03072" w:rsidP="00E03072">
      <w:pPr>
        <w:pStyle w:val="Code"/>
        <w:rPr>
          <w:highlight w:val="white"/>
        </w:rPr>
      </w:pPr>
    </w:p>
    <w:p w14:paraId="69D68FE3" w14:textId="77777777" w:rsidR="00E03072" w:rsidRPr="00E03072" w:rsidRDefault="00E03072" w:rsidP="00E03072">
      <w:pPr>
        <w:pStyle w:val="Code"/>
        <w:rPr>
          <w:highlight w:val="white"/>
        </w:rPr>
      </w:pPr>
      <w:r w:rsidRPr="00E03072">
        <w:rPr>
          <w:highlight w:val="white"/>
        </w:rPr>
        <w:t xml:space="preserve">          default:</w:t>
      </w:r>
    </w:p>
    <w:p w14:paraId="513CEEB1" w14:textId="77777777" w:rsidR="006725F0" w:rsidRDefault="00E03072" w:rsidP="00E03072">
      <w:pPr>
        <w:pStyle w:val="Code"/>
        <w:rPr>
          <w:highlight w:val="white"/>
        </w:rPr>
      </w:pPr>
      <w:r w:rsidRPr="00E03072">
        <w:rPr>
          <w:highlight w:val="white"/>
        </w:rPr>
        <w:t xml:space="preserve">            Assert.Error(toType,</w:t>
      </w:r>
    </w:p>
    <w:p w14:paraId="675AF03F" w14:textId="31D64CA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26BF9999" w14:textId="77777777" w:rsidR="00E03072" w:rsidRPr="00E03072" w:rsidRDefault="00E03072" w:rsidP="00E03072">
      <w:pPr>
        <w:pStyle w:val="Code"/>
        <w:rPr>
          <w:highlight w:val="white"/>
        </w:rPr>
      </w:pPr>
      <w:r w:rsidRPr="00E03072">
        <w:rPr>
          <w:highlight w:val="white"/>
        </w:rPr>
        <w:t xml:space="preserve">            break;</w:t>
      </w:r>
    </w:p>
    <w:p w14:paraId="1F744DF6" w14:textId="77777777" w:rsidR="00E03072" w:rsidRPr="00E03072" w:rsidRDefault="00E03072" w:rsidP="00E03072">
      <w:pPr>
        <w:pStyle w:val="Code"/>
        <w:rPr>
          <w:highlight w:val="white"/>
        </w:rPr>
      </w:pPr>
      <w:r w:rsidRPr="00E03072">
        <w:rPr>
          <w:highlight w:val="white"/>
        </w:rPr>
        <w:t xml:space="preserve">        }</w:t>
      </w:r>
    </w:p>
    <w:p w14:paraId="4BDFA5DE" w14:textId="77777777" w:rsidR="00E03072" w:rsidRPr="00E03072" w:rsidRDefault="00E03072" w:rsidP="00E03072">
      <w:pPr>
        <w:pStyle w:val="Code"/>
        <w:rPr>
          <w:highlight w:val="white"/>
        </w:rPr>
      </w:pPr>
      <w:r w:rsidRPr="00E03072">
        <w:rPr>
          <w:highlight w:val="white"/>
        </w:rPr>
        <w:t xml:space="preserve">      }</w:t>
      </w:r>
    </w:p>
    <w:p w14:paraId="5DEB04C5" w14:textId="77777777" w:rsidR="00E03072" w:rsidRPr="00E03072" w:rsidRDefault="00E03072" w:rsidP="00E03072">
      <w:pPr>
        <w:pStyle w:val="Code"/>
        <w:rPr>
          <w:highlight w:val="white"/>
        </w:rPr>
      </w:pPr>
    </w:p>
    <w:p w14:paraId="1C22F294" w14:textId="77777777" w:rsidR="00E03072" w:rsidRPr="00E03072" w:rsidRDefault="00E03072" w:rsidP="00E03072">
      <w:pPr>
        <w:pStyle w:val="Code"/>
        <w:rPr>
          <w:highlight w:val="white"/>
        </w:rPr>
      </w:pPr>
      <w:r w:rsidRPr="00E03072">
        <w:rPr>
          <w:highlight w:val="white"/>
        </w:rPr>
        <w:t xml:space="preserve">      return codeList;</w:t>
      </w:r>
    </w:p>
    <w:p w14:paraId="03C0D8A8" w14:textId="77777777" w:rsidR="00E03072" w:rsidRPr="00E03072" w:rsidRDefault="00E03072" w:rsidP="00E03072">
      <w:pPr>
        <w:pStyle w:val="Code"/>
        <w:rPr>
          <w:highlight w:val="white"/>
        </w:rPr>
      </w:pPr>
      <w:r w:rsidRPr="00E03072">
        <w:rPr>
          <w:highlight w:val="white"/>
        </w:rPr>
        <w:t xml:space="preserve">    }</w:t>
      </w:r>
    </w:p>
    <w:p w14:paraId="1844640C" w14:textId="77777777" w:rsidR="00E03072" w:rsidRPr="00E03072" w:rsidRDefault="00E03072" w:rsidP="00E03072">
      <w:pPr>
        <w:pStyle w:val="Code"/>
        <w:rPr>
          <w:highlight w:val="white"/>
        </w:rPr>
      </w:pPr>
      <w:r w:rsidRPr="00E03072">
        <w:rPr>
          <w:highlight w:val="white"/>
        </w:rPr>
        <w:t xml:space="preserve">  }</w:t>
      </w:r>
    </w:p>
    <w:p w14:paraId="12BEF0FC" w14:textId="77777777" w:rsidR="00E03072" w:rsidRPr="00E03072" w:rsidRDefault="00E03072" w:rsidP="00E03072">
      <w:pPr>
        <w:pStyle w:val="Code"/>
        <w:rPr>
          <w:highlight w:val="white"/>
        </w:rPr>
      </w:pPr>
      <w:r w:rsidRPr="00E03072">
        <w:rPr>
          <w:highlight w:val="white"/>
        </w:rPr>
        <w:t>}</w:t>
      </w:r>
    </w:p>
    <w:p w14:paraId="303DAF97" w14:textId="23AEBD07" w:rsidR="00E03072" w:rsidRDefault="00E03072" w:rsidP="00E03072">
      <w:pPr>
        <w:pStyle w:val="CodeHeader"/>
        <w:rPr>
          <w:lang w:val="sv-SE"/>
        </w:rPr>
      </w:pPr>
      <w:proofErr w:type="spellStart"/>
      <w:r>
        <w:rPr>
          <w:highlight w:val="white"/>
          <w:lang w:val="sv-SE"/>
        </w:rPr>
        <w:t>GenerateStaticInitializer</w:t>
      </w:r>
      <w:r>
        <w:rPr>
          <w:lang w:val="sv-SE"/>
        </w:rPr>
        <w:t>.cs</w:t>
      </w:r>
      <w:proofErr w:type="spellEnd"/>
    </w:p>
    <w:p w14:paraId="1D0B1BC6" w14:textId="77777777" w:rsidR="00E03072" w:rsidRPr="00E03072" w:rsidRDefault="00E03072" w:rsidP="00E03072">
      <w:pPr>
        <w:pStyle w:val="Code"/>
        <w:rPr>
          <w:highlight w:val="white"/>
        </w:rPr>
      </w:pPr>
      <w:r w:rsidRPr="00E03072">
        <w:rPr>
          <w:highlight w:val="white"/>
        </w:rPr>
        <w:t>using System;</w:t>
      </w:r>
    </w:p>
    <w:p w14:paraId="4E353E5D" w14:textId="77777777" w:rsidR="00E03072" w:rsidRPr="00E03072" w:rsidRDefault="00E03072" w:rsidP="00E03072">
      <w:pPr>
        <w:pStyle w:val="Code"/>
        <w:rPr>
          <w:highlight w:val="white"/>
        </w:rPr>
      </w:pPr>
      <w:r w:rsidRPr="00E03072">
        <w:rPr>
          <w:highlight w:val="white"/>
        </w:rPr>
        <w:t>using System.Text;</w:t>
      </w:r>
    </w:p>
    <w:p w14:paraId="6BA661E8" w14:textId="77777777" w:rsidR="00E03072" w:rsidRPr="00E03072" w:rsidRDefault="00E03072" w:rsidP="00E03072">
      <w:pPr>
        <w:pStyle w:val="Code"/>
        <w:rPr>
          <w:highlight w:val="white"/>
        </w:rPr>
      </w:pPr>
      <w:r w:rsidRPr="00E03072">
        <w:rPr>
          <w:highlight w:val="white"/>
        </w:rPr>
        <w:t>using System.Globalization;</w:t>
      </w:r>
    </w:p>
    <w:p w14:paraId="6906DF3D" w14:textId="77777777" w:rsidR="00E03072" w:rsidRPr="00E03072" w:rsidRDefault="00E03072" w:rsidP="00E03072">
      <w:pPr>
        <w:pStyle w:val="Code"/>
        <w:rPr>
          <w:highlight w:val="white"/>
        </w:rPr>
      </w:pPr>
      <w:r w:rsidRPr="00E03072">
        <w:rPr>
          <w:highlight w:val="white"/>
        </w:rPr>
        <w:t>using System.Collections.Generic;</w:t>
      </w:r>
    </w:p>
    <w:p w14:paraId="47AF1EF8" w14:textId="77777777" w:rsidR="00E03072" w:rsidRPr="00E03072" w:rsidRDefault="00E03072" w:rsidP="00E03072">
      <w:pPr>
        <w:pStyle w:val="Code"/>
        <w:rPr>
          <w:highlight w:val="white"/>
        </w:rPr>
      </w:pPr>
    </w:p>
    <w:p w14:paraId="2443FAF2" w14:textId="77777777" w:rsidR="00E03072" w:rsidRPr="00E03072" w:rsidRDefault="00E03072" w:rsidP="00E03072">
      <w:pPr>
        <w:pStyle w:val="Code"/>
        <w:rPr>
          <w:highlight w:val="white"/>
        </w:rPr>
      </w:pPr>
      <w:r w:rsidRPr="00E03072">
        <w:rPr>
          <w:highlight w:val="white"/>
        </w:rPr>
        <w:t>namespace CCompiler {</w:t>
      </w:r>
    </w:p>
    <w:p w14:paraId="5EFECA23" w14:textId="77777777" w:rsidR="00E03072" w:rsidRPr="00E03072" w:rsidRDefault="00E03072" w:rsidP="00E03072">
      <w:pPr>
        <w:pStyle w:val="Code"/>
        <w:rPr>
          <w:highlight w:val="white"/>
        </w:rPr>
      </w:pPr>
      <w:r w:rsidRPr="00E03072">
        <w:rPr>
          <w:highlight w:val="white"/>
        </w:rPr>
        <w:t xml:space="preserve">  public class GenerateStaticInitializer {</w:t>
      </w:r>
    </w:p>
    <w:p w14:paraId="6F9D91B4" w14:textId="77777777" w:rsidR="00E03072" w:rsidRPr="00E03072" w:rsidRDefault="00E03072" w:rsidP="00E03072">
      <w:pPr>
        <w:pStyle w:val="Code"/>
        <w:rPr>
          <w:highlight w:val="white"/>
        </w:rPr>
      </w:pPr>
      <w:r w:rsidRPr="00E03072">
        <w:rPr>
          <w:highlight w:val="white"/>
        </w:rPr>
        <w:t xml:space="preserve">    public static List&lt;MiddleCode&gt; GenerateStatic(Type toType, object fromInit) {      </w:t>
      </w:r>
    </w:p>
    <w:p w14:paraId="0AEBA34D" w14:textId="77777777" w:rsidR="00E03072" w:rsidRPr="00E03072" w:rsidRDefault="00E03072" w:rsidP="00E03072">
      <w:pPr>
        <w:pStyle w:val="Code"/>
        <w:rPr>
          <w:highlight w:val="white"/>
        </w:rPr>
      </w:pPr>
      <w:r w:rsidRPr="00E03072">
        <w:rPr>
          <w:highlight w:val="white"/>
        </w:rPr>
        <w:t xml:space="preserve">      List&lt;MiddleCode&gt; middleCodeList = new List&lt;MiddleCode&gt;();</w:t>
      </w:r>
    </w:p>
    <w:p w14:paraId="0CE46CA9" w14:textId="77777777" w:rsidR="00E03072" w:rsidRPr="00E03072" w:rsidRDefault="00E03072" w:rsidP="00E03072">
      <w:pPr>
        <w:pStyle w:val="Code"/>
        <w:rPr>
          <w:highlight w:val="white"/>
        </w:rPr>
      </w:pPr>
    </w:p>
    <w:p w14:paraId="32293EE6" w14:textId="77777777" w:rsidR="00E03072" w:rsidRPr="00E03072" w:rsidRDefault="00E03072" w:rsidP="00E03072">
      <w:pPr>
        <w:pStyle w:val="Code"/>
        <w:rPr>
          <w:highlight w:val="white"/>
        </w:rPr>
      </w:pPr>
      <w:r w:rsidRPr="00E03072">
        <w:rPr>
          <w:highlight w:val="white"/>
        </w:rPr>
        <w:t xml:space="preserve">      if (fromInit is Expression) {</w:t>
      </w:r>
    </w:p>
    <w:p w14:paraId="735EDD89" w14:textId="77777777" w:rsidR="00E03072" w:rsidRPr="00E03072" w:rsidRDefault="00E03072" w:rsidP="00E03072">
      <w:pPr>
        <w:pStyle w:val="Code"/>
        <w:rPr>
          <w:highlight w:val="white"/>
        </w:rPr>
      </w:pPr>
      <w:r w:rsidRPr="00E03072">
        <w:rPr>
          <w:highlight w:val="white"/>
        </w:rPr>
        <w:t xml:space="preserve">        Expression fromExpression = (Expression) fromInit;</w:t>
      </w:r>
    </w:p>
    <w:p w14:paraId="1965C4C3" w14:textId="77777777" w:rsidR="00E03072" w:rsidRPr="00E03072" w:rsidRDefault="00E03072" w:rsidP="00E03072">
      <w:pPr>
        <w:pStyle w:val="Code"/>
        <w:rPr>
          <w:highlight w:val="white"/>
        </w:rPr>
      </w:pPr>
      <w:r w:rsidRPr="00E03072">
        <w:rPr>
          <w:highlight w:val="white"/>
        </w:rPr>
        <w:t xml:space="preserve">        Symbol fromSymbol = ((Expression) fromInit).Symbol;</w:t>
      </w:r>
    </w:p>
    <w:p w14:paraId="2E5050D9" w14:textId="77777777" w:rsidR="006725F0" w:rsidRDefault="00E03072" w:rsidP="00E03072">
      <w:pPr>
        <w:pStyle w:val="Code"/>
        <w:rPr>
          <w:highlight w:val="white"/>
        </w:rPr>
      </w:pPr>
      <w:r w:rsidRPr="00E03072">
        <w:rPr>
          <w:highlight w:val="white"/>
        </w:rPr>
        <w:t xml:space="preserve">        Assert.Error(fromSymbol.IsExternOrStatic(), fromSymbol,</w:t>
      </w:r>
    </w:p>
    <w:p w14:paraId="703A2735" w14:textId="07C2C21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Message.Non__static_initializer);</w:t>
      </w:r>
    </w:p>
    <w:p w14:paraId="01FF0934" w14:textId="77777777" w:rsidR="00E03072" w:rsidRPr="00E03072" w:rsidRDefault="00E03072" w:rsidP="00E03072">
      <w:pPr>
        <w:pStyle w:val="Code"/>
        <w:rPr>
          <w:highlight w:val="white"/>
        </w:rPr>
      </w:pPr>
      <w:r w:rsidRPr="00E03072">
        <w:rPr>
          <w:highlight w:val="white"/>
        </w:rPr>
        <w:t xml:space="preserve">        Type fromType = fromSymbol.Type;</w:t>
      </w:r>
    </w:p>
    <w:p w14:paraId="3010C790" w14:textId="77777777" w:rsidR="00E03072" w:rsidRPr="00E03072" w:rsidRDefault="00E03072" w:rsidP="00E03072">
      <w:pPr>
        <w:pStyle w:val="Code"/>
        <w:rPr>
          <w:highlight w:val="white"/>
        </w:rPr>
      </w:pPr>
      <w:r w:rsidRPr="00E03072">
        <w:rPr>
          <w:highlight w:val="white"/>
        </w:rPr>
        <w:t xml:space="preserve">        object fromValue = fromSymbol.Value;</w:t>
      </w:r>
    </w:p>
    <w:p w14:paraId="0EC4B795" w14:textId="77777777" w:rsidR="00E03072" w:rsidRPr="00E03072" w:rsidRDefault="00E03072" w:rsidP="00E03072">
      <w:pPr>
        <w:pStyle w:val="Code"/>
        <w:rPr>
          <w:highlight w:val="white"/>
        </w:rPr>
      </w:pPr>
    </w:p>
    <w:p w14:paraId="2BC3988F" w14:textId="77777777" w:rsidR="00E03072" w:rsidRPr="00E03072" w:rsidRDefault="00E03072" w:rsidP="00E03072">
      <w:pPr>
        <w:pStyle w:val="Code"/>
        <w:rPr>
          <w:highlight w:val="white"/>
        </w:rPr>
      </w:pPr>
      <w:r w:rsidRPr="00E03072">
        <w:rPr>
          <w:highlight w:val="white"/>
        </w:rPr>
        <w:t xml:space="preserve">        if (toType.IsArray() &amp;&amp; fromType.IsString()) {</w:t>
      </w:r>
    </w:p>
    <w:p w14:paraId="09C08017" w14:textId="77777777" w:rsidR="00E03072" w:rsidRPr="00E03072" w:rsidRDefault="00E03072" w:rsidP="00E03072">
      <w:pPr>
        <w:pStyle w:val="Code"/>
        <w:rPr>
          <w:highlight w:val="white"/>
        </w:rPr>
      </w:pPr>
      <w:r w:rsidRPr="00E03072">
        <w:rPr>
          <w:highlight w:val="white"/>
        </w:rPr>
        <w:t xml:space="preserve">          Assert.ErrorA(toType.ArrayType.IsChar());</w:t>
      </w:r>
    </w:p>
    <w:p w14:paraId="38FEB98A" w14:textId="77777777" w:rsidR="00E03072" w:rsidRPr="00E03072" w:rsidRDefault="00E03072" w:rsidP="00E03072">
      <w:pPr>
        <w:pStyle w:val="Code"/>
        <w:rPr>
          <w:highlight w:val="white"/>
        </w:rPr>
      </w:pPr>
      <w:r w:rsidRPr="00E03072">
        <w:rPr>
          <w:highlight w:val="white"/>
        </w:rPr>
        <w:t xml:space="preserve">          string text = (string) fromSymbol.Value;</w:t>
      </w:r>
    </w:p>
    <w:p w14:paraId="02A45F2C" w14:textId="77777777" w:rsidR="006725F0" w:rsidRDefault="00E03072" w:rsidP="00E03072">
      <w:pPr>
        <w:pStyle w:val="Code"/>
        <w:rPr>
          <w:highlight w:val="white"/>
        </w:rPr>
      </w:pPr>
      <w:r w:rsidRPr="00E03072">
        <w:rPr>
          <w:highlight w:val="white"/>
        </w:rPr>
        <w:t xml:space="preserve">          middleCodeList.Add(new MiddleCode(MiddleOperator.Init,</w:t>
      </w:r>
    </w:p>
    <w:p w14:paraId="1F20AC0A" w14:textId="34F4780D" w:rsidR="00E03072" w:rsidRPr="00E03072" w:rsidRDefault="006725F0" w:rsidP="00E03072">
      <w:pPr>
        <w:pStyle w:val="Code"/>
        <w:rPr>
          <w:highlight w:val="white"/>
        </w:rPr>
      </w:pPr>
      <w:r>
        <w:rPr>
          <w:highlight w:val="white"/>
        </w:rPr>
        <w:t xml:space="preserve">                                    </w:t>
      </w:r>
      <w:r w:rsidR="00E03072" w:rsidRPr="00E03072">
        <w:rPr>
          <w:highlight w:val="white"/>
        </w:rPr>
        <w:t xml:space="preserve"> fromSymbol.Type.Sort, fromSymbol.Value));</w:t>
      </w:r>
    </w:p>
    <w:p w14:paraId="4374CB5B" w14:textId="77777777" w:rsidR="00E03072" w:rsidRPr="00E03072" w:rsidRDefault="00E03072" w:rsidP="00E03072">
      <w:pPr>
        <w:pStyle w:val="Code"/>
        <w:rPr>
          <w:highlight w:val="white"/>
        </w:rPr>
      </w:pPr>
      <w:r w:rsidRPr="00E03072">
        <w:rPr>
          <w:highlight w:val="white"/>
        </w:rPr>
        <w:t xml:space="preserve">        }</w:t>
      </w:r>
    </w:p>
    <w:p w14:paraId="72AA4616" w14:textId="77777777" w:rsidR="00E03072" w:rsidRPr="00E03072" w:rsidRDefault="00E03072" w:rsidP="00E03072">
      <w:pPr>
        <w:pStyle w:val="Code"/>
        <w:rPr>
          <w:highlight w:val="white"/>
        </w:rPr>
      </w:pPr>
      <w:r w:rsidRPr="00E03072">
        <w:rPr>
          <w:highlight w:val="white"/>
        </w:rPr>
        <w:t xml:space="preserve">        else if (toType.IsPointer() &amp;&amp; fromType.IsString()) {</w:t>
      </w:r>
    </w:p>
    <w:p w14:paraId="094FA6A4" w14:textId="77777777" w:rsidR="00E03072" w:rsidRPr="00E03072" w:rsidRDefault="00E03072" w:rsidP="00E03072">
      <w:pPr>
        <w:pStyle w:val="Code"/>
        <w:rPr>
          <w:highlight w:val="white"/>
        </w:rPr>
      </w:pPr>
      <w:r w:rsidRPr="00E03072">
        <w:rPr>
          <w:highlight w:val="white"/>
        </w:rPr>
        <w:t xml:space="preserve">          Assert.ErrorA(toType.PointerType.IsChar());</w:t>
      </w:r>
    </w:p>
    <w:p w14:paraId="4FB8A3BD" w14:textId="77777777" w:rsidR="00E03072" w:rsidRPr="00E03072" w:rsidRDefault="00E03072" w:rsidP="00E03072">
      <w:pPr>
        <w:pStyle w:val="Code"/>
        <w:rPr>
          <w:highlight w:val="white"/>
        </w:rPr>
      </w:pPr>
      <w:r w:rsidRPr="00E03072">
        <w:rPr>
          <w:highlight w:val="white"/>
        </w:rPr>
        <w:t xml:space="preserve">          middleCodeList.Add(new MiddleCode(MiddleOperator.Init, Sort.Pointer,</w:t>
      </w:r>
    </w:p>
    <w:p w14:paraId="796E7268" w14:textId="77777777" w:rsidR="00E03072" w:rsidRPr="00E03072" w:rsidRDefault="00E03072" w:rsidP="00E03072">
      <w:pPr>
        <w:pStyle w:val="Code"/>
        <w:rPr>
          <w:highlight w:val="white"/>
        </w:rPr>
      </w:pPr>
      <w:r w:rsidRPr="00E03072">
        <w:rPr>
          <w:highlight w:val="white"/>
        </w:rPr>
        <w:t xml:space="preserve">                             Symbol.ValueName(toType, fromSymbol.Value)));</w:t>
      </w:r>
    </w:p>
    <w:p w14:paraId="1D27FD70" w14:textId="77777777" w:rsidR="00E03072" w:rsidRPr="00E03072" w:rsidRDefault="00E03072" w:rsidP="00E03072">
      <w:pPr>
        <w:pStyle w:val="Code"/>
        <w:rPr>
          <w:highlight w:val="white"/>
        </w:rPr>
      </w:pPr>
      <w:r w:rsidRPr="00E03072">
        <w:rPr>
          <w:highlight w:val="white"/>
        </w:rPr>
        <w:t xml:space="preserve">        }</w:t>
      </w:r>
    </w:p>
    <w:p w14:paraId="22327CB1" w14:textId="77777777" w:rsidR="00E03072" w:rsidRPr="00E03072" w:rsidRDefault="00E03072" w:rsidP="00E03072">
      <w:pPr>
        <w:pStyle w:val="Code"/>
        <w:rPr>
          <w:highlight w:val="white"/>
        </w:rPr>
      </w:pPr>
      <w:r w:rsidRPr="00E03072">
        <w:rPr>
          <w:highlight w:val="white"/>
        </w:rPr>
        <w:t xml:space="preserve">        else if (toType.IsPointer() &amp;&amp; (fromSymbol.Value is StaticAddress)) {</w:t>
      </w:r>
    </w:p>
    <w:p w14:paraId="05E66553" w14:textId="77777777" w:rsidR="00E03072" w:rsidRPr="00E03072" w:rsidRDefault="00E03072" w:rsidP="00E03072">
      <w:pPr>
        <w:pStyle w:val="Code"/>
        <w:rPr>
          <w:highlight w:val="white"/>
        </w:rPr>
      </w:pPr>
      <w:r w:rsidRPr="00E03072">
        <w:rPr>
          <w:highlight w:val="white"/>
        </w:rPr>
        <w:t xml:space="preserve">          Assert.ErrorA(fromType.IsPointer()  &amp;&amp; toType.IsPointer());</w:t>
      </w:r>
    </w:p>
    <w:p w14:paraId="6396D249" w14:textId="77777777" w:rsidR="002C2806" w:rsidRDefault="00E03072" w:rsidP="00E03072">
      <w:pPr>
        <w:pStyle w:val="Code"/>
        <w:rPr>
          <w:highlight w:val="white"/>
        </w:rPr>
      </w:pPr>
      <w:r w:rsidRPr="00E03072">
        <w:rPr>
          <w:highlight w:val="white"/>
        </w:rPr>
        <w:t xml:space="preserve">          middleCodeList.Add(new MiddleCode(MiddleOperator.Init, toType.Sort,</w:t>
      </w:r>
    </w:p>
    <w:p w14:paraId="72C9DE84" w14:textId="4BAFA3A6"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fromSymbol.Value));</w:t>
      </w:r>
    </w:p>
    <w:p w14:paraId="456A6517" w14:textId="77777777" w:rsidR="00E03072" w:rsidRPr="00E03072" w:rsidRDefault="00E03072" w:rsidP="00E03072">
      <w:pPr>
        <w:pStyle w:val="Code"/>
        <w:rPr>
          <w:highlight w:val="white"/>
        </w:rPr>
      </w:pPr>
      <w:r w:rsidRPr="00E03072">
        <w:rPr>
          <w:highlight w:val="white"/>
        </w:rPr>
        <w:t xml:space="preserve">        }</w:t>
      </w:r>
    </w:p>
    <w:p w14:paraId="1DB4F601" w14:textId="77777777" w:rsidR="00E03072" w:rsidRPr="00E03072" w:rsidRDefault="00E03072" w:rsidP="00E03072">
      <w:pPr>
        <w:pStyle w:val="Code"/>
        <w:rPr>
          <w:highlight w:val="white"/>
        </w:rPr>
      </w:pPr>
      <w:r w:rsidRPr="00E03072">
        <w:rPr>
          <w:highlight w:val="white"/>
        </w:rPr>
        <w:lastRenderedPageBreak/>
        <w:t xml:space="preserve">        else if (toType.IsPointer() &amp;&amp; fromType.IsArrayFunctionOrString()) {</w:t>
      </w:r>
    </w:p>
    <w:p w14:paraId="424E4540" w14:textId="77777777" w:rsidR="00E03072" w:rsidRPr="00E03072" w:rsidRDefault="00E03072" w:rsidP="00E03072">
      <w:pPr>
        <w:pStyle w:val="Code"/>
        <w:rPr>
          <w:highlight w:val="white"/>
        </w:rPr>
      </w:pPr>
      <w:r w:rsidRPr="00E03072">
        <w:rPr>
          <w:highlight w:val="white"/>
        </w:rPr>
        <w:t xml:space="preserve">          Assert.ErrorA((fromType.IsString() &amp;&amp; toType.PointerType.IsChar()) ||</w:t>
      </w:r>
    </w:p>
    <w:p w14:paraId="4672EC2F" w14:textId="77777777" w:rsidR="002C2806" w:rsidRDefault="00E03072" w:rsidP="00E03072">
      <w:pPr>
        <w:pStyle w:val="Code"/>
        <w:rPr>
          <w:highlight w:val="white"/>
        </w:rPr>
      </w:pPr>
      <w:r w:rsidRPr="00E03072">
        <w:rPr>
          <w:highlight w:val="white"/>
        </w:rPr>
        <w:t xml:space="preserve">                       (fromType.IsArray() &amp;&amp;</w:t>
      </w:r>
    </w:p>
    <w:p w14:paraId="4FC38DA1" w14:textId="5B1F7A99" w:rsidR="00E03072" w:rsidRPr="00E03072" w:rsidRDefault="002C2806" w:rsidP="00E03072">
      <w:pPr>
        <w:pStyle w:val="Code"/>
        <w:rPr>
          <w:highlight w:val="white"/>
        </w:rPr>
      </w:pPr>
      <w:r>
        <w:rPr>
          <w:highlight w:val="white"/>
        </w:rPr>
        <w:t xml:space="preserve">                       </w:t>
      </w:r>
      <w:r w:rsidR="00E03072" w:rsidRPr="00E03072">
        <w:rPr>
          <w:highlight w:val="white"/>
        </w:rPr>
        <w:t xml:space="preserve"> fromType.ArrayType.Equals(toType.PointerType)) ||</w:t>
      </w:r>
    </w:p>
    <w:p w14:paraId="193D8A11" w14:textId="77777777" w:rsidR="002C2806" w:rsidRDefault="00E03072" w:rsidP="00E03072">
      <w:pPr>
        <w:pStyle w:val="Code"/>
        <w:rPr>
          <w:highlight w:val="white"/>
        </w:rPr>
      </w:pPr>
      <w:r w:rsidRPr="00E03072">
        <w:rPr>
          <w:highlight w:val="white"/>
        </w:rPr>
        <w:t xml:space="preserve">                       (fromType.IsFunction() &amp;&amp;</w:t>
      </w:r>
    </w:p>
    <w:p w14:paraId="1C1D2A1D" w14:textId="2B23B7E3" w:rsidR="00E03072" w:rsidRPr="00E03072" w:rsidRDefault="002C2806" w:rsidP="00E03072">
      <w:pPr>
        <w:pStyle w:val="Code"/>
        <w:rPr>
          <w:highlight w:val="white"/>
        </w:rPr>
      </w:pPr>
      <w:r>
        <w:rPr>
          <w:highlight w:val="white"/>
        </w:rPr>
        <w:t xml:space="preserve">                       </w:t>
      </w:r>
      <w:r w:rsidR="00E03072" w:rsidRPr="00E03072">
        <w:rPr>
          <w:highlight w:val="white"/>
        </w:rPr>
        <w:t xml:space="preserve"> fromType.Equals(toType.PointerType)));</w:t>
      </w:r>
    </w:p>
    <w:p w14:paraId="25E55F19" w14:textId="77777777" w:rsidR="00E03072" w:rsidRPr="00E03072" w:rsidRDefault="00E03072" w:rsidP="00E03072">
      <w:pPr>
        <w:pStyle w:val="Code"/>
        <w:rPr>
          <w:highlight w:val="white"/>
        </w:rPr>
      </w:pPr>
      <w:r w:rsidRPr="00E03072">
        <w:rPr>
          <w:highlight w:val="white"/>
        </w:rPr>
        <w:t xml:space="preserve">          if (fromType.IsArray()) {</w:t>
      </w:r>
    </w:p>
    <w:p w14:paraId="61106D55" w14:textId="77777777" w:rsidR="002C2806" w:rsidRDefault="00E03072" w:rsidP="00E03072">
      <w:pPr>
        <w:pStyle w:val="Code"/>
        <w:rPr>
          <w:highlight w:val="white"/>
        </w:rPr>
      </w:pPr>
      <w:r w:rsidRPr="00E03072">
        <w:rPr>
          <w:highlight w:val="white"/>
        </w:rPr>
        <w:t xml:space="preserve">            StaticAddress staticAddress =</w:t>
      </w:r>
    </w:p>
    <w:p w14:paraId="6B7DFD46" w14:textId="1EC50A21" w:rsidR="00E03072" w:rsidRPr="00E03072" w:rsidRDefault="002C2806" w:rsidP="00E03072">
      <w:pPr>
        <w:pStyle w:val="Code"/>
        <w:rPr>
          <w:highlight w:val="white"/>
        </w:rPr>
      </w:pPr>
      <w:r>
        <w:rPr>
          <w:highlight w:val="white"/>
        </w:rPr>
        <w:t xml:space="preserve">              </w:t>
      </w:r>
      <w:r w:rsidR="00E03072" w:rsidRPr="00E03072">
        <w:rPr>
          <w:highlight w:val="white"/>
        </w:rPr>
        <w:t>new StaticAddress(fromSymbol.UniqueName, 0);</w:t>
      </w:r>
    </w:p>
    <w:p w14:paraId="268F6CBB" w14:textId="77777777" w:rsidR="002C2806" w:rsidRDefault="00E03072" w:rsidP="00E03072">
      <w:pPr>
        <w:pStyle w:val="Code"/>
        <w:rPr>
          <w:highlight w:val="white"/>
        </w:rPr>
      </w:pPr>
      <w:r w:rsidRPr="00E03072">
        <w:rPr>
          <w:highlight w:val="white"/>
        </w:rPr>
        <w:t xml:space="preserve">            middleCodeList.Add(new MiddleCode(MiddleOperator.Init,</w:t>
      </w:r>
    </w:p>
    <w:p w14:paraId="5B6A534D" w14:textId="238C8AA7"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staticAddress));</w:t>
      </w:r>
    </w:p>
    <w:p w14:paraId="190A87F8" w14:textId="77777777" w:rsidR="00E03072" w:rsidRPr="00E03072" w:rsidRDefault="00E03072" w:rsidP="00E03072">
      <w:pPr>
        <w:pStyle w:val="Code"/>
        <w:rPr>
          <w:highlight w:val="white"/>
        </w:rPr>
      </w:pPr>
      <w:r w:rsidRPr="00E03072">
        <w:rPr>
          <w:highlight w:val="white"/>
        </w:rPr>
        <w:t xml:space="preserve">          }</w:t>
      </w:r>
    </w:p>
    <w:p w14:paraId="440EE426" w14:textId="77777777" w:rsidR="00E03072" w:rsidRPr="00E03072" w:rsidRDefault="00E03072" w:rsidP="00E03072">
      <w:pPr>
        <w:pStyle w:val="Code"/>
        <w:rPr>
          <w:highlight w:val="white"/>
        </w:rPr>
      </w:pPr>
      <w:r w:rsidRPr="00E03072">
        <w:rPr>
          <w:highlight w:val="white"/>
        </w:rPr>
        <w:t xml:space="preserve">          else {</w:t>
      </w:r>
    </w:p>
    <w:p w14:paraId="37BC0E24" w14:textId="77777777" w:rsidR="002C2806" w:rsidRDefault="00E03072" w:rsidP="00E03072">
      <w:pPr>
        <w:pStyle w:val="Code"/>
        <w:rPr>
          <w:highlight w:val="white"/>
        </w:rPr>
      </w:pPr>
      <w:r w:rsidRPr="00E03072">
        <w:rPr>
          <w:highlight w:val="white"/>
        </w:rPr>
        <w:t xml:space="preserve">            middleCodeList.Add(new MiddleCode(MiddleOperator.Init,</w:t>
      </w:r>
    </w:p>
    <w:p w14:paraId="0A536258" w14:textId="434FD47B"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fromSymbol.Value));</w:t>
      </w:r>
    </w:p>
    <w:p w14:paraId="3BF089F5" w14:textId="77777777" w:rsidR="00E03072" w:rsidRPr="00E03072" w:rsidRDefault="00E03072" w:rsidP="00E03072">
      <w:pPr>
        <w:pStyle w:val="Code"/>
        <w:rPr>
          <w:highlight w:val="white"/>
        </w:rPr>
      </w:pPr>
      <w:r w:rsidRPr="00E03072">
        <w:rPr>
          <w:highlight w:val="white"/>
        </w:rPr>
        <w:t xml:space="preserve">          }</w:t>
      </w:r>
    </w:p>
    <w:p w14:paraId="15E95A7E" w14:textId="77777777" w:rsidR="00E03072" w:rsidRPr="00E03072" w:rsidRDefault="00E03072" w:rsidP="00E03072">
      <w:pPr>
        <w:pStyle w:val="Code"/>
        <w:rPr>
          <w:highlight w:val="white"/>
        </w:rPr>
      </w:pPr>
      <w:r w:rsidRPr="00E03072">
        <w:rPr>
          <w:highlight w:val="white"/>
        </w:rPr>
        <w:t xml:space="preserve">        }</w:t>
      </w:r>
    </w:p>
    <w:p w14:paraId="34414920" w14:textId="77777777" w:rsidR="00E03072" w:rsidRPr="00E03072" w:rsidRDefault="00E03072" w:rsidP="00E03072">
      <w:pPr>
        <w:pStyle w:val="Code"/>
        <w:rPr>
          <w:highlight w:val="white"/>
        </w:rPr>
      </w:pPr>
      <w:r w:rsidRPr="00E03072">
        <w:rPr>
          <w:highlight w:val="white"/>
        </w:rPr>
        <w:t xml:space="preserve">        else {</w:t>
      </w:r>
    </w:p>
    <w:p w14:paraId="18DC40DB" w14:textId="77777777" w:rsidR="002C2806" w:rsidRDefault="00E03072" w:rsidP="00E03072">
      <w:pPr>
        <w:pStyle w:val="Code"/>
        <w:rPr>
          <w:highlight w:val="white"/>
        </w:rPr>
      </w:pPr>
      <w:r w:rsidRPr="00E03072">
        <w:rPr>
          <w:highlight w:val="white"/>
        </w:rPr>
        <w:t xml:space="preserve">          Expression toExpression =</w:t>
      </w:r>
    </w:p>
    <w:p w14:paraId="479F10B0" w14:textId="7A4ABC6B" w:rsidR="00E03072" w:rsidRPr="00E03072" w:rsidRDefault="002C2806" w:rsidP="00E03072">
      <w:pPr>
        <w:pStyle w:val="Code"/>
        <w:rPr>
          <w:highlight w:val="white"/>
        </w:rPr>
      </w:pPr>
      <w:r>
        <w:rPr>
          <w:highlight w:val="white"/>
        </w:rPr>
        <w:t xml:space="preserve">           </w:t>
      </w:r>
      <w:r w:rsidR="00E03072" w:rsidRPr="00E03072">
        <w:rPr>
          <w:highlight w:val="white"/>
        </w:rPr>
        <w:t xml:space="preserve"> TypeCast.ImplicitCast(fromExpression, toType);</w:t>
      </w:r>
    </w:p>
    <w:p w14:paraId="3C501564" w14:textId="77777777" w:rsidR="00E03072" w:rsidRPr="00E03072" w:rsidRDefault="00E03072" w:rsidP="00E03072">
      <w:pPr>
        <w:pStyle w:val="Code"/>
        <w:rPr>
          <w:highlight w:val="white"/>
        </w:rPr>
      </w:pPr>
      <w:r w:rsidRPr="00E03072">
        <w:rPr>
          <w:highlight w:val="white"/>
        </w:rPr>
        <w:t xml:space="preserve">          Symbol toSymbol = toExpression.Symbol;</w:t>
      </w:r>
    </w:p>
    <w:p w14:paraId="360492C3" w14:textId="77777777" w:rsidR="002C2806" w:rsidRDefault="00E03072" w:rsidP="00E03072">
      <w:pPr>
        <w:pStyle w:val="Code"/>
        <w:rPr>
          <w:highlight w:val="white"/>
        </w:rPr>
      </w:pPr>
      <w:r w:rsidRPr="00E03072">
        <w:rPr>
          <w:highlight w:val="white"/>
        </w:rPr>
        <w:t xml:space="preserve">          Assert.Error(toSymbol.Value != null, toSymbol,</w:t>
      </w:r>
    </w:p>
    <w:p w14:paraId="675174EB" w14:textId="5BA2A39C" w:rsidR="00E03072" w:rsidRPr="00E03072" w:rsidRDefault="002C2806" w:rsidP="00E03072">
      <w:pPr>
        <w:pStyle w:val="Code"/>
        <w:rPr>
          <w:highlight w:val="white"/>
        </w:rPr>
      </w:pPr>
      <w:r>
        <w:rPr>
          <w:highlight w:val="white"/>
        </w:rPr>
        <w:t xml:space="preserve">                      </w:t>
      </w:r>
      <w:r w:rsidR="00E03072" w:rsidRPr="00E03072">
        <w:rPr>
          <w:highlight w:val="white"/>
        </w:rPr>
        <w:t xml:space="preserve"> Message.Non__constant_expression);</w:t>
      </w:r>
    </w:p>
    <w:p w14:paraId="7D2A5B03" w14:textId="77777777" w:rsidR="002C2806" w:rsidRDefault="00E03072" w:rsidP="00E03072">
      <w:pPr>
        <w:pStyle w:val="Code"/>
        <w:rPr>
          <w:highlight w:val="white"/>
        </w:rPr>
      </w:pPr>
      <w:r w:rsidRPr="00E03072">
        <w:rPr>
          <w:highlight w:val="white"/>
        </w:rPr>
        <w:t xml:space="preserve">          middleCodeList.Add(new MiddleCode(MiddleOperator.Init,</w:t>
      </w:r>
    </w:p>
    <w:p w14:paraId="3AFF422C" w14:textId="78A23598"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fromSymbol.Type.Sort, fromSymbol.Value));</w:t>
      </w:r>
    </w:p>
    <w:p w14:paraId="6D9A73EA" w14:textId="77777777" w:rsidR="00E03072" w:rsidRPr="00E03072" w:rsidRDefault="00E03072" w:rsidP="00E03072">
      <w:pPr>
        <w:pStyle w:val="Code"/>
        <w:rPr>
          <w:highlight w:val="white"/>
        </w:rPr>
      </w:pPr>
      <w:r w:rsidRPr="00E03072">
        <w:rPr>
          <w:highlight w:val="white"/>
        </w:rPr>
        <w:t xml:space="preserve">        }</w:t>
      </w:r>
    </w:p>
    <w:p w14:paraId="595DC15B" w14:textId="77777777" w:rsidR="00E03072" w:rsidRPr="00E03072" w:rsidRDefault="00E03072" w:rsidP="00E03072">
      <w:pPr>
        <w:pStyle w:val="Code"/>
        <w:rPr>
          <w:highlight w:val="white"/>
        </w:rPr>
      </w:pPr>
      <w:r w:rsidRPr="00E03072">
        <w:rPr>
          <w:highlight w:val="white"/>
        </w:rPr>
        <w:t xml:space="preserve">      }</w:t>
      </w:r>
    </w:p>
    <w:p w14:paraId="7CCFA8E1" w14:textId="77777777" w:rsidR="00E03072" w:rsidRPr="00E03072" w:rsidRDefault="00E03072" w:rsidP="00E03072">
      <w:pPr>
        <w:pStyle w:val="Code"/>
        <w:rPr>
          <w:highlight w:val="white"/>
        </w:rPr>
      </w:pPr>
      <w:r w:rsidRPr="00E03072">
        <w:rPr>
          <w:highlight w:val="white"/>
        </w:rPr>
        <w:t xml:space="preserve">      else {</w:t>
      </w:r>
    </w:p>
    <w:p w14:paraId="458EC45D"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110FEABF" w14:textId="77777777" w:rsidR="00E03072" w:rsidRPr="00E03072" w:rsidRDefault="00E03072" w:rsidP="00E03072">
      <w:pPr>
        <w:pStyle w:val="Code"/>
        <w:rPr>
          <w:highlight w:val="white"/>
        </w:rPr>
      </w:pPr>
      <w:r w:rsidRPr="00E03072">
        <w:rPr>
          <w:highlight w:val="white"/>
        </w:rPr>
        <w:t xml:space="preserve">      </w:t>
      </w:r>
    </w:p>
    <w:p w14:paraId="2AAD5563" w14:textId="77777777" w:rsidR="00E03072" w:rsidRPr="00E03072" w:rsidRDefault="00E03072" w:rsidP="00E03072">
      <w:pPr>
        <w:pStyle w:val="Code"/>
        <w:rPr>
          <w:highlight w:val="white"/>
        </w:rPr>
      </w:pPr>
      <w:r w:rsidRPr="00E03072">
        <w:rPr>
          <w:highlight w:val="white"/>
        </w:rPr>
        <w:t xml:space="preserve">        switch (toType.Sort) {</w:t>
      </w:r>
    </w:p>
    <w:p w14:paraId="56B1930D" w14:textId="77777777" w:rsidR="00E03072" w:rsidRPr="00E03072" w:rsidRDefault="00E03072" w:rsidP="00E03072">
      <w:pPr>
        <w:pStyle w:val="Code"/>
        <w:rPr>
          <w:highlight w:val="white"/>
        </w:rPr>
      </w:pPr>
      <w:r w:rsidRPr="00E03072">
        <w:rPr>
          <w:highlight w:val="white"/>
        </w:rPr>
        <w:t xml:space="preserve">          case Sort.Array: {</w:t>
      </w:r>
    </w:p>
    <w:p w14:paraId="75633CA0" w14:textId="77777777" w:rsidR="00E03072" w:rsidRPr="00E03072" w:rsidRDefault="00E03072" w:rsidP="00E03072">
      <w:pPr>
        <w:pStyle w:val="Code"/>
        <w:rPr>
          <w:highlight w:val="white"/>
        </w:rPr>
      </w:pPr>
      <w:r w:rsidRPr="00E03072">
        <w:rPr>
          <w:highlight w:val="white"/>
        </w:rPr>
        <w:t xml:space="preserve">              if (toType.ArraySize == 0) {</w:t>
      </w:r>
    </w:p>
    <w:p w14:paraId="7B19BD55" w14:textId="77777777" w:rsidR="00E03072" w:rsidRPr="00E03072" w:rsidRDefault="00E03072" w:rsidP="00E03072">
      <w:pPr>
        <w:pStyle w:val="Code"/>
        <w:rPr>
          <w:highlight w:val="white"/>
        </w:rPr>
      </w:pPr>
      <w:r w:rsidRPr="00E03072">
        <w:rPr>
          <w:highlight w:val="white"/>
        </w:rPr>
        <w:t xml:space="preserve">                toType.ArraySize = fromList.Count;</w:t>
      </w:r>
    </w:p>
    <w:p w14:paraId="258165C9" w14:textId="77777777" w:rsidR="00E03072" w:rsidRPr="00E03072" w:rsidRDefault="00E03072" w:rsidP="00E03072">
      <w:pPr>
        <w:pStyle w:val="Code"/>
        <w:rPr>
          <w:highlight w:val="white"/>
        </w:rPr>
      </w:pPr>
      <w:r w:rsidRPr="00E03072">
        <w:rPr>
          <w:highlight w:val="white"/>
        </w:rPr>
        <w:t xml:space="preserve">              }</w:t>
      </w:r>
    </w:p>
    <w:p w14:paraId="702A85E4" w14:textId="77777777" w:rsidR="00E03072" w:rsidRPr="00E03072" w:rsidRDefault="00E03072" w:rsidP="00E03072">
      <w:pPr>
        <w:pStyle w:val="Code"/>
        <w:rPr>
          <w:highlight w:val="white"/>
        </w:rPr>
      </w:pPr>
    </w:p>
    <w:p w14:paraId="4A50E6E9" w14:textId="77777777" w:rsidR="002C2806" w:rsidRDefault="00E03072" w:rsidP="00E03072">
      <w:pPr>
        <w:pStyle w:val="Code"/>
        <w:rPr>
          <w:highlight w:val="white"/>
        </w:rPr>
      </w:pPr>
      <w:r w:rsidRPr="00E03072">
        <w:rPr>
          <w:highlight w:val="white"/>
        </w:rPr>
        <w:t xml:space="preserve">              Assert.Error(!(fromList.Count &gt; toType.ArraySize),</w:t>
      </w:r>
    </w:p>
    <w:p w14:paraId="2A5F6CAC" w14:textId="68CAFB23"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 Message.Too_many_initializers);</w:t>
      </w:r>
    </w:p>
    <w:p w14:paraId="7CF9CB4F" w14:textId="77777777" w:rsidR="00E03072" w:rsidRPr="00E03072" w:rsidRDefault="00E03072" w:rsidP="00E03072">
      <w:pPr>
        <w:pStyle w:val="Code"/>
        <w:rPr>
          <w:highlight w:val="white"/>
        </w:rPr>
      </w:pPr>
      <w:r w:rsidRPr="00E03072">
        <w:rPr>
          <w:highlight w:val="white"/>
        </w:rPr>
        <w:t xml:space="preserve">            </w:t>
      </w:r>
    </w:p>
    <w:p w14:paraId="15F981F9" w14:textId="77777777" w:rsidR="00E03072" w:rsidRPr="00E03072" w:rsidRDefault="00E03072" w:rsidP="00E03072">
      <w:pPr>
        <w:pStyle w:val="Code"/>
        <w:rPr>
          <w:highlight w:val="white"/>
        </w:rPr>
      </w:pPr>
      <w:r w:rsidRPr="00E03072">
        <w:rPr>
          <w:highlight w:val="white"/>
        </w:rPr>
        <w:t xml:space="preserve">              foreach (object value in fromList) {</w:t>
      </w:r>
    </w:p>
    <w:p w14:paraId="33C67A0B" w14:textId="77777777" w:rsidR="00B00A93" w:rsidRDefault="00E03072" w:rsidP="00E03072">
      <w:pPr>
        <w:pStyle w:val="Code"/>
        <w:rPr>
          <w:highlight w:val="white"/>
        </w:rPr>
      </w:pPr>
      <w:r w:rsidRPr="00E03072">
        <w:rPr>
          <w:highlight w:val="white"/>
        </w:rPr>
        <w:t xml:space="preserve">                middleCodeList.AddRange(GenerateStatic(toType.ArrayType,</w:t>
      </w:r>
    </w:p>
    <w:p w14:paraId="1FFBF311" w14:textId="441C519D" w:rsidR="00E03072" w:rsidRPr="00E03072" w:rsidRDefault="00B00A93" w:rsidP="00E03072">
      <w:pPr>
        <w:pStyle w:val="Code"/>
        <w:rPr>
          <w:highlight w:val="white"/>
        </w:rPr>
      </w:pPr>
      <w:r>
        <w:rPr>
          <w:highlight w:val="white"/>
        </w:rPr>
        <w:t xml:space="preserve">                                                      </w:t>
      </w:r>
      <w:r w:rsidR="00E03072" w:rsidRPr="00E03072">
        <w:rPr>
          <w:highlight w:val="white"/>
        </w:rPr>
        <w:t xml:space="preserve"> value));</w:t>
      </w:r>
    </w:p>
    <w:p w14:paraId="1FA8A334" w14:textId="77777777" w:rsidR="00E03072" w:rsidRPr="00E03072" w:rsidRDefault="00E03072" w:rsidP="00E03072">
      <w:pPr>
        <w:pStyle w:val="Code"/>
        <w:rPr>
          <w:highlight w:val="white"/>
        </w:rPr>
      </w:pPr>
      <w:r w:rsidRPr="00E03072">
        <w:rPr>
          <w:highlight w:val="white"/>
        </w:rPr>
        <w:t xml:space="preserve">              }</w:t>
      </w:r>
    </w:p>
    <w:p w14:paraId="2389B512" w14:textId="77777777" w:rsidR="00E03072" w:rsidRPr="00E03072" w:rsidRDefault="00E03072" w:rsidP="00E03072">
      <w:pPr>
        <w:pStyle w:val="Code"/>
        <w:rPr>
          <w:highlight w:val="white"/>
        </w:rPr>
      </w:pPr>
    </w:p>
    <w:p w14:paraId="22173F2B" w14:textId="77777777" w:rsidR="00B00A93" w:rsidRDefault="00E03072" w:rsidP="00E03072">
      <w:pPr>
        <w:pStyle w:val="Code"/>
        <w:rPr>
          <w:highlight w:val="white"/>
        </w:rPr>
      </w:pPr>
      <w:r w:rsidRPr="00E03072">
        <w:rPr>
          <w:highlight w:val="white"/>
        </w:rPr>
        <w:t xml:space="preserve">              int restSize = toType.Size() -</w:t>
      </w:r>
    </w:p>
    <w:p w14:paraId="74F42956" w14:textId="06709738" w:rsidR="00E03072" w:rsidRPr="00E03072" w:rsidRDefault="00B00A93" w:rsidP="00E03072">
      <w:pPr>
        <w:pStyle w:val="Code"/>
        <w:rPr>
          <w:highlight w:val="white"/>
        </w:rPr>
      </w:pPr>
      <w:r>
        <w:rPr>
          <w:highlight w:val="white"/>
        </w:rPr>
        <w:t xml:space="preserve">                             </w:t>
      </w:r>
      <w:r w:rsidR="00E03072" w:rsidRPr="00E03072">
        <w:rPr>
          <w:highlight w:val="white"/>
        </w:rPr>
        <w:t>(fromList.Count * toType.ArrayType.Size());</w:t>
      </w:r>
    </w:p>
    <w:p w14:paraId="6C013E5C" w14:textId="77777777" w:rsidR="00B00A93" w:rsidRDefault="00E03072" w:rsidP="00E03072">
      <w:pPr>
        <w:pStyle w:val="Code"/>
        <w:rPr>
          <w:highlight w:val="white"/>
        </w:rPr>
      </w:pPr>
      <w:r w:rsidRPr="00E03072">
        <w:rPr>
          <w:highlight w:val="white"/>
        </w:rPr>
        <w:t xml:space="preserve">              middleCodeList.Add(new MiddleCode(MiddleOperator.InitZero,</w:t>
      </w:r>
    </w:p>
    <w:p w14:paraId="55E2B21D" w14:textId="40D1837A" w:rsidR="00E03072" w:rsidRPr="00E03072" w:rsidRDefault="00B00A93" w:rsidP="00E03072">
      <w:pPr>
        <w:pStyle w:val="Code"/>
        <w:rPr>
          <w:highlight w:val="white"/>
        </w:rPr>
      </w:pPr>
      <w:r>
        <w:rPr>
          <w:highlight w:val="white"/>
        </w:rPr>
        <w:t xml:space="preserve">                                               </w:t>
      </w:r>
      <w:r w:rsidR="00E03072" w:rsidRPr="00E03072">
        <w:rPr>
          <w:highlight w:val="white"/>
        </w:rPr>
        <w:t xml:space="preserve"> restSize));</w:t>
      </w:r>
    </w:p>
    <w:p w14:paraId="74D7F5B2" w14:textId="77777777" w:rsidR="00E03072" w:rsidRPr="00E03072" w:rsidRDefault="00E03072" w:rsidP="00E03072">
      <w:pPr>
        <w:pStyle w:val="Code"/>
        <w:rPr>
          <w:highlight w:val="white"/>
        </w:rPr>
      </w:pPr>
      <w:r w:rsidRPr="00E03072">
        <w:rPr>
          <w:highlight w:val="white"/>
        </w:rPr>
        <w:t xml:space="preserve">            }</w:t>
      </w:r>
    </w:p>
    <w:p w14:paraId="1BF9B4D6" w14:textId="77777777" w:rsidR="00E03072" w:rsidRPr="00E03072" w:rsidRDefault="00E03072" w:rsidP="00E03072">
      <w:pPr>
        <w:pStyle w:val="Code"/>
        <w:rPr>
          <w:highlight w:val="white"/>
        </w:rPr>
      </w:pPr>
      <w:r w:rsidRPr="00E03072">
        <w:rPr>
          <w:highlight w:val="white"/>
        </w:rPr>
        <w:t xml:space="preserve">            break;</w:t>
      </w:r>
    </w:p>
    <w:p w14:paraId="559B434B" w14:textId="77777777" w:rsidR="00E03072" w:rsidRPr="00E03072" w:rsidRDefault="00E03072" w:rsidP="00E03072">
      <w:pPr>
        <w:pStyle w:val="Code"/>
        <w:rPr>
          <w:highlight w:val="white"/>
        </w:rPr>
      </w:pPr>
      <w:r w:rsidRPr="00E03072">
        <w:rPr>
          <w:highlight w:val="white"/>
        </w:rPr>
        <w:t xml:space="preserve">          </w:t>
      </w:r>
    </w:p>
    <w:p w14:paraId="40716E03" w14:textId="77777777" w:rsidR="00E03072" w:rsidRPr="00E03072" w:rsidRDefault="00E03072" w:rsidP="00E03072">
      <w:pPr>
        <w:pStyle w:val="Code"/>
        <w:rPr>
          <w:highlight w:val="white"/>
        </w:rPr>
      </w:pPr>
      <w:r w:rsidRPr="00E03072">
        <w:rPr>
          <w:highlight w:val="white"/>
        </w:rPr>
        <w:t xml:space="preserve">          case Sort.Struct: {</w:t>
      </w:r>
    </w:p>
    <w:p w14:paraId="5A9633CB" w14:textId="77777777" w:rsidR="00E03072" w:rsidRPr="00E03072" w:rsidRDefault="00E03072" w:rsidP="00E03072">
      <w:pPr>
        <w:pStyle w:val="Code"/>
        <w:rPr>
          <w:highlight w:val="white"/>
        </w:rPr>
      </w:pPr>
      <w:r w:rsidRPr="00E03072">
        <w:rPr>
          <w:highlight w:val="white"/>
        </w:rPr>
        <w:t xml:space="preserve">              IDictionary&lt;string,Symbol&gt; memberMap = toType.MemberMap;</w:t>
      </w:r>
    </w:p>
    <w:p w14:paraId="2192016F" w14:textId="77777777" w:rsidR="004275AF" w:rsidRDefault="00E03072" w:rsidP="00E03072">
      <w:pPr>
        <w:pStyle w:val="Code"/>
        <w:rPr>
          <w:highlight w:val="white"/>
        </w:rPr>
      </w:pPr>
      <w:r w:rsidRPr="00E03072">
        <w:rPr>
          <w:highlight w:val="white"/>
        </w:rPr>
        <w:t xml:space="preserve">              Assert.Error(!(fromList.Count &gt; memberMap.Count),</w:t>
      </w:r>
    </w:p>
    <w:p w14:paraId="4F4DD042" w14:textId="05FB97AF" w:rsidR="00E03072" w:rsidRPr="00E03072" w:rsidRDefault="004275AF" w:rsidP="00E03072">
      <w:pPr>
        <w:pStyle w:val="Code"/>
        <w:rPr>
          <w:highlight w:val="white"/>
        </w:rPr>
      </w:pPr>
      <w:r>
        <w:rPr>
          <w:highlight w:val="white"/>
        </w:rPr>
        <w:t xml:space="preserve">                          </w:t>
      </w:r>
      <w:r w:rsidR="00E03072" w:rsidRPr="00E03072">
        <w:rPr>
          <w:highlight w:val="white"/>
        </w:rPr>
        <w:t xml:space="preserve"> toType, Message.Too_many_initializers);</w:t>
      </w:r>
    </w:p>
    <w:p w14:paraId="4EA68617" w14:textId="77777777" w:rsidR="004275AF" w:rsidRDefault="00E03072" w:rsidP="00E03072">
      <w:pPr>
        <w:pStyle w:val="Code"/>
        <w:rPr>
          <w:highlight w:val="white"/>
        </w:rPr>
      </w:pPr>
      <w:r w:rsidRPr="00E03072">
        <w:rPr>
          <w:highlight w:val="white"/>
        </w:rPr>
        <w:t xml:space="preserve">              KeyValuePair&lt;string,Symbol&gt;[] memberArray =</w:t>
      </w:r>
    </w:p>
    <w:p w14:paraId="3759314A" w14:textId="64DD50CB" w:rsidR="00E03072" w:rsidRPr="00E03072" w:rsidRDefault="004275AF" w:rsidP="00E03072">
      <w:pPr>
        <w:pStyle w:val="Code"/>
        <w:rPr>
          <w:highlight w:val="white"/>
        </w:rPr>
      </w:pPr>
      <w:r>
        <w:rPr>
          <w:highlight w:val="white"/>
        </w:rPr>
        <w:lastRenderedPageBreak/>
        <w:t xml:space="preserve">                </w:t>
      </w:r>
      <w:r w:rsidR="00E03072" w:rsidRPr="00E03072">
        <w:rPr>
          <w:highlight w:val="white"/>
        </w:rPr>
        <w:t>new KeyValuePair&lt;string,Symbol&gt;[memberMap.Count];</w:t>
      </w:r>
    </w:p>
    <w:p w14:paraId="73C4C49D" w14:textId="77777777" w:rsidR="00E03072" w:rsidRPr="00E03072" w:rsidRDefault="00E03072" w:rsidP="00E03072">
      <w:pPr>
        <w:pStyle w:val="Code"/>
        <w:rPr>
          <w:highlight w:val="white"/>
        </w:rPr>
      </w:pPr>
      <w:r w:rsidRPr="00E03072">
        <w:rPr>
          <w:highlight w:val="white"/>
        </w:rPr>
        <w:t xml:space="preserve">              memberMap.CopyTo(memberArray, 0);</w:t>
      </w:r>
    </w:p>
    <w:p w14:paraId="5EB7A7FB" w14:textId="77777777" w:rsidR="00E03072" w:rsidRPr="00E03072" w:rsidRDefault="00E03072" w:rsidP="00E03072">
      <w:pPr>
        <w:pStyle w:val="Code"/>
        <w:rPr>
          <w:highlight w:val="white"/>
        </w:rPr>
      </w:pPr>
    </w:p>
    <w:p w14:paraId="46B42638" w14:textId="77777777" w:rsidR="00E03072" w:rsidRPr="00E03072" w:rsidRDefault="00E03072" w:rsidP="00E03072">
      <w:pPr>
        <w:pStyle w:val="Code"/>
        <w:rPr>
          <w:highlight w:val="white"/>
        </w:rPr>
      </w:pPr>
      <w:r w:rsidRPr="00E03072">
        <w:rPr>
          <w:highlight w:val="white"/>
        </w:rPr>
        <w:t xml:space="preserve">              int size = 0;</w:t>
      </w:r>
    </w:p>
    <w:p w14:paraId="082B0A9D"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7642DB75"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06D1E8B2" w14:textId="1D76F1DE" w:rsidR="004275AF" w:rsidRDefault="00E03072" w:rsidP="00E03072">
      <w:pPr>
        <w:pStyle w:val="Code"/>
        <w:rPr>
          <w:highlight w:val="white"/>
        </w:rPr>
      </w:pPr>
      <w:r w:rsidRPr="00E03072">
        <w:rPr>
          <w:highlight w:val="white"/>
        </w:rPr>
        <w:t xml:space="preserve">                object init =</w:t>
      </w:r>
      <w:r w:rsidR="004275AF">
        <w:rPr>
          <w:highlight w:val="white"/>
        </w:rPr>
        <w:t xml:space="preserve"> </w:t>
      </w:r>
      <w:r w:rsidRPr="00E03072">
        <w:rPr>
          <w:highlight w:val="white"/>
        </w:rPr>
        <w:t>ModifyInitializer.DoInit(memberSymbol.Type,</w:t>
      </w:r>
    </w:p>
    <w:p w14:paraId="7DEA2112" w14:textId="772985B8" w:rsidR="00E03072" w:rsidRPr="00E03072" w:rsidRDefault="004275AF" w:rsidP="00E03072">
      <w:pPr>
        <w:pStyle w:val="Code"/>
        <w:rPr>
          <w:highlight w:val="white"/>
        </w:rPr>
      </w:pPr>
      <w:r>
        <w:rPr>
          <w:highlight w:val="white"/>
        </w:rPr>
        <w:t xml:space="preserve">                                                      </w:t>
      </w:r>
      <w:r w:rsidR="00E03072" w:rsidRPr="00E03072">
        <w:rPr>
          <w:highlight w:val="white"/>
        </w:rPr>
        <w:t xml:space="preserve"> fromList[index]);</w:t>
      </w:r>
    </w:p>
    <w:p w14:paraId="1B6F015B" w14:textId="77777777" w:rsidR="00EB33B3" w:rsidRDefault="00E03072" w:rsidP="00EB33B3">
      <w:pPr>
        <w:pStyle w:val="Code"/>
        <w:rPr>
          <w:highlight w:val="white"/>
        </w:rPr>
      </w:pPr>
      <w:r w:rsidRPr="00E03072">
        <w:rPr>
          <w:highlight w:val="white"/>
        </w:rPr>
        <w:t xml:space="preserve">                middleCodeList.AddRange(GenerateStatic(memberSymbol.Type,</w:t>
      </w:r>
    </w:p>
    <w:p w14:paraId="1A039C43" w14:textId="2786479B" w:rsidR="00E03072" w:rsidRPr="00E03072" w:rsidRDefault="00EB33B3" w:rsidP="00EB33B3">
      <w:pPr>
        <w:pStyle w:val="Code"/>
        <w:rPr>
          <w:highlight w:val="white"/>
        </w:rPr>
      </w:pPr>
      <w:r>
        <w:rPr>
          <w:highlight w:val="white"/>
        </w:rPr>
        <w:t xml:space="preserve">                                                      </w:t>
      </w:r>
      <w:r w:rsidR="00E03072" w:rsidRPr="00E03072">
        <w:rPr>
          <w:highlight w:val="white"/>
        </w:rPr>
        <w:t xml:space="preserve"> init));</w:t>
      </w:r>
    </w:p>
    <w:p w14:paraId="178E7F66" w14:textId="77777777" w:rsidR="00E03072" w:rsidRPr="00E03072" w:rsidRDefault="00E03072" w:rsidP="00E03072">
      <w:pPr>
        <w:pStyle w:val="Code"/>
        <w:rPr>
          <w:highlight w:val="white"/>
        </w:rPr>
      </w:pPr>
      <w:r w:rsidRPr="00E03072">
        <w:rPr>
          <w:highlight w:val="white"/>
        </w:rPr>
        <w:t xml:space="preserve">                size += memberSymbol.Type.Size();</w:t>
      </w:r>
    </w:p>
    <w:p w14:paraId="50BA235A" w14:textId="77777777" w:rsidR="00E03072" w:rsidRPr="00E03072" w:rsidRDefault="00E03072" w:rsidP="00E03072">
      <w:pPr>
        <w:pStyle w:val="Code"/>
        <w:rPr>
          <w:highlight w:val="white"/>
        </w:rPr>
      </w:pPr>
      <w:r w:rsidRPr="00E03072">
        <w:rPr>
          <w:highlight w:val="white"/>
        </w:rPr>
        <w:t xml:space="preserve">              }</w:t>
      </w:r>
    </w:p>
    <w:p w14:paraId="0FEB0F7C" w14:textId="77777777" w:rsidR="00E03072" w:rsidRPr="00E03072" w:rsidRDefault="00E03072" w:rsidP="00E03072">
      <w:pPr>
        <w:pStyle w:val="Code"/>
        <w:rPr>
          <w:highlight w:val="white"/>
        </w:rPr>
      </w:pPr>
    </w:p>
    <w:p w14:paraId="70A93AE8" w14:textId="77777777" w:rsidR="00EB33B3" w:rsidRDefault="00E03072" w:rsidP="00E03072">
      <w:pPr>
        <w:pStyle w:val="Code"/>
        <w:rPr>
          <w:highlight w:val="white"/>
        </w:rPr>
      </w:pPr>
      <w:r w:rsidRPr="00E03072">
        <w:rPr>
          <w:highlight w:val="white"/>
        </w:rPr>
        <w:t xml:space="preserve">              middleCodeList.Add(new MiddleCode(MiddleOperator.InitZero,</w:t>
      </w:r>
    </w:p>
    <w:p w14:paraId="47BDCF14" w14:textId="15038A63"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size));</w:t>
      </w:r>
    </w:p>
    <w:p w14:paraId="57BE1399" w14:textId="77777777" w:rsidR="00E03072" w:rsidRPr="00E03072" w:rsidRDefault="00E03072" w:rsidP="00E03072">
      <w:pPr>
        <w:pStyle w:val="Code"/>
        <w:rPr>
          <w:highlight w:val="white"/>
        </w:rPr>
      </w:pPr>
      <w:r w:rsidRPr="00E03072">
        <w:rPr>
          <w:highlight w:val="white"/>
        </w:rPr>
        <w:t xml:space="preserve">            }</w:t>
      </w:r>
    </w:p>
    <w:p w14:paraId="3202AC8D" w14:textId="77777777" w:rsidR="00E03072" w:rsidRPr="00E03072" w:rsidRDefault="00E03072" w:rsidP="00E03072">
      <w:pPr>
        <w:pStyle w:val="Code"/>
        <w:rPr>
          <w:highlight w:val="white"/>
        </w:rPr>
      </w:pPr>
      <w:r w:rsidRPr="00E03072">
        <w:rPr>
          <w:highlight w:val="white"/>
        </w:rPr>
        <w:t xml:space="preserve">            break;</w:t>
      </w:r>
    </w:p>
    <w:p w14:paraId="2BA25A24" w14:textId="77777777" w:rsidR="00E03072" w:rsidRPr="00E03072" w:rsidRDefault="00E03072" w:rsidP="00E03072">
      <w:pPr>
        <w:pStyle w:val="Code"/>
        <w:rPr>
          <w:highlight w:val="white"/>
        </w:rPr>
      </w:pPr>
      <w:r w:rsidRPr="00E03072">
        <w:rPr>
          <w:highlight w:val="white"/>
        </w:rPr>
        <w:t xml:space="preserve">          </w:t>
      </w:r>
    </w:p>
    <w:p w14:paraId="0E68E468" w14:textId="77777777" w:rsidR="00E03072" w:rsidRPr="00E03072" w:rsidRDefault="00E03072" w:rsidP="00E03072">
      <w:pPr>
        <w:pStyle w:val="Code"/>
        <w:rPr>
          <w:highlight w:val="white"/>
        </w:rPr>
      </w:pPr>
      <w:r w:rsidRPr="00E03072">
        <w:rPr>
          <w:highlight w:val="white"/>
        </w:rPr>
        <w:t xml:space="preserve">          case Sort.Union: {</w:t>
      </w:r>
    </w:p>
    <w:p w14:paraId="20B2D678" w14:textId="77777777" w:rsidR="00EB33B3" w:rsidRDefault="00E03072" w:rsidP="00E03072">
      <w:pPr>
        <w:pStyle w:val="Code"/>
        <w:rPr>
          <w:highlight w:val="white"/>
        </w:rPr>
      </w:pPr>
      <w:r w:rsidRPr="00E03072">
        <w:rPr>
          <w:highlight w:val="white"/>
        </w:rPr>
        <w:t xml:space="preserve">              Assert.Error(fromList.Count == 1, toType,</w:t>
      </w:r>
    </w:p>
    <w:p w14:paraId="690F2EA3" w14:textId="17B54600"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067D20A6"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095A3655"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7E55AB38" w14:textId="77777777" w:rsidR="00EB33B3" w:rsidRDefault="00E03072" w:rsidP="00E03072">
      <w:pPr>
        <w:pStyle w:val="Code"/>
        <w:rPr>
          <w:highlight w:val="white"/>
        </w:rPr>
      </w:pPr>
      <w:r w:rsidRPr="00E03072">
        <w:rPr>
          <w:highlight w:val="white"/>
        </w:rPr>
        <w:t xml:space="preserve">              object init =</w:t>
      </w:r>
    </w:p>
    <w:p w14:paraId="64E30CEE" w14:textId="085F3790" w:rsidR="00E03072" w:rsidRPr="00E03072" w:rsidRDefault="00EB33B3" w:rsidP="00E03072">
      <w:pPr>
        <w:pStyle w:val="Code"/>
        <w:rPr>
          <w:highlight w:val="white"/>
        </w:rPr>
      </w:pPr>
      <w:r>
        <w:rPr>
          <w:highlight w:val="white"/>
        </w:rPr>
        <w:t xml:space="preserve">               </w:t>
      </w:r>
      <w:r w:rsidR="00E03072" w:rsidRPr="00E03072">
        <w:rPr>
          <w:highlight w:val="white"/>
        </w:rPr>
        <w:t xml:space="preserve"> ModifyInitializer.DoInit(firstSymbol.Type, fromList[0]);</w:t>
      </w:r>
    </w:p>
    <w:p w14:paraId="7573ED2F" w14:textId="77777777" w:rsidR="00E03072" w:rsidRPr="00E03072" w:rsidRDefault="00E03072" w:rsidP="00E03072">
      <w:pPr>
        <w:pStyle w:val="Code"/>
        <w:rPr>
          <w:highlight w:val="white"/>
        </w:rPr>
      </w:pPr>
      <w:r w:rsidRPr="00E03072">
        <w:rPr>
          <w:highlight w:val="white"/>
        </w:rPr>
        <w:t xml:space="preserve">              middleCodeList.AddRange(GenerateStatic(firstSymbol.Type, init));</w:t>
      </w:r>
    </w:p>
    <w:p w14:paraId="73F097C7" w14:textId="77777777" w:rsidR="00EB33B3" w:rsidRDefault="00E03072" w:rsidP="00E03072">
      <w:pPr>
        <w:pStyle w:val="Code"/>
        <w:rPr>
          <w:highlight w:val="white"/>
        </w:rPr>
      </w:pPr>
      <w:r w:rsidRPr="00E03072">
        <w:rPr>
          <w:highlight w:val="white"/>
        </w:rPr>
        <w:t xml:space="preserve">              middleCodeList.Add(new MiddleCode(MiddleOperator.InitZero,</w:t>
      </w:r>
    </w:p>
    <w:p w14:paraId="7B5F2566" w14:textId="7B2258B0"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firstSymbol.Type.Size()));</w:t>
      </w:r>
    </w:p>
    <w:p w14:paraId="0C2AA7AE" w14:textId="77777777" w:rsidR="00E03072" w:rsidRPr="00E03072" w:rsidRDefault="00E03072" w:rsidP="00E03072">
      <w:pPr>
        <w:pStyle w:val="Code"/>
        <w:rPr>
          <w:highlight w:val="white"/>
        </w:rPr>
      </w:pPr>
      <w:r w:rsidRPr="00E03072">
        <w:rPr>
          <w:highlight w:val="white"/>
        </w:rPr>
        <w:t xml:space="preserve">            }</w:t>
      </w:r>
    </w:p>
    <w:p w14:paraId="5B6F67CB" w14:textId="77777777" w:rsidR="00E03072" w:rsidRPr="00E03072" w:rsidRDefault="00E03072" w:rsidP="00E03072">
      <w:pPr>
        <w:pStyle w:val="Code"/>
        <w:rPr>
          <w:highlight w:val="white"/>
        </w:rPr>
      </w:pPr>
      <w:r w:rsidRPr="00E03072">
        <w:rPr>
          <w:highlight w:val="white"/>
        </w:rPr>
        <w:t xml:space="preserve">            break;</w:t>
      </w:r>
    </w:p>
    <w:p w14:paraId="5BEDCFAE" w14:textId="77777777" w:rsidR="00E03072" w:rsidRPr="00E03072" w:rsidRDefault="00E03072" w:rsidP="00E03072">
      <w:pPr>
        <w:pStyle w:val="Code"/>
        <w:rPr>
          <w:highlight w:val="white"/>
        </w:rPr>
      </w:pPr>
    </w:p>
    <w:p w14:paraId="4D45267E" w14:textId="77777777" w:rsidR="00E03072" w:rsidRPr="00E03072" w:rsidRDefault="00E03072" w:rsidP="00E03072">
      <w:pPr>
        <w:pStyle w:val="Code"/>
        <w:rPr>
          <w:highlight w:val="white"/>
        </w:rPr>
      </w:pPr>
      <w:r w:rsidRPr="00E03072">
        <w:rPr>
          <w:highlight w:val="white"/>
        </w:rPr>
        <w:t xml:space="preserve">          default:</w:t>
      </w:r>
    </w:p>
    <w:p w14:paraId="7DDA9980" w14:textId="77777777" w:rsidR="00EB33B3" w:rsidRDefault="00E03072" w:rsidP="00E03072">
      <w:pPr>
        <w:pStyle w:val="Code"/>
        <w:rPr>
          <w:highlight w:val="white"/>
        </w:rPr>
      </w:pPr>
      <w:r w:rsidRPr="00E03072">
        <w:rPr>
          <w:highlight w:val="white"/>
        </w:rPr>
        <w:t xml:space="preserve">            Assert.Error(toType,</w:t>
      </w:r>
    </w:p>
    <w:p w14:paraId="70E29945" w14:textId="136C4ACE"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401EE2AE" w14:textId="77777777" w:rsidR="00E03072" w:rsidRPr="00E03072" w:rsidRDefault="00E03072" w:rsidP="00E03072">
      <w:pPr>
        <w:pStyle w:val="Code"/>
        <w:rPr>
          <w:highlight w:val="white"/>
        </w:rPr>
      </w:pPr>
      <w:r w:rsidRPr="00E03072">
        <w:rPr>
          <w:highlight w:val="white"/>
        </w:rPr>
        <w:t xml:space="preserve">            break;</w:t>
      </w:r>
    </w:p>
    <w:p w14:paraId="7BEAF55D" w14:textId="77777777" w:rsidR="00E03072" w:rsidRPr="00E03072" w:rsidRDefault="00E03072" w:rsidP="00E03072">
      <w:pPr>
        <w:pStyle w:val="Code"/>
        <w:rPr>
          <w:highlight w:val="white"/>
        </w:rPr>
      </w:pPr>
      <w:r w:rsidRPr="00E03072">
        <w:rPr>
          <w:highlight w:val="white"/>
        </w:rPr>
        <w:t xml:space="preserve">        }</w:t>
      </w:r>
    </w:p>
    <w:p w14:paraId="7FD3EDE9" w14:textId="77777777" w:rsidR="00E03072" w:rsidRPr="00E03072" w:rsidRDefault="00E03072" w:rsidP="00E03072">
      <w:pPr>
        <w:pStyle w:val="Code"/>
        <w:rPr>
          <w:highlight w:val="white"/>
        </w:rPr>
      </w:pPr>
      <w:r w:rsidRPr="00E03072">
        <w:rPr>
          <w:highlight w:val="white"/>
        </w:rPr>
        <w:t xml:space="preserve">      }</w:t>
      </w:r>
    </w:p>
    <w:p w14:paraId="005B110A" w14:textId="77777777" w:rsidR="00E03072" w:rsidRPr="00E03072" w:rsidRDefault="00E03072" w:rsidP="00E03072">
      <w:pPr>
        <w:pStyle w:val="Code"/>
        <w:rPr>
          <w:highlight w:val="white"/>
        </w:rPr>
      </w:pPr>
    </w:p>
    <w:p w14:paraId="40A956D1" w14:textId="77777777" w:rsidR="00E03072" w:rsidRPr="00E03072" w:rsidRDefault="00E03072" w:rsidP="00E03072">
      <w:pPr>
        <w:pStyle w:val="Code"/>
        <w:rPr>
          <w:highlight w:val="white"/>
        </w:rPr>
      </w:pPr>
      <w:r w:rsidRPr="00E03072">
        <w:rPr>
          <w:highlight w:val="white"/>
        </w:rPr>
        <w:t xml:space="preserve">      return middleCodeList;</w:t>
      </w:r>
    </w:p>
    <w:p w14:paraId="3B7473E2" w14:textId="77777777" w:rsidR="00E03072" w:rsidRPr="00E03072" w:rsidRDefault="00E03072" w:rsidP="00E03072">
      <w:pPr>
        <w:pStyle w:val="Code"/>
        <w:rPr>
          <w:highlight w:val="white"/>
        </w:rPr>
      </w:pPr>
      <w:r w:rsidRPr="00E03072">
        <w:rPr>
          <w:highlight w:val="white"/>
        </w:rPr>
        <w:t xml:space="preserve">    }</w:t>
      </w:r>
    </w:p>
    <w:p w14:paraId="7D8E72CC" w14:textId="77777777" w:rsidR="00E03072" w:rsidRPr="00E03072" w:rsidRDefault="00E03072" w:rsidP="00E03072">
      <w:pPr>
        <w:pStyle w:val="Code"/>
        <w:rPr>
          <w:highlight w:val="white"/>
        </w:rPr>
      </w:pPr>
      <w:r w:rsidRPr="00E03072">
        <w:rPr>
          <w:highlight w:val="white"/>
        </w:rPr>
        <w:t xml:space="preserve">  }</w:t>
      </w:r>
    </w:p>
    <w:p w14:paraId="0196735D" w14:textId="5CD70A2C" w:rsidR="00E03072" w:rsidRPr="00E03072" w:rsidRDefault="00E03072" w:rsidP="00E03072">
      <w:pPr>
        <w:pStyle w:val="Code"/>
      </w:pPr>
      <w:r w:rsidRPr="00E03072">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7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77777777"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 xml:space="preserve">Standard </w:t>
      </w:r>
      <w:proofErr w:type="spellStart"/>
      <w:r w:rsidRPr="00EC76D5">
        <w:t>Input/Output</w:t>
      </w:r>
      <w:bookmarkEnd w:id="5723"/>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proofErr w:type="spellStart"/>
      <w:r w:rsidRPr="00EC76D5">
        <w:lastRenderedPageBreak/>
        <w:t>Main</w:t>
      </w:r>
      <w:r w:rsidR="001B32C0" w:rsidRPr="00EC76D5">
        <w:t>.java</w:t>
      </w:r>
      <w:bookmarkEnd w:id="5729"/>
      <w:bookmarkEnd w:id="5730"/>
      <w:proofErr w:type="spellEnd"/>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C3770" w:rsidRPr="003F7CF1" w:rsidRDefault="002C377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C3770" w:rsidRPr="003F7CF1" w:rsidRDefault="002C377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C3770" w:rsidRPr="003F7CF1" w:rsidRDefault="002C377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2C3770" w:rsidRPr="003F7CF1" w:rsidRDefault="002C37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C3770" w:rsidRPr="003F7CF1" w:rsidRDefault="002C377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2C3770" w:rsidRPr="003F7CF1" w:rsidRDefault="002C377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C3770" w:rsidRPr="003F7CF1" w:rsidRDefault="002C377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C3770" w:rsidRPr="003F7CF1" w:rsidRDefault="002C377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C3770" w:rsidRPr="003F7CF1" w:rsidRDefault="002C37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C3770" w:rsidRPr="003F7CF1" w:rsidRDefault="002C3770"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C3770" w:rsidRPr="003F7CF1" w:rsidRDefault="002C377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C3770" w:rsidRPr="003F7CF1" w:rsidRDefault="002C3770"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2C3770" w:rsidRPr="003F7CF1" w:rsidRDefault="002C37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C3770" w:rsidRPr="003F7CF1" w:rsidRDefault="002C377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2C3770" w:rsidRPr="003F7CF1" w:rsidRDefault="002C3770"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C3770" w:rsidRPr="003F7CF1" w:rsidRDefault="002C3770"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C3770" w:rsidRPr="003F7CF1" w:rsidRDefault="002C3770"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C3770" w:rsidRPr="003F7CF1" w:rsidRDefault="002C377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C3770" w:rsidRPr="003F7CF1" w:rsidRDefault="002C37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C3770" w:rsidRPr="003F7CF1" w:rsidRDefault="002C377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C3770" w:rsidRPr="003F7CF1" w:rsidRDefault="002C377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C3770" w:rsidRPr="003F7CF1" w:rsidRDefault="002C377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C3770" w:rsidRPr="003F7CF1" w:rsidRDefault="002C377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C3770" w:rsidRPr="003F7CF1" w:rsidRDefault="002C377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C3770" w:rsidRPr="003F7CF1" w:rsidRDefault="002C377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C3770" w:rsidRPr="003F7CF1" w:rsidRDefault="002C37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C3770" w:rsidRPr="003F7CF1" w:rsidRDefault="002C3770"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C3770" w:rsidRPr="003F7CF1" w:rsidRDefault="002C3770"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C3770" w:rsidRPr="003F7CF1" w:rsidRDefault="002C3770"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C3770" w:rsidRPr="003F7CF1" w:rsidRDefault="002C3770"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C3770" w:rsidRPr="003F7CF1" w:rsidRDefault="002C3770"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C3770" w:rsidRPr="003F7CF1" w:rsidRDefault="002C3770"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C3770" w:rsidRPr="003F7CF1" w:rsidRDefault="002C3770"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C3770" w:rsidRPr="003F7CF1" w:rsidRDefault="002C377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C3770" w:rsidRPr="003F7CF1" w:rsidRDefault="002C377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2C3770" w:rsidRPr="003F7CF1" w:rsidRDefault="002C377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C3770" w:rsidRPr="003F7CF1" w:rsidRDefault="002C377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C3770" w:rsidRPr="003F7CF1" w:rsidRDefault="002C37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C3770" w:rsidRPr="003F7CF1" w:rsidRDefault="002C37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C3770" w:rsidRPr="003F7CF1" w:rsidRDefault="002C37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C3770" w:rsidRPr="003F7CF1" w:rsidRDefault="002C377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C3770" w:rsidRPr="003F7CF1" w:rsidRDefault="002C377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C3770" w:rsidRPr="003F7CF1" w:rsidRDefault="002C377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C3770" w:rsidRPr="003F7CF1" w:rsidRDefault="002C377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C3770" w:rsidRPr="003F7CF1" w:rsidRDefault="002C377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C3770" w:rsidRPr="003F7CF1" w:rsidRDefault="002C377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C3770" w:rsidRPr="003F7CF1" w:rsidRDefault="002C37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C3770" w:rsidRPr="003F7CF1" w:rsidRDefault="002C37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C3770" w:rsidRPr="003F7CF1" w:rsidRDefault="002C37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C3770" w:rsidRPr="003F7CF1" w:rsidRDefault="002C37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C3770" w:rsidRPr="003F7CF1" w:rsidRDefault="002C377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C3770" w:rsidRPr="003F7CF1" w:rsidRDefault="002C37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C3770" w:rsidRPr="003F7CF1" w:rsidRDefault="002C37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C3770" w:rsidRPr="003F7CF1" w:rsidRDefault="002C37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C3770" w:rsidRPr="003F7CF1" w:rsidRDefault="002C37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C3770" w:rsidRPr="003F7CF1" w:rsidRDefault="002C37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C3770" w:rsidRPr="003F7CF1" w:rsidRDefault="002C37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C3770" w:rsidRPr="003F7CF1" w:rsidRDefault="002C37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C3770" w:rsidRPr="003F7CF1" w:rsidRDefault="002C37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C3770" w:rsidRPr="003F7CF1" w:rsidRDefault="002C377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C3770" w:rsidRPr="003F7CF1" w:rsidRDefault="002C37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C3770" w:rsidRPr="003F7CF1" w:rsidRDefault="002C37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C3770" w:rsidRPr="003F7CF1" w:rsidRDefault="002C37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C3770" w:rsidRPr="003F7CF1" w:rsidRDefault="002C3770"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C3770" w:rsidRPr="003F7CF1" w:rsidRDefault="002C3770"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C3770" w:rsidRPr="003F7CF1" w:rsidRDefault="002C3770"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C3770" w:rsidRPr="003F7CF1" w:rsidRDefault="002C3770"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C3770" w:rsidRPr="003F7CF1" w:rsidRDefault="002C3770"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C3770" w:rsidRPr="003F7CF1" w:rsidRDefault="002C3770"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C3770" w:rsidRPr="003F7CF1" w:rsidRDefault="002C3770"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C3770" w:rsidRPr="003F7CF1" w:rsidRDefault="002C3770"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C3770" w:rsidRPr="003F7CF1" w:rsidRDefault="002C3770"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C3770" w:rsidRPr="003F7CF1" w:rsidRDefault="002C3770"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C3770" w:rsidRPr="003F7CF1" w:rsidRDefault="002C3770"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C3770" w:rsidRPr="003F7CF1" w:rsidRDefault="002C3770"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C3770" w:rsidRPr="003F7CF1" w:rsidRDefault="002C3770"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C3770" w:rsidRPr="003F7CF1" w:rsidRDefault="002C3770"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C3770" w:rsidRPr="003F7CF1" w:rsidRDefault="002C3770"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C3770" w:rsidRPr="003F7CF1" w:rsidRDefault="002C3770"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C3770" w:rsidRPr="003F7CF1" w:rsidRDefault="002C3770"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C3770" w:rsidRPr="003F7CF1" w:rsidRDefault="002C3770"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C3770" w:rsidRPr="003F7CF1" w:rsidRDefault="002C3770"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C3770" w:rsidRPr="003F7CF1" w:rsidRDefault="002C3770"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C3770" w:rsidRPr="003F7CF1" w:rsidRDefault="002C3770"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C3770" w:rsidRPr="003F7CF1" w:rsidRDefault="002C3770"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C3770" w:rsidRPr="003F7CF1" w:rsidRDefault="002C3770"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C3770" w:rsidRPr="003F7CF1" w:rsidRDefault="002C3770"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C3770" w:rsidRPr="003F7CF1" w:rsidRDefault="002C3770"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C3770" w:rsidRPr="003F7CF1" w:rsidRDefault="002C3770"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C3770" w:rsidRPr="003F7CF1" w:rsidRDefault="002C377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C3770" w:rsidRPr="003F7CF1" w:rsidRDefault="002C377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C3770" w:rsidRPr="003F7CF1" w:rsidRDefault="002C377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C3770" w:rsidRPr="003F7CF1" w:rsidRDefault="002C377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C3770" w:rsidRPr="003F7CF1" w:rsidRDefault="002C377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C3770" w:rsidRPr="003F7CF1" w:rsidRDefault="002C377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C3770" w:rsidRPr="003F7CF1" w:rsidRDefault="002C377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C3770" w:rsidRPr="003F7CF1" w:rsidRDefault="002C3770"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C3770" w:rsidRPr="003F7CF1" w:rsidRDefault="002C3770"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C3770" w:rsidRPr="003F7CF1" w:rsidRDefault="002C3770"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C3770" w:rsidRPr="003F7CF1" w:rsidRDefault="002C3770"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C3770" w:rsidRPr="003F7CF1" w:rsidRDefault="002C3770"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C3770" w:rsidRPr="003F7CF1" w:rsidRDefault="002C377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C3770" w:rsidRPr="003F7CF1" w:rsidRDefault="002C377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C3770" w:rsidRPr="003F7CF1" w:rsidRDefault="002C37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C3770" w:rsidRPr="003F7CF1" w:rsidRDefault="002C377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C3770" w:rsidRPr="003F7CF1" w:rsidRDefault="002C377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C3770" w:rsidRPr="003F7CF1" w:rsidRDefault="002C3770"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C3770" w:rsidRPr="003F7CF1" w:rsidRDefault="002C3770"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C3770" w:rsidRPr="003F7CF1" w:rsidRDefault="002C3770"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C3770" w:rsidRPr="003F7CF1" w:rsidRDefault="002C377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C3770" w:rsidRPr="003F7CF1" w:rsidRDefault="002C37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C3770" w:rsidRPr="003F7CF1" w:rsidRDefault="002C377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C3770" w:rsidRPr="003F7CF1" w:rsidRDefault="002C37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C3770" w:rsidRPr="003F7CF1" w:rsidRDefault="002C377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C3770" w:rsidRPr="003F7CF1" w:rsidRDefault="002C377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C3770" w:rsidRPr="003F7CF1" w:rsidRDefault="002C377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C3770" w:rsidRPr="003F7CF1" w:rsidRDefault="002C3770"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C3770" w:rsidRPr="003F7CF1" w:rsidRDefault="002C3770"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C3770" w:rsidRPr="003F7CF1" w:rsidRDefault="002C3770"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C3770" w:rsidRPr="003F7CF1" w:rsidRDefault="002C3770"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C3770" w:rsidRPr="003F7CF1" w:rsidRDefault="002C3770"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C3770" w:rsidRPr="003F7CF1" w:rsidRDefault="002C3770"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C3770" w:rsidRPr="003F7CF1" w:rsidRDefault="002C377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C3770" w:rsidRPr="003F7CF1" w:rsidRDefault="002C377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C3770" w:rsidRPr="003F7CF1" w:rsidRDefault="002C377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C3770" w:rsidRPr="003F7CF1" w:rsidRDefault="002C377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C3770" w:rsidRPr="003F7CF1" w:rsidRDefault="002C377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C3770" w:rsidRPr="003F7CF1" w:rsidRDefault="002C3770"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C3770" w:rsidRPr="003F7CF1" w:rsidRDefault="002C3770"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C3770" w:rsidRPr="003F7CF1" w:rsidRDefault="002C377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C3770" w:rsidRPr="003F7CF1" w:rsidRDefault="002C37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C3770" w:rsidRPr="003F7CF1" w:rsidRDefault="002C3770"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C3770" w:rsidRPr="003F7CF1" w:rsidRDefault="002C3770"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C3770" w:rsidRPr="003F7CF1" w:rsidRDefault="002C37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C3770" w:rsidRPr="003F7CF1" w:rsidRDefault="002C377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C3770" w:rsidRPr="003F7CF1" w:rsidRDefault="002C377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C3770" w:rsidRPr="003F7CF1" w:rsidRDefault="002C37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C3770" w:rsidRPr="003F7CF1" w:rsidRDefault="002C37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C3770" w:rsidRPr="003F7CF1" w:rsidRDefault="002C377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C3770" w:rsidRPr="003F7CF1" w:rsidRDefault="002C3770"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C3770" w:rsidRPr="003F7CF1" w:rsidRDefault="002C3770"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C3770" w:rsidRPr="003F7CF1" w:rsidRDefault="002C3770"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C3770" w:rsidRPr="003F7CF1" w:rsidRDefault="002C3770"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C3770" w:rsidRPr="003F7CF1" w:rsidRDefault="002C3770"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C3770" w:rsidRPr="003F7CF1" w:rsidRDefault="002C3770"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C3770" w:rsidRPr="003F7CF1" w:rsidRDefault="002C377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C3770" w:rsidRPr="003F7CF1" w:rsidRDefault="002C377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C3770" w:rsidRPr="003F7CF1" w:rsidRDefault="002C377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C3770" w:rsidRPr="003F7CF1" w:rsidRDefault="002C377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C3770" w:rsidRPr="003F7CF1" w:rsidRDefault="002C377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C3770" w:rsidRPr="003F7CF1" w:rsidRDefault="002C3770"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C3770" w:rsidRPr="003F7CF1" w:rsidRDefault="002C3770"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C3770" w:rsidRPr="003F7CF1" w:rsidRDefault="002C3770"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C3770" w:rsidRPr="003F7CF1" w:rsidRDefault="002C3770"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C3770" w:rsidRPr="003F7CF1" w:rsidRDefault="002C377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C3770" w:rsidRPr="003F7CF1" w:rsidRDefault="002C377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C3770" w:rsidRPr="003F7CF1" w:rsidRDefault="002C3770"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C3770" w:rsidRPr="003F7CF1" w:rsidRDefault="002C3770"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C3770" w:rsidRPr="003F7CF1" w:rsidRDefault="002C3770"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C3770" w:rsidRPr="003F7CF1" w:rsidRDefault="002C377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C3770" w:rsidRPr="003F7CF1" w:rsidRDefault="002C3770"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C3770" w:rsidRPr="003F7CF1" w:rsidRDefault="002C377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C3770" w:rsidRPr="003F7CF1" w:rsidRDefault="002C37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C3770" w:rsidRPr="003F7CF1" w:rsidRDefault="002C377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C3770" w:rsidRPr="003F7CF1" w:rsidRDefault="002C377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C3770" w:rsidRPr="003F7CF1" w:rsidRDefault="002C37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C3770" w:rsidRPr="003F7CF1" w:rsidRDefault="002C377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C3770" w:rsidRPr="003F7CF1" w:rsidRDefault="002C3770"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C3770" w:rsidRPr="003F7CF1" w:rsidRDefault="002C3770"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C3770" w:rsidRPr="003F7CF1" w:rsidRDefault="002C3770"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C3770" w:rsidRPr="003F7CF1" w:rsidRDefault="002C3770"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C3770" w:rsidRPr="003F7CF1" w:rsidRDefault="002C3770"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C3770" w:rsidRPr="003F7CF1" w:rsidRDefault="002C3770"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C3770" w:rsidRPr="003F7CF1" w:rsidRDefault="002C3770"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C3770" w:rsidRPr="003F7CF1" w:rsidRDefault="002C3770"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C3770" w:rsidRPr="003F7CF1" w:rsidRDefault="002C3770"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C3770" w:rsidRPr="003F7CF1" w:rsidRDefault="002C3770"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C3770" w:rsidRPr="003F7CF1" w:rsidRDefault="002C3770"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C3770" w:rsidRPr="003F7CF1" w:rsidRDefault="002C3770"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C3770" w:rsidRPr="003F7CF1" w:rsidRDefault="002C3770"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definition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C3770" w:rsidRPr="003F7CF1" w:rsidRDefault="002C377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85802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C3770" w:rsidRPr="003F7CF1" w:rsidRDefault="002C377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C3770" w:rsidRPr="003F7CF1" w:rsidRDefault="002C377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C3770" w:rsidRPr="003F7CF1" w:rsidRDefault="002C377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C3770" w:rsidRPr="003F7CF1" w:rsidRDefault="002C377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85802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C3770" w:rsidRPr="003F7CF1" w:rsidRDefault="002C3770"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C3770" w:rsidRPr="003F7CF1" w:rsidRDefault="002C3770"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C3770" w:rsidRPr="003F7CF1" w:rsidRDefault="002C377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C3770" w:rsidRPr="003F7CF1" w:rsidRDefault="002C377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C3770" w:rsidRPr="003F7CF1" w:rsidRDefault="002C377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C3770" w:rsidRPr="003F7CF1" w:rsidRDefault="002C377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C3770" w:rsidRPr="003F7CF1" w:rsidRDefault="002C377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C3770" w:rsidRPr="003F7CF1" w:rsidRDefault="002C377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C3770" w:rsidRPr="003F7CF1" w:rsidRDefault="002C377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C3770" w:rsidRPr="003F7CF1" w:rsidRDefault="002C377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C3770" w:rsidRPr="003F7CF1" w:rsidRDefault="002C377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C3770" w:rsidRPr="003F7CF1" w:rsidRDefault="002C377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C3770" w:rsidRPr="003F7CF1" w:rsidRDefault="002C3770"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C3770" w:rsidRPr="003F7CF1" w:rsidRDefault="002C3770"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C3770" w:rsidRPr="003F7CF1" w:rsidRDefault="002C3770"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C3770" w:rsidRPr="003F7CF1" w:rsidRDefault="002C3770"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C3770" w:rsidRPr="003F7CF1" w:rsidRDefault="002C3770"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C3770" w:rsidRPr="003F7CF1" w:rsidRDefault="002C3770"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C3770" w:rsidRPr="003F7CF1" w:rsidRDefault="002C3770"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C3770" w:rsidRPr="003F7CF1" w:rsidRDefault="002C3770"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C3770" w:rsidRPr="003F7CF1" w:rsidRDefault="002C3770"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C3770" w:rsidRPr="003F7CF1" w:rsidRDefault="002C3770"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by definition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85802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85802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initializes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C3770" w:rsidRPr="003F7CF1" w:rsidRDefault="002C377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C3770" w:rsidRPr="003F7CF1" w:rsidRDefault="002C377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C3770" w:rsidRPr="003F7CF1" w:rsidRDefault="002C377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C3770" w:rsidRPr="003F7CF1" w:rsidRDefault="002C377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C3770" w:rsidRPr="003F7CF1" w:rsidRDefault="002C3770"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C3770" w:rsidRPr="003F7CF1" w:rsidRDefault="002C377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C3770" w:rsidRPr="003F7CF1" w:rsidRDefault="002C377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C3770" w:rsidRPr="003F7CF1" w:rsidRDefault="002C377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C3770" w:rsidRPr="003F7CF1" w:rsidRDefault="002C377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C3770" w:rsidRPr="003F7CF1" w:rsidRDefault="002C3770"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C3770" w:rsidRPr="003F7CF1" w:rsidRDefault="002C3770"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C3770" w:rsidRPr="003F7CF1" w:rsidRDefault="002C377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C3770" w:rsidRPr="003F7CF1" w:rsidRDefault="002C377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C3770" w:rsidRPr="003F7CF1" w:rsidRDefault="002C37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C3770" w:rsidRPr="003F7CF1" w:rsidRDefault="002C377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C3770" w:rsidRPr="003F7CF1" w:rsidRDefault="002C37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C3770" w:rsidRPr="003F7CF1" w:rsidRDefault="002C37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C3770" w:rsidRPr="003F7CF1" w:rsidRDefault="002C377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C3770" w:rsidRPr="003F7CF1" w:rsidRDefault="002C37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C3770" w:rsidRPr="003F7CF1" w:rsidRDefault="002C37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C3770" w:rsidRPr="003F7CF1" w:rsidRDefault="002C37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C3770" w:rsidRPr="003F7CF1" w:rsidRDefault="002C37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C3770" w:rsidRPr="003F7CF1" w:rsidRDefault="002C37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C3770" w:rsidRPr="003F7CF1" w:rsidRDefault="002C37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C3770" w:rsidRPr="003F7CF1" w:rsidRDefault="002C37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C3770" w:rsidRPr="003F7CF1" w:rsidRDefault="002C37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C3770" w:rsidRPr="003F7CF1" w:rsidRDefault="002C37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C3770" w:rsidRPr="003F7CF1" w:rsidRDefault="002C37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C3770" w:rsidRPr="003F7CF1" w:rsidRDefault="002C3770"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C3770" w:rsidRPr="003F7CF1" w:rsidRDefault="002C3770"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C3770" w:rsidRPr="003F7CF1" w:rsidRDefault="002C3770"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C3770" w:rsidRPr="003F7CF1" w:rsidRDefault="002C3770"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C3770" w:rsidRPr="003F7CF1" w:rsidRDefault="002C3770"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C3770" w:rsidRPr="003F7CF1" w:rsidRDefault="002C3770"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C3770" w:rsidRPr="003F7CF1" w:rsidRDefault="002C3770"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C3770" w:rsidRPr="003F7CF1" w:rsidRDefault="002C3770"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C3770" w:rsidRPr="003F7CF1" w:rsidRDefault="002C3770"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C3770" w:rsidRPr="003F7CF1" w:rsidRDefault="002C3770"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C3770" w:rsidRPr="003F7CF1" w:rsidRDefault="002C3770"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C3770" w:rsidRPr="003F7CF1" w:rsidRDefault="002C3770"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C3770" w:rsidRPr="003F7CF1" w:rsidRDefault="002C3770"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C3770" w:rsidRPr="003F7CF1" w:rsidRDefault="002C3770"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C3770" w:rsidRPr="003F7CF1" w:rsidRDefault="002C3770"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C3770" w:rsidRPr="003F7CF1" w:rsidRDefault="002C3770"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C3770" w:rsidRPr="003F7CF1" w:rsidRDefault="002C3770"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C3770" w:rsidRPr="003F7CF1" w:rsidRDefault="002C3770"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C3770" w:rsidRPr="003F7CF1" w:rsidRDefault="002C3770"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C3770" w:rsidRPr="003F7CF1" w:rsidRDefault="002C3770"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C3770" w:rsidRPr="003F7CF1" w:rsidRDefault="002C3770"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C3770" w:rsidRPr="003F7CF1" w:rsidRDefault="002C3770"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C3770" w:rsidRPr="003F7CF1" w:rsidRDefault="002C3770"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C3770" w:rsidRPr="003F7CF1" w:rsidRDefault="002C3770"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C3770" w:rsidRPr="003F7CF1" w:rsidRDefault="002C3770"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C3770" w:rsidRPr="003F7CF1" w:rsidRDefault="002C3770"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C3770" w:rsidRPr="003F7CF1" w:rsidRDefault="002C377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C3770" w:rsidRPr="003F7CF1" w:rsidRDefault="002C37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C3770" w:rsidRPr="003F7CF1" w:rsidRDefault="002C37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C3770" w:rsidRPr="003F7CF1" w:rsidRDefault="002C37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C3770" w:rsidRPr="003F7CF1" w:rsidRDefault="002C377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C3770" w:rsidRPr="003F7CF1" w:rsidRDefault="002C37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C3770" w:rsidRPr="003F7CF1" w:rsidRDefault="002C377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C3770" w:rsidRPr="003F7CF1" w:rsidRDefault="002C37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C3770" w:rsidRPr="003F7CF1" w:rsidRDefault="002C37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C3770" w:rsidRPr="003F7CF1" w:rsidRDefault="002C37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C3770" w:rsidRPr="003F7CF1" w:rsidRDefault="002C37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C3770" w:rsidRPr="003F7CF1" w:rsidRDefault="002C377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C3770" w:rsidRPr="003F7CF1" w:rsidRDefault="002C377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C3770" w:rsidRPr="003F7CF1" w:rsidRDefault="002C377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C3770" w:rsidRPr="003F7CF1" w:rsidRDefault="002C377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C3770" w:rsidRPr="003F7CF1" w:rsidRDefault="002C377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C3770" w:rsidRPr="003F7CF1" w:rsidRDefault="002C377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C3770" w:rsidRPr="003F7CF1" w:rsidRDefault="002C377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C3770" w:rsidRPr="003F7CF1" w:rsidRDefault="002C377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C3770" w:rsidRPr="003F7CF1" w:rsidRDefault="002C377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C3770" w:rsidRPr="003F7CF1" w:rsidRDefault="002C3770"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C3770" w:rsidRPr="003F7CF1" w:rsidRDefault="002C3770"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C3770" w:rsidRPr="003F7CF1" w:rsidRDefault="002C3770"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C3770" w:rsidRPr="003F7CF1" w:rsidRDefault="002C3770"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C3770" w:rsidRPr="003F7CF1" w:rsidRDefault="002C3770"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C3770" w:rsidRPr="003F7CF1" w:rsidRDefault="002C3770"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C3770" w:rsidRPr="003F7CF1" w:rsidRDefault="002C3770"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C3770" w:rsidRPr="003F7CF1" w:rsidRDefault="002C3770"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C3770" w:rsidRPr="003F7CF1" w:rsidRDefault="002C3770"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C3770" w:rsidRPr="003F7CF1" w:rsidRDefault="002C3770"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C3770" w:rsidRPr="003F7CF1" w:rsidRDefault="002C3770"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C3770" w:rsidRPr="003F7CF1" w:rsidRDefault="002C3770"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C3770" w:rsidRPr="003F7CF1" w:rsidRDefault="002C3770"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C3770" w:rsidRPr="003F7CF1" w:rsidRDefault="002C3770"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C3770" w:rsidRPr="003F7CF1" w:rsidRDefault="002C3770"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C3770" w:rsidRPr="003F7CF1" w:rsidRDefault="002C3770"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C3770" w:rsidRPr="003F7CF1" w:rsidRDefault="002C3770"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C3770" w:rsidRPr="003F7CF1" w:rsidRDefault="002C3770"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C3770" w:rsidRPr="003F7CF1" w:rsidRDefault="002C3770"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C3770" w:rsidRPr="003F7CF1" w:rsidRDefault="002C3770"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C3770" w:rsidRPr="003F7CF1" w:rsidRDefault="002C3770"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C3770" w:rsidRPr="003F7CF1" w:rsidRDefault="002C3770"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C3770" w:rsidRPr="003F7CF1" w:rsidRDefault="002C3770"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C3770" w:rsidRPr="003F7CF1" w:rsidRDefault="002C3770"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C3770" w:rsidRPr="003F7CF1" w:rsidRDefault="002C3770"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C3770" w:rsidRPr="003F7CF1" w:rsidRDefault="002C3770"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C3770" w:rsidRPr="003F7CF1" w:rsidRDefault="002C3770"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C3770" w:rsidRPr="003F7CF1" w:rsidRDefault="002C3770"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C3770" w:rsidRPr="003F7CF1" w:rsidRDefault="002C3770"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C3770" w:rsidRPr="003F7CF1" w:rsidRDefault="002C3770"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C3770" w:rsidRPr="003F7CF1" w:rsidRDefault="002C3770"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85802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85802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858024"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C3770" w:rsidRPr="003F7CF1" w:rsidRDefault="002C37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C3770" w:rsidRPr="003F7CF1" w:rsidRDefault="002C37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C3770" w:rsidRPr="003F7CF1" w:rsidRDefault="002C37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C3770" w:rsidRPr="003F7CF1" w:rsidRDefault="002C37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C3770" w:rsidRPr="003F7CF1" w:rsidRDefault="002C37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C3770" w:rsidRPr="003F7CF1" w:rsidRDefault="002C37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C3770" w:rsidRPr="003F7CF1" w:rsidRDefault="002C37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C3770" w:rsidRPr="003F7CF1" w:rsidRDefault="002C377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C3770" w:rsidRPr="003F7CF1" w:rsidRDefault="002C377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C3770" w:rsidRPr="003F7CF1" w:rsidRDefault="002C37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C3770" w:rsidRPr="003F7CF1" w:rsidRDefault="002C3770"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C3770" w:rsidRPr="003F7CF1" w:rsidRDefault="002C3770"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C3770" w:rsidRPr="003F7CF1" w:rsidRDefault="002C3770"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C3770" w:rsidRPr="003F7CF1" w:rsidRDefault="002C3770"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C3770" w:rsidRPr="003F7CF1" w:rsidRDefault="002C3770"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C3770" w:rsidRPr="003F7CF1" w:rsidRDefault="002C3770"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C3770" w:rsidRPr="003F7CF1" w:rsidRDefault="002C3770"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C3770" w:rsidRPr="003F7CF1" w:rsidRDefault="002C3770"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C3770" w:rsidRPr="003F7CF1" w:rsidRDefault="002C3770"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C3770" w:rsidRPr="003F7CF1" w:rsidRDefault="002C3770"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C3770" w:rsidRPr="003F7CF1" w:rsidRDefault="002C3770"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C3770" w:rsidRPr="003F7CF1" w:rsidRDefault="002C3770"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C3770" w:rsidRPr="003F7CF1" w:rsidRDefault="002C377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C3770" w:rsidRPr="003F7CF1" w:rsidRDefault="002C37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C3770" w:rsidRPr="003F7CF1" w:rsidRDefault="002C37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C3770" w:rsidRPr="003F7CF1" w:rsidRDefault="002C37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C3770" w:rsidRPr="003F7CF1" w:rsidRDefault="002C3770" w:rsidP="00E80032">
                              <w:pPr>
                                <w:pStyle w:val="SourceCodeBoxText"/>
                                <w:rPr>
                                  <w:sz w:val="19"/>
                                  <w:szCs w:val="19"/>
                                  <w:lang w:val="en-US"/>
                                </w:rPr>
                              </w:pPr>
                              <w:r w:rsidRPr="003F7CF1">
                                <w:rPr>
                                  <w:sz w:val="19"/>
                                  <w:szCs w:val="19"/>
                                  <w:lang w:val="en-US"/>
                                </w:rPr>
                                <w:t>push 1</w:t>
                              </w:r>
                            </w:p>
                            <w:p w14:paraId="3C159322" w14:textId="77777777" w:rsidR="002C3770" w:rsidRPr="003F7CF1" w:rsidRDefault="002C3770" w:rsidP="00E80032">
                              <w:pPr>
                                <w:pStyle w:val="SourceCodeBoxText"/>
                                <w:rPr>
                                  <w:sz w:val="19"/>
                                  <w:szCs w:val="19"/>
                                  <w:lang w:val="en-US"/>
                                </w:rPr>
                              </w:pPr>
                              <w:r w:rsidRPr="003F7CF1">
                                <w:rPr>
                                  <w:sz w:val="19"/>
                                  <w:szCs w:val="19"/>
                                  <w:lang w:val="en-US"/>
                                </w:rPr>
                                <w:t>push 2</w:t>
                              </w:r>
                            </w:p>
                            <w:p w14:paraId="22BA48C9" w14:textId="77777777" w:rsidR="002C3770" w:rsidRPr="003F7CF1" w:rsidRDefault="002C3770" w:rsidP="00E80032">
                              <w:pPr>
                                <w:pStyle w:val="SourceCodeBoxText"/>
                                <w:rPr>
                                  <w:sz w:val="19"/>
                                  <w:szCs w:val="19"/>
                                  <w:lang w:val="en-US"/>
                                </w:rPr>
                              </w:pPr>
                              <w:r w:rsidRPr="003F7CF1">
                                <w:rPr>
                                  <w:sz w:val="19"/>
                                  <w:szCs w:val="19"/>
                                  <w:lang w:val="en-US"/>
                                </w:rPr>
                                <w:t>push 3</w:t>
                              </w:r>
                            </w:p>
                            <w:p w14:paraId="5F86FACB"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C3770" w:rsidRPr="003F7CF1" w:rsidRDefault="002C3770"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C3770" w:rsidRPr="003F7CF1" w:rsidRDefault="002C3770"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C3770" w:rsidRPr="003F7CF1" w:rsidRDefault="002C3770"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C3770" w:rsidRPr="003F7CF1" w:rsidRDefault="002C3770" w:rsidP="00E80032">
                        <w:pPr>
                          <w:pStyle w:val="SourceCodeBoxText"/>
                          <w:rPr>
                            <w:sz w:val="19"/>
                            <w:szCs w:val="19"/>
                            <w:lang w:val="en-US"/>
                          </w:rPr>
                        </w:pPr>
                        <w:r w:rsidRPr="003F7CF1">
                          <w:rPr>
                            <w:sz w:val="19"/>
                            <w:szCs w:val="19"/>
                            <w:lang w:val="en-US"/>
                          </w:rPr>
                          <w:t>push 1</w:t>
                        </w:r>
                      </w:p>
                      <w:p w14:paraId="3C159322" w14:textId="77777777" w:rsidR="002C3770" w:rsidRPr="003F7CF1" w:rsidRDefault="002C3770" w:rsidP="00E80032">
                        <w:pPr>
                          <w:pStyle w:val="SourceCodeBoxText"/>
                          <w:rPr>
                            <w:sz w:val="19"/>
                            <w:szCs w:val="19"/>
                            <w:lang w:val="en-US"/>
                          </w:rPr>
                        </w:pPr>
                        <w:r w:rsidRPr="003F7CF1">
                          <w:rPr>
                            <w:sz w:val="19"/>
                            <w:szCs w:val="19"/>
                            <w:lang w:val="en-US"/>
                          </w:rPr>
                          <w:t>push 2</w:t>
                        </w:r>
                      </w:p>
                      <w:p w14:paraId="22BA48C9" w14:textId="77777777" w:rsidR="002C3770" w:rsidRPr="003F7CF1" w:rsidRDefault="002C3770" w:rsidP="00E80032">
                        <w:pPr>
                          <w:pStyle w:val="SourceCodeBoxText"/>
                          <w:rPr>
                            <w:sz w:val="19"/>
                            <w:szCs w:val="19"/>
                            <w:lang w:val="en-US"/>
                          </w:rPr>
                        </w:pPr>
                        <w:r w:rsidRPr="003F7CF1">
                          <w:rPr>
                            <w:sz w:val="19"/>
                            <w:szCs w:val="19"/>
                            <w:lang w:val="en-US"/>
                          </w:rPr>
                          <w:t>push 3</w:t>
                        </w:r>
                      </w:p>
                      <w:p w14:paraId="5F86FACB" w14:textId="77777777" w:rsidR="002C3770" w:rsidRPr="003F7CF1" w:rsidRDefault="002C377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C3770" w:rsidRPr="003F7CF1" w:rsidRDefault="002C37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C3770" w:rsidRPr="003F7CF1" w:rsidRDefault="002C37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C3770" w:rsidRPr="003F7CF1" w:rsidRDefault="002C377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C3770" w:rsidRPr="003F7CF1" w:rsidRDefault="002C37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C3770" w:rsidRPr="003F7CF1" w:rsidRDefault="002C377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C3770" w:rsidRPr="003F7CF1" w:rsidRDefault="002C377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C3770" w:rsidRPr="003F7CF1" w:rsidRDefault="002C377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C3770" w:rsidRPr="003F7CF1" w:rsidRDefault="002C3770"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C3770" w:rsidRPr="003F7CF1" w:rsidRDefault="002C3770"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C3770" w:rsidRPr="003F7CF1" w:rsidRDefault="002C3770"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C3770" w:rsidRPr="003F7CF1" w:rsidRDefault="002C3770"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C3770" w:rsidRPr="003F7CF1" w:rsidRDefault="002C3770"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C3770" w:rsidRPr="003F7CF1" w:rsidRDefault="002C3770"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C3770" w:rsidRPr="003F7CF1" w:rsidRDefault="002C3770"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C3770" w:rsidRPr="003F7CF1" w:rsidRDefault="002C3770"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C3770" w:rsidRPr="003F7CF1" w:rsidRDefault="002C3770"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C3770" w:rsidRPr="003F7CF1" w:rsidRDefault="002C3770"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C3770" w:rsidRPr="003F7CF1" w:rsidRDefault="002C3770"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C3770" w:rsidRPr="003F7CF1" w:rsidRDefault="002C3770"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C3770" w:rsidRPr="003F7CF1" w:rsidRDefault="002C377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C3770" w:rsidRPr="003F7CF1" w:rsidRDefault="002C3770" w:rsidP="00E80032">
                              <w:pPr>
                                <w:pStyle w:val="SourceCodeBoxText"/>
                                <w:rPr>
                                  <w:sz w:val="19"/>
                                  <w:szCs w:val="19"/>
                                  <w:lang w:val="en-US"/>
                                </w:rPr>
                              </w:pPr>
                              <w:r w:rsidRPr="003F7CF1">
                                <w:rPr>
                                  <w:sz w:val="19"/>
                                  <w:szCs w:val="19"/>
                                  <w:lang w:val="en-US"/>
                                </w:rPr>
                                <w:t>3</w:t>
                              </w:r>
                            </w:p>
                            <w:p w14:paraId="40F6D3AC" w14:textId="77777777" w:rsidR="002C3770" w:rsidRPr="003F7CF1" w:rsidRDefault="002C377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C3770" w:rsidRPr="003F7CF1" w:rsidRDefault="002C377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C3770" w:rsidRPr="003F7CF1" w:rsidRDefault="002C377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C3770" w:rsidRPr="003F7CF1" w:rsidRDefault="002C377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C3770" w:rsidRPr="003F7CF1" w:rsidRDefault="002C377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C3770" w:rsidRPr="003F7CF1" w:rsidRDefault="002C377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C3770" w:rsidRPr="003F7CF1" w:rsidRDefault="002C377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C3770" w:rsidRPr="003F7CF1" w:rsidRDefault="002C3770" w:rsidP="00E80032">
                        <w:pPr>
                          <w:pStyle w:val="SourceCodeBoxText"/>
                          <w:rPr>
                            <w:sz w:val="19"/>
                            <w:szCs w:val="19"/>
                            <w:lang w:val="en-US"/>
                          </w:rPr>
                        </w:pPr>
                        <w:r w:rsidRPr="003F7CF1">
                          <w:rPr>
                            <w:sz w:val="19"/>
                            <w:szCs w:val="19"/>
                            <w:lang w:val="en-US"/>
                          </w:rPr>
                          <w:t>3</w:t>
                        </w:r>
                      </w:p>
                      <w:p w14:paraId="40F6D3AC" w14:textId="77777777" w:rsidR="002C3770" w:rsidRPr="003F7CF1" w:rsidRDefault="002C3770"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C3770" w:rsidRPr="003F7CF1" w:rsidRDefault="002C3770"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C3770" w:rsidRPr="003F7CF1" w:rsidRDefault="002C3770"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C3770" w:rsidRPr="003F7CF1" w:rsidRDefault="002C3770"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C3770" w:rsidRPr="003F7CF1" w:rsidRDefault="002C3770"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C3770" w:rsidRPr="003F7CF1" w:rsidRDefault="002C3770"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C3770" w:rsidRPr="003F7CF1" w:rsidRDefault="002C3770"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C3770" w:rsidRPr="003F7CF1" w:rsidRDefault="002C3770"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C3770" w:rsidRPr="003F7CF1" w:rsidRDefault="002C3770"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C3770" w:rsidRPr="003F7CF1" w:rsidRDefault="002C3770"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C3770" w:rsidRPr="003F7CF1" w:rsidRDefault="002C3770"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C3770" w:rsidRPr="003F7CF1" w:rsidRDefault="002C377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proofErr w:type="spellStart"/>
            <w:r w:rsidRPr="00EC76D5">
              <w:rPr>
                <w:b/>
                <w:sz w:val="21"/>
                <w:szCs w:val="21"/>
              </w:rPr>
              <w:t>Isalnum</w:t>
            </w:r>
            <w:commentRangeEnd w:id="6114"/>
            <w:proofErr w:type="spellEnd"/>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w:t>
      </w:r>
      <w:proofErr w:type="gramStart"/>
      <w:r w:rsidRPr="00EC76D5">
        <w:rPr>
          <w:rFonts w:cs="Times New Roman"/>
          <w:color w:val="000000"/>
        </w:rPr>
        <w:t>mine,</w:t>
      </w:r>
      <w:proofErr w:type="gramEnd"/>
      <w:r w:rsidRPr="00EC76D5">
        <w:rPr>
          <w:rFonts w:cs="Times New Roman"/>
          <w:color w:val="000000"/>
        </w:rPr>
        <w:t xml:space="preserv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C3770" w:rsidRDefault="002C3770" w:rsidP="005F7461">
                              <w:pPr>
                                <w:spacing w:before="60" w:after="0"/>
                                <w:jc w:val="center"/>
                                <w:rPr>
                                  <w:lang w:val="sv-SE"/>
                                </w:rPr>
                              </w:pPr>
                              <w:r>
                                <w:rPr>
                                  <w:lang w:val="sv-SE"/>
                                </w:rPr>
                                <w:t>Preprocessor</w:t>
                              </w:r>
                            </w:p>
                            <w:p w14:paraId="04F32221" w14:textId="77777777" w:rsidR="002C3770" w:rsidRPr="00C7380D" w:rsidRDefault="002C377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C3770" w:rsidRPr="008541FD" w:rsidRDefault="002C3770" w:rsidP="005F7461">
                              <w:pPr>
                                <w:spacing w:before="60" w:after="0"/>
                                <w:jc w:val="center"/>
                              </w:pPr>
                              <w:r w:rsidRPr="008541FD">
                                <w:t>Source</w:t>
                              </w:r>
                              <w:r>
                                <w:t xml:space="preserve"> </w:t>
                              </w:r>
                              <w:r w:rsidRPr="008541FD">
                                <w:t>Code</w:t>
                              </w:r>
                            </w:p>
                            <w:p w14:paraId="4FCEAC5C" w14:textId="77777777" w:rsidR="002C3770" w:rsidRDefault="002C377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C3770" w:rsidRDefault="002C377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C3770" w:rsidRDefault="002C3770" w:rsidP="005F7461">
                              <w:pPr>
                                <w:pStyle w:val="Normalwebb"/>
                                <w:spacing w:before="60" w:line="256" w:lineRule="auto"/>
                                <w:jc w:val="center"/>
                              </w:pPr>
                              <w:r>
                                <w:rPr>
                                  <w:rFonts w:eastAsia="Calibri"/>
                                  <w:sz w:val="22"/>
                                  <w:szCs w:val="22"/>
                                  <w:lang w:val="en-US"/>
                                </w:rPr>
                                <w:t>Processed Code</w:t>
                              </w:r>
                            </w:p>
                            <w:p w14:paraId="14142DBC" w14:textId="77777777" w:rsidR="002C3770" w:rsidRDefault="002C377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C3770" w:rsidRDefault="002C377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C3770" w:rsidRDefault="002C3770" w:rsidP="005F7461">
                              <w:pPr>
                                <w:pStyle w:val="Normalwebb"/>
                                <w:spacing w:before="60" w:line="254" w:lineRule="auto"/>
                                <w:jc w:val="center"/>
                              </w:pPr>
                              <w:r>
                                <w:rPr>
                                  <w:rFonts w:eastAsia="Calibri"/>
                                  <w:sz w:val="22"/>
                                  <w:szCs w:val="22"/>
                                  <w:lang w:val="en-US"/>
                                </w:rPr>
                                <w:t>Syntax Tree</w:t>
                              </w:r>
                            </w:p>
                            <w:p w14:paraId="070DB26E" w14:textId="77777777" w:rsidR="002C3770" w:rsidRDefault="002C37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C3770" w:rsidRDefault="002C377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C3770" w:rsidRDefault="002C3770" w:rsidP="005F7461">
                              <w:pPr>
                                <w:pStyle w:val="Normalwebb"/>
                                <w:spacing w:before="60" w:line="252" w:lineRule="auto"/>
                                <w:jc w:val="center"/>
                              </w:pPr>
                              <w:r>
                                <w:rPr>
                                  <w:rFonts w:eastAsia="Calibri"/>
                                  <w:sz w:val="22"/>
                                  <w:szCs w:val="22"/>
                                  <w:lang w:val="en-US"/>
                                </w:rPr>
                                <w:t>Optimized Syntax Tree</w:t>
                              </w:r>
                            </w:p>
                            <w:p w14:paraId="3315953C" w14:textId="77777777" w:rsidR="002C3770" w:rsidRDefault="002C37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C3770" w:rsidRDefault="002C377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C3770" w:rsidRDefault="002C3770" w:rsidP="005F7461">
                              <w:pPr>
                                <w:pStyle w:val="Normalwebb"/>
                                <w:spacing w:before="60" w:line="252" w:lineRule="auto"/>
                                <w:jc w:val="center"/>
                              </w:pPr>
                              <w:r>
                                <w:rPr>
                                  <w:rFonts w:eastAsia="Calibri"/>
                                  <w:sz w:val="22"/>
                                  <w:szCs w:val="22"/>
                                  <w:lang w:val="en-US"/>
                                </w:rPr>
                                <w:t>Middle Code List</w:t>
                              </w:r>
                            </w:p>
                            <w:p w14:paraId="321C1BE9" w14:textId="77777777" w:rsidR="002C3770" w:rsidRDefault="002C37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C3770" w:rsidRDefault="002C3770" w:rsidP="005F7461">
                              <w:pPr>
                                <w:pStyle w:val="Normalwebb"/>
                                <w:spacing w:before="60" w:line="252" w:lineRule="auto"/>
                                <w:jc w:val="center"/>
                              </w:pPr>
                              <w:r>
                                <w:rPr>
                                  <w:rFonts w:eastAsia="Calibri"/>
                                  <w:sz w:val="22"/>
                                  <w:szCs w:val="22"/>
                                  <w:lang w:val="en-US"/>
                                </w:rPr>
                                <w:t>Optimized Middle Code List</w:t>
                              </w:r>
                            </w:p>
                            <w:p w14:paraId="4CF9CB98" w14:textId="77777777" w:rsidR="002C3770" w:rsidRDefault="002C377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C3770" w:rsidRDefault="002C377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C3770" w:rsidRDefault="002C377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C3770" w:rsidRDefault="002C3770" w:rsidP="005F7461">
                        <w:pPr>
                          <w:spacing w:before="60" w:after="0"/>
                          <w:jc w:val="center"/>
                          <w:rPr>
                            <w:lang w:val="sv-SE"/>
                          </w:rPr>
                        </w:pPr>
                        <w:r>
                          <w:rPr>
                            <w:lang w:val="sv-SE"/>
                          </w:rPr>
                          <w:t>Preprocessor</w:t>
                        </w:r>
                      </w:p>
                      <w:p w14:paraId="04F32221" w14:textId="77777777" w:rsidR="002C3770" w:rsidRPr="00C7380D" w:rsidRDefault="002C3770"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C3770" w:rsidRPr="008541FD" w:rsidRDefault="002C3770" w:rsidP="005F7461">
                        <w:pPr>
                          <w:spacing w:before="60" w:after="0"/>
                          <w:jc w:val="center"/>
                        </w:pPr>
                        <w:r w:rsidRPr="008541FD">
                          <w:t>Source</w:t>
                        </w:r>
                        <w:r>
                          <w:t xml:space="preserve"> </w:t>
                        </w:r>
                        <w:r w:rsidRPr="008541FD">
                          <w:t>Code</w:t>
                        </w:r>
                      </w:p>
                      <w:p w14:paraId="4FCEAC5C" w14:textId="77777777" w:rsidR="002C3770" w:rsidRDefault="002C3770"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C3770" w:rsidRDefault="002C3770"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C3770" w:rsidRDefault="002C3770" w:rsidP="005F7461">
                        <w:pPr>
                          <w:pStyle w:val="Normalwebb"/>
                          <w:spacing w:before="60" w:line="256" w:lineRule="auto"/>
                          <w:jc w:val="center"/>
                        </w:pPr>
                        <w:r>
                          <w:rPr>
                            <w:rFonts w:eastAsia="Calibri"/>
                            <w:sz w:val="22"/>
                            <w:szCs w:val="22"/>
                            <w:lang w:val="en-US"/>
                          </w:rPr>
                          <w:t>Processed Code</w:t>
                        </w:r>
                      </w:p>
                      <w:p w14:paraId="14142DBC" w14:textId="77777777" w:rsidR="002C3770" w:rsidRDefault="002C3770"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C3770" w:rsidRDefault="002C3770"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C3770" w:rsidRDefault="002C3770" w:rsidP="005F7461">
                        <w:pPr>
                          <w:pStyle w:val="Normalwebb"/>
                          <w:spacing w:before="60" w:line="254" w:lineRule="auto"/>
                          <w:jc w:val="center"/>
                        </w:pPr>
                        <w:r>
                          <w:rPr>
                            <w:rFonts w:eastAsia="Calibri"/>
                            <w:sz w:val="22"/>
                            <w:szCs w:val="22"/>
                            <w:lang w:val="en-US"/>
                          </w:rPr>
                          <w:t>Syntax Tree</w:t>
                        </w:r>
                      </w:p>
                      <w:p w14:paraId="070DB26E" w14:textId="77777777" w:rsidR="002C3770" w:rsidRDefault="002C3770"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C3770" w:rsidRDefault="002C3770"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C3770" w:rsidRDefault="002C3770" w:rsidP="005F7461">
                        <w:pPr>
                          <w:pStyle w:val="Normalwebb"/>
                          <w:spacing w:before="60" w:line="252" w:lineRule="auto"/>
                          <w:jc w:val="center"/>
                        </w:pPr>
                        <w:r>
                          <w:rPr>
                            <w:rFonts w:eastAsia="Calibri"/>
                            <w:sz w:val="22"/>
                            <w:szCs w:val="22"/>
                            <w:lang w:val="en-US"/>
                          </w:rPr>
                          <w:t>Optimized Syntax Tree</w:t>
                        </w:r>
                      </w:p>
                      <w:p w14:paraId="3315953C" w14:textId="77777777" w:rsidR="002C3770" w:rsidRDefault="002C3770"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C3770" w:rsidRDefault="002C3770"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C3770" w:rsidRDefault="002C3770" w:rsidP="005F7461">
                        <w:pPr>
                          <w:pStyle w:val="Normalwebb"/>
                          <w:spacing w:before="60" w:line="252" w:lineRule="auto"/>
                          <w:jc w:val="center"/>
                        </w:pPr>
                        <w:r>
                          <w:rPr>
                            <w:rFonts w:eastAsia="Calibri"/>
                            <w:sz w:val="22"/>
                            <w:szCs w:val="22"/>
                            <w:lang w:val="en-US"/>
                          </w:rPr>
                          <w:t>Middle Code List</w:t>
                        </w:r>
                      </w:p>
                      <w:p w14:paraId="321C1BE9" w14:textId="77777777" w:rsidR="002C3770" w:rsidRDefault="002C3770"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C3770" w:rsidRDefault="002C3770" w:rsidP="005F7461">
                        <w:pPr>
                          <w:pStyle w:val="Normalwebb"/>
                          <w:spacing w:before="60" w:line="252" w:lineRule="auto"/>
                          <w:jc w:val="center"/>
                        </w:pPr>
                        <w:r>
                          <w:rPr>
                            <w:rFonts w:eastAsia="Calibri"/>
                            <w:sz w:val="22"/>
                            <w:szCs w:val="22"/>
                            <w:lang w:val="en-US"/>
                          </w:rPr>
                          <w:t>Optimized Middle Code List</w:t>
                        </w:r>
                      </w:p>
                      <w:p w14:paraId="4CF9CB98" w14:textId="77777777" w:rsidR="002C3770" w:rsidRDefault="002C3770"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C3770" w:rsidRDefault="002C3770"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C3770" w:rsidRDefault="002C3770"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C3770" w:rsidRDefault="002C3770" w:rsidP="006F14D0">
                              <w:pPr>
                                <w:spacing w:before="60" w:after="0"/>
                                <w:jc w:val="center"/>
                                <w:rPr>
                                  <w:lang w:val="sv-SE"/>
                                </w:rPr>
                              </w:pPr>
                              <w:r>
                                <w:rPr>
                                  <w:lang w:val="sv-SE"/>
                                </w:rPr>
                                <w:t>Preprocessor</w:t>
                              </w:r>
                            </w:p>
                            <w:p w14:paraId="2CD90E0F" w14:textId="77777777" w:rsidR="002C3770" w:rsidRPr="00C7380D" w:rsidRDefault="002C377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C3770" w:rsidRPr="008541FD" w:rsidRDefault="002C3770" w:rsidP="006F14D0">
                              <w:pPr>
                                <w:spacing w:before="60" w:after="0"/>
                                <w:jc w:val="center"/>
                              </w:pPr>
                              <w:r w:rsidRPr="008541FD">
                                <w:t>Source</w:t>
                              </w:r>
                              <w:r>
                                <w:t xml:space="preserve"> </w:t>
                              </w:r>
                              <w:r w:rsidRPr="008541FD">
                                <w:t>Code</w:t>
                              </w:r>
                            </w:p>
                            <w:p w14:paraId="1314F231" w14:textId="77777777" w:rsidR="002C3770" w:rsidRDefault="002C377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C3770" w:rsidRDefault="002C377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C3770" w:rsidRDefault="002C3770" w:rsidP="006F14D0">
                              <w:pPr>
                                <w:pStyle w:val="Normalwebb"/>
                                <w:spacing w:before="60" w:line="256" w:lineRule="auto"/>
                                <w:jc w:val="center"/>
                              </w:pPr>
                              <w:r>
                                <w:rPr>
                                  <w:rFonts w:eastAsia="Calibri"/>
                                  <w:sz w:val="22"/>
                                  <w:szCs w:val="22"/>
                                  <w:lang w:val="en-US"/>
                                </w:rPr>
                                <w:t>Processed Code</w:t>
                              </w:r>
                            </w:p>
                            <w:p w14:paraId="705B7689" w14:textId="77777777" w:rsidR="002C3770" w:rsidRDefault="002C377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C3770" w:rsidRDefault="002C377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C3770" w:rsidRDefault="002C3770" w:rsidP="006F14D0">
                              <w:pPr>
                                <w:pStyle w:val="Normalwebb"/>
                                <w:spacing w:before="60" w:line="254" w:lineRule="auto"/>
                                <w:jc w:val="center"/>
                              </w:pPr>
                              <w:r>
                                <w:rPr>
                                  <w:rFonts w:eastAsia="Calibri"/>
                                  <w:sz w:val="22"/>
                                  <w:szCs w:val="22"/>
                                  <w:lang w:val="en-US"/>
                                </w:rPr>
                                <w:t>Syntax Tree</w:t>
                              </w:r>
                            </w:p>
                            <w:p w14:paraId="20988EE2" w14:textId="77777777" w:rsidR="002C3770" w:rsidRDefault="002C37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C3770" w:rsidRDefault="002C377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C3770" w:rsidRDefault="002C3770" w:rsidP="006F14D0">
                              <w:pPr>
                                <w:pStyle w:val="Normalwebb"/>
                                <w:spacing w:before="60" w:line="252" w:lineRule="auto"/>
                                <w:jc w:val="center"/>
                              </w:pPr>
                              <w:r>
                                <w:rPr>
                                  <w:rFonts w:eastAsia="Calibri"/>
                                  <w:sz w:val="22"/>
                                  <w:szCs w:val="22"/>
                                  <w:lang w:val="en-US"/>
                                </w:rPr>
                                <w:t>Optimized Syntax Tree</w:t>
                              </w:r>
                            </w:p>
                            <w:p w14:paraId="35223DB0" w14:textId="77777777" w:rsidR="002C3770" w:rsidRDefault="002C37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C3770" w:rsidRDefault="002C377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C3770" w:rsidRDefault="002C3770" w:rsidP="006F14D0">
                              <w:pPr>
                                <w:pStyle w:val="Normalwebb"/>
                                <w:spacing w:before="60" w:line="252" w:lineRule="auto"/>
                                <w:jc w:val="center"/>
                              </w:pPr>
                              <w:r>
                                <w:rPr>
                                  <w:rFonts w:eastAsia="Calibri"/>
                                  <w:sz w:val="22"/>
                                  <w:szCs w:val="22"/>
                                  <w:lang w:val="en-US"/>
                                </w:rPr>
                                <w:t>Middle Code List</w:t>
                              </w:r>
                            </w:p>
                            <w:p w14:paraId="5410A942" w14:textId="77777777" w:rsidR="002C3770" w:rsidRDefault="002C37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C3770" w:rsidRDefault="002C3770" w:rsidP="006F14D0">
                              <w:pPr>
                                <w:pStyle w:val="Normalwebb"/>
                                <w:spacing w:before="60" w:line="252" w:lineRule="auto"/>
                                <w:jc w:val="center"/>
                              </w:pPr>
                              <w:r>
                                <w:rPr>
                                  <w:rFonts w:eastAsia="Calibri"/>
                                  <w:sz w:val="22"/>
                                  <w:szCs w:val="22"/>
                                  <w:lang w:val="en-US"/>
                                </w:rPr>
                                <w:t>Optimized Middle Code List</w:t>
                              </w:r>
                            </w:p>
                            <w:p w14:paraId="36F7A1DE" w14:textId="77777777" w:rsidR="002C3770" w:rsidRDefault="002C377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C3770" w:rsidRDefault="002C377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C3770" w:rsidRDefault="002C377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C3770" w:rsidRDefault="002C3770" w:rsidP="006F14D0">
                        <w:pPr>
                          <w:spacing w:before="60" w:after="0"/>
                          <w:jc w:val="center"/>
                          <w:rPr>
                            <w:lang w:val="sv-SE"/>
                          </w:rPr>
                        </w:pPr>
                        <w:r>
                          <w:rPr>
                            <w:lang w:val="sv-SE"/>
                          </w:rPr>
                          <w:t>Preprocessor</w:t>
                        </w:r>
                      </w:p>
                      <w:p w14:paraId="2CD90E0F" w14:textId="77777777" w:rsidR="002C3770" w:rsidRPr="00C7380D" w:rsidRDefault="002C3770"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C3770" w:rsidRPr="008541FD" w:rsidRDefault="002C3770" w:rsidP="006F14D0">
                        <w:pPr>
                          <w:spacing w:before="60" w:after="0"/>
                          <w:jc w:val="center"/>
                        </w:pPr>
                        <w:r w:rsidRPr="008541FD">
                          <w:t>Source</w:t>
                        </w:r>
                        <w:r>
                          <w:t xml:space="preserve"> </w:t>
                        </w:r>
                        <w:r w:rsidRPr="008541FD">
                          <w:t>Code</w:t>
                        </w:r>
                      </w:p>
                      <w:p w14:paraId="1314F231" w14:textId="77777777" w:rsidR="002C3770" w:rsidRDefault="002C3770"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C3770" w:rsidRDefault="002C3770"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C3770" w:rsidRDefault="002C3770" w:rsidP="006F14D0">
                        <w:pPr>
                          <w:pStyle w:val="Normalwebb"/>
                          <w:spacing w:before="60" w:line="256" w:lineRule="auto"/>
                          <w:jc w:val="center"/>
                        </w:pPr>
                        <w:r>
                          <w:rPr>
                            <w:rFonts w:eastAsia="Calibri"/>
                            <w:sz w:val="22"/>
                            <w:szCs w:val="22"/>
                            <w:lang w:val="en-US"/>
                          </w:rPr>
                          <w:t>Processed Code</w:t>
                        </w:r>
                      </w:p>
                      <w:p w14:paraId="705B7689" w14:textId="77777777" w:rsidR="002C3770" w:rsidRDefault="002C3770"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C3770" w:rsidRDefault="002C3770"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C3770" w:rsidRDefault="002C3770" w:rsidP="006F14D0">
                        <w:pPr>
                          <w:pStyle w:val="Normalwebb"/>
                          <w:spacing w:before="60" w:line="254" w:lineRule="auto"/>
                          <w:jc w:val="center"/>
                        </w:pPr>
                        <w:r>
                          <w:rPr>
                            <w:rFonts w:eastAsia="Calibri"/>
                            <w:sz w:val="22"/>
                            <w:szCs w:val="22"/>
                            <w:lang w:val="en-US"/>
                          </w:rPr>
                          <w:t>Syntax Tree</w:t>
                        </w:r>
                      </w:p>
                      <w:p w14:paraId="20988EE2" w14:textId="77777777" w:rsidR="002C3770" w:rsidRDefault="002C3770"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C3770" w:rsidRDefault="002C3770"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C3770" w:rsidRDefault="002C3770" w:rsidP="006F14D0">
                        <w:pPr>
                          <w:pStyle w:val="Normalwebb"/>
                          <w:spacing w:before="60" w:line="252" w:lineRule="auto"/>
                          <w:jc w:val="center"/>
                        </w:pPr>
                        <w:r>
                          <w:rPr>
                            <w:rFonts w:eastAsia="Calibri"/>
                            <w:sz w:val="22"/>
                            <w:szCs w:val="22"/>
                            <w:lang w:val="en-US"/>
                          </w:rPr>
                          <w:t>Optimized Syntax Tree</w:t>
                        </w:r>
                      </w:p>
                      <w:p w14:paraId="35223DB0" w14:textId="77777777" w:rsidR="002C3770" w:rsidRDefault="002C3770"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C3770" w:rsidRDefault="002C3770"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C3770" w:rsidRDefault="002C3770" w:rsidP="006F14D0">
                        <w:pPr>
                          <w:pStyle w:val="Normalwebb"/>
                          <w:spacing w:before="60" w:line="252" w:lineRule="auto"/>
                          <w:jc w:val="center"/>
                        </w:pPr>
                        <w:r>
                          <w:rPr>
                            <w:rFonts w:eastAsia="Calibri"/>
                            <w:sz w:val="22"/>
                            <w:szCs w:val="22"/>
                            <w:lang w:val="en-US"/>
                          </w:rPr>
                          <w:t>Middle Code List</w:t>
                        </w:r>
                      </w:p>
                      <w:p w14:paraId="5410A942" w14:textId="77777777" w:rsidR="002C3770" w:rsidRDefault="002C3770"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C3770" w:rsidRDefault="002C3770" w:rsidP="006F14D0">
                        <w:pPr>
                          <w:pStyle w:val="Normalwebb"/>
                          <w:spacing w:before="60" w:line="252" w:lineRule="auto"/>
                          <w:jc w:val="center"/>
                        </w:pPr>
                        <w:r>
                          <w:rPr>
                            <w:rFonts w:eastAsia="Calibri"/>
                            <w:sz w:val="22"/>
                            <w:szCs w:val="22"/>
                            <w:lang w:val="en-US"/>
                          </w:rPr>
                          <w:t>Optimized Middle Code List</w:t>
                        </w:r>
                      </w:p>
                      <w:p w14:paraId="36F7A1DE" w14:textId="77777777" w:rsidR="002C3770" w:rsidRDefault="002C3770"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C3770" w:rsidRDefault="002C3770"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C3770" w:rsidRDefault="002C3770"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2C3770" w:rsidRDefault="002C3770">
      <w:pPr>
        <w:pStyle w:val="Kommentarer"/>
      </w:pPr>
      <w:r>
        <w:rPr>
          <w:rStyle w:val="Kommentarsreferens"/>
        </w:rPr>
        <w:annotationRef/>
      </w:r>
    </w:p>
    <w:p w14:paraId="01C1DAD9" w14:textId="77777777" w:rsidR="002C3770" w:rsidRDefault="002C377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5" w:author="Stefan Bjornander" w:date="2015-05-23T17:42:00Z" w:initials="SB">
    <w:p w14:paraId="04F55807" w14:textId="77777777" w:rsidR="002C3770" w:rsidRDefault="002C3770">
      <w:pPr>
        <w:pStyle w:val="Kommentarer"/>
      </w:pPr>
      <w:r>
        <w:rPr>
          <w:rStyle w:val="Kommentarsreferens"/>
        </w:rPr>
        <w:annotationRef/>
      </w:r>
    </w:p>
    <w:p w14:paraId="533EC9EE" w14:textId="77777777" w:rsidR="002C3770" w:rsidRDefault="002C377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4C4EC" w14:textId="77777777" w:rsidR="00992721" w:rsidRDefault="00992721" w:rsidP="006C7309">
      <w:pPr>
        <w:spacing w:line="240" w:lineRule="auto"/>
      </w:pPr>
      <w:r>
        <w:separator/>
      </w:r>
    </w:p>
  </w:endnote>
  <w:endnote w:type="continuationSeparator" w:id="0">
    <w:p w14:paraId="1B293AAA" w14:textId="77777777" w:rsidR="00992721" w:rsidRDefault="0099272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CD3B93" w14:textId="77777777" w:rsidR="00992721" w:rsidRDefault="00992721" w:rsidP="006C7309">
      <w:pPr>
        <w:spacing w:line="240" w:lineRule="auto"/>
      </w:pPr>
      <w:r>
        <w:separator/>
      </w:r>
    </w:p>
  </w:footnote>
  <w:footnote w:type="continuationSeparator" w:id="0">
    <w:p w14:paraId="2F4D2706" w14:textId="77777777" w:rsidR="00992721" w:rsidRDefault="00992721" w:rsidP="006C7309">
      <w:pPr>
        <w:spacing w:line="240" w:lineRule="auto"/>
      </w:pPr>
      <w:r>
        <w:continuationSeparator/>
      </w:r>
    </w:p>
  </w:footnote>
  <w:footnote w:id="1">
    <w:p w14:paraId="073943A1" w14:textId="0E9731C3" w:rsidR="002C3770" w:rsidRPr="00304E17" w:rsidRDefault="002C3770">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2C3770" w:rsidRPr="007E20F3" w:rsidRDefault="002C377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2C3770" w:rsidRPr="00214B10" w:rsidRDefault="002C3770"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2C3770" w:rsidRPr="007E20F3" w:rsidRDefault="002C3770"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2C3770" w:rsidRPr="00E01F3C" w:rsidRDefault="002C3770"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2C3770" w:rsidRDefault="002C3770"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2C3770" w:rsidRPr="006646C9" w:rsidRDefault="002C3770" w:rsidP="00E40B78">
      <w:pPr>
        <w:pStyle w:val="Code"/>
      </w:pPr>
      <w:r>
        <w:t>printf("int: %i, double %f", 123, 23.45);</w:t>
      </w:r>
    </w:p>
  </w:footnote>
  <w:footnote w:id="7">
    <w:p w14:paraId="185C09F4" w14:textId="77777777" w:rsidR="002C3770" w:rsidRPr="00D93CD3" w:rsidRDefault="002C3770"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2C3770" w:rsidRPr="0041681A" w:rsidRDefault="002C3770">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2C3770" w:rsidRPr="008A39BB" w:rsidRDefault="002C3770">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2C3770" w:rsidRPr="00DB458B" w:rsidRDefault="002C377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2C3770" w:rsidRDefault="002C3770"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2C3770" w:rsidRPr="00DB458B" w:rsidRDefault="002C3770">
      <w:pPr>
        <w:pStyle w:val="Fotnotstext"/>
      </w:pPr>
    </w:p>
  </w:footnote>
  <w:footnote w:id="12">
    <w:p w14:paraId="6F2CD1AD" w14:textId="01D73667" w:rsidR="002C3770" w:rsidRPr="00615CDB" w:rsidRDefault="002C3770">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2C3770" w:rsidRPr="00725EAE" w:rsidRDefault="002C377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2C3770" w:rsidRPr="00B4576D" w:rsidRDefault="002C377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2C3770" w:rsidRPr="00080A22" w:rsidRDefault="002C377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2C3770" w:rsidRDefault="002C377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2C3770" w:rsidRDefault="002C3770" w:rsidP="00E80032">
      <w:pPr>
        <w:pStyle w:val="Code"/>
      </w:pPr>
      <w:r>
        <w:t>#define BOOL int</w:t>
      </w:r>
    </w:p>
    <w:p w14:paraId="5A8A6026" w14:textId="77777777" w:rsidR="002C3770" w:rsidRDefault="002C3770" w:rsidP="00E80032">
      <w:pPr>
        <w:pStyle w:val="Code"/>
      </w:pPr>
      <w:r>
        <w:t>#define TRUE 1</w:t>
      </w:r>
    </w:p>
    <w:p w14:paraId="09976B6C" w14:textId="77777777" w:rsidR="002C3770" w:rsidRPr="00BF232B" w:rsidRDefault="002C3770" w:rsidP="00E80032">
      <w:pPr>
        <w:pStyle w:val="Code"/>
      </w:pPr>
      <w:r>
        <w:t>#define FALSE 0</w:t>
      </w:r>
    </w:p>
  </w:footnote>
  <w:footnote w:id="17">
    <w:p w14:paraId="1100CB01" w14:textId="77777777" w:rsidR="002C3770" w:rsidRDefault="002C377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2C3770" w:rsidRDefault="002C3770" w:rsidP="00E80032">
      <w:r>
        <w:rPr>
          <w:rStyle w:val="Fotnotsreferens"/>
        </w:rPr>
        <w:footnoteRef/>
      </w:r>
      <w:r>
        <w:t xml:space="preserve"> Depending of the compiler and its warning level settings.</w:t>
      </w:r>
    </w:p>
  </w:footnote>
  <w:footnote w:id="19">
    <w:p w14:paraId="3D554D37" w14:textId="77777777" w:rsidR="002C3770" w:rsidRPr="004679D4" w:rsidRDefault="002C377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2C3770" w:rsidRPr="00C03AB7" w:rsidRDefault="002C377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2C3770" w:rsidRPr="000C5114" w:rsidRDefault="002C377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2C3770" w:rsidRPr="002343ED" w:rsidRDefault="002C377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2C3770" w:rsidRDefault="002C3770" w:rsidP="00E80032">
      <w:r>
        <w:rPr>
          <w:rStyle w:val="Fotnotsreferens"/>
        </w:rPr>
        <w:footnoteRef/>
      </w:r>
      <w:r>
        <w:t xml:space="preserve"> However, we have no knowledge about the actual address; it may be 10,000 or anything else.</w:t>
      </w:r>
    </w:p>
  </w:footnote>
  <w:footnote w:id="24">
    <w:p w14:paraId="575EFDCD" w14:textId="77777777" w:rsidR="002C3770" w:rsidRPr="009B0162" w:rsidRDefault="002C3770"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2C3770" w:rsidRDefault="002C377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2C3770" w:rsidRDefault="002C377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2C3770" w:rsidRPr="00E554CC" w:rsidRDefault="002C377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2C3770" w:rsidRPr="00391B01" w:rsidRDefault="002C377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2C3770" w:rsidRDefault="002C377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2C3770" w:rsidRDefault="002C377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2C3770" w:rsidRDefault="002C3770" w:rsidP="00E80032">
      <w:r>
        <w:rPr>
          <w:rStyle w:val="Fotnotsreferens"/>
        </w:rPr>
        <w:footnoteRef/>
      </w:r>
      <w:r>
        <w:t xml:space="preserve"> There is no rational explanation, just accept it.</w:t>
      </w:r>
    </w:p>
  </w:footnote>
  <w:footnote w:id="32">
    <w:p w14:paraId="0B9FD0C4" w14:textId="77777777" w:rsidR="002C3770" w:rsidRDefault="002C377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2C3770" w:rsidRPr="00EF01A1" w:rsidRDefault="002C377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2C3770" w:rsidRPr="008655EC" w:rsidRDefault="002C377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qwUABV19dyw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3CE"/>
    <w:rsid w:val="00023AC8"/>
    <w:rsid w:val="00023E71"/>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D67"/>
    <w:rsid w:val="00150F3F"/>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B23"/>
    <w:rsid w:val="001A5BCB"/>
    <w:rsid w:val="001A5CAA"/>
    <w:rsid w:val="001A6007"/>
    <w:rsid w:val="001A63CB"/>
    <w:rsid w:val="001A65BA"/>
    <w:rsid w:val="001A6626"/>
    <w:rsid w:val="001A6790"/>
    <w:rsid w:val="001A6AA3"/>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5346"/>
    <w:rsid w:val="001B5456"/>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11"/>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A4"/>
    <w:rsid w:val="00273BBD"/>
    <w:rsid w:val="002743F8"/>
    <w:rsid w:val="002751B9"/>
    <w:rsid w:val="0027550F"/>
    <w:rsid w:val="002759C1"/>
    <w:rsid w:val="00275A17"/>
    <w:rsid w:val="00275E78"/>
    <w:rsid w:val="00276387"/>
    <w:rsid w:val="00276390"/>
    <w:rsid w:val="00276604"/>
    <w:rsid w:val="00277D97"/>
    <w:rsid w:val="0028036D"/>
    <w:rsid w:val="00280429"/>
    <w:rsid w:val="00280618"/>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E6"/>
    <w:rsid w:val="002D5A00"/>
    <w:rsid w:val="002D6168"/>
    <w:rsid w:val="002D61AA"/>
    <w:rsid w:val="002D61FB"/>
    <w:rsid w:val="002D637C"/>
    <w:rsid w:val="002D63B6"/>
    <w:rsid w:val="002D6603"/>
    <w:rsid w:val="002D6888"/>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D8C"/>
    <w:rsid w:val="002E1DAE"/>
    <w:rsid w:val="002E1EF1"/>
    <w:rsid w:val="002E236E"/>
    <w:rsid w:val="002E24BF"/>
    <w:rsid w:val="002E2513"/>
    <w:rsid w:val="002E2A37"/>
    <w:rsid w:val="002E2AE9"/>
    <w:rsid w:val="002E2E5D"/>
    <w:rsid w:val="002E32B0"/>
    <w:rsid w:val="002E33C2"/>
    <w:rsid w:val="002E343C"/>
    <w:rsid w:val="002E3652"/>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712"/>
    <w:rsid w:val="002F3945"/>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658C"/>
    <w:rsid w:val="003668DB"/>
    <w:rsid w:val="00366A07"/>
    <w:rsid w:val="00367096"/>
    <w:rsid w:val="0036750E"/>
    <w:rsid w:val="0036782C"/>
    <w:rsid w:val="00367A12"/>
    <w:rsid w:val="00367CC1"/>
    <w:rsid w:val="00370042"/>
    <w:rsid w:val="00370370"/>
    <w:rsid w:val="003709F8"/>
    <w:rsid w:val="00370BFB"/>
    <w:rsid w:val="00370D59"/>
    <w:rsid w:val="00370E69"/>
    <w:rsid w:val="00370EB3"/>
    <w:rsid w:val="003715AC"/>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3EB"/>
    <w:rsid w:val="0037467A"/>
    <w:rsid w:val="003746B2"/>
    <w:rsid w:val="00374AF4"/>
    <w:rsid w:val="00374EFE"/>
    <w:rsid w:val="00375301"/>
    <w:rsid w:val="00375569"/>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50FC"/>
    <w:rsid w:val="004055B6"/>
    <w:rsid w:val="004058A2"/>
    <w:rsid w:val="00405E67"/>
    <w:rsid w:val="00405E86"/>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C32"/>
    <w:rsid w:val="00422EBA"/>
    <w:rsid w:val="00422FCD"/>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5AF"/>
    <w:rsid w:val="0042764E"/>
    <w:rsid w:val="0042780E"/>
    <w:rsid w:val="00427B33"/>
    <w:rsid w:val="00427F0F"/>
    <w:rsid w:val="004306D3"/>
    <w:rsid w:val="004306F6"/>
    <w:rsid w:val="00430BB0"/>
    <w:rsid w:val="00430FAC"/>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B9"/>
    <w:rsid w:val="00517110"/>
    <w:rsid w:val="00517888"/>
    <w:rsid w:val="005178C0"/>
    <w:rsid w:val="005179C4"/>
    <w:rsid w:val="00517C8C"/>
    <w:rsid w:val="00517C9B"/>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966"/>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808"/>
    <w:rsid w:val="00654DEC"/>
    <w:rsid w:val="00654E23"/>
    <w:rsid w:val="00654E9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3EAF"/>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2E1F"/>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31B7"/>
    <w:rsid w:val="007531EE"/>
    <w:rsid w:val="0075321C"/>
    <w:rsid w:val="0075325E"/>
    <w:rsid w:val="007532F5"/>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1E1"/>
    <w:rsid w:val="007926A0"/>
    <w:rsid w:val="0079291B"/>
    <w:rsid w:val="00793240"/>
    <w:rsid w:val="0079343C"/>
    <w:rsid w:val="007934F3"/>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407A"/>
    <w:rsid w:val="007C42E5"/>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2592"/>
    <w:rsid w:val="007D2D10"/>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9D4"/>
    <w:rsid w:val="007F1A80"/>
    <w:rsid w:val="007F1AC0"/>
    <w:rsid w:val="007F2244"/>
    <w:rsid w:val="007F229B"/>
    <w:rsid w:val="007F25B9"/>
    <w:rsid w:val="007F27A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3479"/>
    <w:rsid w:val="00803C08"/>
    <w:rsid w:val="00804884"/>
    <w:rsid w:val="0080491C"/>
    <w:rsid w:val="00804D0F"/>
    <w:rsid w:val="0080512D"/>
    <w:rsid w:val="008052D5"/>
    <w:rsid w:val="0080558F"/>
    <w:rsid w:val="00805749"/>
    <w:rsid w:val="00805910"/>
    <w:rsid w:val="00805EFD"/>
    <w:rsid w:val="00806BE8"/>
    <w:rsid w:val="00806DE4"/>
    <w:rsid w:val="00806FBD"/>
    <w:rsid w:val="0080748B"/>
    <w:rsid w:val="00810376"/>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6AF"/>
    <w:rsid w:val="00814CD9"/>
    <w:rsid w:val="00814D03"/>
    <w:rsid w:val="00815D7B"/>
    <w:rsid w:val="00815E46"/>
    <w:rsid w:val="0081648E"/>
    <w:rsid w:val="00816992"/>
    <w:rsid w:val="00816A07"/>
    <w:rsid w:val="00817321"/>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C"/>
    <w:rsid w:val="008D712C"/>
    <w:rsid w:val="008D774B"/>
    <w:rsid w:val="008D78C6"/>
    <w:rsid w:val="008D7A07"/>
    <w:rsid w:val="008D7DB1"/>
    <w:rsid w:val="008E020E"/>
    <w:rsid w:val="008E05B7"/>
    <w:rsid w:val="008E06B1"/>
    <w:rsid w:val="008E0A21"/>
    <w:rsid w:val="008E0B43"/>
    <w:rsid w:val="008E10E3"/>
    <w:rsid w:val="008E1372"/>
    <w:rsid w:val="008E19EC"/>
    <w:rsid w:val="008E1D01"/>
    <w:rsid w:val="008E1E68"/>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2AA"/>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17F74"/>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2F43"/>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2128"/>
    <w:rsid w:val="00962E78"/>
    <w:rsid w:val="00963102"/>
    <w:rsid w:val="009631B5"/>
    <w:rsid w:val="009632A2"/>
    <w:rsid w:val="0096393C"/>
    <w:rsid w:val="0096394B"/>
    <w:rsid w:val="0096396E"/>
    <w:rsid w:val="00963DF4"/>
    <w:rsid w:val="00963E23"/>
    <w:rsid w:val="0096418E"/>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C6B"/>
    <w:rsid w:val="00A07550"/>
    <w:rsid w:val="00A076F8"/>
    <w:rsid w:val="00A077E3"/>
    <w:rsid w:val="00A07848"/>
    <w:rsid w:val="00A07E5E"/>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DA5"/>
    <w:rsid w:val="00A43FEB"/>
    <w:rsid w:val="00A44141"/>
    <w:rsid w:val="00A444C3"/>
    <w:rsid w:val="00A4502F"/>
    <w:rsid w:val="00A45048"/>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F0"/>
    <w:rsid w:val="00AA3B91"/>
    <w:rsid w:val="00AA3CC2"/>
    <w:rsid w:val="00AA3D5F"/>
    <w:rsid w:val="00AA403E"/>
    <w:rsid w:val="00AA447D"/>
    <w:rsid w:val="00AA44B0"/>
    <w:rsid w:val="00AA4669"/>
    <w:rsid w:val="00AA4924"/>
    <w:rsid w:val="00AA4B0B"/>
    <w:rsid w:val="00AA50E8"/>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F04"/>
    <w:rsid w:val="00AD41C7"/>
    <w:rsid w:val="00AD4348"/>
    <w:rsid w:val="00AD4514"/>
    <w:rsid w:val="00AD4687"/>
    <w:rsid w:val="00AD48E6"/>
    <w:rsid w:val="00AD4A44"/>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D3E"/>
    <w:rsid w:val="00B86EA8"/>
    <w:rsid w:val="00B86FEB"/>
    <w:rsid w:val="00B8724C"/>
    <w:rsid w:val="00B873CE"/>
    <w:rsid w:val="00B874BA"/>
    <w:rsid w:val="00B879D8"/>
    <w:rsid w:val="00B87A67"/>
    <w:rsid w:val="00B87A75"/>
    <w:rsid w:val="00B87CD9"/>
    <w:rsid w:val="00B87D3D"/>
    <w:rsid w:val="00B90074"/>
    <w:rsid w:val="00B9014F"/>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CA4"/>
    <w:rsid w:val="00C70DF8"/>
    <w:rsid w:val="00C70FA1"/>
    <w:rsid w:val="00C71224"/>
    <w:rsid w:val="00C71256"/>
    <w:rsid w:val="00C71C05"/>
    <w:rsid w:val="00C72A73"/>
    <w:rsid w:val="00C72BDC"/>
    <w:rsid w:val="00C73436"/>
    <w:rsid w:val="00C7345D"/>
    <w:rsid w:val="00C7380D"/>
    <w:rsid w:val="00C73A17"/>
    <w:rsid w:val="00C73BF4"/>
    <w:rsid w:val="00C73D41"/>
    <w:rsid w:val="00C73E30"/>
    <w:rsid w:val="00C73F5F"/>
    <w:rsid w:val="00C740EA"/>
    <w:rsid w:val="00C741CF"/>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2FD"/>
    <w:rsid w:val="00D11929"/>
    <w:rsid w:val="00D11A6C"/>
    <w:rsid w:val="00D11AF4"/>
    <w:rsid w:val="00D11CAB"/>
    <w:rsid w:val="00D11F4E"/>
    <w:rsid w:val="00D12094"/>
    <w:rsid w:val="00D1290D"/>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AFB"/>
    <w:rsid w:val="00D76F88"/>
    <w:rsid w:val="00D77411"/>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A6D"/>
    <w:rsid w:val="00D84619"/>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6ABE"/>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7399"/>
    <w:rsid w:val="00DD7EB4"/>
    <w:rsid w:val="00DD7F23"/>
    <w:rsid w:val="00DE05F1"/>
    <w:rsid w:val="00DE0FEA"/>
    <w:rsid w:val="00DE11F8"/>
    <w:rsid w:val="00DE1350"/>
    <w:rsid w:val="00DE1619"/>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604F"/>
    <w:rsid w:val="00DF6137"/>
    <w:rsid w:val="00DF6174"/>
    <w:rsid w:val="00DF6A2B"/>
    <w:rsid w:val="00DF6A91"/>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1CB"/>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6C4F"/>
    <w:rsid w:val="00F67190"/>
    <w:rsid w:val="00F6751D"/>
    <w:rsid w:val="00F67978"/>
    <w:rsid w:val="00F67B84"/>
    <w:rsid w:val="00F67D04"/>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BFB"/>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40DB"/>
    <w:rsid w:val="00FD45A1"/>
    <w:rsid w:val="00FD487E"/>
    <w:rsid w:val="00FD48A1"/>
    <w:rsid w:val="00FD4C49"/>
    <w:rsid w:val="00FD535B"/>
    <w:rsid w:val="00FD54C4"/>
    <w:rsid w:val="00FD598B"/>
    <w:rsid w:val="00FD5ADA"/>
    <w:rsid w:val="00FD5BCA"/>
    <w:rsid w:val="00FD5F3F"/>
    <w:rsid w:val="00FD61C4"/>
    <w:rsid w:val="00FD724E"/>
    <w:rsid w:val="00FD728E"/>
    <w:rsid w:val="00FD735B"/>
    <w:rsid w:val="00FD7397"/>
    <w:rsid w:val="00FD7E4D"/>
    <w:rsid w:val="00FD7E5F"/>
    <w:rsid w:val="00FD7FD5"/>
    <w:rsid w:val="00FE0307"/>
    <w:rsid w:val="00FE04CF"/>
    <w:rsid w:val="00FE07AA"/>
    <w:rsid w:val="00FE07AE"/>
    <w:rsid w:val="00FE097D"/>
    <w:rsid w:val="00FE0C2A"/>
    <w:rsid w:val="00FE0E5B"/>
    <w:rsid w:val="00FE15B3"/>
    <w:rsid w:val="00FE1B5D"/>
    <w:rsid w:val="00FE278B"/>
    <w:rsid w:val="00FE2C45"/>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AA377-70F6-4F5E-A01F-A13E22DB1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6430</TotalTime>
  <Pages>598</Pages>
  <Words>175694</Words>
  <Characters>931181</Characters>
  <Application>Microsoft Office Word</Application>
  <DocSecurity>0</DocSecurity>
  <Lines>7759</Lines>
  <Paragraphs>2209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1113</cp:revision>
  <cp:lastPrinted>2017-05-07T13:41:00Z</cp:lastPrinted>
  <dcterms:created xsi:type="dcterms:W3CDTF">2020-05-20T16:12:00Z</dcterms:created>
  <dcterms:modified xsi:type="dcterms:W3CDTF">2020-06-05T08:26:00Z</dcterms:modified>
</cp:coreProperties>
</file>