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4F0912">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4F0912">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4F0912">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4F0912">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4F0912">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4F0912">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4F0912">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4F0912">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4F0912">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4F0912">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4F0912">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4F0912">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00A79F0A"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721ABF">
              <w:rPr>
                <w:rStyle w:val="Hyperlnk"/>
                <w:noProof/>
              </w:rPr>
              <w:t>The Windows environment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4F0912">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4F0912">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4F0912">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4F0912">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4F0912">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4F0912">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4F0912">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4F0912">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4F0912">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4F0912">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4F0912">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F3B85" w:rsidRPr="00D2146B" w:rsidRDefault="006F3B8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F3B85" w:rsidRPr="00D2146B" w:rsidRDefault="006F3B8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F3B85" w:rsidRDefault="006F3B8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F3B85" w:rsidRDefault="006F3B85" w:rsidP="00942B30">
                              <w:pPr>
                                <w:spacing w:before="60" w:line="256" w:lineRule="auto"/>
                                <w:jc w:val="center"/>
                                <w:rPr>
                                  <w:sz w:val="24"/>
                                  <w:szCs w:val="24"/>
                                </w:rPr>
                              </w:pPr>
                              <w:r>
                                <w:rPr>
                                  <w:rFonts w:eastAsia="Calibri"/>
                                  <w:color w:val="000000"/>
                                  <w:sz w:val="18"/>
                                  <w:szCs w:val="18"/>
                                </w:rPr>
                                <w:t>Parser</w:t>
                              </w:r>
                            </w:p>
                            <w:p w14:paraId="1ABFD117" w14:textId="77777777" w:rsidR="006F3B85" w:rsidRDefault="006F3B8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F3B85" w:rsidRDefault="006F3B85" w:rsidP="003727AB">
                              <w:pPr>
                                <w:spacing w:before="60" w:line="254" w:lineRule="auto"/>
                                <w:jc w:val="center"/>
                                <w:rPr>
                                  <w:sz w:val="24"/>
                                  <w:szCs w:val="24"/>
                                </w:rPr>
                              </w:pPr>
                              <w:r>
                                <w:rPr>
                                  <w:rFonts w:eastAsia="Calibri"/>
                                  <w:color w:val="000000"/>
                                  <w:sz w:val="18"/>
                                  <w:szCs w:val="18"/>
                                </w:rPr>
                                <w:t>Scanner</w:t>
                              </w:r>
                            </w:p>
                            <w:p w14:paraId="03FD0412" w14:textId="77777777" w:rsidR="006F3B85" w:rsidRDefault="006F3B8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F3B85" w:rsidRDefault="006F3B8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3B85" w:rsidRDefault="006F3B85" w:rsidP="003567A1">
                              <w:pPr>
                                <w:spacing w:before="0" w:line="252" w:lineRule="auto"/>
                                <w:jc w:val="center"/>
                                <w:rPr>
                                  <w:sz w:val="24"/>
                                  <w:szCs w:val="24"/>
                                </w:rPr>
                              </w:pPr>
                            </w:p>
                            <w:p w14:paraId="217B84F7" w14:textId="77777777" w:rsidR="006F3B85" w:rsidRDefault="006F3B8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F3B85" w:rsidRDefault="006F3B8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F3B85" w:rsidRPr="00EF6288" w:rsidRDefault="006F3B8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F3B85" w:rsidRDefault="006F3B8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3B85" w:rsidRDefault="006F3B8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F3B85" w:rsidRDefault="006F3B8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F3B85" w:rsidRPr="00E962F6" w:rsidRDefault="006F3B8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F3B85" w:rsidRDefault="006F3B8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F3B85" w:rsidRDefault="006F3B8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F3B85" w:rsidRDefault="006F3B8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F3B85" w:rsidRDefault="006F3B8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F3B85" w:rsidRDefault="006F3B8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F3B85" w:rsidRPr="00D2146B" w:rsidRDefault="006F3B8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F3B85" w:rsidRPr="00D2146B" w:rsidRDefault="006F3B8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F3B85" w:rsidRDefault="006F3B8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F3B85" w:rsidRDefault="006F3B85" w:rsidP="00942B30">
                        <w:pPr>
                          <w:spacing w:before="60" w:line="256" w:lineRule="auto"/>
                          <w:jc w:val="center"/>
                          <w:rPr>
                            <w:sz w:val="24"/>
                            <w:szCs w:val="24"/>
                          </w:rPr>
                        </w:pPr>
                        <w:r>
                          <w:rPr>
                            <w:rFonts w:eastAsia="Calibri"/>
                            <w:color w:val="000000"/>
                            <w:sz w:val="18"/>
                            <w:szCs w:val="18"/>
                          </w:rPr>
                          <w:t>Parser</w:t>
                        </w:r>
                      </w:p>
                      <w:p w14:paraId="1ABFD117" w14:textId="77777777" w:rsidR="006F3B85" w:rsidRDefault="006F3B8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F3B85" w:rsidRDefault="006F3B85" w:rsidP="003727AB">
                        <w:pPr>
                          <w:spacing w:before="60" w:line="254" w:lineRule="auto"/>
                          <w:jc w:val="center"/>
                          <w:rPr>
                            <w:sz w:val="24"/>
                            <w:szCs w:val="24"/>
                          </w:rPr>
                        </w:pPr>
                        <w:r>
                          <w:rPr>
                            <w:rFonts w:eastAsia="Calibri"/>
                            <w:color w:val="000000"/>
                            <w:sz w:val="18"/>
                            <w:szCs w:val="18"/>
                          </w:rPr>
                          <w:t>Scanner</w:t>
                        </w:r>
                      </w:p>
                      <w:p w14:paraId="03FD0412" w14:textId="77777777" w:rsidR="006F3B85" w:rsidRDefault="006F3B8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F3B85" w:rsidRDefault="006F3B8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3B85" w:rsidRDefault="006F3B85" w:rsidP="003567A1">
                        <w:pPr>
                          <w:spacing w:before="0" w:line="252" w:lineRule="auto"/>
                          <w:jc w:val="center"/>
                          <w:rPr>
                            <w:sz w:val="24"/>
                            <w:szCs w:val="24"/>
                          </w:rPr>
                        </w:pPr>
                      </w:p>
                      <w:p w14:paraId="217B84F7" w14:textId="77777777" w:rsidR="006F3B85" w:rsidRDefault="006F3B8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F3B85" w:rsidRDefault="006F3B8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F3B85" w:rsidRPr="00EF6288" w:rsidRDefault="006F3B8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F3B85" w:rsidRDefault="006F3B8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3B85" w:rsidRDefault="006F3B8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F3B85" w:rsidRDefault="006F3B8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F3B85" w:rsidRPr="00E962F6" w:rsidRDefault="006F3B8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F3B85" w:rsidRDefault="006F3B8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F3B85" w:rsidRDefault="006F3B8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F3B85" w:rsidRDefault="006F3B8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F3B85" w:rsidRDefault="006F3B8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F3B85" w:rsidRDefault="006F3B8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F3B85" w:rsidRPr="00D2146B" w:rsidRDefault="006F3B8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F3B85" w:rsidRPr="00D2146B" w:rsidRDefault="006F3B8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F3B85" w:rsidRDefault="006F3B8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F3B85" w:rsidRDefault="006F3B85" w:rsidP="00541B67">
                              <w:pPr>
                                <w:spacing w:before="60" w:line="256" w:lineRule="auto"/>
                                <w:jc w:val="center"/>
                                <w:rPr>
                                  <w:sz w:val="24"/>
                                  <w:szCs w:val="24"/>
                                </w:rPr>
                              </w:pPr>
                              <w:r>
                                <w:rPr>
                                  <w:rFonts w:eastAsia="Calibri"/>
                                  <w:color w:val="000000"/>
                                  <w:sz w:val="18"/>
                                  <w:szCs w:val="18"/>
                                </w:rPr>
                                <w:t>Parser</w:t>
                              </w:r>
                            </w:p>
                            <w:p w14:paraId="738A4637" w14:textId="77777777" w:rsidR="006F3B85" w:rsidRDefault="006F3B8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F3B85" w:rsidRDefault="006F3B85" w:rsidP="00541B67">
                              <w:pPr>
                                <w:spacing w:before="60" w:line="254" w:lineRule="auto"/>
                                <w:jc w:val="center"/>
                                <w:rPr>
                                  <w:sz w:val="24"/>
                                  <w:szCs w:val="24"/>
                                </w:rPr>
                              </w:pPr>
                              <w:r>
                                <w:rPr>
                                  <w:rFonts w:eastAsia="Calibri"/>
                                  <w:color w:val="000000"/>
                                  <w:sz w:val="18"/>
                                  <w:szCs w:val="18"/>
                                </w:rPr>
                                <w:t>Scanner</w:t>
                              </w:r>
                            </w:p>
                            <w:p w14:paraId="1FC59E41" w14:textId="77777777" w:rsidR="006F3B85" w:rsidRDefault="006F3B8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F3B85" w:rsidRDefault="006F3B8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3B85" w:rsidRDefault="006F3B85" w:rsidP="00541B67">
                              <w:pPr>
                                <w:spacing w:before="0" w:line="252" w:lineRule="auto"/>
                                <w:jc w:val="center"/>
                                <w:rPr>
                                  <w:sz w:val="24"/>
                                  <w:szCs w:val="24"/>
                                </w:rPr>
                              </w:pPr>
                            </w:p>
                            <w:p w14:paraId="1164C4DA" w14:textId="77777777" w:rsidR="006F3B85" w:rsidRDefault="006F3B8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F3B85" w:rsidRDefault="006F3B8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F3B85" w:rsidRPr="00EF6288" w:rsidRDefault="006F3B8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F3B85" w:rsidRDefault="006F3B8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3B85" w:rsidRDefault="006F3B8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F3B85" w:rsidRDefault="006F3B8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F3B85" w:rsidRPr="00E962F6" w:rsidRDefault="006F3B8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F3B85" w:rsidRDefault="006F3B8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F3B85" w:rsidRDefault="006F3B8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F3B85" w:rsidRDefault="006F3B8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F3B85" w:rsidRDefault="006F3B8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F3B85" w:rsidRDefault="006F3B8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F3B85" w:rsidRPr="00D2146B" w:rsidRDefault="006F3B8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F3B85" w:rsidRPr="00D2146B" w:rsidRDefault="006F3B8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F3B85" w:rsidRDefault="006F3B8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F3B85" w:rsidRDefault="006F3B85" w:rsidP="00541B67">
                        <w:pPr>
                          <w:spacing w:before="60" w:line="256" w:lineRule="auto"/>
                          <w:jc w:val="center"/>
                          <w:rPr>
                            <w:sz w:val="24"/>
                            <w:szCs w:val="24"/>
                          </w:rPr>
                        </w:pPr>
                        <w:r>
                          <w:rPr>
                            <w:rFonts w:eastAsia="Calibri"/>
                            <w:color w:val="000000"/>
                            <w:sz w:val="18"/>
                            <w:szCs w:val="18"/>
                          </w:rPr>
                          <w:t>Parser</w:t>
                        </w:r>
                      </w:p>
                      <w:p w14:paraId="738A4637" w14:textId="77777777" w:rsidR="006F3B85" w:rsidRDefault="006F3B8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F3B85" w:rsidRDefault="006F3B85" w:rsidP="00541B67">
                        <w:pPr>
                          <w:spacing w:before="60" w:line="254" w:lineRule="auto"/>
                          <w:jc w:val="center"/>
                          <w:rPr>
                            <w:sz w:val="24"/>
                            <w:szCs w:val="24"/>
                          </w:rPr>
                        </w:pPr>
                        <w:r>
                          <w:rPr>
                            <w:rFonts w:eastAsia="Calibri"/>
                            <w:color w:val="000000"/>
                            <w:sz w:val="18"/>
                            <w:szCs w:val="18"/>
                          </w:rPr>
                          <w:t>Scanner</w:t>
                        </w:r>
                      </w:p>
                      <w:p w14:paraId="1FC59E41" w14:textId="77777777" w:rsidR="006F3B85" w:rsidRDefault="006F3B8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F3B85" w:rsidRDefault="006F3B8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3B85" w:rsidRDefault="006F3B85" w:rsidP="00541B67">
                        <w:pPr>
                          <w:spacing w:before="0" w:line="252" w:lineRule="auto"/>
                          <w:jc w:val="center"/>
                          <w:rPr>
                            <w:sz w:val="24"/>
                            <w:szCs w:val="24"/>
                          </w:rPr>
                        </w:pPr>
                      </w:p>
                      <w:p w14:paraId="1164C4DA" w14:textId="77777777" w:rsidR="006F3B85" w:rsidRDefault="006F3B8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F3B85" w:rsidRDefault="006F3B8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F3B85" w:rsidRPr="00EF6288" w:rsidRDefault="006F3B8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F3B85" w:rsidRDefault="006F3B8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3B85" w:rsidRDefault="006F3B8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F3B85" w:rsidRDefault="006F3B8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F3B85" w:rsidRPr="00E962F6" w:rsidRDefault="006F3B8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F3B85" w:rsidRDefault="006F3B8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F3B85" w:rsidRDefault="006F3B8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F3B85" w:rsidRDefault="006F3B8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F3B85" w:rsidRDefault="006F3B8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F3B85" w:rsidRDefault="006F3B8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935"/>
            <w:gridCol w:w="2181"/>
            <w:gridCol w:w="935"/>
            <w:gridCol w:w="2182"/>
            <w:gridCol w:w="935"/>
            <w:gridCol w:w="2182"/>
            <w:gridCol w:w="93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w:t>
      </w:r>
      <w:r w:rsidR="00721ABF">
        <w:rPr>
          <w:highlight w:val="white"/>
        </w:rPr>
        <w:t>the</w:t>
      </w:r>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F3B85" w:rsidRPr="00D2146B" w:rsidRDefault="006F3B85" w:rsidP="0050082D">
                              <w:pPr>
                                <w:spacing w:before="0" w:after="0"/>
                                <w:rPr>
                                  <w:sz w:val="18"/>
                                  <w:szCs w:val="18"/>
                                  <w:lang w:val="sv-SE"/>
                                </w:rPr>
                              </w:pPr>
                              <w:r>
                                <w:rPr>
                                  <w:sz w:val="18"/>
                                  <w:szCs w:val="18"/>
                                  <w:lang w:val="sv-SE"/>
                                </w:rPr>
                                <w:t>Static int globalInt</w:t>
                              </w:r>
                            </w:p>
                            <w:p w14:paraId="69A6032C" w14:textId="768161F7" w:rsidR="006F3B85" w:rsidRDefault="006F3B85" w:rsidP="0050082D">
                              <w:pPr>
                                <w:spacing w:before="0" w:after="0"/>
                                <w:rPr>
                                  <w:sz w:val="18"/>
                                  <w:szCs w:val="18"/>
                                  <w:lang w:val="sv-SE"/>
                                </w:rPr>
                              </w:pPr>
                              <w:r>
                                <w:rPr>
                                  <w:sz w:val="18"/>
                                  <w:szCs w:val="18"/>
                                  <w:lang w:val="sv-SE"/>
                                </w:rPr>
                                <w:t>Static int i</w:t>
                              </w:r>
                            </w:p>
                            <w:p w14:paraId="65DC2C71" w14:textId="7AEEED2D" w:rsidR="006F3B85" w:rsidRDefault="006F3B85" w:rsidP="0050082D">
                              <w:pPr>
                                <w:spacing w:before="0" w:after="0"/>
                                <w:rPr>
                                  <w:sz w:val="18"/>
                                  <w:szCs w:val="18"/>
                                  <w:lang w:val="sv-SE"/>
                                </w:rPr>
                              </w:pPr>
                            </w:p>
                            <w:p w14:paraId="3B0DD407" w14:textId="21D67AC3" w:rsidR="006F3B85" w:rsidRPr="001B6705" w:rsidRDefault="006F3B8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3B85" w:rsidRPr="00D2146B" w:rsidRDefault="006F3B8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F3B85" w:rsidRPr="00D2146B" w:rsidRDefault="006F3B8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F3B85" w:rsidRDefault="006F3B8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3B85" w:rsidRPr="00D2146B" w:rsidRDefault="006F3B85" w:rsidP="0050082D">
                              <w:pPr>
                                <w:spacing w:before="0" w:after="0" w:line="256" w:lineRule="auto"/>
                                <w:rPr>
                                  <w:sz w:val="18"/>
                                  <w:szCs w:val="18"/>
                                </w:rPr>
                              </w:pPr>
                              <w:r>
                                <w:rPr>
                                  <w:sz w:val="18"/>
                                  <w:szCs w:val="18"/>
                                </w:rPr>
                                <w:t>Auto mainChar : char</w:t>
                              </w:r>
                            </w:p>
                            <w:p w14:paraId="302437A3" w14:textId="77777777" w:rsidR="006F3B85" w:rsidRDefault="006F3B85" w:rsidP="0050082D">
                              <w:pPr>
                                <w:spacing w:before="0" w:after="0" w:line="256" w:lineRule="auto"/>
                                <w:rPr>
                                  <w:rFonts w:eastAsia="Calibri"/>
                                  <w:color w:val="000000"/>
                                  <w:sz w:val="18"/>
                                  <w:szCs w:val="18"/>
                                </w:rPr>
                              </w:pPr>
                            </w:p>
                            <w:p w14:paraId="71CC6A80" w14:textId="77C30F45" w:rsidR="006F3B85" w:rsidRPr="00D2146B" w:rsidRDefault="006F3B85" w:rsidP="008C458D">
                              <w:pPr>
                                <w:spacing w:before="0" w:after="0" w:line="256" w:lineRule="auto"/>
                                <w:rPr>
                                  <w:sz w:val="18"/>
                                  <w:szCs w:val="18"/>
                                </w:rPr>
                              </w:pPr>
                              <w:r>
                                <w:rPr>
                                  <w:rFonts w:eastAsia="Calibri"/>
                                  <w:color w:val="000000"/>
                                  <w:sz w:val="18"/>
                                  <w:szCs w:val="18"/>
                                </w:rPr>
                                <w:t>m_parentTable</w:t>
                              </w:r>
                            </w:p>
                            <w:p w14:paraId="4A1EB75F" w14:textId="77777777" w:rsidR="006F3B85" w:rsidRPr="00D2146B" w:rsidRDefault="006F3B85" w:rsidP="0050082D">
                              <w:pPr>
                                <w:spacing w:before="0" w:after="0" w:line="256" w:lineRule="auto"/>
                                <w:rPr>
                                  <w:sz w:val="18"/>
                                  <w:szCs w:val="18"/>
                                </w:rPr>
                              </w:pPr>
                              <w:r w:rsidRPr="00D2146B">
                                <w:rPr>
                                  <w:rFonts w:eastAsia="Calibri"/>
                                  <w:color w:val="000000"/>
                                  <w:sz w:val="18"/>
                                  <w:szCs w:val="18"/>
                                </w:rPr>
                                <w:t> </w:t>
                              </w:r>
                            </w:p>
                            <w:p w14:paraId="176D8F8E" w14:textId="77777777" w:rsidR="006F3B85" w:rsidRPr="00D2146B" w:rsidRDefault="006F3B8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F3B85" w:rsidRPr="00D2146B" w:rsidRDefault="006F3B8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F3B85" w:rsidRPr="00D2146B" w:rsidRDefault="006F3B85" w:rsidP="0050082D">
                              <w:pPr>
                                <w:spacing w:before="0" w:after="0" w:line="254" w:lineRule="auto"/>
                                <w:rPr>
                                  <w:sz w:val="18"/>
                                  <w:szCs w:val="18"/>
                                </w:rPr>
                              </w:pPr>
                              <w:r>
                                <w:rPr>
                                  <w:rFonts w:eastAsia="Calibri"/>
                                  <w:color w:val="000000"/>
                                  <w:sz w:val="18"/>
                                  <w:szCs w:val="18"/>
                                </w:rPr>
                                <w:t>auto int i</w:t>
                              </w:r>
                            </w:p>
                            <w:p w14:paraId="1EB866A9" w14:textId="57278A33" w:rsidR="006F3B85" w:rsidRDefault="006F3B8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3B85" w:rsidRDefault="006F3B85" w:rsidP="00073BF2">
                              <w:pPr>
                                <w:spacing w:before="0" w:after="0" w:line="254" w:lineRule="auto"/>
                                <w:rPr>
                                  <w:rFonts w:eastAsia="Calibri"/>
                                  <w:color w:val="000000"/>
                                  <w:sz w:val="18"/>
                                  <w:szCs w:val="18"/>
                                </w:rPr>
                              </w:pPr>
                            </w:p>
                            <w:p w14:paraId="55FF5C13" w14:textId="77777777" w:rsidR="006F3B85" w:rsidRPr="00D2146B" w:rsidRDefault="006F3B85" w:rsidP="00073BF2">
                              <w:pPr>
                                <w:spacing w:before="0" w:after="0" w:line="256" w:lineRule="auto"/>
                                <w:rPr>
                                  <w:sz w:val="18"/>
                                  <w:szCs w:val="18"/>
                                </w:rPr>
                              </w:pPr>
                              <w:r>
                                <w:rPr>
                                  <w:rFonts w:eastAsia="Calibri"/>
                                  <w:color w:val="000000"/>
                                  <w:sz w:val="18"/>
                                  <w:szCs w:val="18"/>
                                </w:rPr>
                                <w:t>m_parentTable</w:t>
                              </w:r>
                            </w:p>
                            <w:p w14:paraId="20CF0F08" w14:textId="77777777" w:rsidR="006F3B85" w:rsidRPr="00D2146B" w:rsidRDefault="006F3B85" w:rsidP="00073BF2">
                              <w:pPr>
                                <w:spacing w:before="0" w:after="0" w:line="254" w:lineRule="auto"/>
                                <w:rPr>
                                  <w:sz w:val="18"/>
                                  <w:szCs w:val="18"/>
                                </w:rPr>
                              </w:pPr>
                            </w:p>
                            <w:p w14:paraId="2347329E" w14:textId="77777777" w:rsidR="006F3B85" w:rsidRPr="00D2146B" w:rsidRDefault="006F3B85" w:rsidP="0050082D">
                              <w:pPr>
                                <w:spacing w:before="0" w:after="0" w:line="254" w:lineRule="auto"/>
                                <w:rPr>
                                  <w:sz w:val="18"/>
                                  <w:szCs w:val="18"/>
                                </w:rPr>
                              </w:pPr>
                              <w:r w:rsidRPr="00D2146B">
                                <w:rPr>
                                  <w:rFonts w:eastAsia="Calibri"/>
                                  <w:color w:val="000000"/>
                                  <w:sz w:val="18"/>
                                  <w:szCs w:val="18"/>
                                </w:rPr>
                                <w:t> </w:t>
                              </w:r>
                            </w:p>
                            <w:p w14:paraId="7D6DAD56" w14:textId="77777777" w:rsidR="006F3B85" w:rsidRPr="00D2146B" w:rsidRDefault="006F3B8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F3B85" w:rsidRPr="00D2146B" w:rsidRDefault="006F3B8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F3B85" w:rsidRPr="00100F82" w:rsidRDefault="006F3B85" w:rsidP="00100F82">
                              <w:pPr>
                                <w:spacing w:before="0" w:after="0"/>
                                <w:rPr>
                                  <w:sz w:val="18"/>
                                  <w:szCs w:val="18"/>
                                </w:rPr>
                              </w:pPr>
                              <w:r w:rsidRPr="00100F82">
                                <w:rPr>
                                  <w:sz w:val="18"/>
                                  <w:szCs w:val="18"/>
                                </w:rPr>
                                <w:t>auto int i</w:t>
                              </w:r>
                            </w:p>
                            <w:p w14:paraId="5D0A676C" w14:textId="673BC4F3" w:rsidR="006F3B85" w:rsidRPr="00100F82" w:rsidRDefault="006F3B85" w:rsidP="00100F82">
                              <w:pPr>
                                <w:spacing w:before="0" w:after="0"/>
                                <w:rPr>
                                  <w:sz w:val="18"/>
                                  <w:szCs w:val="18"/>
                                </w:rPr>
                              </w:pPr>
                              <w:r w:rsidRPr="00100F82">
                                <w:rPr>
                                  <w:sz w:val="18"/>
                                  <w:szCs w:val="18"/>
                                </w:rPr>
                                <w:t>auto double blockDouble</w:t>
                              </w:r>
                            </w:p>
                            <w:p w14:paraId="5B01AFF6" w14:textId="77777777" w:rsidR="006F3B85" w:rsidRDefault="006F3B85" w:rsidP="00100F82">
                              <w:pPr>
                                <w:spacing w:before="0" w:after="0" w:line="256" w:lineRule="auto"/>
                                <w:rPr>
                                  <w:rFonts w:eastAsia="Calibri"/>
                                  <w:color w:val="000000"/>
                                  <w:sz w:val="18"/>
                                  <w:szCs w:val="18"/>
                                </w:rPr>
                              </w:pPr>
                            </w:p>
                            <w:p w14:paraId="35EF25BA" w14:textId="6D9A7EDC" w:rsidR="006F3B85" w:rsidRPr="00D2146B" w:rsidRDefault="006F3B85" w:rsidP="00100F82">
                              <w:pPr>
                                <w:spacing w:before="0" w:after="0" w:line="256" w:lineRule="auto"/>
                                <w:rPr>
                                  <w:sz w:val="18"/>
                                  <w:szCs w:val="18"/>
                                </w:rPr>
                              </w:pPr>
                              <w:r>
                                <w:rPr>
                                  <w:rFonts w:eastAsia="Calibri"/>
                                  <w:color w:val="000000"/>
                                  <w:sz w:val="18"/>
                                  <w:szCs w:val="18"/>
                                </w:rPr>
                                <w:t>m_parentTable</w:t>
                              </w:r>
                            </w:p>
                            <w:p w14:paraId="274031CF" w14:textId="32871C06" w:rsidR="006F3B85" w:rsidRDefault="006F3B8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F3B85" w:rsidRDefault="006F3B8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F3B85" w:rsidRDefault="006F3B85" w:rsidP="00D44BB8">
                              <w:pPr>
                                <w:spacing w:line="252" w:lineRule="auto"/>
                              </w:pPr>
                              <w:r>
                                <w:rPr>
                                  <w:rFonts w:eastAsia="Calibri"/>
                                  <w:color w:val="000000"/>
                                  <w:sz w:val="18"/>
                                  <w:szCs w:val="18"/>
                                </w:rPr>
                                <w:t>SymbolTable.CurrentTable</w:t>
                              </w:r>
                            </w:p>
                            <w:p w14:paraId="332537CB" w14:textId="66AB52F1" w:rsidR="006F3B85" w:rsidRDefault="006F3B85" w:rsidP="00D44BB8">
                              <w:pPr>
                                <w:spacing w:line="252" w:lineRule="auto"/>
                              </w:pPr>
                            </w:p>
                            <w:p w14:paraId="35DA4169" w14:textId="77777777" w:rsidR="006F3B85" w:rsidRDefault="006F3B8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F3B85" w:rsidRPr="00610E6C" w:rsidRDefault="006F3B8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F3B85" w:rsidRPr="00D2146B" w:rsidRDefault="006F3B85" w:rsidP="0050082D">
                        <w:pPr>
                          <w:spacing w:before="0" w:after="0"/>
                          <w:rPr>
                            <w:sz w:val="18"/>
                            <w:szCs w:val="18"/>
                            <w:lang w:val="sv-SE"/>
                          </w:rPr>
                        </w:pPr>
                        <w:r>
                          <w:rPr>
                            <w:sz w:val="18"/>
                            <w:szCs w:val="18"/>
                            <w:lang w:val="sv-SE"/>
                          </w:rPr>
                          <w:t>Static int globalInt</w:t>
                        </w:r>
                      </w:p>
                      <w:p w14:paraId="69A6032C" w14:textId="768161F7" w:rsidR="006F3B85" w:rsidRDefault="006F3B85" w:rsidP="0050082D">
                        <w:pPr>
                          <w:spacing w:before="0" w:after="0"/>
                          <w:rPr>
                            <w:sz w:val="18"/>
                            <w:szCs w:val="18"/>
                            <w:lang w:val="sv-SE"/>
                          </w:rPr>
                        </w:pPr>
                        <w:r>
                          <w:rPr>
                            <w:sz w:val="18"/>
                            <w:szCs w:val="18"/>
                            <w:lang w:val="sv-SE"/>
                          </w:rPr>
                          <w:t>Static int i</w:t>
                        </w:r>
                      </w:p>
                      <w:p w14:paraId="65DC2C71" w14:textId="7AEEED2D" w:rsidR="006F3B85" w:rsidRDefault="006F3B85" w:rsidP="0050082D">
                        <w:pPr>
                          <w:spacing w:before="0" w:after="0"/>
                          <w:rPr>
                            <w:sz w:val="18"/>
                            <w:szCs w:val="18"/>
                            <w:lang w:val="sv-SE"/>
                          </w:rPr>
                        </w:pPr>
                      </w:p>
                      <w:p w14:paraId="3B0DD407" w14:textId="21D67AC3" w:rsidR="006F3B85" w:rsidRPr="001B6705" w:rsidRDefault="006F3B8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3B85" w:rsidRPr="00D2146B" w:rsidRDefault="006F3B8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F3B85" w:rsidRPr="00D2146B" w:rsidRDefault="006F3B8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F3B85" w:rsidRDefault="006F3B8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3B85" w:rsidRPr="00D2146B" w:rsidRDefault="006F3B85" w:rsidP="0050082D">
                        <w:pPr>
                          <w:spacing w:before="0" w:after="0" w:line="256" w:lineRule="auto"/>
                          <w:rPr>
                            <w:sz w:val="18"/>
                            <w:szCs w:val="18"/>
                          </w:rPr>
                        </w:pPr>
                        <w:r>
                          <w:rPr>
                            <w:sz w:val="18"/>
                            <w:szCs w:val="18"/>
                          </w:rPr>
                          <w:t>Auto mainChar : char</w:t>
                        </w:r>
                      </w:p>
                      <w:p w14:paraId="302437A3" w14:textId="77777777" w:rsidR="006F3B85" w:rsidRDefault="006F3B85" w:rsidP="0050082D">
                        <w:pPr>
                          <w:spacing w:before="0" w:after="0" w:line="256" w:lineRule="auto"/>
                          <w:rPr>
                            <w:rFonts w:eastAsia="Calibri"/>
                            <w:color w:val="000000"/>
                            <w:sz w:val="18"/>
                            <w:szCs w:val="18"/>
                          </w:rPr>
                        </w:pPr>
                      </w:p>
                      <w:p w14:paraId="71CC6A80" w14:textId="77C30F45" w:rsidR="006F3B85" w:rsidRPr="00D2146B" w:rsidRDefault="006F3B85" w:rsidP="008C458D">
                        <w:pPr>
                          <w:spacing w:before="0" w:after="0" w:line="256" w:lineRule="auto"/>
                          <w:rPr>
                            <w:sz w:val="18"/>
                            <w:szCs w:val="18"/>
                          </w:rPr>
                        </w:pPr>
                        <w:r>
                          <w:rPr>
                            <w:rFonts w:eastAsia="Calibri"/>
                            <w:color w:val="000000"/>
                            <w:sz w:val="18"/>
                            <w:szCs w:val="18"/>
                          </w:rPr>
                          <w:t>m_parentTable</w:t>
                        </w:r>
                      </w:p>
                      <w:p w14:paraId="4A1EB75F" w14:textId="77777777" w:rsidR="006F3B85" w:rsidRPr="00D2146B" w:rsidRDefault="006F3B85" w:rsidP="0050082D">
                        <w:pPr>
                          <w:spacing w:before="0" w:after="0" w:line="256" w:lineRule="auto"/>
                          <w:rPr>
                            <w:sz w:val="18"/>
                            <w:szCs w:val="18"/>
                          </w:rPr>
                        </w:pPr>
                        <w:r w:rsidRPr="00D2146B">
                          <w:rPr>
                            <w:rFonts w:eastAsia="Calibri"/>
                            <w:color w:val="000000"/>
                            <w:sz w:val="18"/>
                            <w:szCs w:val="18"/>
                          </w:rPr>
                          <w:t> </w:t>
                        </w:r>
                      </w:p>
                      <w:p w14:paraId="176D8F8E" w14:textId="77777777" w:rsidR="006F3B85" w:rsidRPr="00D2146B" w:rsidRDefault="006F3B8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F3B85" w:rsidRPr="00D2146B" w:rsidRDefault="006F3B8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F3B85" w:rsidRPr="00D2146B" w:rsidRDefault="006F3B85" w:rsidP="0050082D">
                        <w:pPr>
                          <w:spacing w:before="0" w:after="0" w:line="254" w:lineRule="auto"/>
                          <w:rPr>
                            <w:sz w:val="18"/>
                            <w:szCs w:val="18"/>
                          </w:rPr>
                        </w:pPr>
                        <w:r>
                          <w:rPr>
                            <w:rFonts w:eastAsia="Calibri"/>
                            <w:color w:val="000000"/>
                            <w:sz w:val="18"/>
                            <w:szCs w:val="18"/>
                          </w:rPr>
                          <w:t>auto int i</w:t>
                        </w:r>
                      </w:p>
                      <w:p w14:paraId="1EB866A9" w14:textId="57278A33" w:rsidR="006F3B85" w:rsidRDefault="006F3B8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3B85" w:rsidRDefault="006F3B85" w:rsidP="00073BF2">
                        <w:pPr>
                          <w:spacing w:before="0" w:after="0" w:line="254" w:lineRule="auto"/>
                          <w:rPr>
                            <w:rFonts w:eastAsia="Calibri"/>
                            <w:color w:val="000000"/>
                            <w:sz w:val="18"/>
                            <w:szCs w:val="18"/>
                          </w:rPr>
                        </w:pPr>
                      </w:p>
                      <w:p w14:paraId="55FF5C13" w14:textId="77777777" w:rsidR="006F3B85" w:rsidRPr="00D2146B" w:rsidRDefault="006F3B85" w:rsidP="00073BF2">
                        <w:pPr>
                          <w:spacing w:before="0" w:after="0" w:line="256" w:lineRule="auto"/>
                          <w:rPr>
                            <w:sz w:val="18"/>
                            <w:szCs w:val="18"/>
                          </w:rPr>
                        </w:pPr>
                        <w:r>
                          <w:rPr>
                            <w:rFonts w:eastAsia="Calibri"/>
                            <w:color w:val="000000"/>
                            <w:sz w:val="18"/>
                            <w:szCs w:val="18"/>
                          </w:rPr>
                          <w:t>m_parentTable</w:t>
                        </w:r>
                      </w:p>
                      <w:p w14:paraId="20CF0F08" w14:textId="77777777" w:rsidR="006F3B85" w:rsidRPr="00D2146B" w:rsidRDefault="006F3B85" w:rsidP="00073BF2">
                        <w:pPr>
                          <w:spacing w:before="0" w:after="0" w:line="254" w:lineRule="auto"/>
                          <w:rPr>
                            <w:sz w:val="18"/>
                            <w:szCs w:val="18"/>
                          </w:rPr>
                        </w:pPr>
                      </w:p>
                      <w:p w14:paraId="2347329E" w14:textId="77777777" w:rsidR="006F3B85" w:rsidRPr="00D2146B" w:rsidRDefault="006F3B85" w:rsidP="0050082D">
                        <w:pPr>
                          <w:spacing w:before="0" w:after="0" w:line="254" w:lineRule="auto"/>
                          <w:rPr>
                            <w:sz w:val="18"/>
                            <w:szCs w:val="18"/>
                          </w:rPr>
                        </w:pPr>
                        <w:r w:rsidRPr="00D2146B">
                          <w:rPr>
                            <w:rFonts w:eastAsia="Calibri"/>
                            <w:color w:val="000000"/>
                            <w:sz w:val="18"/>
                            <w:szCs w:val="18"/>
                          </w:rPr>
                          <w:t> </w:t>
                        </w:r>
                      </w:p>
                      <w:p w14:paraId="7D6DAD56" w14:textId="77777777" w:rsidR="006F3B85" w:rsidRPr="00D2146B" w:rsidRDefault="006F3B8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F3B85" w:rsidRPr="00D2146B" w:rsidRDefault="006F3B8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F3B85" w:rsidRPr="00100F82" w:rsidRDefault="006F3B85" w:rsidP="00100F82">
                        <w:pPr>
                          <w:spacing w:before="0" w:after="0"/>
                          <w:rPr>
                            <w:sz w:val="18"/>
                            <w:szCs w:val="18"/>
                          </w:rPr>
                        </w:pPr>
                        <w:r w:rsidRPr="00100F82">
                          <w:rPr>
                            <w:sz w:val="18"/>
                            <w:szCs w:val="18"/>
                          </w:rPr>
                          <w:t>auto int i</w:t>
                        </w:r>
                      </w:p>
                      <w:p w14:paraId="5D0A676C" w14:textId="673BC4F3" w:rsidR="006F3B85" w:rsidRPr="00100F82" w:rsidRDefault="006F3B85" w:rsidP="00100F82">
                        <w:pPr>
                          <w:spacing w:before="0" w:after="0"/>
                          <w:rPr>
                            <w:sz w:val="18"/>
                            <w:szCs w:val="18"/>
                          </w:rPr>
                        </w:pPr>
                        <w:r w:rsidRPr="00100F82">
                          <w:rPr>
                            <w:sz w:val="18"/>
                            <w:szCs w:val="18"/>
                          </w:rPr>
                          <w:t>auto double blockDouble</w:t>
                        </w:r>
                      </w:p>
                      <w:p w14:paraId="5B01AFF6" w14:textId="77777777" w:rsidR="006F3B85" w:rsidRDefault="006F3B85" w:rsidP="00100F82">
                        <w:pPr>
                          <w:spacing w:before="0" w:after="0" w:line="256" w:lineRule="auto"/>
                          <w:rPr>
                            <w:rFonts w:eastAsia="Calibri"/>
                            <w:color w:val="000000"/>
                            <w:sz w:val="18"/>
                            <w:szCs w:val="18"/>
                          </w:rPr>
                        </w:pPr>
                      </w:p>
                      <w:p w14:paraId="35EF25BA" w14:textId="6D9A7EDC" w:rsidR="006F3B85" w:rsidRPr="00D2146B" w:rsidRDefault="006F3B85" w:rsidP="00100F82">
                        <w:pPr>
                          <w:spacing w:before="0" w:after="0" w:line="256" w:lineRule="auto"/>
                          <w:rPr>
                            <w:sz w:val="18"/>
                            <w:szCs w:val="18"/>
                          </w:rPr>
                        </w:pPr>
                        <w:r>
                          <w:rPr>
                            <w:rFonts w:eastAsia="Calibri"/>
                            <w:color w:val="000000"/>
                            <w:sz w:val="18"/>
                            <w:szCs w:val="18"/>
                          </w:rPr>
                          <w:t>m_parentTable</w:t>
                        </w:r>
                      </w:p>
                      <w:p w14:paraId="274031CF" w14:textId="32871C06" w:rsidR="006F3B85" w:rsidRDefault="006F3B8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F3B85" w:rsidRDefault="006F3B8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F3B85" w:rsidRDefault="006F3B85" w:rsidP="00D44BB8">
                        <w:pPr>
                          <w:spacing w:line="252" w:lineRule="auto"/>
                        </w:pPr>
                        <w:r>
                          <w:rPr>
                            <w:rFonts w:eastAsia="Calibri"/>
                            <w:color w:val="000000"/>
                            <w:sz w:val="18"/>
                            <w:szCs w:val="18"/>
                          </w:rPr>
                          <w:t>SymbolTable.CurrentTable</w:t>
                        </w:r>
                      </w:p>
                      <w:p w14:paraId="332537CB" w14:textId="66AB52F1" w:rsidR="006F3B85" w:rsidRDefault="006F3B85" w:rsidP="00D44BB8">
                        <w:pPr>
                          <w:spacing w:line="252" w:lineRule="auto"/>
                        </w:pPr>
                      </w:p>
                      <w:p w14:paraId="35DA4169" w14:textId="77777777" w:rsidR="006F3B85" w:rsidRDefault="006F3B8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F3B85" w:rsidRPr="00610E6C" w:rsidRDefault="006F3B8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2F5ACA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bookmarkStart w:id="225" w:name="_Ref58962643"/>
      <w:r>
        <w:t xml:space="preserve">The </w:t>
      </w:r>
      <w:r w:rsidR="0034798B" w:rsidRPr="00903DBA">
        <w:t>Static Symbol</w:t>
      </w:r>
      <w:bookmarkEnd w:id="224"/>
      <w:bookmarkEnd w:id="22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492A45F0"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w:t>
      </w:r>
      <w:proofErr w:type="gramStart"/>
      <w:r>
        <w:t>look into</w:t>
      </w:r>
      <w:proofErr w:type="gramEnd"/>
      <w:r>
        <w:t xml:space="preserve">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6" w:name="_Ref54541618"/>
      <w:bookmarkStart w:id="227" w:name="_Toc57656044"/>
      <w:r w:rsidRPr="00903DBA">
        <w:lastRenderedPageBreak/>
        <w:t>The Type System</w:t>
      </w:r>
      <w:bookmarkEnd w:id="226"/>
      <w:bookmarkEnd w:id="227"/>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8" w:author="Stefan Bjornander" w:date="2015-04-25T10:33:00Z"/>
          <w:color w:val="auto"/>
        </w:rPr>
        <w:pPrChange w:id="22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30" w:author="Stefan Bjornander" w:date="2015-04-25T10:41:00Z">
        <w:r w:rsidRPr="00903DBA">
          <w:t>Contrary</w:t>
        </w:r>
      </w:ins>
      <w:ins w:id="231" w:author="Stefan Bjornander" w:date="2015-04-25T10:40:00Z">
        <w:r w:rsidRPr="00903DBA">
          <w:t xml:space="preserve"> to some other languages, there is no logical type in C. </w:t>
        </w:r>
      </w:ins>
      <w:ins w:id="23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4" w:author="Stefan Bjornander" w:date="2015-04-25T10:42:00Z">
        <w:r w:rsidRPr="00903DBA">
          <w:t>The</w:t>
        </w:r>
      </w:ins>
      <w:r w:rsidRPr="00903DBA">
        <w:t xml:space="preserve"> logical</w:t>
      </w:r>
      <w:ins w:id="235" w:author="Stefan Bjornander" w:date="2015-04-25T10:42:00Z">
        <w:r w:rsidRPr="00903DBA">
          <w:t xml:space="preserve"> type holds the </w:t>
        </w:r>
      </w:ins>
      <w:ins w:id="236" w:author="Stefan Bjornander" w:date="2015-04-25T10:43:00Z">
        <w:r w:rsidRPr="00903DBA">
          <w:t xml:space="preserve">two </w:t>
        </w:r>
      </w:ins>
      <w:ins w:id="237" w:author="Stefan Bjornander" w:date="2015-04-25T10:42:00Z">
        <w:r w:rsidRPr="00903DBA">
          <w:t xml:space="preserve">sets </w:t>
        </w:r>
        <w:r w:rsidRPr="00903DBA">
          <w:rPr>
            <w:rStyle w:val="KeyWord0"/>
            <w:rPrChange w:id="238" w:author="Stefan Bjornander" w:date="2015-04-25T10:42:00Z">
              <w:rPr>
                <w:rStyle w:val="CodeInText"/>
              </w:rPr>
            </w:rPrChange>
          </w:rPr>
          <w:t>m_trueSet</w:t>
        </w:r>
        <w:r w:rsidRPr="00903DBA">
          <w:t xml:space="preserve"> and </w:t>
        </w:r>
        <w:r w:rsidRPr="00903DBA">
          <w:rPr>
            <w:rStyle w:val="KeyWord0"/>
            <w:rPrChange w:id="239" w:author="Stefan Bjornander" w:date="2015-04-25T10:42:00Z">
              <w:rPr>
                <w:rStyle w:val="CodeInText"/>
              </w:rPr>
            </w:rPrChange>
          </w:rPr>
          <w:t>m_falseSet</w:t>
        </w:r>
        <w:r w:rsidRPr="00903DBA">
          <w:t>, hold</w:t>
        </w:r>
      </w:ins>
      <w:r w:rsidR="003731AE">
        <w:t>ing the</w:t>
      </w:r>
      <w:ins w:id="240" w:author="Stefan Bjornander" w:date="2015-04-25T10:42:00Z">
        <w:r w:rsidRPr="00903DBA">
          <w:t xml:space="preserve"> </w:t>
        </w:r>
      </w:ins>
      <w:ins w:id="241" w:author="Stefan Bjornander" w:date="2015-04-25T10:43:00Z">
        <w:r w:rsidRPr="00903DBA">
          <w:t>middle code address</w:t>
        </w:r>
      </w:ins>
      <w:ins w:id="242" w:author="Stefan Bjornander" w:date="2015-04-25T10:44:00Z">
        <w:r w:rsidRPr="00903DBA">
          <w:t>es</w:t>
        </w:r>
      </w:ins>
      <w:ins w:id="243" w:author="Stefan Bjornander" w:date="2015-04-25T10:43:00Z">
        <w:r w:rsidRPr="00903DBA">
          <w:t xml:space="preserve"> to jumps </w:t>
        </w:r>
      </w:ins>
      <w:r w:rsidRPr="00903DBA">
        <w:t>instructions that</w:t>
      </w:r>
      <w:ins w:id="244" w:author="Stefan Bjornander" w:date="2015-04-25T10:44:00Z">
        <w:r w:rsidRPr="00903DBA">
          <w:t xml:space="preserve"> will later be filled with the address</w:t>
        </w:r>
      </w:ins>
      <w:r w:rsidRPr="00903DBA">
        <w:t>es</w:t>
      </w:r>
      <w:ins w:id="245" w:author="Stefan Bjornander" w:date="2015-04-25T10:44:00Z">
        <w:r w:rsidRPr="00903DBA">
          <w:t xml:space="preserve"> to jump </w:t>
        </w:r>
      </w:ins>
      <w:r w:rsidRPr="00903DBA">
        <w:t xml:space="preserve">to </w:t>
      </w:r>
      <w:ins w:id="24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7" w:author="Stefan Bjornander" w:date="2015-04-25T10:39:00Z">
        <w:r w:rsidR="00B402D5" w:rsidRPr="00903DBA">
          <w:t>The bi</w:t>
        </w:r>
      </w:ins>
      <w:r w:rsidR="00B402D5" w:rsidRPr="00903DBA">
        <w:t>t</w:t>
      </w:r>
      <w:ins w:id="248"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9" w:author="Stefan Bjornander" w:date="2015-04-25T10:39:00Z">
        <w:r w:rsidR="00B402D5" w:rsidRPr="00903DBA">
          <w:t xml:space="preserve">is used </w:t>
        </w:r>
      </w:ins>
      <w:ins w:id="250" w:author="Stefan Bjornander" w:date="2015-04-25T10:40:00Z">
        <w:r w:rsidR="00481C24" w:rsidRPr="00903DBA">
          <w:t>to set the unused bits to zero</w:t>
        </w:r>
      </w:ins>
      <w:r w:rsidR="00481C24" w:rsidRPr="00903DBA">
        <w:t xml:space="preserve"> </w:t>
      </w:r>
      <w:ins w:id="251"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2"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3" w:author="Stefan Bjornander" w:date="2015-04-25T11:02:00Z">
        <w:r w:rsidRPr="00903DBA">
          <w:t xml:space="preserve"> </w:t>
        </w:r>
      </w:ins>
      <w:r w:rsidR="00A66EE2">
        <w:t>class</w:t>
      </w:r>
      <w:ins w:id="254" w:author="Stefan Bjornander" w:date="2015-04-25T11:02:00Z">
        <w:r w:rsidRPr="00903DBA">
          <w:t>.</w:t>
        </w:r>
      </w:ins>
      <w:ins w:id="255"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7" w:author="Stefan Bjornander" w:date="2015-04-25T11:00:00Z">
        <w:r w:rsidR="00270234" w:rsidRPr="00903DBA">
          <w:t>hen the type is created</w:t>
        </w:r>
      </w:ins>
      <w:r w:rsidR="00270234" w:rsidRPr="00903DBA">
        <w:t>, t</w:t>
      </w:r>
      <w:ins w:id="258" w:author="Stefan Bjornander" w:date="2015-04-25T11:00:00Z">
        <w:r w:rsidR="007071E3" w:rsidRPr="00903DBA">
          <w:t>he array size can be zero. In that case it will later be set by the length of its ini</w:t>
        </w:r>
      </w:ins>
      <w:ins w:id="259" w:author="Stefan Bjornander" w:date="2015-04-25T11:01:00Z">
        <w:r w:rsidR="007071E3" w:rsidRPr="00903DBA">
          <w:t xml:space="preserve">tialization </w:t>
        </w:r>
      </w:ins>
      <w:ins w:id="260"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2" w:author="Stefan Bjornander" w:date="2015-04-25T10:38:00Z">
          <w:pPr>
            <w:pStyle w:val="Rubrik3"/>
          </w:pPr>
        </w:pPrChange>
      </w:pPr>
      <w:ins w:id="263" w:author="Stefan Bjornander" w:date="2015-04-25T10:38:00Z">
        <w:r w:rsidRPr="00903DBA">
          <w:t>The enumeration type (</w:t>
        </w:r>
        <w:proofErr w:type="spellStart"/>
        <w:r w:rsidRPr="00903DBA">
          <w:rPr>
            <w:rStyle w:val="KeyWord0"/>
            <w:rPrChange w:id="264"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5" w:author="Stefan Bjornander" w:date="2015-04-25T10:38:00Z">
        <w:r w:rsidRPr="00903DBA">
          <w:t xml:space="preserve">. However, the </w:t>
        </w:r>
        <w:r w:rsidRPr="00903DBA">
          <w:rPr>
            <w:rStyle w:val="CodeInText"/>
          </w:rPr>
          <w:t>Specifi</w:t>
        </w:r>
      </w:ins>
      <w:r w:rsidRPr="00903DBA">
        <w:rPr>
          <w:rStyle w:val="CodeInText"/>
        </w:rPr>
        <w:t>er</w:t>
      </w:r>
      <w:ins w:id="266"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7" w:author="Stefan Bjornander" w:date="2015-04-25T10:38:00Z">
        <w:r w:rsidRPr="00903DBA">
          <w:t xml:space="preserve">needs to know if the type is </w:t>
        </w:r>
        <w:r w:rsidRPr="00903DBA">
          <w:rPr>
            <w:rStyle w:val="KeyWord0"/>
          </w:rPr>
          <w:t>enum</w:t>
        </w:r>
        <w:r w:rsidRPr="00903DBA">
          <w:t xml:space="preserve"> </w:t>
        </w:r>
      </w:ins>
      <w:r w:rsidRPr="00903DBA">
        <w:t>to</w:t>
      </w:r>
      <w:ins w:id="268" w:author="Stefan Bjornander" w:date="2015-04-25T10:38:00Z">
        <w:r w:rsidRPr="00903DBA">
          <w:t xml:space="preserve"> initialize its value. </w:t>
        </w:r>
      </w:ins>
      <w:r w:rsidRPr="00903DBA">
        <w:t>Therefore,</w:t>
      </w:r>
      <w:ins w:id="269" w:author="Stefan Bjornander" w:date="2015-04-25T10:38:00Z">
        <w:r w:rsidRPr="00903DBA">
          <w:t xml:space="preserve"> we add the </w:t>
        </w:r>
        <w:r w:rsidRPr="00903DBA">
          <w:rPr>
            <w:rStyle w:val="KeyWord0"/>
            <w:rPrChange w:id="270"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1" w:author="Stefan Bjornander" w:date="2015-04-25T11:15:00Z"/>
        </w:rPr>
        <w:pPrChange w:id="272" w:author="Stefan Bjornander" w:date="2015-04-25T14:54:00Z">
          <w:pPr>
            <w:pStyle w:val="Rubrik3"/>
          </w:pPr>
        </w:pPrChange>
      </w:pPr>
      <w:ins w:id="273" w:author="Stefan Bjornander" w:date="2015-04-25T14:54:00Z">
        <w:r w:rsidRPr="00903DBA">
          <w:t xml:space="preserve">Each type has a size, even though void </w:t>
        </w:r>
      </w:ins>
      <w:ins w:id="274" w:author="Stefan Bjornander" w:date="2015-04-25T16:04:00Z">
        <w:r w:rsidRPr="00903DBA">
          <w:t>and</w:t>
        </w:r>
      </w:ins>
      <w:ins w:id="275"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6" w:author="Stefan Bjornander" w:date="2015-04-25T14:54:00Z">
        <w:r w:rsidRPr="00903DBA">
          <w:t>. The size of an array is its size times the size of its type</w:t>
        </w:r>
      </w:ins>
      <w:ins w:id="277" w:author="Stefan Bjornander" w:date="2015-04-25T14:55:00Z">
        <w:r w:rsidRPr="00903DBA">
          <w:t xml:space="preserve">, the size of a struct is the sum of the sizes of its members, and the size of a union is the size of its </w:t>
        </w:r>
      </w:ins>
      <w:ins w:id="278" w:author="Stefan Bjornander" w:date="2015-04-25T16:04:00Z">
        <w:r w:rsidRPr="00903DBA">
          <w:t>largest</w:t>
        </w:r>
      </w:ins>
      <w:ins w:id="279" w:author="Stefan Bjornander" w:date="2015-04-25T14:55:00Z">
        <w:r w:rsidRPr="00903DBA">
          <w:t xml:space="preserve"> member. Not</w:t>
        </w:r>
      </w:ins>
      <w:ins w:id="280" w:author="Stefan Bjornander" w:date="2015-04-25T16:04:00Z">
        <w:r w:rsidRPr="00903DBA">
          <w:t>e</w:t>
        </w:r>
      </w:ins>
      <w:ins w:id="281"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2" w:author="Stefan Bjornander" w:date="2015-04-25T11:37:00Z">
        <w:r w:rsidRPr="00903DBA">
          <w:t xml:space="preserve">It is possible to define an array without </w:t>
        </w:r>
      </w:ins>
      <w:ins w:id="283" w:author="Stefan Bjornander" w:date="2015-04-25T11:38:00Z">
        <w:r w:rsidRPr="00903DBA">
          <w:rPr>
            <w:noProof/>
          </w:rPr>
          <w:t xml:space="preserve">stating its size, </w:t>
        </w:r>
      </w:ins>
      <w:ins w:id="284" w:author="Stefan Bjornander" w:date="2015-04-25T14:31:00Z">
        <w:r w:rsidRPr="00903DBA">
          <w:rPr>
            <w:noProof/>
          </w:rPr>
          <w:t>in which case the array is given the size zero. I</w:t>
        </w:r>
      </w:ins>
      <w:ins w:id="285" w:author="Stefan Bjornander" w:date="2015-04-25T11:38:00Z">
        <w:r w:rsidRPr="00903DBA">
          <w:rPr>
            <w:noProof/>
          </w:rPr>
          <w:t>n that case</w:t>
        </w:r>
      </w:ins>
      <w:ins w:id="286" w:author="Stefan Bjornander" w:date="2015-04-25T14:31:00Z">
        <w:r w:rsidRPr="00903DBA">
          <w:rPr>
            <w:noProof/>
          </w:rPr>
          <w:t>,</w:t>
        </w:r>
      </w:ins>
      <w:ins w:id="287" w:author="Stefan Bjornander" w:date="2015-04-25T11:38:00Z">
        <w:r w:rsidRPr="00903DBA">
          <w:rPr>
            <w:noProof/>
          </w:rPr>
          <w:t xml:space="preserve"> </w:t>
        </w:r>
      </w:ins>
      <w:ins w:id="288" w:author="Stefan Bjornander" w:date="2015-04-25T14:31:00Z">
        <w:r w:rsidRPr="00903DBA">
          <w:rPr>
            <w:noProof/>
          </w:rPr>
          <w:t>the</w:t>
        </w:r>
      </w:ins>
      <w:ins w:id="289" w:author="Stefan Bjornander" w:date="2015-04-25T11:38:00Z">
        <w:r w:rsidRPr="00903DBA">
          <w:rPr>
            <w:noProof/>
          </w:rPr>
          <w:t xml:space="preserve"> </w:t>
        </w:r>
      </w:ins>
      <w:ins w:id="290" w:author="Stefan Bjornander" w:date="2015-04-25T14:31:00Z">
        <w:r w:rsidRPr="00903DBA">
          <w:rPr>
            <w:noProof/>
          </w:rPr>
          <w:t xml:space="preserve">array </w:t>
        </w:r>
      </w:ins>
      <w:ins w:id="291" w:author="Stefan Bjornander" w:date="2015-04-25T11:38:00Z">
        <w:r w:rsidRPr="00903DBA">
          <w:rPr>
            <w:noProof/>
          </w:rPr>
          <w:t xml:space="preserve">size must be determined by the size of its initialization list. </w:t>
        </w:r>
      </w:ins>
      <w:ins w:id="292" w:author="Stefan Bjornander" w:date="2015-04-25T11:39:00Z">
        <w:r w:rsidRPr="00903DBA">
          <w:rPr>
            <w:noProof/>
          </w:rPr>
          <w:t xml:space="preserve">However, if the </w:t>
        </w:r>
      </w:ins>
      <w:ins w:id="293" w:author="Stefan Bjornander" w:date="2015-04-25T11:40:00Z">
        <w:r w:rsidRPr="00903DBA">
          <w:rPr>
            <w:noProof/>
          </w:rPr>
          <w:t xml:space="preserve">array </w:t>
        </w:r>
      </w:ins>
      <w:ins w:id="294" w:author="Stefan Bjornander" w:date="2015-04-25T11:39:00Z">
        <w:r w:rsidRPr="00903DBA">
          <w:rPr>
            <w:noProof/>
          </w:rPr>
          <w:t xml:space="preserve">definition </w:t>
        </w:r>
      </w:ins>
      <w:ins w:id="295" w:author="Stefan Bjornander" w:date="2015-04-25T11:40:00Z">
        <w:r w:rsidRPr="00903DBA">
          <w:rPr>
            <w:noProof/>
          </w:rPr>
          <w:t>lacks</w:t>
        </w:r>
      </w:ins>
      <w:ins w:id="296" w:author="Stefan Bjornander" w:date="2015-04-25T11:39:00Z">
        <w:r w:rsidRPr="00903DBA">
          <w:rPr>
            <w:noProof/>
          </w:rPr>
          <w:t xml:space="preserve"> an initialization list</w:t>
        </w:r>
      </w:ins>
      <w:ins w:id="297" w:author="Stefan Bjornander" w:date="2015-04-25T11:40:00Z">
        <w:r w:rsidRPr="00903DBA">
          <w:rPr>
            <w:noProof/>
          </w:rPr>
          <w:t xml:space="preserve">, the array </w:t>
        </w:r>
      </w:ins>
      <w:ins w:id="298" w:author="Stefan Bjornander" w:date="2015-04-25T14:31:00Z">
        <w:r w:rsidRPr="00903DBA">
          <w:rPr>
            <w:noProof/>
          </w:rPr>
          <w:t xml:space="preserve">keeps the size zero and is considered </w:t>
        </w:r>
      </w:ins>
      <w:ins w:id="299" w:author="Stefan Bjornander" w:date="2015-04-25T11:40:00Z">
        <w:r w:rsidRPr="00903DBA">
          <w:rPr>
            <w:noProof/>
          </w:rPr>
          <w:t>incomplete</w:t>
        </w:r>
      </w:ins>
      <w:ins w:id="300" w:author="Stefan Bjornander" w:date="2015-04-25T11:39:00Z">
        <w:r w:rsidRPr="00903DBA">
          <w:rPr>
            <w:noProof/>
          </w:rPr>
          <w:t>.</w:t>
        </w:r>
      </w:ins>
      <w:ins w:id="301" w:author="Stefan Bjornander" w:date="2015-04-25T14:30:00Z">
        <w:r w:rsidRPr="00903DBA">
          <w:rPr>
            <w:noProof/>
          </w:rPr>
          <w:t xml:space="preserve"> In the same</w:t>
        </w:r>
      </w:ins>
      <w:ins w:id="302" w:author="Stefan Bjornander" w:date="2015-04-25T14:33:00Z">
        <w:r w:rsidRPr="00903DBA">
          <w:rPr>
            <w:noProof/>
          </w:rPr>
          <w:t xml:space="preserve"> way</w:t>
        </w:r>
      </w:ins>
      <w:ins w:id="303" w:author="Stefan Bjornander" w:date="2015-04-25T14:30:00Z">
        <w:r w:rsidRPr="00903DBA">
          <w:rPr>
            <w:noProof/>
          </w:rPr>
          <w:t xml:space="preserve">, it is possible to define only the </w:t>
        </w:r>
      </w:ins>
      <w:ins w:id="304" w:author="Stefan Bjornander" w:date="2015-04-25T14:32:00Z">
        <w:r w:rsidRPr="00903DBA">
          <w:rPr>
            <w:noProof/>
          </w:rPr>
          <w:t>n</w:t>
        </w:r>
      </w:ins>
      <w:ins w:id="305" w:author="Stefan Bjornander" w:date="2015-04-25T14:33:00Z">
        <w:r w:rsidRPr="00903DBA">
          <w:rPr>
            <w:noProof/>
          </w:rPr>
          <w:t>ame tag</w:t>
        </w:r>
      </w:ins>
      <w:ins w:id="306" w:author="Stefan Bjornander" w:date="2015-04-25T14:30:00Z">
        <w:r w:rsidRPr="00903DBA">
          <w:rPr>
            <w:noProof/>
          </w:rPr>
          <w:t xml:space="preserve"> of a struct</w:t>
        </w:r>
      </w:ins>
      <w:ins w:id="307" w:author="Stefan Bjornander" w:date="2015-04-25T14:33:00Z">
        <w:r w:rsidRPr="00903DBA">
          <w:rPr>
            <w:noProof/>
          </w:rPr>
          <w:t xml:space="preserve"> or union</w:t>
        </w:r>
      </w:ins>
      <w:ins w:id="308" w:author="Stefan Bjornander" w:date="2015-04-25T14:30:00Z">
        <w:r w:rsidRPr="00903DBA">
          <w:rPr>
            <w:noProof/>
          </w:rPr>
          <w:t xml:space="preserve">, with its </w:t>
        </w:r>
      </w:ins>
      <w:ins w:id="309" w:author="Stefan Bjornander" w:date="2015-04-25T14:33:00Z">
        <w:r w:rsidRPr="00903DBA">
          <w:rPr>
            <w:noProof/>
          </w:rPr>
          <w:t xml:space="preserve">member </w:t>
        </w:r>
      </w:ins>
      <w:r w:rsidRPr="00903DBA">
        <w:rPr>
          <w:noProof/>
        </w:rPr>
        <w:t>map</w:t>
      </w:r>
      <w:ins w:id="310" w:author="Stefan Bjornander" w:date="2015-04-25T14:33:00Z">
        <w:r w:rsidRPr="00903DBA">
          <w:rPr>
            <w:noProof/>
          </w:rPr>
          <w:t xml:space="preserve"> </w:t>
        </w:r>
      </w:ins>
      <w:ins w:id="311" w:author="Stefan Bjornander" w:date="2015-04-25T14:30:00Z">
        <w:r w:rsidRPr="00903DBA">
          <w:rPr>
            <w:noProof/>
          </w:rPr>
          <w:t xml:space="preserve">to be defined later. </w:t>
        </w:r>
      </w:ins>
      <w:ins w:id="312" w:author="Stefan Bjornander" w:date="2015-04-25T14:32:00Z">
        <w:r w:rsidRPr="00903DBA">
          <w:rPr>
            <w:noProof/>
          </w:rPr>
          <w:t xml:space="preserve">In that case, the member </w:t>
        </w:r>
      </w:ins>
      <w:r w:rsidRPr="00903DBA">
        <w:rPr>
          <w:noProof/>
        </w:rPr>
        <w:t>map</w:t>
      </w:r>
      <w:ins w:id="313" w:author="Stefan Bjornander" w:date="2015-04-25T14:32:00Z">
        <w:r w:rsidRPr="00903DBA">
          <w:rPr>
            <w:noProof/>
          </w:rPr>
          <w:t xml:space="preserve"> is given the value null, which is keep if the </w:t>
        </w:r>
      </w:ins>
      <w:ins w:id="314" w:author="Stefan Bjornander" w:date="2015-04-25T14:33:00Z">
        <w:r w:rsidRPr="00903DBA">
          <w:rPr>
            <w:noProof/>
          </w:rPr>
          <w:t xml:space="preserve">member </w:t>
        </w:r>
      </w:ins>
      <w:r w:rsidRPr="00903DBA">
        <w:rPr>
          <w:noProof/>
        </w:rPr>
        <w:t>map</w:t>
      </w:r>
      <w:ins w:id="315" w:author="Stefan Bjornander" w:date="2015-04-25T14:33:00Z">
        <w:r w:rsidRPr="00903DBA">
          <w:rPr>
            <w:noProof/>
          </w:rPr>
          <w:t xml:space="preserve"> is n</w:t>
        </w:r>
      </w:ins>
      <w:r w:rsidRPr="00903DBA">
        <w:rPr>
          <w:noProof/>
        </w:rPr>
        <w:t>ot</w:t>
      </w:r>
      <w:ins w:id="316" w:author="Stefan Bjornander" w:date="2015-04-25T14:33:00Z">
        <w:r w:rsidRPr="00903DBA">
          <w:rPr>
            <w:noProof/>
          </w:rPr>
          <w:t xml:space="preserve"> defined, and the struct or union is consider incomplete.</w:t>
        </w:r>
      </w:ins>
      <w:ins w:id="317"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8"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9" w:author="Stefan Bjornander" w:date="2015-04-25T10:27:00Z">
          <w:pPr>
            <w:pStyle w:val="Rubrik3"/>
          </w:pPr>
        </w:pPrChange>
      </w:pPr>
      <w:ins w:id="320" w:author="Stefan Bjornander" w:date="2015-04-25T10:30:00Z">
        <w:r w:rsidRPr="00903DBA">
          <w:t xml:space="preserve">The idea of the volatile </w:t>
        </w:r>
      </w:ins>
      <w:ins w:id="321" w:author="Stefan Bjornander" w:date="2015-04-25T10:31:00Z">
        <w:r w:rsidRPr="00903DBA">
          <w:t xml:space="preserve">qualifier is to </w:t>
        </w:r>
      </w:ins>
      <w:ins w:id="322" w:author="Stefan Bjornander" w:date="2015-04-25T10:30:00Z">
        <w:r w:rsidRPr="00903DBA">
          <w:t xml:space="preserve">prevent optimization, and since this book </w:t>
        </w:r>
      </w:ins>
      <w:ins w:id="323" w:author="Stefan Bjornander" w:date="2015-04-25T10:31:00Z">
        <w:r w:rsidRPr="00903DBA">
          <w:t>is focused on optimization techniques</w:t>
        </w:r>
      </w:ins>
      <w:r w:rsidR="001832E0" w:rsidRPr="00903DBA">
        <w:t>,</w:t>
      </w:r>
      <w:ins w:id="324" w:author="Stefan Bjornander" w:date="2015-04-25T10:31:00Z">
        <w:r w:rsidRPr="00903DBA">
          <w:t xml:space="preserve"> we have no real use for the volatile </w:t>
        </w:r>
      </w:ins>
      <w:r w:rsidRPr="00903DBA">
        <w:t>qualifier</w:t>
      </w:r>
      <w:ins w:id="325" w:author="Stefan Bjornander" w:date="2015-04-25T10:31:00Z">
        <w:r w:rsidRPr="00903DBA">
          <w:t xml:space="preserve">. However, for the sake of </w:t>
        </w:r>
      </w:ins>
      <w:r w:rsidRPr="00903DBA">
        <w:t>completeness</w:t>
      </w:r>
      <w:ins w:id="326" w:author="Stefan Bjornander" w:date="2015-04-25T10:31:00Z">
        <w:r w:rsidRPr="00903DBA">
          <w:t xml:space="preserve"> we include the </w:t>
        </w:r>
        <w:r w:rsidRPr="00903DBA">
          <w:rPr>
            <w:rStyle w:val="KeyWord0"/>
            <w:rPrChange w:id="327" w:author="Stefan Bjornander" w:date="2015-04-25T10:32:00Z">
              <w:rPr>
                <w:rStyle w:val="CodeInText"/>
              </w:rPr>
            </w:rPrChange>
          </w:rPr>
          <w:t>m_volatile</w:t>
        </w:r>
        <w:r w:rsidRPr="00903DBA">
          <w:t xml:space="preserve"> field in the </w:t>
        </w:r>
        <w:r w:rsidRPr="00903DBA">
          <w:rPr>
            <w:rStyle w:val="KeyWord0"/>
            <w:rPrChange w:id="328"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9" w:author="Stefan Bjornander" w:date="2015-04-25T10:28:00Z">
        <w:r w:rsidRPr="00903DBA">
          <w:t xml:space="preserve"> type is constant if its field </w:t>
        </w:r>
        <w:r w:rsidRPr="00903DBA">
          <w:rPr>
            <w:rStyle w:val="KeyWord0"/>
            <w:rPrChange w:id="330" w:author="Stefan Bjornander" w:date="2015-04-25T10:28:00Z">
              <w:rPr>
                <w:rStyle w:val="CodeInText"/>
              </w:rPr>
            </w:rPrChange>
          </w:rPr>
          <w:t>m_constant</w:t>
        </w:r>
        <w:r w:rsidRPr="00903DBA">
          <w:t xml:space="preserve"> is true. However, </w:t>
        </w:r>
      </w:ins>
      <w:r w:rsidRPr="00903DBA">
        <w:t>a</w:t>
      </w:r>
      <w:ins w:id="331" w:author="Stefan Bjornander" w:date="2015-04-25T10:28:00Z">
        <w:r w:rsidRPr="00903DBA">
          <w:t xml:space="preserve"> struct or union is </w:t>
        </w:r>
      </w:ins>
      <w:r w:rsidR="00D96162" w:rsidRPr="00903DBA">
        <w:t>c</w:t>
      </w:r>
      <w:ins w:id="332" w:author="Stefan Bjornander" w:date="2015-04-25T10:29:00Z">
        <w:r w:rsidRPr="00903DBA">
          <w:t>onstant</w:t>
        </w:r>
      </w:ins>
      <w:ins w:id="333" w:author="Stefan Bjornander" w:date="2015-04-25T10:28:00Z">
        <w:r w:rsidRPr="00903DBA">
          <w:t xml:space="preserve"> if </w:t>
        </w:r>
      </w:ins>
      <w:ins w:id="334"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5" w:author="Stefan Bjornander" w:date="2015-04-25T10:29:00Z">
        <w:r w:rsidRPr="00903DBA">
          <w:t xml:space="preserve"> </w:t>
        </w:r>
      </w:ins>
      <w:r w:rsidR="00C04FC7" w:rsidRPr="00903DBA">
        <w:t xml:space="preserve">if </w:t>
      </w:r>
      <w:ins w:id="336" w:author="Stefan Bjornander" w:date="2015-04-25T10:29:00Z">
        <w:r w:rsidRPr="00903DBA">
          <w:t>is any of its members if (</w:t>
        </w:r>
      </w:ins>
      <w:ins w:id="337" w:author="Stefan Bjornander" w:date="2015-04-25T10:30:00Z">
        <w:r w:rsidRPr="00903DBA">
          <w:t>recursively</w:t>
        </w:r>
      </w:ins>
      <w:ins w:id="338" w:author="Stefan Bjornander" w:date="2015-04-25T10:29:00Z">
        <w:r w:rsidRPr="00903DBA">
          <w:t>)</w:t>
        </w:r>
      </w:ins>
      <w:ins w:id="339"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0" w:author="Stefan Bjornander" w:date="2015-04-25T14:35:00Z">
        <w:r w:rsidRPr="00903DBA">
          <w:t>Two pointer</w:t>
        </w:r>
      </w:ins>
      <w:r w:rsidRPr="00903DBA">
        <w:rPr>
          <w:noProof/>
        </w:rPr>
        <w:t>s</w:t>
      </w:r>
      <w:ins w:id="341" w:author="Stefan Bjornander" w:date="2015-04-25T14:35:00Z">
        <w:r w:rsidRPr="00903DBA">
          <w:rPr>
            <w:noProof/>
          </w:rPr>
          <w:t xml:space="preserve"> are </w:t>
        </w:r>
      </w:ins>
      <w:r w:rsidRPr="00903DBA">
        <w:rPr>
          <w:noProof/>
        </w:rPr>
        <w:t xml:space="preserve">considered to be </w:t>
      </w:r>
      <w:ins w:id="342" w:author="Stefan Bjornander" w:date="2015-04-25T14:35:00Z">
        <w:r w:rsidRPr="00903DBA">
          <w:rPr>
            <w:noProof/>
          </w:rPr>
          <w:t>equal if the type</w:t>
        </w:r>
      </w:ins>
      <w:r w:rsidRPr="00903DBA">
        <w:rPr>
          <w:noProof/>
        </w:rPr>
        <w:t>s</w:t>
      </w:r>
      <w:ins w:id="34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4" w:author="Stefan Bjornander" w:date="2015-04-25T14:56:00Z">
        <w:r w:rsidRPr="00903DBA">
          <w:rPr>
            <w:noProof/>
          </w:rPr>
          <w:t xml:space="preserve">wo arrays are </w:t>
        </w:r>
      </w:ins>
      <w:r w:rsidRPr="00903DBA">
        <w:rPr>
          <w:noProof/>
        </w:rPr>
        <w:t xml:space="preserve">equal </w:t>
      </w:r>
      <w:ins w:id="345" w:author="Stefan Bjornander" w:date="2015-04-25T17:26:00Z">
        <w:r w:rsidRPr="00903DBA">
          <w:rPr>
            <w:noProof/>
          </w:rPr>
          <w:t>if</w:t>
        </w:r>
      </w:ins>
      <w:r w:rsidRPr="00903DBA">
        <w:rPr>
          <w:noProof/>
        </w:rPr>
        <w:t xml:space="preserve"> </w:t>
      </w:r>
      <w:ins w:id="34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7" w:author="Stefan Bjornander" w:date="2015-04-25T14:58:00Z">
        <w:r w:rsidRPr="00903DBA">
          <w:rPr>
            <w:noProof/>
          </w:rPr>
          <w:t>Two struct</w:t>
        </w:r>
      </w:ins>
      <w:ins w:id="348" w:author="Stefan Bjornander" w:date="2015-04-25T16:07:00Z">
        <w:r w:rsidRPr="00903DBA">
          <w:rPr>
            <w:noProof/>
          </w:rPr>
          <w:t>s</w:t>
        </w:r>
      </w:ins>
      <w:ins w:id="349" w:author="Stefan Bjornander" w:date="2015-04-25T14:58:00Z">
        <w:r w:rsidRPr="00903DBA">
          <w:rPr>
            <w:noProof/>
          </w:rPr>
          <w:t xml:space="preserve"> or unions are equals if </w:t>
        </w:r>
      </w:ins>
      <w:ins w:id="350" w:author="Stefan Bjornander" w:date="2015-04-25T16:06:00Z">
        <w:r w:rsidRPr="00903DBA">
          <w:rPr>
            <w:noProof/>
          </w:rPr>
          <w:t xml:space="preserve">they both are incomplete </w:t>
        </w:r>
      </w:ins>
      <w:r w:rsidRPr="00903DBA">
        <w:rPr>
          <w:noProof/>
        </w:rPr>
        <w:t xml:space="preserve">(their member maps are null) </w:t>
      </w:r>
      <w:ins w:id="351" w:author="Stefan Bjornander" w:date="2015-04-25T16:06:00Z">
        <w:r w:rsidRPr="00903DBA">
          <w:rPr>
            <w:noProof/>
          </w:rPr>
          <w:t xml:space="preserve">or if </w:t>
        </w:r>
      </w:ins>
      <w:ins w:id="352" w:author="Stefan Bjornander" w:date="2015-04-25T14:58:00Z">
        <w:r w:rsidRPr="00903DBA">
          <w:rPr>
            <w:noProof/>
          </w:rPr>
          <w:t xml:space="preserve">their member </w:t>
        </w:r>
      </w:ins>
      <w:r w:rsidRPr="00903DBA">
        <w:rPr>
          <w:noProof/>
        </w:rPr>
        <w:t>maps</w:t>
      </w:r>
      <w:ins w:id="353" w:author="Stefan Bjornander" w:date="2015-04-25T14:58:00Z">
        <w:r w:rsidRPr="00903DBA">
          <w:rPr>
            <w:noProof/>
          </w:rPr>
          <w:t xml:space="preserve"> are equal</w:t>
        </w:r>
      </w:ins>
      <w:ins w:id="354" w:author="Stefan Bjornander" w:date="2015-04-25T16:07:00Z">
        <w:r w:rsidRPr="00903DBA">
          <w:rPr>
            <w:noProof/>
          </w:rPr>
          <w:t>. N</w:t>
        </w:r>
      </w:ins>
      <w:ins w:id="355" w:author="Stefan Bjornander" w:date="2015-04-25T16:05:00Z">
        <w:r w:rsidRPr="00903DBA">
          <w:rPr>
            <w:noProof/>
          </w:rPr>
          <w:t xml:space="preserve">ote that they </w:t>
        </w:r>
      </w:ins>
      <w:r w:rsidRPr="00903DBA">
        <w:rPr>
          <w:noProof/>
        </w:rPr>
        <w:t xml:space="preserve">must not only </w:t>
      </w:r>
      <w:ins w:id="356" w:author="Stefan Bjornander" w:date="2015-04-25T16:06:00Z">
        <w:r w:rsidRPr="00903DBA">
          <w:rPr>
            <w:noProof/>
          </w:rPr>
          <w:t>have the same members, the</w:t>
        </w:r>
      </w:ins>
      <w:r w:rsidRPr="00903DBA">
        <w:rPr>
          <w:noProof/>
        </w:rPr>
        <w:t xml:space="preserve"> members</w:t>
      </w:r>
      <w:ins w:id="357" w:author="Stefan Bjornander" w:date="2015-04-25T16:06:00Z">
        <w:r w:rsidRPr="00903DBA">
          <w:rPr>
            <w:noProof/>
          </w:rPr>
          <w:t xml:space="preserve"> </w:t>
        </w:r>
      </w:ins>
      <w:r w:rsidRPr="00903DBA">
        <w:rPr>
          <w:noProof/>
        </w:rPr>
        <w:t xml:space="preserve">must also appear in the </w:t>
      </w:r>
      <w:ins w:id="35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proofErr w:type="spellStart"/>
      <w:r>
        <w:rPr>
          <w:highlight w:val="white"/>
        </w:rPr>
        <w:t>ToString</w:t>
      </w:r>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0" w:name="_Toc57656045"/>
      <w:r w:rsidRPr="00903DBA">
        <w:t>Type Size</w:t>
      </w:r>
      <w:bookmarkEnd w:id="360"/>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28FEE78E"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21ABF">
        <w:rPr>
          <w:highlight w:val="white"/>
        </w:rPr>
        <w:t>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410C03C9"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21ABF">
        <w:rPr>
          <w:highlight w:val="white"/>
        </w:rPr>
        <w:t>The Windows environment</w:t>
      </w:r>
      <w:r w:rsidR="009D0A67" w:rsidRPr="00903DBA">
        <w:rPr>
          <w:highlight w:val="white"/>
        </w:rPr>
        <w: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5C13A22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1" w:name="_Toc57656046"/>
      <w:r w:rsidRPr="00903DBA">
        <w:t>Type Cast</w:t>
      </w:r>
      <w:bookmarkEnd w:id="361"/>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2" w:name="_Toc57656047"/>
      <w:r w:rsidRPr="00903DBA">
        <w:t>Type Promotion</w:t>
      </w:r>
      <w:bookmarkEnd w:id="362"/>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3" w:name="_Ref54016854"/>
      <w:bookmarkStart w:id="364" w:name="_Toc57656048"/>
      <w:r w:rsidRPr="00903DBA">
        <w:lastRenderedPageBreak/>
        <w:t>Constant Expression</w:t>
      </w:r>
      <w:bookmarkEnd w:id="363"/>
      <w:bookmarkEnd w:id="364"/>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5" w:name="_Toc57656049"/>
      <w:r w:rsidRPr="00903DBA">
        <w:rPr>
          <w:highlight w:val="white"/>
        </w:rPr>
        <w:t>Relation Expressions</w:t>
      </w:r>
      <w:bookmarkEnd w:id="365"/>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6" w:name="_Toc57656050"/>
      <w:r w:rsidRPr="00903DBA">
        <w:rPr>
          <w:highlight w:val="white"/>
        </w:rPr>
        <w:t>Arithmetic Expressions</w:t>
      </w:r>
      <w:bookmarkEnd w:id="366"/>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7" w:name="_Toc57656051"/>
      <w:r w:rsidRPr="00903DBA">
        <w:rPr>
          <w:highlight w:val="white"/>
        </w:rPr>
        <w:t xml:space="preserve">Constant </w:t>
      </w:r>
      <w:r w:rsidR="0080006D" w:rsidRPr="00903DBA">
        <w:rPr>
          <w:highlight w:val="white"/>
        </w:rPr>
        <w:t>Type Cast</w:t>
      </w:r>
      <w:bookmarkEnd w:id="367"/>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8" w:name="_Toc57656052"/>
      <w:r w:rsidRPr="00903DBA">
        <w:lastRenderedPageBreak/>
        <w:t xml:space="preserve">Static </w:t>
      </w:r>
      <w:r w:rsidR="00917F74" w:rsidRPr="00903DBA">
        <w:t xml:space="preserve">Address </w:t>
      </w:r>
      <w:r w:rsidRPr="00903DBA">
        <w:t>Expression</w:t>
      </w:r>
      <w:bookmarkEnd w:id="368"/>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9" w:name="_Toc57656053"/>
      <w:r w:rsidRPr="00903DBA">
        <w:lastRenderedPageBreak/>
        <w:t>Initialization</w:t>
      </w:r>
      <w:bookmarkEnd w:id="369"/>
    </w:p>
    <w:p w14:paraId="3E8BC185" w14:textId="6B9EBA18" w:rsidR="00CE2068" w:rsidRPr="00903DBA" w:rsidRDefault="00A5295F" w:rsidP="00A5295F">
      <w:r w:rsidRPr="00903DBA">
        <w:t xml:space="preserve">In C, it is possible to initialize simple and compound variables. Therefore, we need </w:t>
      </w:r>
      <w:ins w:id="370" w:author="Stefan Bjornander" w:date="2015-04-25T17:28:00Z">
        <w:r w:rsidRPr="00903DBA">
          <w:t xml:space="preserve">to check that </w:t>
        </w:r>
      </w:ins>
      <w:del w:id="371" w:author="Stefan Bjornander" w:date="2015-04-25T17:28:00Z">
        <w:r w:rsidRPr="00903DBA" w:rsidDel="00A35C17">
          <w:delText>a way to make sure</w:delText>
        </w:r>
      </w:del>
      <w:ins w:id="372" w:author="Stefan Bjornander" w:date="2015-04-25T17:27:00Z">
        <w:r w:rsidRPr="00903DBA">
          <w:t xml:space="preserve">the </w:t>
        </w:r>
      </w:ins>
      <w:r w:rsidRPr="00903DBA">
        <w:t xml:space="preserve">initialized </w:t>
      </w:r>
      <w:ins w:id="373"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4" w:author="Stefan Bjornander" w:date="2015-04-25T17:33:00Z"/>
        </w:rPr>
        <w:pPrChange w:id="375" w:author="Stefan Bjornander" w:date="2015-04-25T17:33:00Z">
          <w:pPr>
            <w:pStyle w:val="Code"/>
          </w:pPr>
        </w:pPrChange>
      </w:pPr>
      <w:bookmarkStart w:id="376" w:name="_Toc57656054"/>
      <w:r w:rsidRPr="00903DBA">
        <w:t>Auto</w:t>
      </w:r>
      <w:ins w:id="377" w:author="Stefan Bjornander" w:date="2015-04-25T17:33:00Z">
        <w:r w:rsidR="00A5295F" w:rsidRPr="00903DBA">
          <w:t xml:space="preserve"> </w:t>
        </w:r>
      </w:ins>
      <w:r w:rsidR="00A5295F" w:rsidRPr="00903DBA">
        <w:t>Initialization</w:t>
      </w:r>
      <w:bookmarkEnd w:id="376"/>
    </w:p>
    <w:p w14:paraId="53C92E22" w14:textId="3608C146" w:rsidR="00A5295F" w:rsidRPr="00903DBA" w:rsidRDefault="0083315B" w:rsidP="00A5295F">
      <w:r w:rsidRPr="00903DBA">
        <w:t>Auto</w:t>
      </w:r>
      <w:ins w:id="378" w:author="Stefan Bjornander" w:date="2015-04-25T17:33:00Z">
        <w:r w:rsidR="00A5295F" w:rsidRPr="00903DBA">
          <w:t xml:space="preserve"> </w:t>
        </w:r>
      </w:ins>
      <w:r w:rsidR="00A5295F" w:rsidRPr="00903DBA">
        <w:t>initialization</w:t>
      </w:r>
      <w:del w:id="379" w:author="Stefan Bjornander" w:date="2015-04-25T17:33:00Z">
        <w:r w:rsidR="00A5295F" w:rsidRPr="00903DBA" w:rsidDel="004F1667">
          <w:delText xml:space="preserve">  </w:delText>
        </w:r>
      </w:del>
      <w:ins w:id="380" w:author="Stefan Bjornander" w:date="2015-04-25T17:33:00Z">
        <w:r w:rsidR="00A5295F" w:rsidRPr="00903DBA">
          <w:t xml:space="preserve"> occurs when an auto or register </w:t>
        </w:r>
      </w:ins>
      <w:ins w:id="381" w:author="Stefan Bjornander" w:date="2015-04-25T17:34:00Z">
        <w:r w:rsidR="00A5295F" w:rsidRPr="00903DBA">
          <w:t xml:space="preserve">variable becomes </w:t>
        </w:r>
      </w:ins>
      <w:r w:rsidR="00A5295F" w:rsidRPr="00903DBA">
        <w:t>initialized</w:t>
      </w:r>
      <w:ins w:id="382" w:author="Stefan Bjornander" w:date="2015-04-25T17:34:00Z">
        <w:r w:rsidR="00A5295F" w:rsidRPr="00903DBA">
          <w:t xml:space="preserve">. Since the </w:t>
        </w:r>
      </w:ins>
      <w:r w:rsidR="00A5295F" w:rsidRPr="00903DBA">
        <w:t>initialization</w:t>
      </w:r>
      <w:ins w:id="383" w:author="Stefan Bjornander" w:date="2015-04-25T17:34:00Z">
        <w:r w:rsidR="00A5295F" w:rsidRPr="00903DBA">
          <w:t xml:space="preserve"> value can be non-</w:t>
        </w:r>
      </w:ins>
      <w:ins w:id="384" w:author="Stefan Bjornander" w:date="2015-04-25T17:46:00Z">
        <w:r w:rsidR="00A5295F" w:rsidRPr="00903DBA">
          <w:t>constant</w:t>
        </w:r>
      </w:ins>
      <w:ins w:id="385" w:author="Stefan Bjornander" w:date="2015-04-25T17:34:00Z">
        <w:r w:rsidR="00A5295F" w:rsidRPr="00903DBA">
          <w:t xml:space="preserve">, no memory block is created. Instead, </w:t>
        </w:r>
      </w:ins>
      <w:ins w:id="386" w:author="Stefan Bjornander" w:date="2015-04-25T17:46:00Z">
        <w:r w:rsidR="00A5295F" w:rsidRPr="00903DBA">
          <w:t>a se</w:t>
        </w:r>
      </w:ins>
      <w:r w:rsidR="00A5295F" w:rsidRPr="00903DBA">
        <w:t>quence</w:t>
      </w:r>
      <w:ins w:id="387" w:author="Stefan Bjornander" w:date="2015-04-25T17:46:00Z">
        <w:r w:rsidR="00A5295F" w:rsidRPr="00903DBA">
          <w:t xml:space="preserve"> of assign</w:t>
        </w:r>
      </w:ins>
      <w:r w:rsidR="00A5295F" w:rsidRPr="00903DBA">
        <w:t>ment</w:t>
      </w:r>
      <w:ins w:id="388" w:author="Stefan Bjornander" w:date="2015-04-25T17:46:00Z">
        <w:r w:rsidR="00A5295F" w:rsidRPr="00903DBA">
          <w:t xml:space="preserve"> instruction</w:t>
        </w:r>
      </w:ins>
      <w:ins w:id="389" w:author="Stefan Bjornander" w:date="2015-04-25T18:25:00Z">
        <w:r w:rsidR="00A5295F" w:rsidRPr="00903DBA">
          <w:t>s</w:t>
        </w:r>
      </w:ins>
      <w:ins w:id="390" w:author="Stefan Bjornander" w:date="2015-04-25T17:46:00Z">
        <w:r w:rsidR="00A5295F" w:rsidRPr="00903DBA">
          <w:t xml:space="preserve"> is added</w:t>
        </w:r>
      </w:ins>
      <w:r w:rsidR="00A5295F" w:rsidRPr="00903DBA">
        <w:t xml:space="preserve"> to the </w:t>
      </w:r>
      <w:ins w:id="391" w:author="Stefan Bjornander" w:date="2015-04-25T17:46:00Z">
        <w:r w:rsidR="00A5295F" w:rsidRPr="00903DBA">
          <w:t>mid</w:t>
        </w:r>
      </w:ins>
      <w:ins w:id="392" w:author="Stefan Bjornander" w:date="2015-04-25T18:25:00Z">
        <w:r w:rsidR="00A5295F" w:rsidRPr="00903DBA">
          <w:t>dle</w:t>
        </w:r>
      </w:ins>
      <w:ins w:id="393"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4" w:author="Stefan Bjornander" w:date="2015-04-25T17:29:00Z"/>
        </w:rPr>
        <w:pPrChange w:id="395" w:author="Stefan Bjornander" w:date="2015-04-25T17:29:00Z">
          <w:pPr>
            <w:pStyle w:val="Code"/>
          </w:pPr>
        </w:pPrChange>
      </w:pPr>
      <w:bookmarkStart w:id="396" w:name="_Toc57656055"/>
      <w:ins w:id="397" w:author="Stefan Bjornander" w:date="2015-04-25T17:28:00Z">
        <w:r w:rsidRPr="00903DBA">
          <w:t xml:space="preserve">Static </w:t>
        </w:r>
      </w:ins>
      <w:r w:rsidRPr="00903DBA">
        <w:t>Initialization</w:t>
      </w:r>
      <w:bookmarkEnd w:id="396"/>
    </w:p>
    <w:p w14:paraId="052D947E" w14:textId="77777777" w:rsidR="0083315B" w:rsidRPr="00903DBA" w:rsidRDefault="0083315B" w:rsidP="0083315B">
      <w:ins w:id="398" w:author="Stefan Bjornander" w:date="2015-04-25T17:29:00Z">
        <w:r w:rsidRPr="00903DBA">
          <w:t xml:space="preserve">Static </w:t>
        </w:r>
      </w:ins>
      <w:r w:rsidRPr="00903DBA">
        <w:t>initialization</w:t>
      </w:r>
      <w:ins w:id="399" w:author="Stefan Bjornander" w:date="2015-04-25T17:29:00Z">
        <w:r w:rsidRPr="00903DBA">
          <w:t xml:space="preserve"> occurs when a static variable </w:t>
        </w:r>
      </w:ins>
      <w:r w:rsidRPr="00903DBA">
        <w:t>becomes</w:t>
      </w:r>
      <w:ins w:id="400" w:author="Stefan Bjornander" w:date="2015-04-25T17:29:00Z">
        <w:r w:rsidRPr="00903DBA">
          <w:t xml:space="preserve"> </w:t>
        </w:r>
      </w:ins>
      <w:r w:rsidRPr="00903DBA">
        <w:t>initialized</w:t>
      </w:r>
      <w:ins w:id="401" w:author="Stefan Bjornander" w:date="2015-04-25T17:29:00Z">
        <w:r w:rsidRPr="00903DBA">
          <w:t>.</w:t>
        </w:r>
      </w:ins>
      <w:ins w:id="402" w:author="Stefan Bjornander" w:date="2015-04-25T17:32:00Z">
        <w:r w:rsidRPr="00903DBA">
          <w:t xml:space="preserve"> The </w:t>
        </w:r>
      </w:ins>
      <w:r w:rsidRPr="00903DBA">
        <w:t>initialization</w:t>
      </w:r>
      <w:ins w:id="403"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4"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5" w:name="_Toc57656056"/>
      <w:r w:rsidRPr="00903DBA">
        <w:rPr>
          <w:rStyle w:val="KeyWord0"/>
          <w:b/>
          <w:bCs/>
          <w:highlight w:val="white"/>
        </w:rPr>
        <w:t>Modify Initializer</w:t>
      </w:r>
      <w:bookmarkEnd w:id="405"/>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6" w:name="_Ref54016586"/>
      <w:bookmarkStart w:id="407" w:name="_Ref54016644"/>
      <w:bookmarkStart w:id="408" w:name="_Toc57656057"/>
      <w:r w:rsidRPr="00903DBA">
        <w:lastRenderedPageBreak/>
        <w:t>Middle Code Optimization</w:t>
      </w:r>
      <w:bookmarkEnd w:id="216"/>
      <w:bookmarkEnd w:id="406"/>
      <w:bookmarkEnd w:id="407"/>
      <w:bookmarkEnd w:id="408"/>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9" w:name="_Toc57656058"/>
      <w:r w:rsidRPr="00903DBA">
        <w:lastRenderedPageBreak/>
        <w:t>Object to Integer Addresses</w:t>
      </w:r>
      <w:bookmarkEnd w:id="409"/>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0" w:name="_Toc57656059"/>
      <w:r>
        <w:t>Jump</w:t>
      </w:r>
      <w:r w:rsidR="001B6658" w:rsidRPr="00903DBA">
        <w:t xml:space="preserve"> Next Instructions</w:t>
      </w:r>
      <w:bookmarkEnd w:id="410"/>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1"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1"/>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2" w:name="_Toc57656061"/>
      <w:r>
        <w:t>Jump</w:t>
      </w:r>
      <w:r w:rsidR="00036C5E" w:rsidRPr="00903DBA">
        <w:t xml:space="preserve"> Chains</w:t>
      </w:r>
      <w:bookmarkEnd w:id="412"/>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3" w:name="_Toc57656062"/>
      <w:r w:rsidRPr="00903DBA">
        <w:t>Remove</w:t>
      </w:r>
      <w:r w:rsidR="00036C5E" w:rsidRPr="00903DBA">
        <w:t xml:space="preserve"> Unreachable Code</w:t>
      </w:r>
      <w:bookmarkEnd w:id="413"/>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4" w:name="_Toc57656063"/>
      <w:r w:rsidRPr="00903DBA">
        <w:t>Remove Push-Pop Chains</w:t>
      </w:r>
      <w:bookmarkEnd w:id="414"/>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5" w:name="_Toc57656064"/>
      <w:r w:rsidRPr="00903DBA">
        <w:t>Merge</w:t>
      </w:r>
      <w:r w:rsidR="00E33CCC" w:rsidRPr="00903DBA">
        <w:t xml:space="preserve"> Pop-Push Chains</w:t>
      </w:r>
      <w:bookmarkEnd w:id="415"/>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6" w:name="_Toc57656065"/>
      <w:r w:rsidRPr="00903DBA">
        <w:t>Change Top-Pop to Pop</w:t>
      </w:r>
      <w:bookmarkEnd w:id="416"/>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7" w:name="_Toc57656066"/>
      <w:r w:rsidRPr="00903DBA">
        <w:rPr>
          <w:highlight w:val="white"/>
        </w:rPr>
        <w:t>Merge Binary</w:t>
      </w:r>
      <w:bookmarkEnd w:id="417"/>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8" w:name="_Toc57656067"/>
      <w:r w:rsidRPr="00903DBA">
        <w:rPr>
          <w:highlight w:val="white"/>
        </w:rPr>
        <w:t>Sema</w:t>
      </w:r>
      <w:r w:rsidR="0007123C" w:rsidRPr="00903DBA">
        <w:rPr>
          <w:highlight w:val="white"/>
        </w:rPr>
        <w:t>n</w:t>
      </w:r>
      <w:r w:rsidRPr="00903DBA">
        <w:rPr>
          <w:highlight w:val="white"/>
        </w:rPr>
        <w:t>tic Optimization</w:t>
      </w:r>
      <w:bookmarkEnd w:id="418"/>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9" w:name="_Toc57656068"/>
      <w:r w:rsidRPr="00903DBA">
        <w:rPr>
          <w:highlight w:val="white"/>
        </w:rPr>
        <w:t>Optimize Relation Expression</w:t>
      </w:r>
      <w:bookmarkEnd w:id="419"/>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0"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0"/>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1" w:name="_Toc57656070"/>
      <w:r w:rsidRPr="00903DBA">
        <w:t>Remove Trivial Assignment</w:t>
      </w:r>
      <w:bookmarkEnd w:id="421"/>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2" w:name="_Toc57656071"/>
      <w:r w:rsidRPr="00903DBA">
        <w:lastRenderedPageBreak/>
        <w:t xml:space="preserve">Remove </w:t>
      </w:r>
      <w:r w:rsidR="00F03A18" w:rsidRPr="00903DBA">
        <w:t>Cleared</w:t>
      </w:r>
      <w:r w:rsidRPr="00903DBA">
        <w:t xml:space="preserve"> Code</w:t>
      </w:r>
      <w:bookmarkEnd w:id="422"/>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3" w:name="_Ref54016612"/>
      <w:bookmarkStart w:id="424" w:name="_Ref54016688"/>
      <w:bookmarkStart w:id="425" w:name="_Toc57656072"/>
      <w:r w:rsidRPr="00903DBA">
        <w:lastRenderedPageBreak/>
        <w:t>Assembly Code Generation</w:t>
      </w:r>
      <w:bookmarkEnd w:id="423"/>
      <w:bookmarkEnd w:id="424"/>
      <w:bookmarkEnd w:id="425"/>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6" w:name="_Toc57656073"/>
      <w:r w:rsidRPr="00903DBA">
        <w:t>Runtime Management</w:t>
      </w:r>
      <w:bookmarkEnd w:id="426"/>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572E0CA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function can be called by both elliptic and non-elliptic functions.</w:t>
      </w:r>
    </w:p>
    <w:p w14:paraId="6C7FDC26" w14:textId="0E784CB3"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744A18">
        <w:t xml:space="preserve">elliptic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6F3B85" w:rsidRPr="00D2146B" w:rsidRDefault="006F3B8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3B85" w:rsidRPr="00D2146B" w:rsidRDefault="006F3B8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3B85" w:rsidRPr="00D2146B" w:rsidRDefault="006F3B8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3B85" w:rsidRPr="00D2146B" w:rsidRDefault="006F3B8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3B85" w:rsidRPr="00D2146B" w:rsidRDefault="006F3B85" w:rsidP="00D2146B">
                              <w:pPr>
                                <w:spacing w:before="0" w:after="0"/>
                                <w:rPr>
                                  <w:sz w:val="18"/>
                                  <w:szCs w:val="18"/>
                                  <w:lang w:val="sv-SE"/>
                                </w:rPr>
                              </w:pPr>
                              <w:r w:rsidRPr="00D2146B">
                                <w:rPr>
                                  <w:sz w:val="18"/>
                                  <w:szCs w:val="18"/>
                                  <w:lang w:val="sv-SE"/>
                                </w:rPr>
                                <w:t>Ellipse Frame Pointer</w:t>
                              </w:r>
                            </w:p>
                            <w:p w14:paraId="366E1AE1" w14:textId="757FAE9A" w:rsidR="006F3B85" w:rsidRPr="00D2146B" w:rsidRDefault="006F3B85" w:rsidP="00D2146B">
                              <w:pPr>
                                <w:spacing w:before="0" w:after="0"/>
                                <w:rPr>
                                  <w:sz w:val="18"/>
                                  <w:szCs w:val="18"/>
                                  <w:lang w:val="sv-SE"/>
                                </w:rPr>
                              </w:pPr>
                              <w:r w:rsidRPr="00D2146B">
                                <w:rPr>
                                  <w:sz w:val="18"/>
                                  <w:szCs w:val="18"/>
                                  <w:lang w:val="sv-SE"/>
                                </w:rPr>
                                <w:t>Regular Frame Pointer</w:t>
                              </w:r>
                            </w:p>
                            <w:p w14:paraId="3E5A4966" w14:textId="38836501" w:rsidR="006F3B85" w:rsidRPr="00D2146B" w:rsidRDefault="006F3B8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3B85" w:rsidRPr="00D2146B" w:rsidRDefault="006F3B85" w:rsidP="00D2146B">
                              <w:pPr>
                                <w:spacing w:before="0" w:after="0"/>
                                <w:rPr>
                                  <w:sz w:val="18"/>
                                  <w:szCs w:val="18"/>
                                  <w:lang w:val="sv-SE"/>
                                </w:rPr>
                              </w:pPr>
                            </w:p>
                            <w:p w14:paraId="48B5950A" w14:textId="77777777" w:rsidR="006F3B85" w:rsidRPr="00D2146B" w:rsidRDefault="006F3B8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6F3B85" w:rsidRPr="00D2146B" w:rsidRDefault="006F3B8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6F3B85" w:rsidRPr="00D2146B" w:rsidRDefault="006F3B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3B85" w:rsidRPr="00D2146B" w:rsidRDefault="006F3B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3B85" w:rsidRPr="00D2146B" w:rsidRDefault="006F3B8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3B85" w:rsidRPr="00D2146B" w:rsidRDefault="006F3B8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3B85" w:rsidRPr="00D2146B" w:rsidRDefault="006F3B8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 </w:t>
                              </w:r>
                            </w:p>
                            <w:p w14:paraId="2924CD49"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6F3B85" w:rsidRPr="00D2146B" w:rsidRDefault="006F3B8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6F3B85" w:rsidRPr="00D2146B" w:rsidRDefault="006F3B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3B85" w:rsidRPr="00D2146B" w:rsidRDefault="006F3B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3B85" w:rsidRPr="00D2146B" w:rsidRDefault="006F3B8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 </w:t>
                              </w:r>
                            </w:p>
                            <w:p w14:paraId="1ECBE518"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6F3B85" w:rsidRPr="00D2146B" w:rsidRDefault="006F3B8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F3B85" w:rsidRPr="00D2146B" w:rsidRDefault="006F3B8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3B85" w:rsidRPr="00D2146B" w:rsidRDefault="006F3B8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3B85" w:rsidRPr="00D2146B" w:rsidRDefault="006F3B8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3B85" w:rsidRPr="00D2146B" w:rsidRDefault="006F3B8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3B85" w:rsidRPr="00D2146B" w:rsidRDefault="006F3B85" w:rsidP="00D2146B">
                        <w:pPr>
                          <w:spacing w:before="0" w:after="0"/>
                          <w:rPr>
                            <w:sz w:val="18"/>
                            <w:szCs w:val="18"/>
                            <w:lang w:val="sv-SE"/>
                          </w:rPr>
                        </w:pPr>
                        <w:r w:rsidRPr="00D2146B">
                          <w:rPr>
                            <w:sz w:val="18"/>
                            <w:szCs w:val="18"/>
                            <w:lang w:val="sv-SE"/>
                          </w:rPr>
                          <w:t>Ellipse Frame Pointer</w:t>
                        </w:r>
                      </w:p>
                      <w:p w14:paraId="366E1AE1" w14:textId="757FAE9A" w:rsidR="006F3B85" w:rsidRPr="00D2146B" w:rsidRDefault="006F3B85" w:rsidP="00D2146B">
                        <w:pPr>
                          <w:spacing w:before="0" w:after="0"/>
                          <w:rPr>
                            <w:sz w:val="18"/>
                            <w:szCs w:val="18"/>
                            <w:lang w:val="sv-SE"/>
                          </w:rPr>
                        </w:pPr>
                        <w:r w:rsidRPr="00D2146B">
                          <w:rPr>
                            <w:sz w:val="18"/>
                            <w:szCs w:val="18"/>
                            <w:lang w:val="sv-SE"/>
                          </w:rPr>
                          <w:t>Regular Frame Pointer</w:t>
                        </w:r>
                      </w:p>
                      <w:p w14:paraId="3E5A4966" w14:textId="38836501" w:rsidR="006F3B85" w:rsidRPr="00D2146B" w:rsidRDefault="006F3B8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3B85" w:rsidRPr="00D2146B" w:rsidRDefault="006F3B85" w:rsidP="00D2146B">
                        <w:pPr>
                          <w:spacing w:before="0" w:after="0"/>
                          <w:rPr>
                            <w:sz w:val="18"/>
                            <w:szCs w:val="18"/>
                            <w:lang w:val="sv-SE"/>
                          </w:rPr>
                        </w:pPr>
                      </w:p>
                      <w:p w14:paraId="48B5950A" w14:textId="77777777" w:rsidR="006F3B85" w:rsidRPr="00D2146B" w:rsidRDefault="006F3B85"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F3B85" w:rsidRPr="00D2146B" w:rsidRDefault="006F3B8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F3B85" w:rsidRPr="00D2146B" w:rsidRDefault="006F3B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3B85" w:rsidRPr="00D2146B" w:rsidRDefault="006F3B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3B85" w:rsidRPr="00D2146B" w:rsidRDefault="006F3B8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3B85" w:rsidRPr="00D2146B" w:rsidRDefault="006F3B8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3B85" w:rsidRPr="00D2146B" w:rsidRDefault="006F3B8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 </w:t>
                        </w:r>
                      </w:p>
                      <w:p w14:paraId="2924CD49" w14:textId="77777777" w:rsidR="006F3B85" w:rsidRPr="00D2146B" w:rsidRDefault="006F3B8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F3B85" w:rsidRPr="00D2146B" w:rsidRDefault="006F3B8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F3B85" w:rsidRPr="00D2146B" w:rsidRDefault="006F3B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3B85" w:rsidRPr="00D2146B" w:rsidRDefault="006F3B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3B85" w:rsidRPr="00D2146B" w:rsidRDefault="006F3B8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 </w:t>
                        </w:r>
                      </w:p>
                      <w:p w14:paraId="1ECBE518" w14:textId="77777777" w:rsidR="006F3B85" w:rsidRPr="00D2146B" w:rsidRDefault="006F3B8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F3B85" w:rsidRPr="00D2146B" w:rsidRDefault="006F3B8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F3B85" w:rsidRPr="00D2146B" w:rsidRDefault="006F3B8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3B85" w:rsidRDefault="006F3B8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3B85" w:rsidRDefault="006F3B8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3B85" w:rsidRPr="00D2146B" w:rsidRDefault="006F3B8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3B85" w:rsidRPr="00D2146B" w:rsidRDefault="006F3B8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3B85" w:rsidRPr="00D2146B" w:rsidRDefault="006F3B8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3B85" w:rsidRPr="00D2146B" w:rsidRDefault="006F3B8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3B85" w:rsidRPr="00D2146B" w:rsidRDefault="006F3B85" w:rsidP="002903DF">
                              <w:pPr>
                                <w:spacing w:before="0" w:after="0"/>
                                <w:rPr>
                                  <w:sz w:val="18"/>
                                  <w:szCs w:val="18"/>
                                  <w:lang w:val="sv-SE"/>
                                </w:rPr>
                              </w:pPr>
                              <w:r w:rsidRPr="00D2146B">
                                <w:rPr>
                                  <w:sz w:val="18"/>
                                  <w:szCs w:val="18"/>
                                  <w:lang w:val="sv-SE"/>
                                </w:rPr>
                                <w:t>Ellipse Frame Pointer</w:t>
                              </w:r>
                            </w:p>
                            <w:p w14:paraId="5718813E" w14:textId="77777777" w:rsidR="006F3B85" w:rsidRPr="00D2146B" w:rsidRDefault="006F3B85" w:rsidP="002903DF">
                              <w:pPr>
                                <w:spacing w:before="0" w:after="0"/>
                                <w:rPr>
                                  <w:sz w:val="18"/>
                                  <w:szCs w:val="18"/>
                                  <w:lang w:val="sv-SE"/>
                                </w:rPr>
                              </w:pPr>
                              <w:r w:rsidRPr="00D2146B">
                                <w:rPr>
                                  <w:sz w:val="18"/>
                                  <w:szCs w:val="18"/>
                                  <w:lang w:val="sv-SE"/>
                                </w:rPr>
                                <w:t>Regular Frame Pointer</w:t>
                              </w:r>
                            </w:p>
                            <w:p w14:paraId="62230721" w14:textId="77777777" w:rsidR="006F3B85" w:rsidRPr="00D2146B" w:rsidRDefault="006F3B8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3B85" w:rsidRPr="00D2146B" w:rsidRDefault="006F3B85" w:rsidP="002903DF">
                              <w:pPr>
                                <w:spacing w:before="0" w:after="0"/>
                                <w:rPr>
                                  <w:sz w:val="18"/>
                                  <w:szCs w:val="18"/>
                                  <w:lang w:val="sv-SE"/>
                                </w:rPr>
                              </w:pPr>
                            </w:p>
                            <w:p w14:paraId="3BE3217A" w14:textId="77777777" w:rsidR="006F3B85" w:rsidRPr="00D2146B" w:rsidRDefault="006F3B8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F3B85" w:rsidRPr="00D2146B" w:rsidRDefault="006F3B8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3B85" w:rsidRDefault="006F3B8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3B85" w:rsidRPr="00D2146B" w:rsidRDefault="006F3B85" w:rsidP="002903DF">
                              <w:pPr>
                                <w:spacing w:before="0" w:after="0" w:line="256" w:lineRule="auto"/>
                                <w:rPr>
                                  <w:sz w:val="18"/>
                                  <w:szCs w:val="18"/>
                                </w:rPr>
                              </w:pPr>
                              <w:r>
                                <w:rPr>
                                  <w:rFonts w:eastAsia="Calibri"/>
                                  <w:color w:val="000000"/>
                                  <w:sz w:val="18"/>
                                  <w:szCs w:val="18"/>
                                </w:rPr>
                                <w:t>Elliptic parameter: 21</w:t>
                              </w:r>
                            </w:p>
                            <w:p w14:paraId="0F8126A1"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w:t>
                              </w:r>
                            </w:p>
                            <w:p w14:paraId="28313E96"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F3B85" w:rsidRPr="00D2146B" w:rsidRDefault="006F3B8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3B85" w:rsidRPr="00D2146B" w:rsidRDefault="006F3B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w:t>
                              </w:r>
                            </w:p>
                            <w:p w14:paraId="48FC4ABF"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F3B85" w:rsidRPr="00D2146B" w:rsidRDefault="006F3B8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F3B85" w:rsidRPr="00D2146B" w:rsidRDefault="006F3B8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3B85" w:rsidRDefault="006F3B8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3B85" w:rsidRDefault="006F3B8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3B85" w:rsidRPr="00D2146B" w:rsidRDefault="006F3B8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3B85" w:rsidRPr="00D2146B" w:rsidRDefault="006F3B8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3B85" w:rsidRPr="00D2146B" w:rsidRDefault="006F3B8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3B85" w:rsidRPr="00D2146B" w:rsidRDefault="006F3B8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3B85" w:rsidRPr="00D2146B" w:rsidRDefault="006F3B85" w:rsidP="002903DF">
                        <w:pPr>
                          <w:spacing w:before="0" w:after="0"/>
                          <w:rPr>
                            <w:sz w:val="18"/>
                            <w:szCs w:val="18"/>
                            <w:lang w:val="sv-SE"/>
                          </w:rPr>
                        </w:pPr>
                        <w:r w:rsidRPr="00D2146B">
                          <w:rPr>
                            <w:sz w:val="18"/>
                            <w:szCs w:val="18"/>
                            <w:lang w:val="sv-SE"/>
                          </w:rPr>
                          <w:t>Ellipse Frame Pointer</w:t>
                        </w:r>
                      </w:p>
                      <w:p w14:paraId="5718813E" w14:textId="77777777" w:rsidR="006F3B85" w:rsidRPr="00D2146B" w:rsidRDefault="006F3B85" w:rsidP="002903DF">
                        <w:pPr>
                          <w:spacing w:before="0" w:after="0"/>
                          <w:rPr>
                            <w:sz w:val="18"/>
                            <w:szCs w:val="18"/>
                            <w:lang w:val="sv-SE"/>
                          </w:rPr>
                        </w:pPr>
                        <w:r w:rsidRPr="00D2146B">
                          <w:rPr>
                            <w:sz w:val="18"/>
                            <w:szCs w:val="18"/>
                            <w:lang w:val="sv-SE"/>
                          </w:rPr>
                          <w:t>Regular Frame Pointer</w:t>
                        </w:r>
                      </w:p>
                      <w:p w14:paraId="62230721" w14:textId="77777777" w:rsidR="006F3B85" w:rsidRPr="00D2146B" w:rsidRDefault="006F3B8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3B85" w:rsidRPr="00D2146B" w:rsidRDefault="006F3B85" w:rsidP="002903DF">
                        <w:pPr>
                          <w:spacing w:before="0" w:after="0"/>
                          <w:rPr>
                            <w:sz w:val="18"/>
                            <w:szCs w:val="18"/>
                            <w:lang w:val="sv-SE"/>
                          </w:rPr>
                        </w:pPr>
                      </w:p>
                      <w:p w14:paraId="3BE3217A" w14:textId="77777777" w:rsidR="006F3B85" w:rsidRPr="00D2146B" w:rsidRDefault="006F3B8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F3B85" w:rsidRPr="00D2146B" w:rsidRDefault="006F3B8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3B85" w:rsidRDefault="006F3B8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3B85" w:rsidRPr="00D2146B" w:rsidRDefault="006F3B85" w:rsidP="002903DF">
                        <w:pPr>
                          <w:spacing w:before="0" w:after="0" w:line="256" w:lineRule="auto"/>
                          <w:rPr>
                            <w:sz w:val="18"/>
                            <w:szCs w:val="18"/>
                          </w:rPr>
                        </w:pPr>
                        <w:r>
                          <w:rPr>
                            <w:rFonts w:eastAsia="Calibri"/>
                            <w:color w:val="000000"/>
                            <w:sz w:val="18"/>
                            <w:szCs w:val="18"/>
                          </w:rPr>
                          <w:t>Elliptic parameter: 21</w:t>
                        </w:r>
                      </w:p>
                      <w:p w14:paraId="0F8126A1"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w:t>
                        </w:r>
                      </w:p>
                      <w:p w14:paraId="28313E96" w14:textId="77777777" w:rsidR="006F3B85" w:rsidRPr="00D2146B" w:rsidRDefault="006F3B8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F3B85" w:rsidRPr="00D2146B" w:rsidRDefault="006F3B8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3B85" w:rsidRPr="00D2146B" w:rsidRDefault="006F3B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w:t>
                        </w:r>
                      </w:p>
                      <w:p w14:paraId="48FC4ABF" w14:textId="77777777" w:rsidR="006F3B85" w:rsidRPr="00D2146B" w:rsidRDefault="006F3B8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F3B85" w:rsidRPr="00D2146B" w:rsidRDefault="006F3B8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2F9CE1FF"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7" w:name="_Toc57656074"/>
      <w:r w:rsidRPr="00903DBA">
        <w:t>Assembly Operator</w:t>
      </w:r>
      <w:bookmarkEnd w:id="427"/>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lastRenderedPageBreak/>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8" w:name="_Toc57656075"/>
      <w:r w:rsidRPr="00903DBA">
        <w:t>Assembly Code</w:t>
      </w:r>
      <w:bookmarkEnd w:id="428"/>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77777777"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The ellipse frame pointer: the address of the beginning of the current activation record plus the size (in bytes) of the elliptic parameters</w:t>
      </w:r>
      <w:r w:rsidR="00225DDC" w:rsidRPr="00322499">
        <w:rPr>
          <w:highlight w:val="white"/>
        </w:rPr>
        <w:t>, in order to correctly access the local variables of the function, which are located after the elliptic parameters. Ignored in non-elliptic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9" w:name="_Toc57656076"/>
      <w:r w:rsidRPr="00903DBA">
        <w:rPr>
          <w:highlight w:val="white"/>
        </w:rPr>
        <w:t>Assembly Code Optimization</w:t>
      </w:r>
      <w:bookmarkEnd w:id="429"/>
    </w:p>
    <w:p w14:paraId="60537E46" w14:textId="6B327D61" w:rsidR="00AE79B1" w:rsidRPr="00903DBA" w:rsidRDefault="001D1EC5" w:rsidP="00034040">
      <w:pPr>
        <w:rPr>
          <w:highlight w:val="white"/>
        </w:rPr>
      </w:pPr>
      <w:proofErr w:type="gramStart"/>
      <w:r w:rsidRPr="00903DBA">
        <w:rPr>
          <w:highlight w:val="white"/>
        </w:rPr>
        <w:t xml:space="preserve">Similar </w:t>
      </w:r>
      <w:r w:rsidR="00B358AE">
        <w:rPr>
          <w:highlight w:val="white"/>
        </w:rPr>
        <w:t>to</w:t>
      </w:r>
      <w:proofErr w:type="gramEnd"/>
      <w:r w:rsidR="00B358AE">
        <w:rPr>
          <w:highlight w:val="white"/>
        </w:rPr>
        <w:t xml:space="preserve">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30" w:name="_Toc57656077"/>
      <w:r w:rsidRPr="00903DBA">
        <w:rPr>
          <w:highlight w:val="white"/>
        </w:rPr>
        <w:t xml:space="preserve">Operator </w:t>
      </w:r>
      <w:r w:rsidR="00CA5764" w:rsidRPr="00903DBA">
        <w:rPr>
          <w:highlight w:val="white"/>
        </w:rPr>
        <w:t>Test Methods</w:t>
      </w:r>
      <w:bookmarkEnd w:id="430"/>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1" w:name="_Toc57656078"/>
      <w:r w:rsidRPr="00903DBA">
        <w:rPr>
          <w:highlight w:val="white"/>
        </w:rPr>
        <w:t>Register Overlapping</w:t>
      </w:r>
      <w:bookmarkEnd w:id="431"/>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2" w:name="_Toc57656079"/>
      <w:r w:rsidRPr="00903DBA">
        <w:rPr>
          <w:highlight w:val="white"/>
        </w:rPr>
        <w:t>Register Size</w:t>
      </w:r>
      <w:bookmarkEnd w:id="432"/>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3" w:name="_Toc57656080"/>
      <w:proofErr w:type="spellStart"/>
      <w:r w:rsidRPr="00903DBA">
        <w:rPr>
          <w:highlight w:val="white"/>
        </w:rPr>
        <w:t>ToString</w:t>
      </w:r>
      <w:bookmarkEnd w:id="433"/>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4" w:name="_Toc57656081"/>
      <w:r w:rsidRPr="00903DBA">
        <w:t>Tracks</w:t>
      </w:r>
      <w:bookmarkEnd w:id="434"/>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5" w:name="_Toc57656082"/>
      <w:r w:rsidRPr="00903DBA">
        <w:t>Register Allocation</w:t>
      </w:r>
      <w:bookmarkEnd w:id="435"/>
    </w:p>
    <w:p w14:paraId="02693415" w14:textId="1147F55E" w:rsidR="00B93420" w:rsidRDefault="00226C7F" w:rsidP="005F3AD5">
      <w:r>
        <w:t xml:space="preserve">The architecture holds a set of registers. On </w:t>
      </w:r>
      <w:proofErr w:type="gramStart"/>
      <w:r>
        <w:t>particular feature</w:t>
      </w:r>
      <w:proofErr w:type="gramEnd"/>
      <w:r>
        <w:t xml:space="preserv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 xml:space="preserve">When iterating through the code list, we also need to keep track of the current size of the tracks, </w:t>
      </w:r>
      <w:proofErr w:type="gramStart"/>
      <w:r>
        <w:rPr>
          <w:highlight w:val="white"/>
        </w:rPr>
        <w:t>in order to</w:t>
      </w:r>
      <w:proofErr w:type="gramEnd"/>
      <w:r>
        <w:rPr>
          <w:highlight w:val="white"/>
        </w:rPr>
        <w:t xml:space="preserve">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31C13E29"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6" w:name="_Toc57656083"/>
      <w:r w:rsidRPr="00903DBA">
        <w:t>Assembly Code Generation</w:t>
      </w:r>
      <w:bookmarkEnd w:id="436"/>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7"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7"/>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proofErr w:type="gramStart"/>
      <w:r w:rsidR="002F6544" w:rsidRPr="00903DBA">
        <w:rPr>
          <w:highlight w:val="white"/>
        </w:rPr>
        <w:t>is</w:t>
      </w:r>
      <w:r w:rsidR="005B4CB9">
        <w:rPr>
          <w:highlight w:val="white"/>
        </w:rPr>
        <w:t xml:space="preserve"> located</w:t>
      </w:r>
      <w:r w:rsidR="002F6544" w:rsidRPr="00903DBA">
        <w:rPr>
          <w:highlight w:val="white"/>
        </w:rPr>
        <w:t xml:space="preserve"> in</w:t>
      </w:r>
      <w:proofErr w:type="gramEnd"/>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8"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8"/>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w:t>
      </w:r>
      <w:proofErr w:type="gramStart"/>
      <w:r w:rsidR="00AD0790">
        <w:rPr>
          <w:highlight w:val="white"/>
        </w:rPr>
        <w:t>in order to</w:t>
      </w:r>
      <w:proofErr w:type="gramEnd"/>
      <w:r w:rsidR="00AD0790">
        <w:rPr>
          <w:highlight w:val="white"/>
        </w:rPr>
        <w:t xml:space="preserve">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9" w:name="_Toc57656086"/>
      <w:r w:rsidRPr="00903DBA">
        <w:rPr>
          <w:highlight w:val="white"/>
        </w:rPr>
        <w:t>Function Calls</w:t>
      </w:r>
      <w:bookmarkEnd w:id="439"/>
    </w:p>
    <w:p w14:paraId="407EEE07" w14:textId="64D49A0C"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0553B2E7" w:rsidR="00813000" w:rsidRPr="00903DBA" w:rsidRDefault="00813000" w:rsidP="00813000">
      <w:pPr>
        <w:rPr>
          <w:highlight w:val="white"/>
        </w:rPr>
      </w:pPr>
      <w:r w:rsidRPr="00903DBA">
        <w:rPr>
          <w:highlight w:val="white"/>
        </w:rPr>
        <w:lastRenderedPageBreak/>
        <w:t>We return the elliptic frame pointer i</w:t>
      </w:r>
      <w:r w:rsidR="00AD4F6F">
        <w:rPr>
          <w:highlight w:val="white"/>
        </w:rPr>
        <w:t>f</w:t>
      </w:r>
      <w:r w:rsidRPr="00903DBA">
        <w:rPr>
          <w:highlight w:val="white"/>
        </w:rPr>
        <w:t xml:space="preserve">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w:t>
      </w:r>
      <w:proofErr w:type="spellStart"/>
      <w:r w:rsidR="00BC3E20" w:rsidRPr="00903DBA">
        <w:rPr>
          <w:highlight w:val="white"/>
        </w:rPr>
        <w:t>Tech</w:t>
      </w:r>
      <w:r w:rsidR="005813E2">
        <w:rPr>
          <w:highlight w:val="white"/>
        </w:rPr>
        <w:t>ically</w:t>
      </w:r>
      <w:proofErr w:type="spellEnd"/>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33F4A46A"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440"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3C609B1B" w:rsidR="00727492" w:rsidRPr="00903DBA" w:rsidRDefault="00727492" w:rsidP="00727492">
      <w:pPr>
        <w:rPr>
          <w:highlight w:val="white"/>
        </w:rPr>
      </w:pPr>
      <w:r w:rsidRPr="00903DBA">
        <w:rPr>
          <w:highlight w:val="white"/>
        </w:rPr>
        <w:t>If the callee function, but not the caller function, is elliptic, the frame pointer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6C47802C"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0"/>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1" w:name="_Toc57656087"/>
      <w:r w:rsidRPr="00903DBA">
        <w:rPr>
          <w:highlight w:val="white"/>
        </w:rPr>
        <w:t>Loading Values into Registers</w:t>
      </w:r>
      <w:bookmarkEnd w:id="441"/>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2"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2"/>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4650BFA" w:rsidR="00710964" w:rsidRPr="00903DBA" w:rsidRDefault="00734CAC" w:rsidP="00734CAC">
      <w:pPr>
        <w:rPr>
          <w:highlight w:val="white"/>
        </w:rPr>
      </w:pPr>
      <w:r>
        <w:rPr>
          <w:highlight w:val="white"/>
        </w:rPr>
        <w:t xml:space="preserve">The code for the Windows </w:t>
      </w:r>
      <w:proofErr w:type="spellStart"/>
      <w:r>
        <w:rPr>
          <w:highlight w:val="white"/>
        </w:rPr>
        <w:t>envisonment</w:t>
      </w:r>
      <w:proofErr w:type="spellEnd"/>
      <w:r>
        <w:rPr>
          <w:highlight w:val="white"/>
        </w:rPr>
        <w:t xml:space="preserve">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443" w:name="_Toc57656089"/>
      <w:r w:rsidRPr="00903DBA">
        <w:rPr>
          <w:highlight w:val="white"/>
        </w:rPr>
        <w:t>Load and Inspect Registers</w:t>
      </w:r>
      <w:bookmarkEnd w:id="443"/>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4" w:name="_Toc57656090"/>
      <w:r w:rsidRPr="00903DBA">
        <w:rPr>
          <w:highlight w:val="white"/>
        </w:rPr>
        <w:t>Initialization</w:t>
      </w:r>
      <w:bookmarkEnd w:id="444"/>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5" w:name="_Toc57656091"/>
      <w:r w:rsidRPr="00903DBA">
        <w:rPr>
          <w:highlight w:val="white"/>
        </w:rPr>
        <w:t>Integral Multipl</w:t>
      </w:r>
      <w:r w:rsidR="00285456" w:rsidRPr="00903DBA">
        <w:rPr>
          <w:highlight w:val="white"/>
        </w:rPr>
        <w:t>i</w:t>
      </w:r>
      <w:r w:rsidRPr="00903DBA">
        <w:rPr>
          <w:highlight w:val="white"/>
        </w:rPr>
        <w:t>cation, Division, and Modulo</w:t>
      </w:r>
      <w:bookmarkEnd w:id="445"/>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6" w:name="_Toc57656092"/>
      <w:r w:rsidRPr="00903DBA">
        <w:rPr>
          <w:highlight w:val="white"/>
        </w:rPr>
        <w:t>Integral Assignment and Parameters</w:t>
      </w:r>
      <w:bookmarkEnd w:id="446"/>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lastRenderedPageBreak/>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lastRenderedPageBreak/>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7" w:name="_Toc57656093"/>
      <w:r w:rsidRPr="00903DBA">
        <w:rPr>
          <w:highlight w:val="white"/>
        </w:rPr>
        <w:t>Unary Integral Operations</w:t>
      </w:r>
      <w:bookmarkEnd w:id="447"/>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lastRenderedPageBreak/>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lastRenderedPageBreak/>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8" w:name="_Toc57656094"/>
      <w:r w:rsidRPr="00903DBA">
        <w:rPr>
          <w:highlight w:val="white"/>
        </w:rPr>
        <w:t>Integral Binary</w:t>
      </w:r>
      <w:bookmarkEnd w:id="448"/>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lastRenderedPageBreak/>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w:t>
      </w:r>
      <w:r w:rsidRPr="00903DBA">
        <w:rPr>
          <w:highlight w:val="white"/>
        </w:rPr>
        <w:lastRenderedPageBreak/>
        <w:t>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lastRenderedPageBreak/>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lastRenderedPageBreak/>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9" w:name="_Toc57656095"/>
      <w:r w:rsidRPr="00903DBA">
        <w:rPr>
          <w:highlight w:val="white"/>
        </w:rPr>
        <w:t>Base and Offset</w:t>
      </w:r>
      <w:bookmarkEnd w:id="449"/>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0" w:name="_Toc57656096"/>
      <w:r w:rsidRPr="00903DBA">
        <w:rPr>
          <w:highlight w:val="white"/>
        </w:rPr>
        <w:t>Case</w:t>
      </w:r>
      <w:bookmarkEnd w:id="450"/>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1" w:name="_Toc57656097"/>
      <w:r w:rsidRPr="00903DBA">
        <w:rPr>
          <w:highlight w:val="white"/>
        </w:rPr>
        <w:t>Address</w:t>
      </w:r>
      <w:bookmarkEnd w:id="451"/>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lastRenderedPageBreak/>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2" w:name="_Toc57656098"/>
      <w:r w:rsidRPr="00903DBA">
        <w:rPr>
          <w:highlight w:val="white"/>
        </w:rPr>
        <w:t>Floating Binary</w:t>
      </w:r>
      <w:bookmarkEnd w:id="452"/>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lastRenderedPageBreak/>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3" w:name="_Toc57656099"/>
      <w:r w:rsidRPr="00903DBA">
        <w:rPr>
          <w:highlight w:val="white"/>
        </w:rPr>
        <w:t>Floating Relation</w:t>
      </w:r>
      <w:bookmarkEnd w:id="453"/>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4" w:name="_Toc57656100"/>
      <w:r w:rsidRPr="00903DBA">
        <w:rPr>
          <w:highlight w:val="white"/>
        </w:rPr>
        <w:t>Floating Push and Pop</w:t>
      </w:r>
      <w:bookmarkEnd w:id="454"/>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lastRenderedPageBreak/>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lastRenderedPageBreak/>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lastRenderedPageBreak/>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5" w:name="_Toc57656101"/>
      <w:r w:rsidRPr="00903DBA">
        <w:rPr>
          <w:highlight w:val="white"/>
        </w:rPr>
        <w:t>Type Conversion</w:t>
      </w:r>
      <w:bookmarkEnd w:id="455"/>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lastRenderedPageBreak/>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6" w:name="_Toc57656102"/>
      <w:r w:rsidRPr="00903DBA">
        <w:rPr>
          <w:highlight w:val="white"/>
        </w:rPr>
        <w:lastRenderedPageBreak/>
        <w:t>Struct and Union</w:t>
      </w:r>
      <w:bookmarkEnd w:id="456"/>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lastRenderedPageBreak/>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7" w:name="_Toc57656103"/>
      <w:r w:rsidRPr="00903DBA">
        <w:rPr>
          <w:highlight w:val="white"/>
        </w:rPr>
        <w:t>Initialization Code</w:t>
      </w:r>
      <w:bookmarkEnd w:id="457"/>
    </w:p>
    <w:p w14:paraId="4A5AAFA6" w14:textId="7D87DDFE" w:rsidR="001C492E" w:rsidRPr="00903DBA" w:rsidRDefault="00510899" w:rsidP="00B70491">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8" w:name="_Toc57656104"/>
      <w:r w:rsidRPr="00903DBA">
        <w:rPr>
          <w:highlight w:val="white"/>
        </w:rPr>
        <w:t>Command Line Arguments</w:t>
      </w:r>
      <w:bookmarkEnd w:id="458"/>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F3B85" w:rsidRPr="00DF14A9" w:rsidRDefault="006F3B8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F3B85" w:rsidRPr="00490BCB" w:rsidRDefault="006F3B8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F3B85" w:rsidRPr="00490BCB" w:rsidRDefault="006F3B8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F3B85" w:rsidRPr="00490BCB" w:rsidRDefault="006F3B8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F3B85" w:rsidRPr="00090144" w:rsidRDefault="006F3B8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F3B85" w:rsidRPr="00090144" w:rsidRDefault="006F3B85" w:rsidP="00B70491">
                              <w:pPr>
                                <w:spacing w:before="0" w:after="0" w:line="240" w:lineRule="auto"/>
                                <w:rPr>
                                  <w:rFonts w:eastAsia="Calibri"/>
                                  <w:color w:val="000000"/>
                                </w:rPr>
                              </w:pPr>
                              <w:r w:rsidRPr="00090144">
                                <w:rPr>
                                  <w:rFonts w:eastAsia="Calibri"/>
                                  <w:color w:val="000000"/>
                                </w:rPr>
                                <w:t>Frame pointer of</w:t>
                              </w:r>
                            </w:p>
                            <w:p w14:paraId="77E191A3" w14:textId="77777777" w:rsidR="006F3B85" w:rsidRPr="00090144" w:rsidRDefault="006F3B8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F3B85" w:rsidRPr="00090144" w:rsidRDefault="006F3B8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3B85" w:rsidRPr="00090144" w:rsidRDefault="006F3B8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F3B85" w:rsidRPr="00090144" w:rsidRDefault="006F3B8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F3B85" w:rsidRPr="00090144" w:rsidRDefault="006F3B8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F3B85" w:rsidRDefault="006F3B8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F3B85" w:rsidRDefault="006F3B8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F3B85" w:rsidRDefault="006F3B8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F3B85" w:rsidRDefault="006F3B8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F3B85" w:rsidRPr="00DF14A9" w:rsidRDefault="006F3B8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F3B85" w:rsidRPr="00490BCB" w:rsidRDefault="006F3B8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F3B85" w:rsidRPr="00490BCB" w:rsidRDefault="006F3B8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F3B85" w:rsidRPr="00490BCB" w:rsidRDefault="006F3B8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F3B85" w:rsidRPr="00490BCB" w:rsidRDefault="006F3B8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F3B85" w:rsidRPr="00490BCB" w:rsidRDefault="006F3B8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F3B85" w:rsidRPr="00090144" w:rsidRDefault="006F3B8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F3B85" w:rsidRPr="00090144" w:rsidRDefault="006F3B85" w:rsidP="00B70491">
                        <w:pPr>
                          <w:spacing w:before="0" w:after="0" w:line="240" w:lineRule="auto"/>
                          <w:rPr>
                            <w:rFonts w:eastAsia="Calibri"/>
                            <w:color w:val="000000"/>
                          </w:rPr>
                        </w:pPr>
                        <w:r w:rsidRPr="00090144">
                          <w:rPr>
                            <w:rFonts w:eastAsia="Calibri"/>
                            <w:color w:val="000000"/>
                          </w:rPr>
                          <w:t>Frame pointer of</w:t>
                        </w:r>
                      </w:p>
                      <w:p w14:paraId="77E191A3" w14:textId="77777777" w:rsidR="006F3B85" w:rsidRPr="00090144" w:rsidRDefault="006F3B8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F3B85" w:rsidRPr="00090144" w:rsidRDefault="006F3B8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3B85" w:rsidRPr="00090144" w:rsidRDefault="006F3B8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F3B85" w:rsidRPr="00090144" w:rsidRDefault="006F3B8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F3B85" w:rsidRPr="00090144" w:rsidRDefault="006F3B8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F3B85" w:rsidRDefault="006F3B8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F3B85" w:rsidRDefault="006F3B8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F3B85" w:rsidRDefault="006F3B8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F3B85" w:rsidRDefault="006F3B8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44B955E3"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21ABF">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lastRenderedPageBreak/>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9" w:name="_Toc57656105"/>
      <w:r w:rsidRPr="00903DBA">
        <w:rPr>
          <w:highlight w:val="white"/>
        </w:rPr>
        <w:t>Text List</w:t>
      </w:r>
      <w:bookmarkEnd w:id="459"/>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lastRenderedPageBreak/>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0" w:name="_Ref54009755"/>
      <w:bookmarkStart w:id="461" w:name="_Toc57656106"/>
      <w:bookmarkStart w:id="462" w:name="_Ref420874022"/>
      <w:r w:rsidRPr="00903DBA">
        <w:lastRenderedPageBreak/>
        <w:t>Executable Code Generation</w:t>
      </w:r>
      <w:bookmarkEnd w:id="460"/>
      <w:bookmarkEnd w:id="461"/>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4F8B89F7" w:rsidR="009D716B" w:rsidRPr="00903DBA" w:rsidRDefault="00721ABF" w:rsidP="009D716B">
      <w:pPr>
        <w:pStyle w:val="Rubrik2"/>
      </w:pPr>
      <w:r>
        <w:t>The Windows environment</w:t>
      </w:r>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w:t>
      </w:r>
      <w:proofErr w:type="gramStart"/>
      <w:r w:rsidRPr="00903DBA">
        <w:t>names</w:t>
      </w:r>
      <w:r w:rsidR="00C55029" w:rsidRPr="00903DBA">
        <w:t xml:space="preserve">, </w:t>
      </w:r>
      <w:r w:rsidR="00EE238A">
        <w:t>and</w:t>
      </w:r>
      <w:proofErr w:type="gramEnd"/>
      <w:r w:rsidR="00EE238A">
        <w:t xml:space="preserve">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09E99F81"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21ABF">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21ABF">
        <w:rPr>
          <w:highlight w:val="white"/>
        </w:rPr>
        <w:t>The Windows environment, as opposed to the Linux environment.</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2727885D" w14:textId="4A539C4D"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F84F49">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6FB54E53" w:rsidR="00022F16" w:rsidRPr="00903DBA" w:rsidRDefault="007F65F7" w:rsidP="007F65F7">
      <w:pPr>
        <w:rPr>
          <w:highlight w:val="white"/>
        </w:rPr>
      </w:pPr>
      <w:r w:rsidRPr="00903DBA">
        <w:rPr>
          <w:highlight w:val="white"/>
        </w:rPr>
        <w:t xml:space="preserve">When creating a function in </w:t>
      </w:r>
      <w:r w:rsidR="00721ABF">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7A44B5AF"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21ABF">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0E9BDFAB" w:rsidR="003D2653" w:rsidRPr="00903DBA" w:rsidRDefault="003D2653" w:rsidP="003D2653">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lastRenderedPageBreak/>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F3B85" w:rsidRPr="00DF14A9" w:rsidRDefault="006F3B8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F3B85" w:rsidRPr="00490BCB" w:rsidRDefault="006F3B8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F3B85" w:rsidRPr="00090144" w:rsidRDefault="006F3B8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F3B85" w:rsidRPr="00090144" w:rsidRDefault="006F3B85" w:rsidP="00605AE9">
                              <w:pPr>
                                <w:spacing w:before="0" w:after="0" w:line="240" w:lineRule="auto"/>
                                <w:rPr>
                                  <w:rFonts w:eastAsia="Calibri"/>
                                  <w:color w:val="000000"/>
                                </w:rPr>
                              </w:pPr>
                              <w:r w:rsidRPr="00090144">
                                <w:rPr>
                                  <w:rFonts w:eastAsia="Calibri"/>
                                  <w:color w:val="000000"/>
                                </w:rPr>
                                <w:t>Frame pointer of</w:t>
                              </w:r>
                            </w:p>
                            <w:p w14:paraId="68E90914" w14:textId="77777777" w:rsidR="006F3B85" w:rsidRPr="00090144" w:rsidRDefault="006F3B8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F3B85" w:rsidRPr="00090144" w:rsidRDefault="006F3B8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3B85" w:rsidRPr="00090144" w:rsidRDefault="006F3B8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F3B85" w:rsidRPr="00090144" w:rsidRDefault="006F3B8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F3B85" w:rsidRPr="00090144" w:rsidRDefault="006F3B8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F3B85" w:rsidRDefault="006F3B8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F3B85" w:rsidRDefault="006F3B8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F3B85" w:rsidRDefault="006F3B8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F3B85" w:rsidRDefault="006F3B8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F3B85" w:rsidRDefault="006F3B8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F3B85" w:rsidRDefault="006F3B8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3B85" w:rsidRPr="00582B75" w:rsidRDefault="006F3B8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F3B85" w:rsidRPr="00490BCB" w:rsidRDefault="006F3B8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F3B85" w:rsidRPr="00490BCB" w:rsidRDefault="006F3B8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F3B85" w:rsidRDefault="006F3B8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F3B85" w:rsidRPr="00E55D4A" w:rsidRDefault="006F3B8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F3B85" w:rsidRDefault="006F3B8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F3B85" w:rsidRDefault="006F3B8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F3B85" w:rsidRDefault="006F3B8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F3B85" w:rsidRDefault="006F3B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F3B85" w:rsidRDefault="006F3B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F3B85" w:rsidRDefault="006F3B8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F3B85" w:rsidRDefault="006F3B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F3B85" w:rsidRDefault="006F3B8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F3B85" w:rsidRDefault="006F3B8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F3B85" w:rsidRDefault="006F3B8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F3B85" w:rsidRDefault="006F3B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F3B85" w:rsidRDefault="006F3B8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F3B85" w:rsidRDefault="006F3B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F3B85" w:rsidRDefault="006F3B8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F3B85" w:rsidRDefault="006F3B85" w:rsidP="00496983">
                              <w:pPr>
                                <w:spacing w:before="0" w:line="257" w:lineRule="auto"/>
                                <w:jc w:val="center"/>
                                <w:rPr>
                                  <w:sz w:val="24"/>
                                  <w:szCs w:val="24"/>
                                </w:rPr>
                              </w:pPr>
                              <w:r>
                                <w:rPr>
                                  <w:rFonts w:eastAsia="Calibri"/>
                                  <w:color w:val="000000"/>
                                  <w:sz w:val="16"/>
                                  <w:szCs w:val="16"/>
                                </w:rPr>
                                <w:t>129</w:t>
                              </w:r>
                            </w:p>
                            <w:p w14:paraId="3E4A06D3" w14:textId="77777777" w:rsidR="006F3B85" w:rsidRDefault="006F3B8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F3B85" w:rsidRDefault="006F3B8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F3B85" w:rsidRDefault="006F3B8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F3B85" w:rsidRDefault="006F3B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F3B85" w:rsidRDefault="006F3B85" w:rsidP="006A7496">
                              <w:pPr>
                                <w:spacing w:before="100" w:line="257" w:lineRule="auto"/>
                                <w:jc w:val="left"/>
                                <w:rPr>
                                  <w:sz w:val="24"/>
                                  <w:szCs w:val="24"/>
                                </w:rPr>
                              </w:pPr>
                              <w:r>
                                <w:rPr>
                                  <w:rFonts w:eastAsia="Calibri"/>
                                  <w:color w:val="000000"/>
                                  <w:sz w:val="16"/>
                                  <w:szCs w:val="16"/>
                                </w:rPr>
                                <w:t>Before</w:t>
                              </w:r>
                            </w:p>
                            <w:p w14:paraId="6B197F32" w14:textId="77777777" w:rsidR="006F3B85" w:rsidRDefault="006F3B8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F3B85" w:rsidRDefault="006F3B85" w:rsidP="006A7496">
                              <w:pPr>
                                <w:spacing w:before="100" w:line="256" w:lineRule="auto"/>
                                <w:rPr>
                                  <w:sz w:val="24"/>
                                  <w:szCs w:val="24"/>
                                </w:rPr>
                              </w:pPr>
                              <w:r>
                                <w:rPr>
                                  <w:rFonts w:eastAsia="Calibri"/>
                                  <w:color w:val="000000"/>
                                  <w:sz w:val="16"/>
                                  <w:szCs w:val="16"/>
                                </w:rPr>
                                <w:t>After</w:t>
                              </w:r>
                            </w:p>
                            <w:p w14:paraId="7E3E04C8" w14:textId="77777777" w:rsidR="006F3B85" w:rsidRDefault="006F3B8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F3B85" w:rsidRPr="00DF14A9" w:rsidRDefault="006F3B8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F3B85" w:rsidRPr="00490BCB" w:rsidRDefault="006F3B8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F3B85" w:rsidRPr="00490BCB" w:rsidRDefault="006F3B8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F3B85" w:rsidRPr="00490BCB" w:rsidRDefault="006F3B8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F3B85" w:rsidRPr="00090144" w:rsidRDefault="006F3B8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F3B85" w:rsidRPr="00090144" w:rsidRDefault="006F3B85" w:rsidP="00605AE9">
                        <w:pPr>
                          <w:spacing w:before="0" w:after="0" w:line="240" w:lineRule="auto"/>
                          <w:rPr>
                            <w:rFonts w:eastAsia="Calibri"/>
                            <w:color w:val="000000"/>
                          </w:rPr>
                        </w:pPr>
                        <w:r w:rsidRPr="00090144">
                          <w:rPr>
                            <w:rFonts w:eastAsia="Calibri"/>
                            <w:color w:val="000000"/>
                          </w:rPr>
                          <w:t>Frame pointer of</w:t>
                        </w:r>
                      </w:p>
                      <w:p w14:paraId="68E90914" w14:textId="77777777" w:rsidR="006F3B85" w:rsidRPr="00090144" w:rsidRDefault="006F3B8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F3B85" w:rsidRPr="00090144" w:rsidRDefault="006F3B8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3B85" w:rsidRPr="00090144" w:rsidRDefault="006F3B8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F3B85" w:rsidRPr="00090144" w:rsidRDefault="006F3B8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F3B85" w:rsidRPr="00090144" w:rsidRDefault="006F3B8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F3B85" w:rsidRDefault="006F3B8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F3B85" w:rsidRDefault="006F3B8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F3B85" w:rsidRDefault="006F3B8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F3B85" w:rsidRDefault="006F3B8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F3B85" w:rsidRDefault="006F3B8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F3B85" w:rsidRDefault="006F3B8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3B85" w:rsidRPr="00582B75" w:rsidRDefault="006F3B8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F3B85" w:rsidRPr="00490BCB" w:rsidRDefault="006F3B8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F3B85" w:rsidRPr="00490BCB" w:rsidRDefault="006F3B8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F3B85" w:rsidRDefault="006F3B8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F3B85" w:rsidRPr="00E55D4A" w:rsidRDefault="006F3B8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F3B85" w:rsidRDefault="006F3B8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F3B85" w:rsidRDefault="006F3B8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F3B85" w:rsidRDefault="006F3B8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F3B85" w:rsidRDefault="006F3B8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F3B85" w:rsidRDefault="006F3B8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F3B85" w:rsidRDefault="006F3B8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F3B85" w:rsidRDefault="006F3B8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F3B85" w:rsidRDefault="006F3B8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F3B85" w:rsidRDefault="006F3B8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F3B85" w:rsidRDefault="006F3B8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F3B85" w:rsidRDefault="006F3B8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F3B85" w:rsidRDefault="006F3B8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F3B85" w:rsidRDefault="006F3B8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F3B85" w:rsidRDefault="006F3B8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F3B85" w:rsidRDefault="006F3B85" w:rsidP="00496983">
                        <w:pPr>
                          <w:spacing w:before="0" w:line="257" w:lineRule="auto"/>
                          <w:jc w:val="center"/>
                          <w:rPr>
                            <w:sz w:val="24"/>
                            <w:szCs w:val="24"/>
                          </w:rPr>
                        </w:pPr>
                        <w:r>
                          <w:rPr>
                            <w:rFonts w:eastAsia="Calibri"/>
                            <w:color w:val="000000"/>
                            <w:sz w:val="16"/>
                            <w:szCs w:val="16"/>
                          </w:rPr>
                          <w:t>129</w:t>
                        </w:r>
                      </w:p>
                      <w:p w14:paraId="3E4A06D3" w14:textId="77777777" w:rsidR="006F3B85" w:rsidRDefault="006F3B8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F3B85" w:rsidRDefault="006F3B8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F3B85" w:rsidRDefault="006F3B8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F3B85" w:rsidRDefault="006F3B8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F3B85" w:rsidRDefault="006F3B85" w:rsidP="006A7496">
                        <w:pPr>
                          <w:spacing w:before="100" w:line="257" w:lineRule="auto"/>
                          <w:jc w:val="left"/>
                          <w:rPr>
                            <w:sz w:val="24"/>
                            <w:szCs w:val="24"/>
                          </w:rPr>
                        </w:pPr>
                        <w:r>
                          <w:rPr>
                            <w:rFonts w:eastAsia="Calibri"/>
                            <w:color w:val="000000"/>
                            <w:sz w:val="16"/>
                            <w:szCs w:val="16"/>
                          </w:rPr>
                          <w:t>Before</w:t>
                        </w:r>
                      </w:p>
                      <w:p w14:paraId="6B197F32" w14:textId="77777777" w:rsidR="006F3B85" w:rsidRDefault="006F3B8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F3B85" w:rsidRDefault="006F3B85" w:rsidP="006A7496">
                        <w:pPr>
                          <w:spacing w:before="100" w:line="256" w:lineRule="auto"/>
                          <w:rPr>
                            <w:sz w:val="24"/>
                            <w:szCs w:val="24"/>
                          </w:rPr>
                        </w:pPr>
                        <w:r>
                          <w:rPr>
                            <w:rFonts w:eastAsia="Calibri"/>
                            <w:color w:val="000000"/>
                            <w:sz w:val="16"/>
                            <w:szCs w:val="16"/>
                          </w:rPr>
                          <w:t>After</w:t>
                        </w:r>
                      </w:p>
                      <w:p w14:paraId="7E3E04C8" w14:textId="77777777" w:rsidR="006F3B85" w:rsidRDefault="006F3B8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w:t>
      </w:r>
      <w:proofErr w:type="gramStart"/>
      <w:r w:rsidRPr="00903DBA">
        <w:rPr>
          <w:highlight w:val="white"/>
        </w:rPr>
        <w:t>At the moment</w:t>
      </w:r>
      <w:proofErr w:type="gramEnd"/>
      <w:r w:rsidRPr="00903DBA">
        <w:rPr>
          <w:highlight w:val="white"/>
        </w:rPr>
        <w: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2"/>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110261E4"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t>
      </w:r>
      <w:r w:rsidR="00721ABF">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6CEFE119"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t>
      </w:r>
      <w:r w:rsidR="00721ABF">
        <w:rPr>
          <w:highlight w:val="white"/>
        </w:rPr>
        <w:t>The Windows environment</w:t>
      </w:r>
      <w:r w:rsidRPr="00903DBA">
        <w:rPr>
          <w:highlight w:val="white"/>
        </w:rPr>
        <w: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4F0912"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4F0912"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4F0912"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4F0912"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4F0912"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4F0912"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4F0912"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4F0912"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4F0912"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4F0912"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4F091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4F091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4F0912"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4F0912"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4F091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4F091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4F091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4F0912"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4F0912"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4F0912"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4F0912"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4F0912"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4F0912"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w:t>
      </w:r>
      <w:proofErr w:type="gramStart"/>
      <w:r>
        <w:t>particular feature</w:t>
      </w:r>
      <w:proofErr w:type="gramEnd"/>
      <w:r>
        <w:t xml:space="preserve"> of the registers is that they to some extent overlaps. More specifically, the a, b, c, and d registers </w:t>
      </w:r>
      <w:proofErr w:type="gramStart"/>
      <w:r>
        <w:t>overlaps</w:t>
      </w:r>
      <w:proofErr w:type="gramEnd"/>
      <w:r>
        <w:t xml:space="preserve">.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proofErr w:type="spellStart"/>
      <w:r w:rsidRPr="00903DBA">
        <w:t>GPPG</w:t>
      </w:r>
      <w:bookmarkEnd w:id="543"/>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proofErr w:type="spellStart"/>
      <w:r w:rsidRPr="00903DBA">
        <w:lastRenderedPageBreak/>
        <w:t>JPlex</w:t>
      </w:r>
      <w:bookmarkEnd w:id="544"/>
      <w:bookmarkEnd w:id="545"/>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F3B85" w:rsidRPr="003F7CF1" w:rsidRDefault="006F3B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F3B85" w:rsidRPr="003F7CF1" w:rsidRDefault="006F3B8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F3B85" w:rsidRPr="003F7CF1" w:rsidRDefault="006F3B8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F3B85" w:rsidRPr="003F7CF1" w:rsidRDefault="006F3B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F3B85" w:rsidRPr="003F7CF1" w:rsidRDefault="006F3B8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F3B85" w:rsidRPr="003F7CF1" w:rsidRDefault="006F3B8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F3B85" w:rsidRPr="003F7CF1" w:rsidRDefault="006F3B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F3B85" w:rsidRPr="003F7CF1" w:rsidRDefault="006F3B8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F3B85" w:rsidRPr="003F7CF1" w:rsidRDefault="006F3B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F3B85" w:rsidRPr="003F7CF1" w:rsidRDefault="006F3B8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F3B85" w:rsidRPr="003F7CF1" w:rsidRDefault="006F3B8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F3B85" w:rsidRPr="003F7CF1" w:rsidRDefault="006F3B8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F3B85" w:rsidRPr="003F7CF1" w:rsidRDefault="006F3B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F3B85" w:rsidRPr="003F7CF1" w:rsidRDefault="006F3B8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F3B85" w:rsidRPr="003F7CF1" w:rsidRDefault="006F3B8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F3B85" w:rsidRPr="003F7CF1" w:rsidRDefault="006F3B8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F3B85" w:rsidRPr="003F7CF1" w:rsidRDefault="006F3B8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F3B85" w:rsidRPr="003F7CF1" w:rsidRDefault="006F3B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F3B85" w:rsidRPr="003F7CF1" w:rsidRDefault="006F3B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F3B85" w:rsidRPr="003F7CF1" w:rsidRDefault="006F3B8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F3B85" w:rsidRPr="003F7CF1" w:rsidRDefault="006F3B8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F3B85" w:rsidRPr="003F7CF1" w:rsidRDefault="006F3B8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F3B85" w:rsidRPr="003F7CF1" w:rsidRDefault="006F3B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F3B85" w:rsidRPr="003F7CF1" w:rsidRDefault="006F3B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F3B85" w:rsidRPr="003F7CF1" w:rsidRDefault="006F3B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F3B85" w:rsidRPr="003F7CF1" w:rsidRDefault="006F3B8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F3B85" w:rsidRPr="003F7CF1" w:rsidRDefault="006F3B8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F3B85" w:rsidRPr="003F7CF1" w:rsidRDefault="006F3B8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F3B85" w:rsidRPr="003F7CF1" w:rsidRDefault="006F3B8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F3B85" w:rsidRPr="003F7CF1" w:rsidRDefault="006F3B8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F3B85" w:rsidRPr="003F7CF1" w:rsidRDefault="006F3B8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F3B85" w:rsidRPr="003F7CF1" w:rsidRDefault="006F3B8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F3B85" w:rsidRPr="003F7CF1" w:rsidRDefault="006F3B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F3B85" w:rsidRPr="003F7CF1" w:rsidRDefault="006F3B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F3B85" w:rsidRPr="003F7CF1" w:rsidRDefault="006F3B85"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F3B85" w:rsidRPr="003F7CF1" w:rsidRDefault="006F3B8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F3B85" w:rsidRPr="003F7CF1" w:rsidRDefault="006F3B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F3B85" w:rsidRPr="003F7CF1" w:rsidRDefault="006F3B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F3B85" w:rsidRPr="003F7CF1" w:rsidRDefault="006F3B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F3B85" w:rsidRPr="003F7CF1" w:rsidRDefault="006F3B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F3B85" w:rsidRPr="003F7CF1" w:rsidRDefault="006F3B8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F3B85" w:rsidRPr="003F7CF1" w:rsidRDefault="006F3B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F3B85" w:rsidRPr="003F7CF1" w:rsidRDefault="006F3B8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F3B85" w:rsidRPr="003F7CF1" w:rsidRDefault="006F3B8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F3B85" w:rsidRPr="003F7CF1" w:rsidRDefault="006F3B8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F3B85" w:rsidRPr="003F7CF1" w:rsidRDefault="006F3B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F3B85" w:rsidRPr="003F7CF1" w:rsidRDefault="006F3B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F3B85" w:rsidRPr="003F7CF1" w:rsidRDefault="006F3B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F3B85" w:rsidRPr="003F7CF1" w:rsidRDefault="006F3B8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F3B85" w:rsidRPr="003F7CF1" w:rsidRDefault="006F3B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F3B85" w:rsidRPr="003F7CF1" w:rsidRDefault="006F3B8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F3B85" w:rsidRPr="003F7CF1" w:rsidRDefault="006F3B8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F3B85" w:rsidRPr="003F7CF1" w:rsidRDefault="006F3B8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F3B85" w:rsidRPr="003F7CF1" w:rsidRDefault="006F3B8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F3B85" w:rsidRPr="003F7CF1" w:rsidRDefault="006F3B8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F3B85" w:rsidRPr="003F7CF1" w:rsidRDefault="006F3B8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F3B85" w:rsidRPr="003F7CF1" w:rsidRDefault="006F3B8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F3B85" w:rsidRPr="003F7CF1" w:rsidRDefault="006F3B8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F3B85" w:rsidRPr="003F7CF1" w:rsidRDefault="006F3B8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F3B85" w:rsidRPr="003F7CF1" w:rsidRDefault="006F3B8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F3B85" w:rsidRPr="003F7CF1" w:rsidRDefault="006F3B8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F3B85" w:rsidRPr="003F7CF1" w:rsidRDefault="006F3B8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F3B85" w:rsidRPr="003F7CF1" w:rsidRDefault="006F3B8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F3B85" w:rsidRPr="003F7CF1" w:rsidRDefault="006F3B8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F3B85" w:rsidRPr="003F7CF1" w:rsidRDefault="006F3B8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F3B85" w:rsidRPr="003F7CF1" w:rsidRDefault="006F3B8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F3B85" w:rsidRPr="003F7CF1" w:rsidRDefault="006F3B8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F3B85" w:rsidRPr="003F7CF1" w:rsidRDefault="006F3B8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F3B85" w:rsidRPr="003F7CF1" w:rsidRDefault="006F3B8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F3B85" w:rsidRPr="003F7CF1" w:rsidRDefault="006F3B8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F3B85" w:rsidRPr="003F7CF1" w:rsidRDefault="006F3B8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F3B85" w:rsidRPr="003F7CF1" w:rsidRDefault="006F3B8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F3B85" w:rsidRPr="003F7CF1" w:rsidRDefault="006F3B8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F3B85" w:rsidRPr="003F7CF1" w:rsidRDefault="006F3B8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F3B85" w:rsidRPr="003F7CF1" w:rsidRDefault="006F3B8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F3B85" w:rsidRPr="003F7CF1" w:rsidRDefault="006F3B8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F3B85" w:rsidRPr="003F7CF1" w:rsidRDefault="006F3B8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F3B85" w:rsidRPr="003F7CF1" w:rsidRDefault="006F3B8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F3B85" w:rsidRPr="003F7CF1" w:rsidRDefault="006F3B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F3B85" w:rsidRPr="003F7CF1" w:rsidRDefault="006F3B8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F3B85" w:rsidRPr="003F7CF1" w:rsidRDefault="006F3B8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F3B85" w:rsidRPr="003F7CF1" w:rsidRDefault="006F3B8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F3B85" w:rsidRPr="003F7CF1" w:rsidRDefault="006F3B8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F3B85" w:rsidRPr="003F7CF1" w:rsidRDefault="006F3B8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F3B85" w:rsidRPr="003F7CF1" w:rsidRDefault="006F3B8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F3B85" w:rsidRPr="003F7CF1" w:rsidRDefault="006F3B8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F3B85" w:rsidRPr="003F7CF1" w:rsidRDefault="006F3B8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F3B85" w:rsidRPr="003F7CF1" w:rsidRDefault="006F3B8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F3B85" w:rsidRPr="003F7CF1" w:rsidRDefault="006F3B8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F3B85" w:rsidRPr="003F7CF1" w:rsidRDefault="006F3B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F3B85" w:rsidRPr="003F7CF1" w:rsidRDefault="006F3B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F3B85" w:rsidRPr="003F7CF1" w:rsidRDefault="006F3B8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F3B85" w:rsidRPr="003F7CF1" w:rsidRDefault="006F3B8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F3B85" w:rsidRPr="003F7CF1" w:rsidRDefault="006F3B8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F3B85" w:rsidRPr="003F7CF1" w:rsidRDefault="006F3B8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F3B85" w:rsidRPr="003F7CF1" w:rsidRDefault="006F3B8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F3B85" w:rsidRPr="003F7CF1" w:rsidRDefault="006F3B8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F3B85" w:rsidRPr="003F7CF1" w:rsidRDefault="006F3B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F3B85" w:rsidRPr="003F7CF1" w:rsidRDefault="006F3B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F3B85" w:rsidRPr="003F7CF1" w:rsidRDefault="006F3B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F3B85" w:rsidRPr="003F7CF1" w:rsidRDefault="006F3B8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F3B85" w:rsidRPr="003F7CF1" w:rsidRDefault="006F3B8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F3B85" w:rsidRPr="003F7CF1" w:rsidRDefault="006F3B8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F3B85" w:rsidRPr="003F7CF1" w:rsidRDefault="006F3B8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F3B85" w:rsidRPr="003F7CF1" w:rsidRDefault="006F3B8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F3B85" w:rsidRPr="003F7CF1" w:rsidRDefault="006F3B8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F3B85" w:rsidRPr="003F7CF1" w:rsidRDefault="006F3B8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F3B85" w:rsidRPr="003F7CF1" w:rsidRDefault="006F3B8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F3B85" w:rsidRPr="003F7CF1" w:rsidRDefault="006F3B8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F3B85" w:rsidRPr="003F7CF1" w:rsidRDefault="006F3B8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F3B85" w:rsidRPr="003F7CF1" w:rsidRDefault="006F3B8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F3B85" w:rsidRPr="003F7CF1" w:rsidRDefault="006F3B8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F3B85" w:rsidRPr="003F7CF1" w:rsidRDefault="006F3B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F3B85" w:rsidRPr="003F7CF1" w:rsidRDefault="006F3B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F3B85" w:rsidRPr="003F7CF1" w:rsidRDefault="006F3B8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F3B85" w:rsidRPr="003F7CF1" w:rsidRDefault="006F3B8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F3B85" w:rsidRPr="003F7CF1" w:rsidRDefault="006F3B8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F3B85" w:rsidRPr="003F7CF1" w:rsidRDefault="006F3B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F3B85" w:rsidRPr="003F7CF1" w:rsidRDefault="006F3B8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F3B85" w:rsidRPr="003F7CF1" w:rsidRDefault="006F3B8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F3B85" w:rsidRPr="003F7CF1" w:rsidRDefault="006F3B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F3B85" w:rsidRPr="003F7CF1" w:rsidRDefault="006F3B8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F3B85" w:rsidRPr="003F7CF1" w:rsidRDefault="006F3B8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F3B85" w:rsidRPr="003F7CF1" w:rsidRDefault="006F3B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F3B85" w:rsidRPr="003F7CF1" w:rsidRDefault="006F3B8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F3B85" w:rsidRPr="003F7CF1" w:rsidRDefault="006F3B8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F3B85" w:rsidRPr="003F7CF1" w:rsidRDefault="006F3B8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F3B85" w:rsidRPr="003F7CF1" w:rsidRDefault="006F3B8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F3B85" w:rsidRPr="003F7CF1" w:rsidRDefault="006F3B8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F3B85" w:rsidRPr="003F7CF1" w:rsidRDefault="006F3B8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F3B85" w:rsidRPr="003F7CF1" w:rsidRDefault="006F3B8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F3B85" w:rsidRPr="003F7CF1" w:rsidRDefault="006F3B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F3B85" w:rsidRPr="003F7CF1" w:rsidRDefault="006F3B8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F3B85" w:rsidRPr="003F7CF1" w:rsidRDefault="006F3B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F3B85" w:rsidRPr="003F7CF1" w:rsidRDefault="006F3B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F3B85" w:rsidRPr="003F7CF1" w:rsidRDefault="006F3B8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F3B85" w:rsidRPr="003F7CF1" w:rsidRDefault="006F3B8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F3B85" w:rsidRPr="003F7CF1" w:rsidRDefault="006F3B8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F3B85" w:rsidRPr="003F7CF1" w:rsidRDefault="006F3B8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F3B85" w:rsidRPr="003F7CF1" w:rsidRDefault="006F3B8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F3B85" w:rsidRPr="003F7CF1" w:rsidRDefault="006F3B8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F3B85" w:rsidRPr="003F7CF1" w:rsidRDefault="006F3B8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F3B85" w:rsidRPr="003F7CF1" w:rsidRDefault="006F3B8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F3B85" w:rsidRPr="003F7CF1" w:rsidRDefault="006F3B8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F3B85" w:rsidRPr="003F7CF1" w:rsidRDefault="006F3B8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F3B85" w:rsidRPr="003F7CF1" w:rsidRDefault="006F3B8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F3B85" w:rsidRPr="003F7CF1" w:rsidRDefault="006F3B8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F3B85" w:rsidRPr="003F7CF1" w:rsidRDefault="006F3B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F3B85" w:rsidRPr="003F7CF1" w:rsidRDefault="006F3B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F3B85" w:rsidRPr="003F7CF1" w:rsidRDefault="006F3B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F3B85" w:rsidRPr="003F7CF1" w:rsidRDefault="006F3B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F3B85" w:rsidRPr="003F7CF1" w:rsidRDefault="006F3B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F3B85" w:rsidRPr="003F7CF1" w:rsidRDefault="006F3B8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F3B85" w:rsidRPr="003F7CF1" w:rsidRDefault="006F3B8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F3B85" w:rsidRPr="003F7CF1" w:rsidRDefault="006F3B8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F3B85" w:rsidRPr="003F7CF1" w:rsidRDefault="006F3B8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F3B85" w:rsidRPr="003F7CF1" w:rsidRDefault="006F3B8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F3B85" w:rsidRPr="003F7CF1" w:rsidRDefault="006F3B8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F3B85" w:rsidRPr="003F7CF1" w:rsidRDefault="006F3B8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F3B85" w:rsidRPr="003F7CF1" w:rsidRDefault="006F3B8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F3B85" w:rsidRPr="003F7CF1" w:rsidRDefault="006F3B8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F3B85" w:rsidRPr="003F7CF1" w:rsidRDefault="006F3B8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F3B85" w:rsidRPr="003F7CF1" w:rsidRDefault="006F3B8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F3B85" w:rsidRPr="003F7CF1" w:rsidRDefault="006F3B8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F3B85" w:rsidRPr="003F7CF1" w:rsidRDefault="006F3B8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587BADF3"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F3B85" w:rsidRPr="003F7CF1" w:rsidRDefault="006F3B85"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6958289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F3B85" w:rsidRPr="003F7CF1" w:rsidRDefault="006F3B8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F3B85" w:rsidRPr="003F7CF1" w:rsidRDefault="006F3B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F3B85" w:rsidRPr="003F7CF1" w:rsidRDefault="006F3B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F3B85" w:rsidRPr="003F7CF1" w:rsidRDefault="006F3B85"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6958289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F3B85" w:rsidRPr="003F7CF1" w:rsidRDefault="006F3B8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F3B85" w:rsidRPr="003F7CF1" w:rsidRDefault="006F3B8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F3B85" w:rsidRPr="003F7CF1" w:rsidRDefault="006F3B8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F3B85" w:rsidRPr="003F7CF1" w:rsidRDefault="006F3B8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F3B85" w:rsidRPr="003F7CF1" w:rsidRDefault="006F3B8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F3B85" w:rsidRPr="003F7CF1" w:rsidRDefault="006F3B8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F3B85" w:rsidRPr="003F7CF1" w:rsidRDefault="006F3B8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F3B85" w:rsidRPr="003F7CF1" w:rsidRDefault="006F3B8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F3B85" w:rsidRPr="003F7CF1" w:rsidRDefault="006F3B8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F3B85" w:rsidRPr="003F7CF1" w:rsidRDefault="006F3B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F3B85" w:rsidRPr="003F7CF1" w:rsidRDefault="006F3B8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F3B85" w:rsidRPr="003F7CF1" w:rsidRDefault="006F3B8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F3B85" w:rsidRPr="003F7CF1" w:rsidRDefault="006F3B8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F3B85" w:rsidRPr="003F7CF1" w:rsidRDefault="006F3B8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F3B85" w:rsidRPr="003F7CF1" w:rsidRDefault="006F3B8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F3B85" w:rsidRPr="003F7CF1" w:rsidRDefault="006F3B8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F3B85" w:rsidRPr="003F7CF1" w:rsidRDefault="006F3B8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F3B85" w:rsidRPr="003F7CF1" w:rsidRDefault="006F3B8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F3B85" w:rsidRPr="003F7CF1" w:rsidRDefault="006F3B8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F3B85" w:rsidRPr="003F7CF1" w:rsidRDefault="006F3B8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F3B85" w:rsidRPr="003F7CF1" w:rsidRDefault="006F3B8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F3B85" w:rsidRPr="003F7CF1" w:rsidRDefault="006F3B8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5pt;height:17.55pt" o:ole="">
            <v:imagedata r:id="rId12" o:title=""/>
          </v:shape>
          <o:OLEObject Type="Embed" ProgID="Equation.3" ShapeID="_x0000_i1027" DrawAspect="Content" ObjectID="_1669582886"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5pt;height:17.55pt" o:ole="">
            <v:imagedata r:id="rId14" o:title=""/>
          </v:shape>
          <o:OLEObject Type="Embed" ProgID="Equation.3" ShapeID="_x0000_i1028" DrawAspect="Content" ObjectID="_1669582887"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F3B85" w:rsidRPr="003F7CF1" w:rsidRDefault="006F3B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F3B85" w:rsidRPr="003F7CF1" w:rsidRDefault="006F3B8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F3B85" w:rsidRPr="003F7CF1" w:rsidRDefault="006F3B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F3B85" w:rsidRPr="003F7CF1" w:rsidRDefault="006F3B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F3B85" w:rsidRPr="003F7CF1" w:rsidRDefault="006F3B8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F3B85" w:rsidRPr="003F7CF1" w:rsidRDefault="006F3B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F3B85" w:rsidRPr="003F7CF1" w:rsidRDefault="006F3B8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F3B85" w:rsidRPr="003F7CF1" w:rsidRDefault="006F3B8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F3B85" w:rsidRPr="003F7CF1" w:rsidRDefault="006F3B8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F3B85" w:rsidRPr="003F7CF1" w:rsidRDefault="006F3B8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F3B85" w:rsidRPr="003F7CF1" w:rsidRDefault="006F3B8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F3B85" w:rsidRPr="003F7CF1" w:rsidRDefault="006F3B8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F3B85" w:rsidRPr="003F7CF1" w:rsidRDefault="006F3B8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F3B85" w:rsidRPr="003F7CF1" w:rsidRDefault="006F3B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F3B85" w:rsidRPr="003F7CF1" w:rsidRDefault="006F3B8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F3B85" w:rsidRPr="003F7CF1" w:rsidRDefault="006F3B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F3B85" w:rsidRPr="003F7CF1" w:rsidRDefault="006F3B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F3B85" w:rsidRPr="003F7CF1" w:rsidRDefault="006F3B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F3B85" w:rsidRPr="003F7CF1" w:rsidRDefault="006F3B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F3B85" w:rsidRPr="003F7CF1" w:rsidRDefault="006F3B8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F3B85" w:rsidRPr="003F7CF1" w:rsidRDefault="006F3B8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F3B85" w:rsidRPr="003F7CF1" w:rsidRDefault="006F3B8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F3B85" w:rsidRPr="003F7CF1" w:rsidRDefault="006F3B8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F3B85" w:rsidRPr="003F7CF1" w:rsidRDefault="006F3B8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F3B85" w:rsidRPr="003F7CF1" w:rsidRDefault="006F3B8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F3B85" w:rsidRPr="003F7CF1" w:rsidRDefault="006F3B8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F3B85" w:rsidRPr="003F7CF1" w:rsidRDefault="006F3B8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F3B85" w:rsidRPr="003F7CF1" w:rsidRDefault="006F3B8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F3B85" w:rsidRPr="003F7CF1" w:rsidRDefault="006F3B8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F3B85" w:rsidRPr="003F7CF1" w:rsidRDefault="006F3B8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F3B85" w:rsidRPr="003F7CF1" w:rsidRDefault="006F3B8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F3B85" w:rsidRPr="003F7CF1" w:rsidRDefault="006F3B8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F3B85" w:rsidRPr="003F7CF1" w:rsidRDefault="006F3B8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F3B85" w:rsidRPr="003F7CF1" w:rsidRDefault="006F3B8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F3B85" w:rsidRPr="003F7CF1" w:rsidRDefault="006F3B8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F3B85" w:rsidRPr="003F7CF1" w:rsidRDefault="006F3B8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F3B85" w:rsidRPr="003F7CF1" w:rsidRDefault="006F3B8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F3B85" w:rsidRPr="003F7CF1" w:rsidRDefault="006F3B8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F3B85" w:rsidRPr="003F7CF1" w:rsidRDefault="006F3B8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F3B85" w:rsidRPr="003F7CF1" w:rsidRDefault="006F3B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F3B85" w:rsidRPr="003F7CF1" w:rsidRDefault="006F3B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F3B85" w:rsidRPr="003F7CF1" w:rsidRDefault="006F3B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F3B85" w:rsidRPr="003F7CF1" w:rsidRDefault="006F3B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F3B85" w:rsidRPr="003F7CF1" w:rsidRDefault="006F3B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F3B85" w:rsidRPr="003F7CF1" w:rsidRDefault="006F3B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F3B85" w:rsidRPr="003F7CF1" w:rsidRDefault="006F3B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F3B85" w:rsidRPr="003F7CF1" w:rsidRDefault="006F3B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F3B85" w:rsidRPr="003F7CF1" w:rsidRDefault="006F3B8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F3B85" w:rsidRPr="003F7CF1" w:rsidRDefault="006F3B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F3B85" w:rsidRPr="003F7CF1" w:rsidRDefault="006F3B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F3B85" w:rsidRPr="003F7CF1" w:rsidRDefault="006F3B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F3B85" w:rsidRPr="003F7CF1" w:rsidRDefault="006F3B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F3B85" w:rsidRPr="003F7CF1" w:rsidRDefault="006F3B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F3B85" w:rsidRPr="003F7CF1" w:rsidRDefault="006F3B8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F3B85" w:rsidRPr="003F7CF1" w:rsidRDefault="006F3B8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F3B85" w:rsidRPr="003F7CF1" w:rsidRDefault="006F3B8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F3B85" w:rsidRPr="003F7CF1" w:rsidRDefault="006F3B8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F3B85" w:rsidRPr="003F7CF1" w:rsidRDefault="006F3B8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F3B85" w:rsidRPr="003F7CF1" w:rsidRDefault="006F3B8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F3B85" w:rsidRPr="003F7CF1" w:rsidRDefault="006F3B8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F3B85" w:rsidRPr="003F7CF1" w:rsidRDefault="006F3B8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F3B85" w:rsidRPr="003F7CF1" w:rsidRDefault="006F3B8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F3B85" w:rsidRPr="003F7CF1" w:rsidRDefault="006F3B8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F3B85" w:rsidRPr="003F7CF1" w:rsidRDefault="006F3B8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F3B85" w:rsidRPr="003F7CF1" w:rsidRDefault="006F3B8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F3B85" w:rsidRPr="003F7CF1" w:rsidRDefault="006F3B8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F3B85" w:rsidRPr="003F7CF1" w:rsidRDefault="006F3B8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F3B85" w:rsidRPr="003F7CF1" w:rsidRDefault="006F3B8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F3B85" w:rsidRPr="003F7CF1" w:rsidRDefault="006F3B8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F3B85" w:rsidRPr="003F7CF1" w:rsidRDefault="006F3B8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F3B85" w:rsidRPr="003F7CF1" w:rsidRDefault="006F3B8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F3B85" w:rsidRPr="003F7CF1" w:rsidRDefault="006F3B8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F3B85" w:rsidRPr="003F7CF1" w:rsidRDefault="006F3B8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F3B85" w:rsidRPr="003F7CF1" w:rsidRDefault="006F3B8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F3B85" w:rsidRPr="003F7CF1" w:rsidRDefault="006F3B8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F3B85" w:rsidRPr="003F7CF1" w:rsidRDefault="006F3B8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F3B85" w:rsidRPr="003F7CF1" w:rsidRDefault="006F3B8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F3B85" w:rsidRPr="003F7CF1" w:rsidRDefault="006F3B8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F3B85" w:rsidRPr="003F7CF1" w:rsidRDefault="006F3B8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F3B85" w:rsidRPr="003F7CF1" w:rsidRDefault="006F3B8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55pt;height:11.7pt" o:ole="" fillcolor="window">
            <v:imagedata r:id="rId16" o:title=""/>
          </v:shape>
          <o:OLEObject Type="Embed" ProgID="Equation.3" ShapeID="_x0000_i1029" DrawAspect="Content" ObjectID="_1669582888"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15pt" o:ole="" fillcolor="window">
            <v:imagedata r:id="rId19" o:title=""/>
          </v:shape>
          <o:OLEObject Type="Embed" ProgID="Equation.3" ShapeID="_x0000_i1030" DrawAspect="Content" ObjectID="_1669582889" r:id="rId20"/>
        </w:object>
      </w:r>
    </w:p>
    <w:p w14:paraId="4649FE88" w14:textId="77777777" w:rsidR="00E80032" w:rsidRPr="00903DBA" w:rsidRDefault="00E80032" w:rsidP="00E80032">
      <w:r w:rsidRPr="00903DBA">
        <w:object w:dxaOrig="2840" w:dyaOrig="720" w14:anchorId="47114D30">
          <v:shape id="_x0000_i1031" type="#_x0000_t75" style="width:2in;height:36.15pt" o:ole="" fillcolor="window">
            <v:imagedata r:id="rId21" o:title=""/>
          </v:shape>
          <o:OLEObject Type="Embed" ProgID="Equation.3" ShapeID="_x0000_i1031" DrawAspect="Content" ObjectID="_1669582890"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F3B85" w:rsidRPr="003F7CF1" w:rsidRDefault="006F3B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F3B85" w:rsidRPr="003F7CF1" w:rsidRDefault="006F3B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F3B85" w:rsidRPr="003F7CF1" w:rsidRDefault="006F3B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F3B85" w:rsidRPr="003F7CF1" w:rsidRDefault="006F3B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F3B85" w:rsidRPr="003F7CF1" w:rsidRDefault="006F3B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F3B85" w:rsidRPr="003F7CF1" w:rsidRDefault="006F3B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F3B85" w:rsidRPr="003F7CF1" w:rsidRDefault="006F3B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F3B85" w:rsidRPr="003F7CF1" w:rsidRDefault="006F3B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F3B85" w:rsidRPr="003F7CF1" w:rsidRDefault="006F3B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F3B85" w:rsidRPr="003F7CF1" w:rsidRDefault="006F3B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F3B85" w:rsidRPr="003F7CF1" w:rsidRDefault="006F3B8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F3B85" w:rsidRPr="003F7CF1" w:rsidRDefault="006F3B8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F3B85" w:rsidRPr="003F7CF1" w:rsidRDefault="006F3B8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F3B85" w:rsidRPr="003F7CF1" w:rsidRDefault="006F3B8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F3B85" w:rsidRPr="003F7CF1" w:rsidRDefault="006F3B8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F3B85" w:rsidRPr="003F7CF1" w:rsidRDefault="006F3B8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F3B85" w:rsidRPr="003F7CF1" w:rsidRDefault="006F3B8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F3B85" w:rsidRPr="003F7CF1" w:rsidRDefault="006F3B8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F3B85" w:rsidRPr="003F7CF1" w:rsidRDefault="006F3B8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F3B85" w:rsidRPr="003F7CF1" w:rsidRDefault="006F3B8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F3B85" w:rsidRPr="003F7CF1" w:rsidRDefault="006F3B8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F3B85" w:rsidRPr="003F7CF1" w:rsidRDefault="006F3B8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F3B85" w:rsidRPr="003F7CF1" w:rsidRDefault="006F3B8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F3B85" w:rsidRPr="003F7CF1" w:rsidRDefault="006F3B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F3B85" w:rsidRPr="003F7CF1" w:rsidRDefault="006F3B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F3B85" w:rsidRPr="003F7CF1" w:rsidRDefault="006F3B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F3B85" w:rsidRPr="003F7CF1" w:rsidRDefault="006F3B85" w:rsidP="00E80032">
                              <w:pPr>
                                <w:pStyle w:val="SourceCodeBoxText"/>
                                <w:rPr>
                                  <w:sz w:val="19"/>
                                  <w:szCs w:val="19"/>
                                  <w:lang w:val="en-US"/>
                                </w:rPr>
                              </w:pPr>
                              <w:r w:rsidRPr="003F7CF1">
                                <w:rPr>
                                  <w:sz w:val="19"/>
                                  <w:szCs w:val="19"/>
                                  <w:lang w:val="en-US"/>
                                </w:rPr>
                                <w:t>push 1</w:t>
                              </w:r>
                            </w:p>
                            <w:p w14:paraId="3C159322" w14:textId="77777777" w:rsidR="006F3B85" w:rsidRPr="003F7CF1" w:rsidRDefault="006F3B85" w:rsidP="00E80032">
                              <w:pPr>
                                <w:pStyle w:val="SourceCodeBoxText"/>
                                <w:rPr>
                                  <w:sz w:val="19"/>
                                  <w:szCs w:val="19"/>
                                  <w:lang w:val="en-US"/>
                                </w:rPr>
                              </w:pPr>
                              <w:r w:rsidRPr="003F7CF1">
                                <w:rPr>
                                  <w:sz w:val="19"/>
                                  <w:szCs w:val="19"/>
                                  <w:lang w:val="en-US"/>
                                </w:rPr>
                                <w:t>push 2</w:t>
                              </w:r>
                            </w:p>
                            <w:p w14:paraId="22BA48C9" w14:textId="77777777" w:rsidR="006F3B85" w:rsidRPr="003F7CF1" w:rsidRDefault="006F3B85" w:rsidP="00E80032">
                              <w:pPr>
                                <w:pStyle w:val="SourceCodeBoxText"/>
                                <w:rPr>
                                  <w:sz w:val="19"/>
                                  <w:szCs w:val="19"/>
                                  <w:lang w:val="en-US"/>
                                </w:rPr>
                              </w:pPr>
                              <w:r w:rsidRPr="003F7CF1">
                                <w:rPr>
                                  <w:sz w:val="19"/>
                                  <w:szCs w:val="19"/>
                                  <w:lang w:val="en-US"/>
                                </w:rPr>
                                <w:t>push 3</w:t>
                              </w:r>
                            </w:p>
                            <w:p w14:paraId="5F86FACB"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F3B85" w:rsidRPr="003F7CF1" w:rsidRDefault="006F3B8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F3B85" w:rsidRPr="003F7CF1" w:rsidRDefault="006F3B8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F3B85" w:rsidRPr="003F7CF1" w:rsidRDefault="006F3B8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F3B85" w:rsidRPr="003F7CF1" w:rsidRDefault="006F3B85" w:rsidP="00E80032">
                        <w:pPr>
                          <w:pStyle w:val="SourceCodeBoxText"/>
                          <w:rPr>
                            <w:sz w:val="19"/>
                            <w:szCs w:val="19"/>
                            <w:lang w:val="en-US"/>
                          </w:rPr>
                        </w:pPr>
                        <w:r w:rsidRPr="003F7CF1">
                          <w:rPr>
                            <w:sz w:val="19"/>
                            <w:szCs w:val="19"/>
                            <w:lang w:val="en-US"/>
                          </w:rPr>
                          <w:t>push 1</w:t>
                        </w:r>
                      </w:p>
                      <w:p w14:paraId="3C159322" w14:textId="77777777" w:rsidR="006F3B85" w:rsidRPr="003F7CF1" w:rsidRDefault="006F3B85" w:rsidP="00E80032">
                        <w:pPr>
                          <w:pStyle w:val="SourceCodeBoxText"/>
                          <w:rPr>
                            <w:sz w:val="19"/>
                            <w:szCs w:val="19"/>
                            <w:lang w:val="en-US"/>
                          </w:rPr>
                        </w:pPr>
                        <w:r w:rsidRPr="003F7CF1">
                          <w:rPr>
                            <w:sz w:val="19"/>
                            <w:szCs w:val="19"/>
                            <w:lang w:val="en-US"/>
                          </w:rPr>
                          <w:t>push 2</w:t>
                        </w:r>
                      </w:p>
                      <w:p w14:paraId="22BA48C9" w14:textId="77777777" w:rsidR="006F3B85" w:rsidRPr="003F7CF1" w:rsidRDefault="006F3B85" w:rsidP="00E80032">
                        <w:pPr>
                          <w:pStyle w:val="SourceCodeBoxText"/>
                          <w:rPr>
                            <w:sz w:val="19"/>
                            <w:szCs w:val="19"/>
                            <w:lang w:val="en-US"/>
                          </w:rPr>
                        </w:pPr>
                        <w:r w:rsidRPr="003F7CF1">
                          <w:rPr>
                            <w:sz w:val="19"/>
                            <w:szCs w:val="19"/>
                            <w:lang w:val="en-US"/>
                          </w:rPr>
                          <w:t>push 3</w:t>
                        </w:r>
                      </w:p>
                      <w:p w14:paraId="5F86FACB" w14:textId="77777777" w:rsidR="006F3B85" w:rsidRPr="003F7CF1" w:rsidRDefault="006F3B85"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F3B85" w:rsidRPr="003F7CF1" w:rsidRDefault="006F3B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F3B85" w:rsidRPr="003F7CF1" w:rsidRDefault="006F3B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F3B85" w:rsidRPr="003F7CF1" w:rsidRDefault="006F3B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F3B85" w:rsidRPr="003F7CF1" w:rsidRDefault="006F3B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F3B85" w:rsidRPr="003F7CF1" w:rsidRDefault="006F3B8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F3B85" w:rsidRPr="003F7CF1" w:rsidRDefault="006F3B8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F3B85" w:rsidRPr="003F7CF1" w:rsidRDefault="006F3B8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F3B85" w:rsidRPr="003F7CF1" w:rsidRDefault="006F3B8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F3B85" w:rsidRPr="003F7CF1" w:rsidRDefault="006F3B8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F3B85" w:rsidRPr="003F7CF1" w:rsidRDefault="006F3B8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F3B85" w:rsidRPr="003F7CF1" w:rsidRDefault="006F3B8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F3B85" w:rsidRPr="003F7CF1" w:rsidRDefault="006F3B8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F3B85" w:rsidRPr="003F7CF1" w:rsidRDefault="006F3B8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F3B85" w:rsidRPr="003F7CF1" w:rsidRDefault="006F3B8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F3B85" w:rsidRPr="003F7CF1" w:rsidRDefault="006F3B8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F3B85" w:rsidRPr="003F7CF1" w:rsidRDefault="006F3B8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F3B85" w:rsidRPr="003F7CF1" w:rsidRDefault="006F3B8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F3B85" w:rsidRPr="003F7CF1" w:rsidRDefault="006F3B8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F3B85" w:rsidRPr="003F7CF1" w:rsidRDefault="006F3B8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F3B85" w:rsidRPr="003F7CF1" w:rsidRDefault="006F3B8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F3B85" w:rsidRPr="003F7CF1" w:rsidRDefault="006F3B85" w:rsidP="00E80032">
                              <w:pPr>
                                <w:pStyle w:val="SourceCodeBoxText"/>
                                <w:rPr>
                                  <w:sz w:val="19"/>
                                  <w:szCs w:val="19"/>
                                  <w:lang w:val="en-US"/>
                                </w:rPr>
                              </w:pPr>
                              <w:r w:rsidRPr="003F7CF1">
                                <w:rPr>
                                  <w:sz w:val="19"/>
                                  <w:szCs w:val="19"/>
                                  <w:lang w:val="en-US"/>
                                </w:rPr>
                                <w:t>3</w:t>
                              </w:r>
                            </w:p>
                            <w:p w14:paraId="40F6D3AC" w14:textId="77777777" w:rsidR="006F3B85" w:rsidRPr="003F7CF1" w:rsidRDefault="006F3B8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F3B85" w:rsidRPr="003F7CF1" w:rsidRDefault="006F3B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F3B85" w:rsidRPr="003F7CF1" w:rsidRDefault="006F3B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F3B85" w:rsidRPr="003F7CF1" w:rsidRDefault="006F3B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F3B85" w:rsidRPr="003F7CF1" w:rsidRDefault="006F3B8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F3B85" w:rsidRPr="003F7CF1" w:rsidRDefault="006F3B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F3B85" w:rsidRPr="003F7CF1" w:rsidRDefault="006F3B8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F3B85" w:rsidRPr="003F7CF1" w:rsidRDefault="006F3B85" w:rsidP="00E80032">
                        <w:pPr>
                          <w:pStyle w:val="SourceCodeBoxText"/>
                          <w:rPr>
                            <w:sz w:val="19"/>
                            <w:szCs w:val="19"/>
                            <w:lang w:val="en-US"/>
                          </w:rPr>
                        </w:pPr>
                        <w:r w:rsidRPr="003F7CF1">
                          <w:rPr>
                            <w:sz w:val="19"/>
                            <w:szCs w:val="19"/>
                            <w:lang w:val="en-US"/>
                          </w:rPr>
                          <w:t>3</w:t>
                        </w:r>
                      </w:p>
                      <w:p w14:paraId="40F6D3AC" w14:textId="77777777" w:rsidR="006F3B85" w:rsidRPr="003F7CF1" w:rsidRDefault="006F3B8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F3B85" w:rsidRPr="003F7CF1" w:rsidRDefault="006F3B8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F3B85" w:rsidRPr="003F7CF1" w:rsidRDefault="006F3B8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F3B85" w:rsidRPr="003F7CF1" w:rsidRDefault="006F3B8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F3B85" w:rsidRPr="003F7CF1" w:rsidRDefault="006F3B8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F3B85" w:rsidRPr="003F7CF1" w:rsidRDefault="006F3B8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F3B85" w:rsidRPr="003F7CF1" w:rsidRDefault="006F3B8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F3B85" w:rsidRPr="003F7CF1" w:rsidRDefault="006F3B8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F3B85" w:rsidRPr="003F7CF1" w:rsidRDefault="006F3B8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F3B85" w:rsidRPr="003F7CF1" w:rsidRDefault="006F3B8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F3B85" w:rsidRPr="003F7CF1" w:rsidRDefault="006F3B8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F3B85" w:rsidRPr="003F7CF1" w:rsidRDefault="006F3B8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proofErr w:type="spellStart"/>
            <w:r w:rsidRPr="00903DBA">
              <w:rPr>
                <w:b/>
                <w:sz w:val="21"/>
                <w:szCs w:val="21"/>
              </w:rPr>
              <w:t>Isalnum</w:t>
            </w:r>
            <w:commentRangeEnd w:id="936"/>
            <w:proofErr w:type="spellEnd"/>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FC5EC71"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xml:space="preserv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F3B85" w:rsidRDefault="006F3B85" w:rsidP="00E65FE6">
                              <w:pPr>
                                <w:rPr>
                                  <w:lang w:val="sv-SE"/>
                                </w:rPr>
                              </w:pPr>
                              <w:r>
                                <w:rPr>
                                  <w:lang w:val="sv-SE"/>
                                </w:rPr>
                                <w:t>Preprocessor</w:t>
                              </w:r>
                            </w:p>
                            <w:p w14:paraId="04F32221" w14:textId="77777777" w:rsidR="006F3B85" w:rsidRPr="00C7380D" w:rsidRDefault="006F3B85"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F3B85" w:rsidRPr="008541FD" w:rsidRDefault="006F3B85" w:rsidP="00E65FE6">
                              <w:r w:rsidRPr="008541FD">
                                <w:t>Source</w:t>
                              </w:r>
                              <w:r>
                                <w:t xml:space="preserve"> </w:t>
                              </w:r>
                              <w:r w:rsidRPr="008541FD">
                                <w:t>Code</w:t>
                              </w:r>
                            </w:p>
                            <w:p w14:paraId="4FCEAC5C" w14:textId="77777777" w:rsidR="006F3B85" w:rsidRDefault="006F3B85"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F3B85" w:rsidRDefault="006F3B85"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F3B85" w:rsidRDefault="006F3B85" w:rsidP="00E65FE6">
                              <w:r>
                                <w:t>Processed Code</w:t>
                              </w:r>
                            </w:p>
                            <w:p w14:paraId="14142DBC" w14:textId="77777777" w:rsidR="006F3B85" w:rsidRDefault="006F3B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F3B85" w:rsidRDefault="006F3B85"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F3B85" w:rsidRDefault="006F3B85" w:rsidP="00E65FE6">
                              <w:r>
                                <w:t>Syntax Tree</w:t>
                              </w:r>
                            </w:p>
                            <w:p w14:paraId="070DB26E" w14:textId="77777777" w:rsidR="006F3B85" w:rsidRDefault="006F3B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F3B85" w:rsidRDefault="006F3B85"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F3B85" w:rsidRDefault="006F3B85" w:rsidP="00E65FE6">
                              <w:r>
                                <w:t>Optimized Syntax Tree</w:t>
                              </w:r>
                            </w:p>
                            <w:p w14:paraId="3315953C" w14:textId="77777777" w:rsidR="006F3B85" w:rsidRDefault="006F3B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F3B85" w:rsidRDefault="006F3B85"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F3B85" w:rsidRDefault="006F3B85" w:rsidP="00E65FE6">
                              <w:r>
                                <w:t>Middle Code List</w:t>
                              </w:r>
                            </w:p>
                            <w:p w14:paraId="321C1BE9" w14:textId="77777777" w:rsidR="006F3B85" w:rsidRDefault="006F3B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F3B85" w:rsidRDefault="006F3B85" w:rsidP="00E65FE6">
                              <w:r>
                                <w:t>Optimized Middle Code List</w:t>
                              </w:r>
                            </w:p>
                            <w:p w14:paraId="4CF9CB98" w14:textId="77777777" w:rsidR="006F3B85" w:rsidRDefault="006F3B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F3B85" w:rsidRDefault="006F3B85"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F3B85" w:rsidRDefault="006F3B85"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F3B85" w:rsidRDefault="006F3B85" w:rsidP="00E65FE6">
                        <w:pPr>
                          <w:rPr>
                            <w:lang w:val="sv-SE"/>
                          </w:rPr>
                        </w:pPr>
                        <w:r>
                          <w:rPr>
                            <w:lang w:val="sv-SE"/>
                          </w:rPr>
                          <w:t>Preprocessor</w:t>
                        </w:r>
                      </w:p>
                      <w:p w14:paraId="04F32221" w14:textId="77777777" w:rsidR="006F3B85" w:rsidRPr="00C7380D" w:rsidRDefault="006F3B85"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F3B85" w:rsidRPr="008541FD" w:rsidRDefault="006F3B85" w:rsidP="00E65FE6">
                        <w:r w:rsidRPr="008541FD">
                          <w:t>Source</w:t>
                        </w:r>
                        <w:r>
                          <w:t xml:space="preserve"> </w:t>
                        </w:r>
                        <w:r w:rsidRPr="008541FD">
                          <w:t>Code</w:t>
                        </w:r>
                      </w:p>
                      <w:p w14:paraId="4FCEAC5C" w14:textId="77777777" w:rsidR="006F3B85" w:rsidRDefault="006F3B85"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F3B85" w:rsidRDefault="006F3B85"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F3B85" w:rsidRDefault="006F3B85" w:rsidP="00E65FE6">
                        <w:r>
                          <w:t>Processed Code</w:t>
                        </w:r>
                      </w:p>
                      <w:p w14:paraId="14142DBC" w14:textId="77777777" w:rsidR="006F3B85" w:rsidRDefault="006F3B85"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F3B85" w:rsidRDefault="006F3B85"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F3B85" w:rsidRDefault="006F3B85" w:rsidP="00E65FE6">
                        <w:r>
                          <w:t>Syntax Tree</w:t>
                        </w:r>
                      </w:p>
                      <w:p w14:paraId="070DB26E" w14:textId="77777777" w:rsidR="006F3B85" w:rsidRDefault="006F3B85"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F3B85" w:rsidRDefault="006F3B85"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F3B85" w:rsidRDefault="006F3B85" w:rsidP="00E65FE6">
                        <w:r>
                          <w:t>Optimized Syntax Tree</w:t>
                        </w:r>
                      </w:p>
                      <w:p w14:paraId="3315953C" w14:textId="77777777" w:rsidR="006F3B85" w:rsidRDefault="006F3B85"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F3B85" w:rsidRDefault="006F3B85"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F3B85" w:rsidRDefault="006F3B85" w:rsidP="00E65FE6">
                        <w:r>
                          <w:t>Middle Code List</w:t>
                        </w:r>
                      </w:p>
                      <w:p w14:paraId="321C1BE9" w14:textId="77777777" w:rsidR="006F3B85" w:rsidRDefault="006F3B85"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F3B85" w:rsidRDefault="006F3B85" w:rsidP="00E65FE6">
                        <w:r>
                          <w:t>Optimized Middle Code List</w:t>
                        </w:r>
                      </w:p>
                      <w:p w14:paraId="4CF9CB98" w14:textId="77777777" w:rsidR="006F3B85" w:rsidRDefault="006F3B85"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F3B85" w:rsidRDefault="006F3B85"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F3B85" w:rsidRDefault="006F3B85"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F3B85" w:rsidRDefault="006F3B85" w:rsidP="006F14D0">
                              <w:pPr>
                                <w:spacing w:before="60" w:after="0"/>
                                <w:jc w:val="center"/>
                                <w:rPr>
                                  <w:lang w:val="sv-SE"/>
                                </w:rPr>
                              </w:pPr>
                              <w:r>
                                <w:rPr>
                                  <w:lang w:val="sv-SE"/>
                                </w:rPr>
                                <w:t>Preprocessor</w:t>
                              </w:r>
                            </w:p>
                            <w:p w14:paraId="2CD90E0F" w14:textId="77777777" w:rsidR="006F3B85" w:rsidRPr="00C7380D" w:rsidRDefault="006F3B8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F3B85" w:rsidRPr="008541FD" w:rsidRDefault="006F3B85" w:rsidP="006F14D0">
                              <w:pPr>
                                <w:spacing w:before="60" w:after="0"/>
                                <w:jc w:val="center"/>
                              </w:pPr>
                              <w:r w:rsidRPr="008541FD">
                                <w:t>Source</w:t>
                              </w:r>
                              <w:r>
                                <w:t xml:space="preserve"> </w:t>
                              </w:r>
                              <w:r w:rsidRPr="008541FD">
                                <w:t>Code</w:t>
                              </w:r>
                            </w:p>
                            <w:p w14:paraId="1314F231" w14:textId="77777777" w:rsidR="006F3B85" w:rsidRDefault="006F3B8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F3B85" w:rsidRDefault="006F3B8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F3B85" w:rsidRDefault="006F3B85" w:rsidP="006F14D0">
                              <w:pPr>
                                <w:pStyle w:val="Normalwebb"/>
                                <w:spacing w:before="60" w:line="256" w:lineRule="auto"/>
                                <w:jc w:val="center"/>
                              </w:pPr>
                              <w:r>
                                <w:rPr>
                                  <w:rFonts w:eastAsia="Calibri"/>
                                  <w:sz w:val="22"/>
                                  <w:szCs w:val="22"/>
                                  <w:lang w:val="en-US"/>
                                </w:rPr>
                                <w:t>Processed Code</w:t>
                              </w:r>
                            </w:p>
                            <w:p w14:paraId="705B7689" w14:textId="77777777" w:rsidR="006F3B85" w:rsidRDefault="006F3B8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F3B85" w:rsidRDefault="006F3B8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F3B85" w:rsidRDefault="006F3B85" w:rsidP="006F14D0">
                              <w:pPr>
                                <w:pStyle w:val="Normalwebb"/>
                                <w:spacing w:before="60" w:line="254" w:lineRule="auto"/>
                                <w:jc w:val="center"/>
                              </w:pPr>
                              <w:r>
                                <w:rPr>
                                  <w:rFonts w:eastAsia="Calibri"/>
                                  <w:sz w:val="22"/>
                                  <w:szCs w:val="22"/>
                                  <w:lang w:val="en-US"/>
                                </w:rPr>
                                <w:t>Syntax Tree</w:t>
                              </w:r>
                            </w:p>
                            <w:p w14:paraId="20988EE2" w14:textId="77777777" w:rsidR="006F3B85" w:rsidRDefault="006F3B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F3B85" w:rsidRDefault="006F3B8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F3B85" w:rsidRDefault="006F3B85" w:rsidP="006F14D0">
                              <w:pPr>
                                <w:pStyle w:val="Normalwebb"/>
                                <w:spacing w:before="60" w:line="252" w:lineRule="auto"/>
                                <w:jc w:val="center"/>
                              </w:pPr>
                              <w:r>
                                <w:rPr>
                                  <w:rFonts w:eastAsia="Calibri"/>
                                  <w:sz w:val="22"/>
                                  <w:szCs w:val="22"/>
                                  <w:lang w:val="en-US"/>
                                </w:rPr>
                                <w:t>Optimized Syntax Tree</w:t>
                              </w:r>
                            </w:p>
                            <w:p w14:paraId="35223DB0" w14:textId="77777777" w:rsidR="006F3B85" w:rsidRDefault="006F3B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F3B85" w:rsidRDefault="006F3B8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F3B85" w:rsidRDefault="006F3B85" w:rsidP="006F14D0">
                              <w:pPr>
                                <w:pStyle w:val="Normalwebb"/>
                                <w:spacing w:before="60" w:line="252" w:lineRule="auto"/>
                                <w:jc w:val="center"/>
                              </w:pPr>
                              <w:r>
                                <w:rPr>
                                  <w:rFonts w:eastAsia="Calibri"/>
                                  <w:sz w:val="22"/>
                                  <w:szCs w:val="22"/>
                                  <w:lang w:val="en-US"/>
                                </w:rPr>
                                <w:t>Middle Code List</w:t>
                              </w:r>
                            </w:p>
                            <w:p w14:paraId="5410A942" w14:textId="77777777" w:rsidR="006F3B85" w:rsidRDefault="006F3B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F3B85" w:rsidRDefault="006F3B85" w:rsidP="006F14D0">
                              <w:pPr>
                                <w:pStyle w:val="Normalwebb"/>
                                <w:spacing w:before="60" w:line="252" w:lineRule="auto"/>
                                <w:jc w:val="center"/>
                              </w:pPr>
                              <w:r>
                                <w:rPr>
                                  <w:rFonts w:eastAsia="Calibri"/>
                                  <w:sz w:val="22"/>
                                  <w:szCs w:val="22"/>
                                  <w:lang w:val="en-US"/>
                                </w:rPr>
                                <w:t>Optimized Middle Code List</w:t>
                              </w:r>
                            </w:p>
                            <w:p w14:paraId="36F7A1DE" w14:textId="77777777" w:rsidR="006F3B85" w:rsidRDefault="006F3B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F3B85" w:rsidRDefault="006F3B8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F3B85" w:rsidRDefault="006F3B8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F3B85" w:rsidRDefault="006F3B85" w:rsidP="006F14D0">
                        <w:pPr>
                          <w:spacing w:before="60" w:after="0"/>
                          <w:jc w:val="center"/>
                          <w:rPr>
                            <w:lang w:val="sv-SE"/>
                          </w:rPr>
                        </w:pPr>
                        <w:r>
                          <w:rPr>
                            <w:lang w:val="sv-SE"/>
                          </w:rPr>
                          <w:t>Preprocessor</w:t>
                        </w:r>
                      </w:p>
                      <w:p w14:paraId="2CD90E0F" w14:textId="77777777" w:rsidR="006F3B85" w:rsidRPr="00C7380D" w:rsidRDefault="006F3B8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F3B85" w:rsidRPr="008541FD" w:rsidRDefault="006F3B85" w:rsidP="006F14D0">
                        <w:pPr>
                          <w:spacing w:before="60" w:after="0"/>
                          <w:jc w:val="center"/>
                        </w:pPr>
                        <w:r w:rsidRPr="008541FD">
                          <w:t>Source</w:t>
                        </w:r>
                        <w:r>
                          <w:t xml:space="preserve"> </w:t>
                        </w:r>
                        <w:r w:rsidRPr="008541FD">
                          <w:t>Code</w:t>
                        </w:r>
                      </w:p>
                      <w:p w14:paraId="1314F231" w14:textId="77777777" w:rsidR="006F3B85" w:rsidRDefault="006F3B8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F3B85" w:rsidRDefault="006F3B8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F3B85" w:rsidRDefault="006F3B85" w:rsidP="006F14D0">
                        <w:pPr>
                          <w:pStyle w:val="Normalwebb"/>
                          <w:spacing w:before="60" w:line="256" w:lineRule="auto"/>
                          <w:jc w:val="center"/>
                        </w:pPr>
                        <w:r>
                          <w:rPr>
                            <w:rFonts w:eastAsia="Calibri"/>
                            <w:sz w:val="22"/>
                            <w:szCs w:val="22"/>
                            <w:lang w:val="en-US"/>
                          </w:rPr>
                          <w:t>Processed Code</w:t>
                        </w:r>
                      </w:p>
                      <w:p w14:paraId="705B7689" w14:textId="77777777" w:rsidR="006F3B85" w:rsidRDefault="006F3B8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F3B85" w:rsidRDefault="006F3B8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F3B85" w:rsidRDefault="006F3B85" w:rsidP="006F14D0">
                        <w:pPr>
                          <w:pStyle w:val="Normalwebb"/>
                          <w:spacing w:before="60" w:line="254" w:lineRule="auto"/>
                          <w:jc w:val="center"/>
                        </w:pPr>
                        <w:r>
                          <w:rPr>
                            <w:rFonts w:eastAsia="Calibri"/>
                            <w:sz w:val="22"/>
                            <w:szCs w:val="22"/>
                            <w:lang w:val="en-US"/>
                          </w:rPr>
                          <w:t>Syntax Tree</w:t>
                        </w:r>
                      </w:p>
                      <w:p w14:paraId="20988EE2" w14:textId="77777777" w:rsidR="006F3B85" w:rsidRDefault="006F3B8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F3B85" w:rsidRDefault="006F3B8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F3B85" w:rsidRDefault="006F3B85" w:rsidP="006F14D0">
                        <w:pPr>
                          <w:pStyle w:val="Normalwebb"/>
                          <w:spacing w:before="60" w:line="252" w:lineRule="auto"/>
                          <w:jc w:val="center"/>
                        </w:pPr>
                        <w:r>
                          <w:rPr>
                            <w:rFonts w:eastAsia="Calibri"/>
                            <w:sz w:val="22"/>
                            <w:szCs w:val="22"/>
                            <w:lang w:val="en-US"/>
                          </w:rPr>
                          <w:t>Optimized Syntax Tree</w:t>
                        </w:r>
                      </w:p>
                      <w:p w14:paraId="35223DB0" w14:textId="77777777" w:rsidR="006F3B85" w:rsidRDefault="006F3B8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F3B85" w:rsidRDefault="006F3B8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F3B85" w:rsidRDefault="006F3B85" w:rsidP="006F14D0">
                        <w:pPr>
                          <w:pStyle w:val="Normalwebb"/>
                          <w:spacing w:before="60" w:line="252" w:lineRule="auto"/>
                          <w:jc w:val="center"/>
                        </w:pPr>
                        <w:r>
                          <w:rPr>
                            <w:rFonts w:eastAsia="Calibri"/>
                            <w:sz w:val="22"/>
                            <w:szCs w:val="22"/>
                            <w:lang w:val="en-US"/>
                          </w:rPr>
                          <w:t>Middle Code List</w:t>
                        </w:r>
                      </w:p>
                      <w:p w14:paraId="5410A942" w14:textId="77777777" w:rsidR="006F3B85" w:rsidRDefault="006F3B8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F3B85" w:rsidRDefault="006F3B85" w:rsidP="006F14D0">
                        <w:pPr>
                          <w:pStyle w:val="Normalwebb"/>
                          <w:spacing w:before="60" w:line="252" w:lineRule="auto"/>
                          <w:jc w:val="center"/>
                        </w:pPr>
                        <w:r>
                          <w:rPr>
                            <w:rFonts w:eastAsia="Calibri"/>
                            <w:sz w:val="22"/>
                            <w:szCs w:val="22"/>
                            <w:lang w:val="en-US"/>
                          </w:rPr>
                          <w:t>Optimized Middle Code List</w:t>
                        </w:r>
                      </w:p>
                      <w:p w14:paraId="36F7A1DE" w14:textId="77777777" w:rsidR="006F3B85" w:rsidRDefault="006F3B8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F3B85" w:rsidRDefault="006F3B8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F3B85" w:rsidRDefault="006F3B8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6F3B85" w:rsidRDefault="006F3B85">
      <w:pPr>
        <w:pStyle w:val="Kommentarer"/>
      </w:pPr>
      <w:r>
        <w:rPr>
          <w:rStyle w:val="Kommentarsreferens"/>
        </w:rPr>
        <w:annotationRef/>
      </w:r>
    </w:p>
    <w:p w14:paraId="01C1DAD9" w14:textId="77777777" w:rsidR="006F3B85" w:rsidRDefault="006F3B85">
      <w:pPr>
        <w:pStyle w:val="Kommentarer"/>
      </w:pPr>
      <w:r>
        <w:rPr>
          <w:b/>
          <w:sz w:val="21"/>
          <w:szCs w:val="21"/>
        </w:rPr>
        <w:pict w14:anchorId="5BD8B1F4">
          <v:shape id="_x0000_i1033" type="#_x0000_t75" style="width:36.15pt;height:6.55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6F3B85" w:rsidRDefault="006F3B85">
      <w:pPr>
        <w:pStyle w:val="Kommentarer"/>
      </w:pPr>
      <w:r>
        <w:rPr>
          <w:rStyle w:val="Kommentarsreferens"/>
        </w:rPr>
        <w:annotationRef/>
      </w:r>
    </w:p>
    <w:p w14:paraId="533EC9EE" w14:textId="77777777" w:rsidR="006F3B85" w:rsidRDefault="006F3B85">
      <w:pPr>
        <w:pStyle w:val="Kommentarer"/>
      </w:pPr>
      <w:r>
        <w:rPr>
          <w:b/>
          <w:sz w:val="21"/>
          <w:szCs w:val="21"/>
        </w:rPr>
        <w:pict w14:anchorId="232FB768">
          <v:shape id="_x0000_i1035" type="#_x0000_t75" style="width:36.15pt;height:6.55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F3B85" w:rsidRDefault="006F3B85" w:rsidP="006C7309">
      <w:pPr>
        <w:spacing w:line="240" w:lineRule="auto"/>
      </w:pPr>
      <w:r>
        <w:separator/>
      </w:r>
    </w:p>
  </w:endnote>
  <w:endnote w:type="continuationSeparator" w:id="0">
    <w:p w14:paraId="0DD18C9D" w14:textId="77777777" w:rsidR="006F3B85" w:rsidRDefault="006F3B8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F3B85" w:rsidRDefault="006F3B85" w:rsidP="006C7309">
      <w:pPr>
        <w:spacing w:line="240" w:lineRule="auto"/>
      </w:pPr>
      <w:r>
        <w:separator/>
      </w:r>
    </w:p>
  </w:footnote>
  <w:footnote w:type="continuationSeparator" w:id="0">
    <w:p w14:paraId="0BA3DA21" w14:textId="77777777" w:rsidR="006F3B85" w:rsidRDefault="006F3B85" w:rsidP="006C7309">
      <w:pPr>
        <w:spacing w:line="240" w:lineRule="auto"/>
      </w:pPr>
      <w:r>
        <w:continuationSeparator/>
      </w:r>
    </w:p>
  </w:footnote>
  <w:footnote w:id="1">
    <w:p w14:paraId="2574BD6E" w14:textId="77777777" w:rsidR="006F3B85" w:rsidRPr="00725EAE" w:rsidRDefault="006F3B8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F3B85" w:rsidRPr="00B4576D" w:rsidRDefault="006F3B8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F3B85" w:rsidRPr="00080A22" w:rsidRDefault="006F3B8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6F3B85" w:rsidRDefault="006F3B8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6F3B85" w:rsidRDefault="006F3B85" w:rsidP="00E80032">
      <w:pPr>
        <w:pStyle w:val="Code"/>
      </w:pPr>
      <w:r>
        <w:t>#define BOOL int</w:t>
      </w:r>
    </w:p>
    <w:p w14:paraId="5A8A6026" w14:textId="77777777" w:rsidR="006F3B85" w:rsidRDefault="006F3B85" w:rsidP="00E80032">
      <w:pPr>
        <w:pStyle w:val="Code"/>
      </w:pPr>
      <w:r>
        <w:t>#define TRUE 1</w:t>
      </w:r>
    </w:p>
    <w:p w14:paraId="09976B6C" w14:textId="77777777" w:rsidR="006F3B85" w:rsidRPr="00BF232B" w:rsidRDefault="006F3B85" w:rsidP="00E80032">
      <w:pPr>
        <w:pStyle w:val="Code"/>
      </w:pPr>
      <w:r>
        <w:t>#define FALSE 0</w:t>
      </w:r>
    </w:p>
  </w:footnote>
  <w:footnote w:id="5">
    <w:p w14:paraId="1100CB01" w14:textId="77777777" w:rsidR="006F3B85" w:rsidRDefault="006F3B8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F3B85" w:rsidRDefault="006F3B85" w:rsidP="00E80032">
      <w:r>
        <w:rPr>
          <w:rStyle w:val="Fotnotsreferens"/>
        </w:rPr>
        <w:footnoteRef/>
      </w:r>
      <w:r>
        <w:t xml:space="preserve"> Depending of the compiler and its warning level settings.</w:t>
      </w:r>
    </w:p>
  </w:footnote>
  <w:footnote w:id="7">
    <w:p w14:paraId="3D554D37" w14:textId="77777777" w:rsidR="006F3B85" w:rsidRPr="004679D4" w:rsidRDefault="006F3B8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F3B85" w:rsidRPr="00C03AB7" w:rsidRDefault="006F3B8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F3B85" w:rsidRPr="000C5114" w:rsidRDefault="006F3B8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F3B85" w:rsidRPr="002343ED" w:rsidRDefault="006F3B8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F3B85" w:rsidRDefault="006F3B85" w:rsidP="00E80032">
      <w:r>
        <w:rPr>
          <w:rStyle w:val="Fotnotsreferens"/>
        </w:rPr>
        <w:footnoteRef/>
      </w:r>
      <w:r>
        <w:t xml:space="preserve"> However, we have no knowledge about the actual address; it may be 10,000 or anything else.</w:t>
      </w:r>
    </w:p>
  </w:footnote>
  <w:footnote w:id="12">
    <w:p w14:paraId="575EFDCD" w14:textId="77777777" w:rsidR="006F3B85" w:rsidRPr="009B0162" w:rsidRDefault="006F3B8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F3B85" w:rsidRDefault="006F3B8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F3B85" w:rsidRDefault="006F3B8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F3B85" w:rsidRPr="00E554CC" w:rsidRDefault="006F3B8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F3B85" w:rsidRPr="00391B01" w:rsidRDefault="006F3B8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F3B85" w:rsidRDefault="006F3B8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F3B85" w:rsidRDefault="006F3B8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F3B85" w:rsidRDefault="006F3B85" w:rsidP="00E80032">
      <w:r>
        <w:rPr>
          <w:rStyle w:val="Fotnotsreferens"/>
        </w:rPr>
        <w:footnoteRef/>
      </w:r>
      <w:r>
        <w:t xml:space="preserve"> There is no rational explanation, just accept it.</w:t>
      </w:r>
    </w:p>
  </w:footnote>
  <w:footnote w:id="20">
    <w:p w14:paraId="0B9FD0C4" w14:textId="77777777" w:rsidR="006F3B85" w:rsidRDefault="006F3B8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F3B85" w:rsidRPr="00EF01A1" w:rsidRDefault="006F3B8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F3B85" w:rsidRPr="008655EC" w:rsidRDefault="006F3B8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TotalTime>
  <Pages>483</Pages>
  <Words>149349</Words>
  <Characters>791550</Characters>
  <Application>Microsoft Office Word</Application>
  <DocSecurity>0</DocSecurity>
  <Lines>6596</Lines>
  <Paragraphs>1878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537</cp:revision>
  <cp:lastPrinted>2017-05-07T13:41:00Z</cp:lastPrinted>
  <dcterms:created xsi:type="dcterms:W3CDTF">2020-12-01T10:01:00Z</dcterms:created>
  <dcterms:modified xsi:type="dcterms:W3CDTF">2020-12-15T23:12:00Z</dcterms:modified>
</cp:coreProperties>
</file>