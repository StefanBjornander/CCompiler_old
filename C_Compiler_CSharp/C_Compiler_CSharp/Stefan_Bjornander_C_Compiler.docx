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2880DDEE" w14:textId="1BE0399E" w:rsidR="00207336" w:rsidRPr="00D822A3" w:rsidRDefault="00CB5140">
          <w:pPr>
            <w:pStyle w:val="Innehll1"/>
            <w:rPr>
              <w:rFonts w:asciiTheme="minorHAnsi" w:eastAsiaTheme="minorEastAsia" w:hAnsiTheme="minorHAnsi"/>
              <w:noProof/>
              <w:color w:val="auto"/>
              <w:lang w:val="en-GB"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119833" w:history="1">
            <w:r w:rsidR="00207336" w:rsidRPr="00D822A3">
              <w:rPr>
                <w:rStyle w:val="Hyperlnk"/>
                <w:noProof/>
                <w:lang w:val="en-GB"/>
              </w:rPr>
              <w:t>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Introduction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2CEB459" w14:textId="56CC1735"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34"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Phases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w:t>
            </w:r>
            <w:r w:rsidR="00207336" w:rsidRPr="00D822A3">
              <w:rPr>
                <w:noProof/>
                <w:webHidden/>
                <w:lang w:val="en-GB"/>
              </w:rPr>
              <w:fldChar w:fldCharType="end"/>
            </w:r>
          </w:hyperlink>
        </w:p>
        <w:p w14:paraId="7EE99FB5" w14:textId="72E6C42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3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3A0D9D0" w14:textId="09FC181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3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2CD0F288" w14:textId="145D9D2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3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 and Middle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w:t>
            </w:r>
            <w:r w:rsidR="00207336" w:rsidRPr="00D822A3">
              <w:rPr>
                <w:noProof/>
                <w:webHidden/>
                <w:lang w:val="en-GB"/>
              </w:rPr>
              <w:fldChar w:fldCharType="end"/>
            </w:r>
          </w:hyperlink>
        </w:p>
        <w:p w14:paraId="66F50972" w14:textId="10D3AC2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38" w:history="1">
            <w:r w:rsidR="00207336" w:rsidRPr="00D822A3">
              <w:rPr>
                <w:rStyle w:val="Hyperlnk"/>
                <w:noProof/>
                <w:lang w:val="en-GB"/>
              </w:rPr>
              <w:t>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784389" w14:textId="62659DC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39" w:history="1">
            <w:r w:rsidR="00207336" w:rsidRPr="00D822A3">
              <w:rPr>
                <w:rStyle w:val="Hyperlnk"/>
                <w:noProof/>
                <w:lang w:val="en-GB"/>
              </w:rPr>
              <w:t>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5DC3D8E7" w14:textId="663C188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0" w:history="1">
            <w:r w:rsidR="00207336" w:rsidRPr="00D822A3">
              <w:rPr>
                <w:rStyle w:val="Hyperlnk"/>
                <w:noProof/>
                <w:lang w:val="en-GB"/>
              </w:rPr>
              <w:t>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3D64F29B" w14:textId="7BDA5D0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1" w:history="1">
            <w:r w:rsidR="00207336" w:rsidRPr="00D822A3">
              <w:rPr>
                <w:rStyle w:val="Hyperlnk"/>
                <w:noProof/>
                <w:lang w:val="en-GB"/>
              </w:rPr>
              <w:t>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 and Declaration Specifiers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4BBF23B" w14:textId="2932725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2" w:history="1">
            <w:r w:rsidR="00207336" w:rsidRPr="00D822A3">
              <w:rPr>
                <w:rStyle w:val="Hyperlnk"/>
                <w:noProof/>
                <w:lang w:val="en-GB"/>
              </w:rPr>
              <w:t>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948BE0B" w14:textId="6AB30CA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3" w:history="1">
            <w:r w:rsidR="00207336" w:rsidRPr="00D822A3">
              <w:rPr>
                <w:rStyle w:val="Hyperlnk"/>
                <w:noProof/>
                <w:lang w:val="en-GB"/>
              </w:rPr>
              <w:t>1.1.9.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16AF6219" w14:textId="3BC59BD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4" w:history="1">
            <w:r w:rsidR="00207336" w:rsidRPr="00D822A3">
              <w:rPr>
                <w:rStyle w:val="Hyperlnk"/>
                <w:noProof/>
                <w:lang w:val="en-GB"/>
              </w:rPr>
              <w:t>1.1.10.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w:t>
            </w:r>
            <w:r w:rsidR="00207336" w:rsidRPr="00D822A3">
              <w:rPr>
                <w:noProof/>
                <w:webHidden/>
                <w:lang w:val="en-GB"/>
              </w:rPr>
              <w:fldChar w:fldCharType="end"/>
            </w:r>
          </w:hyperlink>
        </w:p>
        <w:p w14:paraId="6153121A" w14:textId="4409A4D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5"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4AEA520D" w14:textId="68AF7B7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6" w:history="1">
            <w:r w:rsidR="00207336" w:rsidRPr="00D822A3">
              <w:rPr>
                <w:rStyle w:val="Hyperlnk"/>
                <w:noProof/>
                <w:lang w:val="en-GB"/>
              </w:rPr>
              <w:t>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Object Code Generator and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1A5A9810" w14:textId="5EAE4A4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7" w:history="1">
            <w:r w:rsidR="00207336" w:rsidRPr="00D822A3">
              <w:rPr>
                <w:rStyle w:val="Hyperlnk"/>
                <w:noProof/>
                <w:lang w:val="en-GB"/>
              </w:rPr>
              <w:t>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0886166" w14:textId="04FAD425"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48"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Main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w:t>
            </w:r>
            <w:r w:rsidR="00207336" w:rsidRPr="00D822A3">
              <w:rPr>
                <w:noProof/>
                <w:webHidden/>
                <w:lang w:val="en-GB"/>
              </w:rPr>
              <w:fldChar w:fldCharType="end"/>
            </w:r>
          </w:hyperlink>
        </w:p>
        <w:p w14:paraId="2B0D59C0" w14:textId="3A8AC1D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49"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Generating the Assembly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14</w:t>
            </w:r>
            <w:r w:rsidR="00207336" w:rsidRPr="00D822A3">
              <w:rPr>
                <w:noProof/>
                <w:webHidden/>
                <w:lang w:val="en-GB"/>
              </w:rPr>
              <w:fldChar w:fldCharType="end"/>
            </w:r>
          </w:hyperlink>
        </w:p>
        <w:p w14:paraId="3A38F078" w14:textId="4682B24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0" w:history="1">
            <w:r w:rsidR="00207336" w:rsidRPr="00D822A3">
              <w:rPr>
                <w:rStyle w:val="Hyperlnk"/>
                <w:noProof/>
                <w:highlight w:val="white"/>
                <w:lang w:val="en-GB"/>
              </w:rPr>
              <w:t>1.2.1.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Generate the Make File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w:t>
            </w:r>
            <w:r w:rsidR="00207336" w:rsidRPr="00D822A3">
              <w:rPr>
                <w:noProof/>
                <w:webHidden/>
                <w:lang w:val="en-GB"/>
              </w:rPr>
              <w:fldChar w:fldCharType="end"/>
            </w:r>
          </w:hyperlink>
        </w:p>
        <w:p w14:paraId="356DFDA4" w14:textId="54B8316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1" w:history="1">
            <w:r w:rsidR="00207336" w:rsidRPr="00D822A3">
              <w:rPr>
                <w:rStyle w:val="Hyperlnk"/>
                <w:noProof/>
                <w:highlight w:val="white"/>
                <w:lang w:val="en-GB"/>
              </w:rPr>
              <w:t>1.2.2.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Is the Object File Fresh?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w:t>
            </w:r>
            <w:r w:rsidR="00207336" w:rsidRPr="00D822A3">
              <w:rPr>
                <w:noProof/>
                <w:webHidden/>
                <w:lang w:val="en-GB"/>
              </w:rPr>
              <w:fldChar w:fldCharType="end"/>
            </w:r>
          </w:hyperlink>
        </w:p>
        <w:p w14:paraId="57A85272" w14:textId="4ABA8A08" w:rsidR="00207336" w:rsidRPr="00D822A3" w:rsidRDefault="00360F4A">
          <w:pPr>
            <w:pStyle w:val="Innehll1"/>
            <w:rPr>
              <w:rFonts w:asciiTheme="minorHAnsi" w:eastAsiaTheme="minorEastAsia" w:hAnsiTheme="minorHAnsi"/>
              <w:noProof/>
              <w:color w:val="auto"/>
              <w:lang w:val="en-GB" w:eastAsia="sv-SE"/>
            </w:rPr>
          </w:pPr>
          <w:hyperlink w:anchor="_Toc54119852" w:history="1">
            <w:r w:rsidR="00207336" w:rsidRPr="00D822A3">
              <w:rPr>
                <w:rStyle w:val="Hyperlnk"/>
                <w:noProof/>
                <w:lang w:val="en-GB"/>
              </w:rPr>
              <w:t>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6F6FBF65" w14:textId="001CAC4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typedef-name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2D0E79AF" w14:textId="23E751DB"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54" w:history="1">
            <w:r w:rsidR="00207336" w:rsidRPr="00D822A3">
              <w:rPr>
                <w:rStyle w:val="Hyperlnk"/>
                <w:noProof/>
                <w:lang w:val="en-GB"/>
              </w:rPr>
              <w:t>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w:t>
            </w:r>
            <w:r w:rsidR="00207336" w:rsidRPr="00D822A3">
              <w:rPr>
                <w:noProof/>
                <w:webHidden/>
                <w:lang w:val="en-GB"/>
              </w:rPr>
              <w:fldChar w:fldCharType="end"/>
            </w:r>
          </w:hyperlink>
        </w:p>
        <w:p w14:paraId="1F5EE8F2" w14:textId="2A642E36" w:rsidR="00207336" w:rsidRPr="00D822A3" w:rsidRDefault="00360F4A">
          <w:pPr>
            <w:pStyle w:val="Innehll1"/>
            <w:rPr>
              <w:rFonts w:asciiTheme="minorHAnsi" w:eastAsiaTheme="minorEastAsia" w:hAnsiTheme="minorHAnsi"/>
              <w:noProof/>
              <w:color w:val="auto"/>
              <w:lang w:val="en-GB" w:eastAsia="sv-SE"/>
            </w:rPr>
          </w:pPr>
          <w:hyperlink w:anchor="_Toc54119855" w:history="1">
            <w:r w:rsidR="00207336" w:rsidRPr="00D822A3">
              <w:rPr>
                <w:rStyle w:val="Hyperlnk"/>
                <w:noProof/>
                <w:lang w:val="en-GB"/>
              </w:rPr>
              <w:t>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Parsing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w:t>
            </w:r>
            <w:r w:rsidR="00207336" w:rsidRPr="00D822A3">
              <w:rPr>
                <w:noProof/>
                <w:webHidden/>
                <w:lang w:val="en-GB"/>
              </w:rPr>
              <w:fldChar w:fldCharType="end"/>
            </w:r>
          </w:hyperlink>
        </w:p>
        <w:p w14:paraId="171B5280" w14:textId="336974B5"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56" w:history="1">
            <w:r w:rsidR="00207336" w:rsidRPr="00D822A3">
              <w:rPr>
                <w:rStyle w:val="Hyperlnk"/>
                <w:noProof/>
                <w:lang w:val="en-GB"/>
              </w:rPr>
              <w:t>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0E38B006" w14:textId="5795E4C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7"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w:t>
            </w:r>
            <w:r w:rsidR="00207336" w:rsidRPr="00D822A3">
              <w:rPr>
                <w:noProof/>
                <w:webHidden/>
                <w:lang w:val="en-GB"/>
              </w:rPr>
              <w:fldChar w:fldCharType="end"/>
            </w:r>
          </w:hyperlink>
        </w:p>
        <w:p w14:paraId="2FC5A083" w14:textId="723E024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8" w:history="1">
            <w:r w:rsidR="00207336" w:rsidRPr="00D822A3">
              <w:rPr>
                <w:rStyle w:val="Hyperlnk"/>
                <w:noProof/>
                <w:lang w:val="en-GB"/>
              </w:rPr>
              <w:t>3.1.2.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 Definition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w:t>
            </w:r>
            <w:r w:rsidR="00207336" w:rsidRPr="00D822A3">
              <w:rPr>
                <w:noProof/>
                <w:webHidden/>
                <w:lang w:val="en-GB"/>
              </w:rPr>
              <w:fldChar w:fldCharType="end"/>
            </w:r>
          </w:hyperlink>
        </w:p>
        <w:p w14:paraId="4BAB7C42" w14:textId="5F894CA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59" w:history="1">
            <w:r w:rsidR="00207336" w:rsidRPr="00D822A3">
              <w:rPr>
                <w:rStyle w:val="Hyperlnk"/>
                <w:noProof/>
                <w:highlight w:val="white"/>
                <w:lang w:val="en-GB"/>
              </w:rPr>
              <w:t>3.1.3.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Specifier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w:t>
            </w:r>
            <w:r w:rsidR="00207336" w:rsidRPr="00D822A3">
              <w:rPr>
                <w:noProof/>
                <w:webHidden/>
                <w:lang w:val="en-GB"/>
              </w:rPr>
              <w:fldChar w:fldCharType="end"/>
            </w:r>
          </w:hyperlink>
        </w:p>
        <w:p w14:paraId="0CCAD270" w14:textId="2220DA6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0" w:history="1">
            <w:r w:rsidR="00207336" w:rsidRPr="00D822A3">
              <w:rPr>
                <w:rStyle w:val="Hyperlnk"/>
                <w:noProof/>
                <w:highlight w:val="white"/>
                <w:lang w:val="en-GB"/>
              </w:rPr>
              <w:t>3.1.4.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Declarator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49</w:t>
            </w:r>
            <w:r w:rsidR="00207336" w:rsidRPr="00D822A3">
              <w:rPr>
                <w:noProof/>
                <w:webHidden/>
                <w:lang w:val="en-GB"/>
              </w:rPr>
              <w:fldChar w:fldCharType="end"/>
            </w:r>
          </w:hyperlink>
        </w:p>
        <w:p w14:paraId="5BF7B9B9" w14:textId="69102F12"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61" w:history="1">
            <w:r w:rsidR="00207336" w:rsidRPr="00D822A3">
              <w:rPr>
                <w:rStyle w:val="Hyperlnk"/>
                <w:noProof/>
                <w:highlight w:val="white"/>
                <w:lang w:val="en-GB"/>
              </w:rPr>
              <w:t>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499CE066" w14:textId="23BE5D7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2"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Nested-If Problem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58</w:t>
            </w:r>
            <w:r w:rsidR="00207336" w:rsidRPr="00D822A3">
              <w:rPr>
                <w:noProof/>
                <w:webHidden/>
                <w:lang w:val="en-GB"/>
              </w:rPr>
              <w:fldChar w:fldCharType="end"/>
            </w:r>
          </w:hyperlink>
        </w:p>
        <w:p w14:paraId="22597C01" w14:textId="50A7B90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3"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Forward-Jump Problem (Backpatching)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63</w:t>
            </w:r>
            <w:r w:rsidR="00207336" w:rsidRPr="00D822A3">
              <w:rPr>
                <w:noProof/>
                <w:webHidden/>
                <w:lang w:val="en-GB"/>
              </w:rPr>
              <w:fldChar w:fldCharType="end"/>
            </w:r>
          </w:hyperlink>
        </w:p>
        <w:p w14:paraId="5DF6E8C2" w14:textId="68B90DC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4"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Header Rules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644C55BB" w14:textId="3432F05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5"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65</w:t>
            </w:r>
            <w:r w:rsidR="00207336" w:rsidRPr="00D822A3">
              <w:rPr>
                <w:noProof/>
                <w:webHidden/>
                <w:lang w:val="en-GB"/>
              </w:rPr>
              <w:fldChar w:fldCharType="end"/>
            </w:r>
          </w:hyperlink>
        </w:p>
        <w:p w14:paraId="5F81DF6B" w14:textId="3E3EF90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6" w:history="1">
            <w:r w:rsidR="00207336" w:rsidRPr="00D822A3">
              <w:rPr>
                <w:rStyle w:val="Hyperlnk"/>
                <w:noProof/>
                <w:highlight w:val="white"/>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Case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67</w:t>
            </w:r>
            <w:r w:rsidR="00207336" w:rsidRPr="00D822A3">
              <w:rPr>
                <w:noProof/>
                <w:webHidden/>
                <w:lang w:val="en-GB"/>
              </w:rPr>
              <w:fldChar w:fldCharType="end"/>
            </w:r>
          </w:hyperlink>
        </w:p>
        <w:p w14:paraId="1464E8B6" w14:textId="4900AC8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Default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68</w:t>
            </w:r>
            <w:r w:rsidR="00207336" w:rsidRPr="00D822A3">
              <w:rPr>
                <w:noProof/>
                <w:webHidden/>
                <w:lang w:val="en-GB"/>
              </w:rPr>
              <w:fldChar w:fldCharType="end"/>
            </w:r>
          </w:hyperlink>
        </w:p>
        <w:p w14:paraId="7E40439D" w14:textId="738D3CA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8" w:history="1">
            <w:r w:rsidR="00207336" w:rsidRPr="00D822A3">
              <w:rPr>
                <w:rStyle w:val="Hyperlnk"/>
                <w:noProof/>
                <w:lang w:val="en-GB"/>
              </w:rPr>
              <w:t>3.2.2.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While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69</w:t>
            </w:r>
            <w:r w:rsidR="00207336" w:rsidRPr="00D822A3">
              <w:rPr>
                <w:noProof/>
                <w:webHidden/>
                <w:lang w:val="en-GB"/>
              </w:rPr>
              <w:fldChar w:fldCharType="end"/>
            </w:r>
          </w:hyperlink>
        </w:p>
        <w:p w14:paraId="026ED267" w14:textId="1A52F39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69" w:history="1">
            <w:r w:rsidR="00207336" w:rsidRPr="00D822A3">
              <w:rPr>
                <w:rStyle w:val="Hyperlnk"/>
                <w:noProof/>
                <w:lang w:val="en-GB"/>
              </w:rPr>
              <w:t>3.2.3.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Do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70</w:t>
            </w:r>
            <w:r w:rsidR="00207336" w:rsidRPr="00D822A3">
              <w:rPr>
                <w:noProof/>
                <w:webHidden/>
                <w:lang w:val="en-GB"/>
              </w:rPr>
              <w:fldChar w:fldCharType="end"/>
            </w:r>
          </w:hyperlink>
        </w:p>
        <w:p w14:paraId="708A7056" w14:textId="25C119B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0" w:history="1">
            <w:r w:rsidR="00207336" w:rsidRPr="00D822A3">
              <w:rPr>
                <w:rStyle w:val="Hyperlnk"/>
                <w:noProof/>
                <w:lang w:val="en-GB"/>
              </w:rPr>
              <w:t>3.2.4.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For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71</w:t>
            </w:r>
            <w:r w:rsidR="00207336" w:rsidRPr="00D822A3">
              <w:rPr>
                <w:noProof/>
                <w:webHidden/>
                <w:lang w:val="en-GB"/>
              </w:rPr>
              <w:fldChar w:fldCharType="end"/>
            </w:r>
          </w:hyperlink>
        </w:p>
        <w:p w14:paraId="0A0498EC" w14:textId="7D3DE57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1" w:history="1">
            <w:r w:rsidR="00207336" w:rsidRPr="00D822A3">
              <w:rPr>
                <w:rStyle w:val="Hyperlnk"/>
                <w:noProof/>
                <w:lang w:val="en-GB"/>
              </w:rPr>
              <w:t>3.2.5.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Label and Goto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73</w:t>
            </w:r>
            <w:r w:rsidR="00207336" w:rsidRPr="00D822A3">
              <w:rPr>
                <w:noProof/>
                <w:webHidden/>
                <w:lang w:val="en-GB"/>
              </w:rPr>
              <w:fldChar w:fldCharType="end"/>
            </w:r>
          </w:hyperlink>
        </w:p>
        <w:p w14:paraId="6D6B3BB8" w14:textId="399E561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2" w:history="1">
            <w:r w:rsidR="00207336" w:rsidRPr="00D822A3">
              <w:rPr>
                <w:rStyle w:val="Hyperlnk"/>
                <w:noProof/>
                <w:lang w:val="en-GB"/>
              </w:rPr>
              <w:t>3.2.6.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Return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74</w:t>
            </w:r>
            <w:r w:rsidR="00207336" w:rsidRPr="00D822A3">
              <w:rPr>
                <w:noProof/>
                <w:webHidden/>
                <w:lang w:val="en-GB"/>
              </w:rPr>
              <w:fldChar w:fldCharType="end"/>
            </w:r>
          </w:hyperlink>
        </w:p>
        <w:p w14:paraId="45DF0591" w14:textId="2D7C046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3" w:history="1">
            <w:r w:rsidR="00207336" w:rsidRPr="00D822A3">
              <w:rPr>
                <w:rStyle w:val="Hyperlnk"/>
                <w:noProof/>
                <w:lang w:val="en-GB"/>
              </w:rPr>
              <w:t>3.2.7.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Optional Expression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17E5721B" w14:textId="7A9DB75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4" w:history="1">
            <w:r w:rsidR="00207336" w:rsidRPr="00D822A3">
              <w:rPr>
                <w:rStyle w:val="Hyperlnk"/>
                <w:noProof/>
                <w:lang w:val="en-GB"/>
              </w:rPr>
              <w:t>3.2.8.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Block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76</w:t>
            </w:r>
            <w:r w:rsidR="00207336" w:rsidRPr="00D822A3">
              <w:rPr>
                <w:noProof/>
                <w:webHidden/>
                <w:lang w:val="en-GB"/>
              </w:rPr>
              <w:fldChar w:fldCharType="end"/>
            </w:r>
          </w:hyperlink>
        </w:p>
        <w:p w14:paraId="585734E6" w14:textId="144B153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5" w:history="1">
            <w:r w:rsidR="00207336" w:rsidRPr="00D822A3">
              <w:rPr>
                <w:rStyle w:val="Hyperlnk"/>
                <w:noProof/>
                <w:lang w:val="en-GB"/>
              </w:rPr>
              <w:t>3.2.9.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24953326" w14:textId="645C874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6" w:history="1">
            <w:r w:rsidR="00207336" w:rsidRPr="00D822A3">
              <w:rPr>
                <w:rStyle w:val="Hyperlnk"/>
                <w:noProof/>
                <w:lang w:val="en-GB"/>
              </w:rPr>
              <w:t>3.2.10.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Register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0AD7F93F" w14:textId="7A35951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7"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Interrupt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77</w:t>
            </w:r>
            <w:r w:rsidR="00207336" w:rsidRPr="00D822A3">
              <w:rPr>
                <w:noProof/>
                <w:webHidden/>
                <w:lang w:val="en-GB"/>
              </w:rPr>
              <w:fldChar w:fldCharType="end"/>
            </w:r>
          </w:hyperlink>
        </w:p>
        <w:p w14:paraId="1A81A175" w14:textId="4676D52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78" w:history="1">
            <w:r w:rsidR="00207336" w:rsidRPr="00D822A3">
              <w:rPr>
                <w:rStyle w:val="Hyperlnk"/>
                <w:noProof/>
                <w:lang w:val="en-GB"/>
              </w:rPr>
              <w:t>3.2.1.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System Call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7A1BC87D" w14:textId="2B6253B0"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879" w:history="1">
            <w:r w:rsidR="00207336" w:rsidRPr="00D822A3">
              <w:rPr>
                <w:rStyle w:val="Hyperlnk"/>
                <w:noProof/>
                <w:lang w:val="en-GB"/>
              </w:rPr>
              <w:t>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78</w:t>
            </w:r>
            <w:r w:rsidR="00207336" w:rsidRPr="00D822A3">
              <w:rPr>
                <w:noProof/>
                <w:webHidden/>
                <w:lang w:val="en-GB"/>
              </w:rPr>
              <w:fldChar w:fldCharType="end"/>
            </w:r>
          </w:hyperlink>
        </w:p>
        <w:p w14:paraId="16E74C16" w14:textId="7C9F9F2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0"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Assignment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79</w:t>
            </w:r>
            <w:r w:rsidR="00207336" w:rsidRPr="00D822A3">
              <w:rPr>
                <w:noProof/>
                <w:webHidden/>
                <w:lang w:val="en-GB"/>
              </w:rPr>
              <w:fldChar w:fldCharType="end"/>
            </w:r>
          </w:hyperlink>
        </w:p>
        <w:p w14:paraId="425EB864" w14:textId="190A304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1"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82</w:t>
            </w:r>
            <w:r w:rsidR="00207336" w:rsidRPr="00D822A3">
              <w:rPr>
                <w:noProof/>
                <w:webHidden/>
                <w:lang w:val="en-GB"/>
              </w:rPr>
              <w:fldChar w:fldCharType="end"/>
            </w:r>
          </w:hyperlink>
        </w:p>
        <w:p w14:paraId="46D4AA59" w14:textId="48FCFF9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2"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84</w:t>
            </w:r>
            <w:r w:rsidR="00207336" w:rsidRPr="00D822A3">
              <w:rPr>
                <w:noProof/>
                <w:webHidden/>
                <w:lang w:val="en-GB"/>
              </w:rPr>
              <w:fldChar w:fldCharType="end"/>
            </w:r>
          </w:hyperlink>
        </w:p>
        <w:p w14:paraId="6797DFE3" w14:textId="4A8A514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3"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85</w:t>
            </w:r>
            <w:r w:rsidR="00207336" w:rsidRPr="00D822A3">
              <w:rPr>
                <w:noProof/>
                <w:webHidden/>
                <w:lang w:val="en-GB"/>
              </w:rPr>
              <w:fldChar w:fldCharType="end"/>
            </w:r>
          </w:hyperlink>
        </w:p>
        <w:p w14:paraId="4874F336" w14:textId="559D95F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4"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87</w:t>
            </w:r>
            <w:r w:rsidR="00207336" w:rsidRPr="00D822A3">
              <w:rPr>
                <w:noProof/>
                <w:webHidden/>
                <w:lang w:val="en-GB"/>
              </w:rPr>
              <w:fldChar w:fldCharType="end"/>
            </w:r>
          </w:hyperlink>
        </w:p>
        <w:p w14:paraId="49A34019" w14:textId="4D0F05D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5" w:history="1">
            <w:r w:rsidR="00207336" w:rsidRPr="00D822A3">
              <w:rPr>
                <w:rStyle w:val="Hyperlnk"/>
                <w:noProof/>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Shift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89</w:t>
            </w:r>
            <w:r w:rsidR="00207336" w:rsidRPr="00D822A3">
              <w:rPr>
                <w:noProof/>
                <w:webHidden/>
                <w:lang w:val="en-GB"/>
              </w:rPr>
              <w:fldChar w:fldCharType="end"/>
            </w:r>
          </w:hyperlink>
        </w:p>
        <w:p w14:paraId="16DEE4FD" w14:textId="214C303E"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6" w:history="1">
            <w:r w:rsidR="00207336" w:rsidRPr="00D822A3">
              <w:rPr>
                <w:rStyle w:val="Hyperlnk"/>
                <w:noProof/>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Equality and 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90</w:t>
            </w:r>
            <w:r w:rsidR="00207336" w:rsidRPr="00D822A3">
              <w:rPr>
                <w:noProof/>
                <w:webHidden/>
                <w:lang w:val="en-GB"/>
              </w:rPr>
              <w:fldChar w:fldCharType="end"/>
            </w:r>
          </w:hyperlink>
        </w:p>
        <w:p w14:paraId="00037297" w14:textId="0F14201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7"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Subtraction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91</w:t>
            </w:r>
            <w:r w:rsidR="00207336" w:rsidRPr="00D822A3">
              <w:rPr>
                <w:noProof/>
                <w:webHidden/>
                <w:lang w:val="en-GB"/>
              </w:rPr>
              <w:fldChar w:fldCharType="end"/>
            </w:r>
          </w:hyperlink>
        </w:p>
        <w:p w14:paraId="1F4FB292" w14:textId="06A8A42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8"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Multiplication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94</w:t>
            </w:r>
            <w:r w:rsidR="00207336" w:rsidRPr="00D822A3">
              <w:rPr>
                <w:noProof/>
                <w:webHidden/>
                <w:lang w:val="en-GB"/>
              </w:rPr>
              <w:fldChar w:fldCharType="end"/>
            </w:r>
          </w:hyperlink>
        </w:p>
        <w:p w14:paraId="4F8248DB" w14:textId="2B5767B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89" w:history="1">
            <w:r w:rsidR="00207336" w:rsidRPr="00D822A3">
              <w:rPr>
                <w:rStyle w:val="Hyperlnk"/>
                <w:noProof/>
                <w:lang w:val="en-GB"/>
              </w:rPr>
              <w:t>3.3.5.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Cast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5431DB9A" w14:textId="3D28ED3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0" w:history="1">
            <w:r w:rsidR="00207336" w:rsidRPr="00D822A3">
              <w:rPr>
                <w:rStyle w:val="Hyperlnk"/>
                <w:noProof/>
                <w:lang w:val="en-GB"/>
              </w:rPr>
              <w:t>3.3.6.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Prefix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96</w:t>
            </w:r>
            <w:r w:rsidR="00207336" w:rsidRPr="00D822A3">
              <w:rPr>
                <w:noProof/>
                <w:webHidden/>
                <w:lang w:val="en-GB"/>
              </w:rPr>
              <w:fldChar w:fldCharType="end"/>
            </w:r>
          </w:hyperlink>
        </w:p>
        <w:p w14:paraId="17C2839B" w14:textId="39F3362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1" w:history="1">
            <w:r w:rsidR="00207336" w:rsidRPr="00D822A3">
              <w:rPr>
                <w:rStyle w:val="Hyperlnk"/>
                <w:noProof/>
                <w:lang w:val="en-GB"/>
              </w:rPr>
              <w:t>3.3.7.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Unary Addition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1C3F90ED" w14:textId="0642422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2" w:history="1">
            <w:r w:rsidR="00207336" w:rsidRPr="00D822A3">
              <w:rPr>
                <w:rStyle w:val="Hyperlnk"/>
                <w:noProof/>
                <w:highlight w:val="white"/>
                <w:lang w:val="en-GB"/>
              </w:rPr>
              <w:t>3.3.8.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Logical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97</w:t>
            </w:r>
            <w:r w:rsidR="00207336" w:rsidRPr="00D822A3">
              <w:rPr>
                <w:noProof/>
                <w:webHidden/>
                <w:lang w:val="en-GB"/>
              </w:rPr>
              <w:fldChar w:fldCharType="end"/>
            </w:r>
          </w:hyperlink>
        </w:p>
        <w:p w14:paraId="4DA78FBD" w14:textId="18A97F5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3" w:history="1">
            <w:r w:rsidR="00207336" w:rsidRPr="00D822A3">
              <w:rPr>
                <w:rStyle w:val="Hyperlnk"/>
                <w:noProof/>
                <w:highlight w:val="white"/>
                <w:lang w:val="en-GB"/>
              </w:rPr>
              <w:t>3.3.9.</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Bitwise Not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304235FB" w14:textId="56F0CB0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4" w:history="1">
            <w:r w:rsidR="00207336" w:rsidRPr="00D822A3">
              <w:rPr>
                <w:rStyle w:val="Hyperlnk"/>
                <w:noProof/>
                <w:highlight w:val="white"/>
                <w:lang w:val="en-GB"/>
              </w:rPr>
              <w:t>3.3.10.</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Sizeof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98</w:t>
            </w:r>
            <w:r w:rsidR="00207336" w:rsidRPr="00D822A3">
              <w:rPr>
                <w:noProof/>
                <w:webHidden/>
                <w:lang w:val="en-GB"/>
              </w:rPr>
              <w:fldChar w:fldCharType="end"/>
            </w:r>
          </w:hyperlink>
        </w:p>
        <w:p w14:paraId="771D9C5F" w14:textId="4824BD1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5" w:history="1">
            <w:r w:rsidR="00207336" w:rsidRPr="00D822A3">
              <w:rPr>
                <w:rStyle w:val="Hyperlnk"/>
                <w:noProof/>
                <w:highlight w:val="white"/>
                <w:lang w:val="en-GB"/>
              </w:rPr>
              <w:t>3.3.11.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99</w:t>
            </w:r>
            <w:r w:rsidR="00207336" w:rsidRPr="00D822A3">
              <w:rPr>
                <w:noProof/>
                <w:webHidden/>
                <w:lang w:val="en-GB"/>
              </w:rPr>
              <w:fldChar w:fldCharType="end"/>
            </w:r>
          </w:hyperlink>
        </w:p>
        <w:p w14:paraId="4604DF93" w14:textId="7B4DB365"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6" w:history="1">
            <w:r w:rsidR="00207336" w:rsidRPr="00D822A3">
              <w:rPr>
                <w:rStyle w:val="Hyperlnk"/>
                <w:noProof/>
                <w:highlight w:val="white"/>
                <w:lang w:val="en-GB"/>
              </w:rPr>
              <w:t>3.3.12.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Dereference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4401D601" w14:textId="6F43FE0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7"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Prefix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100</w:t>
            </w:r>
            <w:r w:rsidR="00207336" w:rsidRPr="00D822A3">
              <w:rPr>
                <w:noProof/>
                <w:webHidden/>
                <w:lang w:val="en-GB"/>
              </w:rPr>
              <w:fldChar w:fldCharType="end"/>
            </w:r>
          </w:hyperlink>
        </w:p>
        <w:p w14:paraId="157BC8C5" w14:textId="181524F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8"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Postfix Increment and Decrement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102</w:t>
            </w:r>
            <w:r w:rsidR="00207336" w:rsidRPr="00D822A3">
              <w:rPr>
                <w:noProof/>
                <w:webHidden/>
                <w:lang w:val="en-GB"/>
              </w:rPr>
              <w:fldChar w:fldCharType="end"/>
            </w:r>
          </w:hyperlink>
        </w:p>
        <w:p w14:paraId="48D1F054" w14:textId="6D23900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899" w:history="1">
            <w:r w:rsidR="00207336" w:rsidRPr="00D822A3">
              <w:rPr>
                <w:rStyle w:val="Hyperlnk"/>
                <w:noProof/>
                <w:highlight w:val="white"/>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Arrow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_Toc54119899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38FD9A49" w14:textId="0B99F7B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0"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Index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103</w:t>
            </w:r>
            <w:r w:rsidR="00207336" w:rsidRPr="00D822A3">
              <w:rPr>
                <w:noProof/>
                <w:webHidden/>
                <w:lang w:val="en-GB"/>
              </w:rPr>
              <w:fldChar w:fldCharType="end"/>
            </w:r>
          </w:hyperlink>
        </w:p>
        <w:p w14:paraId="7414BF34" w14:textId="7AED0BB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1" w:history="1">
            <w:r w:rsidR="00207336" w:rsidRPr="00D822A3">
              <w:rPr>
                <w:rStyle w:val="Hyperlnk"/>
                <w:noProof/>
                <w:highlight w:val="white"/>
                <w:lang w:val="en-GB"/>
              </w:rPr>
              <w:t>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Dot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105</w:t>
            </w:r>
            <w:r w:rsidR="00207336" w:rsidRPr="00D822A3">
              <w:rPr>
                <w:noProof/>
                <w:webHidden/>
                <w:lang w:val="en-GB"/>
              </w:rPr>
              <w:fldChar w:fldCharType="end"/>
            </w:r>
          </w:hyperlink>
        </w:p>
        <w:p w14:paraId="5AF8222E" w14:textId="623BCF1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2" w:history="1">
            <w:r w:rsidR="00207336" w:rsidRPr="00D822A3">
              <w:rPr>
                <w:rStyle w:val="Hyperlnk"/>
                <w:noProof/>
                <w:highlight w:val="white"/>
                <w:lang w:val="en-GB"/>
              </w:rPr>
              <w:t>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106</w:t>
            </w:r>
            <w:r w:rsidR="00207336" w:rsidRPr="00D822A3">
              <w:rPr>
                <w:noProof/>
                <w:webHidden/>
                <w:lang w:val="en-GB"/>
              </w:rPr>
              <w:fldChar w:fldCharType="end"/>
            </w:r>
          </w:hyperlink>
        </w:p>
        <w:p w14:paraId="7C4414F3" w14:textId="58B1416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3" w:history="1">
            <w:r w:rsidR="00207336" w:rsidRPr="00D822A3">
              <w:rPr>
                <w:rStyle w:val="Hyperlnk"/>
                <w:noProof/>
                <w:lang w:val="en-GB"/>
              </w:rPr>
              <w:t>3.3.3.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Argument Expression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109</w:t>
            </w:r>
            <w:r w:rsidR="00207336" w:rsidRPr="00D822A3">
              <w:rPr>
                <w:noProof/>
                <w:webHidden/>
                <w:lang w:val="en-GB"/>
              </w:rPr>
              <w:fldChar w:fldCharType="end"/>
            </w:r>
          </w:hyperlink>
        </w:p>
        <w:p w14:paraId="5AE4B11A" w14:textId="43342D6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4" w:history="1">
            <w:r w:rsidR="00207336" w:rsidRPr="00D822A3">
              <w:rPr>
                <w:rStyle w:val="Hyperlnk"/>
                <w:noProof/>
                <w:highlight w:val="white"/>
                <w:lang w:val="en-GB"/>
              </w:rPr>
              <w:t>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Primary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110</w:t>
            </w:r>
            <w:r w:rsidR="00207336" w:rsidRPr="00D822A3">
              <w:rPr>
                <w:noProof/>
                <w:webHidden/>
                <w:lang w:val="en-GB"/>
              </w:rPr>
              <w:fldChar w:fldCharType="end"/>
            </w:r>
          </w:hyperlink>
        </w:p>
        <w:p w14:paraId="126B11FB" w14:textId="60200BF4" w:rsidR="00207336" w:rsidRPr="00D822A3" w:rsidRDefault="00360F4A">
          <w:pPr>
            <w:pStyle w:val="Innehll1"/>
            <w:rPr>
              <w:rFonts w:asciiTheme="minorHAnsi" w:eastAsiaTheme="minorEastAsia" w:hAnsiTheme="minorHAnsi"/>
              <w:noProof/>
              <w:color w:val="auto"/>
              <w:lang w:val="en-GB" w:eastAsia="sv-SE"/>
            </w:rPr>
          </w:pPr>
          <w:hyperlink w:anchor="_Toc54119905" w:history="1">
            <w:r w:rsidR="00207336" w:rsidRPr="00D822A3">
              <w:rPr>
                <w:rStyle w:val="Hyperlnk"/>
                <w:noProof/>
                <w:lang w:val="en-GB"/>
              </w:rPr>
              <w:t>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Middle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113</w:t>
            </w:r>
            <w:r w:rsidR="00207336" w:rsidRPr="00D822A3">
              <w:rPr>
                <w:noProof/>
                <w:webHidden/>
                <w:lang w:val="en-GB"/>
              </w:rPr>
              <w:fldChar w:fldCharType="end"/>
            </w:r>
          </w:hyperlink>
        </w:p>
        <w:p w14:paraId="309D945D" w14:textId="72C88C21" w:rsidR="00207336" w:rsidRPr="00D822A3" w:rsidRDefault="00360F4A">
          <w:pPr>
            <w:pStyle w:val="Innehll1"/>
            <w:rPr>
              <w:rFonts w:asciiTheme="minorHAnsi" w:eastAsiaTheme="minorEastAsia" w:hAnsiTheme="minorHAnsi"/>
              <w:noProof/>
              <w:color w:val="auto"/>
              <w:lang w:val="en-GB" w:eastAsia="sv-SE"/>
            </w:rPr>
          </w:pPr>
          <w:hyperlink w:anchor="_Toc54119906" w:history="1">
            <w:r w:rsidR="00207336" w:rsidRPr="00D822A3">
              <w:rPr>
                <w:rStyle w:val="Hyperlnk"/>
                <w:noProof/>
                <w:lang w:val="en-GB"/>
              </w:rPr>
              <w:t>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285186E2" w14:textId="15564FB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7"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5AB0506F" w14:textId="10A2819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08" w:history="1">
            <w:r w:rsidR="00207336" w:rsidRPr="00D822A3">
              <w:rPr>
                <w:rStyle w:val="Hyperlnk"/>
                <w:noProof/>
                <w:lang w:val="en-GB"/>
              </w:rPr>
              <w:t>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 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114</w:t>
            </w:r>
            <w:r w:rsidR="00207336" w:rsidRPr="00D822A3">
              <w:rPr>
                <w:noProof/>
                <w:webHidden/>
                <w:lang w:val="en-GB"/>
              </w:rPr>
              <w:fldChar w:fldCharType="end"/>
            </w:r>
          </w:hyperlink>
        </w:p>
        <w:p w14:paraId="390AA557" w14:textId="3451D8A0" w:rsidR="00207336" w:rsidRPr="00D822A3" w:rsidRDefault="00360F4A">
          <w:pPr>
            <w:pStyle w:val="Innehll1"/>
            <w:rPr>
              <w:rFonts w:asciiTheme="minorHAnsi" w:eastAsiaTheme="minorEastAsia" w:hAnsiTheme="minorHAnsi"/>
              <w:noProof/>
              <w:color w:val="auto"/>
              <w:lang w:val="en-GB" w:eastAsia="sv-SE"/>
            </w:rPr>
          </w:pPr>
          <w:hyperlink w:anchor="_Toc54119909" w:history="1">
            <w:r w:rsidR="00207336" w:rsidRPr="00D822A3">
              <w:rPr>
                <w:rStyle w:val="Hyperlnk"/>
                <w:noProof/>
                <w:lang w:val="en-GB"/>
              </w:rPr>
              <w:t>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Declaration Specifiers and 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115</w:t>
            </w:r>
            <w:r w:rsidR="00207336" w:rsidRPr="00D822A3">
              <w:rPr>
                <w:noProof/>
                <w:webHidden/>
                <w:lang w:val="en-GB"/>
              </w:rPr>
              <w:fldChar w:fldCharType="end"/>
            </w:r>
          </w:hyperlink>
        </w:p>
        <w:p w14:paraId="6875CD79" w14:textId="2B553A75"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0" w:history="1">
            <w:r w:rsidR="00207336" w:rsidRPr="00D822A3">
              <w:rPr>
                <w:rStyle w:val="Hyperlnk"/>
                <w:noProof/>
                <w:lang w:val="en-GB"/>
              </w:rPr>
              <w:t>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Declarators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121</w:t>
            </w:r>
            <w:r w:rsidR="00207336" w:rsidRPr="00D822A3">
              <w:rPr>
                <w:noProof/>
                <w:webHidden/>
                <w:lang w:val="en-GB"/>
              </w:rPr>
              <w:fldChar w:fldCharType="end"/>
            </w:r>
          </w:hyperlink>
        </w:p>
        <w:p w14:paraId="0A58971E" w14:textId="31FE79DC" w:rsidR="00207336" w:rsidRPr="00D822A3" w:rsidRDefault="00360F4A">
          <w:pPr>
            <w:pStyle w:val="Innehll1"/>
            <w:rPr>
              <w:rFonts w:asciiTheme="minorHAnsi" w:eastAsiaTheme="minorEastAsia" w:hAnsiTheme="minorHAnsi"/>
              <w:noProof/>
              <w:color w:val="auto"/>
              <w:lang w:val="en-GB" w:eastAsia="sv-SE"/>
            </w:rPr>
          </w:pPr>
          <w:hyperlink w:anchor="_Toc54119911" w:history="1">
            <w:r w:rsidR="00207336" w:rsidRPr="00D822A3">
              <w:rPr>
                <w:rStyle w:val="Hyperlnk"/>
                <w:noProof/>
                <w:lang w:val="en-GB"/>
              </w:rPr>
              <w:t>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123</w:t>
            </w:r>
            <w:r w:rsidR="00207336" w:rsidRPr="00D822A3">
              <w:rPr>
                <w:noProof/>
                <w:webHidden/>
                <w:lang w:val="en-GB"/>
              </w:rPr>
              <w:fldChar w:fldCharType="end"/>
            </w:r>
          </w:hyperlink>
        </w:p>
        <w:p w14:paraId="03AA0C8E" w14:textId="2CF5181D"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2" w:history="1">
            <w:r w:rsidR="00207336" w:rsidRPr="00D822A3">
              <w:rPr>
                <w:rStyle w:val="Hyperlnk"/>
                <w:noProof/>
                <w:lang w:val="en-GB"/>
              </w:rPr>
              <w:t>7.1.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129</w:t>
            </w:r>
            <w:r w:rsidR="00207336" w:rsidRPr="00D822A3">
              <w:rPr>
                <w:noProof/>
                <w:webHidden/>
                <w:lang w:val="en-GB"/>
              </w:rPr>
              <w:fldChar w:fldCharType="end"/>
            </w:r>
          </w:hyperlink>
        </w:p>
        <w:p w14:paraId="2DB04EF9" w14:textId="305E7FE8"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3" w:history="1">
            <w:r w:rsidR="00207336" w:rsidRPr="00D822A3">
              <w:rPr>
                <w:rStyle w:val="Hyperlnk"/>
                <w:noProof/>
                <w:lang w:val="en-GB"/>
              </w:rPr>
              <w:t>7.2.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Symbols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135</w:t>
            </w:r>
            <w:r w:rsidR="00207336" w:rsidRPr="00D822A3">
              <w:rPr>
                <w:noProof/>
                <w:webHidden/>
                <w:lang w:val="en-GB"/>
              </w:rPr>
              <w:fldChar w:fldCharType="end"/>
            </w:r>
          </w:hyperlink>
        </w:p>
        <w:p w14:paraId="5FD26073" w14:textId="54776E43" w:rsidR="00207336" w:rsidRPr="00D822A3" w:rsidRDefault="00360F4A">
          <w:pPr>
            <w:pStyle w:val="Innehll1"/>
            <w:rPr>
              <w:rFonts w:asciiTheme="minorHAnsi" w:eastAsiaTheme="minorEastAsia" w:hAnsiTheme="minorHAnsi"/>
              <w:noProof/>
              <w:color w:val="auto"/>
              <w:lang w:val="en-GB" w:eastAsia="sv-SE"/>
            </w:rPr>
          </w:pPr>
          <w:hyperlink w:anchor="_Toc54119914" w:history="1">
            <w:r w:rsidR="00207336" w:rsidRPr="00D822A3">
              <w:rPr>
                <w:rStyle w:val="Hyperlnk"/>
                <w:noProof/>
                <w:lang w:val="en-GB"/>
              </w:rPr>
              <w:t>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System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137</w:t>
            </w:r>
            <w:r w:rsidR="00207336" w:rsidRPr="00D822A3">
              <w:rPr>
                <w:noProof/>
                <w:webHidden/>
                <w:lang w:val="en-GB"/>
              </w:rPr>
              <w:fldChar w:fldCharType="end"/>
            </w:r>
          </w:hyperlink>
        </w:p>
        <w:p w14:paraId="24CB0C3F" w14:textId="71924789"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5" w:history="1">
            <w:r w:rsidR="00207336" w:rsidRPr="00D822A3">
              <w:rPr>
                <w:rStyle w:val="Hyperlnk"/>
                <w:noProof/>
                <w:lang w:val="en-GB"/>
              </w:rPr>
              <w:t>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151</w:t>
            </w:r>
            <w:r w:rsidR="00207336" w:rsidRPr="00D822A3">
              <w:rPr>
                <w:noProof/>
                <w:webHidden/>
                <w:lang w:val="en-GB"/>
              </w:rPr>
              <w:fldChar w:fldCharType="end"/>
            </w:r>
          </w:hyperlink>
        </w:p>
        <w:p w14:paraId="1CA19904" w14:textId="32FB9AA6"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6" w:history="1">
            <w:r w:rsidR="00207336" w:rsidRPr="00D822A3">
              <w:rPr>
                <w:rStyle w:val="Hyperlnk"/>
                <w:noProof/>
                <w:lang w:val="en-GB"/>
              </w:rPr>
              <w:t>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 Promotion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156</w:t>
            </w:r>
            <w:r w:rsidR="00207336" w:rsidRPr="00D822A3">
              <w:rPr>
                <w:noProof/>
                <w:webHidden/>
                <w:lang w:val="en-GB"/>
              </w:rPr>
              <w:fldChar w:fldCharType="end"/>
            </w:r>
          </w:hyperlink>
        </w:p>
        <w:p w14:paraId="7E77F6E8" w14:textId="7CFE3E05" w:rsidR="00207336" w:rsidRPr="00D822A3" w:rsidRDefault="00360F4A">
          <w:pPr>
            <w:pStyle w:val="Innehll1"/>
            <w:rPr>
              <w:rFonts w:asciiTheme="minorHAnsi" w:eastAsiaTheme="minorEastAsia" w:hAnsiTheme="minorHAnsi"/>
              <w:noProof/>
              <w:color w:val="auto"/>
              <w:lang w:val="en-GB" w:eastAsia="sv-SE"/>
            </w:rPr>
          </w:pPr>
          <w:hyperlink w:anchor="_Toc54119917" w:history="1">
            <w:r w:rsidR="00207336" w:rsidRPr="00D822A3">
              <w:rPr>
                <w:rStyle w:val="Hyperlnk"/>
                <w:noProof/>
                <w:lang w:val="en-GB"/>
              </w:rPr>
              <w:t>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5B4814EC" w14:textId="6FAAED33"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8" w:history="1">
            <w:r w:rsidR="00207336" w:rsidRPr="00D822A3">
              <w:rPr>
                <w:rStyle w:val="Hyperlnk"/>
                <w:noProof/>
                <w:highlight w:val="white"/>
                <w:lang w:val="en-GB"/>
              </w:rPr>
              <w:t>9.1.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Relation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157</w:t>
            </w:r>
            <w:r w:rsidR="00207336" w:rsidRPr="00D822A3">
              <w:rPr>
                <w:noProof/>
                <w:webHidden/>
                <w:lang w:val="en-GB"/>
              </w:rPr>
              <w:fldChar w:fldCharType="end"/>
            </w:r>
          </w:hyperlink>
        </w:p>
        <w:p w14:paraId="77577846" w14:textId="1C1B1E0F"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19" w:history="1">
            <w:r w:rsidR="00207336" w:rsidRPr="00D822A3">
              <w:rPr>
                <w:rStyle w:val="Hyperlnk"/>
                <w:noProof/>
                <w:highlight w:val="white"/>
                <w:lang w:val="en-GB"/>
              </w:rPr>
              <w:t>9.2.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Arithmetic Expressions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161</w:t>
            </w:r>
            <w:r w:rsidR="00207336" w:rsidRPr="00D822A3">
              <w:rPr>
                <w:noProof/>
                <w:webHidden/>
                <w:lang w:val="en-GB"/>
              </w:rPr>
              <w:fldChar w:fldCharType="end"/>
            </w:r>
          </w:hyperlink>
        </w:p>
        <w:p w14:paraId="71AE0DC3" w14:textId="0BCBD0E2" w:rsidR="00207336" w:rsidRPr="00D822A3" w:rsidRDefault="00360F4A">
          <w:pPr>
            <w:pStyle w:val="Innehll2"/>
            <w:tabs>
              <w:tab w:val="left" w:pos="880"/>
              <w:tab w:val="right" w:leader="dot" w:pos="9350"/>
            </w:tabs>
            <w:rPr>
              <w:rFonts w:asciiTheme="minorHAnsi" w:eastAsiaTheme="minorEastAsia" w:hAnsiTheme="minorHAnsi"/>
              <w:noProof/>
              <w:color w:val="auto"/>
              <w:lang w:val="en-GB" w:eastAsia="sv-SE"/>
            </w:rPr>
          </w:pPr>
          <w:hyperlink w:anchor="_Toc54119920" w:history="1">
            <w:r w:rsidR="00207336" w:rsidRPr="00D822A3">
              <w:rPr>
                <w:rStyle w:val="Hyperlnk"/>
                <w:noProof/>
                <w:highlight w:val="white"/>
                <w:lang w:val="en-GB"/>
              </w:rPr>
              <w:t>9.3.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Cast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167</w:t>
            </w:r>
            <w:r w:rsidR="00207336" w:rsidRPr="00D822A3">
              <w:rPr>
                <w:noProof/>
                <w:webHidden/>
                <w:lang w:val="en-GB"/>
              </w:rPr>
              <w:fldChar w:fldCharType="end"/>
            </w:r>
          </w:hyperlink>
        </w:p>
        <w:p w14:paraId="3D52E741" w14:textId="10838654" w:rsidR="00207336" w:rsidRPr="00D822A3" w:rsidRDefault="00360F4A">
          <w:pPr>
            <w:pStyle w:val="Innehll1"/>
            <w:rPr>
              <w:rFonts w:asciiTheme="minorHAnsi" w:eastAsiaTheme="minorEastAsia" w:hAnsiTheme="minorHAnsi"/>
              <w:noProof/>
              <w:color w:val="auto"/>
              <w:lang w:val="en-GB" w:eastAsia="sv-SE"/>
            </w:rPr>
          </w:pPr>
          <w:hyperlink w:anchor="_Toc54119921" w:history="1">
            <w:r w:rsidR="00207336" w:rsidRPr="00D822A3">
              <w:rPr>
                <w:rStyle w:val="Hyperlnk"/>
                <w:noProof/>
                <w:lang w:val="en-GB"/>
              </w:rPr>
              <w:t>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Address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171</w:t>
            </w:r>
            <w:r w:rsidR="00207336" w:rsidRPr="00D822A3">
              <w:rPr>
                <w:noProof/>
                <w:webHidden/>
                <w:lang w:val="en-GB"/>
              </w:rPr>
              <w:fldChar w:fldCharType="end"/>
            </w:r>
          </w:hyperlink>
        </w:p>
        <w:p w14:paraId="307E745E" w14:textId="4F675906" w:rsidR="00207336" w:rsidRPr="00D822A3" w:rsidRDefault="00360F4A">
          <w:pPr>
            <w:pStyle w:val="Innehll1"/>
            <w:rPr>
              <w:rFonts w:asciiTheme="minorHAnsi" w:eastAsiaTheme="minorEastAsia" w:hAnsiTheme="minorHAnsi"/>
              <w:noProof/>
              <w:color w:val="auto"/>
              <w:lang w:val="en-GB" w:eastAsia="sv-SE"/>
            </w:rPr>
          </w:pPr>
          <w:hyperlink w:anchor="_Toc54119922" w:history="1">
            <w:r w:rsidR="00207336" w:rsidRPr="00D822A3">
              <w:rPr>
                <w:rStyle w:val="Hyperlnk"/>
                <w:noProof/>
                <w:lang w:val="en-GB"/>
              </w:rPr>
              <w:t>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175</w:t>
            </w:r>
            <w:r w:rsidR="00207336" w:rsidRPr="00D822A3">
              <w:rPr>
                <w:noProof/>
                <w:webHidden/>
                <w:lang w:val="en-GB"/>
              </w:rPr>
              <w:fldChar w:fldCharType="end"/>
            </w:r>
          </w:hyperlink>
        </w:p>
        <w:p w14:paraId="7E43061F" w14:textId="6241E478" w:rsidR="00207336" w:rsidRPr="00D822A3" w:rsidRDefault="00360F4A">
          <w:pPr>
            <w:pStyle w:val="Innehll1"/>
            <w:rPr>
              <w:rFonts w:asciiTheme="minorHAnsi" w:eastAsiaTheme="minorEastAsia" w:hAnsiTheme="minorHAnsi"/>
              <w:noProof/>
              <w:color w:val="auto"/>
              <w:lang w:val="en-GB" w:eastAsia="sv-SE"/>
            </w:rPr>
          </w:pPr>
          <w:hyperlink w:anchor="_Toc54119923" w:history="1">
            <w:r w:rsidR="00207336" w:rsidRPr="00D822A3">
              <w:rPr>
                <w:rStyle w:val="Hyperlnk"/>
                <w:noProof/>
                <w:lang w:val="en-GB"/>
              </w:rPr>
              <w:t>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Middle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183</w:t>
            </w:r>
            <w:r w:rsidR="00207336" w:rsidRPr="00D822A3">
              <w:rPr>
                <w:noProof/>
                <w:webHidden/>
                <w:lang w:val="en-GB"/>
              </w:rPr>
              <w:fldChar w:fldCharType="end"/>
            </w:r>
          </w:hyperlink>
        </w:p>
        <w:p w14:paraId="6C4EDA81" w14:textId="58494C9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4"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Object to Integer Addresses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2181D3" w14:textId="102AC54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Next Instructions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184</w:t>
            </w:r>
            <w:r w:rsidR="00207336" w:rsidRPr="00D822A3">
              <w:rPr>
                <w:noProof/>
                <w:webHidden/>
                <w:lang w:val="en-GB"/>
              </w:rPr>
              <w:fldChar w:fldCharType="end"/>
            </w:r>
          </w:hyperlink>
        </w:p>
        <w:p w14:paraId="287E31FA" w14:textId="6A4E522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Next-Double Goto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185</w:t>
            </w:r>
            <w:r w:rsidR="00207336" w:rsidRPr="00D822A3">
              <w:rPr>
                <w:noProof/>
                <w:webHidden/>
                <w:lang w:val="en-GB"/>
              </w:rPr>
              <w:fldChar w:fldCharType="end"/>
            </w:r>
          </w:hyperlink>
        </w:p>
        <w:p w14:paraId="0C5011C0" w14:textId="5E7804B5"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7" w:history="1">
            <w:r w:rsidR="00207336" w:rsidRPr="00D822A3">
              <w:rPr>
                <w:rStyle w:val="Hyperlnk"/>
                <w:noProof/>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Goto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186</w:t>
            </w:r>
            <w:r w:rsidR="00207336" w:rsidRPr="00D822A3">
              <w:rPr>
                <w:noProof/>
                <w:webHidden/>
                <w:lang w:val="en-GB"/>
              </w:rPr>
              <w:fldChar w:fldCharType="end"/>
            </w:r>
          </w:hyperlink>
        </w:p>
        <w:p w14:paraId="76C5A2A0" w14:textId="76054F1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8" w:history="1">
            <w:r w:rsidR="00207336" w:rsidRPr="00D822A3">
              <w:rPr>
                <w:rStyle w:val="Hyperlnk"/>
                <w:noProof/>
                <w:lang w:val="en-GB"/>
              </w:rPr>
              <w:t>12.1.5.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Unreachable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187</w:t>
            </w:r>
            <w:r w:rsidR="00207336" w:rsidRPr="00D822A3">
              <w:rPr>
                <w:noProof/>
                <w:webHidden/>
                <w:lang w:val="en-GB"/>
              </w:rPr>
              <w:fldChar w:fldCharType="end"/>
            </w:r>
          </w:hyperlink>
        </w:p>
        <w:p w14:paraId="16FCD6F4" w14:textId="18DBCA5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29"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Push-Pop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7CCF07CF" w14:textId="0624CBF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0"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Merge Pop-Push Chains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2D6B80BE" w14:textId="6CA800C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1"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Change Top-Pop to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188</w:t>
            </w:r>
            <w:r w:rsidR="00207336" w:rsidRPr="00D822A3">
              <w:rPr>
                <w:noProof/>
                <w:webHidden/>
                <w:lang w:val="en-GB"/>
              </w:rPr>
              <w:fldChar w:fldCharType="end"/>
            </w:r>
          </w:hyperlink>
        </w:p>
        <w:p w14:paraId="1036CC46" w14:textId="1B6A3EA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2" w:history="1">
            <w:r w:rsidR="00207336" w:rsidRPr="00D822A3">
              <w:rPr>
                <w:rStyle w:val="Hyperlnk"/>
                <w:noProof/>
                <w:highlight w:val="white"/>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Sematic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189</w:t>
            </w:r>
            <w:r w:rsidR="00207336" w:rsidRPr="00D822A3">
              <w:rPr>
                <w:noProof/>
                <w:webHidden/>
                <w:lang w:val="en-GB"/>
              </w:rPr>
              <w:fldChar w:fldCharType="end"/>
            </w:r>
          </w:hyperlink>
        </w:p>
        <w:p w14:paraId="21474557" w14:textId="005C5A4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3" w:history="1">
            <w:r w:rsidR="00207336" w:rsidRPr="00D822A3">
              <w:rPr>
                <w:rStyle w:val="Hyperlnk"/>
                <w:noProof/>
                <w:highlight w:val="white"/>
                <w:lang w:val="en-GB"/>
              </w:rPr>
              <w:t>12.1.4.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Relation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192</w:t>
            </w:r>
            <w:r w:rsidR="00207336" w:rsidRPr="00D822A3">
              <w:rPr>
                <w:noProof/>
                <w:webHidden/>
                <w:lang w:val="en-GB"/>
              </w:rPr>
              <w:fldChar w:fldCharType="end"/>
            </w:r>
          </w:hyperlink>
        </w:p>
        <w:p w14:paraId="463BDF04" w14:textId="5765667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4" w:history="1">
            <w:r w:rsidR="00207336" w:rsidRPr="00D822A3">
              <w:rPr>
                <w:rStyle w:val="Hyperlnk"/>
                <w:noProof/>
                <w:highlight w:val="white"/>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Optimize Communicative Expression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01E77014" w14:textId="2743E7F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5" w:history="1">
            <w:r w:rsidR="00207336" w:rsidRPr="00D822A3">
              <w:rPr>
                <w:rStyle w:val="Hyperlnk"/>
                <w:noProof/>
                <w:lang w:val="en-GB"/>
              </w:rPr>
              <w:t>12.1.2.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Trivial 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193</w:t>
            </w:r>
            <w:r w:rsidR="00207336" w:rsidRPr="00D822A3">
              <w:rPr>
                <w:noProof/>
                <w:webHidden/>
                <w:lang w:val="en-GB"/>
              </w:rPr>
              <w:fldChar w:fldCharType="end"/>
            </w:r>
          </w:hyperlink>
        </w:p>
        <w:p w14:paraId="26C357A7" w14:textId="1646096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36" w:history="1">
            <w:r w:rsidR="00207336" w:rsidRPr="00D822A3">
              <w:rPr>
                <w:rStyle w:val="Hyperlnk"/>
                <w:noProof/>
                <w:lang w:val="en-GB"/>
              </w:rPr>
              <w:t>12.1.3.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Remove Cleared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194</w:t>
            </w:r>
            <w:r w:rsidR="00207336" w:rsidRPr="00D822A3">
              <w:rPr>
                <w:noProof/>
                <w:webHidden/>
                <w:lang w:val="en-GB"/>
              </w:rPr>
              <w:fldChar w:fldCharType="end"/>
            </w:r>
          </w:hyperlink>
        </w:p>
        <w:p w14:paraId="2F0677D7" w14:textId="3FF768DF" w:rsidR="00207336" w:rsidRPr="00D822A3" w:rsidRDefault="00360F4A">
          <w:pPr>
            <w:pStyle w:val="Innehll1"/>
            <w:rPr>
              <w:rFonts w:asciiTheme="minorHAnsi" w:eastAsiaTheme="minorEastAsia" w:hAnsiTheme="minorHAnsi"/>
              <w:noProof/>
              <w:color w:val="auto"/>
              <w:lang w:val="en-GB" w:eastAsia="sv-SE"/>
            </w:rPr>
          </w:pPr>
          <w:hyperlink w:anchor="_Toc54119937" w:history="1">
            <w:r w:rsidR="00207336" w:rsidRPr="00D822A3">
              <w:rPr>
                <w:rStyle w:val="Hyperlnk"/>
                <w:noProof/>
                <w:lang w:val="en-GB"/>
              </w:rPr>
              <w:t>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630393E" w14:textId="34803DA1"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38" w:history="1">
            <w:r w:rsidR="00207336" w:rsidRPr="00D822A3">
              <w:rPr>
                <w:rStyle w:val="Hyperlnk"/>
                <w:noProof/>
                <w:lang w:val="en-GB"/>
              </w:rPr>
              <w:t>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Runtime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195</w:t>
            </w:r>
            <w:r w:rsidR="00207336" w:rsidRPr="00D822A3">
              <w:rPr>
                <w:noProof/>
                <w:webHidden/>
                <w:lang w:val="en-GB"/>
              </w:rPr>
              <w:fldChar w:fldCharType="end"/>
            </w:r>
          </w:hyperlink>
        </w:p>
        <w:p w14:paraId="2310B39A" w14:textId="02856EEE"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39" w:history="1">
            <w:r w:rsidR="00207336" w:rsidRPr="00D822A3">
              <w:rPr>
                <w:rStyle w:val="Hyperlnk"/>
                <w:noProof/>
                <w:lang w:val="en-GB"/>
              </w:rPr>
              <w:t>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197</w:t>
            </w:r>
            <w:r w:rsidR="00207336" w:rsidRPr="00D822A3">
              <w:rPr>
                <w:noProof/>
                <w:webHidden/>
                <w:lang w:val="en-GB"/>
              </w:rPr>
              <w:fldChar w:fldCharType="end"/>
            </w:r>
          </w:hyperlink>
        </w:p>
        <w:p w14:paraId="52C6D7A3" w14:textId="1D0344EA"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40" w:history="1">
            <w:r w:rsidR="00207336" w:rsidRPr="00D822A3">
              <w:rPr>
                <w:rStyle w:val="Hyperlnk"/>
                <w:noProof/>
                <w:lang w:val="en-GB"/>
              </w:rPr>
              <w:t>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198</w:t>
            </w:r>
            <w:r w:rsidR="00207336" w:rsidRPr="00D822A3">
              <w:rPr>
                <w:noProof/>
                <w:webHidden/>
                <w:lang w:val="en-GB"/>
              </w:rPr>
              <w:fldChar w:fldCharType="end"/>
            </w:r>
          </w:hyperlink>
        </w:p>
        <w:p w14:paraId="314B6700" w14:textId="1F7FDD3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1" w:history="1">
            <w:r w:rsidR="00207336" w:rsidRPr="00D822A3">
              <w:rPr>
                <w:rStyle w:val="Hyperlnk"/>
                <w:noProof/>
                <w:highlight w:val="white"/>
                <w:lang w:val="en-GB"/>
              </w:rPr>
              <w:t>13.3.1.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Assembly Code Optimization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199</w:t>
            </w:r>
            <w:r w:rsidR="00207336" w:rsidRPr="00D822A3">
              <w:rPr>
                <w:noProof/>
                <w:webHidden/>
                <w:lang w:val="en-GB"/>
              </w:rPr>
              <w:fldChar w:fldCharType="end"/>
            </w:r>
          </w:hyperlink>
        </w:p>
        <w:p w14:paraId="34BB3C39" w14:textId="642A64D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2" w:history="1">
            <w:r w:rsidR="00207336" w:rsidRPr="00D822A3">
              <w:rPr>
                <w:rStyle w:val="Hyperlnk"/>
                <w:noProof/>
                <w:highlight w:val="white"/>
                <w:lang w:val="en-GB"/>
              </w:rPr>
              <w:t>13.3.2.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Operator Test Methods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201</w:t>
            </w:r>
            <w:r w:rsidR="00207336" w:rsidRPr="00D822A3">
              <w:rPr>
                <w:noProof/>
                <w:webHidden/>
                <w:lang w:val="en-GB"/>
              </w:rPr>
              <w:fldChar w:fldCharType="end"/>
            </w:r>
          </w:hyperlink>
        </w:p>
        <w:p w14:paraId="0E022CA7" w14:textId="09D57C3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3" w:history="1">
            <w:r w:rsidR="00207336" w:rsidRPr="00D822A3">
              <w:rPr>
                <w:rStyle w:val="Hyperlnk"/>
                <w:noProof/>
                <w:highlight w:val="white"/>
                <w:lang w:val="en-GB"/>
              </w:rPr>
              <w:t>13.3.3.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Overlapping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202</w:t>
            </w:r>
            <w:r w:rsidR="00207336" w:rsidRPr="00D822A3">
              <w:rPr>
                <w:noProof/>
                <w:webHidden/>
                <w:lang w:val="en-GB"/>
              </w:rPr>
              <w:fldChar w:fldCharType="end"/>
            </w:r>
          </w:hyperlink>
        </w:p>
        <w:p w14:paraId="0477C343" w14:textId="0F421A1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4" w:history="1">
            <w:r w:rsidR="00207336" w:rsidRPr="00D822A3">
              <w:rPr>
                <w:rStyle w:val="Hyperlnk"/>
                <w:noProof/>
                <w:highlight w:val="white"/>
                <w:lang w:val="en-GB"/>
              </w:rPr>
              <w:t>13.3.4.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Register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203</w:t>
            </w:r>
            <w:r w:rsidR="00207336" w:rsidRPr="00D822A3">
              <w:rPr>
                <w:noProof/>
                <w:webHidden/>
                <w:lang w:val="en-GB"/>
              </w:rPr>
              <w:fldChar w:fldCharType="end"/>
            </w:r>
          </w:hyperlink>
        </w:p>
        <w:p w14:paraId="018A847C" w14:textId="4983B27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5" w:history="1">
            <w:r w:rsidR="00207336" w:rsidRPr="00D822A3">
              <w:rPr>
                <w:rStyle w:val="Hyperlnk"/>
                <w:noProof/>
                <w:highlight w:val="white"/>
                <w:lang w:val="en-GB"/>
              </w:rPr>
              <w:t>13.3.5.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ToString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206</w:t>
            </w:r>
            <w:r w:rsidR="00207336" w:rsidRPr="00D822A3">
              <w:rPr>
                <w:noProof/>
                <w:webHidden/>
                <w:lang w:val="en-GB"/>
              </w:rPr>
              <w:fldChar w:fldCharType="end"/>
            </w:r>
          </w:hyperlink>
        </w:p>
        <w:p w14:paraId="3A0943CB" w14:textId="07D39DAC"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46" w:history="1">
            <w:r w:rsidR="00207336" w:rsidRPr="00D822A3">
              <w:rPr>
                <w:rStyle w:val="Hyperlnk"/>
                <w:noProof/>
                <w:lang w:val="en-GB"/>
              </w:rPr>
              <w:t>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Tracks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210</w:t>
            </w:r>
            <w:r w:rsidR="00207336" w:rsidRPr="00D822A3">
              <w:rPr>
                <w:noProof/>
                <w:webHidden/>
                <w:lang w:val="en-GB"/>
              </w:rPr>
              <w:fldChar w:fldCharType="end"/>
            </w:r>
          </w:hyperlink>
        </w:p>
        <w:p w14:paraId="107A85D0" w14:textId="61C0F5F8"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47" w:history="1">
            <w:r w:rsidR="00207336" w:rsidRPr="00D822A3">
              <w:rPr>
                <w:rStyle w:val="Hyperlnk"/>
                <w:noProof/>
                <w:lang w:val="en-GB"/>
              </w:rPr>
              <w:t>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Register Allocation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214</w:t>
            </w:r>
            <w:r w:rsidR="00207336" w:rsidRPr="00D822A3">
              <w:rPr>
                <w:noProof/>
                <w:webHidden/>
                <w:lang w:val="en-GB"/>
              </w:rPr>
              <w:fldChar w:fldCharType="end"/>
            </w:r>
          </w:hyperlink>
        </w:p>
        <w:p w14:paraId="476C2AF1" w14:textId="3645BCA1"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48" w:history="1">
            <w:r w:rsidR="00207336" w:rsidRPr="00D822A3">
              <w:rPr>
                <w:rStyle w:val="Hyperlnk"/>
                <w:noProof/>
                <w:lang w:val="en-GB"/>
              </w:rPr>
              <w:t>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Assembly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217</w:t>
            </w:r>
            <w:r w:rsidR="00207336" w:rsidRPr="00D822A3">
              <w:rPr>
                <w:noProof/>
                <w:webHidden/>
                <w:lang w:val="en-GB"/>
              </w:rPr>
              <w:fldChar w:fldCharType="end"/>
            </w:r>
          </w:hyperlink>
        </w:p>
        <w:p w14:paraId="1BB84A1A" w14:textId="632091A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49"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The Long Switch Statement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219</w:t>
            </w:r>
            <w:r w:rsidR="00207336" w:rsidRPr="00D822A3">
              <w:rPr>
                <w:noProof/>
                <w:webHidden/>
                <w:lang w:val="en-GB"/>
              </w:rPr>
              <w:fldChar w:fldCharType="end"/>
            </w:r>
          </w:hyperlink>
        </w:p>
        <w:p w14:paraId="07FF862A" w14:textId="7799878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0"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Track Set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224</w:t>
            </w:r>
            <w:r w:rsidR="00207336" w:rsidRPr="00D822A3">
              <w:rPr>
                <w:noProof/>
                <w:webHidden/>
                <w:lang w:val="en-GB"/>
              </w:rPr>
              <w:fldChar w:fldCharType="end"/>
            </w:r>
          </w:hyperlink>
        </w:p>
        <w:p w14:paraId="70CAAE01" w14:textId="4F29A79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1"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Calls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225</w:t>
            </w:r>
            <w:r w:rsidR="00207336" w:rsidRPr="00D822A3">
              <w:rPr>
                <w:noProof/>
                <w:webHidden/>
                <w:lang w:val="en-GB"/>
              </w:rPr>
              <w:fldChar w:fldCharType="end"/>
            </w:r>
          </w:hyperlink>
        </w:p>
        <w:p w14:paraId="2A8257C6" w14:textId="47D7B6B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2"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Loading Values into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229</w:t>
            </w:r>
            <w:r w:rsidR="00207336" w:rsidRPr="00D822A3">
              <w:rPr>
                <w:noProof/>
                <w:webHidden/>
                <w:lang w:val="en-GB"/>
              </w:rPr>
              <w:fldChar w:fldCharType="end"/>
            </w:r>
          </w:hyperlink>
        </w:p>
        <w:p w14:paraId="656E00B3" w14:textId="746C19C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3"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Return, Exit, and Goto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233</w:t>
            </w:r>
            <w:r w:rsidR="00207336" w:rsidRPr="00D822A3">
              <w:rPr>
                <w:noProof/>
                <w:webHidden/>
                <w:lang w:val="en-GB"/>
              </w:rPr>
              <w:fldChar w:fldCharType="end"/>
            </w:r>
          </w:hyperlink>
        </w:p>
        <w:p w14:paraId="481DAE97" w14:textId="1D0E225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4"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Load and Inspect Registers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235</w:t>
            </w:r>
            <w:r w:rsidR="00207336" w:rsidRPr="00D822A3">
              <w:rPr>
                <w:noProof/>
                <w:webHidden/>
                <w:lang w:val="en-GB"/>
              </w:rPr>
              <w:fldChar w:fldCharType="end"/>
            </w:r>
          </w:hyperlink>
        </w:p>
        <w:p w14:paraId="35BFAF59" w14:textId="07BDEDD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5" w:history="1">
            <w:r w:rsidR="00207336" w:rsidRPr="00D822A3">
              <w:rPr>
                <w:rStyle w:val="Hyperlnk"/>
                <w:noProof/>
                <w:highlight w:val="white"/>
                <w:lang w:val="en-GB"/>
              </w:rPr>
              <w:t>13.6.7.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236</w:t>
            </w:r>
            <w:r w:rsidR="00207336" w:rsidRPr="00D822A3">
              <w:rPr>
                <w:noProof/>
                <w:webHidden/>
                <w:lang w:val="en-GB"/>
              </w:rPr>
              <w:fldChar w:fldCharType="end"/>
            </w:r>
          </w:hyperlink>
        </w:p>
        <w:p w14:paraId="15B6B0AB" w14:textId="1DF5FE7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6" w:history="1">
            <w:r w:rsidR="00207336" w:rsidRPr="00D822A3">
              <w:rPr>
                <w:rStyle w:val="Hyperlnk"/>
                <w:noProof/>
                <w:highlight w:val="white"/>
                <w:lang w:val="en-GB"/>
              </w:rPr>
              <w:t>13.6.8.</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Multiplication, Division, and Modulo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237</w:t>
            </w:r>
            <w:r w:rsidR="00207336" w:rsidRPr="00D822A3">
              <w:rPr>
                <w:noProof/>
                <w:webHidden/>
                <w:lang w:val="en-GB"/>
              </w:rPr>
              <w:fldChar w:fldCharType="end"/>
            </w:r>
          </w:hyperlink>
        </w:p>
        <w:p w14:paraId="1CA4409A" w14:textId="47C34E5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7"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Assignment and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239</w:t>
            </w:r>
            <w:r w:rsidR="00207336" w:rsidRPr="00D822A3">
              <w:rPr>
                <w:noProof/>
                <w:webHidden/>
                <w:lang w:val="en-GB"/>
              </w:rPr>
              <w:fldChar w:fldCharType="end"/>
            </w:r>
          </w:hyperlink>
        </w:p>
        <w:p w14:paraId="644F1B6D" w14:textId="713B334C"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8"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Unary Integral Operations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240</w:t>
            </w:r>
            <w:r w:rsidR="00207336" w:rsidRPr="00D822A3">
              <w:rPr>
                <w:noProof/>
                <w:webHidden/>
                <w:lang w:val="en-GB"/>
              </w:rPr>
              <w:fldChar w:fldCharType="end"/>
            </w:r>
          </w:hyperlink>
        </w:p>
        <w:p w14:paraId="49DC0960" w14:textId="7702B87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59"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Integral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242</w:t>
            </w:r>
            <w:r w:rsidR="00207336" w:rsidRPr="00D822A3">
              <w:rPr>
                <w:noProof/>
                <w:webHidden/>
                <w:lang w:val="en-GB"/>
              </w:rPr>
              <w:fldChar w:fldCharType="end"/>
            </w:r>
          </w:hyperlink>
        </w:p>
        <w:p w14:paraId="19608D7B" w14:textId="094EA95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Base and Offset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246</w:t>
            </w:r>
            <w:r w:rsidR="00207336" w:rsidRPr="00D822A3">
              <w:rPr>
                <w:noProof/>
                <w:webHidden/>
                <w:lang w:val="en-GB"/>
              </w:rPr>
              <w:fldChar w:fldCharType="end"/>
            </w:r>
          </w:hyperlink>
        </w:p>
        <w:p w14:paraId="282066DA" w14:textId="37E702D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1"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Case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7E167163" w14:textId="733CB19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2"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Address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248</w:t>
            </w:r>
            <w:r w:rsidR="00207336" w:rsidRPr="00D822A3">
              <w:rPr>
                <w:noProof/>
                <w:webHidden/>
                <w:lang w:val="en-GB"/>
              </w:rPr>
              <w:fldChar w:fldCharType="end"/>
            </w:r>
          </w:hyperlink>
        </w:p>
        <w:p w14:paraId="3E08EC02" w14:textId="07B0444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3"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Binary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249</w:t>
            </w:r>
            <w:r w:rsidR="00207336" w:rsidRPr="00D822A3">
              <w:rPr>
                <w:noProof/>
                <w:webHidden/>
                <w:lang w:val="en-GB"/>
              </w:rPr>
              <w:fldChar w:fldCharType="end"/>
            </w:r>
          </w:hyperlink>
        </w:p>
        <w:p w14:paraId="7752EB1B" w14:textId="61870E75"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4"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Relation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4312579B" w14:textId="33F5915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5" w:history="1">
            <w:r w:rsidR="00207336" w:rsidRPr="00D822A3">
              <w:rPr>
                <w:rStyle w:val="Hyperlnk"/>
                <w:noProof/>
                <w:highlight w:val="white"/>
                <w:lang w:val="en-GB"/>
              </w:rPr>
              <w:t>13.6.2.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Floating Push and Pop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250</w:t>
            </w:r>
            <w:r w:rsidR="00207336" w:rsidRPr="00D822A3">
              <w:rPr>
                <w:noProof/>
                <w:webHidden/>
                <w:lang w:val="en-GB"/>
              </w:rPr>
              <w:fldChar w:fldCharType="end"/>
            </w:r>
          </w:hyperlink>
        </w:p>
        <w:p w14:paraId="31B7A542" w14:textId="7FA4A58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6" w:history="1">
            <w:r w:rsidR="00207336" w:rsidRPr="00D822A3">
              <w:rPr>
                <w:rStyle w:val="Hyperlnk"/>
                <w:noProof/>
                <w:highlight w:val="white"/>
                <w:lang w:val="en-GB"/>
              </w:rPr>
              <w:t>13.6.3.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Conversion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253</w:t>
            </w:r>
            <w:r w:rsidR="00207336" w:rsidRPr="00D822A3">
              <w:rPr>
                <w:noProof/>
                <w:webHidden/>
                <w:lang w:val="en-GB"/>
              </w:rPr>
              <w:fldChar w:fldCharType="end"/>
            </w:r>
          </w:hyperlink>
        </w:p>
        <w:p w14:paraId="6D4BA78C" w14:textId="5675729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7" w:history="1">
            <w:r w:rsidR="00207336" w:rsidRPr="00D822A3">
              <w:rPr>
                <w:rStyle w:val="Hyperlnk"/>
                <w:noProof/>
                <w:highlight w:val="white"/>
                <w:lang w:val="en-GB"/>
              </w:rPr>
              <w:t>13.6.4.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Struct and Union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254</w:t>
            </w:r>
            <w:r w:rsidR="00207336" w:rsidRPr="00D822A3">
              <w:rPr>
                <w:noProof/>
                <w:webHidden/>
                <w:lang w:val="en-GB"/>
              </w:rPr>
              <w:fldChar w:fldCharType="end"/>
            </w:r>
          </w:hyperlink>
        </w:p>
        <w:p w14:paraId="0A678625" w14:textId="6741334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8" w:history="1">
            <w:r w:rsidR="00207336" w:rsidRPr="00D822A3">
              <w:rPr>
                <w:rStyle w:val="Hyperlnk"/>
                <w:noProof/>
                <w:highlight w:val="white"/>
                <w:lang w:val="en-GB"/>
              </w:rPr>
              <w:t>13.6.5.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256</w:t>
            </w:r>
            <w:r w:rsidR="00207336" w:rsidRPr="00D822A3">
              <w:rPr>
                <w:noProof/>
                <w:webHidden/>
                <w:lang w:val="en-GB"/>
              </w:rPr>
              <w:fldChar w:fldCharType="end"/>
            </w:r>
          </w:hyperlink>
        </w:p>
        <w:p w14:paraId="4091FCA7" w14:textId="4C2F084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69" w:history="1">
            <w:r w:rsidR="00207336" w:rsidRPr="00D822A3">
              <w:rPr>
                <w:rStyle w:val="Hyperlnk"/>
                <w:noProof/>
                <w:highlight w:val="white"/>
                <w:lang w:val="en-GB"/>
              </w:rPr>
              <w:t>13.6.6.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257</w:t>
            </w:r>
            <w:r w:rsidR="00207336" w:rsidRPr="00D822A3">
              <w:rPr>
                <w:noProof/>
                <w:webHidden/>
                <w:lang w:val="en-GB"/>
              </w:rPr>
              <w:fldChar w:fldCharType="end"/>
            </w:r>
          </w:hyperlink>
        </w:p>
        <w:p w14:paraId="3B9669E3" w14:textId="14885A2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0" w:history="1">
            <w:r w:rsidR="00207336" w:rsidRPr="00D822A3">
              <w:rPr>
                <w:rStyle w:val="Hyperlnk"/>
                <w:noProof/>
                <w:highlight w:val="white"/>
                <w:lang w:val="en-GB"/>
              </w:rPr>
              <w:t>13.6.1.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Text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260</w:t>
            </w:r>
            <w:r w:rsidR="00207336" w:rsidRPr="00D822A3">
              <w:rPr>
                <w:noProof/>
                <w:webHidden/>
                <w:lang w:val="en-GB"/>
              </w:rPr>
              <w:fldChar w:fldCharType="end"/>
            </w:r>
          </w:hyperlink>
        </w:p>
        <w:p w14:paraId="1468ED6E" w14:textId="3563289F" w:rsidR="00207336" w:rsidRPr="00D822A3" w:rsidRDefault="00360F4A">
          <w:pPr>
            <w:pStyle w:val="Innehll1"/>
            <w:rPr>
              <w:rFonts w:asciiTheme="minorHAnsi" w:eastAsiaTheme="minorEastAsia" w:hAnsiTheme="minorHAnsi"/>
              <w:noProof/>
              <w:color w:val="auto"/>
              <w:lang w:val="en-GB" w:eastAsia="sv-SE"/>
            </w:rPr>
          </w:pPr>
          <w:hyperlink w:anchor="_Toc54119971" w:history="1">
            <w:r w:rsidR="00207336" w:rsidRPr="00D822A3">
              <w:rPr>
                <w:rStyle w:val="Hyperlnk"/>
                <w:noProof/>
                <w:lang w:val="en-GB"/>
              </w:rPr>
              <w:t>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Executable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693EC6" w14:textId="36238510"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72" w:history="1">
            <w:r w:rsidR="00207336" w:rsidRPr="00D822A3">
              <w:rPr>
                <w:rStyle w:val="Hyperlnk"/>
                <w:noProof/>
                <w:lang w:val="en-GB"/>
              </w:rPr>
              <w:t>14.1.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Windows Mode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1899F30C" w14:textId="05E10C7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3"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262</w:t>
            </w:r>
            <w:r w:rsidR="00207336" w:rsidRPr="00D822A3">
              <w:rPr>
                <w:noProof/>
                <w:webHidden/>
                <w:lang w:val="en-GB"/>
              </w:rPr>
              <w:fldChar w:fldCharType="end"/>
            </w:r>
          </w:hyperlink>
        </w:p>
        <w:p w14:paraId="650DC0EA" w14:textId="49C9FA3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4"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265</w:t>
            </w:r>
            <w:r w:rsidR="00207336" w:rsidRPr="00D822A3">
              <w:rPr>
                <w:noProof/>
                <w:webHidden/>
                <w:lang w:val="en-GB"/>
              </w:rPr>
              <w:fldChar w:fldCharType="end"/>
            </w:r>
          </w:hyperlink>
        </w:p>
        <w:p w14:paraId="5BAEBBA1" w14:textId="609649A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5"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Symbol</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266</w:t>
            </w:r>
            <w:r w:rsidR="00207336" w:rsidRPr="00D822A3">
              <w:rPr>
                <w:noProof/>
                <w:webHidden/>
                <w:lang w:val="en-GB"/>
              </w:rPr>
              <w:fldChar w:fldCharType="end"/>
            </w:r>
          </w:hyperlink>
        </w:p>
        <w:p w14:paraId="5960FB89" w14:textId="6B2F5D6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6"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Static Value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268</w:t>
            </w:r>
            <w:r w:rsidR="00207336" w:rsidRPr="00D822A3">
              <w:rPr>
                <w:noProof/>
                <w:webHidden/>
                <w:lang w:val="en-GB"/>
              </w:rPr>
              <w:fldChar w:fldCharType="end"/>
            </w:r>
          </w:hyperlink>
        </w:p>
        <w:p w14:paraId="789E8DC2" w14:textId="0EDBE11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7"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Function End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75B14741" w14:textId="5D88889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8" w:history="1">
            <w:r w:rsidR="00207336" w:rsidRPr="00D822A3">
              <w:rPr>
                <w:rStyle w:val="Hyperlnk"/>
                <w:noProof/>
                <w:highlight w:val="white"/>
                <w:lang w:val="en-GB"/>
              </w:rPr>
              <w:t>14.1.4.</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Target Code Generation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269</w:t>
            </w:r>
            <w:r w:rsidR="00207336" w:rsidRPr="00D822A3">
              <w:rPr>
                <w:noProof/>
                <w:webHidden/>
                <w:lang w:val="en-GB"/>
              </w:rPr>
              <w:fldChar w:fldCharType="end"/>
            </w:r>
          </w:hyperlink>
        </w:p>
        <w:p w14:paraId="2D078B84" w14:textId="23BC065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79" w:history="1">
            <w:r w:rsidR="00207336" w:rsidRPr="00D822A3">
              <w:rPr>
                <w:rStyle w:val="Hyperlnk"/>
                <w:noProof/>
                <w:highlight w:val="white"/>
                <w:lang w:val="en-GB"/>
              </w:rPr>
              <w:t>14.1.5.</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Exit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15800705" w14:textId="54BA858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0" w:history="1">
            <w:r w:rsidR="00207336" w:rsidRPr="00D822A3">
              <w:rPr>
                <w:rStyle w:val="Hyperlnk"/>
                <w:noProof/>
                <w:highlight w:val="white"/>
                <w:lang w:val="en-GB"/>
              </w:rPr>
              <w:t>14.1.6.</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Initialization Code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270</w:t>
            </w:r>
            <w:r w:rsidR="00207336" w:rsidRPr="00D822A3">
              <w:rPr>
                <w:noProof/>
                <w:webHidden/>
                <w:lang w:val="en-GB"/>
              </w:rPr>
              <w:fldChar w:fldCharType="end"/>
            </w:r>
          </w:hyperlink>
        </w:p>
        <w:p w14:paraId="6B9A09E7" w14:textId="3DB5D2A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1" w:history="1">
            <w:r w:rsidR="00207336" w:rsidRPr="00D822A3">
              <w:rPr>
                <w:rStyle w:val="Hyperlnk"/>
                <w:noProof/>
                <w:highlight w:val="white"/>
                <w:lang w:val="en-GB"/>
              </w:rPr>
              <w:t>14.1.7.</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Command Line Arguments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271</w:t>
            </w:r>
            <w:r w:rsidR="00207336" w:rsidRPr="00D822A3">
              <w:rPr>
                <w:noProof/>
                <w:webHidden/>
                <w:lang w:val="en-GB"/>
              </w:rPr>
              <w:fldChar w:fldCharType="end"/>
            </w:r>
          </w:hyperlink>
        </w:p>
        <w:p w14:paraId="0F7AE0E0" w14:textId="0C046CC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2" w:history="1">
            <w:r w:rsidR="00207336" w:rsidRPr="00D822A3">
              <w:rPr>
                <w:rStyle w:val="Hyperlnk"/>
                <w:noProof/>
                <w:highlight w:val="white"/>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Jump Info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276</w:t>
            </w:r>
            <w:r w:rsidR="00207336" w:rsidRPr="00D822A3">
              <w:rPr>
                <w:noProof/>
                <w:webHidden/>
                <w:lang w:val="en-GB"/>
              </w:rPr>
              <w:fldChar w:fldCharType="end"/>
            </w:r>
          </w:hyperlink>
        </w:p>
        <w:p w14:paraId="7811B1E3" w14:textId="4C5DE99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3" w:history="1">
            <w:r w:rsidR="00207336" w:rsidRPr="00D822A3">
              <w:rPr>
                <w:rStyle w:val="Hyperlnk"/>
                <w:noProof/>
                <w:highlight w:val="white"/>
                <w:lang w:val="en-GB"/>
              </w:rPr>
              <w:t>14.1.2.</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Windows 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279</w:t>
            </w:r>
            <w:r w:rsidR="00207336" w:rsidRPr="00D822A3">
              <w:rPr>
                <w:noProof/>
                <w:webHidden/>
                <w:lang w:val="en-GB"/>
              </w:rPr>
              <w:fldChar w:fldCharType="end"/>
            </w:r>
          </w:hyperlink>
        </w:p>
        <w:p w14:paraId="59E23A5D" w14:textId="3CCA1DC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4" w:history="1">
            <w:r w:rsidR="00207336" w:rsidRPr="00D822A3">
              <w:rPr>
                <w:rStyle w:val="Hyperlnk"/>
                <w:noProof/>
                <w:highlight w:val="white"/>
                <w:lang w:val="en-GB"/>
              </w:rPr>
              <w:t>14.1.3.</w:t>
            </w:r>
            <w:r w:rsidR="00207336" w:rsidRPr="00D822A3">
              <w:rPr>
                <w:rFonts w:asciiTheme="minorHAnsi" w:eastAsiaTheme="minorEastAsia" w:hAnsiTheme="minorHAnsi"/>
                <w:noProof/>
                <w:color w:val="auto"/>
                <w:lang w:val="en-GB" w:eastAsia="sv-SE"/>
              </w:rPr>
              <w:tab/>
            </w:r>
            <w:r w:rsidR="00207336" w:rsidRPr="00D822A3">
              <w:rPr>
                <w:rStyle w:val="Hyperlnk"/>
                <w:noProof/>
                <w:highlight w:val="white"/>
                <w:lang w:val="en-GB"/>
              </w:rPr>
              <w:t>Byte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280</w:t>
            </w:r>
            <w:r w:rsidR="00207336" w:rsidRPr="00D822A3">
              <w:rPr>
                <w:noProof/>
                <w:webHidden/>
                <w:lang w:val="en-GB"/>
              </w:rPr>
              <w:fldChar w:fldCharType="end"/>
            </w:r>
          </w:hyperlink>
        </w:p>
        <w:p w14:paraId="56E5E703" w14:textId="1AE1D458"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85" w:history="1">
            <w:r w:rsidR="00207336" w:rsidRPr="00D822A3">
              <w:rPr>
                <w:rStyle w:val="Hyperlnk"/>
                <w:noProof/>
                <w:lang w:val="en-GB"/>
              </w:rPr>
              <w:t>14.2.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Linking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287</w:t>
            </w:r>
            <w:r w:rsidR="00207336" w:rsidRPr="00D822A3">
              <w:rPr>
                <w:noProof/>
                <w:webHidden/>
                <w:lang w:val="en-GB"/>
              </w:rPr>
              <w:fldChar w:fldCharType="end"/>
            </w:r>
          </w:hyperlink>
        </w:p>
        <w:p w14:paraId="4CDC4724" w14:textId="74801D0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86" w:history="1">
            <w:r w:rsidR="00207336" w:rsidRPr="00D822A3">
              <w:rPr>
                <w:rStyle w:val="Hyperlnk"/>
                <w:noProof/>
                <w:lang w:val="en-GB"/>
              </w:rPr>
              <w:t>14.2.1.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Linker Class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288</w:t>
            </w:r>
            <w:r w:rsidR="00207336" w:rsidRPr="00D822A3">
              <w:rPr>
                <w:noProof/>
                <w:webHidden/>
                <w:lang w:val="en-GB"/>
              </w:rPr>
              <w:fldChar w:fldCharType="end"/>
            </w:r>
          </w:hyperlink>
        </w:p>
        <w:p w14:paraId="39A1FCE1" w14:textId="33BDF037" w:rsidR="00207336" w:rsidRPr="00D822A3" w:rsidRDefault="00360F4A">
          <w:pPr>
            <w:pStyle w:val="Innehll1"/>
            <w:rPr>
              <w:rFonts w:asciiTheme="minorHAnsi" w:eastAsiaTheme="minorEastAsia" w:hAnsiTheme="minorHAnsi"/>
              <w:noProof/>
              <w:color w:val="auto"/>
              <w:lang w:val="en-GB" w:eastAsia="sv-SE"/>
            </w:rPr>
          </w:pPr>
          <w:hyperlink w:anchor="_Toc54119987" w:history="1">
            <w:r w:rsidR="00207336" w:rsidRPr="00D822A3">
              <w:rPr>
                <w:rStyle w:val="Hyperlnk"/>
                <w:noProof/>
                <w:lang w:val="en-GB"/>
              </w:rPr>
              <w:t>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166F248C" w14:textId="0ED5FDC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88" w:history="1">
            <w:r w:rsidR="00207336" w:rsidRPr="00D822A3">
              <w:rPr>
                <w:rStyle w:val="Hyperlnk"/>
                <w:noProof/>
                <w:lang w:val="en-GB"/>
              </w:rPr>
              <w:t>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Integral and Floating Limits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294</w:t>
            </w:r>
            <w:r w:rsidR="00207336" w:rsidRPr="00D822A3">
              <w:rPr>
                <w:noProof/>
                <w:webHidden/>
                <w:lang w:val="en-GB"/>
              </w:rPr>
              <w:fldChar w:fldCharType="end"/>
            </w:r>
          </w:hyperlink>
        </w:p>
        <w:p w14:paraId="40D9DC69" w14:textId="5D44192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89" w:history="1">
            <w:r w:rsidR="00207336" w:rsidRPr="00D822A3">
              <w:rPr>
                <w:rStyle w:val="Hyperlnk"/>
                <w:noProof/>
                <w:lang w:val="en-GB"/>
              </w:rPr>
              <w:t>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Assert Macro</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00E981EA" w14:textId="6AA15682"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0" w:history="1">
            <w:r w:rsidR="00207336" w:rsidRPr="00D822A3">
              <w:rPr>
                <w:rStyle w:val="Hyperlnk"/>
                <w:noProof/>
                <w:lang w:val="en-GB"/>
              </w:rPr>
              <w:t>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Locale Data</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295</w:t>
            </w:r>
            <w:r w:rsidR="00207336" w:rsidRPr="00D822A3">
              <w:rPr>
                <w:noProof/>
                <w:webHidden/>
                <w:lang w:val="en-GB"/>
              </w:rPr>
              <w:fldChar w:fldCharType="end"/>
            </w:r>
          </w:hyperlink>
        </w:p>
        <w:p w14:paraId="1929925A" w14:textId="19AA6911"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1" w:history="1">
            <w:r w:rsidR="00207336" w:rsidRPr="00D822A3">
              <w:rPr>
                <w:rStyle w:val="Hyperlnk"/>
                <w:noProof/>
                <w:lang w:val="en-GB"/>
              </w:rPr>
              <w:t>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297</w:t>
            </w:r>
            <w:r w:rsidR="00207336" w:rsidRPr="00D822A3">
              <w:rPr>
                <w:noProof/>
                <w:webHidden/>
                <w:lang w:val="en-GB"/>
              </w:rPr>
              <w:fldChar w:fldCharType="end"/>
            </w:r>
          </w:hyperlink>
        </w:p>
        <w:p w14:paraId="6AE03DD7" w14:textId="3447BBBD"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2" w:history="1">
            <w:r w:rsidR="00207336" w:rsidRPr="00D822A3">
              <w:rPr>
                <w:rStyle w:val="Hyperlnk"/>
                <w:noProof/>
                <w:lang w:val="en-GB"/>
              </w:rPr>
              <w:t>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299</w:t>
            </w:r>
            <w:r w:rsidR="00207336" w:rsidRPr="00D822A3">
              <w:rPr>
                <w:noProof/>
                <w:webHidden/>
                <w:lang w:val="en-GB"/>
              </w:rPr>
              <w:fldChar w:fldCharType="end"/>
            </w:r>
          </w:hyperlink>
        </w:p>
        <w:p w14:paraId="37B160D2" w14:textId="2A3DC3D3"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3" w:history="1">
            <w:r w:rsidR="00207336" w:rsidRPr="00D822A3">
              <w:rPr>
                <w:rStyle w:val="Hyperlnk"/>
                <w:noProof/>
                <w:lang w:val="en-GB"/>
              </w:rPr>
              <w:t>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2ADC3653" w14:textId="2BC6B0CF"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4" w:history="1">
            <w:r w:rsidR="00207336" w:rsidRPr="00D822A3">
              <w:rPr>
                <w:rStyle w:val="Hyperlnk"/>
                <w:noProof/>
                <w:lang w:val="en-GB"/>
              </w:rPr>
              <w:t>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306</w:t>
            </w:r>
            <w:r w:rsidR="00207336" w:rsidRPr="00D822A3">
              <w:rPr>
                <w:noProof/>
                <w:webHidden/>
                <w:lang w:val="en-GB"/>
              </w:rPr>
              <w:fldChar w:fldCharType="end"/>
            </w:r>
          </w:hyperlink>
        </w:p>
        <w:p w14:paraId="5D1CE66B" w14:textId="7A2DBE23"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5" w:history="1">
            <w:r w:rsidR="00207336" w:rsidRPr="00D822A3">
              <w:rPr>
                <w:rStyle w:val="Hyperlnk"/>
                <w:noProof/>
                <w:lang w:val="en-GB"/>
              </w:rPr>
              <w:t>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Standard Input/Output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38C06FA9" w14:textId="7FC685E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96" w:history="1">
            <w:r w:rsidR="00207336" w:rsidRPr="00D822A3">
              <w:rPr>
                <w:rStyle w:val="Hyperlnk"/>
                <w:noProof/>
                <w:lang w:val="en-GB"/>
              </w:rPr>
              <w:t>15.8.1.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Printing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314</w:t>
            </w:r>
            <w:r w:rsidR="00207336" w:rsidRPr="00D822A3">
              <w:rPr>
                <w:noProof/>
                <w:webHidden/>
                <w:lang w:val="en-GB"/>
              </w:rPr>
              <w:fldChar w:fldCharType="end"/>
            </w:r>
          </w:hyperlink>
        </w:p>
        <w:p w14:paraId="49888999" w14:textId="43B59E2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97" w:history="1">
            <w:r w:rsidR="00207336" w:rsidRPr="00D822A3">
              <w:rPr>
                <w:rStyle w:val="Hyperlnk"/>
                <w:noProof/>
                <w:lang w:val="en-GB"/>
              </w:rPr>
              <w:t>15.8.2.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Scanning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326</w:t>
            </w:r>
            <w:r w:rsidR="00207336" w:rsidRPr="00D822A3">
              <w:rPr>
                <w:noProof/>
                <w:webHidden/>
                <w:lang w:val="en-GB"/>
              </w:rPr>
              <w:fldChar w:fldCharType="end"/>
            </w:r>
          </w:hyperlink>
        </w:p>
        <w:p w14:paraId="16139F4E" w14:textId="6149E835"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19998" w:history="1">
            <w:r w:rsidR="00207336" w:rsidRPr="00D822A3">
              <w:rPr>
                <w:rStyle w:val="Hyperlnk"/>
                <w:noProof/>
                <w:lang w:val="en-GB"/>
              </w:rPr>
              <w:t>15.8.3.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336</w:t>
            </w:r>
            <w:r w:rsidR="00207336" w:rsidRPr="00D822A3">
              <w:rPr>
                <w:noProof/>
                <w:webHidden/>
                <w:lang w:val="en-GB"/>
              </w:rPr>
              <w:fldChar w:fldCharType="end"/>
            </w:r>
          </w:hyperlink>
        </w:p>
        <w:p w14:paraId="09D33C52" w14:textId="4E68A9E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19999" w:history="1">
            <w:r w:rsidR="00207336" w:rsidRPr="00D822A3">
              <w:rPr>
                <w:rStyle w:val="Hyperlnk"/>
                <w:noProof/>
                <w:lang w:val="en-GB"/>
              </w:rPr>
              <w:t>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_Toc54119999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346</w:t>
            </w:r>
            <w:r w:rsidR="00207336" w:rsidRPr="00D822A3">
              <w:rPr>
                <w:noProof/>
                <w:webHidden/>
                <w:lang w:val="en-GB"/>
              </w:rPr>
              <w:fldChar w:fldCharType="end"/>
            </w:r>
          </w:hyperlink>
        </w:p>
        <w:p w14:paraId="07BDC61F" w14:textId="5BE3003C"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00" w:history="1">
            <w:r w:rsidR="00207336" w:rsidRPr="00D822A3">
              <w:rPr>
                <w:rStyle w:val="Hyperlnk"/>
                <w:noProof/>
                <w:lang w:val="en-GB"/>
              </w:rPr>
              <w:t>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351</w:t>
            </w:r>
            <w:r w:rsidR="00207336" w:rsidRPr="00D822A3">
              <w:rPr>
                <w:noProof/>
                <w:webHidden/>
                <w:lang w:val="en-GB"/>
              </w:rPr>
              <w:fldChar w:fldCharType="end"/>
            </w:r>
          </w:hyperlink>
        </w:p>
        <w:p w14:paraId="16664CCF" w14:textId="40C4D45F" w:rsidR="00207336" w:rsidRPr="00D822A3" w:rsidRDefault="00360F4A">
          <w:pPr>
            <w:pStyle w:val="Innehll1"/>
            <w:rPr>
              <w:rFonts w:asciiTheme="minorHAnsi" w:eastAsiaTheme="minorEastAsia" w:hAnsiTheme="minorHAnsi"/>
              <w:noProof/>
              <w:color w:val="auto"/>
              <w:lang w:val="en-GB" w:eastAsia="sv-SE"/>
            </w:rPr>
          </w:pPr>
          <w:hyperlink w:anchor="_Toc54120001" w:history="1">
            <w:r w:rsidR="00207336" w:rsidRPr="00D822A3">
              <w:rPr>
                <w:rStyle w:val="Hyperlnk"/>
                <w:noProof/>
                <w:lang w:val="en-GB"/>
              </w:rPr>
              <w:t>A.</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D9D67DB" w14:textId="1D37F064"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02"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Expression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4AA62169" w14:textId="11A036B5"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03" w:history="1">
            <w:r w:rsidR="00207336" w:rsidRPr="00D822A3">
              <w:rPr>
                <w:rStyle w:val="Hyperlnk"/>
                <w:noProof/>
                <w:lang w:val="en-GB"/>
              </w:rPr>
              <w:t>15.11.1.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360</w:t>
            </w:r>
            <w:r w:rsidR="00207336" w:rsidRPr="00D822A3">
              <w:rPr>
                <w:noProof/>
                <w:webHidden/>
                <w:lang w:val="en-GB"/>
              </w:rPr>
              <w:fldChar w:fldCharType="end"/>
            </w:r>
          </w:hyperlink>
        </w:p>
        <w:p w14:paraId="625CA5DD" w14:textId="4410FB06"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04" w:history="1">
            <w:r w:rsidR="00207336" w:rsidRPr="00D822A3">
              <w:rPr>
                <w:rStyle w:val="Hyperlnk"/>
                <w:noProof/>
                <w:lang w:val="en-GB"/>
              </w:rPr>
              <w:t>15.11.2.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361</w:t>
            </w:r>
            <w:r w:rsidR="00207336" w:rsidRPr="00D822A3">
              <w:rPr>
                <w:noProof/>
                <w:webHidden/>
                <w:lang w:val="en-GB"/>
              </w:rPr>
              <w:fldChar w:fldCharType="end"/>
            </w:r>
          </w:hyperlink>
        </w:p>
        <w:p w14:paraId="1753FEA2" w14:textId="2149BAD1"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05" w:history="1">
            <w:r w:rsidR="00207336" w:rsidRPr="00D822A3">
              <w:rPr>
                <w:rStyle w:val="Hyperlnk"/>
                <w:noProof/>
                <w:lang w:val="en-GB"/>
              </w:rPr>
              <w:t>15.11.3.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Scanner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365</w:t>
            </w:r>
            <w:r w:rsidR="00207336" w:rsidRPr="00D822A3">
              <w:rPr>
                <w:noProof/>
                <w:webHidden/>
                <w:lang w:val="en-GB"/>
              </w:rPr>
              <w:fldChar w:fldCharType="end"/>
            </w:r>
          </w:hyperlink>
        </w:p>
        <w:p w14:paraId="0C5C3D2F" w14:textId="2D85E61E"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06" w:history="1">
            <w:r w:rsidR="00207336" w:rsidRPr="00D822A3">
              <w:rPr>
                <w:rStyle w:val="Hyperlnk"/>
                <w:noProof/>
                <w:lang w:val="en-GB"/>
              </w:rPr>
              <w:t>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Parser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366</w:t>
            </w:r>
            <w:r w:rsidR="00207336" w:rsidRPr="00D822A3">
              <w:rPr>
                <w:noProof/>
                <w:webHidden/>
                <w:lang w:val="en-GB"/>
              </w:rPr>
              <w:fldChar w:fldCharType="end"/>
            </w:r>
          </w:hyperlink>
        </w:p>
        <w:p w14:paraId="49A3ED9E" w14:textId="4F43EADB"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07" w:history="1">
            <w:r w:rsidR="00207336" w:rsidRPr="00D822A3">
              <w:rPr>
                <w:rStyle w:val="Hyperlnk"/>
                <w:noProof/>
                <w:lang w:val="en-GB"/>
              </w:rPr>
              <w:t>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368</w:t>
            </w:r>
            <w:r w:rsidR="00207336" w:rsidRPr="00D822A3">
              <w:rPr>
                <w:noProof/>
                <w:webHidden/>
                <w:lang w:val="en-GB"/>
              </w:rPr>
              <w:fldChar w:fldCharType="end"/>
            </w:r>
          </w:hyperlink>
        </w:p>
        <w:p w14:paraId="30DFB36C" w14:textId="4544CC43"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08"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 Graphs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370</w:t>
            </w:r>
            <w:r w:rsidR="00207336" w:rsidRPr="00D822A3">
              <w:rPr>
                <w:noProof/>
                <w:webHidden/>
                <w:lang w:val="en-GB"/>
              </w:rPr>
              <w:fldChar w:fldCharType="end"/>
            </w:r>
          </w:hyperlink>
        </w:p>
        <w:p w14:paraId="10F2F4BA" w14:textId="429E9CF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09" w:history="1">
            <w:r w:rsidR="00207336" w:rsidRPr="00D822A3">
              <w:rPr>
                <w:rStyle w:val="Hyperlnk"/>
                <w:noProof/>
                <w:lang w:val="en-GB"/>
              </w:rPr>
              <w:t>15.13.1.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 Strings, and Characters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_Toc54120009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371</w:t>
            </w:r>
            <w:r w:rsidR="00207336" w:rsidRPr="00D822A3">
              <w:rPr>
                <w:noProof/>
                <w:webHidden/>
                <w:lang w:val="en-GB"/>
              </w:rPr>
              <w:fldChar w:fldCharType="end"/>
            </w:r>
          </w:hyperlink>
        </w:p>
        <w:p w14:paraId="53A349C7" w14:textId="30D70C5F"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0" w:history="1">
            <w:r w:rsidR="00207336" w:rsidRPr="00D822A3">
              <w:rPr>
                <w:rStyle w:val="Hyperlnk"/>
                <w:noProof/>
                <w:lang w:val="en-GB"/>
              </w:rPr>
              <w:t>15.13.2.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Slash Codes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3A5238B3" w14:textId="152D6E82"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1" w:history="1">
            <w:r w:rsidR="00207336" w:rsidRPr="00D822A3">
              <w:rPr>
                <w:rStyle w:val="Hyperlnk"/>
                <w:noProof/>
                <w:lang w:val="en-GB"/>
              </w:rPr>
              <w:t>15.13.3.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Line List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373</w:t>
            </w:r>
            <w:r w:rsidR="00207336" w:rsidRPr="00D822A3">
              <w:rPr>
                <w:noProof/>
                <w:webHidden/>
                <w:lang w:val="en-GB"/>
              </w:rPr>
              <w:fldChar w:fldCharType="end"/>
            </w:r>
          </w:hyperlink>
        </w:p>
        <w:p w14:paraId="7F5609F5" w14:textId="7E41AF3E"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2" w:history="1">
            <w:r w:rsidR="00207336" w:rsidRPr="00D822A3">
              <w:rPr>
                <w:rStyle w:val="Hyperlnk"/>
                <w:noProof/>
                <w:lang w:val="en-GB"/>
              </w:rPr>
              <w:t>15.13.4.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Lines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22C90187" w14:textId="2C4AE5DF"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3" w:history="1">
            <w:r w:rsidR="00207336" w:rsidRPr="00D822A3">
              <w:rPr>
                <w:rStyle w:val="Hyperlnk"/>
                <w:noProof/>
                <w:lang w:val="en-GB"/>
              </w:rPr>
              <w:t>15.13.5.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Includes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377</w:t>
            </w:r>
            <w:r w:rsidR="00207336" w:rsidRPr="00D822A3">
              <w:rPr>
                <w:noProof/>
                <w:webHidden/>
                <w:lang w:val="en-GB"/>
              </w:rPr>
              <w:fldChar w:fldCharType="end"/>
            </w:r>
          </w:hyperlink>
        </w:p>
        <w:p w14:paraId="144C65E5" w14:textId="67F99CA5"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4" w:history="1">
            <w:r w:rsidR="00207336" w:rsidRPr="00D822A3">
              <w:rPr>
                <w:rStyle w:val="Hyperlnk"/>
                <w:noProof/>
                <w:lang w:val="en-GB"/>
              </w:rPr>
              <w:t>15.13.6.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378</w:t>
            </w:r>
            <w:r w:rsidR="00207336" w:rsidRPr="00D822A3">
              <w:rPr>
                <w:noProof/>
                <w:webHidden/>
                <w:lang w:val="en-GB"/>
              </w:rPr>
              <w:fldChar w:fldCharType="end"/>
            </w:r>
          </w:hyperlink>
        </w:p>
        <w:p w14:paraId="51EDD177" w14:textId="097CB118"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5" w:history="1">
            <w:r w:rsidR="00207336" w:rsidRPr="00D822A3">
              <w:rPr>
                <w:rStyle w:val="Hyperlnk"/>
                <w:noProof/>
                <w:lang w:val="en-GB"/>
              </w:rPr>
              <w:t>15.13.7.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Conditional Programming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383</w:t>
            </w:r>
            <w:r w:rsidR="00207336" w:rsidRPr="00D822A3">
              <w:rPr>
                <w:noProof/>
                <w:webHidden/>
                <w:lang w:val="en-GB"/>
              </w:rPr>
              <w:fldChar w:fldCharType="end"/>
            </w:r>
          </w:hyperlink>
        </w:p>
        <w:p w14:paraId="2B89A2D1" w14:textId="4864FBA9"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6" w:history="1">
            <w:r w:rsidR="00207336" w:rsidRPr="00D822A3">
              <w:rPr>
                <w:rStyle w:val="Hyperlnk"/>
                <w:noProof/>
                <w:lang w:val="en-GB"/>
              </w:rPr>
              <w:t>15.13.8.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Macro Expansion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385</w:t>
            </w:r>
            <w:r w:rsidR="00207336" w:rsidRPr="00D822A3">
              <w:rPr>
                <w:noProof/>
                <w:webHidden/>
                <w:lang w:val="en-GB"/>
              </w:rPr>
              <w:fldChar w:fldCharType="end"/>
            </w:r>
          </w:hyperlink>
        </w:p>
        <w:p w14:paraId="5A37E492" w14:textId="69F549C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17" w:history="1">
            <w:r w:rsidR="00207336" w:rsidRPr="00D822A3">
              <w:rPr>
                <w:rStyle w:val="Hyperlnk"/>
                <w:noProof/>
                <w:lang w:val="en-GB"/>
              </w:rPr>
              <w:t>15.13.9.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Merging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388</w:t>
            </w:r>
            <w:r w:rsidR="00207336" w:rsidRPr="00D822A3">
              <w:rPr>
                <w:noProof/>
                <w:webHidden/>
                <w:lang w:val="en-GB"/>
              </w:rPr>
              <w:fldChar w:fldCharType="end"/>
            </w:r>
          </w:hyperlink>
        </w:p>
        <w:p w14:paraId="2D489B2B" w14:textId="2E93AEAA" w:rsidR="00207336" w:rsidRPr="00D822A3" w:rsidRDefault="00360F4A">
          <w:pPr>
            <w:pStyle w:val="Innehll1"/>
            <w:rPr>
              <w:rFonts w:asciiTheme="minorHAnsi" w:eastAsiaTheme="minorEastAsia" w:hAnsiTheme="minorHAnsi"/>
              <w:noProof/>
              <w:color w:val="auto"/>
              <w:lang w:val="en-GB" w:eastAsia="sv-SE"/>
            </w:rPr>
          </w:pPr>
          <w:hyperlink w:anchor="_Toc54120018" w:history="1">
            <w:r w:rsidR="00207336" w:rsidRPr="00D822A3">
              <w:rPr>
                <w:rStyle w:val="Hyperlnk"/>
                <w:noProof/>
                <w:lang w:val="en-GB"/>
              </w:rPr>
              <w:t>B.</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5758A33" w14:textId="2E59682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19" w:history="1">
            <w:r w:rsidR="00207336" w:rsidRPr="00D822A3">
              <w:rPr>
                <w:rStyle w:val="Hyperlnk"/>
                <w:noProof/>
                <w:lang w:val="en-GB"/>
              </w:rPr>
              <w:t>15.14.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_Toc54120019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1943AE9B" w14:textId="171D671B"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20" w:history="1">
            <w:r w:rsidR="00207336" w:rsidRPr="00D822A3">
              <w:rPr>
                <w:rStyle w:val="Hyperlnk"/>
                <w:noProof/>
                <w:lang w:val="en-GB"/>
              </w:rPr>
              <w:t>15.15.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390</w:t>
            </w:r>
            <w:r w:rsidR="00207336" w:rsidRPr="00D822A3">
              <w:rPr>
                <w:noProof/>
                <w:webHidden/>
                <w:lang w:val="en-GB"/>
              </w:rPr>
              <w:fldChar w:fldCharType="end"/>
            </w:r>
          </w:hyperlink>
        </w:p>
        <w:p w14:paraId="548E2F3F" w14:textId="24CD3FC2" w:rsidR="00207336" w:rsidRPr="00D822A3" w:rsidRDefault="00360F4A">
          <w:pPr>
            <w:pStyle w:val="Innehll1"/>
            <w:rPr>
              <w:rFonts w:asciiTheme="minorHAnsi" w:eastAsiaTheme="minorEastAsia" w:hAnsiTheme="minorHAnsi"/>
              <w:noProof/>
              <w:color w:val="auto"/>
              <w:lang w:val="en-GB" w:eastAsia="sv-SE"/>
            </w:rPr>
          </w:pPr>
          <w:hyperlink w:anchor="_Toc54120021" w:history="1">
            <w:r w:rsidR="00207336" w:rsidRPr="00D822A3">
              <w:rPr>
                <w:rStyle w:val="Hyperlnk"/>
                <w:noProof/>
                <w:lang w:val="en-GB"/>
              </w:rPr>
              <w:t>C.</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 and GPLEX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6DB773E7" w14:textId="5961430E"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22" w:history="1">
            <w:r w:rsidR="00207336" w:rsidRPr="00D822A3">
              <w:rPr>
                <w:rStyle w:val="Hyperlnk"/>
                <w:noProof/>
                <w:lang w:val="en-GB"/>
              </w:rPr>
              <w:t>15.15.1.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Language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397</w:t>
            </w:r>
            <w:r w:rsidR="00207336" w:rsidRPr="00D822A3">
              <w:rPr>
                <w:noProof/>
                <w:webHidden/>
                <w:lang w:val="en-GB"/>
              </w:rPr>
              <w:fldChar w:fldCharType="end"/>
            </w:r>
          </w:hyperlink>
        </w:p>
        <w:p w14:paraId="31E653F7" w14:textId="7B950032"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23" w:history="1">
            <w:r w:rsidR="00207336" w:rsidRPr="00D822A3">
              <w:rPr>
                <w:rStyle w:val="Hyperlnk"/>
                <w:noProof/>
                <w:lang w:val="en-GB"/>
              </w:rPr>
              <w:t>15.15.2.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Grammar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398</w:t>
            </w:r>
            <w:r w:rsidR="00207336" w:rsidRPr="00D822A3">
              <w:rPr>
                <w:noProof/>
                <w:webHidden/>
                <w:lang w:val="en-GB"/>
              </w:rPr>
              <w:fldChar w:fldCharType="end"/>
            </w:r>
          </w:hyperlink>
        </w:p>
        <w:p w14:paraId="6C2FE5B2" w14:textId="1BB0B9A4"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24" w:history="1">
            <w:r w:rsidR="00207336" w:rsidRPr="00D822A3">
              <w:rPr>
                <w:rStyle w:val="Hyperlnk"/>
                <w:noProof/>
                <w:lang w:val="en-GB"/>
              </w:rPr>
              <w:t>15.15.3.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GPPG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399</w:t>
            </w:r>
            <w:r w:rsidR="00207336" w:rsidRPr="00D822A3">
              <w:rPr>
                <w:noProof/>
                <w:webHidden/>
                <w:lang w:val="en-GB"/>
              </w:rPr>
              <w:fldChar w:fldCharType="end"/>
            </w:r>
          </w:hyperlink>
        </w:p>
        <w:p w14:paraId="048BDBFF" w14:textId="2671302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25" w:history="1">
            <w:r w:rsidR="00207336" w:rsidRPr="00D822A3">
              <w:rPr>
                <w:rStyle w:val="Hyperlnk"/>
                <w:noProof/>
                <w:lang w:val="en-GB"/>
              </w:rPr>
              <w:t>15.15.4.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JPlex</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403</w:t>
            </w:r>
            <w:r w:rsidR="00207336" w:rsidRPr="00D822A3">
              <w:rPr>
                <w:noProof/>
                <w:webHidden/>
                <w:lang w:val="en-GB"/>
              </w:rPr>
              <w:fldChar w:fldCharType="end"/>
            </w:r>
          </w:hyperlink>
        </w:p>
        <w:p w14:paraId="048382B5" w14:textId="4D539194"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26" w:history="1">
            <w:r w:rsidR="00207336" w:rsidRPr="00D822A3">
              <w:rPr>
                <w:rStyle w:val="Hyperlnk"/>
                <w:noProof/>
                <w:lang w:val="en-GB"/>
              </w:rPr>
              <w:t>15.15.5.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Main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405</w:t>
            </w:r>
            <w:r w:rsidR="00207336" w:rsidRPr="00D822A3">
              <w:rPr>
                <w:noProof/>
                <w:webHidden/>
                <w:lang w:val="en-GB"/>
              </w:rPr>
              <w:fldChar w:fldCharType="end"/>
            </w:r>
          </w:hyperlink>
        </w:p>
        <w:p w14:paraId="443A0EA7" w14:textId="7A5E9FDD" w:rsidR="00207336" w:rsidRPr="00D822A3" w:rsidRDefault="00360F4A">
          <w:pPr>
            <w:pStyle w:val="Innehll1"/>
            <w:rPr>
              <w:rFonts w:asciiTheme="minorHAnsi" w:eastAsiaTheme="minorEastAsia" w:hAnsiTheme="minorHAnsi"/>
              <w:noProof/>
              <w:color w:val="auto"/>
              <w:lang w:val="en-GB" w:eastAsia="sv-SE"/>
            </w:rPr>
          </w:pPr>
          <w:hyperlink w:anchor="_Toc54120027" w:history="1">
            <w:r w:rsidR="00207336" w:rsidRPr="00D822A3">
              <w:rPr>
                <w:rStyle w:val="Hyperlnk"/>
                <w:noProof/>
                <w:lang w:val="en-GB"/>
              </w:rPr>
              <w:t>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Auxiliary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0250FFA7" w14:textId="5CDD1B52"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28" w:history="1">
            <w:r w:rsidR="00207336" w:rsidRPr="00D822A3">
              <w:rPr>
                <w:rStyle w:val="Hyperlnk"/>
                <w:noProof/>
                <w:lang w:val="en-GB"/>
              </w:rPr>
              <w:t>16.1.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Error Handling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407</w:t>
            </w:r>
            <w:r w:rsidR="00207336" w:rsidRPr="00D822A3">
              <w:rPr>
                <w:noProof/>
                <w:webHidden/>
                <w:lang w:val="en-GB"/>
              </w:rPr>
              <w:fldChar w:fldCharType="end"/>
            </w:r>
          </w:hyperlink>
        </w:p>
        <w:p w14:paraId="786C5B1E" w14:textId="72AD0BFE"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29" w:history="1">
            <w:r w:rsidR="00207336" w:rsidRPr="00D822A3">
              <w:rPr>
                <w:rStyle w:val="Hyperlnk"/>
                <w:noProof/>
                <w:lang w:val="en-GB"/>
              </w:rPr>
              <w:t>16.2.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Container Classes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_Toc54120029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6FF0899B" w14:textId="288D275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30" w:history="1">
            <w:r w:rsidR="00207336" w:rsidRPr="00D822A3">
              <w:rPr>
                <w:rStyle w:val="Hyperlnk"/>
                <w:noProof/>
                <w:lang w:val="en-GB"/>
              </w:rPr>
              <w:t>16.2.1.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Ordered Pair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411</w:t>
            </w:r>
            <w:r w:rsidR="00207336" w:rsidRPr="00D822A3">
              <w:rPr>
                <w:noProof/>
                <w:webHidden/>
                <w:lang w:val="en-GB"/>
              </w:rPr>
              <w:fldChar w:fldCharType="end"/>
            </w:r>
          </w:hyperlink>
        </w:p>
        <w:p w14:paraId="79DBEBE0" w14:textId="1B6E217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31" w:history="1">
            <w:r w:rsidR="00207336" w:rsidRPr="00D822A3">
              <w:rPr>
                <w:rStyle w:val="Hyperlnk"/>
                <w:noProof/>
                <w:lang w:val="en-GB"/>
              </w:rPr>
              <w:t>16.2.2.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Triple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412</w:t>
            </w:r>
            <w:r w:rsidR="00207336" w:rsidRPr="00D822A3">
              <w:rPr>
                <w:noProof/>
                <w:webHidden/>
                <w:lang w:val="en-GB"/>
              </w:rPr>
              <w:fldChar w:fldCharType="end"/>
            </w:r>
          </w:hyperlink>
        </w:p>
        <w:p w14:paraId="04F4F839" w14:textId="7BF4E15A"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32" w:history="1">
            <w:r w:rsidR="00207336" w:rsidRPr="00D822A3">
              <w:rPr>
                <w:rStyle w:val="Hyperlnk"/>
                <w:noProof/>
                <w:lang w:val="en-GB"/>
              </w:rPr>
              <w:t>16.3.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413</w:t>
            </w:r>
            <w:r w:rsidR="00207336" w:rsidRPr="00D822A3">
              <w:rPr>
                <w:noProof/>
                <w:webHidden/>
                <w:lang w:val="en-GB"/>
              </w:rPr>
              <w:fldChar w:fldCharType="end"/>
            </w:r>
          </w:hyperlink>
        </w:p>
        <w:p w14:paraId="44E36252" w14:textId="1B8C8E9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33" w:history="1">
            <w:r w:rsidR="00207336" w:rsidRPr="00D822A3">
              <w:rPr>
                <w:rStyle w:val="Hyperlnk"/>
                <w:noProof/>
                <w:lang w:val="en-GB"/>
              </w:rPr>
              <w:t>16.3.1.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Addition and Removal of Vertices and Edges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414</w:t>
            </w:r>
            <w:r w:rsidR="00207336" w:rsidRPr="00D822A3">
              <w:rPr>
                <w:noProof/>
                <w:webHidden/>
                <w:lang w:val="en-GB"/>
              </w:rPr>
              <w:fldChar w:fldCharType="end"/>
            </w:r>
          </w:hyperlink>
        </w:p>
        <w:p w14:paraId="623FC5CB" w14:textId="330AF0E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34" w:history="1">
            <w:r w:rsidR="00207336" w:rsidRPr="00D822A3">
              <w:rPr>
                <w:rStyle w:val="Hyperlnk"/>
                <w:noProof/>
                <w:lang w:val="en-GB"/>
              </w:rPr>
              <w:t>16.3.2.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Graph Partition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415</w:t>
            </w:r>
            <w:r w:rsidR="00207336" w:rsidRPr="00D822A3">
              <w:rPr>
                <w:noProof/>
                <w:webHidden/>
                <w:lang w:val="en-GB"/>
              </w:rPr>
              <w:fldChar w:fldCharType="end"/>
            </w:r>
          </w:hyperlink>
        </w:p>
        <w:p w14:paraId="4393ED10" w14:textId="38B3C6A1"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35" w:history="1">
            <w:r w:rsidR="00207336" w:rsidRPr="00D822A3">
              <w:rPr>
                <w:rStyle w:val="Hyperlnk"/>
                <w:noProof/>
                <w:lang w:val="en-GB"/>
              </w:rPr>
              <w:t>16.4.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ListSet and ListMap</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416</w:t>
            </w:r>
            <w:r w:rsidR="00207336" w:rsidRPr="00D822A3">
              <w:rPr>
                <w:noProof/>
                <w:webHidden/>
                <w:lang w:val="en-GB"/>
              </w:rPr>
              <w:fldChar w:fldCharType="end"/>
            </w:r>
          </w:hyperlink>
        </w:p>
        <w:p w14:paraId="1CFA635E" w14:textId="586D4582" w:rsidR="00207336" w:rsidRPr="00D822A3" w:rsidRDefault="00360F4A">
          <w:pPr>
            <w:pStyle w:val="Innehll1"/>
            <w:rPr>
              <w:rFonts w:asciiTheme="minorHAnsi" w:eastAsiaTheme="minorEastAsia" w:hAnsiTheme="minorHAnsi"/>
              <w:noProof/>
              <w:color w:val="auto"/>
              <w:lang w:val="en-GB" w:eastAsia="sv-SE"/>
            </w:rPr>
          </w:pPr>
          <w:hyperlink w:anchor="_Toc54120036" w:history="1">
            <w:r w:rsidR="00207336" w:rsidRPr="00D822A3">
              <w:rPr>
                <w:rStyle w:val="Hyperlnk"/>
                <w:noProof/>
                <w:lang w:val="en-GB"/>
              </w:rPr>
              <w:t>D.</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425</w:t>
            </w:r>
            <w:r w:rsidR="00207336" w:rsidRPr="00D822A3">
              <w:rPr>
                <w:noProof/>
                <w:webHidden/>
                <w:lang w:val="en-GB"/>
              </w:rPr>
              <w:fldChar w:fldCharType="end"/>
            </w:r>
          </w:hyperlink>
        </w:p>
        <w:p w14:paraId="4CC2DDD9" w14:textId="07A3BBD4" w:rsidR="00207336" w:rsidRPr="00D822A3" w:rsidRDefault="00360F4A">
          <w:pPr>
            <w:pStyle w:val="Innehll1"/>
            <w:rPr>
              <w:rFonts w:asciiTheme="minorHAnsi" w:eastAsiaTheme="minorEastAsia" w:hAnsiTheme="minorHAnsi"/>
              <w:noProof/>
              <w:color w:val="auto"/>
              <w:lang w:val="en-GB" w:eastAsia="sv-SE"/>
            </w:rPr>
          </w:pPr>
          <w:hyperlink w:anchor="_Toc54120037" w:history="1">
            <w:r w:rsidR="00207336" w:rsidRPr="00D822A3">
              <w:rPr>
                <w:rStyle w:val="Hyperlnk"/>
                <w:noProof/>
                <w:lang w:val="en-GB"/>
              </w:rPr>
              <w:t>E.</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 Crash Course in 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6AC5995C" w14:textId="0D83C3EC"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38" w:history="1">
            <w:r w:rsidR="00207336" w:rsidRPr="00D822A3">
              <w:rPr>
                <w:rStyle w:val="Hyperlnk"/>
                <w:noProof/>
                <w:lang w:val="en-GB"/>
              </w:rPr>
              <w:t>16.5.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Compiler and the Linker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427</w:t>
            </w:r>
            <w:r w:rsidR="00207336" w:rsidRPr="00D822A3">
              <w:rPr>
                <w:noProof/>
                <w:webHidden/>
                <w:lang w:val="en-GB"/>
              </w:rPr>
              <w:fldChar w:fldCharType="end"/>
            </w:r>
          </w:hyperlink>
        </w:p>
        <w:p w14:paraId="39993BDC" w14:textId="4480FA8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39" w:history="1">
            <w:r w:rsidR="00207336" w:rsidRPr="00D822A3">
              <w:rPr>
                <w:rStyle w:val="Hyperlnk"/>
                <w:noProof/>
                <w:lang w:val="en-GB"/>
              </w:rPr>
              <w:t>16.6.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Hello-World Program</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_Toc54120039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428</w:t>
            </w:r>
            <w:r w:rsidR="00207336" w:rsidRPr="00D822A3">
              <w:rPr>
                <w:noProof/>
                <w:webHidden/>
                <w:lang w:val="en-GB"/>
              </w:rPr>
              <w:fldChar w:fldCharType="end"/>
            </w:r>
          </w:hyperlink>
        </w:p>
        <w:p w14:paraId="469A2DE1" w14:textId="0111BF77"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40" w:history="1">
            <w:r w:rsidR="00207336" w:rsidRPr="00D822A3">
              <w:rPr>
                <w:rStyle w:val="Hyperlnk"/>
                <w:noProof/>
                <w:lang w:val="en-GB"/>
              </w:rPr>
              <w:t>16.7.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Comments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23DEEB1B" w14:textId="1434D3E7"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41" w:history="1">
            <w:r w:rsidR="00207336" w:rsidRPr="00D822A3">
              <w:rPr>
                <w:rStyle w:val="Hyperlnk"/>
                <w:noProof/>
                <w:lang w:val="en-GB"/>
              </w:rPr>
              <w:t>16.8.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Types and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429</w:t>
            </w:r>
            <w:r w:rsidR="00207336" w:rsidRPr="00D822A3">
              <w:rPr>
                <w:noProof/>
                <w:webHidden/>
                <w:lang w:val="en-GB"/>
              </w:rPr>
              <w:fldChar w:fldCharType="end"/>
            </w:r>
          </w:hyperlink>
        </w:p>
        <w:p w14:paraId="39EE2088" w14:textId="046157B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2" w:history="1">
            <w:r w:rsidR="00207336" w:rsidRPr="00D822A3">
              <w:rPr>
                <w:rStyle w:val="Hyperlnk"/>
                <w:noProof/>
                <w:lang w:val="en-GB"/>
              </w:rPr>
              <w:t>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Simple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7F62E44F" w14:textId="60C6F468"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3" w:history="1">
            <w:r w:rsidR="00207336" w:rsidRPr="00D822A3">
              <w:rPr>
                <w:rStyle w:val="Hyperlnk"/>
                <w:noProof/>
                <w:lang w:val="en-GB"/>
              </w:rPr>
              <w:t>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430</w:t>
            </w:r>
            <w:r w:rsidR="00207336" w:rsidRPr="00D822A3">
              <w:rPr>
                <w:noProof/>
                <w:webHidden/>
                <w:lang w:val="en-GB"/>
              </w:rPr>
              <w:fldChar w:fldCharType="end"/>
            </w:r>
          </w:hyperlink>
        </w:p>
        <w:p w14:paraId="0FDDA1EA" w14:textId="44F00FA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4" w:history="1">
            <w:r w:rsidR="00207336" w:rsidRPr="00D822A3">
              <w:rPr>
                <w:rStyle w:val="Hyperlnk"/>
                <w:noProof/>
                <w:lang w:val="en-GB"/>
              </w:rPr>
              <w:t>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Constants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499412F" w14:textId="41E7AD0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5" w:history="1">
            <w:r w:rsidR="00207336" w:rsidRPr="00D822A3">
              <w:rPr>
                <w:rStyle w:val="Hyperlnk"/>
                <w:noProof/>
                <w:lang w:val="en-GB"/>
              </w:rPr>
              <w:t>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Output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431</w:t>
            </w:r>
            <w:r w:rsidR="00207336" w:rsidRPr="00D822A3">
              <w:rPr>
                <w:noProof/>
                <w:webHidden/>
                <w:lang w:val="en-GB"/>
              </w:rPr>
              <w:fldChar w:fldCharType="end"/>
            </w:r>
          </w:hyperlink>
        </w:p>
        <w:p w14:paraId="4666843C" w14:textId="73FA2B6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6" w:history="1">
            <w:r w:rsidR="00207336" w:rsidRPr="00D822A3">
              <w:rPr>
                <w:rStyle w:val="Hyperlnk"/>
                <w:noProof/>
                <w:lang w:val="en-GB"/>
              </w:rPr>
              <w:t>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Input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432</w:t>
            </w:r>
            <w:r w:rsidR="00207336" w:rsidRPr="00D822A3">
              <w:rPr>
                <w:noProof/>
                <w:webHidden/>
                <w:lang w:val="en-GB"/>
              </w:rPr>
              <w:fldChar w:fldCharType="end"/>
            </w:r>
          </w:hyperlink>
        </w:p>
        <w:p w14:paraId="65EBDBAB" w14:textId="17CB413D"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7" w:history="1">
            <w:r w:rsidR="00207336" w:rsidRPr="00D822A3">
              <w:rPr>
                <w:rStyle w:val="Hyperlnk"/>
                <w:noProof/>
                <w:lang w:val="en-GB"/>
              </w:rPr>
              <w:t>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Enumerations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433</w:t>
            </w:r>
            <w:r w:rsidR="00207336" w:rsidRPr="00D822A3">
              <w:rPr>
                <w:noProof/>
                <w:webHidden/>
                <w:lang w:val="en-GB"/>
              </w:rPr>
              <w:fldChar w:fldCharType="end"/>
            </w:r>
          </w:hyperlink>
        </w:p>
        <w:p w14:paraId="24572237" w14:textId="11A21A4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8" w:history="1">
            <w:r w:rsidR="00207336" w:rsidRPr="00D822A3">
              <w:rPr>
                <w:rStyle w:val="Hyperlnk"/>
                <w:noProof/>
                <w:lang w:val="en-GB"/>
              </w:rPr>
              <w:t>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Arrays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3DC84B75" w14:textId="230C3112"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49" w:history="1">
            <w:r w:rsidR="00207336" w:rsidRPr="00D822A3">
              <w:rPr>
                <w:rStyle w:val="Hyperlnk"/>
                <w:noProof/>
                <w:lang w:val="en-GB"/>
              </w:rPr>
              <w:t>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Characters and Strings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_Toc54120049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434</w:t>
            </w:r>
            <w:r w:rsidR="00207336" w:rsidRPr="00D822A3">
              <w:rPr>
                <w:noProof/>
                <w:webHidden/>
                <w:lang w:val="en-GB"/>
              </w:rPr>
              <w:fldChar w:fldCharType="end"/>
            </w:r>
          </w:hyperlink>
        </w:p>
        <w:p w14:paraId="4803992D" w14:textId="45B92FB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0" w:history="1">
            <w:r w:rsidR="00207336" w:rsidRPr="00D822A3">
              <w:rPr>
                <w:rStyle w:val="Hyperlnk"/>
                <w:noProof/>
                <w:lang w:val="en-GB"/>
              </w:rPr>
              <w:t>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ASCII Table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4D182CBD" w14:textId="3823549A"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1" w:history="1">
            <w:r w:rsidR="00207336" w:rsidRPr="00D822A3">
              <w:rPr>
                <w:rStyle w:val="Hyperlnk"/>
                <w:noProof/>
                <w:lang w:val="en-GB"/>
              </w:rPr>
              <w:t>10.1.1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435</w:t>
            </w:r>
            <w:r w:rsidR="00207336" w:rsidRPr="00D822A3">
              <w:rPr>
                <w:noProof/>
                <w:webHidden/>
                <w:lang w:val="en-GB"/>
              </w:rPr>
              <w:fldChar w:fldCharType="end"/>
            </w:r>
          </w:hyperlink>
        </w:p>
        <w:p w14:paraId="33791CE3" w14:textId="567E47A4"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2" w:history="1">
            <w:r w:rsidR="00207336" w:rsidRPr="00D822A3">
              <w:rPr>
                <w:rStyle w:val="Hyperlnk"/>
                <w:noProof/>
                <w:lang w:val="en-GB"/>
              </w:rPr>
              <w:t>11.1.1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Pointers and Dynamic Memory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436</w:t>
            </w:r>
            <w:r w:rsidR="00207336" w:rsidRPr="00D822A3">
              <w:rPr>
                <w:noProof/>
                <w:webHidden/>
                <w:lang w:val="en-GB"/>
              </w:rPr>
              <w:fldChar w:fldCharType="end"/>
            </w:r>
          </w:hyperlink>
        </w:p>
        <w:p w14:paraId="4855FC38" w14:textId="35C03A3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3" w:history="1">
            <w:r w:rsidR="00207336" w:rsidRPr="00D822A3">
              <w:rPr>
                <w:rStyle w:val="Hyperlnk"/>
                <w:noProof/>
                <w:lang w:val="en-GB"/>
              </w:rPr>
              <w:t>12.1.1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Defining our own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438</w:t>
            </w:r>
            <w:r w:rsidR="00207336" w:rsidRPr="00D822A3">
              <w:rPr>
                <w:noProof/>
                <w:webHidden/>
                <w:lang w:val="en-GB"/>
              </w:rPr>
              <w:fldChar w:fldCharType="end"/>
            </w:r>
          </w:hyperlink>
        </w:p>
        <w:p w14:paraId="25B9BC53" w14:textId="61CA3D8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4" w:history="1">
            <w:r w:rsidR="00207336" w:rsidRPr="00D822A3">
              <w:rPr>
                <w:rStyle w:val="Hyperlnk"/>
                <w:noProof/>
                <w:lang w:val="en-GB"/>
              </w:rPr>
              <w:t>13.1.1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Type Size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617A76AB" w14:textId="65AC2400"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55" w:history="1">
            <w:r w:rsidR="00207336" w:rsidRPr="00D822A3">
              <w:rPr>
                <w:rStyle w:val="Hyperlnk"/>
                <w:noProof/>
                <w:lang w:val="en-GB"/>
              </w:rPr>
              <w:t>16.9.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Expressions and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32277901" w14:textId="3B036961"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6" w:history="1">
            <w:r w:rsidR="00207336" w:rsidRPr="00D822A3">
              <w:rPr>
                <w:rStyle w:val="Hyperlnk"/>
                <w:noProof/>
                <w:lang w:val="en-GB"/>
              </w:rPr>
              <w:t>14.1.1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Arithmetic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439</w:t>
            </w:r>
            <w:r w:rsidR="00207336" w:rsidRPr="00D822A3">
              <w:rPr>
                <w:noProof/>
                <w:webHidden/>
                <w:lang w:val="en-GB"/>
              </w:rPr>
              <w:fldChar w:fldCharType="end"/>
            </w:r>
          </w:hyperlink>
        </w:p>
        <w:p w14:paraId="2F59F102" w14:textId="68B9353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7" w:history="1">
            <w:r w:rsidR="00207336" w:rsidRPr="00D822A3">
              <w:rPr>
                <w:rStyle w:val="Hyperlnk"/>
                <w:noProof/>
                <w:lang w:val="en-GB"/>
              </w:rPr>
              <w:t>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Pointer Arithmetic</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440</w:t>
            </w:r>
            <w:r w:rsidR="00207336" w:rsidRPr="00D822A3">
              <w:rPr>
                <w:noProof/>
                <w:webHidden/>
                <w:lang w:val="en-GB"/>
              </w:rPr>
              <w:fldChar w:fldCharType="end"/>
            </w:r>
          </w:hyperlink>
        </w:p>
        <w:p w14:paraId="287FA4CE" w14:textId="4E36BA53"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8"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Increment and decrement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43E24CD3" w14:textId="592003DF"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59" w:history="1">
            <w:r w:rsidR="00207336" w:rsidRPr="00D822A3">
              <w:rPr>
                <w:rStyle w:val="Hyperlnk"/>
                <w:noProof/>
                <w:lang w:val="en-GB"/>
              </w:rPr>
              <w:t>17.1.1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Relational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_Toc54120059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5BAA1A42" w14:textId="0FF793E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0" w:history="1">
            <w:r w:rsidR="00207336" w:rsidRPr="00D822A3">
              <w:rPr>
                <w:rStyle w:val="Hyperlnk"/>
                <w:noProof/>
                <w:lang w:val="en-GB"/>
              </w:rPr>
              <w:t>18.1.1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Logical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441</w:t>
            </w:r>
            <w:r w:rsidR="00207336" w:rsidRPr="00D822A3">
              <w:rPr>
                <w:noProof/>
                <w:webHidden/>
                <w:lang w:val="en-GB"/>
              </w:rPr>
              <w:fldChar w:fldCharType="end"/>
            </w:r>
          </w:hyperlink>
        </w:p>
        <w:p w14:paraId="27BE4D7D" w14:textId="48DF025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1" w:history="1">
            <w:r w:rsidR="00207336" w:rsidRPr="00D822A3">
              <w:rPr>
                <w:rStyle w:val="Hyperlnk"/>
                <w:noProof/>
                <w:lang w:val="en-GB"/>
              </w:rPr>
              <w:t>19.1.1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Bitwise Operators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442</w:t>
            </w:r>
            <w:r w:rsidR="00207336" w:rsidRPr="00D822A3">
              <w:rPr>
                <w:noProof/>
                <w:webHidden/>
                <w:lang w:val="en-GB"/>
              </w:rPr>
              <w:fldChar w:fldCharType="end"/>
            </w:r>
          </w:hyperlink>
        </w:p>
        <w:p w14:paraId="4AAF8362" w14:textId="1DB1FE6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2" w:history="1">
            <w:r w:rsidR="00207336" w:rsidRPr="00D822A3">
              <w:rPr>
                <w:rStyle w:val="Hyperlnk"/>
                <w:noProof/>
                <w:lang w:val="en-GB"/>
              </w:rPr>
              <w:t>20.1.1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Assignment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4A5031AC" w14:textId="563DABC7"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3" w:history="1">
            <w:r w:rsidR="00207336" w:rsidRPr="00D822A3">
              <w:rPr>
                <w:rStyle w:val="Hyperlnk"/>
                <w:noProof/>
                <w:lang w:val="en-GB"/>
              </w:rPr>
              <w:t>21.1.1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Condition Operator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018E82FB" w14:textId="155BC080"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4" w:history="1">
            <w:r w:rsidR="00207336" w:rsidRPr="00D822A3">
              <w:rPr>
                <w:rStyle w:val="Hyperlnk"/>
                <w:noProof/>
                <w:lang w:val="en-GB"/>
              </w:rPr>
              <w:t>22.1.1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Precedence and Associatively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443</w:t>
            </w:r>
            <w:r w:rsidR="00207336" w:rsidRPr="00D822A3">
              <w:rPr>
                <w:noProof/>
                <w:webHidden/>
                <w:lang w:val="en-GB"/>
              </w:rPr>
              <w:fldChar w:fldCharType="end"/>
            </w:r>
          </w:hyperlink>
        </w:p>
        <w:p w14:paraId="53439573" w14:textId="64ABBD1D"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65" w:history="1">
            <w:r w:rsidR="00207336" w:rsidRPr="00D822A3">
              <w:rPr>
                <w:rStyle w:val="Hyperlnk"/>
                <w:noProof/>
                <w:lang w:val="en-GB"/>
              </w:rPr>
              <w:t>16.10.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62C93471" w14:textId="501DA39B"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6" w:history="1">
            <w:r w:rsidR="00207336" w:rsidRPr="00D822A3">
              <w:rPr>
                <w:rStyle w:val="Hyperlnk"/>
                <w:noProof/>
                <w:lang w:val="en-GB"/>
              </w:rPr>
              <w:t>23.1.1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Selection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444</w:t>
            </w:r>
            <w:r w:rsidR="00207336" w:rsidRPr="00D822A3">
              <w:rPr>
                <w:noProof/>
                <w:webHidden/>
                <w:lang w:val="en-GB"/>
              </w:rPr>
              <w:fldChar w:fldCharType="end"/>
            </w:r>
          </w:hyperlink>
        </w:p>
        <w:p w14:paraId="5BEDCC49" w14:textId="03F2E28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7" w:history="1">
            <w:r w:rsidR="00207336" w:rsidRPr="00D822A3">
              <w:rPr>
                <w:rStyle w:val="Hyperlnk"/>
                <w:noProof/>
                <w:lang w:val="en-GB"/>
              </w:rPr>
              <w:t>24.1.1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Iteration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446</w:t>
            </w:r>
            <w:r w:rsidR="00207336" w:rsidRPr="00D822A3">
              <w:rPr>
                <w:noProof/>
                <w:webHidden/>
                <w:lang w:val="en-GB"/>
              </w:rPr>
              <w:fldChar w:fldCharType="end"/>
            </w:r>
          </w:hyperlink>
        </w:p>
        <w:p w14:paraId="4CC2E250" w14:textId="62DEF86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8" w:history="1">
            <w:r w:rsidR="00207336" w:rsidRPr="00D822A3">
              <w:rPr>
                <w:rStyle w:val="Hyperlnk"/>
                <w:noProof/>
                <w:lang w:val="en-GB"/>
              </w:rPr>
              <w:t>25.1.1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Jump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B70F013" w14:textId="37B7EE89"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69" w:history="1">
            <w:r w:rsidR="00207336" w:rsidRPr="00D822A3">
              <w:rPr>
                <w:rStyle w:val="Hyperlnk"/>
                <w:noProof/>
                <w:lang w:val="en-GB"/>
              </w:rPr>
              <w:t>26.1.1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Expression statements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_Toc54120069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6B70103" w14:textId="11836616" w:rsidR="00207336" w:rsidRPr="00D822A3" w:rsidRDefault="00360F4A">
          <w:pPr>
            <w:pStyle w:val="Innehll3"/>
            <w:tabs>
              <w:tab w:val="left" w:pos="1320"/>
              <w:tab w:val="right" w:leader="dot" w:pos="9350"/>
            </w:tabs>
            <w:rPr>
              <w:rFonts w:asciiTheme="minorHAnsi" w:eastAsiaTheme="minorEastAsia" w:hAnsiTheme="minorHAnsi"/>
              <w:noProof/>
              <w:color w:val="auto"/>
              <w:lang w:val="en-GB" w:eastAsia="sv-SE"/>
            </w:rPr>
          </w:pPr>
          <w:hyperlink w:anchor="_Toc54120070" w:history="1">
            <w:r w:rsidR="00207336" w:rsidRPr="00D822A3">
              <w:rPr>
                <w:rStyle w:val="Hyperlnk"/>
                <w:noProof/>
                <w:lang w:val="en-GB"/>
              </w:rPr>
              <w:t>27.1.1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Volatile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15AEB087" w14:textId="2035E7DF"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71" w:history="1">
            <w:r w:rsidR="00207336" w:rsidRPr="00D822A3">
              <w:rPr>
                <w:rStyle w:val="Hyperlnk"/>
                <w:noProof/>
                <w:lang w:val="en-GB"/>
              </w:rPr>
              <w:t>16.11.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448</w:t>
            </w:r>
            <w:r w:rsidR="00207336" w:rsidRPr="00D822A3">
              <w:rPr>
                <w:noProof/>
                <w:webHidden/>
                <w:lang w:val="en-GB"/>
              </w:rPr>
              <w:fldChar w:fldCharType="end"/>
            </w:r>
          </w:hyperlink>
        </w:p>
        <w:p w14:paraId="69B6D5C0" w14:textId="3F84356A"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2" w:history="1">
            <w:r w:rsidR="00207336" w:rsidRPr="00D822A3">
              <w:rPr>
                <w:rStyle w:val="Hyperlnk"/>
                <w:noProof/>
                <w:lang w:val="en-GB"/>
              </w:rPr>
              <w:t>16.11.1.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Void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2633151F" w14:textId="42A3AAD1"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3" w:history="1">
            <w:r w:rsidR="00207336" w:rsidRPr="00D822A3">
              <w:rPr>
                <w:rStyle w:val="Hyperlnk"/>
                <w:noProof/>
                <w:lang w:val="en-GB"/>
              </w:rPr>
              <w:t>16.11.2.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Local and global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450</w:t>
            </w:r>
            <w:r w:rsidR="00207336" w:rsidRPr="00D822A3">
              <w:rPr>
                <w:noProof/>
                <w:webHidden/>
                <w:lang w:val="en-GB"/>
              </w:rPr>
              <w:fldChar w:fldCharType="end"/>
            </w:r>
          </w:hyperlink>
        </w:p>
        <w:p w14:paraId="10BE0F18" w14:textId="18742CE0"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4" w:history="1">
            <w:r w:rsidR="00207336" w:rsidRPr="00D822A3">
              <w:rPr>
                <w:rStyle w:val="Hyperlnk"/>
                <w:noProof/>
                <w:lang w:val="en-GB"/>
              </w:rPr>
              <w:t>16.11.3.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Inner Blocks with Local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451</w:t>
            </w:r>
            <w:r w:rsidR="00207336" w:rsidRPr="00D822A3">
              <w:rPr>
                <w:noProof/>
                <w:webHidden/>
                <w:lang w:val="en-GB"/>
              </w:rPr>
              <w:fldChar w:fldCharType="end"/>
            </w:r>
          </w:hyperlink>
        </w:p>
        <w:p w14:paraId="6655D479" w14:textId="4E409671"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5" w:history="1">
            <w:r w:rsidR="00207336" w:rsidRPr="00D822A3">
              <w:rPr>
                <w:rStyle w:val="Hyperlnk"/>
                <w:noProof/>
                <w:lang w:val="en-GB"/>
              </w:rPr>
              <w:t>16.11.4.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Call-by-Value and Call-by-Reference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452</w:t>
            </w:r>
            <w:r w:rsidR="00207336" w:rsidRPr="00D822A3">
              <w:rPr>
                <w:noProof/>
                <w:webHidden/>
                <w:lang w:val="en-GB"/>
              </w:rPr>
              <w:fldChar w:fldCharType="end"/>
            </w:r>
          </w:hyperlink>
        </w:p>
        <w:p w14:paraId="05C50E1C" w14:textId="3CD8BB3F"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6" w:history="1">
            <w:r w:rsidR="00207336" w:rsidRPr="00D822A3">
              <w:rPr>
                <w:rStyle w:val="Hyperlnk"/>
                <w:noProof/>
                <w:lang w:val="en-GB"/>
              </w:rPr>
              <w:t>16.11.5.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Static, Extern, and Register Variables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454</w:t>
            </w:r>
            <w:r w:rsidR="00207336" w:rsidRPr="00D822A3">
              <w:rPr>
                <w:noProof/>
                <w:webHidden/>
                <w:lang w:val="en-GB"/>
              </w:rPr>
              <w:fldChar w:fldCharType="end"/>
            </w:r>
          </w:hyperlink>
        </w:p>
        <w:p w14:paraId="73BB0E14" w14:textId="69206A30"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7" w:history="1">
            <w:r w:rsidR="00207336" w:rsidRPr="00D822A3">
              <w:rPr>
                <w:rStyle w:val="Hyperlnk"/>
                <w:noProof/>
                <w:lang w:val="en-GB"/>
              </w:rPr>
              <w:t>16.11.6.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Recursion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6A180129" w14:textId="0BBD14CC"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8" w:history="1">
            <w:r w:rsidR="00207336" w:rsidRPr="00D822A3">
              <w:rPr>
                <w:rStyle w:val="Hyperlnk"/>
                <w:noProof/>
                <w:lang w:val="en-GB"/>
              </w:rPr>
              <w:t>16.11.7.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Definition and Declaration</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455</w:t>
            </w:r>
            <w:r w:rsidR="00207336" w:rsidRPr="00D822A3">
              <w:rPr>
                <w:noProof/>
                <w:webHidden/>
                <w:lang w:val="en-GB"/>
              </w:rPr>
              <w:fldChar w:fldCharType="end"/>
            </w:r>
          </w:hyperlink>
        </w:p>
        <w:p w14:paraId="35F17150" w14:textId="74B1F0EE"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79" w:history="1">
            <w:r w:rsidR="00207336" w:rsidRPr="00D822A3">
              <w:rPr>
                <w:rStyle w:val="Hyperlnk"/>
                <w:noProof/>
                <w:lang w:val="en-GB"/>
              </w:rPr>
              <w:t>16.11.8.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Higher-Order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_Toc54120079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456</w:t>
            </w:r>
            <w:r w:rsidR="00207336" w:rsidRPr="00D822A3">
              <w:rPr>
                <w:noProof/>
                <w:webHidden/>
                <w:lang w:val="en-GB"/>
              </w:rPr>
              <w:fldChar w:fldCharType="end"/>
            </w:r>
          </w:hyperlink>
        </w:p>
        <w:p w14:paraId="0A94E7BA" w14:textId="57420FDE"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80" w:history="1">
            <w:r w:rsidR="00207336" w:rsidRPr="00D822A3">
              <w:rPr>
                <w:rStyle w:val="Hyperlnk"/>
                <w:noProof/>
                <w:lang w:val="en-GB"/>
              </w:rPr>
              <w:t>16.12.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0D8A7FFF" w14:textId="244E8E5C"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1" w:history="1">
            <w:r w:rsidR="00207336" w:rsidRPr="00D822A3">
              <w:rPr>
                <w:rStyle w:val="Hyperlnk"/>
                <w:noProof/>
                <w:lang w:val="en-GB"/>
              </w:rPr>
              <w:t>16.12.1.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Stacks and Linked Lists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458</w:t>
            </w:r>
            <w:r w:rsidR="00207336" w:rsidRPr="00D822A3">
              <w:rPr>
                <w:noProof/>
                <w:webHidden/>
                <w:lang w:val="en-GB"/>
              </w:rPr>
              <w:fldChar w:fldCharType="end"/>
            </w:r>
          </w:hyperlink>
        </w:p>
        <w:p w14:paraId="155D20AC" w14:textId="2BA94EE6"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2" w:history="1">
            <w:r w:rsidR="00207336" w:rsidRPr="00D822A3">
              <w:rPr>
                <w:rStyle w:val="Hyperlnk"/>
                <w:noProof/>
                <w:lang w:val="en-GB"/>
              </w:rPr>
              <w:t>16.12.2.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Unions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30BB2174" w14:textId="152E7E4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3" w:history="1">
            <w:r w:rsidR="00207336" w:rsidRPr="00D822A3">
              <w:rPr>
                <w:rStyle w:val="Hyperlnk"/>
                <w:noProof/>
                <w:lang w:val="en-GB"/>
              </w:rPr>
              <w:t>16.12.3.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Bitfields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461</w:t>
            </w:r>
            <w:r w:rsidR="00207336" w:rsidRPr="00D822A3">
              <w:rPr>
                <w:noProof/>
                <w:webHidden/>
                <w:lang w:val="en-GB"/>
              </w:rPr>
              <w:fldChar w:fldCharType="end"/>
            </w:r>
          </w:hyperlink>
        </w:p>
        <w:p w14:paraId="15FF371C" w14:textId="5A9DA643"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84" w:history="1">
            <w:r w:rsidR="00207336" w:rsidRPr="00D822A3">
              <w:rPr>
                <w:rStyle w:val="Hyperlnk"/>
                <w:noProof/>
                <w:lang w:val="en-GB"/>
              </w:rPr>
              <w:t>16.13.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Structures with function pointers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7AF1EA16" w14:textId="52E43E1C"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85" w:history="1">
            <w:r w:rsidR="00207336" w:rsidRPr="00D822A3">
              <w:rPr>
                <w:rStyle w:val="Hyperlnk"/>
                <w:noProof/>
                <w:lang w:val="en-GB"/>
              </w:rPr>
              <w:t>16.14.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Preprocessor</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462</w:t>
            </w:r>
            <w:r w:rsidR="00207336" w:rsidRPr="00D822A3">
              <w:rPr>
                <w:noProof/>
                <w:webHidden/>
                <w:lang w:val="en-GB"/>
              </w:rPr>
              <w:fldChar w:fldCharType="end"/>
            </w:r>
          </w:hyperlink>
        </w:p>
        <w:p w14:paraId="2DAE41AF" w14:textId="5C9B4AF6"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086" w:history="1">
            <w:r w:rsidR="00207336" w:rsidRPr="00D822A3">
              <w:rPr>
                <w:rStyle w:val="Hyperlnk"/>
                <w:noProof/>
                <w:lang w:val="en-GB"/>
              </w:rPr>
              <w:t>16.15.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The Standard Library</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111A9B70" w14:textId="15571C32"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7" w:history="1">
            <w:r w:rsidR="00207336" w:rsidRPr="00D822A3">
              <w:rPr>
                <w:rStyle w:val="Hyperlnk"/>
                <w:noProof/>
                <w:lang w:val="en-GB"/>
              </w:rPr>
              <w:t>16.15.1.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File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463</w:t>
            </w:r>
            <w:r w:rsidR="00207336" w:rsidRPr="00D822A3">
              <w:rPr>
                <w:noProof/>
                <w:webHidden/>
                <w:lang w:val="en-GB"/>
              </w:rPr>
              <w:fldChar w:fldCharType="end"/>
            </w:r>
          </w:hyperlink>
        </w:p>
        <w:p w14:paraId="44C9C864" w14:textId="1AE2131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8" w:history="1">
            <w:r w:rsidR="00207336" w:rsidRPr="00D822A3">
              <w:rPr>
                <w:rStyle w:val="Hyperlnk"/>
                <w:noProof/>
                <w:lang w:val="en-GB"/>
              </w:rPr>
              <w:t>16.15.2.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Program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0C1980B8" w14:textId="2624639D"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89" w:history="1">
            <w:r w:rsidR="00207336" w:rsidRPr="00D822A3">
              <w:rPr>
                <w:rStyle w:val="Hyperlnk"/>
                <w:noProof/>
                <w:lang w:val="en-GB"/>
              </w:rPr>
              <w:t>16.15.3.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Environment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_Toc54120089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465</w:t>
            </w:r>
            <w:r w:rsidR="00207336" w:rsidRPr="00D822A3">
              <w:rPr>
                <w:noProof/>
                <w:webHidden/>
                <w:lang w:val="en-GB"/>
              </w:rPr>
              <w:fldChar w:fldCharType="end"/>
            </w:r>
          </w:hyperlink>
        </w:p>
        <w:p w14:paraId="496BC4E5" w14:textId="5F055476"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0" w:history="1">
            <w:r w:rsidR="00207336" w:rsidRPr="00D822A3">
              <w:rPr>
                <w:rStyle w:val="Hyperlnk"/>
                <w:noProof/>
                <w:lang w:val="en-GB"/>
              </w:rPr>
              <w:t>16.15.4.</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Searching and Sorting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466</w:t>
            </w:r>
            <w:r w:rsidR="00207336" w:rsidRPr="00D822A3">
              <w:rPr>
                <w:noProof/>
                <w:webHidden/>
                <w:lang w:val="en-GB"/>
              </w:rPr>
              <w:fldChar w:fldCharType="end"/>
            </w:r>
          </w:hyperlink>
        </w:p>
        <w:p w14:paraId="466D6BEB" w14:textId="13CA7ABA"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1" w:history="1">
            <w:r w:rsidR="00207336" w:rsidRPr="00D822A3">
              <w:rPr>
                <w:rStyle w:val="Hyperlnk"/>
                <w:noProof/>
                <w:lang w:val="en-GB"/>
              </w:rPr>
              <w:t>16.15.5.</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Functions with Variable Number of Parameters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6ED1F155" w14:textId="1BB9F4E1"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2" w:history="1">
            <w:r w:rsidR="00207336" w:rsidRPr="00D822A3">
              <w:rPr>
                <w:rStyle w:val="Hyperlnk"/>
                <w:noProof/>
                <w:lang w:val="en-GB"/>
              </w:rPr>
              <w:t>16.15.6.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String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_Toc54120092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467</w:t>
            </w:r>
            <w:r w:rsidR="00207336" w:rsidRPr="00D822A3">
              <w:rPr>
                <w:noProof/>
                <w:webHidden/>
                <w:lang w:val="en-GB"/>
              </w:rPr>
              <w:fldChar w:fldCharType="end"/>
            </w:r>
          </w:hyperlink>
        </w:p>
        <w:p w14:paraId="0724375A" w14:textId="626AFC48"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3" w:history="1">
            <w:r w:rsidR="00207336" w:rsidRPr="00D822A3">
              <w:rPr>
                <w:rStyle w:val="Hyperlnk"/>
                <w:noProof/>
                <w:lang w:val="en-GB"/>
              </w:rPr>
              <w:t>16.15.7.</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Memory Management</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_Toc54120093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36C39B6" w14:textId="3B5EA1F7"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4" w:history="1">
            <w:r w:rsidR="00207336" w:rsidRPr="00D822A3">
              <w:rPr>
                <w:rStyle w:val="Hyperlnk"/>
                <w:noProof/>
                <w:lang w:val="en-GB"/>
              </w:rPr>
              <w:t>16.15.8.</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Mathematical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_Toc54120094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39EEAF91" w14:textId="5DF3AC62"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5" w:history="1">
            <w:r w:rsidR="00207336" w:rsidRPr="00D822A3">
              <w:rPr>
                <w:rStyle w:val="Hyperlnk"/>
                <w:noProof/>
                <w:lang w:val="en-GB"/>
              </w:rPr>
              <w:t>16.15.9.</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Long Jumps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_Toc54120095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469</w:t>
            </w:r>
            <w:r w:rsidR="00207336" w:rsidRPr="00D822A3">
              <w:rPr>
                <w:noProof/>
                <w:webHidden/>
                <w:lang w:val="en-GB"/>
              </w:rPr>
              <w:fldChar w:fldCharType="end"/>
            </w:r>
          </w:hyperlink>
        </w:p>
        <w:p w14:paraId="14D22D36" w14:textId="7F0F84F6"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6" w:history="1">
            <w:r w:rsidR="00207336" w:rsidRPr="00D822A3">
              <w:rPr>
                <w:rStyle w:val="Hyperlnk"/>
                <w:noProof/>
                <w:lang w:val="en-GB"/>
              </w:rPr>
              <w:t>16.15.10.</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Time</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_Toc54120096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470</w:t>
            </w:r>
            <w:r w:rsidR="00207336" w:rsidRPr="00D822A3">
              <w:rPr>
                <w:noProof/>
                <w:webHidden/>
                <w:lang w:val="en-GB"/>
              </w:rPr>
              <w:fldChar w:fldCharType="end"/>
            </w:r>
          </w:hyperlink>
        </w:p>
        <w:p w14:paraId="5E1D3ACB" w14:textId="39DA9EC9"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7" w:history="1">
            <w:r w:rsidR="00207336" w:rsidRPr="00D822A3">
              <w:rPr>
                <w:rStyle w:val="Hyperlnk"/>
                <w:noProof/>
                <w:lang w:val="en-GB"/>
              </w:rPr>
              <w:t>16.15.11.</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Random Numbers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_Toc54120097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2657735" w14:textId="11E1F38B"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8" w:history="1">
            <w:r w:rsidR="00207336" w:rsidRPr="00D822A3">
              <w:rPr>
                <w:rStyle w:val="Hyperlnk"/>
                <w:noProof/>
                <w:lang w:val="en-GB"/>
              </w:rPr>
              <w:t>16.15.12.</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Limits of Integral and Floating Types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_Toc54120098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471</w:t>
            </w:r>
            <w:r w:rsidR="00207336" w:rsidRPr="00D822A3">
              <w:rPr>
                <w:noProof/>
                <w:webHidden/>
                <w:lang w:val="en-GB"/>
              </w:rPr>
              <w:fldChar w:fldCharType="end"/>
            </w:r>
          </w:hyperlink>
        </w:p>
        <w:p w14:paraId="299AF097" w14:textId="4B7C5A52" w:rsidR="00207336" w:rsidRPr="00D822A3" w:rsidRDefault="00360F4A">
          <w:pPr>
            <w:pStyle w:val="Innehll3"/>
            <w:tabs>
              <w:tab w:val="left" w:pos="1540"/>
              <w:tab w:val="right" w:leader="dot" w:pos="9350"/>
            </w:tabs>
            <w:rPr>
              <w:rFonts w:asciiTheme="minorHAnsi" w:eastAsiaTheme="minorEastAsia" w:hAnsiTheme="minorHAnsi"/>
              <w:noProof/>
              <w:color w:val="auto"/>
              <w:lang w:val="en-GB" w:eastAsia="sv-SE"/>
            </w:rPr>
          </w:pPr>
          <w:hyperlink w:anchor="_Toc54120099" w:history="1">
            <w:r w:rsidR="00207336" w:rsidRPr="00D822A3">
              <w:rPr>
                <w:rStyle w:val="Hyperlnk"/>
                <w:noProof/>
                <w:lang w:val="en-GB"/>
              </w:rPr>
              <w:t>16.15.13.</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Character Functions</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_Toc54120099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472</w:t>
            </w:r>
            <w:r w:rsidR="00207336" w:rsidRPr="00D822A3">
              <w:rPr>
                <w:noProof/>
                <w:webHidden/>
                <w:lang w:val="en-GB"/>
              </w:rPr>
              <w:fldChar w:fldCharType="end"/>
            </w:r>
          </w:hyperlink>
        </w:p>
        <w:p w14:paraId="380C9D82" w14:textId="3C1B2CC9" w:rsidR="00207336" w:rsidRPr="00D822A3" w:rsidRDefault="00360F4A">
          <w:pPr>
            <w:pStyle w:val="Innehll2"/>
            <w:tabs>
              <w:tab w:val="left" w:pos="1100"/>
              <w:tab w:val="right" w:leader="dot" w:pos="9350"/>
            </w:tabs>
            <w:rPr>
              <w:rFonts w:asciiTheme="minorHAnsi" w:eastAsiaTheme="minorEastAsia" w:hAnsiTheme="minorHAnsi"/>
              <w:noProof/>
              <w:color w:val="auto"/>
              <w:lang w:val="en-GB" w:eastAsia="sv-SE"/>
            </w:rPr>
          </w:pPr>
          <w:hyperlink w:anchor="_Toc54120100" w:history="1">
            <w:r w:rsidR="00207336" w:rsidRPr="00D822A3">
              <w:rPr>
                <w:rStyle w:val="Hyperlnk"/>
                <w:noProof/>
                <w:lang w:val="en-GB"/>
              </w:rPr>
              <w:t>16.16.</w:t>
            </w:r>
            <w:r w:rsidR="00207336" w:rsidRPr="00D822A3">
              <w:rPr>
                <w:rFonts w:asciiTheme="minorHAnsi" w:eastAsiaTheme="minorEastAsia" w:hAnsiTheme="minorHAnsi"/>
                <w:noProof/>
                <w:color w:val="auto"/>
                <w:lang w:val="en-GB" w:eastAsia="sv-SE"/>
              </w:rPr>
              <w:tab/>
            </w:r>
            <w:r w:rsidR="00207336" w:rsidRPr="00D822A3">
              <w:rPr>
                <w:rStyle w:val="Hyperlnk"/>
                <w:noProof/>
                <w:lang w:val="en-GB"/>
              </w:rPr>
              <w:t>Further Reading</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_Toc54120100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473</w:t>
            </w:r>
            <w:r w:rsidR="00207336" w:rsidRPr="00D822A3">
              <w:rPr>
                <w:noProof/>
                <w:webHidden/>
                <w:lang w:val="en-GB"/>
              </w:rPr>
              <w:fldChar w:fldCharType="end"/>
            </w:r>
          </w:hyperlink>
        </w:p>
        <w:p w14:paraId="57035719" w14:textId="50C648EA" w:rsidR="00207336" w:rsidRPr="00D822A3" w:rsidRDefault="00360F4A">
          <w:pPr>
            <w:pStyle w:val="Innehll1"/>
            <w:rPr>
              <w:rFonts w:asciiTheme="minorHAnsi" w:eastAsiaTheme="minorEastAsia" w:hAnsiTheme="minorHAnsi"/>
              <w:noProof/>
              <w:color w:val="auto"/>
              <w:lang w:val="en-GB" w:eastAsia="sv-SE"/>
            </w:rPr>
          </w:pPr>
          <w:hyperlink w:anchor="_Toc54120101" w:history="1">
            <w:r w:rsidR="00207336" w:rsidRPr="00D822A3">
              <w:rPr>
                <w:rStyle w:val="Hyperlnk"/>
                <w:noProof/>
                <w:lang w:val="en-GB"/>
              </w:rPr>
              <w:t>Foreword</w:t>
            </w:r>
            <w:r w:rsidR="00207336" w:rsidRPr="00D822A3">
              <w:rPr>
                <w:noProof/>
                <w:webHidden/>
                <w:lang w:val="en-GB"/>
              </w:rPr>
              <w:tab/>
            </w:r>
            <w:r w:rsidR="00207336" w:rsidRPr="00D822A3">
              <w:rPr>
                <w:noProof/>
                <w:webHidden/>
                <w:lang w:val="en-GB"/>
              </w:rPr>
              <w:fldChar w:fldCharType="begin"/>
            </w:r>
            <w:r w:rsidR="00207336" w:rsidRPr="00D822A3">
              <w:rPr>
                <w:noProof/>
                <w:webHidden/>
                <w:lang w:val="en-GB"/>
              </w:rPr>
              <w:instrText xml:space="preserve"> PAGEREF _Toc54120101 \h </w:instrText>
            </w:r>
            <w:r w:rsidR="00207336" w:rsidRPr="00D822A3">
              <w:rPr>
                <w:noProof/>
                <w:webHidden/>
                <w:lang w:val="en-GB"/>
              </w:rPr>
            </w:r>
            <w:r w:rsidR="00207336" w:rsidRPr="00D822A3">
              <w:rPr>
                <w:noProof/>
                <w:webHidden/>
                <w:lang w:val="en-GB"/>
              </w:rPr>
              <w:fldChar w:fldCharType="separate"/>
            </w:r>
            <w:r w:rsidR="00207336" w:rsidRPr="00D822A3">
              <w:rPr>
                <w:noProof/>
                <w:webHidden/>
                <w:lang w:val="en-GB"/>
              </w:rPr>
              <w:t>474</w:t>
            </w:r>
            <w:r w:rsidR="00207336" w:rsidRPr="00D822A3">
              <w:rPr>
                <w:noProof/>
                <w:webHidden/>
                <w:lang w:val="en-GB"/>
              </w:rPr>
              <w:fldChar w:fldCharType="end"/>
            </w:r>
          </w:hyperlink>
        </w:p>
        <w:p w14:paraId="1D894A0A" w14:textId="36312FE0"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119833"/>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together with a makefile with instructions for further assemblering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119834"/>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56F84" w:rsidRPr="00D2146B" w:rsidRDefault="00356F84"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56F84" w:rsidRPr="00D2146B" w:rsidRDefault="00356F84"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56F84" w:rsidRDefault="00356F84"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56F84" w:rsidRDefault="00356F84" w:rsidP="00942B30">
                              <w:pPr>
                                <w:spacing w:before="60" w:line="256" w:lineRule="auto"/>
                                <w:jc w:val="center"/>
                                <w:rPr>
                                  <w:sz w:val="24"/>
                                  <w:szCs w:val="24"/>
                                </w:rPr>
                              </w:pPr>
                              <w:r>
                                <w:rPr>
                                  <w:rFonts w:eastAsia="Calibri"/>
                                  <w:color w:val="000000"/>
                                  <w:sz w:val="18"/>
                                  <w:szCs w:val="18"/>
                                </w:rPr>
                                <w:t>Parser</w:t>
                              </w:r>
                            </w:p>
                            <w:p w14:paraId="1ABFD117" w14:textId="77777777" w:rsidR="00356F84" w:rsidRDefault="00356F84"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56F84" w:rsidRDefault="00356F84" w:rsidP="003727AB">
                              <w:pPr>
                                <w:spacing w:before="60" w:line="254" w:lineRule="auto"/>
                                <w:jc w:val="center"/>
                                <w:rPr>
                                  <w:sz w:val="24"/>
                                  <w:szCs w:val="24"/>
                                </w:rPr>
                              </w:pPr>
                              <w:r>
                                <w:rPr>
                                  <w:rFonts w:eastAsia="Calibri"/>
                                  <w:color w:val="000000"/>
                                  <w:sz w:val="18"/>
                                  <w:szCs w:val="18"/>
                                </w:rPr>
                                <w:t>Scanner</w:t>
                              </w:r>
                            </w:p>
                            <w:p w14:paraId="03FD0412" w14:textId="77777777" w:rsidR="00356F84" w:rsidRDefault="00356F84"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56F84" w:rsidRDefault="00356F8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56F84" w:rsidRDefault="00356F84" w:rsidP="003567A1">
                              <w:pPr>
                                <w:spacing w:before="0" w:line="252" w:lineRule="auto"/>
                                <w:jc w:val="center"/>
                                <w:rPr>
                                  <w:sz w:val="24"/>
                                  <w:szCs w:val="24"/>
                                </w:rPr>
                              </w:pPr>
                            </w:p>
                            <w:p w14:paraId="217B84F7" w14:textId="77777777" w:rsidR="00356F84" w:rsidRDefault="00356F84"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56F84" w:rsidRDefault="00356F84"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56F84" w:rsidRPr="00EF6288" w:rsidRDefault="00356F84"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56F84" w:rsidRDefault="00356F8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56F84" w:rsidRDefault="00356F84"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56F84" w:rsidRDefault="00356F84"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56F84" w:rsidRPr="00E962F6" w:rsidRDefault="00356F8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56F84" w:rsidRDefault="00356F84"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56F84" w:rsidRDefault="00356F84"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56F84" w:rsidRDefault="00356F84"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56F84" w:rsidRDefault="00356F84"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56F84" w:rsidRDefault="00356F84"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56F84" w:rsidRPr="00D2146B" w:rsidRDefault="00356F84"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56F84" w:rsidRPr="00D2146B" w:rsidRDefault="00356F84"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56F84" w:rsidRDefault="00356F84"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56F84" w:rsidRDefault="00356F84" w:rsidP="00942B30">
                        <w:pPr>
                          <w:spacing w:before="60" w:line="256" w:lineRule="auto"/>
                          <w:jc w:val="center"/>
                          <w:rPr>
                            <w:sz w:val="24"/>
                            <w:szCs w:val="24"/>
                          </w:rPr>
                        </w:pPr>
                        <w:r>
                          <w:rPr>
                            <w:rFonts w:eastAsia="Calibri"/>
                            <w:color w:val="000000"/>
                            <w:sz w:val="18"/>
                            <w:szCs w:val="18"/>
                          </w:rPr>
                          <w:t>Parser</w:t>
                        </w:r>
                      </w:p>
                      <w:p w14:paraId="1ABFD117" w14:textId="77777777" w:rsidR="00356F84" w:rsidRDefault="00356F84"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56F84" w:rsidRDefault="00356F84" w:rsidP="003727AB">
                        <w:pPr>
                          <w:spacing w:before="60" w:line="254" w:lineRule="auto"/>
                          <w:jc w:val="center"/>
                          <w:rPr>
                            <w:sz w:val="24"/>
                            <w:szCs w:val="24"/>
                          </w:rPr>
                        </w:pPr>
                        <w:r>
                          <w:rPr>
                            <w:rFonts w:eastAsia="Calibri"/>
                            <w:color w:val="000000"/>
                            <w:sz w:val="18"/>
                            <w:szCs w:val="18"/>
                          </w:rPr>
                          <w:t>Scanner</w:t>
                        </w:r>
                      </w:p>
                      <w:p w14:paraId="03FD0412" w14:textId="77777777" w:rsidR="00356F84" w:rsidRDefault="00356F84"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56F84" w:rsidRDefault="00356F84"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56F84" w:rsidRDefault="00356F84" w:rsidP="003567A1">
                        <w:pPr>
                          <w:spacing w:before="0" w:line="252" w:lineRule="auto"/>
                          <w:jc w:val="center"/>
                          <w:rPr>
                            <w:sz w:val="24"/>
                            <w:szCs w:val="24"/>
                          </w:rPr>
                        </w:pPr>
                      </w:p>
                      <w:p w14:paraId="217B84F7" w14:textId="77777777" w:rsidR="00356F84" w:rsidRDefault="00356F84"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56F84" w:rsidRDefault="00356F84"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56F84" w:rsidRPr="00EF6288" w:rsidRDefault="00356F84"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56F84" w:rsidRDefault="00356F84"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56F84" w:rsidRDefault="00356F84"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56F84" w:rsidRDefault="00356F84"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56F84" w:rsidRPr="00E962F6" w:rsidRDefault="00356F84"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56F84" w:rsidRDefault="00356F84"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56F84" w:rsidRDefault="00356F84"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56F84" w:rsidRDefault="00356F84"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56F84" w:rsidRDefault="00356F84"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56F84" w:rsidRDefault="00356F84"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56F84" w:rsidRPr="00D2146B" w:rsidRDefault="00356F84"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56F84" w:rsidRPr="00D2146B" w:rsidRDefault="00356F84"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56F84" w:rsidRDefault="00356F84"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56F84" w:rsidRDefault="00356F84" w:rsidP="00541B67">
                              <w:pPr>
                                <w:spacing w:before="60" w:line="256" w:lineRule="auto"/>
                                <w:jc w:val="center"/>
                                <w:rPr>
                                  <w:sz w:val="24"/>
                                  <w:szCs w:val="24"/>
                                </w:rPr>
                              </w:pPr>
                              <w:r>
                                <w:rPr>
                                  <w:rFonts w:eastAsia="Calibri"/>
                                  <w:color w:val="000000"/>
                                  <w:sz w:val="18"/>
                                  <w:szCs w:val="18"/>
                                </w:rPr>
                                <w:t>Parser</w:t>
                              </w:r>
                            </w:p>
                            <w:p w14:paraId="738A4637" w14:textId="77777777" w:rsidR="00356F84" w:rsidRDefault="00356F84"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56F84" w:rsidRDefault="00356F84" w:rsidP="00541B67">
                              <w:pPr>
                                <w:spacing w:before="60" w:line="254" w:lineRule="auto"/>
                                <w:jc w:val="center"/>
                                <w:rPr>
                                  <w:sz w:val="24"/>
                                  <w:szCs w:val="24"/>
                                </w:rPr>
                              </w:pPr>
                              <w:r>
                                <w:rPr>
                                  <w:rFonts w:eastAsia="Calibri"/>
                                  <w:color w:val="000000"/>
                                  <w:sz w:val="18"/>
                                  <w:szCs w:val="18"/>
                                </w:rPr>
                                <w:t>Scanner</w:t>
                              </w:r>
                            </w:p>
                            <w:p w14:paraId="1FC59E41" w14:textId="77777777" w:rsidR="00356F84" w:rsidRDefault="00356F84"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56F84" w:rsidRDefault="00356F8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56F84" w:rsidRDefault="00356F84" w:rsidP="00541B67">
                              <w:pPr>
                                <w:spacing w:before="0" w:line="252" w:lineRule="auto"/>
                                <w:jc w:val="center"/>
                                <w:rPr>
                                  <w:sz w:val="24"/>
                                  <w:szCs w:val="24"/>
                                </w:rPr>
                              </w:pPr>
                            </w:p>
                            <w:p w14:paraId="1164C4DA" w14:textId="77777777" w:rsidR="00356F84" w:rsidRDefault="00356F84"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56F84" w:rsidRDefault="00356F84"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56F84" w:rsidRPr="00EF6288" w:rsidRDefault="00356F84"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56F84" w:rsidRDefault="00356F8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56F84" w:rsidRDefault="00356F84"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56F84" w:rsidRDefault="00356F84"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56F84" w:rsidRPr="00E962F6" w:rsidRDefault="00356F8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56F84" w:rsidRDefault="00356F84"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56F84" w:rsidRDefault="00356F84"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56F84" w:rsidRDefault="00356F84"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56F84" w:rsidRDefault="00356F84"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56F84" w:rsidRDefault="00356F84"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56F84" w:rsidRPr="00D2146B" w:rsidRDefault="00356F84"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56F84" w:rsidRPr="00D2146B" w:rsidRDefault="00356F84"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56F84" w:rsidRDefault="00356F84"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56F84" w:rsidRDefault="00356F84" w:rsidP="00541B67">
                        <w:pPr>
                          <w:spacing w:before="60" w:line="256" w:lineRule="auto"/>
                          <w:jc w:val="center"/>
                          <w:rPr>
                            <w:sz w:val="24"/>
                            <w:szCs w:val="24"/>
                          </w:rPr>
                        </w:pPr>
                        <w:r>
                          <w:rPr>
                            <w:rFonts w:eastAsia="Calibri"/>
                            <w:color w:val="000000"/>
                            <w:sz w:val="18"/>
                            <w:szCs w:val="18"/>
                          </w:rPr>
                          <w:t>Parser</w:t>
                        </w:r>
                      </w:p>
                      <w:p w14:paraId="738A4637" w14:textId="77777777" w:rsidR="00356F84" w:rsidRDefault="00356F84"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56F84" w:rsidRDefault="00356F84" w:rsidP="00541B67">
                        <w:pPr>
                          <w:spacing w:before="60" w:line="254" w:lineRule="auto"/>
                          <w:jc w:val="center"/>
                          <w:rPr>
                            <w:sz w:val="24"/>
                            <w:szCs w:val="24"/>
                          </w:rPr>
                        </w:pPr>
                        <w:r>
                          <w:rPr>
                            <w:rFonts w:eastAsia="Calibri"/>
                            <w:color w:val="000000"/>
                            <w:sz w:val="18"/>
                            <w:szCs w:val="18"/>
                          </w:rPr>
                          <w:t>Scanner</w:t>
                        </w:r>
                      </w:p>
                      <w:p w14:paraId="1FC59E41" w14:textId="77777777" w:rsidR="00356F84" w:rsidRDefault="00356F84"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56F84" w:rsidRDefault="00356F84"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56F84" w:rsidRDefault="00356F84" w:rsidP="00541B67">
                        <w:pPr>
                          <w:spacing w:before="0" w:line="252" w:lineRule="auto"/>
                          <w:jc w:val="center"/>
                          <w:rPr>
                            <w:sz w:val="24"/>
                            <w:szCs w:val="24"/>
                          </w:rPr>
                        </w:pPr>
                      </w:p>
                      <w:p w14:paraId="1164C4DA" w14:textId="77777777" w:rsidR="00356F84" w:rsidRDefault="00356F84"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56F84" w:rsidRDefault="00356F84"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56F84" w:rsidRPr="00EF6288" w:rsidRDefault="00356F84"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56F84" w:rsidRDefault="00356F84"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56F84" w:rsidRDefault="00356F84"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56F84" w:rsidRDefault="00356F84"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56F84" w:rsidRPr="00E962F6" w:rsidRDefault="00356F84"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56F84" w:rsidRDefault="00356F84"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56F84" w:rsidRDefault="00356F84"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56F84" w:rsidRDefault="00356F84"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56F84" w:rsidRDefault="00356F84"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56F84" w:rsidRDefault="00356F84"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119835"/>
      <w:r w:rsidRPr="00D822A3">
        <w:rPr>
          <w:lang w:val="en-GB"/>
        </w:rPr>
        <w:t>The Preprocessor</w:t>
      </w:r>
      <w:bookmarkEnd w:id="2"/>
    </w:p>
    <w:p w14:paraId="5669FD68" w14:textId="21C8823E" w:rsidR="00396DE9" w:rsidRPr="00D822A3" w:rsidRDefault="00396DE9" w:rsidP="00EA0D62">
      <w:pPr>
        <w:rPr>
          <w:lang w:val="en-GB"/>
        </w:rPr>
      </w:pPr>
      <w:r w:rsidRPr="00D822A3">
        <w:rPr>
          <w:lang w:val="en-GB"/>
        </w:rPr>
        <w:t>As the name implies, the pr</w:t>
      </w:r>
      <w:r w:rsidR="002F250A" w:rsidRPr="00D822A3">
        <w:rPr>
          <w:lang w:val="en-GB"/>
        </w:rPr>
        <w:t>e</w:t>
      </w:r>
      <w:r w:rsidRPr="00D822A3">
        <w:rPr>
          <w:lang w:val="en-GB"/>
        </w:rPr>
        <w:t>processor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preprocessor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119836"/>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‘i</w:t>
      </w:r>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119837"/>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tokes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119838"/>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119839"/>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119840"/>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119841"/>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119842"/>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119843"/>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119844"/>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119845"/>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The register allocator creates a graph where the tracks is the vertices, and two vertices have an edge if their tracks overlaps in the code. Then we perform a color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r w:rsidR="00DA1753" w:rsidRPr="00D822A3">
        <w:rPr>
          <w:rStyle w:val="KeyWord0"/>
          <w:lang w:val="en-GB"/>
        </w:rPr>
        <w:t>d</w:t>
      </w:r>
      <w:r w:rsidR="00DA1753" w:rsidRPr="00D822A3">
        <w:rPr>
          <w:lang w:val="en-GB"/>
        </w:rPr>
        <w:t xml:space="preserve"> are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119846"/>
      <w:r w:rsidRPr="00D822A3">
        <w:rPr>
          <w:lang w:val="en-GB"/>
        </w:rPr>
        <w:t>The Object Code Generator and Linker</w:t>
      </w:r>
      <w:bookmarkEnd w:id="13"/>
    </w:p>
    <w:p w14:paraId="369FA846" w14:textId="470B7149"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119847"/>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Toc54119848"/>
      <w:bookmarkStart w:id="16" w:name="_Ref54199481"/>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r w:rsidR="002C6C03" w:rsidRPr="00D822A3">
        <w:rPr>
          <w:lang w:val="en-GB"/>
        </w:rPr>
        <w:t>makefile</w:t>
      </w:r>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r w:rsidRPr="00D822A3">
        <w:rPr>
          <w:lang w:val="en-GB"/>
        </w:rPr>
        <w:t>Main.cs</w:t>
      </w:r>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0503EC03"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s and a makefile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499EC036"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207336" w:rsidRPr="00D822A3">
        <w:rPr>
          <w:lang w:val="en-GB"/>
        </w:rPr>
        <w:t>14</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r w:rsidR="003C44DF" w:rsidRPr="00D822A3">
        <w:rPr>
          <w:highlight w:val="white"/>
          <w:lang w:val="en-GB"/>
        </w:rPr>
        <w:t>makefile.</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119849"/>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preprocessing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he preprocessing</w:t>
      </w:r>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preprocessed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preprocessed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119850"/>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makefile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r w:rsidRPr="00D822A3">
        <w:rPr>
          <w:rStyle w:val="KeyWord0"/>
          <w:highlight w:val="white"/>
          <w:lang w:val="en-GB"/>
        </w:rPr>
        <w:t>ld</w:t>
      </w:r>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r w:rsidRPr="00D822A3">
        <w:rPr>
          <w:rStyle w:val="KeyWord0"/>
          <w:highlight w:val="white"/>
          <w:lang w:val="en-GB"/>
        </w:rPr>
        <w:t>nasm</w:t>
      </w:r>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Below is an example of how the makefile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119851"/>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preprocessor directive.</w:t>
      </w:r>
      <w:r w:rsidR="00F561C8" w:rsidRPr="00D822A3">
        <w:rPr>
          <w:highlight w:val="white"/>
          <w:lang w:val="en-GB"/>
        </w:rPr>
        <w:t xml:space="preserve"> We use the set of include files information extracted by the preprocessor.</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preprocessor,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119852"/>
      <w:bookmarkEnd w:id="17"/>
      <w:r w:rsidRPr="00D822A3">
        <w:rPr>
          <w:lang w:val="en-GB"/>
        </w:rPr>
        <w:lastRenderedPageBreak/>
        <w:t>Scanning</w:t>
      </w:r>
      <w:bookmarkEnd w:id="21"/>
      <w:bookmarkEnd w:id="22"/>
      <w:bookmarkEnd w:id="23"/>
    </w:p>
    <w:p w14:paraId="61A78CB4" w14:textId="519C5EE2"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207336" w:rsidRPr="00D822A3">
        <w:rPr>
          <w:lang w:val="en-GB"/>
        </w:rPr>
        <w:t>C</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119854"/>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r w:rsidRPr="00D822A3">
        <w:rPr>
          <w:lang w:val="en-GB"/>
        </w:rPr>
        <w:t>Scanner.</w:t>
      </w:r>
      <w:r w:rsidR="009E5232" w:rsidRPr="00D822A3">
        <w:rPr>
          <w:lang w:val="en-GB"/>
        </w:rPr>
        <w:t>gplex</w:t>
      </w:r>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r w:rsidR="00874EA5" w:rsidRPr="00D822A3">
        <w:rPr>
          <w:rStyle w:val="KeyWord0"/>
          <w:highlight w:val="white"/>
          <w:lang w:val="en-GB"/>
        </w:rPr>
        <w:t>m_escapeMap</w:t>
      </w:r>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r w:rsidR="00E7078E" w:rsidRPr="00D822A3">
        <w:rPr>
          <w:highlight w:val="white"/>
          <w:lang w:val="en-GB"/>
        </w:rPr>
        <w:t>FF</w:t>
      </w:r>
      <w:r w:rsidR="00E7078E" w:rsidRPr="00D822A3">
        <w:rPr>
          <w:rStyle w:val="Index"/>
          <w:highlight w:val="white"/>
          <w:lang w:val="en-GB"/>
        </w:rPr>
        <w:t>16</w:t>
      </w:r>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r w:rsidR="00F71851" w:rsidRPr="00D822A3">
        <w:rPr>
          <w:highlight w:val="white"/>
          <w:lang w:val="en-GB"/>
        </w:rPr>
        <w:t>preprocessor</w:t>
      </w:r>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“0x” or “0X”</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preprocessor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Finally, when the scanner finds a character that has not been handled by the rules above, a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119853"/>
      <w:bookmarkStart w:id="28" w:name="_Ref54016552"/>
      <w:bookmarkStart w:id="29" w:name="_Toc54119855"/>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r w:rsidRPr="00D822A3">
        <w:rPr>
          <w:lang w:val="en-GB"/>
        </w:rPr>
        <w:lastRenderedPageBreak/>
        <w:t>Parsing</w:t>
      </w:r>
      <w:bookmarkEnd w:id="26"/>
      <w:bookmarkEnd w:id="28"/>
      <w:bookmarkEnd w:id="29"/>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r w:rsidRPr="00D822A3">
        <w:rPr>
          <w:lang w:val="en-GB"/>
        </w:rPr>
        <w:t>MainParser.gppg</w:t>
      </w:r>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7FC89140"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D822A3">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are enums,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threee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The interrupt, jump_register, syscall,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been taken care of by the preprocessor.</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0A161C5E" w14:textId="77777777" w:rsidR="00F023DC" w:rsidRPr="00D822A3" w:rsidRDefault="00F023DC" w:rsidP="00F91A23">
      <w:pPr>
        <w:pStyle w:val="Code"/>
        <w:rPr>
          <w:highlight w:val="white"/>
          <w:lang w:val="en-GB"/>
        </w:rPr>
      </w:pPr>
      <w:r w:rsidRPr="00D822A3">
        <w:rPr>
          <w:highlight w:val="white"/>
          <w:lang w:val="en-GB"/>
        </w:rPr>
        <w:t xml:space="preserve">  public Pair&lt;string,Symbol&gt; string_symbol_pair;</w:t>
      </w:r>
    </w:p>
    <w:p w14:paraId="0D4AFC72" w14:textId="77777777" w:rsidR="00F023DC" w:rsidRPr="00D822A3" w:rsidRDefault="00F023DC" w:rsidP="00F91A23">
      <w:pPr>
        <w:pStyle w:val="Code"/>
        <w:rPr>
          <w:highlight w:val="white"/>
          <w:lang w:val="en-GB"/>
        </w:rPr>
      </w:pPr>
      <w:r w:rsidRPr="00D822A3">
        <w:rPr>
          <w:highlight w:val="white"/>
          <w:lang w:val="en-GB"/>
        </w:rPr>
        <w:t xml:space="preserve">  public List&lt;Pair&lt;string,Symbol&gt;&gt; string_symbol_pair_list;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77777777" w:rsidR="00F023DC" w:rsidRPr="00D822A3" w:rsidRDefault="00F023DC" w:rsidP="00F91A23">
      <w:pPr>
        <w:pStyle w:val="Code"/>
        <w:rPr>
          <w:highlight w:val="white"/>
          <w:lang w:val="en-GB"/>
        </w:rPr>
      </w:pPr>
      <w:r w:rsidRPr="00D822A3">
        <w:rPr>
          <w:highlight w:val="white"/>
          <w:lang w:val="en-GB"/>
        </w:rPr>
        <w:t xml:space="preserve">  public Pair&lt;List&lt;Pair&lt;string,Symbol&gt;&gt;,Boolean&gt;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77777777" w:rsidR="00F023DC" w:rsidRPr="00D822A3" w:rsidRDefault="00F023DC" w:rsidP="00F91A23">
      <w:pPr>
        <w:pStyle w:val="Code"/>
        <w:rPr>
          <w:highlight w:val="white"/>
          <w:lang w:val="en-GB"/>
        </w:rPr>
      </w:pPr>
      <w:r w:rsidRPr="00D822A3">
        <w:rPr>
          <w:highlight w:val="white"/>
          <w:lang w:val="en-GB"/>
        </w:rPr>
        <w:t>%type &lt;type&gt; pointer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7777777" w:rsidR="00F023DC" w:rsidRPr="00D822A3" w:rsidRDefault="00F023DC" w:rsidP="00F91A23">
      <w:pPr>
        <w:pStyle w:val="Code"/>
        <w:rPr>
          <w:highlight w:val="white"/>
          <w:lang w:val="en-GB"/>
        </w:rPr>
      </w:pPr>
      <w:r w:rsidRPr="00D822A3">
        <w:rPr>
          <w:highlight w:val="white"/>
          <w:lang w:val="en-GB"/>
        </w:rPr>
        <w:t>%type &lt;string_symbol_pair_list&gt; parameter_list</w:t>
      </w:r>
    </w:p>
    <w:p w14:paraId="632C170A" w14:textId="77777777" w:rsidR="00F023DC" w:rsidRPr="00D822A3" w:rsidRDefault="00F023DC" w:rsidP="00F91A23">
      <w:pPr>
        <w:pStyle w:val="Code"/>
        <w:rPr>
          <w:highlight w:val="white"/>
          <w:lang w:val="en-GB"/>
        </w:rPr>
      </w:pPr>
      <w:r w:rsidRPr="00D822A3">
        <w:rPr>
          <w:highlight w:val="white"/>
          <w:lang w:val="en-GB"/>
        </w:rPr>
        <w:t>%type &lt;string_symbol_pair&gt;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67C17C5E" w14:textId="03FDA647" w:rsidR="00F91A23" w:rsidRPr="00D822A3" w:rsidRDefault="00E40B78" w:rsidP="00F91A23">
      <w:pPr>
        <w:pStyle w:val="Rubrik2"/>
        <w:rPr>
          <w:lang w:val="en-GB"/>
        </w:rPr>
      </w:pPr>
      <w:bookmarkStart w:id="30" w:name="_Toc54119856"/>
      <w:r w:rsidRPr="00D822A3">
        <w:rPr>
          <w:lang w:val="en-GB"/>
        </w:rPr>
        <w:lastRenderedPageBreak/>
        <w:t>Declarations</w:t>
      </w:r>
      <w:bookmarkEnd w:id="30"/>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1" w:author="Stefan Bjornander" w:date="2015-04-26T09:16:00Z">
        <w:r w:rsidR="000865C3" w:rsidRPr="00D822A3">
          <w:rPr>
            <w:lang w:val="en-GB"/>
          </w:rPr>
          <w:t xml:space="preserve">The </w:t>
        </w:r>
      </w:ins>
      <w:r w:rsidR="00563AF1" w:rsidRPr="00D822A3">
        <w:rPr>
          <w:rStyle w:val="KeyWord0"/>
          <w:lang w:val="en-GB"/>
        </w:rPr>
        <w:t>source_code_file</w:t>
      </w:r>
      <w:ins w:id="32"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r w:rsidRPr="00D822A3">
        <w:rPr>
          <w:lang w:val="en-GB"/>
        </w:rPr>
        <w:t>MiddleCodeGenerator.cs</w:t>
      </w:r>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3" w:name="_Toc54119857"/>
      <w:r w:rsidRPr="00D822A3">
        <w:rPr>
          <w:lang w:val="en-GB"/>
        </w:rPr>
        <w:t>Backpatching</w:t>
      </w:r>
      <w:bookmarkEnd w:id="33"/>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r w:rsidRPr="00D822A3">
        <w:rPr>
          <w:lang w:val="en-GB"/>
        </w:rPr>
        <w:t>MiddleCodeGenerator.cs</w:t>
      </w:r>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lastRenderedPageBreak/>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4" w:name="_Toc54119858"/>
      <w:bookmarkStart w:id="35" w:name="_Ref54270751"/>
      <w:r w:rsidRPr="00D822A3">
        <w:rPr>
          <w:lang w:val="en-GB"/>
        </w:rPr>
        <w:t>Function</w:t>
      </w:r>
      <w:r w:rsidR="00015AA9" w:rsidRPr="00D822A3">
        <w:rPr>
          <w:lang w:val="en-GB"/>
        </w:rPr>
        <w:t xml:space="preserve"> </w:t>
      </w:r>
      <w:r w:rsidR="00FC52DE" w:rsidRPr="00D822A3">
        <w:rPr>
          <w:lang w:val="en-GB"/>
        </w:rPr>
        <w:t>Definition</w:t>
      </w:r>
      <w:bookmarkEnd w:id="34"/>
      <w:bookmarkEnd w:id="35"/>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hanles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r w:rsidRPr="00D822A3">
        <w:rPr>
          <w:lang w:val="en-GB"/>
        </w:rPr>
        <w:t>MainParser.gppg</w:t>
      </w:r>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lastRenderedPageBreak/>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r w:rsidR="00EB324E">
        <w:rPr>
          <w:rStyle w:val="CodeInText"/>
          <w:lang w:val="en-GB"/>
        </w:rPr>
        <w:t>G</w:t>
      </w:r>
      <w:r w:rsidRPr="00D822A3">
        <w:rPr>
          <w:rStyle w:val="CodeInText"/>
          <w:lang w:val="en-GB"/>
        </w:rPr>
        <w:t>enerateFunctionHeader</w:t>
      </w:r>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r w:rsidRPr="00D822A3">
        <w:rPr>
          <w:lang w:val="en-GB"/>
        </w:rPr>
        <w:t>MiddleCodeGenerator.cs</w:t>
      </w:r>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lastRenderedPageBreak/>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lastRenderedPageBreak/>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7777777" w:rsidR="00C32DBB" w:rsidRPr="00D822A3" w:rsidRDefault="00C32DBB" w:rsidP="00C32DBB">
      <w:pPr>
        <w:pStyle w:val="Code"/>
        <w:rPr>
          <w:highlight w:val="white"/>
          <w:lang w:val="en-GB"/>
        </w:rPr>
      </w:pPr>
      <w:r w:rsidRPr="00D822A3">
        <w:rPr>
          <w:highlight w:val="white"/>
          <w:lang w:val="en-GB"/>
        </w:rPr>
        <w:t xml:space="preserve">        foreach (Pair&lt;string,Symbol&gt; pair in funcType.ParameterList){</w:t>
      </w:r>
    </w:p>
    <w:p w14:paraId="3CB720A0" w14:textId="77777777" w:rsidR="00C32DBB" w:rsidRPr="00D822A3" w:rsidRDefault="00C32DBB" w:rsidP="00C32DBB">
      <w:pPr>
        <w:pStyle w:val="Code"/>
        <w:rPr>
          <w:highlight w:val="white"/>
          <w:lang w:val="en-GB"/>
        </w:rPr>
      </w:pPr>
      <w:r w:rsidRPr="00D822A3">
        <w:rPr>
          <w:highlight w:val="white"/>
          <w:lang w:val="en-GB"/>
        </w:rPr>
        <w:t xml:space="preserve">          SymbolTable.CurrentTable.AddSymbol(pair.Second);</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r w:rsidRPr="00D822A3">
        <w:rPr>
          <w:lang w:val="en-GB"/>
        </w:rPr>
        <w:t>MiddleCodeGenerator.cs</w:t>
      </w:r>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lastRenderedPageBreak/>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1017E864"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73A88FD4"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4A7FC09C"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w:t>
      </w:r>
      <w:r w:rsidR="0086738F" w:rsidRPr="00D822A3">
        <w:rPr>
          <w:highlight w:val="white"/>
          <w:lang w:val="en-GB"/>
        </w:rPr>
        <w:lastRenderedPageBreak/>
        <w:t xml:space="preserve">16-bit Windows. In the case where we need to distinguish between the two cases, we test whether the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r w:rsidR="0086738F" w:rsidRPr="00D822A3">
        <w:rPr>
          <w:highlight w:val="white"/>
          <w:lang w:val="en-GB"/>
        </w:rPr>
        <w:t xml:space="preserve"> or </w:t>
      </w:r>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207336" w:rsidRPr="00D822A3">
        <w:rPr>
          <w:lang w:val="en-GB"/>
        </w:rPr>
        <w:t>14</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35B6D0B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712E3A">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6" w:name="_Toc54119859"/>
      <w:r w:rsidRPr="00D822A3">
        <w:rPr>
          <w:highlight w:val="white"/>
          <w:lang w:val="en-GB"/>
        </w:rPr>
        <w:t>Specifier</w:t>
      </w:r>
      <w:r w:rsidR="0095481A" w:rsidRPr="00D822A3">
        <w:rPr>
          <w:highlight w:val="white"/>
          <w:lang w:val="en-GB"/>
        </w:rPr>
        <w:t xml:space="preserve"> List</w:t>
      </w:r>
      <w:bookmarkEnd w:id="36"/>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lastRenderedPageBreak/>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r w:rsidRPr="00D822A3">
        <w:rPr>
          <w:highlight w:val="white"/>
          <w:lang w:val="en-GB"/>
        </w:rPr>
        <w:t>MainParser.gppg</w:t>
      </w:r>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lastRenderedPageBreak/>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r w:rsidRPr="00D822A3">
        <w:rPr>
          <w:highlight w:val="white"/>
          <w:lang w:val="en-GB"/>
        </w:rPr>
        <w:t>MainParser.gppg</w:t>
      </w:r>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lastRenderedPageBreak/>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r w:rsidRPr="00D822A3">
        <w:rPr>
          <w:highlight w:val="white"/>
          <w:lang w:val="en-GB"/>
        </w:rPr>
        <w:t>MiddleCodeGenerator.cs</w:t>
      </w:r>
    </w:p>
    <w:p w14:paraId="197A8704" w14:textId="0FEC4774" w:rsidR="00B65D09" w:rsidRPr="00D822A3" w:rsidRDefault="00B65D09" w:rsidP="00B65D09">
      <w:pPr>
        <w:pStyle w:val="Code"/>
        <w:rPr>
          <w:highlight w:val="white"/>
          <w:lang w:val="en-GB"/>
        </w:rPr>
      </w:pPr>
      <w:r w:rsidRPr="00D822A3">
        <w:rPr>
          <w:highlight w:val="white"/>
          <w:lang w:val="en-GB"/>
        </w:rPr>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5B22BECC" w14:textId="77777777" w:rsidR="00D77A6B" w:rsidRPr="00D822A3" w:rsidRDefault="00D77A6B" w:rsidP="00D77A6B">
      <w:pPr>
        <w:pStyle w:val="Code"/>
        <w:rPr>
          <w:highlight w:val="white"/>
          <w:lang w:val="en-GB"/>
        </w:rPr>
      </w:pPr>
      <w:r w:rsidRPr="00D822A3">
        <w:rPr>
          <w:highlight w:val="white"/>
          <w:lang w:val="en-GB"/>
        </w:rPr>
        <w:t xml:space="preserve">        return (new Type(sort, SymbolTable.CurrentTable.EntryMap));</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lastRenderedPageBreak/>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r w:rsidRPr="00D822A3">
        <w:rPr>
          <w:highlight w:val="white"/>
          <w:lang w:val="en-GB"/>
        </w:rPr>
        <w:t>MainParser.</w:t>
      </w:r>
      <w:r w:rsidR="00A85C92" w:rsidRPr="00D822A3">
        <w:rPr>
          <w:highlight w:val="white"/>
          <w:lang w:val="en-GB"/>
        </w:rPr>
        <w:t>gppg</w:t>
      </w:r>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lastRenderedPageBreak/>
        <w:t>enum {a = 1, b} extern;</w:t>
      </w:r>
    </w:p>
    <w:p w14:paraId="2F963A49" w14:textId="28F71345"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2B563D">
        <w:rPr>
          <w:highlight w:val="white"/>
          <w:lang w:val="en-GB"/>
        </w:rPr>
        <w:t>6</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r w:rsidRPr="00D822A3">
        <w:rPr>
          <w:highlight w:val="white"/>
          <w:lang w:val="en-GB"/>
        </w:rPr>
        <w:t>MiddleCodeGenerator.cs</w:t>
      </w:r>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lastRenderedPageBreak/>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r w:rsidRPr="00D822A3">
        <w:rPr>
          <w:highlight w:val="white"/>
          <w:lang w:val="en-GB"/>
        </w:rPr>
        <w:t>MiddleCodeGenerator.cs</w:t>
      </w:r>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7" w:name="_Toc54119860"/>
      <w:r w:rsidRPr="00D822A3">
        <w:rPr>
          <w:highlight w:val="white"/>
          <w:lang w:val="en-GB"/>
        </w:rPr>
        <w:t>Declarator</w:t>
      </w:r>
      <w:bookmarkEnd w:id="37"/>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4BB45F00" w14:textId="642871C1" w:rsidR="007C241D" w:rsidRPr="002F6A71" w:rsidRDefault="00DC4D43" w:rsidP="007C241D">
      <w:pPr>
        <w:pStyle w:val="Liststycke"/>
        <w:numPr>
          <w:ilvl w:val="0"/>
          <w:numId w:val="169"/>
        </w:numPr>
        <w:rPr>
          <w:highlight w:val="white"/>
          <w:lang w:val="en-GB"/>
        </w:rPr>
      </w:pPr>
      <w:r>
        <w:rPr>
          <w:highlight w:val="white"/>
          <w:lang w:val="en-GB"/>
        </w:rPr>
        <w:t>With a</w:t>
      </w:r>
      <w:r w:rsidR="007C241D">
        <w:rPr>
          <w:highlight w:val="white"/>
          <w:lang w:val="en-GB"/>
        </w:rPr>
        <w:t>ssignment</w:t>
      </w:r>
      <w:r w:rsidR="005F5539">
        <w:rPr>
          <w:highlight w:val="white"/>
          <w:lang w:val="en-GB"/>
        </w:rPr>
        <w:t xml:space="preserve">, such as </w:t>
      </w:r>
      <w:r w:rsidR="007C241D" w:rsidRPr="007C241D">
        <w:rPr>
          <w:rStyle w:val="KeyWord0"/>
          <w:highlight w:val="white"/>
        </w:rPr>
        <w:t>int</w:t>
      </w:r>
      <w:r w:rsidR="007C241D">
        <w:rPr>
          <w:highlight w:val="white"/>
          <w:lang w:val="en-GB"/>
        </w:rPr>
        <w:t xml:space="preserve"> </w:t>
      </w:r>
      <w:r w:rsidR="007C241D">
        <w:rPr>
          <w:rStyle w:val="KeyWord0"/>
          <w:highlight w:val="white"/>
        </w:rPr>
        <w:t>i = 3</w:t>
      </w:r>
      <w:r w:rsidR="007C241D" w:rsidRPr="007C241D">
        <w:rPr>
          <w:rStyle w:val="KeyWord0"/>
          <w:highlight w:val="white"/>
        </w:rPr>
        <w:t>;</w:t>
      </w:r>
    </w:p>
    <w:p w14:paraId="441DF106" w14:textId="032B714C" w:rsidR="007C241D" w:rsidRPr="005F5539" w:rsidRDefault="00DC4D43" w:rsidP="0096580A">
      <w:pPr>
        <w:pStyle w:val="Liststycke"/>
        <w:numPr>
          <w:ilvl w:val="0"/>
          <w:numId w:val="169"/>
        </w:numPr>
        <w:rPr>
          <w:rStyle w:val="KeyWord0"/>
          <w:b w:val="0"/>
          <w:noProof w:val="0"/>
          <w:highlight w:val="white"/>
          <w:lang w:val="en-GB"/>
        </w:rPr>
      </w:pPr>
      <w:r>
        <w:rPr>
          <w:highlight w:val="white"/>
          <w:lang w:val="en-GB"/>
        </w:rPr>
        <w:t>With b</w:t>
      </w:r>
      <w:r w:rsidR="007C241D" w:rsidRPr="0096580A">
        <w:rPr>
          <w:highlight w:val="white"/>
          <w:lang w:val="en-GB"/>
        </w:rPr>
        <w:t>itfield</w:t>
      </w:r>
      <w:r w:rsidR="0096580A">
        <w:rPr>
          <w:highlight w:val="white"/>
          <w:lang w:val="en-GB"/>
        </w:rPr>
        <w:t>, o</w:t>
      </w:r>
      <w:r w:rsidR="0096580A" w:rsidRPr="0096580A">
        <w:rPr>
          <w:highlight w:val="white"/>
          <w:lang w:val="en-GB"/>
        </w:rPr>
        <w:t>nly allowed in structs</w:t>
      </w:r>
      <w:r w:rsidR="005F5539">
        <w:rPr>
          <w:highlight w:val="white"/>
          <w:lang w:val="en-GB"/>
        </w:rPr>
        <w:t>, such as</w:t>
      </w:r>
      <w:r w:rsidR="007C241D" w:rsidRPr="0096580A">
        <w:rPr>
          <w:highlight w:val="white"/>
          <w:lang w:val="en-GB"/>
        </w:rPr>
        <w:t xml:space="preserve"> </w:t>
      </w:r>
      <w:r w:rsidR="007C241D" w:rsidRPr="0096580A">
        <w:rPr>
          <w:rStyle w:val="KeyWord0"/>
          <w:highlight w:val="white"/>
        </w:rPr>
        <w:t>int</w:t>
      </w:r>
      <w:r w:rsidR="007C241D" w:rsidRPr="0096580A">
        <w:rPr>
          <w:highlight w:val="white"/>
          <w:lang w:val="en-GB"/>
        </w:rPr>
        <w:t xml:space="preserve"> </w:t>
      </w:r>
      <w:r w:rsidR="007C241D" w:rsidRPr="0096580A">
        <w:rPr>
          <w:rStyle w:val="KeyWord0"/>
          <w:highlight w:val="white"/>
        </w:rPr>
        <w:t>i : 3;</w:t>
      </w:r>
    </w:p>
    <w:p w14:paraId="639D14B3" w14:textId="2F6B8383" w:rsidR="005F5539" w:rsidRPr="0096580A" w:rsidRDefault="005F5539" w:rsidP="005F5539">
      <w:pPr>
        <w:rPr>
          <w:highlight w:val="white"/>
          <w:lang w:val="en-GB"/>
        </w:rPr>
      </w:pPr>
      <w:r>
        <w:rPr>
          <w:highlight w:val="white"/>
          <w:lang w:val="en-GB"/>
        </w:rPr>
        <w:t xml:space="preserve">Note that it is not possible to combine </w:t>
      </w:r>
      <w:r w:rsidR="00950350">
        <w:rPr>
          <w:highlight w:val="white"/>
          <w:lang w:val="en-GB"/>
        </w:rPr>
        <w:t>assignment and bitfield.</w:t>
      </w:r>
    </w:p>
    <w:p w14:paraId="72C96A35" w14:textId="488496D5" w:rsidR="000E6C3B" w:rsidRPr="00D822A3" w:rsidRDefault="000E6C3B" w:rsidP="00876D3B">
      <w:pPr>
        <w:pStyle w:val="CodeHeader"/>
        <w:rPr>
          <w:highlight w:val="white"/>
          <w:lang w:val="en-GB"/>
        </w:rPr>
      </w:pPr>
      <w:r w:rsidRPr="00D822A3">
        <w:rPr>
          <w:highlight w:val="white"/>
          <w:lang w:val="en-GB"/>
        </w:rPr>
        <w:t>MainParser.gppg</w:t>
      </w:r>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r w:rsidRPr="00D822A3">
        <w:rPr>
          <w:highlight w:val="white"/>
          <w:lang w:val="en-GB"/>
        </w:rPr>
        <w:t>MainParser.gppg</w:t>
      </w:r>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lastRenderedPageBreak/>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r w:rsidRPr="00D822A3">
        <w:rPr>
          <w:highlight w:val="white"/>
          <w:lang w:val="en-GB"/>
        </w:rPr>
        <w:t>MiddleCodeGenerator.cs</w:t>
      </w:r>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74ACEA9C"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A2579">
        <w:rPr>
          <w:highlight w:val="white"/>
          <w:lang w:val="en-GB"/>
        </w:rPr>
        <w:t>6</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6DC2DF1E"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651194">
        <w:rPr>
          <w:highlight w:val="white"/>
          <w:lang w:val="en-GB"/>
        </w:rPr>
        <w:t>3.1.2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lastRenderedPageBreak/>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D466F82"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Declarator case above, we call the Value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 …</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484FE6C" w14:textId="77777777" w:rsidR="005C422F" w:rsidRPr="00D822A3" w:rsidRDefault="005C422F" w:rsidP="005C422F">
      <w:pPr>
        <w:pStyle w:val="Code"/>
        <w:rPr>
          <w:highlight w:val="white"/>
          <w:lang w:val="en-GB"/>
        </w:rPr>
      </w:pPr>
      <w:r w:rsidRPr="00D822A3">
        <w:rPr>
          <w:highlight w:val="white"/>
          <w:lang w:val="en-GB"/>
        </w:rPr>
        <w:t xml:space="preserve">        </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7777777" w:rsidR="005C422F" w:rsidRPr="00D822A3" w:rsidRDefault="005C422F" w:rsidP="005C422F">
      <w:pPr>
        <w:pStyle w:val="Code"/>
        <w:rPr>
          <w:highlight w:val="white"/>
          <w:lang w:val="en-GB"/>
        </w:rPr>
      </w:pPr>
      <w:r w:rsidRPr="00D822A3">
        <w:rPr>
          <w:highlight w:val="white"/>
          <w:lang w:val="en-GB"/>
        </w:rPr>
        <w:t xml:space="preserve">      }</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77777777" w:rsidR="005C422F" w:rsidRPr="00D822A3" w:rsidRDefault="005C422F" w:rsidP="005C422F">
      <w:pPr>
        <w:pStyle w:val="Code"/>
        <w:rPr>
          <w:highlight w:val="white"/>
          <w:lang w:val="en-GB"/>
        </w:rPr>
      </w:pP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241472B6" w14:textId="77777777" w:rsidR="005C422F" w:rsidRPr="00D822A3" w:rsidRDefault="005C422F" w:rsidP="005C422F">
      <w:pPr>
        <w:pStyle w:val="Code"/>
        <w:rPr>
          <w:highlight w:val="white"/>
          <w:lang w:val="en-GB"/>
        </w:rPr>
      </w:pPr>
      <w:r w:rsidRPr="00D822A3">
        <w:rPr>
          <w:highlight w:val="white"/>
          <w:lang w:val="en-GB"/>
        </w:rPr>
        <w:t xml:space="preserve">      Type specifierType = specifier.Type;</w:t>
      </w:r>
    </w:p>
    <w:p w14:paraId="3F8179FF" w14:textId="77777777" w:rsidR="005C422F" w:rsidRPr="00D822A3" w:rsidRDefault="005C422F" w:rsidP="005C422F">
      <w:pPr>
        <w:pStyle w:val="Code"/>
        <w:rPr>
          <w:highlight w:val="white"/>
          <w:lang w:val="en-GB"/>
        </w:rPr>
      </w:pP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4B98A487" w14:textId="77777777"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39EC9A32" w14:textId="77777777" w:rsidR="005C422F" w:rsidRPr="00D822A3" w:rsidRDefault="005C422F" w:rsidP="005C422F">
      <w:pPr>
        <w:pStyle w:val="Code"/>
        <w:rPr>
          <w:highlight w:val="white"/>
          <w:lang w:val="en-GB"/>
        </w:rPr>
      </w:pP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77777777" w:rsidR="005C422F" w:rsidRPr="00D822A3" w:rsidRDefault="005C422F" w:rsidP="005C422F">
      <w:pPr>
        <w:pStyle w:val="Code"/>
        <w:rPr>
          <w:highlight w:val="white"/>
          <w:lang w:val="en-GB"/>
        </w:rPr>
      </w:pPr>
    </w:p>
    <w:p w14:paraId="4C9838E2" w14:textId="77777777" w:rsidR="005C422F" w:rsidRPr="00D822A3" w:rsidRDefault="005C422F" w:rsidP="005C422F">
      <w:pPr>
        <w:pStyle w:val="Code"/>
        <w:rPr>
          <w:highlight w:val="white"/>
          <w:lang w:val="en-GB"/>
        </w:rPr>
      </w:pPr>
      <w:r w:rsidRPr="00D822A3">
        <w:rPr>
          <w:highlight w:val="white"/>
          <w:lang w:val="en-GB"/>
        </w:rPr>
        <w:t xml:space="preserve">      object bitsValue = bitsSymbol.Value;</w:t>
      </w:r>
    </w:p>
    <w:p w14:paraId="06CB0C93" w14:textId="77777777" w:rsidR="005C422F" w:rsidRPr="00D822A3" w:rsidRDefault="005C422F" w:rsidP="005C422F">
      <w:pPr>
        <w:pStyle w:val="Code"/>
        <w:rPr>
          <w:highlight w:val="white"/>
          <w:lang w:val="en-GB"/>
        </w:rPr>
      </w:pPr>
      <w:r w:rsidRPr="00D822A3">
        <w:rPr>
          <w:highlight w:val="white"/>
          <w:lang w:val="en-GB"/>
        </w:rPr>
        <w:t xml:space="preserve">      int bits = int.Parse(bitsValue.ToString());</w:t>
      </w:r>
    </w:p>
    <w:p w14:paraId="36AE080B" w14:textId="77777777" w:rsidR="005C422F" w:rsidRPr="00D822A3" w:rsidRDefault="005C422F" w:rsidP="005C422F">
      <w:pPr>
        <w:pStyle w:val="Code"/>
        <w:rPr>
          <w:highlight w:val="white"/>
          <w:lang w:val="en-GB"/>
        </w:rPr>
      </w:pP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77D1BA2E" w14:textId="77777777" w:rsidR="005C422F" w:rsidRPr="00D822A3" w:rsidRDefault="005C422F" w:rsidP="005C422F">
      <w:pPr>
        <w:pStyle w:val="Code"/>
        <w:rPr>
          <w:highlight w:val="white"/>
          <w:lang w:val="en-GB"/>
        </w:rPr>
      </w:pPr>
      <w:r w:rsidRPr="00D822A3">
        <w:rPr>
          <w:highlight w:val="white"/>
          <w:lang w:val="en-GB"/>
        </w:rPr>
        <w:lastRenderedPageBreak/>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77777777" w:rsidR="005C422F" w:rsidRPr="00D822A3" w:rsidRDefault="005C422F" w:rsidP="005C422F">
      <w:pPr>
        <w:pStyle w:val="Code"/>
        <w:rPr>
          <w:highlight w:val="white"/>
          <w:lang w:val="en-GB"/>
        </w:rPr>
      </w:pPr>
      <w:r w:rsidRPr="00D822A3">
        <w:rPr>
          <w:highlight w:val="white"/>
          <w:lang w:val="en-GB"/>
        </w:rPr>
        <w:t xml:space="preserve">      </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7FC90F08" w14:textId="77777777" w:rsidR="005C422F" w:rsidRPr="00D822A3" w:rsidRDefault="005C422F" w:rsidP="005C422F">
      <w:pPr>
        <w:pStyle w:val="Code"/>
        <w:rPr>
          <w:highlight w:val="white"/>
          <w:lang w:val="en-GB"/>
        </w:rPr>
      </w:pPr>
    </w:p>
    <w:p w14:paraId="5F52AE93" w14:textId="77777777" w:rsidR="005C422F" w:rsidRPr="00D822A3" w:rsidRDefault="005C422F" w:rsidP="005C422F">
      <w:pPr>
        <w:pStyle w:val="Code"/>
        <w:rPr>
          <w:highlight w:val="white"/>
          <w:lang w:val="en-GB"/>
        </w:rPr>
      </w:pPr>
      <w:r w:rsidRPr="00D822A3">
        <w:rPr>
          <w:highlight w:val="white"/>
          <w:lang w:val="en-GB"/>
        </w:rPr>
        <w:t xml:space="preserve">        if (symbol.IsStatic()) {</w:t>
      </w:r>
    </w:p>
    <w:p w14:paraId="0200233C" w14:textId="28F91A05"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5A546280" w14:textId="77777777" w:rsidR="005C422F" w:rsidRPr="00D822A3" w:rsidRDefault="005C422F" w:rsidP="005C422F">
      <w:pPr>
        <w:pStyle w:val="Code"/>
        <w:rPr>
          <w:highlight w:val="white"/>
          <w:lang w:val="en-GB"/>
        </w:rPr>
      </w:pPr>
      <w:r w:rsidRPr="00D822A3">
        <w:rPr>
          <w:highlight w:val="white"/>
          <w:lang w:val="en-GB"/>
        </w:rPr>
        <w:t xml:space="preserve">        }</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12225743" w14:textId="77777777"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28725076" w:rsidR="00215100" w:rsidRPr="00D822A3" w:rsidRDefault="0046223F" w:rsidP="008E06B1">
      <w:pPr>
        <w:pStyle w:val="Rubrik4"/>
        <w:rPr>
          <w:highlight w:val="white"/>
          <w:lang w:val="en-GB"/>
        </w:rPr>
      </w:pPr>
      <w:r w:rsidRPr="00D822A3">
        <w:rPr>
          <w:highlight w:val="white"/>
          <w:lang w:val="en-GB"/>
        </w:rPr>
        <w:t>Pointer Declarator</w:t>
      </w:r>
    </w:p>
    <w:p w14:paraId="165DE589" w14:textId="77777777" w:rsidR="003A31CE" w:rsidRPr="00D822A3" w:rsidRDefault="003A31CE" w:rsidP="003A31CE">
      <w:pPr>
        <w:pStyle w:val="CodeHeader"/>
        <w:rPr>
          <w:highlight w:val="white"/>
          <w:lang w:val="en-GB"/>
        </w:rPr>
      </w:pPr>
      <w:r w:rsidRPr="00D822A3">
        <w:rPr>
          <w:highlight w:val="white"/>
          <w:lang w:val="en-GB"/>
        </w:rPr>
        <w:t>MainParser.gppg</w:t>
      </w:r>
    </w:p>
    <w:p w14:paraId="76399011" w14:textId="620B3E1A" w:rsidR="00DB3B82" w:rsidRPr="00D822A3" w:rsidRDefault="00DB3B82" w:rsidP="00F01419">
      <w:pPr>
        <w:pStyle w:val="Code"/>
        <w:rPr>
          <w:highlight w:val="white"/>
          <w:lang w:val="en-GB"/>
        </w:rPr>
      </w:pPr>
      <w:r w:rsidRPr="00D822A3">
        <w:rPr>
          <w:highlight w:val="white"/>
          <w:lang w:val="en-GB"/>
        </w:rPr>
        <w:t>optional_</w:t>
      </w:r>
      <w:r w:rsidR="001D4FEE">
        <w:rPr>
          <w:highlight w:val="white"/>
          <w:lang w:val="en-GB"/>
        </w:rPr>
        <w:t>declarator</w:t>
      </w:r>
      <w:r w:rsidRPr="00D822A3">
        <w:rPr>
          <w:highlight w:val="white"/>
          <w:lang w:val="en-GB"/>
        </w:rPr>
        <w:t>:</w:t>
      </w:r>
    </w:p>
    <w:p w14:paraId="1958DF61" w14:textId="02BF1519" w:rsidR="00DB3B82" w:rsidRPr="00D822A3" w:rsidRDefault="00DB3B82" w:rsidP="00DB3B82">
      <w:pPr>
        <w:pStyle w:val="Code"/>
        <w:rPr>
          <w:highlight w:val="white"/>
          <w:lang w:val="en-GB"/>
        </w:rPr>
      </w:pPr>
      <w:r w:rsidRPr="00D822A3">
        <w:rPr>
          <w:highlight w:val="white"/>
          <w:lang w:val="en-GB"/>
        </w:rPr>
        <w:t xml:space="preserve">    /* Empty */</w:t>
      </w:r>
      <w:r w:rsidR="00F01419">
        <w:rPr>
          <w:highlight w:val="white"/>
          <w:lang w:val="en-GB"/>
        </w:rPr>
        <w:t xml:space="preserve"> </w:t>
      </w:r>
      <w:r w:rsidRPr="00D822A3">
        <w:rPr>
          <w:highlight w:val="white"/>
          <w:lang w:val="en-GB"/>
        </w:rPr>
        <w:t>{ $$ = null; }</w:t>
      </w:r>
    </w:p>
    <w:p w14:paraId="017E41D1" w14:textId="7AF1FBB5" w:rsidR="00DB3B82" w:rsidRPr="00D822A3" w:rsidRDefault="00DB3B82" w:rsidP="00F0141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 $$ = $1;   };</w:t>
      </w:r>
    </w:p>
    <w:p w14:paraId="63AF9D88" w14:textId="54C4FFDD" w:rsidR="00DB3B82" w:rsidRPr="00D822A3" w:rsidRDefault="0075321C" w:rsidP="0075321C">
      <w:pPr>
        <w:rPr>
          <w:highlight w:val="white"/>
          <w:lang w:val="en-GB"/>
        </w:rPr>
      </w:pPr>
      <w:r w:rsidRPr="00D822A3">
        <w:rPr>
          <w:highlight w:val="white"/>
          <w:lang w:val="en-GB"/>
        </w:rPr>
        <w:t xml:space="preserve">A </w:t>
      </w:r>
      <w:r w:rsidR="00597B14" w:rsidRPr="00D822A3">
        <w:rPr>
          <w:highlight w:val="white"/>
          <w:lang w:val="en-GB"/>
        </w:rPr>
        <w:t>pointer declarator</w:t>
      </w:r>
      <w:r w:rsidRPr="00D822A3">
        <w:rPr>
          <w:highlight w:val="white"/>
          <w:lang w:val="en-GB"/>
        </w:rPr>
        <w:t xml:space="preserve"> is made up by an </w:t>
      </w:r>
      <w:r w:rsidR="00C86225" w:rsidRPr="00D822A3">
        <w:rPr>
          <w:highlight w:val="white"/>
          <w:lang w:val="en-GB"/>
        </w:rPr>
        <w:t xml:space="preserve">optional </w:t>
      </w:r>
      <w:r w:rsidR="00AC6721" w:rsidRPr="00D822A3">
        <w:rPr>
          <w:highlight w:val="white"/>
          <w:lang w:val="en-GB"/>
        </w:rPr>
        <w:t xml:space="preserve">list of pointer </w:t>
      </w:r>
      <w:r w:rsidR="00375989">
        <w:rPr>
          <w:highlight w:val="white"/>
          <w:lang w:val="en-GB"/>
        </w:rPr>
        <w:t>markers</w:t>
      </w:r>
      <w:r w:rsidR="00C6238C" w:rsidRPr="00D822A3">
        <w:rPr>
          <w:highlight w:val="white"/>
          <w:lang w:val="en-GB"/>
        </w:rPr>
        <w:t xml:space="preserve"> and a direct </w:t>
      </w:r>
      <w:r w:rsidR="00597B14" w:rsidRPr="00D822A3">
        <w:rPr>
          <w:highlight w:val="white"/>
          <w:lang w:val="en-GB"/>
        </w:rPr>
        <w:t>declarator</w:t>
      </w:r>
      <w:r w:rsidR="00C6238C" w:rsidRPr="00D822A3">
        <w:rPr>
          <w:highlight w:val="white"/>
          <w:lang w:val="en-GB"/>
        </w:rPr>
        <w:t>.</w:t>
      </w:r>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77777777" w:rsidR="00D504B7" w:rsidRPr="00D822A3" w:rsidRDefault="00D504B7" w:rsidP="00D504B7">
      <w:pPr>
        <w:pStyle w:val="Code"/>
        <w:rPr>
          <w:highlight w:val="white"/>
          <w:lang w:val="en-GB"/>
        </w:rPr>
      </w:pPr>
      <w:r w:rsidRPr="00D822A3">
        <w:rPr>
          <w:highlight w:val="white"/>
          <w:lang w:val="en-GB"/>
        </w:rPr>
        <w:t xml:space="preserve">    pointer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7777777" w:rsidR="006037AC" w:rsidRPr="00D822A3" w:rsidRDefault="006037AC" w:rsidP="00DA4DD2">
      <w:pPr>
        <w:pStyle w:val="Code"/>
        <w:rPr>
          <w:highlight w:val="white"/>
          <w:lang w:val="en-GB"/>
        </w:rPr>
      </w:pPr>
      <w:r w:rsidRPr="00D822A3">
        <w:rPr>
          <w:highlight w:val="white"/>
          <w:lang w:val="en-GB"/>
        </w:rPr>
        <w:t xml:space="preserve">  | pointer_list pointer {</w:t>
      </w:r>
    </w:p>
    <w:p w14:paraId="189679B0" w14:textId="77777777" w:rsidR="006037AC" w:rsidRPr="00D822A3" w:rsidRDefault="006037AC" w:rsidP="00DA4DD2">
      <w:pPr>
        <w:pStyle w:val="Code"/>
        <w:rPr>
          <w:highlight w:val="white"/>
          <w:lang w:val="en-GB"/>
        </w:rPr>
      </w:pPr>
      <w:r w:rsidRPr="00D822A3">
        <w:rPr>
          <w:highlight w:val="white"/>
          <w:lang w:val="en-GB"/>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75C22C53" w14:textId="77777777" w:rsidR="006037AC" w:rsidRPr="00D822A3" w:rsidRDefault="006037AC" w:rsidP="00DA4DD2">
      <w:pPr>
        <w:pStyle w:val="Code"/>
        <w:rPr>
          <w:highlight w:val="white"/>
          <w:lang w:val="en-GB"/>
        </w:rPr>
      </w:pPr>
      <w:r w:rsidRPr="00D822A3">
        <w:rPr>
          <w:highlight w:val="white"/>
          <w:lang w:val="en-GB"/>
        </w:rPr>
        <w:t xml:space="preserve">    };</w:t>
      </w:r>
    </w:p>
    <w:p w14:paraId="352B75A6" w14:textId="77777777" w:rsidR="006037AC" w:rsidRPr="00D822A3" w:rsidRDefault="006037AC" w:rsidP="003A037F">
      <w:pPr>
        <w:pStyle w:val="Code"/>
        <w:rPr>
          <w:highlight w:val="white"/>
          <w:lang w:val="en-GB"/>
        </w:rPr>
      </w:pPr>
    </w:p>
    <w:p w14:paraId="0C3EE29E" w14:textId="2C284002" w:rsidR="00284CFE" w:rsidRPr="00D822A3" w:rsidRDefault="00284CFE" w:rsidP="00284CFE">
      <w:pPr>
        <w:pStyle w:val="Code"/>
        <w:rPr>
          <w:highlight w:val="white"/>
          <w:lang w:val="en-GB"/>
        </w:rPr>
      </w:pPr>
      <w:r w:rsidRPr="00D822A3">
        <w:rPr>
          <w:highlight w:val="white"/>
          <w:lang w:val="en-GB"/>
        </w:rPr>
        <w:t>pointer:</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lastRenderedPageBreak/>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7CC9D43" w14:textId="0387BE41" w:rsidR="009D4820" w:rsidRPr="00D822A3" w:rsidRDefault="009D4820" w:rsidP="009D4820">
      <w:pPr>
        <w:pStyle w:val="CodeHeader"/>
        <w:rPr>
          <w:highlight w:val="white"/>
          <w:lang w:val="en-GB"/>
        </w:rPr>
      </w:pPr>
      <w:r w:rsidRPr="00D822A3">
        <w:rPr>
          <w:highlight w:val="white"/>
          <w:lang w:val="en-GB"/>
        </w:rPr>
        <w:t>MiddleCodeGenerator.cs</w:t>
      </w:r>
    </w:p>
    <w:p w14:paraId="71DC4767" w14:textId="77777777" w:rsidR="00DF17B4" w:rsidRPr="00D822A3" w:rsidRDefault="00DF17B4" w:rsidP="00DF17B4">
      <w:pPr>
        <w:pStyle w:val="Code"/>
        <w:rPr>
          <w:highlight w:val="white"/>
          <w:lang w:val="en-GB"/>
        </w:rPr>
      </w:pPr>
      <w:r w:rsidRPr="00D822A3">
        <w:rPr>
          <w:highlight w:val="white"/>
          <w:lang w:val="en-GB"/>
        </w:rPr>
        <w:t xml:space="preserve">    public static Declarator PointerDeclarator(List&lt;Type&gt; typeList,</w:t>
      </w:r>
    </w:p>
    <w:p w14:paraId="2AAC36F3" w14:textId="77777777" w:rsidR="00DF17B4" w:rsidRPr="00D822A3" w:rsidRDefault="00DF17B4" w:rsidP="00DF17B4">
      <w:pPr>
        <w:pStyle w:val="Code"/>
        <w:rPr>
          <w:highlight w:val="white"/>
          <w:lang w:val="en-GB"/>
        </w:rPr>
      </w:pPr>
      <w:r w:rsidRPr="00D822A3">
        <w:rPr>
          <w:highlight w:val="white"/>
          <w:lang w:val="en-GB"/>
        </w:rPr>
        <w:t xml:space="preserve">                                               Declarator declarator) {</w:t>
      </w:r>
    </w:p>
    <w:p w14:paraId="2BC4DDEC" w14:textId="77777777" w:rsidR="00DF17B4" w:rsidRPr="00D822A3" w:rsidRDefault="00DF17B4" w:rsidP="00DF17B4">
      <w:pPr>
        <w:pStyle w:val="Code"/>
        <w:rPr>
          <w:highlight w:val="white"/>
          <w:lang w:val="en-GB"/>
        </w:rPr>
      </w:pPr>
      <w:r w:rsidRPr="00D822A3">
        <w:rPr>
          <w:highlight w:val="white"/>
          <w:lang w:val="en-GB"/>
        </w:rPr>
        <w:t xml:space="preserve">      if (declarator == null) {</w:t>
      </w:r>
    </w:p>
    <w:p w14:paraId="3A8271D0" w14:textId="77777777" w:rsidR="00DF17B4" w:rsidRPr="00D822A3" w:rsidRDefault="00DF17B4" w:rsidP="00DF17B4">
      <w:pPr>
        <w:pStyle w:val="Code"/>
        <w:rPr>
          <w:highlight w:val="white"/>
          <w:lang w:val="en-GB"/>
        </w:rPr>
      </w:pPr>
      <w:r w:rsidRPr="00D822A3">
        <w:rPr>
          <w:highlight w:val="white"/>
          <w:lang w:val="en-GB"/>
        </w:rPr>
        <w:t xml:space="preserve">        declarator = new Declarator(null);</w:t>
      </w:r>
    </w:p>
    <w:p w14:paraId="3955128D" w14:textId="77777777" w:rsidR="00DF17B4" w:rsidRPr="00D822A3" w:rsidRDefault="00DF17B4" w:rsidP="00DF17B4">
      <w:pPr>
        <w:pStyle w:val="Code"/>
        <w:rPr>
          <w:highlight w:val="white"/>
          <w:lang w:val="en-GB"/>
        </w:rPr>
      </w:pPr>
      <w:r w:rsidRPr="00D822A3">
        <w:rPr>
          <w:highlight w:val="white"/>
          <w:lang w:val="en-GB"/>
        </w:rPr>
        <w:t xml:space="preserve">      }</w:t>
      </w:r>
    </w:p>
    <w:p w14:paraId="0FB58AD6" w14:textId="77777777" w:rsidR="00DF17B4" w:rsidRPr="00D822A3" w:rsidRDefault="00DF17B4" w:rsidP="00DF17B4">
      <w:pPr>
        <w:pStyle w:val="Code"/>
        <w:rPr>
          <w:highlight w:val="white"/>
          <w:lang w:val="en-GB"/>
        </w:rPr>
      </w:pPr>
      <w:r w:rsidRPr="00D822A3">
        <w:rPr>
          <w:highlight w:val="white"/>
          <w:lang w:val="en-GB"/>
        </w:rPr>
        <w:t xml:space="preserve">    </w:t>
      </w:r>
    </w:p>
    <w:p w14:paraId="429BDE87" w14:textId="77777777" w:rsidR="00DF17B4" w:rsidRPr="00D822A3" w:rsidRDefault="00DF17B4" w:rsidP="00DF17B4">
      <w:pPr>
        <w:pStyle w:val="Code"/>
        <w:rPr>
          <w:highlight w:val="white"/>
          <w:lang w:val="en-GB"/>
        </w:rPr>
      </w:pPr>
      <w:r w:rsidRPr="00D822A3">
        <w:rPr>
          <w:highlight w:val="white"/>
          <w:lang w:val="en-GB"/>
        </w:rPr>
        <w:t xml:space="preserve">      foreach (Type type in typeList) {</w:t>
      </w:r>
    </w:p>
    <w:p w14:paraId="70B4B004" w14:textId="77777777" w:rsidR="00DF17B4" w:rsidRPr="00D822A3" w:rsidRDefault="00DF17B4" w:rsidP="00DF17B4">
      <w:pPr>
        <w:pStyle w:val="Code"/>
        <w:rPr>
          <w:highlight w:val="white"/>
          <w:lang w:val="en-GB"/>
        </w:rPr>
      </w:pPr>
      <w:r w:rsidRPr="00D822A3">
        <w:rPr>
          <w:highlight w:val="white"/>
          <w:lang w:val="en-GB"/>
        </w:rPr>
        <w:t xml:space="preserve">        Type pointerType = new Type((Type) null);</w:t>
      </w:r>
    </w:p>
    <w:p w14:paraId="5ED17486" w14:textId="77777777" w:rsidR="00DF17B4" w:rsidRPr="00D822A3" w:rsidRDefault="00DF17B4" w:rsidP="00DF17B4">
      <w:pPr>
        <w:pStyle w:val="Code"/>
        <w:rPr>
          <w:highlight w:val="white"/>
          <w:lang w:val="en-GB"/>
        </w:rPr>
      </w:pPr>
      <w:r w:rsidRPr="00D822A3">
        <w:rPr>
          <w:highlight w:val="white"/>
          <w:lang w:val="en-GB"/>
        </w:rPr>
        <w:t xml:space="preserve">        pointerType.Constant = type.Constant;</w:t>
      </w:r>
    </w:p>
    <w:p w14:paraId="24702840" w14:textId="77777777" w:rsidR="00DF17B4" w:rsidRPr="00D822A3" w:rsidRDefault="00DF17B4" w:rsidP="00DF17B4">
      <w:pPr>
        <w:pStyle w:val="Code"/>
        <w:rPr>
          <w:highlight w:val="white"/>
          <w:lang w:val="en-GB"/>
        </w:rPr>
      </w:pPr>
      <w:r w:rsidRPr="00D822A3">
        <w:rPr>
          <w:highlight w:val="white"/>
          <w:lang w:val="en-GB"/>
        </w:rPr>
        <w:t xml:space="preserve">        pointerType.Volatile = type.Volatile;</w:t>
      </w:r>
    </w:p>
    <w:p w14:paraId="7DC4E47B" w14:textId="77777777" w:rsidR="00DF17B4" w:rsidRPr="00D822A3" w:rsidRDefault="00DF17B4" w:rsidP="00DF17B4">
      <w:pPr>
        <w:pStyle w:val="Code"/>
        <w:rPr>
          <w:highlight w:val="white"/>
          <w:lang w:val="en-GB"/>
        </w:rPr>
      </w:pPr>
      <w:r w:rsidRPr="00D822A3">
        <w:rPr>
          <w:highlight w:val="white"/>
          <w:lang w:val="en-GB"/>
        </w:rPr>
        <w:t xml:space="preserve">        declarator.Add(pointerType);</w:t>
      </w:r>
    </w:p>
    <w:p w14:paraId="057E3C99" w14:textId="77777777" w:rsidR="00DF17B4" w:rsidRPr="00D822A3" w:rsidRDefault="00DF17B4" w:rsidP="00DF17B4">
      <w:pPr>
        <w:pStyle w:val="Code"/>
        <w:rPr>
          <w:highlight w:val="white"/>
          <w:lang w:val="en-GB"/>
        </w:rPr>
      </w:pPr>
      <w:r w:rsidRPr="00D822A3">
        <w:rPr>
          <w:highlight w:val="white"/>
          <w:lang w:val="en-GB"/>
        </w:rPr>
        <w:t xml:space="preserve">      }</w:t>
      </w:r>
    </w:p>
    <w:p w14:paraId="56E75B13" w14:textId="77777777" w:rsidR="00DF17B4" w:rsidRPr="00D822A3" w:rsidRDefault="00DF17B4" w:rsidP="00DF17B4">
      <w:pPr>
        <w:pStyle w:val="Code"/>
        <w:rPr>
          <w:highlight w:val="white"/>
          <w:lang w:val="en-GB"/>
        </w:rPr>
      </w:pPr>
    </w:p>
    <w:p w14:paraId="049DC92A" w14:textId="77777777" w:rsidR="00DF17B4" w:rsidRPr="00D822A3" w:rsidRDefault="00DF17B4" w:rsidP="00DF17B4">
      <w:pPr>
        <w:pStyle w:val="Code"/>
        <w:rPr>
          <w:highlight w:val="white"/>
          <w:lang w:val="en-GB"/>
        </w:rPr>
      </w:pPr>
      <w:r w:rsidRPr="00D822A3">
        <w:rPr>
          <w:highlight w:val="white"/>
          <w:lang w:val="en-GB"/>
        </w:rPr>
        <w:t xml:space="preserve">      return declarator;</w:t>
      </w:r>
    </w:p>
    <w:p w14:paraId="343AFAE5" w14:textId="77777777" w:rsidR="00DF17B4" w:rsidRPr="00D822A3" w:rsidRDefault="00DF17B4" w:rsidP="00DF17B4">
      <w:pPr>
        <w:pStyle w:val="Code"/>
        <w:rPr>
          <w:highlight w:val="white"/>
          <w:lang w:val="en-GB"/>
        </w:rPr>
      </w:pPr>
      <w:r w:rsidRPr="00D822A3">
        <w:rPr>
          <w:highlight w:val="white"/>
          <w:lang w:val="en-GB"/>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198C41A5" w:rsidR="00840DDD" w:rsidRPr="00D822A3" w:rsidRDefault="00103A8E" w:rsidP="00103A8E">
      <w:pPr>
        <w:rPr>
          <w:highlight w:val="white"/>
          <w:lang w:val="en-GB"/>
        </w:rPr>
      </w:pPr>
      <w:r w:rsidRPr="00D822A3">
        <w:rPr>
          <w:highlight w:val="white"/>
          <w:lang w:val="en-GB"/>
        </w:rPr>
        <w:t xml:space="preserve">A direct declarator </w:t>
      </w:r>
      <w:r w:rsidR="00BD02FC" w:rsidRPr="00D822A3">
        <w:rPr>
          <w:highlight w:val="white"/>
          <w:lang w:val="en-GB"/>
        </w:rPr>
        <w:t xml:space="preserve">is </w:t>
      </w:r>
      <w:r w:rsidR="00057667" w:rsidRPr="00D822A3">
        <w:rPr>
          <w:highlight w:val="white"/>
          <w:lang w:val="en-GB"/>
        </w:rPr>
        <w:t xml:space="preserve">a name, a declarator inside a parenthesis pair, another direct declarator followed by </w:t>
      </w:r>
      <w:r w:rsidR="005771DF" w:rsidRPr="00D822A3">
        <w:rPr>
          <w:highlight w:val="white"/>
          <w:lang w:val="en-GB"/>
        </w:rPr>
        <w:t xml:space="preserve">a parameter-ellipse list inside a parenthesis pair. </w:t>
      </w:r>
    </w:p>
    <w:p w14:paraId="34BF0390" w14:textId="2AE88835" w:rsidR="0061106F" w:rsidRPr="00D822A3" w:rsidRDefault="0061106F" w:rsidP="00103A8E">
      <w:pPr>
        <w:rPr>
          <w:highlight w:val="white"/>
          <w:lang w:val="en-GB"/>
        </w:rPr>
      </w:pPr>
      <w:r w:rsidRPr="00D822A3">
        <w:rPr>
          <w:highlight w:val="white"/>
          <w:lang w:val="en-GB"/>
        </w:rPr>
        <w:t xml:space="preserve">A direct declarator in its simplest form is just name. </w:t>
      </w:r>
      <w:r w:rsidR="00EF478E" w:rsidRPr="00D822A3">
        <w:rPr>
          <w:highlight w:val="white"/>
          <w:lang w:val="en-GB"/>
        </w:rPr>
        <w:t xml:space="preserve">For instance,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3657A5AD" w:rsidR="00CD004E" w:rsidRPr="00D822A3" w:rsidRDefault="00CD004E" w:rsidP="00FD5814">
      <w:pPr>
        <w:rPr>
          <w:highlight w:val="white"/>
          <w:lang w:val="en-GB"/>
        </w:rPr>
      </w:pPr>
      <w:r w:rsidRPr="00D822A3">
        <w:rPr>
          <w:highlight w:val="white"/>
          <w:lang w:val="en-GB"/>
        </w:rPr>
        <w:t>Another form of direct declarator is another declarator</w:t>
      </w:r>
      <w:r w:rsidR="00D57162" w:rsidRPr="00D822A3">
        <w:rPr>
          <w:highlight w:val="white"/>
          <w:lang w:val="en-GB"/>
        </w:rPr>
        <w:t xml:space="preserve">. In that case we simply return the declarator. The parentheses is only present to change the precidence of the declarator. For instance: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06CB60D9" w:rsidR="00CD004E" w:rsidRPr="00D822A3" w:rsidRDefault="00CD004E" w:rsidP="002A02F6">
      <w:pPr>
        <w:rPr>
          <w:highlight w:val="white"/>
          <w:lang w:val="en-GB"/>
        </w:rPr>
      </w:pPr>
      <w:r w:rsidRPr="00D822A3">
        <w:rPr>
          <w:highlight w:val="white"/>
          <w:lang w:val="en-GB"/>
        </w:rPr>
        <w:t xml:space="preserve">A direct declarator can be an array declarator; that is, </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2413D596" w14:textId="3DAF5554" w:rsidR="0030745E" w:rsidRPr="00D822A3" w:rsidRDefault="0030745E" w:rsidP="0030745E">
      <w:pPr>
        <w:pStyle w:val="CodeHeader"/>
        <w:rPr>
          <w:highlight w:val="white"/>
          <w:lang w:val="en-GB"/>
        </w:rPr>
      </w:pPr>
      <w:r w:rsidRPr="00D822A3">
        <w:rPr>
          <w:highlight w:val="white"/>
          <w:lang w:val="en-GB"/>
        </w:rPr>
        <w:t>MiddleCodeGenerator.cs</w:t>
      </w:r>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04AF69E1" w:rsidR="00522BB0" w:rsidRPr="00D822A3" w:rsidRDefault="00522BB0" w:rsidP="00522BB0">
      <w:pPr>
        <w:pStyle w:val="Code"/>
        <w:rPr>
          <w:highlight w:val="white"/>
          <w:lang w:val="en-GB"/>
        </w:rPr>
      </w:pPr>
      <w:r w:rsidRPr="00D822A3">
        <w:rPr>
          <w:highlight w:val="white"/>
          <w:lang w:val="en-GB"/>
        </w:rPr>
        <w:t xml:space="preserve">                                       Expression optSizeExpression)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lastRenderedPageBreak/>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77777777" w:rsidR="00522BB0" w:rsidRPr="00D822A3" w:rsidRDefault="00522BB0" w:rsidP="00522BB0">
      <w:pPr>
        <w:pStyle w:val="Code"/>
        <w:rPr>
          <w:highlight w:val="white"/>
          <w:lang w:val="en-GB"/>
        </w:rPr>
      </w:pPr>
      <w:r w:rsidRPr="00D822A3">
        <w:rPr>
          <w:highlight w:val="white"/>
          <w:lang w:val="en-GB"/>
        </w:rPr>
        <w:t xml:space="preserve">    </w:t>
      </w:r>
    </w:p>
    <w:p w14:paraId="0747C556" w14:textId="77777777" w:rsidR="00522BB0" w:rsidRPr="00D822A3" w:rsidRDefault="00522BB0" w:rsidP="00522BB0">
      <w:pPr>
        <w:pStyle w:val="Code"/>
        <w:rPr>
          <w:highlight w:val="white"/>
          <w:lang w:val="en-GB"/>
        </w:rPr>
      </w:pPr>
      <w:r w:rsidRPr="00D822A3">
        <w:rPr>
          <w:highlight w:val="white"/>
          <w:lang w:val="en-GB"/>
        </w:rPr>
        <w:t xml:space="preserve">      if (optSizeExpression != null) {</w:t>
      </w:r>
    </w:p>
    <w:p w14:paraId="676A1A01" w14:textId="77777777" w:rsidR="00522BB0" w:rsidRPr="00D822A3" w:rsidRDefault="00522BB0" w:rsidP="00522BB0">
      <w:pPr>
        <w:pStyle w:val="Code"/>
        <w:rPr>
          <w:highlight w:val="white"/>
          <w:lang w:val="en-GB"/>
        </w:rPr>
      </w:pPr>
      <w:r w:rsidRPr="00D822A3">
        <w:rPr>
          <w:highlight w:val="white"/>
          <w:lang w:val="en-GB"/>
        </w:rPr>
        <w:t xml:space="preserve">        Symbol optSizeSymbol = optSizeExpression.Symbol;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77777777" w:rsidR="00522BB0" w:rsidRPr="00D822A3" w:rsidRDefault="00522BB0" w:rsidP="00522BB0">
      <w:pPr>
        <w:pStyle w:val="Code"/>
        <w:rPr>
          <w:highlight w:val="white"/>
          <w:lang w:val="en-GB"/>
        </w:rPr>
      </w:pPr>
      <w:r w:rsidRPr="00D822A3">
        <w:rPr>
          <w:highlight w:val="white"/>
          <w:lang w:val="en-GB"/>
        </w:rPr>
        <w:t xml:space="preserve">        Type arrayType = new Type(arraySize, null);</w:t>
      </w:r>
    </w:p>
    <w:p w14:paraId="1A058F22"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77777777" w:rsidR="00522BB0" w:rsidRPr="00D822A3" w:rsidRDefault="00522BB0" w:rsidP="00522BB0">
      <w:pPr>
        <w:pStyle w:val="Code"/>
        <w:rPr>
          <w:highlight w:val="white"/>
          <w:lang w:val="en-GB"/>
        </w:rPr>
      </w:pPr>
      <w:r w:rsidRPr="00D822A3">
        <w:rPr>
          <w:highlight w:val="white"/>
          <w:lang w:val="en-GB"/>
        </w:rPr>
        <w:t xml:space="preserve">        Type arrayType = new Type(0, null);</w:t>
      </w:r>
    </w:p>
    <w:p w14:paraId="46AD3FF4" w14:textId="77777777" w:rsidR="00522BB0" w:rsidRPr="00D822A3" w:rsidRDefault="00522BB0" w:rsidP="00522BB0">
      <w:pPr>
        <w:pStyle w:val="Code"/>
        <w:rPr>
          <w:highlight w:val="white"/>
          <w:lang w:val="en-GB"/>
        </w:rPr>
      </w:pPr>
      <w:r w:rsidRPr="00D822A3">
        <w:rPr>
          <w:highlight w:val="white"/>
          <w:lang w:val="en-GB"/>
        </w:rPr>
        <w:t xml:space="preserve">        declarator.Add(arrayType);</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77777777" w:rsidR="00522BB0" w:rsidRPr="00D822A3" w:rsidRDefault="00522BB0" w:rsidP="00522BB0">
      <w:pPr>
        <w:pStyle w:val="Code"/>
        <w:rPr>
          <w:highlight w:val="white"/>
          <w:lang w:val="en-GB"/>
        </w:rPr>
      </w:pPr>
      <w:r w:rsidRPr="00D822A3">
        <w:rPr>
          <w:highlight w:val="white"/>
          <w:lang w:val="en-GB"/>
        </w:rPr>
        <w:t xml:space="preserve">    </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0A693B7B" w14:textId="07C09B9E" w:rsidR="00522BB0" w:rsidRPr="00D822A3" w:rsidRDefault="00522BB0" w:rsidP="0030745E">
      <w:pPr>
        <w:pStyle w:val="CodeHeader"/>
        <w:rPr>
          <w:highlight w:val="white"/>
          <w:lang w:val="en-GB"/>
        </w:rPr>
      </w:pPr>
      <w:r w:rsidRPr="00D822A3">
        <w:rPr>
          <w:highlight w:val="white"/>
          <w:lang w:val="en-GB"/>
        </w:rPr>
        <w:t>MainParser.gppg</w:t>
      </w:r>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1BFAF5F0" w14:textId="2031A9BA" w:rsidR="008223BF" w:rsidRPr="00D822A3" w:rsidRDefault="008223BF" w:rsidP="008223BF">
      <w:pPr>
        <w:pStyle w:val="CodeHeader"/>
        <w:rPr>
          <w:highlight w:val="white"/>
          <w:lang w:val="en-GB"/>
        </w:rPr>
      </w:pPr>
      <w:r w:rsidRPr="00D822A3">
        <w:rPr>
          <w:highlight w:val="white"/>
          <w:lang w:val="en-GB"/>
        </w:rPr>
        <w:t>MiddleCodeGenerator.cs</w:t>
      </w:r>
    </w:p>
    <w:p w14:paraId="610302AF" w14:textId="77777777" w:rsidR="002C2E81" w:rsidRPr="00D822A3" w:rsidRDefault="002C2E81" w:rsidP="002C2E81">
      <w:pPr>
        <w:pStyle w:val="Code"/>
        <w:rPr>
          <w:highlight w:val="white"/>
          <w:lang w:val="en-GB"/>
        </w:rPr>
      </w:pPr>
      <w:r w:rsidRPr="00D822A3">
        <w:rPr>
          <w:highlight w:val="white"/>
          <w:lang w:val="en-GB"/>
        </w:rPr>
        <w:t xml:space="preserve">    public static Declarator NewFunctionDeclaration(Declarator declarator,</w:t>
      </w:r>
    </w:p>
    <w:p w14:paraId="735BE3F6" w14:textId="3A234B90" w:rsidR="002C2E81" w:rsidRPr="00D822A3" w:rsidRDefault="002C2E81" w:rsidP="002C2E81">
      <w:pPr>
        <w:pStyle w:val="Code"/>
        <w:rPr>
          <w:highlight w:val="white"/>
          <w:lang w:val="en-GB"/>
        </w:rPr>
      </w:pPr>
      <w:r w:rsidRPr="00D822A3">
        <w:rPr>
          <w:highlight w:val="white"/>
          <w:lang w:val="en-GB"/>
        </w:rPr>
        <w:t xml:space="preserve">                                        List&lt;Pair&lt;string,Symbol&gt;&gt; paramList,</w:t>
      </w:r>
    </w:p>
    <w:p w14:paraId="27454CB4" w14:textId="77777777" w:rsidR="002C2E81" w:rsidRPr="00D822A3" w:rsidRDefault="002C2E81" w:rsidP="002C2E81">
      <w:pPr>
        <w:pStyle w:val="Code"/>
        <w:rPr>
          <w:highlight w:val="white"/>
          <w:lang w:val="en-GB"/>
        </w:rPr>
      </w:pPr>
      <w:r w:rsidRPr="00D822A3">
        <w:rPr>
          <w:highlight w:val="white"/>
          <w:lang w:val="en-GB"/>
        </w:rPr>
        <w:t xml:space="preserve">                                                            bool ellipse) {</w:t>
      </w:r>
    </w:p>
    <w:p w14:paraId="289C6471" w14:textId="77777777" w:rsidR="002C2E81" w:rsidRPr="00D822A3" w:rsidRDefault="002C2E81" w:rsidP="002C2E81">
      <w:pPr>
        <w:pStyle w:val="Code"/>
        <w:rPr>
          <w:highlight w:val="white"/>
          <w:lang w:val="en-GB"/>
        </w:rPr>
      </w:pPr>
      <w:r w:rsidRPr="00D822A3">
        <w:rPr>
          <w:highlight w:val="white"/>
          <w:lang w:val="en-GB"/>
        </w:rPr>
        <w:t xml:space="preserve">      if (paramList.Count == 0) {</w:t>
      </w:r>
    </w:p>
    <w:p w14:paraId="12C60EBB" w14:textId="77169EFD" w:rsidR="002C2E81" w:rsidRPr="00D822A3" w:rsidRDefault="002C2E81" w:rsidP="002C2E81">
      <w:pPr>
        <w:pStyle w:val="Code"/>
        <w:rPr>
          <w:highlight w:val="white"/>
          <w:lang w:val="en-GB"/>
        </w:rPr>
      </w:pPr>
      <w:r w:rsidRPr="00D822A3">
        <w:rPr>
          <w:highlight w:val="white"/>
          <w:lang w:val="en-GB"/>
        </w:rPr>
        <w:t xml:space="preserve">        Assert.Error(!ellipse, "...",</w:t>
      </w:r>
    </w:p>
    <w:p w14:paraId="532FE0F1" w14:textId="4A2A3547" w:rsidR="002C2E81" w:rsidRPr="00D822A3" w:rsidRDefault="002C2E81" w:rsidP="002C2E81">
      <w:pPr>
        <w:pStyle w:val="Code"/>
        <w:rPr>
          <w:highlight w:val="white"/>
          <w:lang w:val="en-GB"/>
        </w:rPr>
      </w:pPr>
      <w:r w:rsidRPr="00D822A3">
        <w:rPr>
          <w:highlight w:val="white"/>
          <w:lang w:val="en-GB"/>
        </w:rPr>
        <w:t xml:space="preserve">            Message.An_elliptic_function_must_have_at_least_one_parameter);</w:t>
      </w:r>
    </w:p>
    <w:p w14:paraId="6ED5628D" w14:textId="77777777" w:rsidR="002C2E81" w:rsidRPr="00D822A3" w:rsidRDefault="002C2E81" w:rsidP="002C2E81">
      <w:pPr>
        <w:pStyle w:val="Code"/>
        <w:rPr>
          <w:highlight w:val="white"/>
          <w:lang w:val="en-GB"/>
        </w:rPr>
      </w:pPr>
      <w:r w:rsidRPr="00D822A3">
        <w:rPr>
          <w:highlight w:val="white"/>
          <w:lang w:val="en-GB"/>
        </w:rPr>
        <w:t xml:space="preserve">      }</w:t>
      </w:r>
    </w:p>
    <w:p w14:paraId="0B32B5BC" w14:textId="77777777" w:rsidR="002C2E81" w:rsidRPr="00D822A3" w:rsidRDefault="002C2E81" w:rsidP="002C2E81">
      <w:pPr>
        <w:pStyle w:val="Code"/>
        <w:rPr>
          <w:highlight w:val="white"/>
          <w:lang w:val="en-GB"/>
        </w:rPr>
      </w:pPr>
      <w:r w:rsidRPr="00D822A3">
        <w:rPr>
          <w:highlight w:val="white"/>
          <w:lang w:val="en-GB"/>
        </w:rPr>
        <w:t xml:space="preserve">      else if ((paramList.Count == 1) &amp;&amp; paramList[0].Second.Type.IsVoid()) {</w:t>
      </w:r>
    </w:p>
    <w:p w14:paraId="4AB05091" w14:textId="77777777" w:rsidR="00BA3F23" w:rsidRPr="00D822A3" w:rsidRDefault="002C2E81" w:rsidP="002C2E81">
      <w:pPr>
        <w:pStyle w:val="Code"/>
        <w:rPr>
          <w:highlight w:val="white"/>
          <w:lang w:val="en-GB"/>
        </w:rPr>
      </w:pPr>
      <w:r w:rsidRPr="00D822A3">
        <w:rPr>
          <w:highlight w:val="white"/>
          <w:lang w:val="en-GB"/>
        </w:rPr>
        <w:t xml:space="preserve">        Assert.Error(paramList[0].Second.Name == null,</w:t>
      </w:r>
    </w:p>
    <w:p w14:paraId="3372A02D" w14:textId="2390D098"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paramList[0].Second.Name,</w:t>
      </w:r>
    </w:p>
    <w:p w14:paraId="4F779EA3" w14:textId="059F0E85" w:rsidR="002C2E81" w:rsidRPr="00D822A3" w:rsidRDefault="002C2E81" w:rsidP="002C2E81">
      <w:pPr>
        <w:pStyle w:val="Code"/>
        <w:rPr>
          <w:highlight w:val="white"/>
          <w:lang w:val="en-GB"/>
        </w:rPr>
      </w:pPr>
      <w:r w:rsidRPr="00D822A3">
        <w:rPr>
          <w:highlight w:val="white"/>
          <w:lang w:val="en-GB"/>
        </w:rPr>
        <w:t xml:space="preserve">                     Message.A_void_parameter_cannot_be_named);</w:t>
      </w:r>
    </w:p>
    <w:p w14:paraId="038D7B6C" w14:textId="0FD4C517" w:rsidR="00BA3F23" w:rsidRPr="00D822A3" w:rsidRDefault="002C2E81" w:rsidP="002C2E81">
      <w:pPr>
        <w:pStyle w:val="Code"/>
        <w:rPr>
          <w:highlight w:val="white"/>
          <w:lang w:val="en-GB"/>
        </w:rPr>
      </w:pPr>
      <w:r w:rsidRPr="00D822A3">
        <w:rPr>
          <w:highlight w:val="white"/>
          <w:lang w:val="en-GB"/>
        </w:rPr>
        <w:t xml:space="preserve">        Assert.Error(!ellipse, "...",</w:t>
      </w:r>
      <w:r w:rsidR="005C5A88" w:rsidRPr="00D822A3">
        <w:rPr>
          <w:highlight w:val="white"/>
          <w:lang w:val="en-GB"/>
        </w:rPr>
        <w:t xml:space="preserve"> </w:t>
      </w:r>
      <w:r w:rsidRPr="00D822A3">
        <w:rPr>
          <w:highlight w:val="white"/>
          <w:lang w:val="en-GB"/>
        </w:rPr>
        <w:t>Message.</w:t>
      </w:r>
    </w:p>
    <w:p w14:paraId="15D48DD9" w14:textId="385FE349" w:rsidR="002C2E81" w:rsidRPr="00D822A3" w:rsidRDefault="00BA3F23" w:rsidP="002C2E81">
      <w:pPr>
        <w:pStyle w:val="Code"/>
        <w:rPr>
          <w:highlight w:val="white"/>
          <w:lang w:val="en-GB"/>
        </w:rPr>
      </w:pPr>
      <w:r w:rsidRPr="00D822A3">
        <w:rPr>
          <w:highlight w:val="white"/>
          <w:lang w:val="en-GB"/>
        </w:rPr>
        <w:t xml:space="preserve">                     </w:t>
      </w:r>
      <w:r w:rsidR="002C2E81" w:rsidRPr="00D822A3">
        <w:rPr>
          <w:highlight w:val="white"/>
          <w:lang w:val="en-GB"/>
        </w:rPr>
        <w:t>An_elliptic_function_cannot_have_a_void_parameter);</w:t>
      </w:r>
    </w:p>
    <w:p w14:paraId="16527F66" w14:textId="77777777" w:rsidR="002C2E81" w:rsidRPr="00D822A3" w:rsidRDefault="002C2E81" w:rsidP="002C2E81">
      <w:pPr>
        <w:pStyle w:val="Code"/>
        <w:rPr>
          <w:highlight w:val="white"/>
          <w:lang w:val="en-GB"/>
        </w:rPr>
      </w:pPr>
      <w:r w:rsidRPr="00D822A3">
        <w:rPr>
          <w:highlight w:val="white"/>
          <w:lang w:val="en-GB"/>
        </w:rPr>
        <w:t xml:space="preserve">        paramList.Clear();</w:t>
      </w:r>
    </w:p>
    <w:p w14:paraId="75EE1D0E" w14:textId="77777777" w:rsidR="002C2E81" w:rsidRPr="00D822A3" w:rsidRDefault="002C2E81" w:rsidP="002C2E81">
      <w:pPr>
        <w:pStyle w:val="Code"/>
        <w:rPr>
          <w:highlight w:val="white"/>
          <w:lang w:val="en-GB"/>
        </w:rPr>
      </w:pPr>
      <w:r w:rsidRPr="00D822A3">
        <w:rPr>
          <w:highlight w:val="white"/>
          <w:lang w:val="en-GB"/>
        </w:rPr>
        <w:t xml:space="preserve">      }</w:t>
      </w:r>
    </w:p>
    <w:p w14:paraId="4ADD9A58" w14:textId="77777777" w:rsidR="002C2E81" w:rsidRPr="00D822A3" w:rsidRDefault="002C2E81" w:rsidP="002C2E81">
      <w:pPr>
        <w:pStyle w:val="Code"/>
        <w:rPr>
          <w:highlight w:val="white"/>
          <w:lang w:val="en-GB"/>
        </w:rPr>
      </w:pPr>
      <w:r w:rsidRPr="00D822A3">
        <w:rPr>
          <w:highlight w:val="white"/>
          <w:lang w:val="en-GB"/>
        </w:rPr>
        <w:t xml:space="preserve">      else {</w:t>
      </w:r>
    </w:p>
    <w:p w14:paraId="32771057" w14:textId="77777777" w:rsidR="002C2E81" w:rsidRPr="00D822A3" w:rsidRDefault="002C2E81" w:rsidP="002C2E81">
      <w:pPr>
        <w:pStyle w:val="Code"/>
        <w:rPr>
          <w:highlight w:val="white"/>
          <w:lang w:val="en-GB"/>
        </w:rPr>
      </w:pPr>
      <w:r w:rsidRPr="00D822A3">
        <w:rPr>
          <w:highlight w:val="white"/>
          <w:lang w:val="en-GB"/>
        </w:rPr>
        <w:t xml:space="preserve">        foreach (Pair&lt;string,Symbol&gt; pair in paramList) {</w:t>
      </w:r>
    </w:p>
    <w:p w14:paraId="36FF7B32" w14:textId="77777777" w:rsidR="00177752" w:rsidRPr="00D822A3" w:rsidRDefault="002C2E81" w:rsidP="002C2E81">
      <w:pPr>
        <w:pStyle w:val="Code"/>
        <w:rPr>
          <w:highlight w:val="white"/>
          <w:lang w:val="en-GB"/>
        </w:rPr>
      </w:pPr>
      <w:r w:rsidRPr="00D822A3">
        <w:rPr>
          <w:highlight w:val="white"/>
          <w:lang w:val="en-GB"/>
        </w:rPr>
        <w:t xml:space="preserve">          Assert.Error(!pair.Second.Type.IsVoid(),</w:t>
      </w:r>
    </w:p>
    <w:p w14:paraId="1CBAA270" w14:textId="6F017C08" w:rsidR="002C2E81" w:rsidRPr="00D822A3" w:rsidRDefault="00177752" w:rsidP="002C2E81">
      <w:pPr>
        <w:pStyle w:val="Code"/>
        <w:rPr>
          <w:highlight w:val="white"/>
          <w:lang w:val="en-GB"/>
        </w:rPr>
      </w:pPr>
      <w:r w:rsidRPr="00D822A3">
        <w:rPr>
          <w:highlight w:val="white"/>
          <w:lang w:val="en-GB"/>
        </w:rPr>
        <w:t xml:space="preserve">                      </w:t>
      </w:r>
      <w:r w:rsidR="002C2E81" w:rsidRPr="00D822A3">
        <w:rPr>
          <w:highlight w:val="white"/>
          <w:lang w:val="en-GB"/>
        </w:rPr>
        <w:t xml:space="preserve"> Message.Invalid_void_parameter);</w:t>
      </w:r>
    </w:p>
    <w:p w14:paraId="3EF66B71" w14:textId="77777777" w:rsidR="002C2E81" w:rsidRPr="00D822A3" w:rsidRDefault="002C2E81" w:rsidP="002C2E81">
      <w:pPr>
        <w:pStyle w:val="Code"/>
        <w:rPr>
          <w:highlight w:val="white"/>
          <w:lang w:val="en-GB"/>
        </w:rPr>
      </w:pPr>
      <w:r w:rsidRPr="00D822A3">
        <w:rPr>
          <w:highlight w:val="white"/>
          <w:lang w:val="en-GB"/>
        </w:rPr>
        <w:t xml:space="preserve">        }</w:t>
      </w:r>
    </w:p>
    <w:p w14:paraId="0E84B634" w14:textId="77777777" w:rsidR="002C2E81" w:rsidRPr="00D822A3" w:rsidRDefault="002C2E81" w:rsidP="002C2E81">
      <w:pPr>
        <w:pStyle w:val="Code"/>
        <w:rPr>
          <w:highlight w:val="white"/>
          <w:lang w:val="en-GB"/>
        </w:rPr>
      </w:pPr>
      <w:r w:rsidRPr="00D822A3">
        <w:rPr>
          <w:highlight w:val="white"/>
          <w:lang w:val="en-GB"/>
        </w:rPr>
        <w:t xml:space="preserve">      }</w:t>
      </w:r>
    </w:p>
    <w:p w14:paraId="144EAECD" w14:textId="77777777" w:rsidR="002C2E81" w:rsidRPr="00D822A3" w:rsidRDefault="002C2E81" w:rsidP="002C2E81">
      <w:pPr>
        <w:pStyle w:val="Code"/>
        <w:rPr>
          <w:highlight w:val="white"/>
          <w:lang w:val="en-GB"/>
        </w:rPr>
      </w:pPr>
    </w:p>
    <w:p w14:paraId="2994B402" w14:textId="77777777" w:rsidR="002C2E81" w:rsidRPr="00D822A3" w:rsidRDefault="002C2E81" w:rsidP="002C2E81">
      <w:pPr>
        <w:pStyle w:val="Code"/>
        <w:rPr>
          <w:highlight w:val="white"/>
          <w:lang w:val="en-GB"/>
        </w:rPr>
      </w:pPr>
      <w:r w:rsidRPr="00D822A3">
        <w:rPr>
          <w:highlight w:val="white"/>
          <w:lang w:val="en-GB"/>
        </w:rPr>
        <w:t xml:space="preserve">      declarator.Add(new Type(null, paramList, ellipse));</w:t>
      </w:r>
    </w:p>
    <w:p w14:paraId="48CA79C8"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1AAECB52" w14:textId="77777777" w:rsidR="002C2E81" w:rsidRPr="00D822A3" w:rsidRDefault="002C2E81" w:rsidP="002C2E81">
      <w:pPr>
        <w:pStyle w:val="Code"/>
        <w:rPr>
          <w:highlight w:val="white"/>
          <w:lang w:val="en-GB"/>
        </w:rPr>
      </w:pPr>
      <w:r w:rsidRPr="00D822A3">
        <w:rPr>
          <w:highlight w:val="white"/>
          <w:lang w:val="en-GB"/>
        </w:rPr>
        <w:t xml:space="preserve">    }</w:t>
      </w:r>
    </w:p>
    <w:p w14:paraId="2C48FD71" w14:textId="0870630A" w:rsidR="008223BF" w:rsidRPr="00D822A3" w:rsidRDefault="008223BF" w:rsidP="008223BF">
      <w:pPr>
        <w:pStyle w:val="CodeHeader"/>
        <w:rPr>
          <w:highlight w:val="white"/>
          <w:lang w:val="en-GB"/>
        </w:rPr>
      </w:pPr>
      <w:r w:rsidRPr="00D822A3">
        <w:rPr>
          <w:highlight w:val="white"/>
          <w:lang w:val="en-GB"/>
        </w:rPr>
        <w:t>MainParser.gppg</w:t>
      </w:r>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77777777" w:rsidR="00840DDD" w:rsidRPr="00D822A3" w:rsidRDefault="00840DDD" w:rsidP="00840DDD">
      <w:pPr>
        <w:pStyle w:val="Code"/>
        <w:rPr>
          <w:highlight w:val="white"/>
          <w:lang w:val="en-GB"/>
        </w:rPr>
      </w:pPr>
      <w:r w:rsidRPr="00D822A3">
        <w:rPr>
          <w:highlight w:val="white"/>
          <w:lang w:val="en-GB"/>
        </w:rPr>
        <w:lastRenderedPageBreak/>
        <w:t xml:space="preserve">    };</w:t>
      </w:r>
    </w:p>
    <w:p w14:paraId="573E9271" w14:textId="77777777" w:rsidR="008223BF" w:rsidRPr="00D822A3" w:rsidRDefault="008223BF" w:rsidP="008223BF">
      <w:pPr>
        <w:pStyle w:val="CodeHeader"/>
        <w:rPr>
          <w:highlight w:val="white"/>
          <w:lang w:val="en-GB"/>
        </w:rPr>
      </w:pPr>
      <w:r w:rsidRPr="00D822A3">
        <w:rPr>
          <w:highlight w:val="white"/>
          <w:lang w:val="en-GB"/>
        </w:rPr>
        <w:t>MiddleCodeGenerator.cs</w:t>
      </w:r>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5C82559E" w14:textId="77777777"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0F1B72E1" w14:textId="77777777" w:rsidR="002C2E81" w:rsidRPr="00D822A3" w:rsidRDefault="002C2E81" w:rsidP="002C2E81">
      <w:pPr>
        <w:pStyle w:val="Code"/>
        <w:rPr>
          <w:highlight w:val="white"/>
          <w:lang w:val="en-GB"/>
        </w:rPr>
      </w:pP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07FC69E6" w14:textId="77777777" w:rsidR="002C2E81" w:rsidRPr="00D822A3" w:rsidRDefault="002C2E81" w:rsidP="002C2E81">
      <w:pPr>
        <w:pStyle w:val="Code"/>
        <w:rPr>
          <w:highlight w:val="white"/>
          <w:lang w:val="en-GB"/>
        </w:rPr>
      </w:pP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t xml:space="preserve">      return declarator;</w:t>
      </w:r>
    </w:p>
    <w:p w14:paraId="0873844F" w14:textId="7C19512C" w:rsidR="002C2E81" w:rsidRPr="00D822A3"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r w:rsidRPr="00D822A3">
        <w:rPr>
          <w:highlight w:val="white"/>
          <w:lang w:val="en-GB"/>
        </w:rPr>
        <w:t>MainParser.gppg</w:t>
      </w:r>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77777777" w:rsidR="00840DDD" w:rsidRPr="00D822A3" w:rsidRDefault="00840DDD" w:rsidP="00840DDD">
      <w:pPr>
        <w:pStyle w:val="Code"/>
        <w:rPr>
          <w:highlight w:val="white"/>
          <w:lang w:val="en-GB"/>
        </w:rPr>
      </w:pPr>
      <w:r w:rsidRPr="00D822A3">
        <w:rPr>
          <w:highlight w:val="white"/>
          <w:lang w:val="en-GB"/>
        </w:rPr>
        <w:t xml:space="preserve">    </w:t>
      </w:r>
    </w:p>
    <w:p w14:paraId="1149ECA2" w14:textId="77777777" w:rsidR="00840DDD" w:rsidRPr="00D822A3" w:rsidRDefault="00840DDD" w:rsidP="00840DDD">
      <w:pPr>
        <w:pStyle w:val="Code"/>
        <w:rPr>
          <w:highlight w:val="white"/>
          <w:lang w:val="en-GB"/>
        </w:rPr>
      </w:pPr>
      <w:r w:rsidRPr="00D822A3">
        <w:rPr>
          <w:highlight w:val="white"/>
          <w:lang w:val="en-GB"/>
        </w:rPr>
        <w:t>parameter_ellipse_list:</w:t>
      </w:r>
    </w:p>
    <w:p w14:paraId="5C07B32E" w14:textId="77777777" w:rsidR="00840DDD" w:rsidRPr="00D822A3" w:rsidRDefault="00840DDD" w:rsidP="00840DDD">
      <w:pPr>
        <w:pStyle w:val="Code"/>
        <w:rPr>
          <w:highlight w:val="white"/>
          <w:lang w:val="en-GB"/>
        </w:rPr>
      </w:pPr>
      <w:r w:rsidRPr="00D822A3">
        <w:rPr>
          <w:highlight w:val="white"/>
          <w:lang w:val="en-GB"/>
        </w:rPr>
        <w:t xml:space="preserve">    parameter_list {</w:t>
      </w:r>
    </w:p>
    <w:p w14:paraId="2E71CB9F"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false);</w:t>
      </w:r>
    </w:p>
    <w:p w14:paraId="5E9D596B" w14:textId="77777777" w:rsidR="00840DDD" w:rsidRPr="00D822A3" w:rsidRDefault="00840DDD" w:rsidP="00840DDD">
      <w:pPr>
        <w:pStyle w:val="Code"/>
        <w:rPr>
          <w:highlight w:val="white"/>
          <w:lang w:val="en-GB"/>
        </w:rPr>
      </w:pPr>
      <w:r w:rsidRPr="00D822A3">
        <w:rPr>
          <w:highlight w:val="white"/>
          <w:lang w:val="en-GB"/>
        </w:rPr>
        <w:t xml:space="preserve">    }</w:t>
      </w:r>
    </w:p>
    <w:p w14:paraId="557C42B9" w14:textId="77777777" w:rsidR="00840DDD" w:rsidRPr="00D822A3" w:rsidRDefault="00840DDD" w:rsidP="00840DDD">
      <w:pPr>
        <w:pStyle w:val="Code"/>
        <w:rPr>
          <w:highlight w:val="white"/>
          <w:lang w:val="en-GB"/>
        </w:rPr>
      </w:pPr>
      <w:r w:rsidRPr="00D822A3">
        <w:rPr>
          <w:highlight w:val="white"/>
          <w:lang w:val="en-GB"/>
        </w:rPr>
        <w:t xml:space="preserve">  | parameter_list COMMA ELLIPSE {</w:t>
      </w:r>
    </w:p>
    <w:p w14:paraId="1B189FC8" w14:textId="77777777" w:rsidR="00840DDD" w:rsidRPr="00D822A3" w:rsidRDefault="00840DDD" w:rsidP="00840DDD">
      <w:pPr>
        <w:pStyle w:val="Code"/>
        <w:rPr>
          <w:highlight w:val="white"/>
          <w:lang w:val="en-GB"/>
        </w:rPr>
      </w:pPr>
      <w:r w:rsidRPr="00D822A3">
        <w:rPr>
          <w:highlight w:val="white"/>
          <w:lang w:val="en-GB"/>
        </w:rPr>
        <w:t xml:space="preserve">      $$ = new Pair&lt;List&lt;Pair&lt;string,Symbol&gt;&gt;,Boolean&gt;($1, true);</w:t>
      </w:r>
    </w:p>
    <w:p w14:paraId="1AB676B4" w14:textId="77777777" w:rsidR="00840DDD" w:rsidRPr="00D822A3" w:rsidRDefault="00840DDD" w:rsidP="00DD1B23">
      <w:pPr>
        <w:pStyle w:val="Code"/>
        <w:rPr>
          <w:highlight w:val="white"/>
          <w:lang w:val="en-GB"/>
        </w:rPr>
      </w:pPr>
      <w:r w:rsidRPr="00D822A3">
        <w:rPr>
          <w:highlight w:val="white"/>
          <w:lang w:val="en-GB"/>
        </w:rPr>
        <w:t xml:space="preserve">    };</w:t>
      </w:r>
    </w:p>
    <w:p w14:paraId="64F48FF6" w14:textId="77777777" w:rsidR="00840DDD" w:rsidRPr="00D822A3" w:rsidRDefault="00840DDD" w:rsidP="00DD1B23">
      <w:pPr>
        <w:pStyle w:val="Code"/>
        <w:rPr>
          <w:highlight w:val="white"/>
          <w:lang w:val="en-GB"/>
        </w:rPr>
      </w:pP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AC399C6" w14:textId="77777777" w:rsidR="00DD1B23" w:rsidRPr="00D822A3" w:rsidRDefault="00DD1B23" w:rsidP="00DD1B23">
      <w:pPr>
        <w:pStyle w:val="Code"/>
        <w:rPr>
          <w:highlight w:val="white"/>
          <w:lang w:val="en-GB"/>
        </w:rPr>
      </w:pPr>
      <w:r w:rsidRPr="00D822A3">
        <w:rPr>
          <w:highlight w:val="white"/>
          <w:lang w:val="en-GB"/>
        </w:rPr>
        <w:t xml:space="preserve">      $$ = new List&lt;Pair&lt;string,Symbol&gt;&gt;();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77777777" w:rsidR="00840DDD" w:rsidRPr="00D822A3" w:rsidRDefault="00840DDD" w:rsidP="00DD1B23">
      <w:pPr>
        <w:pStyle w:val="Code"/>
        <w:rPr>
          <w:highlight w:val="white"/>
          <w:lang w:val="en-GB"/>
        </w:rPr>
      </w:pP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r w:rsidRPr="00D822A3">
        <w:rPr>
          <w:highlight w:val="white"/>
          <w:lang w:val="en-GB"/>
        </w:rPr>
        <w:lastRenderedPageBreak/>
        <w:t>MiddleCodeGenerator.cs</w:t>
      </w:r>
    </w:p>
    <w:p w14:paraId="1C9CA2FF" w14:textId="77777777" w:rsidR="005D08C5" w:rsidRPr="00D822A3" w:rsidRDefault="005D08C5" w:rsidP="005D08C5">
      <w:pPr>
        <w:pStyle w:val="Code"/>
        <w:rPr>
          <w:highlight w:val="white"/>
          <w:lang w:val="en-GB"/>
        </w:rPr>
      </w:pPr>
      <w:r w:rsidRPr="00D822A3">
        <w:rPr>
          <w:highlight w:val="white"/>
          <w:lang w:val="en-GB"/>
        </w:rPr>
        <w:t xml:space="preserve">    public static Pair&lt;string,Symbol&gt; Parameter(Specifier specifier,</w:t>
      </w:r>
    </w:p>
    <w:p w14:paraId="2032FC8E" w14:textId="455318D0" w:rsidR="005D08C5" w:rsidRPr="00D822A3" w:rsidRDefault="005D08C5" w:rsidP="005D08C5">
      <w:pPr>
        <w:pStyle w:val="Code"/>
        <w:rPr>
          <w:highlight w:val="white"/>
          <w:lang w:val="en-GB"/>
        </w:rPr>
      </w:pPr>
      <w:r w:rsidRPr="00D822A3">
        <w:rPr>
          <w:highlight w:val="white"/>
          <w:lang w:val="en-GB"/>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3BA0F1B9" w14:textId="77777777" w:rsidR="005D08C5" w:rsidRPr="00D822A3" w:rsidRDefault="005D08C5" w:rsidP="005D08C5">
      <w:pPr>
        <w:pStyle w:val="Code"/>
        <w:rPr>
          <w:highlight w:val="white"/>
          <w:lang w:val="en-GB"/>
        </w:rPr>
      </w:pPr>
    </w:p>
    <w:p w14:paraId="286612DC" w14:textId="77777777" w:rsidR="005D08C5" w:rsidRPr="00D822A3" w:rsidRDefault="005D08C5" w:rsidP="005D08C5">
      <w:pPr>
        <w:pStyle w:val="Code"/>
        <w:rPr>
          <w:highlight w:val="white"/>
          <w:lang w:val="en-GB"/>
        </w:rPr>
      </w:pPr>
      <w:r w:rsidRPr="00D822A3">
        <w:rPr>
          <w:highlight w:val="white"/>
          <w:lang w:val="en-GB"/>
        </w:rPr>
        <w:t xml:space="preserve">      Assert.Error((storage == Storage.Auto) || (storage == Storage.Register),</w:t>
      </w:r>
    </w:p>
    <w:p w14:paraId="6EEE54CA" w14:textId="77777777" w:rsidR="005D08C5" w:rsidRPr="00D822A3" w:rsidRDefault="005D08C5" w:rsidP="005D08C5">
      <w:pPr>
        <w:pStyle w:val="Code"/>
        <w:rPr>
          <w:highlight w:val="white"/>
          <w:lang w:val="en-GB"/>
        </w:rPr>
      </w:pPr>
      <w:r w:rsidRPr="00D822A3">
        <w:rPr>
          <w:highlight w:val="white"/>
          <w:lang w:val="en-GB"/>
        </w:rPr>
        <w:t xml:space="preserve">                   Message.Parameters_must_have_auto_or_register_storage);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7777777" w:rsidR="005D08C5" w:rsidRPr="00D822A3" w:rsidRDefault="005D08C5" w:rsidP="005D08C5">
      <w:pPr>
        <w:pStyle w:val="Code"/>
        <w:rPr>
          <w:highlight w:val="white"/>
          <w:lang w:val="en-GB"/>
        </w:rPr>
      </w:pP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77777777" w:rsidR="005D08C5" w:rsidRPr="00D822A3" w:rsidRDefault="005D08C5" w:rsidP="005D08C5">
      <w:pPr>
        <w:pStyle w:val="Code"/>
        <w:rPr>
          <w:highlight w:val="white"/>
          <w:lang w:val="en-GB"/>
        </w:rPr>
      </w:pPr>
    </w:p>
    <w:p w14:paraId="283DCA54" w14:textId="2D696D74" w:rsidR="005D08C5" w:rsidRPr="00D822A3" w:rsidRDefault="005D08C5" w:rsidP="005D08C5">
      <w:pPr>
        <w:pStyle w:val="Code"/>
        <w:rPr>
          <w:highlight w:val="white"/>
          <w:lang w:val="en-GB"/>
        </w:rPr>
      </w:pPr>
      <w:r w:rsidRPr="00D822A3">
        <w:rPr>
          <w:highlight w:val="white"/>
          <w:lang w:val="en-GB"/>
        </w:rPr>
        <w:t xml:space="preserve">      Symbol symbol = new Symbol(name, false, </w:t>
      </w:r>
      <w:r w:rsidR="007F41CD">
        <w:rPr>
          <w:highlight w:val="white"/>
          <w:lang w:val="en-GB"/>
        </w:rPr>
        <w:t>storage</w:t>
      </w:r>
      <w:r w:rsidRPr="00D822A3">
        <w:rPr>
          <w:highlight w:val="white"/>
          <w:lang w:val="en-GB"/>
        </w:rPr>
        <w:t>, type, true);</w:t>
      </w:r>
    </w:p>
    <w:p w14:paraId="6587B80E" w14:textId="77777777" w:rsidR="005D08C5" w:rsidRPr="00D822A3" w:rsidRDefault="005D08C5" w:rsidP="005D08C5">
      <w:pPr>
        <w:pStyle w:val="Code"/>
        <w:rPr>
          <w:highlight w:val="white"/>
          <w:lang w:val="en-GB"/>
        </w:rPr>
      </w:pPr>
      <w:r w:rsidRPr="00D822A3">
        <w:rPr>
          <w:highlight w:val="white"/>
          <w:lang w:val="en-GB"/>
        </w:rPr>
        <w:t xml:space="preserve">      return (new Pair&lt;string, Symbol&gt;(name, symbol));</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r w:rsidRPr="00D822A3">
        <w:rPr>
          <w:highlight w:val="white"/>
          <w:lang w:val="en-GB"/>
        </w:rPr>
        <w:t>MainParser.gppg</w:t>
      </w:r>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0C9F0333"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expression</w:t>
      </w:r>
      <w:r w:rsidR="00C07F1C" w:rsidRPr="00D822A3">
        <w:rPr>
          <w:highlight w:val="white"/>
          <w:lang w:val="en-GB"/>
        </w:rPr>
        <w:t xml:space="preserve"> or a block</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lastRenderedPageBreak/>
        <w:t xml:space="preserve">    }</w:t>
      </w:r>
    </w:p>
    <w:p w14:paraId="30CBD0B9" w14:textId="0E0B6C9F"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2F35C1" w:rsidRPr="00D822A3">
        <w:rPr>
          <w:highlight w:val="white"/>
          <w:lang w:val="en-GB"/>
        </w:rPr>
        <w:t>initializer</w:t>
      </w:r>
      <w:r w:rsidR="00272FE8" w:rsidRPr="00D822A3">
        <w:rPr>
          <w:highlight w:val="white"/>
          <w:lang w:val="en-GB"/>
        </w:rPr>
        <w:t xml:space="preserve">, which means that </w:t>
      </w:r>
      <w:r w:rsidR="002F35C1" w:rsidRPr="00D822A3">
        <w:rPr>
          <w:highlight w:val="white"/>
          <w:lang w:val="en-GB"/>
        </w:rPr>
        <w:t>initializer</w:t>
      </w:r>
      <w:r w:rsidR="00272FE8" w:rsidRPr="00D822A3">
        <w:rPr>
          <w:highlight w:val="white"/>
          <w:lang w:val="en-GB"/>
        </w:rPr>
        <w:t>alizer lists can be nested</w:t>
      </w:r>
      <w:r w:rsidR="001F2E9D" w:rsidRPr="00D822A3">
        <w:rPr>
          <w:highlight w:val="white"/>
          <w:lang w:val="en-GB"/>
        </w:rPr>
        <w:t xml:space="preserve">. But in the end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751E3A80" w:rsidR="00840DDD" w:rsidRPr="00D822A3" w:rsidRDefault="007E7175" w:rsidP="007E7175">
      <w:pPr>
        <w:pStyle w:val="Rubrik4"/>
        <w:rPr>
          <w:highlight w:val="white"/>
          <w:lang w:val="en-GB"/>
        </w:rPr>
      </w:pPr>
      <w:r w:rsidRPr="00D822A3">
        <w:rPr>
          <w:highlight w:val="white"/>
          <w:lang w:val="en-GB"/>
        </w:rPr>
        <w:t>Abstract Declarator</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681AECC7"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 PointerDeclarator </w:t>
      </w:r>
      <w:r w:rsidRPr="00D822A3">
        <w:rPr>
          <w:highlight w:val="white"/>
          <w:lang w:val="en-GB"/>
        </w:rPr>
        <w:t>($1, null);</w:t>
      </w:r>
    </w:p>
    <w:p w14:paraId="6F4FD41B" w14:textId="77777777" w:rsidR="00840DDD" w:rsidRPr="00D822A3" w:rsidRDefault="00840DDD" w:rsidP="00840DDD">
      <w:pPr>
        <w:pStyle w:val="Code"/>
        <w:rPr>
          <w:highlight w:val="white"/>
          <w:lang w:val="en-GB"/>
        </w:rPr>
      </w:pPr>
      <w:r w:rsidRPr="00D822A3">
        <w:rPr>
          <w:highlight w:val="white"/>
          <w:lang w:val="en-GB"/>
        </w:rPr>
        <w:t xml:space="preserve">    }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77777777" w:rsidR="00840DDD" w:rsidRPr="00D822A3" w:rsidRDefault="00840DDD" w:rsidP="00840DDD">
      <w:pPr>
        <w:pStyle w:val="Code"/>
        <w:rPr>
          <w:highlight w:val="white"/>
          <w:lang w:val="en-GB"/>
        </w:rPr>
      </w:pPr>
      <w:r w:rsidRPr="00D822A3">
        <w:rPr>
          <w:highlight w:val="white"/>
          <w:lang w:val="en-GB"/>
        </w:rPr>
        <w:t xml:space="preserve">    };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2939F50E" w14:textId="2F7ADAD3" w:rsidR="00996971" w:rsidRPr="00D822A3" w:rsidRDefault="00996971" w:rsidP="002B467E">
      <w:pPr>
        <w:pStyle w:val="Code"/>
        <w:rPr>
          <w:highlight w:val="white"/>
          <w:lang w:val="en-GB"/>
        </w:rPr>
      </w:pPr>
    </w:p>
    <w:p w14:paraId="1729A819" w14:textId="77777777" w:rsidR="00996971" w:rsidRPr="00D822A3" w:rsidRDefault="00996971" w:rsidP="002B467E">
      <w:pPr>
        <w:pStyle w:val="Code"/>
        <w:rPr>
          <w:highlight w:val="white"/>
          <w:lang w:val="en-GB"/>
        </w:rPr>
      </w:pPr>
    </w:p>
    <w:p w14:paraId="407BF8AC" w14:textId="7140EFAF" w:rsidR="007E34E4" w:rsidRPr="00D822A3" w:rsidRDefault="00C42C18" w:rsidP="007E34E4">
      <w:pPr>
        <w:pStyle w:val="Rubrik2"/>
        <w:rPr>
          <w:highlight w:val="white"/>
          <w:lang w:val="en-GB"/>
        </w:rPr>
      </w:pPr>
      <w:bookmarkStart w:id="38" w:name="_Toc54119861"/>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38"/>
    </w:p>
    <w:p w14:paraId="1D5ED6B3" w14:textId="17B3BA07" w:rsidR="00E40B78" w:rsidRPr="00D822A3" w:rsidRDefault="00E40B78" w:rsidP="00C901A8">
      <w:pPr>
        <w:rPr>
          <w:lang w:val="en-GB"/>
        </w:rPr>
      </w:pPr>
      <w:r w:rsidRPr="00D822A3">
        <w:rPr>
          <w:lang w:val="en-GB"/>
        </w:rPr>
        <w:t xml:space="preserve">The </w:t>
      </w:r>
      <w:r w:rsidR="001A47DA" w:rsidRPr="00D822A3">
        <w:rPr>
          <w:rStyle w:val="CodeInText"/>
          <w:lang w:val="en-GB"/>
        </w:rPr>
        <w:t>G</w:t>
      </w:r>
      <w:r w:rsidRPr="00D822A3">
        <w:rPr>
          <w:rStyle w:val="CodeInText"/>
          <w:lang w:val="en-GB"/>
        </w:rPr>
        <w:t>enerateFunctionCode</w:t>
      </w:r>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r w:rsidRPr="00D822A3">
        <w:rPr>
          <w:rStyle w:val="CodeInText"/>
          <w:lang w:val="en-GB"/>
        </w:rPr>
        <w:t>generate</w:t>
      </w:r>
      <w:r w:rsidR="005F79CB" w:rsidRPr="00D822A3">
        <w:rPr>
          <w:rStyle w:val="CodeInText"/>
          <w:lang w:val="en-GB"/>
        </w:rPr>
        <w:t>Assembly</w:t>
      </w:r>
      <w:r w:rsidRPr="00D822A3">
        <w:rPr>
          <w:rStyle w:val="CodeInText"/>
          <w:lang w:val="en-GB"/>
        </w:rPr>
        <w:t>Text</w:t>
      </w:r>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r w:rsidRPr="00D822A3">
        <w:rPr>
          <w:rStyle w:val="CodeInText"/>
          <w:lang w:val="en-GB"/>
        </w:rPr>
        <w:t>goto</w:t>
      </w:r>
      <w:r w:rsidRPr="00D822A3">
        <w:rPr>
          <w:lang w:val="en-GB"/>
        </w:rPr>
        <w:t xml:space="preserve"> statements has been parsed, the addresses need to be set with the help of the label map.</w:t>
      </w:r>
    </w:p>
    <w:p w14:paraId="16DFFE45" w14:textId="6E5477A8" w:rsidR="00B075C3" w:rsidRPr="00D822A3" w:rsidRDefault="00B141F0" w:rsidP="00E40B78">
      <w:pPr>
        <w:pStyle w:val="Rubrik3"/>
        <w:rPr>
          <w:lang w:val="en-GB"/>
        </w:rPr>
      </w:pPr>
      <w:bookmarkStart w:id="39" w:name="_Toc54119862"/>
      <w:bookmarkStart w:id="40" w:name="_Ref418259975"/>
      <w:r w:rsidRPr="00D822A3">
        <w:rPr>
          <w:lang w:val="en-GB"/>
        </w:rPr>
        <w:t xml:space="preserve">The </w:t>
      </w:r>
      <w:r w:rsidR="009916E4" w:rsidRPr="00D822A3">
        <w:rPr>
          <w:lang w:val="en-GB"/>
        </w:rPr>
        <w:t>Nested</w:t>
      </w:r>
      <w:r w:rsidR="00027231" w:rsidRPr="00D822A3">
        <w:rPr>
          <w:lang w:val="en-GB"/>
        </w:rPr>
        <w:t>-</w:t>
      </w:r>
      <w:r w:rsidR="009916E4" w:rsidRPr="00D822A3">
        <w:rPr>
          <w:lang w:val="en-GB"/>
        </w:rPr>
        <w:t>I</w:t>
      </w:r>
      <w:r w:rsidR="00B075C3" w:rsidRPr="00D822A3">
        <w:rPr>
          <w:lang w:val="en-GB"/>
        </w:rPr>
        <w:t>f</w:t>
      </w:r>
      <w:r w:rsidR="00027231" w:rsidRPr="00D822A3">
        <w:rPr>
          <w:lang w:val="en-GB"/>
        </w:rPr>
        <w:t xml:space="preserve"> </w:t>
      </w:r>
      <w:r w:rsidRPr="00D822A3">
        <w:rPr>
          <w:lang w:val="en-GB"/>
        </w:rPr>
        <w:t>Problem</w:t>
      </w:r>
      <w:bookmarkEnd w:id="39"/>
    </w:p>
    <w:p w14:paraId="649A08E8" w14:textId="7701099C" w:rsidR="00516DD1" w:rsidRPr="00D822A3" w:rsidRDefault="00516DD1">
      <w:pPr>
        <w:rPr>
          <w:ins w:id="41" w:author="Stefan Bjornander" w:date="2015-04-26T09:44:00Z"/>
          <w:lang w:val="en-GB"/>
        </w:rPr>
        <w:pPrChange w:id="42" w:author="Stefan Bjornander" w:date="2015-04-26T09:25:00Z">
          <w:pPr>
            <w:pStyle w:val="Code"/>
          </w:pPr>
        </w:pPrChange>
      </w:pPr>
      <w:ins w:id="43" w:author="Stefan Bjornander" w:date="2015-04-26T09:27:00Z">
        <w:r w:rsidRPr="00D822A3">
          <w:rPr>
            <w:lang w:val="en-GB"/>
          </w:rPr>
          <w:t xml:space="preserve">The </w:t>
        </w:r>
        <w:r w:rsidRPr="00D822A3">
          <w:rPr>
            <w:rStyle w:val="CodeInText"/>
            <w:i/>
            <w:noProof/>
            <w:lang w:val="en-GB"/>
            <w:rPrChange w:id="44"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5" w:author="Stefan Bjornander" w:date="2015-04-26T09:43:00Z">
        <w:r w:rsidRPr="00D822A3">
          <w:rPr>
            <w:noProof/>
            <w:lang w:val="en-GB"/>
          </w:rPr>
          <w:delText xml:space="preserve">In </w:delText>
        </w:r>
      </w:del>
      <w:ins w:id="46" w:author="Stefan Bjornander" w:date="2015-04-26T09:45:00Z">
        <w:r w:rsidRPr="00D822A3">
          <w:rPr>
            <w:noProof/>
            <w:lang w:val="en-GB"/>
          </w:rPr>
          <w:t xml:space="preserve">is the problem of </w:t>
        </w:r>
      </w:ins>
      <w:ins w:id="47" w:author="Stefan Bjornander" w:date="2015-04-26T09:51:00Z">
        <w:r w:rsidRPr="00D822A3">
          <w:rPr>
            <w:noProof/>
            <w:lang w:val="en-GB"/>
          </w:rPr>
          <w:t>syntac</w:t>
        </w:r>
      </w:ins>
      <w:ins w:id="48" w:author="Stefan Bjornander" w:date="2015-04-26T09:53:00Z">
        <w:r w:rsidRPr="00D822A3">
          <w:rPr>
            <w:noProof/>
            <w:lang w:val="en-GB"/>
          </w:rPr>
          <w:t xml:space="preserve">tically </w:t>
        </w:r>
      </w:ins>
      <w:ins w:id="49" w:author="Stefan Bjornander" w:date="2015-04-26T09:45:00Z">
        <w:r w:rsidRPr="00D822A3">
          <w:rPr>
            <w:noProof/>
            <w:lang w:val="en-GB"/>
          </w:rPr>
          <w:t xml:space="preserve">interpret </w:t>
        </w:r>
      </w:ins>
      <w:del w:id="50" w:author="Stefan Bjornander" w:date="2015-04-26T09:45:00Z">
        <w:r w:rsidRPr="00D822A3">
          <w:rPr>
            <w:noProof/>
            <w:lang w:val="en-GB"/>
          </w:rPr>
          <w:delText xml:space="preserve">the </w:delText>
        </w:r>
      </w:del>
      <w:ins w:id="51" w:author="Stefan Bjornander" w:date="2015-04-26T09:45:00Z">
        <w:r w:rsidRPr="00D822A3">
          <w:rPr>
            <w:noProof/>
            <w:lang w:val="en-GB"/>
          </w:rPr>
          <w:t>the leftmost source code below.</w:t>
        </w:r>
      </w:ins>
      <w:ins w:id="52"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3" w:author="Stefan Bjornander" w:date="2015-04-26T09:47:00Z">
        <w:r w:rsidRPr="00D822A3">
          <w:rPr>
            <w:noProof/>
            <w:lang w:val="en-GB"/>
          </w:rPr>
          <w:t xml:space="preserve">is the correct one, each </w:t>
        </w:r>
        <w:r w:rsidRPr="00D822A3">
          <w:rPr>
            <w:rStyle w:val="CodeInText"/>
            <w:i/>
            <w:noProof/>
            <w:lang w:val="en-GB"/>
            <w:rPrChange w:id="54" w:author="Stefan Bjornander" w:date="2015-04-26T09:48:00Z">
              <w:rPr>
                <w:rStyle w:val="CodeInText"/>
              </w:rPr>
            </w:rPrChange>
          </w:rPr>
          <w:t>else</w:t>
        </w:r>
        <w:r w:rsidRPr="00D822A3">
          <w:rPr>
            <w:noProof/>
            <w:lang w:val="en-GB"/>
          </w:rPr>
          <w:t xml:space="preserve"> shall be</w:t>
        </w:r>
      </w:ins>
      <w:ins w:id="55" w:author="Stefan Bjornander" w:date="2015-04-26T09:58:00Z">
        <w:r w:rsidRPr="00D822A3">
          <w:rPr>
            <w:noProof/>
            <w:lang w:val="en-GB"/>
          </w:rPr>
          <w:t xml:space="preserve"> connected</w:t>
        </w:r>
      </w:ins>
      <w:ins w:id="56" w:author="Stefan Bjornander" w:date="2015-04-26T09:47:00Z">
        <w:r w:rsidRPr="00D822A3">
          <w:rPr>
            <w:noProof/>
            <w:lang w:val="en-GB"/>
          </w:rPr>
          <w:t xml:space="preserve"> to the </w:t>
        </w:r>
      </w:ins>
      <w:ins w:id="57" w:author="Stefan Bjornander" w:date="2015-04-26T09:59:00Z">
        <w:r w:rsidRPr="00D822A3">
          <w:rPr>
            <w:noProof/>
            <w:lang w:val="en-GB"/>
          </w:rPr>
          <w:t xml:space="preserve">latest preceding </w:t>
        </w:r>
      </w:ins>
      <w:ins w:id="58" w:author="Stefan Bjornander" w:date="2015-04-26T09:48:00Z">
        <w:r w:rsidRPr="00D822A3">
          <w:rPr>
            <w:rStyle w:val="CodeInText"/>
            <w:i/>
            <w:noProof/>
            <w:lang w:val="en-GB"/>
            <w:rPrChange w:id="59" w:author="Stefan Bjornander" w:date="2015-04-26T09:48:00Z">
              <w:rPr>
                <w:rStyle w:val="CodeInText"/>
              </w:rPr>
            </w:rPrChange>
          </w:rPr>
          <w:t>if</w:t>
        </w:r>
        <w:r w:rsidRPr="00D822A3">
          <w:rPr>
            <w:noProof/>
            <w:lang w:val="en-GB"/>
          </w:rPr>
          <w:t>.</w:t>
        </w:r>
      </w:ins>
      <w:r w:rsidR="00423247" w:rsidRPr="00D822A3">
        <w:rPr>
          <w:noProof/>
          <w:lang w:val="en-GB"/>
        </w:rPr>
        <w:t xml:space="preserve"> </w:t>
      </w:r>
      <w:ins w:id="60" w:author="Stefan Bjornander" w:date="2015-04-26T09:28:00Z">
        <w:r w:rsidR="00423247" w:rsidRPr="00D822A3">
          <w:rPr>
            <w:lang w:val="en-GB"/>
          </w:rPr>
          <w:t xml:space="preserve">In other </w:t>
        </w:r>
      </w:ins>
      <w:ins w:id="61" w:author="Stefan Bjornander" w:date="2015-04-26T09:29:00Z">
        <w:r w:rsidR="00423247" w:rsidRPr="00D822A3">
          <w:rPr>
            <w:lang w:val="en-GB"/>
          </w:rPr>
          <w:t>languages</w:t>
        </w:r>
      </w:ins>
      <w:ins w:id="62" w:author="Stefan Bjornander" w:date="2015-04-26T09:41:00Z">
        <w:r w:rsidR="00423247" w:rsidRPr="00D822A3">
          <w:rPr>
            <w:lang w:val="en-GB"/>
          </w:rPr>
          <w:t>,</w:t>
        </w:r>
      </w:ins>
      <w:ins w:id="63" w:author="Stefan Bjornander" w:date="2015-04-26T09:28:00Z">
        <w:r w:rsidR="00423247" w:rsidRPr="00D822A3">
          <w:rPr>
            <w:lang w:val="en-GB"/>
          </w:rPr>
          <w:t xml:space="preserve"> </w:t>
        </w:r>
      </w:ins>
      <w:ins w:id="64" w:author="Stefan Bjornander" w:date="2015-04-26T09:41:00Z">
        <w:r w:rsidR="00423247" w:rsidRPr="00D822A3">
          <w:rPr>
            <w:lang w:val="en-GB"/>
          </w:rPr>
          <w:t xml:space="preserve">which syntax includes </w:t>
        </w:r>
      </w:ins>
      <w:ins w:id="65" w:author="Stefan Bjornander" w:date="2015-04-26T09:28:00Z">
        <w:r w:rsidR="00423247" w:rsidRPr="00D822A3">
          <w:rPr>
            <w:lang w:val="en-GB"/>
          </w:rPr>
          <w:t xml:space="preserve">the keyword </w:t>
        </w:r>
        <w:r w:rsidR="00423247" w:rsidRPr="00D822A3">
          <w:rPr>
            <w:rStyle w:val="CodeInText"/>
            <w:i/>
            <w:lang w:val="en-GB"/>
            <w:rPrChange w:id="66" w:author="Stefan Bjornander" w:date="2015-04-26T09:29:00Z">
              <w:rPr>
                <w:rStyle w:val="CodeInText"/>
              </w:rPr>
            </w:rPrChange>
          </w:rPr>
          <w:t>then</w:t>
        </w:r>
        <w:r w:rsidR="00423247" w:rsidRPr="00D822A3">
          <w:rPr>
            <w:lang w:val="en-GB"/>
          </w:rPr>
          <w:t xml:space="preserve">, </w:t>
        </w:r>
      </w:ins>
      <w:r w:rsidR="00423247" w:rsidRPr="00D822A3">
        <w:rPr>
          <w:lang w:val="en-GB"/>
        </w:rPr>
        <w:t>the problem</w:t>
      </w:r>
      <w:ins w:id="67" w:author="Stefan Bjornander" w:date="2015-04-26T09:28:00Z">
        <w:r w:rsidR="00423247" w:rsidRPr="00D822A3">
          <w:rPr>
            <w:lang w:val="en-GB"/>
          </w:rPr>
          <w:t xml:space="preserve"> is </w:t>
        </w:r>
      </w:ins>
      <w:ins w:id="68" w:author="Stefan Bjornander" w:date="2015-04-26T09:29:00Z">
        <w:r w:rsidR="00423247" w:rsidRPr="00D822A3">
          <w:rPr>
            <w:lang w:val="en-GB"/>
          </w:rPr>
          <w:t xml:space="preserve">called </w:t>
        </w:r>
      </w:ins>
      <w:ins w:id="69" w:author="Stefan Bjornander" w:date="2015-04-26T09:28:00Z">
        <w:r w:rsidR="00423247" w:rsidRPr="00D822A3">
          <w:rPr>
            <w:lang w:val="en-GB"/>
          </w:rPr>
          <w:t xml:space="preserve">as the </w:t>
        </w:r>
        <w:r w:rsidR="00423247" w:rsidRPr="00D822A3">
          <w:rPr>
            <w:rStyle w:val="CodeInText"/>
            <w:i/>
            <w:lang w:val="en-GB"/>
            <w:rPrChange w:id="70" w:author="Stefan Bjornander" w:date="2015-04-26T09:29:00Z">
              <w:rPr>
                <w:rStyle w:val="CodeInText"/>
              </w:rPr>
            </w:rPrChange>
          </w:rPr>
          <w:t>if-then-els</w:t>
        </w:r>
      </w:ins>
      <w:ins w:id="71" w:author="Stefan Bjornander" w:date="2015-04-26T09:29:00Z">
        <w:r w:rsidR="00423247" w:rsidRPr="00D822A3">
          <w:rPr>
            <w:rStyle w:val="CodeInText"/>
            <w:i/>
            <w:lang w:val="en-GB"/>
            <w:rPrChange w:id="72" w:author="Stefan Bjornander" w:date="2015-04-26T09:29:00Z">
              <w:rPr>
                <w:rStyle w:val="CodeInText"/>
              </w:rPr>
            </w:rPrChange>
          </w:rPr>
          <w:t>e</w:t>
        </w:r>
        <w:r w:rsidR="00423247" w:rsidRPr="00D822A3">
          <w:rPr>
            <w:lang w:val="en-GB"/>
          </w:rPr>
          <w:t xml:space="preserve"> problem</w:t>
        </w:r>
      </w:ins>
      <w:r w:rsidR="00423247" w:rsidRPr="00D822A3">
        <w:rPr>
          <w:lang w:val="en-GB"/>
        </w:rPr>
        <w:t>)</w:t>
      </w:r>
      <w:ins w:id="73" w:author="Stefan Bjornander" w:date="2015-04-26T09:29:00Z">
        <w:r w:rsidR="00423247" w:rsidRPr="00D822A3">
          <w:rPr>
            <w:lang w:val="en-GB"/>
          </w:rPr>
          <w:t>.</w:t>
        </w:r>
      </w:ins>
    </w:p>
    <w:tbl>
      <w:tblPr>
        <w:tblStyle w:val="Tabellrutnt"/>
        <w:tblW w:w="0" w:type="auto"/>
        <w:tblLook w:val="04A0" w:firstRow="1" w:lastRow="0" w:firstColumn="1" w:lastColumn="0" w:noHBand="0" w:noVBand="1"/>
        <w:tblPrChange w:id="74"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75">
          <w:tblGrid>
            <w:gridCol w:w="3116"/>
            <w:gridCol w:w="3117"/>
            <w:gridCol w:w="3117"/>
          </w:tblGrid>
        </w:tblGridChange>
      </w:tblGrid>
      <w:tr w:rsidR="00516DD1" w:rsidRPr="00D822A3" w14:paraId="306EE423" w14:textId="77777777" w:rsidTr="00516DD1">
        <w:trPr>
          <w:ins w:id="76" w:author="Stefan Bjornander" w:date="2015-04-26T09:44:00Z"/>
        </w:trPr>
        <w:tc>
          <w:tcPr>
            <w:tcW w:w="3116" w:type="dxa"/>
            <w:tcPrChange w:id="77"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78" w:author="Stefan Bjornander" w:date="2015-04-26T09:44:00Z"/>
                <w:lang w:val="en-GB"/>
              </w:rPr>
            </w:pPr>
            <w:ins w:id="79" w:author="Stefan Bjornander" w:date="2015-04-26T09:44:00Z">
              <w:r w:rsidRPr="00D822A3">
                <w:rPr>
                  <w:lang w:val="en-GB"/>
                </w:rPr>
                <w:t>if (a &lt; b)</w:t>
              </w:r>
            </w:ins>
          </w:p>
          <w:p w14:paraId="3B9E4E6E" w14:textId="77777777" w:rsidR="00516DD1" w:rsidRPr="00D822A3" w:rsidRDefault="00516DD1">
            <w:pPr>
              <w:pStyle w:val="Code"/>
              <w:rPr>
                <w:ins w:id="80" w:author="Stefan Bjornander" w:date="2015-04-26T09:44:00Z"/>
                <w:lang w:val="en-GB"/>
              </w:rPr>
            </w:pPr>
            <w:ins w:id="81" w:author="Stefan Bjornander" w:date="2015-04-26T09:44:00Z">
              <w:r w:rsidRPr="00D822A3">
                <w:rPr>
                  <w:lang w:val="en-GB"/>
                </w:rPr>
                <w:t xml:space="preserve">  if (c &lt; d)</w:t>
              </w:r>
            </w:ins>
          </w:p>
          <w:p w14:paraId="4333B730" w14:textId="77777777" w:rsidR="00516DD1" w:rsidRPr="00D822A3" w:rsidRDefault="00516DD1">
            <w:pPr>
              <w:pStyle w:val="Code"/>
              <w:rPr>
                <w:ins w:id="82" w:author="Stefan Bjornander" w:date="2015-04-26T09:44:00Z"/>
                <w:lang w:val="en-GB"/>
              </w:rPr>
            </w:pPr>
            <w:ins w:id="83" w:author="Stefan Bjornander" w:date="2015-04-26T09:44:00Z">
              <w:r w:rsidRPr="00D822A3">
                <w:rPr>
                  <w:lang w:val="en-GB"/>
                </w:rPr>
                <w:t xml:space="preserve">    e = 1;</w:t>
              </w:r>
            </w:ins>
          </w:p>
          <w:p w14:paraId="3207957D" w14:textId="77777777" w:rsidR="00516DD1" w:rsidRPr="00D822A3" w:rsidRDefault="00516DD1">
            <w:pPr>
              <w:pStyle w:val="Code"/>
              <w:rPr>
                <w:ins w:id="84" w:author="Stefan Bjornander" w:date="2015-04-26T09:44:00Z"/>
                <w:lang w:val="en-GB"/>
              </w:rPr>
            </w:pPr>
            <w:ins w:id="85" w:author="Stefan Bjornander" w:date="2015-04-26T09:44:00Z">
              <w:r w:rsidRPr="00D822A3">
                <w:rPr>
                  <w:lang w:val="en-GB"/>
                </w:rPr>
                <w:t xml:space="preserve">  else</w:t>
              </w:r>
            </w:ins>
          </w:p>
          <w:p w14:paraId="67FEA936" w14:textId="77777777" w:rsidR="00516DD1" w:rsidRPr="00D822A3" w:rsidRDefault="00516DD1">
            <w:pPr>
              <w:pStyle w:val="Code"/>
              <w:rPr>
                <w:ins w:id="86" w:author="Stefan Bjornander" w:date="2015-04-26T09:44:00Z"/>
                <w:del w:id="87" w:author="Stefan Bjornander" w:date="2015-04-26T09:44:00Z"/>
                <w:lang w:val="en-GB"/>
              </w:rPr>
            </w:pPr>
            <w:ins w:id="88" w:author="Stefan Bjornander" w:date="2015-04-26T09:44:00Z">
              <w:r w:rsidRPr="00D822A3">
                <w:rPr>
                  <w:lang w:val="en-GB"/>
                </w:rPr>
                <w:t xml:space="preserve">    f = 2;</w:t>
              </w:r>
            </w:ins>
          </w:p>
          <w:p w14:paraId="2FAE5D6D" w14:textId="77777777" w:rsidR="00516DD1" w:rsidRPr="00D822A3" w:rsidRDefault="00516DD1">
            <w:pPr>
              <w:pStyle w:val="Code"/>
              <w:rPr>
                <w:ins w:id="89" w:author="Stefan Bjornander" w:date="2015-04-26T09:44:00Z"/>
                <w:lang w:val="en-GB"/>
              </w:rPr>
            </w:pPr>
          </w:p>
        </w:tc>
        <w:tc>
          <w:tcPr>
            <w:tcW w:w="3117" w:type="dxa"/>
            <w:tcPrChange w:id="90"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91" w:author="Stefan Bjornander" w:date="2015-04-26T09:44:00Z">
              <w:r w:rsidRPr="00D822A3">
                <w:rPr>
                  <w:lang w:val="en-GB"/>
                </w:rPr>
                <w:t>if (a &lt; b) {</w:t>
              </w:r>
            </w:ins>
          </w:p>
          <w:p w14:paraId="556A4791" w14:textId="77777777" w:rsidR="00516DD1" w:rsidRPr="00D822A3" w:rsidRDefault="00516DD1">
            <w:pPr>
              <w:pStyle w:val="Code"/>
              <w:rPr>
                <w:lang w:val="en-GB"/>
              </w:rPr>
            </w:pPr>
            <w:ins w:id="92"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93"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94"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95" w:author="Stefan Bjornander" w:date="2015-04-26T09:44:00Z">
              <w:r w:rsidRPr="00D822A3">
                <w:rPr>
                  <w:lang w:val="en-GB"/>
                </w:rPr>
                <w:t xml:space="preserve">    f = 2;</w:t>
              </w:r>
            </w:ins>
          </w:p>
          <w:p w14:paraId="576B5809" w14:textId="77777777" w:rsidR="00516DD1" w:rsidRPr="00D822A3" w:rsidRDefault="00516DD1">
            <w:pPr>
              <w:pStyle w:val="Code"/>
              <w:rPr>
                <w:del w:id="96" w:author="Stefan Bjornander" w:date="2015-04-26T09:45:00Z"/>
                <w:lang w:val="en-GB"/>
              </w:rPr>
            </w:pPr>
            <w:ins w:id="97" w:author="Stefan Bjornander" w:date="2015-04-26T09:44:00Z">
              <w:r w:rsidRPr="00D822A3">
                <w:rPr>
                  <w:lang w:val="en-GB"/>
                </w:rPr>
                <w:t>}</w:t>
              </w:r>
            </w:ins>
          </w:p>
          <w:p w14:paraId="4C1D31DA" w14:textId="77777777" w:rsidR="00516DD1" w:rsidRPr="00D822A3" w:rsidRDefault="00516DD1">
            <w:pPr>
              <w:pStyle w:val="Code"/>
              <w:rPr>
                <w:del w:id="98" w:author="Stefan Bjornander" w:date="2015-04-26T09:45:00Z"/>
                <w:lang w:val="en-GB"/>
              </w:rPr>
            </w:pPr>
          </w:p>
          <w:p w14:paraId="170E5735" w14:textId="77777777" w:rsidR="00516DD1" w:rsidRPr="00D822A3" w:rsidRDefault="00516DD1">
            <w:pPr>
              <w:pStyle w:val="Code"/>
              <w:rPr>
                <w:ins w:id="99" w:author="Stefan Bjornander" w:date="2015-04-26T09:44:00Z"/>
                <w:lang w:val="en-GB"/>
              </w:rPr>
              <w:pPrChange w:id="100" w:author="Stefan Bjornander" w:date="2015-04-26T09:45:00Z">
                <w:pPr/>
              </w:pPrChange>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102" w:author="Stefan Bjornander" w:date="2015-04-26T09:45:00Z" w:name="move417804833"/>
            <w:ins w:id="103" w:author="Stefan Bjornander" w:date="2015-04-26T09:45:00Z">
              <w:r w:rsidRPr="00D822A3">
                <w:rPr>
                  <w:lang w:val="en-GB"/>
                </w:rPr>
                <w:t>if (a &lt; b)</w:t>
              </w:r>
            </w:ins>
          </w:p>
          <w:p w14:paraId="1D552566" w14:textId="77777777" w:rsidR="00516DD1" w:rsidRPr="00D822A3" w:rsidRDefault="00516DD1">
            <w:pPr>
              <w:pStyle w:val="Code"/>
              <w:rPr>
                <w:lang w:val="en-GB"/>
              </w:rPr>
            </w:pPr>
            <w:ins w:id="104"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105"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106"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107" w:author="Stefan Bjornander" w:date="2015-04-26T09:45:00Z">
              <w:r w:rsidRPr="00D822A3">
                <w:rPr>
                  <w:lang w:val="en-GB"/>
                </w:rPr>
                <w:t>else</w:t>
              </w:r>
            </w:ins>
          </w:p>
          <w:p w14:paraId="062525C9" w14:textId="77777777" w:rsidR="00516DD1" w:rsidRPr="00D822A3" w:rsidRDefault="00516DD1">
            <w:pPr>
              <w:pStyle w:val="Code"/>
              <w:rPr>
                <w:del w:id="108" w:author="Stefan Bjornander" w:date="2015-04-26T09:45:00Z"/>
                <w:lang w:val="en-GB"/>
              </w:rPr>
            </w:pPr>
            <w:ins w:id="109" w:author="Stefan Bjornander" w:date="2015-04-26T09:45:00Z">
              <w:r w:rsidRPr="00D822A3">
                <w:rPr>
                  <w:lang w:val="en-GB"/>
                </w:rPr>
                <w:t xml:space="preserve">  f = 2;</w:t>
              </w:r>
            </w:ins>
            <w:moveToRangeEnd w:id="102"/>
          </w:p>
          <w:p w14:paraId="5A274AD6" w14:textId="77777777" w:rsidR="00516DD1" w:rsidRPr="00D822A3" w:rsidRDefault="00516DD1">
            <w:pPr>
              <w:pStyle w:val="Code"/>
              <w:rPr>
                <w:ins w:id="110" w:author="Stefan Bjornander" w:date="2015-04-26T09:44:00Z"/>
                <w:lang w:val="en-GB"/>
              </w:rPr>
              <w:pPrChange w:id="111" w:author="Stefan Bjornander" w:date="2015-04-26T09:45:00Z">
                <w:pPr/>
              </w:pPrChange>
            </w:pPr>
          </w:p>
        </w:tc>
      </w:tr>
    </w:tbl>
    <w:p w14:paraId="2932D7E0" w14:textId="77777777" w:rsidR="00516DD1" w:rsidRPr="00D822A3" w:rsidRDefault="00516DD1" w:rsidP="00516DD1">
      <w:pPr>
        <w:pStyle w:val="Code"/>
        <w:rPr>
          <w:ins w:id="112" w:author="Stefan Bjornander" w:date="2015-04-26T09:49:00Z"/>
          <w:lang w:val="en-GB"/>
        </w:rPr>
      </w:pPr>
    </w:p>
    <w:p w14:paraId="1E9078F4" w14:textId="77777777" w:rsidR="00516DD1" w:rsidRPr="00D822A3" w:rsidRDefault="00516DD1">
      <w:pPr>
        <w:rPr>
          <w:ins w:id="113" w:author="Stefan Bjornander" w:date="2015-04-26T09:52:00Z"/>
          <w:lang w:val="en-GB"/>
        </w:rPr>
        <w:pPrChange w:id="114" w:author="Stefan Bjornander" w:date="2015-04-26T09:51:00Z">
          <w:pPr>
            <w:pStyle w:val="Code"/>
          </w:pPr>
        </w:pPrChange>
      </w:pPr>
      <w:r w:rsidRPr="00D822A3">
        <w:rPr>
          <w:noProof/>
          <w:lang w:val="en-GB"/>
        </w:rPr>
        <w:t xml:space="preserve">Below is a simple set of statement rules. Unfortunately, they are </w:t>
      </w:r>
      <w:ins w:id="115" w:author="Stefan Bjornander" w:date="2015-04-26T09:53:00Z">
        <w:r w:rsidRPr="00D822A3">
          <w:rPr>
            <w:noProof/>
            <w:lang w:val="en-GB"/>
          </w:rPr>
          <w:t>ambiguous</w:t>
        </w:r>
      </w:ins>
      <w:ins w:id="116" w:author="Stefan Bjornander" w:date="2015-04-26T09:50:00Z">
        <w:r w:rsidRPr="00D822A3">
          <w:rPr>
            <w:noProof/>
            <w:lang w:val="en-GB"/>
          </w:rPr>
          <w:t xml:space="preserve"> in that way that </w:t>
        </w:r>
      </w:ins>
      <w:ins w:id="117" w:author="Stefan Bjornander" w:date="2015-04-26T09:52:00Z">
        <w:r w:rsidRPr="00D822A3">
          <w:rPr>
            <w:noProof/>
            <w:lang w:val="en-GB"/>
          </w:rPr>
          <w:t xml:space="preserve">the </w:t>
        </w:r>
      </w:ins>
      <w:r w:rsidRPr="00D822A3">
        <w:rPr>
          <w:noProof/>
          <w:lang w:val="en-GB"/>
        </w:rPr>
        <w:t xml:space="preserve">an </w:t>
      </w:r>
      <w:ins w:id="118" w:author="Stefan Bjornander" w:date="2015-04-26T09:52:00Z">
        <w:r w:rsidRPr="00D822A3">
          <w:rPr>
            <w:rStyle w:val="CodeInText"/>
            <w:i/>
            <w:noProof/>
            <w:lang w:val="en-GB"/>
            <w:rPrChange w:id="119"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20" w:author="Stefan Bjornander" w:date="2015-04-26T09:52:00Z">
        <w:r w:rsidRPr="00D822A3">
          <w:rPr>
            <w:noProof/>
            <w:lang w:val="en-GB"/>
          </w:rPr>
          <w:t xml:space="preserve"> </w:t>
        </w:r>
        <w:r w:rsidRPr="00D822A3">
          <w:rPr>
            <w:rStyle w:val="CodeInText"/>
            <w:i/>
            <w:noProof/>
            <w:lang w:val="en-GB"/>
            <w:rPrChange w:id="121"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22"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23" w:author="Stefan Bjornander" w:date="2015-04-26T09:49:00Z"/>
          <w:lang w:val="en-GB"/>
        </w:rPr>
      </w:pPr>
      <w:ins w:id="124" w:author="Stefan Bjornander" w:date="2015-04-26T09:47:00Z">
        <w:r w:rsidRPr="00D822A3">
          <w:rPr>
            <w:lang w:val="en-GB"/>
          </w:rPr>
          <w:t>statement ::=</w:t>
        </w:r>
      </w:ins>
    </w:p>
    <w:p w14:paraId="7FBE5268" w14:textId="77777777" w:rsidR="00516DD1" w:rsidRPr="00D822A3" w:rsidRDefault="00516DD1" w:rsidP="00516DD1">
      <w:pPr>
        <w:pStyle w:val="Code"/>
        <w:rPr>
          <w:ins w:id="125" w:author="Stefan Bjornander" w:date="2015-04-26T09:47:00Z"/>
          <w:lang w:val="en-GB"/>
        </w:rPr>
      </w:pPr>
      <w:ins w:id="126" w:author="Stefan Bjornander" w:date="2015-04-26T09:49:00Z">
        <w:r w:rsidRPr="00D822A3">
          <w:rPr>
            <w:lang w:val="en-GB"/>
          </w:rPr>
          <w:t xml:space="preserve">   </w:t>
        </w:r>
      </w:ins>
      <w:r w:rsidRPr="00D822A3">
        <w:rPr>
          <w:lang w:val="en-GB"/>
        </w:rPr>
        <w:t xml:space="preserve"> </w:t>
      </w:r>
      <w:ins w:id="127" w:author="Stefan Bjornander" w:date="2015-04-26T09:49:00Z">
        <w:r w:rsidRPr="00D822A3">
          <w:rPr>
            <w:lang w:val="en-GB"/>
          </w:rPr>
          <w:t xml:space="preserve">IF LEFT_PAREN </w:t>
        </w:r>
      </w:ins>
      <w:ins w:id="128" w:author="Stefan Bjornander" w:date="2015-04-26T10:08:00Z">
        <w:r w:rsidRPr="00D822A3">
          <w:rPr>
            <w:lang w:val="en-GB"/>
          </w:rPr>
          <w:t xml:space="preserve">logical_expression </w:t>
        </w:r>
      </w:ins>
      <w:ins w:id="129" w:author="Stefan Bjornander" w:date="2015-04-26T09:49:00Z">
        <w:r w:rsidRPr="00D822A3">
          <w:rPr>
            <w:lang w:val="en-GB"/>
          </w:rPr>
          <w:t>RIGHT_PAREN statement</w:t>
        </w:r>
      </w:ins>
    </w:p>
    <w:p w14:paraId="436C5EC9" w14:textId="77777777" w:rsidR="00516DD1" w:rsidRPr="00D822A3" w:rsidRDefault="00516DD1" w:rsidP="00516DD1">
      <w:pPr>
        <w:pStyle w:val="Code"/>
        <w:rPr>
          <w:ins w:id="130" w:author="Stefan Bjornander" w:date="2015-04-26T09:49:00Z"/>
          <w:lang w:val="en-GB"/>
        </w:rPr>
      </w:pPr>
      <w:ins w:id="131" w:author="Stefan Bjornander" w:date="2015-04-26T09:49:00Z">
        <w:r w:rsidRPr="00D822A3">
          <w:rPr>
            <w:lang w:val="en-GB"/>
          </w:rPr>
          <w:t xml:space="preserve"> </w:t>
        </w:r>
      </w:ins>
      <w:r w:rsidRPr="00D822A3">
        <w:rPr>
          <w:lang w:val="en-GB"/>
        </w:rPr>
        <w:t xml:space="preserve"> </w:t>
      </w:r>
      <w:ins w:id="132" w:author="Stefan Bjornander" w:date="2015-04-26T09:49:00Z">
        <w:r w:rsidRPr="00D822A3">
          <w:rPr>
            <w:lang w:val="en-GB"/>
          </w:rPr>
          <w:t>|</w:t>
        </w:r>
      </w:ins>
      <w:r w:rsidRPr="00D822A3">
        <w:rPr>
          <w:lang w:val="en-GB"/>
        </w:rPr>
        <w:t xml:space="preserve"> </w:t>
      </w:r>
      <w:ins w:id="133" w:author="Stefan Bjornander" w:date="2015-04-26T09:49:00Z">
        <w:r w:rsidRPr="00D822A3">
          <w:rPr>
            <w:lang w:val="en-GB"/>
          </w:rPr>
          <w:t xml:space="preserve">IF LEFT_PAREN </w:t>
        </w:r>
      </w:ins>
      <w:ins w:id="134" w:author="Stefan Bjornander" w:date="2015-04-26T10:08:00Z">
        <w:r w:rsidRPr="00D822A3">
          <w:rPr>
            <w:lang w:val="en-GB"/>
          </w:rPr>
          <w:t xml:space="preserve">logical_expression </w:t>
        </w:r>
      </w:ins>
      <w:ins w:id="135"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36" w:author="Stefan Bjornander" w:date="2015-04-26T10:08:00Z">
        <w:r w:rsidRPr="00D822A3">
          <w:rPr>
            <w:lang w:val="en-GB"/>
          </w:rPr>
          <w:t xml:space="preserve">  | </w:t>
        </w:r>
      </w:ins>
      <w:r w:rsidRPr="00D822A3">
        <w:rPr>
          <w:lang w:val="en-GB"/>
        </w:rPr>
        <w:t>...</w:t>
      </w:r>
    </w:p>
    <w:p w14:paraId="6D69375A" w14:textId="77777777" w:rsidR="00516DD1" w:rsidRPr="00D822A3" w:rsidRDefault="00516DD1">
      <w:pPr>
        <w:rPr>
          <w:ins w:id="137" w:author="Stefan Bjornander" w:date="2015-04-26T09:47:00Z"/>
          <w:lang w:val="en-GB"/>
        </w:rPr>
        <w:pPrChange w:id="138" w:author="Stefan Bjornander" w:date="2015-04-26T09:25:00Z">
          <w:pPr>
            <w:pStyle w:val="Code"/>
          </w:pPr>
        </w:pPrChange>
      </w:pPr>
      <w:ins w:id="139" w:author="Stefan Bjornander" w:date="2015-04-26T09:51:00Z">
        <w:r w:rsidRPr="00D822A3">
          <w:rPr>
            <w:noProof/>
            <w:lang w:val="en-GB"/>
          </w:rPr>
          <w:t xml:space="preserve">To solve the problem, we need a more complicated </w:t>
        </w:r>
      </w:ins>
      <w:ins w:id="140" w:author="Stefan Bjornander" w:date="2015-04-26T09:53:00Z">
        <w:r w:rsidRPr="00D822A3">
          <w:rPr>
            <w:noProof/>
            <w:lang w:val="en-GB"/>
          </w:rPr>
          <w:t>set of rules</w:t>
        </w:r>
      </w:ins>
      <w:r w:rsidRPr="00D822A3">
        <w:rPr>
          <w:noProof/>
          <w:lang w:val="en-GB"/>
        </w:rPr>
        <w:t xml:space="preserve"> that works with open and closed statements.</w:t>
      </w:r>
      <w:ins w:id="141" w:author="Stefan Bjornander" w:date="2015-04-26T09:54:00Z">
        <w:r w:rsidRPr="00D822A3">
          <w:rPr>
            <w:noProof/>
            <w:lang w:val="en-GB"/>
          </w:rPr>
          <w:t xml:space="preserve"> The </w:t>
        </w:r>
      </w:ins>
      <w:ins w:id="142"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43" w:author="Stefan Bjornander" w:date="2015-04-26T09:58:00Z">
              <w:rPr>
                <w:rStyle w:val="CodeInText"/>
              </w:rPr>
            </w:rPrChange>
          </w:rPr>
          <w:t>else</w:t>
        </w:r>
        <w:r w:rsidRPr="00D822A3">
          <w:rPr>
            <w:noProof/>
            <w:lang w:val="en-GB"/>
          </w:rPr>
          <w:t xml:space="preserve"> with the</w:t>
        </w:r>
      </w:ins>
      <w:ins w:id="144" w:author="Stefan Bjornander" w:date="2015-04-26T09:58:00Z">
        <w:r w:rsidRPr="00D822A3">
          <w:rPr>
            <w:noProof/>
            <w:lang w:val="en-GB"/>
          </w:rPr>
          <w:t xml:space="preserve"> latest preceding</w:t>
        </w:r>
      </w:ins>
      <w:ins w:id="145" w:author="Stefan Bjornander" w:date="2015-04-26T09:57:00Z">
        <w:r w:rsidRPr="00D822A3">
          <w:rPr>
            <w:noProof/>
            <w:lang w:val="en-GB"/>
          </w:rPr>
          <w:t xml:space="preserve"> </w:t>
        </w:r>
      </w:ins>
      <w:ins w:id="146" w:author="Stefan Bjornander" w:date="2015-04-26T09:58:00Z">
        <w:r w:rsidRPr="00D822A3">
          <w:rPr>
            <w:rStyle w:val="CodeInText"/>
            <w:i/>
            <w:noProof/>
            <w:lang w:val="en-GB"/>
            <w:rPrChange w:id="147" w:author="Stefan Bjornander" w:date="2015-04-26T09:58:00Z">
              <w:rPr>
                <w:rStyle w:val="CodeInText"/>
              </w:rPr>
            </w:rPrChange>
          </w:rPr>
          <w:t>if</w:t>
        </w:r>
      </w:ins>
      <w:r w:rsidRPr="00D822A3">
        <w:rPr>
          <w:noProof/>
          <w:lang w:val="en-GB"/>
        </w:rPr>
        <w:t>, with compiles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lastRenderedPageBreak/>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A theoretical explanation of the open-closed statement solution is beyond the scope of this book, but I recommend the Dragon Book by Aho et al. for a closer look.</w:t>
      </w:r>
    </w:p>
    <w:p w14:paraId="12B6CFB1" w14:textId="17AAC7D6" w:rsidR="00B3577D" w:rsidRPr="00D822A3" w:rsidRDefault="006805DA" w:rsidP="00A12499">
      <w:pPr>
        <w:rPr>
          <w:lang w:val="en-GB"/>
        </w:rPr>
      </w:pPr>
      <w:r w:rsidRPr="00D822A3">
        <w:rPr>
          <w:lang w:val="en-GB"/>
        </w:rPr>
        <w:lastRenderedPageBreak/>
        <w:t>So, let us return to the if-else statement.</w:t>
      </w:r>
    </w:p>
    <w:p w14:paraId="0DC12A5F" w14:textId="671F864F" w:rsidR="007C08E0" w:rsidRPr="00D822A3" w:rsidRDefault="007C08E0" w:rsidP="007C08E0">
      <w:pPr>
        <w:pStyle w:val="CodeHeader"/>
        <w:rPr>
          <w:lang w:val="en-GB"/>
        </w:rPr>
      </w:pPr>
      <w:r w:rsidRPr="00D822A3">
        <w:rPr>
          <w:lang w:val="en-GB"/>
        </w:rPr>
        <w:t>MainParser.cs</w:t>
      </w:r>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6719A11A" w:rsidR="0080062E" w:rsidRPr="00D822A3" w:rsidRDefault="0080062E" w:rsidP="00661ECC">
      <w:pPr>
        <w:pStyle w:val="Code"/>
        <w:rPr>
          <w:highlight w:val="white"/>
          <w:lang w:val="en-GB"/>
        </w:rPr>
      </w:pPr>
      <w:r w:rsidRPr="00D822A3">
        <w:rPr>
          <w:highlight w:val="white"/>
          <w:lang w:val="en-GB"/>
        </w:rPr>
        <w:t xml:space="preserve">  | // ...</w:t>
      </w:r>
    </w:p>
    <w:p w14:paraId="5D465263" w14:textId="0BF00289"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next set,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r w:rsidRPr="00D822A3">
        <w:rPr>
          <w:highlight w:val="white"/>
          <w:lang w:val="en-GB"/>
        </w:rPr>
        <w:t>Statement.cs</w:t>
      </w:r>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77777777" w:rsidR="009E6D84" w:rsidRPr="00D822A3" w:rsidRDefault="009E6D84" w:rsidP="009E6D84">
      <w:pPr>
        <w:pStyle w:val="Code"/>
        <w:rPr>
          <w:highlight w:val="white"/>
          <w:lang w:val="en-GB"/>
        </w:rPr>
      </w:pPr>
      <w:r w:rsidRPr="00D822A3">
        <w:rPr>
          <w:highlight w:val="white"/>
          <w:lang w:val="en-GB"/>
        </w:rPr>
        <w:t xml:space="preserve">    private List&lt;MiddleCode&gt; m_list;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2FF11B97" w14:textId="77777777" w:rsidR="00637126" w:rsidRPr="00D822A3" w:rsidRDefault="00637126" w:rsidP="00637126">
      <w:pPr>
        <w:pStyle w:val="Code"/>
        <w:rPr>
          <w:highlight w:val="white"/>
          <w:lang w:val="en-GB"/>
        </w:rPr>
      </w:pPr>
      <w:r w:rsidRPr="00D822A3">
        <w:rPr>
          <w:highlight w:val="white"/>
          <w:lang w:val="en-GB"/>
        </w:rPr>
        <w:t xml:space="preserve">    public Statement(List&lt;MiddleCode&gt; list, ISet&lt;MiddleCode&gt; nextSet) {</w:t>
      </w:r>
    </w:p>
    <w:p w14:paraId="4FBC353D" w14:textId="7A23BBB6"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(list != null);</w:t>
      </w:r>
    </w:p>
    <w:p w14:paraId="025346A5" w14:textId="77777777" w:rsidR="00637126" w:rsidRPr="00D822A3" w:rsidRDefault="00637126" w:rsidP="00637126">
      <w:pPr>
        <w:pStyle w:val="Code"/>
        <w:rPr>
          <w:highlight w:val="white"/>
          <w:lang w:val="en-GB"/>
        </w:rPr>
      </w:pPr>
      <w:r w:rsidRPr="00D822A3">
        <w:rPr>
          <w:highlight w:val="white"/>
          <w:lang w:val="en-GB"/>
        </w:rPr>
        <w:t xml:space="preserve">      m_list = list;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77777777" w:rsidR="00DF226A" w:rsidRPr="00D822A3" w:rsidRDefault="00DF226A" w:rsidP="00DF226A">
      <w:pPr>
        <w:pStyle w:val="Code"/>
        <w:rPr>
          <w:highlight w:val="white"/>
          <w:lang w:val="en-GB"/>
        </w:rPr>
      </w:pPr>
      <w:r w:rsidRPr="00D822A3">
        <w:rPr>
          <w:highlight w:val="white"/>
          <w:lang w:val="en-GB"/>
        </w:rPr>
        <w:t xml:space="preserve">      get { return m_list;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040E5D59"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symbol, a register, and a</w:t>
      </w:r>
      <w:r w:rsidR="0070626D" w:rsidRPr="00D822A3">
        <w:rPr>
          <w:highlight w:val="white"/>
          <w:lang w:val="en-GB"/>
        </w:rPr>
        <w:t xml:space="preserve"> short and </w:t>
      </w:r>
      <w:r w:rsidR="000F0CB9" w:rsidRPr="00D822A3">
        <w:rPr>
          <w:highlight w:val="white"/>
          <w:lang w:val="en-GB"/>
        </w:rPr>
        <w:t xml:space="preserve">a </w:t>
      </w:r>
      <w:r w:rsidR="0070626D" w:rsidRPr="00D822A3">
        <w:rPr>
          <w:highlight w:val="white"/>
          <w:lang w:val="en-GB"/>
        </w:rPr>
        <w:t>long list</w:t>
      </w:r>
      <w:r w:rsidR="000F0CB9" w:rsidRPr="00D822A3">
        <w:rPr>
          <w:highlight w:val="white"/>
          <w:lang w:val="en-GB"/>
        </w:rPr>
        <w:t xml:space="preserve">. </w:t>
      </w:r>
      <w:r w:rsidR="002B259D" w:rsidRPr="00D822A3">
        <w:rPr>
          <w:highlight w:val="white"/>
          <w:lang w:val="en-GB"/>
        </w:rPr>
        <w:t xml:space="preserve">The register parameter is used in system calls when we need to access or assign specific register. </w:t>
      </w:r>
      <w:r w:rsidR="000F0CB9" w:rsidRPr="00D822A3">
        <w:rPr>
          <w:highlight w:val="white"/>
          <w:lang w:val="en-GB"/>
        </w:rPr>
        <w:t>The difference between the short and long list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 xml:space="preserve">effects of the expression. For instance, </w:t>
      </w:r>
      <w:r w:rsidR="000F0CB9" w:rsidRPr="00D822A3">
        <w:rPr>
          <w:highlight w:val="white"/>
          <w:lang w:val="en-GB"/>
        </w:rPr>
        <w:lastRenderedPageBreak/>
        <w:t xml:space="preserve">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whole expression</w:t>
      </w:r>
      <w:r w:rsidR="006B23C4" w:rsidRPr="00D822A3">
        <w:rPr>
          <w:highlight w:val="white"/>
          <w:lang w:val="en-GB"/>
        </w:rPr>
        <w:t>:</w:t>
      </w:r>
      <w:r w:rsidR="006979F2" w:rsidRPr="00D822A3">
        <w:rPr>
          <w:highlight w:val="white"/>
          <w:lang w:val="en-GB"/>
        </w:rPr>
        <w:t xml:space="preserve"> the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holds only the side</w:t>
      </w:r>
      <w:r w:rsidR="00A23B3B" w:rsidRPr="00D822A3">
        <w:rPr>
          <w:highlight w:val="white"/>
          <w:lang w:val="en-GB"/>
        </w:rPr>
        <w:t xml:space="preserve"> </w:t>
      </w:r>
      <w:r w:rsidR="008E3D7C" w:rsidRPr="00D822A3">
        <w:rPr>
          <w:highlight w:val="white"/>
          <w:lang w:val="en-GB"/>
        </w:rPr>
        <w:t>effe</w:t>
      </w:r>
      <w:r w:rsidR="00C14DB2" w:rsidRPr="00D822A3">
        <w:rPr>
          <w:highlight w:val="white"/>
          <w:lang w:val="en-GB"/>
        </w:rPr>
        <w:t>c</w:t>
      </w:r>
      <w:r w:rsidR="008E3D7C" w:rsidRPr="00D822A3">
        <w:rPr>
          <w:highlight w:val="white"/>
          <w:lang w:val="en-GB"/>
        </w:rPr>
        <w:t xml:space="preserve">ts: the function call and </w:t>
      </w:r>
      <w:r w:rsidR="008F23C8" w:rsidRPr="00D822A3">
        <w:rPr>
          <w:highlight w:val="white"/>
          <w:lang w:val="en-GB"/>
        </w:rPr>
        <w:t xml:space="preserve">decrement, </w:t>
      </w:r>
      <w:r w:rsidR="006979F2" w:rsidRPr="00D822A3">
        <w:rPr>
          <w:highlight w:val="white"/>
          <w:lang w:val="en-GB"/>
        </w:rPr>
        <w:t>but not the addition</w:t>
      </w:r>
      <w:r w:rsidR="008F23C8" w:rsidRPr="00D822A3">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4521CEE0"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AC1031" w:rsidRPr="00D822A3">
        <w:rPr>
          <w:highlight w:val="white"/>
          <w:lang w:val="en-GB"/>
        </w:rPr>
        <w:t>eventually be</w:t>
      </w:r>
      <w:r w:rsidRPr="00D822A3">
        <w:rPr>
          <w:highlight w:val="white"/>
          <w:lang w:val="en-GB"/>
        </w:rPr>
        <w:t xml:space="preserve"> ignored by the compiler.</w:t>
      </w:r>
    </w:p>
    <w:p w14:paraId="53A43FDB" w14:textId="1C5359B1" w:rsidR="008F23C8" w:rsidRPr="00D822A3" w:rsidRDefault="008F23C8" w:rsidP="008F23C8">
      <w:pPr>
        <w:pStyle w:val="Code"/>
        <w:rPr>
          <w:highlight w:val="white"/>
          <w:lang w:val="en-GB"/>
        </w:rPr>
      </w:pPr>
      <w:r w:rsidRPr="00D822A3">
        <w:rPr>
          <w:highlight w:val="white"/>
          <w:lang w:val="en-GB"/>
        </w:rPr>
        <w:t>a + (b * c);</w:t>
      </w:r>
    </w:p>
    <w:p w14:paraId="5725BF2F" w14:textId="28AA5DAE" w:rsidR="00627081" w:rsidRPr="00D822A3" w:rsidRDefault="00627081" w:rsidP="00627081">
      <w:pPr>
        <w:pStyle w:val="CodeHeader"/>
        <w:rPr>
          <w:highlight w:val="white"/>
          <w:lang w:val="en-GB"/>
        </w:rPr>
      </w:pPr>
      <w:r w:rsidRPr="00D822A3">
        <w:rPr>
          <w:highlight w:val="white"/>
          <w:lang w:val="en-GB"/>
        </w:rPr>
        <w:t>Expression.cs</w:t>
      </w:r>
    </w:p>
    <w:p w14:paraId="7247DD7D" w14:textId="77777777" w:rsidR="00627081" w:rsidRPr="00D822A3" w:rsidRDefault="00627081" w:rsidP="00627081">
      <w:pPr>
        <w:pStyle w:val="Code"/>
        <w:rPr>
          <w:highlight w:val="white"/>
          <w:lang w:val="en-GB"/>
        </w:rPr>
      </w:pPr>
      <w:r w:rsidRPr="00D822A3">
        <w:rPr>
          <w:highlight w:val="white"/>
          <w:lang w:val="en-GB"/>
        </w:rPr>
        <w:t>using System.Numerics;</w:t>
      </w:r>
    </w:p>
    <w:p w14:paraId="4A090151" w14:textId="77777777" w:rsidR="00627081" w:rsidRPr="00D822A3" w:rsidRDefault="00627081" w:rsidP="00627081">
      <w:pPr>
        <w:pStyle w:val="Code"/>
        <w:rPr>
          <w:highlight w:val="white"/>
          <w:lang w:val="en-GB"/>
        </w:rPr>
      </w:pPr>
      <w:r w:rsidRPr="00D822A3">
        <w:rPr>
          <w:highlight w:val="white"/>
          <w:lang w:val="en-GB"/>
        </w:rPr>
        <w:t>using System.Collections.Generic;</w:t>
      </w:r>
    </w:p>
    <w:p w14:paraId="56845279" w14:textId="77777777" w:rsidR="00627081" w:rsidRPr="00D822A3" w:rsidRDefault="00627081" w:rsidP="00627081">
      <w:pPr>
        <w:pStyle w:val="Code"/>
        <w:rPr>
          <w:highlight w:val="white"/>
          <w:lang w:val="en-GB"/>
        </w:rPr>
      </w:pPr>
    </w:p>
    <w:p w14:paraId="2D5CC1D4" w14:textId="77777777" w:rsidR="00627081" w:rsidRPr="00D822A3" w:rsidRDefault="00627081" w:rsidP="00627081">
      <w:pPr>
        <w:pStyle w:val="Code"/>
        <w:rPr>
          <w:highlight w:val="white"/>
          <w:lang w:val="en-GB"/>
        </w:rPr>
      </w:pPr>
      <w:r w:rsidRPr="00D822A3">
        <w:rPr>
          <w:highlight w:val="white"/>
          <w:lang w:val="en-GB"/>
        </w:rPr>
        <w:t>namespace CCompiler {</w:t>
      </w:r>
    </w:p>
    <w:p w14:paraId="5A849BA2" w14:textId="77777777" w:rsidR="00627081" w:rsidRPr="00D822A3" w:rsidRDefault="00627081" w:rsidP="00627081">
      <w:pPr>
        <w:pStyle w:val="Code"/>
        <w:rPr>
          <w:highlight w:val="white"/>
          <w:lang w:val="en-GB"/>
        </w:rPr>
      </w:pPr>
      <w:r w:rsidRPr="00D822A3">
        <w:rPr>
          <w:highlight w:val="white"/>
          <w:lang w:val="en-GB"/>
        </w:rPr>
        <w:t xml:space="preserve">  public class Expression {</w:t>
      </w:r>
    </w:p>
    <w:p w14:paraId="2C5389D8" w14:textId="77777777" w:rsidR="00627081" w:rsidRPr="00D822A3" w:rsidRDefault="00627081" w:rsidP="00627081">
      <w:pPr>
        <w:pStyle w:val="Code"/>
        <w:rPr>
          <w:highlight w:val="white"/>
          <w:lang w:val="en-GB"/>
        </w:rPr>
      </w:pPr>
      <w:r w:rsidRPr="00D822A3">
        <w:rPr>
          <w:highlight w:val="white"/>
          <w:lang w:val="en-GB"/>
        </w:rPr>
        <w:t xml:space="preserve">    private Symbol m_symbol;</w:t>
      </w:r>
    </w:p>
    <w:p w14:paraId="1BDBDDD7" w14:textId="77777777" w:rsidR="00627081" w:rsidRPr="00D822A3" w:rsidRDefault="00627081" w:rsidP="00627081">
      <w:pPr>
        <w:pStyle w:val="Code"/>
        <w:rPr>
          <w:highlight w:val="white"/>
          <w:lang w:val="en-GB"/>
        </w:rPr>
      </w:pPr>
      <w:r w:rsidRPr="00D822A3">
        <w:rPr>
          <w:highlight w:val="white"/>
          <w:lang w:val="en-GB"/>
        </w:rPr>
        <w:t xml:space="preserve">    private List&lt;MiddleCode&gt; m_shortList;</w:t>
      </w:r>
    </w:p>
    <w:p w14:paraId="5CDA47B0" w14:textId="77777777" w:rsidR="00627081" w:rsidRPr="00D822A3" w:rsidRDefault="00627081" w:rsidP="00627081">
      <w:pPr>
        <w:pStyle w:val="Code"/>
        <w:rPr>
          <w:highlight w:val="white"/>
          <w:lang w:val="en-GB"/>
        </w:rPr>
      </w:pPr>
      <w:r w:rsidRPr="00D822A3">
        <w:rPr>
          <w:highlight w:val="white"/>
          <w:lang w:val="en-GB"/>
        </w:rPr>
        <w:t xml:space="preserve">    private List&lt;MiddleCode&gt; m_longList;</w:t>
      </w:r>
    </w:p>
    <w:p w14:paraId="3CFD08D3" w14:textId="77777777" w:rsidR="00627081" w:rsidRPr="00D822A3" w:rsidRDefault="00627081" w:rsidP="00627081">
      <w:pPr>
        <w:pStyle w:val="Code"/>
        <w:rPr>
          <w:highlight w:val="white"/>
          <w:lang w:val="en-GB"/>
        </w:rPr>
      </w:pPr>
      <w:r w:rsidRPr="00D822A3">
        <w:rPr>
          <w:highlight w:val="white"/>
          <w:lang w:val="en-GB"/>
        </w:rPr>
        <w:t xml:space="preserve">    private Register? m_register;</w:t>
      </w:r>
    </w:p>
    <w:p w14:paraId="524850FB" w14:textId="77777777" w:rsidR="00627081" w:rsidRPr="00D822A3" w:rsidRDefault="00627081" w:rsidP="00627081">
      <w:pPr>
        <w:pStyle w:val="Code"/>
        <w:rPr>
          <w:highlight w:val="white"/>
          <w:lang w:val="en-GB"/>
        </w:rPr>
      </w:pPr>
      <w:r w:rsidRPr="00D822A3">
        <w:rPr>
          <w:highlight w:val="white"/>
          <w:lang w:val="en-GB"/>
        </w:rPr>
        <w:t xml:space="preserve">  </w:t>
      </w:r>
    </w:p>
    <w:p w14:paraId="3B578E37" w14:textId="77777777" w:rsidR="00627081" w:rsidRPr="00D822A3" w:rsidRDefault="00627081" w:rsidP="00627081">
      <w:pPr>
        <w:pStyle w:val="Code"/>
        <w:rPr>
          <w:highlight w:val="white"/>
          <w:lang w:val="en-GB"/>
        </w:rPr>
      </w:pPr>
      <w:r w:rsidRPr="00D822A3">
        <w:rPr>
          <w:highlight w:val="white"/>
          <w:lang w:val="en-GB"/>
        </w:rPr>
        <w:t xml:space="preserve">    public Expression(Symbol symbol, List&lt;MiddleCode&gt; shortList,</w:t>
      </w:r>
    </w:p>
    <w:p w14:paraId="28F7B670" w14:textId="77777777" w:rsidR="00627081" w:rsidRPr="00D822A3" w:rsidRDefault="00627081" w:rsidP="00627081">
      <w:pPr>
        <w:pStyle w:val="Code"/>
        <w:rPr>
          <w:highlight w:val="white"/>
          <w:lang w:val="en-GB"/>
        </w:rPr>
      </w:pPr>
      <w:r w:rsidRPr="00D822A3">
        <w:rPr>
          <w:highlight w:val="white"/>
          <w:lang w:val="en-GB"/>
        </w:rPr>
        <w:t xml:space="preserve">                      List&lt;MiddleCode&gt; longList, Register? register = null) {</w:t>
      </w:r>
    </w:p>
    <w:p w14:paraId="421EB417" w14:textId="77777777" w:rsidR="00627081" w:rsidRPr="00D822A3" w:rsidRDefault="00627081" w:rsidP="00627081">
      <w:pPr>
        <w:pStyle w:val="Code"/>
        <w:rPr>
          <w:highlight w:val="white"/>
          <w:lang w:val="en-GB"/>
        </w:rPr>
      </w:pPr>
      <w:r w:rsidRPr="00D822A3">
        <w:rPr>
          <w:highlight w:val="white"/>
          <w:lang w:val="en-GB"/>
        </w:rPr>
        <w:t xml:space="preserve">      m_symbol = symbol;</w:t>
      </w:r>
    </w:p>
    <w:p w14:paraId="2EEFA22F" w14:textId="77777777" w:rsidR="00627081" w:rsidRPr="00D822A3" w:rsidRDefault="00627081" w:rsidP="00627081">
      <w:pPr>
        <w:pStyle w:val="Code"/>
        <w:rPr>
          <w:highlight w:val="white"/>
          <w:lang w:val="en-GB"/>
        </w:rPr>
      </w:pPr>
      <w:r w:rsidRPr="00D822A3">
        <w:rPr>
          <w:highlight w:val="white"/>
          <w:lang w:val="en-GB"/>
        </w:rPr>
        <w:t xml:space="preserve">      m_shortList = (shortList != null) ? shortList : (new List&lt;MiddleCode&gt;());</w:t>
      </w:r>
    </w:p>
    <w:p w14:paraId="3A2DB805" w14:textId="77777777" w:rsidR="00627081" w:rsidRPr="00D822A3" w:rsidRDefault="00627081" w:rsidP="00627081">
      <w:pPr>
        <w:pStyle w:val="Code"/>
        <w:rPr>
          <w:highlight w:val="white"/>
          <w:lang w:val="en-GB"/>
        </w:rPr>
      </w:pPr>
      <w:r w:rsidRPr="00D822A3">
        <w:rPr>
          <w:highlight w:val="white"/>
          <w:lang w:val="en-GB"/>
        </w:rPr>
        <w:t xml:space="preserve">      m_longList = (longList != null) ? longList : (new List&lt;MiddleCode&gt;());</w:t>
      </w:r>
    </w:p>
    <w:p w14:paraId="06F97495" w14:textId="77777777" w:rsidR="00627081" w:rsidRPr="00D822A3" w:rsidRDefault="00627081" w:rsidP="00627081">
      <w:pPr>
        <w:pStyle w:val="Code"/>
        <w:rPr>
          <w:highlight w:val="white"/>
          <w:lang w:val="en-GB"/>
        </w:rPr>
      </w:pPr>
      <w:r w:rsidRPr="00D822A3">
        <w:rPr>
          <w:highlight w:val="white"/>
          <w:lang w:val="en-GB"/>
        </w:rPr>
        <w:t xml:space="preserve">      m_register = register;</w:t>
      </w:r>
    </w:p>
    <w:p w14:paraId="2AFA26A9" w14:textId="77777777" w:rsidR="00627081" w:rsidRPr="00D822A3" w:rsidRDefault="00627081" w:rsidP="00627081">
      <w:pPr>
        <w:pStyle w:val="Code"/>
        <w:rPr>
          <w:highlight w:val="white"/>
          <w:lang w:val="en-GB"/>
        </w:rPr>
      </w:pPr>
      <w:r w:rsidRPr="00D822A3">
        <w:rPr>
          <w:highlight w:val="white"/>
          <w:lang w:val="en-GB"/>
        </w:rPr>
        <w:t xml:space="preserve">    }</w:t>
      </w:r>
    </w:p>
    <w:p w14:paraId="59A9F384" w14:textId="77777777" w:rsidR="00627081" w:rsidRPr="00D822A3" w:rsidRDefault="00627081" w:rsidP="00627081">
      <w:pPr>
        <w:pStyle w:val="Code"/>
        <w:rPr>
          <w:highlight w:val="white"/>
          <w:lang w:val="en-GB"/>
        </w:rPr>
      </w:pPr>
      <w:r w:rsidRPr="00D822A3">
        <w:rPr>
          <w:highlight w:val="white"/>
          <w:lang w:val="en-GB"/>
        </w:rPr>
        <w:t xml:space="preserve">  </w:t>
      </w:r>
    </w:p>
    <w:p w14:paraId="67EFEBCA" w14:textId="77777777" w:rsidR="00627081" w:rsidRPr="00D822A3" w:rsidRDefault="00627081" w:rsidP="00627081">
      <w:pPr>
        <w:pStyle w:val="Code"/>
        <w:rPr>
          <w:highlight w:val="white"/>
          <w:lang w:val="en-GB"/>
        </w:rPr>
      </w:pPr>
      <w:r w:rsidRPr="00D822A3">
        <w:rPr>
          <w:highlight w:val="white"/>
          <w:lang w:val="en-GB"/>
        </w:rPr>
        <w:t xml:space="preserve">    public Symbol Symbol {</w:t>
      </w:r>
    </w:p>
    <w:p w14:paraId="7A35803E" w14:textId="77777777" w:rsidR="00627081" w:rsidRPr="00D822A3" w:rsidRDefault="00627081" w:rsidP="00627081">
      <w:pPr>
        <w:pStyle w:val="Code"/>
        <w:rPr>
          <w:highlight w:val="white"/>
          <w:lang w:val="en-GB"/>
        </w:rPr>
      </w:pPr>
      <w:r w:rsidRPr="00D822A3">
        <w:rPr>
          <w:highlight w:val="white"/>
          <w:lang w:val="en-GB"/>
        </w:rPr>
        <w:t xml:space="preserve">      get { return m_symbol; }</w:t>
      </w:r>
    </w:p>
    <w:p w14:paraId="7185BEE2" w14:textId="77777777" w:rsidR="00627081" w:rsidRPr="00D822A3" w:rsidRDefault="00627081" w:rsidP="00627081">
      <w:pPr>
        <w:pStyle w:val="Code"/>
        <w:rPr>
          <w:highlight w:val="white"/>
          <w:lang w:val="en-GB"/>
        </w:rPr>
      </w:pPr>
      <w:r w:rsidRPr="00D822A3">
        <w:rPr>
          <w:highlight w:val="white"/>
          <w:lang w:val="en-GB"/>
        </w:rPr>
        <w:t xml:space="preserve">    }</w:t>
      </w:r>
    </w:p>
    <w:p w14:paraId="32F8E7C0" w14:textId="77777777" w:rsidR="00627081" w:rsidRPr="00D822A3" w:rsidRDefault="00627081" w:rsidP="00627081">
      <w:pPr>
        <w:pStyle w:val="Code"/>
        <w:rPr>
          <w:highlight w:val="white"/>
          <w:lang w:val="en-GB"/>
        </w:rPr>
      </w:pPr>
    </w:p>
    <w:p w14:paraId="11DF9023" w14:textId="77777777" w:rsidR="00627081" w:rsidRPr="00D822A3" w:rsidRDefault="00627081" w:rsidP="00627081">
      <w:pPr>
        <w:pStyle w:val="Code"/>
        <w:rPr>
          <w:highlight w:val="white"/>
          <w:lang w:val="en-GB"/>
        </w:rPr>
      </w:pPr>
      <w:r w:rsidRPr="00D822A3">
        <w:rPr>
          <w:highlight w:val="white"/>
          <w:lang w:val="en-GB"/>
        </w:rPr>
        <w:t xml:space="preserve">    public List&lt;MiddleCode&gt; ShortList {</w:t>
      </w:r>
    </w:p>
    <w:p w14:paraId="48A94AF5" w14:textId="77777777" w:rsidR="00627081" w:rsidRPr="00D822A3" w:rsidRDefault="00627081" w:rsidP="00627081">
      <w:pPr>
        <w:pStyle w:val="Code"/>
        <w:rPr>
          <w:highlight w:val="white"/>
          <w:lang w:val="en-GB"/>
        </w:rPr>
      </w:pPr>
      <w:r w:rsidRPr="00D822A3">
        <w:rPr>
          <w:highlight w:val="white"/>
          <w:lang w:val="en-GB"/>
        </w:rPr>
        <w:t xml:space="preserve">      get { return m_shortList; }</w:t>
      </w:r>
    </w:p>
    <w:p w14:paraId="21AD7458" w14:textId="77777777" w:rsidR="00627081" w:rsidRPr="00D822A3" w:rsidRDefault="00627081" w:rsidP="00627081">
      <w:pPr>
        <w:pStyle w:val="Code"/>
        <w:rPr>
          <w:highlight w:val="white"/>
          <w:lang w:val="en-GB"/>
        </w:rPr>
      </w:pPr>
      <w:r w:rsidRPr="00D822A3">
        <w:rPr>
          <w:highlight w:val="white"/>
          <w:lang w:val="en-GB"/>
        </w:rPr>
        <w:t xml:space="preserve">    }</w:t>
      </w:r>
    </w:p>
    <w:p w14:paraId="1655178F" w14:textId="77777777" w:rsidR="00627081" w:rsidRPr="00D822A3" w:rsidRDefault="00627081" w:rsidP="00627081">
      <w:pPr>
        <w:pStyle w:val="Code"/>
        <w:rPr>
          <w:highlight w:val="white"/>
          <w:lang w:val="en-GB"/>
        </w:rPr>
      </w:pPr>
    </w:p>
    <w:p w14:paraId="59757648" w14:textId="77777777" w:rsidR="00627081" w:rsidRPr="00D822A3" w:rsidRDefault="00627081" w:rsidP="00627081">
      <w:pPr>
        <w:pStyle w:val="Code"/>
        <w:rPr>
          <w:highlight w:val="white"/>
          <w:lang w:val="en-GB"/>
        </w:rPr>
      </w:pPr>
      <w:r w:rsidRPr="00D822A3">
        <w:rPr>
          <w:highlight w:val="white"/>
          <w:lang w:val="en-GB"/>
        </w:rPr>
        <w:t xml:space="preserve">    public List&lt;MiddleCode&gt; LongList {</w:t>
      </w:r>
    </w:p>
    <w:p w14:paraId="0A477DE1" w14:textId="77777777" w:rsidR="00627081" w:rsidRPr="00D822A3" w:rsidRDefault="00627081" w:rsidP="00627081">
      <w:pPr>
        <w:pStyle w:val="Code"/>
        <w:rPr>
          <w:highlight w:val="white"/>
          <w:lang w:val="en-GB"/>
        </w:rPr>
      </w:pPr>
      <w:r w:rsidRPr="00D822A3">
        <w:rPr>
          <w:highlight w:val="white"/>
          <w:lang w:val="en-GB"/>
        </w:rPr>
        <w:t xml:space="preserve">      get { return m_longList; }</w:t>
      </w:r>
    </w:p>
    <w:p w14:paraId="73B4CC6B" w14:textId="77777777" w:rsidR="00627081" w:rsidRPr="00D822A3" w:rsidRDefault="00627081" w:rsidP="00627081">
      <w:pPr>
        <w:pStyle w:val="Code"/>
        <w:rPr>
          <w:highlight w:val="white"/>
          <w:lang w:val="en-GB"/>
        </w:rPr>
      </w:pPr>
      <w:r w:rsidRPr="00D822A3">
        <w:rPr>
          <w:highlight w:val="white"/>
          <w:lang w:val="en-GB"/>
        </w:rPr>
        <w:t xml:space="preserve">    }</w:t>
      </w:r>
    </w:p>
    <w:p w14:paraId="7A132119" w14:textId="77777777" w:rsidR="00627081" w:rsidRPr="00D822A3" w:rsidRDefault="00627081" w:rsidP="00627081">
      <w:pPr>
        <w:pStyle w:val="Code"/>
        <w:rPr>
          <w:highlight w:val="white"/>
          <w:lang w:val="en-GB"/>
        </w:rPr>
      </w:pPr>
    </w:p>
    <w:p w14:paraId="4AE9C294" w14:textId="77777777" w:rsidR="00627081" w:rsidRPr="00D822A3" w:rsidRDefault="00627081" w:rsidP="00627081">
      <w:pPr>
        <w:pStyle w:val="Code"/>
        <w:rPr>
          <w:highlight w:val="white"/>
          <w:lang w:val="en-GB"/>
        </w:rPr>
      </w:pPr>
      <w:r w:rsidRPr="00D822A3">
        <w:rPr>
          <w:highlight w:val="white"/>
          <w:lang w:val="en-GB"/>
        </w:rPr>
        <w:t xml:space="preserve">    public Register? Register {</w:t>
      </w:r>
    </w:p>
    <w:p w14:paraId="04DA8368" w14:textId="77777777" w:rsidR="00627081" w:rsidRPr="00D822A3" w:rsidRDefault="00627081" w:rsidP="00627081">
      <w:pPr>
        <w:pStyle w:val="Code"/>
        <w:rPr>
          <w:highlight w:val="white"/>
          <w:lang w:val="en-GB"/>
        </w:rPr>
      </w:pPr>
      <w:r w:rsidRPr="00D822A3">
        <w:rPr>
          <w:highlight w:val="white"/>
          <w:lang w:val="en-GB"/>
        </w:rPr>
        <w:t xml:space="preserve">      get { return m_register; }</w:t>
      </w:r>
    </w:p>
    <w:p w14:paraId="4DEFE5E0" w14:textId="77777777" w:rsidR="00627081" w:rsidRPr="00D822A3" w:rsidRDefault="00627081" w:rsidP="00627081">
      <w:pPr>
        <w:pStyle w:val="Code"/>
        <w:rPr>
          <w:highlight w:val="white"/>
          <w:lang w:val="en-GB"/>
        </w:rPr>
      </w:pPr>
      <w:r w:rsidRPr="00D822A3">
        <w:rPr>
          <w:highlight w:val="white"/>
          <w:lang w:val="en-GB"/>
        </w:rPr>
        <w:t xml:space="preserve">    }</w:t>
      </w:r>
    </w:p>
    <w:p w14:paraId="0752ABF4" w14:textId="77777777" w:rsidR="00627081" w:rsidRPr="00D822A3" w:rsidRDefault="00627081" w:rsidP="00627081">
      <w:pPr>
        <w:pStyle w:val="Code"/>
        <w:rPr>
          <w:highlight w:val="white"/>
          <w:lang w:val="en-GB"/>
        </w:rPr>
      </w:pPr>
    </w:p>
    <w:p w14:paraId="099B607F" w14:textId="77777777" w:rsidR="00627081" w:rsidRPr="00D822A3" w:rsidRDefault="00627081" w:rsidP="00627081">
      <w:pPr>
        <w:pStyle w:val="Code"/>
        <w:rPr>
          <w:highlight w:val="white"/>
          <w:lang w:val="en-GB"/>
        </w:rPr>
      </w:pPr>
      <w:r w:rsidRPr="00D822A3">
        <w:rPr>
          <w:highlight w:val="white"/>
          <w:lang w:val="en-GB"/>
        </w:rPr>
        <w:t xml:space="preserve">    public override string ToString() {</w:t>
      </w:r>
    </w:p>
    <w:p w14:paraId="28D1AC19" w14:textId="77777777" w:rsidR="00627081" w:rsidRPr="00D822A3" w:rsidRDefault="00627081" w:rsidP="00627081">
      <w:pPr>
        <w:pStyle w:val="Code"/>
        <w:rPr>
          <w:highlight w:val="white"/>
          <w:lang w:val="en-GB"/>
        </w:rPr>
      </w:pPr>
      <w:r w:rsidRPr="00D822A3">
        <w:rPr>
          <w:highlight w:val="white"/>
          <w:lang w:val="en-GB"/>
        </w:rPr>
        <w:t xml:space="preserve">      return m_symbol.ToString();</w:t>
      </w:r>
    </w:p>
    <w:p w14:paraId="0EC40B42" w14:textId="77777777" w:rsidR="00627081" w:rsidRPr="00D822A3" w:rsidRDefault="00627081" w:rsidP="00627081">
      <w:pPr>
        <w:pStyle w:val="Code"/>
        <w:rPr>
          <w:highlight w:val="white"/>
          <w:lang w:val="en-GB"/>
        </w:rPr>
      </w:pPr>
      <w:r w:rsidRPr="00D822A3">
        <w:rPr>
          <w:highlight w:val="white"/>
          <w:lang w:val="en-GB"/>
        </w:rPr>
        <w:t xml:space="preserve">    }</w:t>
      </w:r>
    </w:p>
    <w:p w14:paraId="11F0A418" w14:textId="77777777" w:rsidR="00627081" w:rsidRPr="00D822A3" w:rsidRDefault="00627081" w:rsidP="00627081">
      <w:pPr>
        <w:pStyle w:val="Code"/>
        <w:rPr>
          <w:highlight w:val="white"/>
          <w:lang w:val="en-GB"/>
        </w:rPr>
      </w:pPr>
      <w:r w:rsidRPr="00D822A3">
        <w:rPr>
          <w:highlight w:val="white"/>
          <w:lang w:val="en-GB"/>
        </w:rPr>
        <w:t xml:space="preserve">  }</w:t>
      </w:r>
    </w:p>
    <w:p w14:paraId="136EEBC8" w14:textId="57D3DA46" w:rsidR="00DB156E" w:rsidRPr="00D822A3" w:rsidRDefault="00627081" w:rsidP="00627081">
      <w:pPr>
        <w:pStyle w:val="Code"/>
        <w:rPr>
          <w:highlight w:val="white"/>
          <w:lang w:val="en-GB"/>
        </w:rPr>
      </w:pPr>
      <w:r w:rsidRPr="00D822A3">
        <w:rPr>
          <w:highlight w:val="white"/>
          <w:lang w:val="en-GB"/>
        </w:rPr>
        <w:t>}</w:t>
      </w:r>
    </w:p>
    <w:p w14:paraId="12CA0781" w14:textId="77777777"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r w:rsidRPr="00D822A3">
        <w:rPr>
          <w:highlight w:val="white"/>
          <w:lang w:val="en-GB"/>
        </w:rPr>
        <w:lastRenderedPageBreak/>
        <w:t>MiddleCodeGenerator.cs</w:t>
      </w:r>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lastRenderedPageBreak/>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12D85E45" w14:textId="77777777" w:rsidR="00B77708" w:rsidRPr="00D822A3" w:rsidRDefault="00B77708" w:rsidP="00B77708">
      <w:pPr>
        <w:pStyle w:val="Rubrik3"/>
        <w:rPr>
          <w:lang w:val="en-GB"/>
        </w:rPr>
      </w:pPr>
      <w:bookmarkStart w:id="148" w:name="_Toc54119863"/>
      <w:r w:rsidRPr="00D822A3">
        <w:rPr>
          <w:lang w:val="en-GB"/>
        </w:rPr>
        <w:t>The Forward-Jump Problem (Backpatching)</w:t>
      </w:r>
      <w:bookmarkEnd w:id="148"/>
    </w:p>
    <w:p w14:paraId="11A53737" w14:textId="77777777" w:rsidR="00B77708" w:rsidRPr="00D822A3" w:rsidRDefault="00B77708" w:rsidP="00B77708">
      <w:pPr>
        <w:rPr>
          <w:lang w:val="en-GB"/>
        </w:rPr>
      </w:pPr>
      <w:ins w:id="149" w:author="Stefan Bjornander" w:date="2015-04-26T09:25:00Z">
        <w:r w:rsidRPr="00D822A3">
          <w:rPr>
            <w:lang w:val="en-GB"/>
          </w:rPr>
          <w:t xml:space="preserve">When generating </w:t>
        </w:r>
      </w:ins>
      <w:r w:rsidRPr="00D822A3">
        <w:rPr>
          <w:lang w:val="en-GB"/>
        </w:rPr>
        <w:t xml:space="preserve">middle code instructions for </w:t>
      </w:r>
      <w:ins w:id="150" w:author="Stefan Bjornander" w:date="2015-04-26T09:25:00Z">
        <w:r w:rsidRPr="00D822A3">
          <w:rPr>
            <w:lang w:val="en-GB"/>
          </w:rPr>
          <w:t xml:space="preserve">expressions </w:t>
        </w:r>
      </w:ins>
      <w:r w:rsidRPr="00D822A3">
        <w:rPr>
          <w:lang w:val="en-GB"/>
        </w:rPr>
        <w:t>or</w:t>
      </w:r>
      <w:ins w:id="151" w:author="Stefan Bjornander" w:date="2015-04-26T09:25:00Z">
        <w:r w:rsidRPr="00D822A3">
          <w:rPr>
            <w:lang w:val="en-GB"/>
          </w:rPr>
          <w:t xml:space="preserve"> statement</w:t>
        </w:r>
      </w:ins>
      <w:r w:rsidRPr="00D822A3">
        <w:rPr>
          <w:lang w:val="en-GB"/>
        </w:rPr>
        <w:t>s</w:t>
      </w:r>
      <w:ins w:id="152" w:author="Stefan Bjornander" w:date="2015-04-26T09:25:00Z">
        <w:r w:rsidRPr="00D822A3">
          <w:rPr>
            <w:lang w:val="en-GB"/>
          </w:rPr>
          <w:t>, a common situation is that we</w:t>
        </w:r>
      </w:ins>
      <w:ins w:id="153"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A43EAA9" w14:textId="77777777" w:rsidR="00B77708" w:rsidRPr="00D822A3" w:rsidRDefault="00B77708" w:rsidP="00B77708">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15883798" w14:textId="77777777" w:rsidTr="00B77708">
        <w:tc>
          <w:tcPr>
            <w:tcW w:w="3116" w:type="dxa"/>
            <w:hideMark/>
          </w:tcPr>
          <w:p w14:paraId="6A8E1947" w14:textId="77777777" w:rsidR="00B77708" w:rsidRPr="00D822A3" w:rsidRDefault="00B77708">
            <w:pPr>
              <w:pStyle w:val="Code"/>
              <w:rPr>
                <w:lang w:val="en-GB"/>
              </w:rPr>
            </w:pPr>
            <w:r w:rsidRPr="00D822A3">
              <w:rPr>
                <w:lang w:val="en-GB"/>
              </w:rPr>
              <w:t>while (a &lt; b)</w:t>
            </w:r>
          </w:p>
          <w:p w14:paraId="686CA85C" w14:textId="77777777" w:rsidR="00B77708" w:rsidRPr="00D822A3" w:rsidRDefault="00B77708">
            <w:pPr>
              <w:pStyle w:val="Code"/>
              <w:rPr>
                <w:lang w:val="en-GB"/>
              </w:rPr>
            </w:pPr>
            <w:r w:rsidRPr="00D822A3">
              <w:rPr>
                <w:lang w:val="en-GB"/>
              </w:rPr>
              <w:t xml:space="preserve">  ++a;</w:t>
            </w:r>
          </w:p>
        </w:tc>
        <w:tc>
          <w:tcPr>
            <w:tcW w:w="3117" w:type="dxa"/>
            <w:hideMark/>
          </w:tcPr>
          <w:p w14:paraId="2B83BD05" w14:textId="77777777" w:rsidR="00B77708" w:rsidRPr="00D822A3" w:rsidRDefault="00B77708">
            <w:pPr>
              <w:pStyle w:val="Code"/>
              <w:rPr>
                <w:lang w:val="en-GB"/>
              </w:rPr>
            </w:pPr>
            <w:r w:rsidRPr="00D822A3">
              <w:rPr>
                <w:lang w:val="en-GB"/>
              </w:rPr>
              <w:t>1. if a &lt; b goto ?</w:t>
            </w:r>
          </w:p>
          <w:p w14:paraId="77F73C5C" w14:textId="77777777" w:rsidR="00B77708" w:rsidRPr="00D822A3" w:rsidRDefault="00B77708">
            <w:pPr>
              <w:pStyle w:val="Code"/>
              <w:rPr>
                <w:lang w:val="en-GB"/>
              </w:rPr>
            </w:pPr>
            <w:r w:rsidRPr="00D822A3">
              <w:rPr>
                <w:lang w:val="en-GB"/>
              </w:rPr>
              <w:t>2. goto ?</w:t>
            </w:r>
          </w:p>
        </w:tc>
        <w:tc>
          <w:tcPr>
            <w:tcW w:w="3117" w:type="dxa"/>
            <w:hideMark/>
          </w:tcPr>
          <w:p w14:paraId="62D38391" w14:textId="77777777" w:rsidR="00B77708" w:rsidRPr="00D822A3" w:rsidRDefault="00B77708">
            <w:pPr>
              <w:pStyle w:val="Code"/>
              <w:rPr>
                <w:lang w:val="en-GB"/>
              </w:rPr>
            </w:pPr>
            <w:r w:rsidRPr="00D822A3">
              <w:rPr>
                <w:lang w:val="en-GB"/>
              </w:rPr>
              <w:t>a &lt; b: true set = {1}</w:t>
            </w:r>
          </w:p>
          <w:p w14:paraId="676B2C1D" w14:textId="77777777" w:rsidR="00B77708" w:rsidRPr="00D822A3" w:rsidRDefault="00B77708">
            <w:pPr>
              <w:pStyle w:val="Code"/>
              <w:rPr>
                <w:lang w:val="en-GB"/>
              </w:rPr>
            </w:pPr>
            <w:r w:rsidRPr="00D822A3">
              <w:rPr>
                <w:lang w:val="en-GB"/>
              </w:rPr>
              <w:t xml:space="preserve">       false set = {2}</w:t>
            </w:r>
          </w:p>
        </w:tc>
      </w:tr>
    </w:tbl>
    <w:p w14:paraId="25C97AA4" w14:textId="77777777" w:rsidR="00B77708" w:rsidRPr="00D822A3" w:rsidRDefault="00B77708" w:rsidP="00B77708">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7AFBA8B" w14:textId="77777777" w:rsidTr="00B77708">
        <w:tc>
          <w:tcPr>
            <w:tcW w:w="3116" w:type="dxa"/>
            <w:hideMark/>
          </w:tcPr>
          <w:p w14:paraId="3D72B6CD" w14:textId="77777777" w:rsidR="00B77708" w:rsidRPr="00D822A3" w:rsidRDefault="00B77708">
            <w:pPr>
              <w:pStyle w:val="Code"/>
              <w:rPr>
                <w:lang w:val="en-GB"/>
              </w:rPr>
            </w:pPr>
            <w:r w:rsidRPr="00D822A3">
              <w:rPr>
                <w:lang w:val="en-GB"/>
              </w:rPr>
              <w:t>1. if a &lt; b goto 3</w:t>
            </w:r>
          </w:p>
          <w:p w14:paraId="74DBAC6A" w14:textId="77777777" w:rsidR="00B77708" w:rsidRPr="00D822A3" w:rsidRDefault="00B77708">
            <w:pPr>
              <w:pStyle w:val="Code"/>
              <w:rPr>
                <w:lang w:val="en-GB"/>
              </w:rPr>
            </w:pPr>
            <w:r w:rsidRPr="00D822A3">
              <w:rPr>
                <w:lang w:val="en-GB"/>
              </w:rPr>
              <w:t>2. goto 5</w:t>
            </w:r>
          </w:p>
          <w:p w14:paraId="2A724576" w14:textId="77777777" w:rsidR="00B77708" w:rsidRPr="00D822A3" w:rsidRDefault="00B77708">
            <w:pPr>
              <w:pStyle w:val="Code"/>
              <w:rPr>
                <w:lang w:val="en-GB"/>
              </w:rPr>
            </w:pPr>
            <w:r w:rsidRPr="00D822A3">
              <w:rPr>
                <w:lang w:val="en-GB"/>
              </w:rPr>
              <w:t>3. ++a</w:t>
            </w:r>
          </w:p>
          <w:p w14:paraId="7CDF8985" w14:textId="77777777" w:rsidR="00B77708" w:rsidRPr="00D822A3" w:rsidRDefault="00B77708">
            <w:pPr>
              <w:pStyle w:val="Code"/>
              <w:rPr>
                <w:lang w:val="en-GB"/>
              </w:rPr>
            </w:pPr>
            <w:r w:rsidRPr="00D822A3">
              <w:rPr>
                <w:lang w:val="en-GB"/>
              </w:rPr>
              <w:t>4. goto 1</w:t>
            </w:r>
          </w:p>
          <w:p w14:paraId="26ABA25D" w14:textId="77777777" w:rsidR="00B77708" w:rsidRPr="00D822A3" w:rsidRDefault="00B77708">
            <w:pPr>
              <w:pStyle w:val="Code"/>
              <w:rPr>
                <w:lang w:val="en-GB"/>
              </w:rPr>
            </w:pPr>
            <w:r w:rsidRPr="00D822A3">
              <w:rPr>
                <w:lang w:val="en-GB"/>
              </w:rPr>
              <w:t>5. ...</w:t>
            </w:r>
          </w:p>
        </w:tc>
        <w:tc>
          <w:tcPr>
            <w:tcW w:w="3117" w:type="dxa"/>
          </w:tcPr>
          <w:p w14:paraId="218084C2" w14:textId="77777777" w:rsidR="00B77708" w:rsidRPr="00D822A3" w:rsidRDefault="00B77708">
            <w:pPr>
              <w:pStyle w:val="Code"/>
              <w:rPr>
                <w:lang w:val="en-GB"/>
              </w:rPr>
            </w:pPr>
          </w:p>
        </w:tc>
        <w:tc>
          <w:tcPr>
            <w:tcW w:w="3117" w:type="dxa"/>
          </w:tcPr>
          <w:p w14:paraId="5A71B814" w14:textId="77777777" w:rsidR="00B77708" w:rsidRPr="00D822A3" w:rsidRDefault="00B77708">
            <w:pPr>
              <w:pStyle w:val="Code"/>
              <w:rPr>
                <w:lang w:val="en-GB"/>
              </w:rPr>
            </w:pPr>
          </w:p>
        </w:tc>
      </w:tr>
    </w:tbl>
    <w:p w14:paraId="0B945A30" w14:textId="77777777" w:rsidR="00B77708" w:rsidRPr="00D822A3" w:rsidRDefault="00B77708" w:rsidP="00B77708">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5F8D5B46" w14:textId="77777777" w:rsidTr="00B77708">
        <w:tc>
          <w:tcPr>
            <w:tcW w:w="3116" w:type="dxa"/>
          </w:tcPr>
          <w:p w14:paraId="5554A84C" w14:textId="77777777" w:rsidR="00B77708" w:rsidRPr="00D822A3" w:rsidRDefault="00B77708">
            <w:pPr>
              <w:pStyle w:val="Code"/>
              <w:rPr>
                <w:lang w:val="en-GB"/>
              </w:rPr>
            </w:pPr>
            <w:r w:rsidRPr="00D822A3">
              <w:rPr>
                <w:lang w:val="en-GB"/>
              </w:rPr>
              <w:t>if (x &lt; y)</w:t>
            </w:r>
          </w:p>
          <w:p w14:paraId="2BC942AD" w14:textId="77777777" w:rsidR="00B77708" w:rsidRPr="00D822A3" w:rsidRDefault="00B77708">
            <w:pPr>
              <w:pStyle w:val="Code"/>
              <w:rPr>
                <w:lang w:val="en-GB"/>
              </w:rPr>
            </w:pPr>
            <w:r w:rsidRPr="00D822A3">
              <w:rPr>
                <w:lang w:val="en-GB"/>
              </w:rPr>
              <w:t xml:space="preserve">  while (a &lt; b)</w:t>
            </w:r>
          </w:p>
          <w:p w14:paraId="630FC33C" w14:textId="77777777" w:rsidR="00B77708" w:rsidRPr="00D822A3" w:rsidRDefault="00B77708">
            <w:pPr>
              <w:pStyle w:val="Code"/>
              <w:rPr>
                <w:lang w:val="en-GB"/>
              </w:rPr>
            </w:pPr>
            <w:r w:rsidRPr="00D822A3">
              <w:rPr>
                <w:lang w:val="en-GB"/>
              </w:rPr>
              <w:t xml:space="preserve">    ++a;</w:t>
            </w:r>
          </w:p>
          <w:p w14:paraId="6EC1AD36" w14:textId="77777777" w:rsidR="00B77708" w:rsidRPr="00D822A3" w:rsidRDefault="00B77708">
            <w:pPr>
              <w:pStyle w:val="Code"/>
              <w:rPr>
                <w:lang w:val="en-GB"/>
              </w:rPr>
            </w:pPr>
            <w:r w:rsidRPr="00D822A3">
              <w:rPr>
                <w:lang w:val="en-GB"/>
              </w:rPr>
              <w:t>else</w:t>
            </w:r>
          </w:p>
          <w:p w14:paraId="171ED759" w14:textId="77777777" w:rsidR="00B77708" w:rsidRPr="00D822A3" w:rsidRDefault="00B77708">
            <w:pPr>
              <w:pStyle w:val="Code"/>
              <w:rPr>
                <w:lang w:val="en-GB"/>
              </w:rPr>
            </w:pPr>
            <w:r w:rsidRPr="00D822A3">
              <w:rPr>
                <w:lang w:val="en-GB"/>
              </w:rPr>
              <w:t xml:space="preserve">  ++b;</w:t>
            </w:r>
          </w:p>
          <w:p w14:paraId="15382602" w14:textId="77777777" w:rsidR="00B77708" w:rsidRPr="00D822A3" w:rsidRDefault="00B77708">
            <w:pPr>
              <w:pStyle w:val="Code"/>
              <w:rPr>
                <w:lang w:val="en-GB"/>
              </w:rPr>
            </w:pPr>
          </w:p>
        </w:tc>
        <w:tc>
          <w:tcPr>
            <w:tcW w:w="3117" w:type="dxa"/>
          </w:tcPr>
          <w:p w14:paraId="2616E8CE" w14:textId="77777777" w:rsidR="00B77708" w:rsidRPr="00D822A3" w:rsidRDefault="00B77708">
            <w:pPr>
              <w:pStyle w:val="Code"/>
              <w:rPr>
                <w:lang w:val="en-GB"/>
              </w:rPr>
            </w:pPr>
            <w:r w:rsidRPr="00D822A3">
              <w:rPr>
                <w:lang w:val="en-GB"/>
              </w:rPr>
              <w:t>1. if x &lt; y goto ?</w:t>
            </w:r>
          </w:p>
          <w:p w14:paraId="57EDE4A7" w14:textId="77777777" w:rsidR="00B77708" w:rsidRPr="00D822A3" w:rsidRDefault="00B77708">
            <w:pPr>
              <w:pStyle w:val="Code"/>
              <w:rPr>
                <w:lang w:val="en-GB"/>
              </w:rPr>
            </w:pPr>
            <w:r w:rsidRPr="00D822A3">
              <w:rPr>
                <w:lang w:val="en-GB"/>
              </w:rPr>
              <w:t>2. goto ?</w:t>
            </w:r>
          </w:p>
          <w:p w14:paraId="5C69AEE3" w14:textId="77777777" w:rsidR="00B77708" w:rsidRPr="00D822A3" w:rsidRDefault="00B77708">
            <w:pPr>
              <w:pStyle w:val="Code"/>
              <w:rPr>
                <w:lang w:val="en-GB"/>
              </w:rPr>
            </w:pPr>
            <w:r w:rsidRPr="00D822A3">
              <w:rPr>
                <w:lang w:val="en-GB"/>
              </w:rPr>
              <w:t>3. if a &lt; b goto ?</w:t>
            </w:r>
          </w:p>
          <w:p w14:paraId="5D671A99" w14:textId="77777777" w:rsidR="00B77708" w:rsidRPr="00D822A3" w:rsidRDefault="00B77708">
            <w:pPr>
              <w:pStyle w:val="Code"/>
              <w:rPr>
                <w:lang w:val="en-GB"/>
              </w:rPr>
            </w:pPr>
            <w:r w:rsidRPr="00D822A3">
              <w:rPr>
                <w:lang w:val="en-GB"/>
              </w:rPr>
              <w:t>4. goto ?</w:t>
            </w:r>
          </w:p>
          <w:p w14:paraId="57743B25" w14:textId="77777777" w:rsidR="00B77708" w:rsidRPr="00D822A3" w:rsidRDefault="00B77708">
            <w:pPr>
              <w:pStyle w:val="Code"/>
              <w:rPr>
                <w:lang w:val="en-GB"/>
              </w:rPr>
            </w:pPr>
            <w:r w:rsidRPr="00D822A3">
              <w:rPr>
                <w:lang w:val="en-GB"/>
              </w:rPr>
              <w:t>5. ++a</w:t>
            </w:r>
          </w:p>
          <w:p w14:paraId="210DD2EF" w14:textId="77777777" w:rsidR="00B77708" w:rsidRPr="00D822A3" w:rsidRDefault="00B77708">
            <w:pPr>
              <w:pStyle w:val="Code"/>
              <w:rPr>
                <w:lang w:val="en-GB"/>
              </w:rPr>
            </w:pPr>
            <w:r w:rsidRPr="00D822A3">
              <w:rPr>
                <w:lang w:val="en-GB"/>
              </w:rPr>
              <w:t>6. goto 3</w:t>
            </w:r>
          </w:p>
          <w:p w14:paraId="2A61E228" w14:textId="77777777" w:rsidR="00B77708" w:rsidRPr="00D822A3" w:rsidRDefault="00B77708">
            <w:pPr>
              <w:pStyle w:val="Code"/>
              <w:rPr>
                <w:lang w:val="en-GB"/>
              </w:rPr>
            </w:pPr>
            <w:r w:rsidRPr="00D822A3">
              <w:rPr>
                <w:lang w:val="en-GB"/>
              </w:rPr>
              <w:t>7. goto 9</w:t>
            </w:r>
          </w:p>
          <w:p w14:paraId="082DEF60" w14:textId="77777777" w:rsidR="00B77708" w:rsidRPr="00D822A3" w:rsidRDefault="00B77708">
            <w:pPr>
              <w:pStyle w:val="Code"/>
              <w:rPr>
                <w:lang w:val="en-GB"/>
              </w:rPr>
            </w:pPr>
            <w:r w:rsidRPr="00D822A3">
              <w:rPr>
                <w:lang w:val="en-GB"/>
              </w:rPr>
              <w:t>8. ++b</w:t>
            </w:r>
          </w:p>
          <w:p w14:paraId="6544FD5B" w14:textId="77777777" w:rsidR="00B77708" w:rsidRPr="00D822A3" w:rsidRDefault="00B77708">
            <w:pPr>
              <w:pStyle w:val="Code"/>
              <w:rPr>
                <w:lang w:val="en-GB"/>
              </w:rPr>
            </w:pPr>
            <w:r w:rsidRPr="00D822A3">
              <w:rPr>
                <w:lang w:val="en-GB"/>
              </w:rPr>
              <w:t>9. ...</w:t>
            </w:r>
          </w:p>
          <w:p w14:paraId="22B870D7" w14:textId="77777777" w:rsidR="00B77708" w:rsidRPr="00D822A3" w:rsidRDefault="00B77708">
            <w:pPr>
              <w:pStyle w:val="Code"/>
              <w:rPr>
                <w:lang w:val="en-GB"/>
              </w:rPr>
            </w:pPr>
          </w:p>
        </w:tc>
        <w:tc>
          <w:tcPr>
            <w:tcW w:w="3117" w:type="dxa"/>
            <w:hideMark/>
          </w:tcPr>
          <w:p w14:paraId="18CDA759" w14:textId="77777777" w:rsidR="00B77708" w:rsidRPr="00D822A3" w:rsidRDefault="00B77708">
            <w:pPr>
              <w:pStyle w:val="Code"/>
              <w:rPr>
                <w:lang w:val="en-GB"/>
              </w:rPr>
            </w:pPr>
            <w:r w:rsidRPr="00D822A3">
              <w:rPr>
                <w:lang w:val="en-GB"/>
              </w:rPr>
              <w:t>x &lt; y: true set: {1}</w:t>
            </w:r>
          </w:p>
          <w:p w14:paraId="2499C080" w14:textId="77777777" w:rsidR="00B77708" w:rsidRPr="00D822A3" w:rsidRDefault="00B77708">
            <w:pPr>
              <w:pStyle w:val="Code"/>
              <w:rPr>
                <w:lang w:val="en-GB"/>
              </w:rPr>
            </w:pPr>
            <w:r w:rsidRPr="00D822A3">
              <w:rPr>
                <w:lang w:val="en-GB"/>
              </w:rPr>
              <w:t xml:space="preserve">       false set: {2}</w:t>
            </w:r>
          </w:p>
          <w:p w14:paraId="397AA6B2" w14:textId="77777777" w:rsidR="00B77708" w:rsidRPr="00D822A3" w:rsidRDefault="00B77708">
            <w:pPr>
              <w:pStyle w:val="Code"/>
              <w:rPr>
                <w:lang w:val="en-GB"/>
              </w:rPr>
            </w:pPr>
            <w:r w:rsidRPr="00D822A3">
              <w:rPr>
                <w:lang w:val="en-GB"/>
              </w:rPr>
              <w:t>a &lt; b: true set: {3}</w:t>
            </w:r>
          </w:p>
          <w:p w14:paraId="3159DD59" w14:textId="77777777" w:rsidR="00B77708" w:rsidRPr="00D822A3" w:rsidRDefault="00B77708">
            <w:pPr>
              <w:pStyle w:val="Code"/>
              <w:rPr>
                <w:lang w:val="en-GB"/>
              </w:rPr>
            </w:pPr>
            <w:r w:rsidRPr="00D822A3">
              <w:rPr>
                <w:lang w:val="en-GB"/>
              </w:rPr>
              <w:t xml:space="preserve">       false set: {4}</w:t>
            </w:r>
          </w:p>
        </w:tc>
      </w:tr>
    </w:tbl>
    <w:p w14:paraId="4CF37242" w14:textId="77777777" w:rsidR="00B77708" w:rsidRPr="00D822A3" w:rsidRDefault="00B77708" w:rsidP="00B77708">
      <w:pPr>
        <w:rPr>
          <w:lang w:val="en-GB"/>
        </w:rPr>
      </w:pPr>
      <w:r w:rsidRPr="00D822A3">
        <w:rPr>
          <w:lang w:val="en-GB"/>
        </w:rPr>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273220C" w14:textId="77777777" w:rsidR="00B77708" w:rsidRPr="00D822A3" w:rsidRDefault="00B77708" w:rsidP="00B77708">
      <w:pPr>
        <w:pStyle w:val="Code"/>
        <w:rPr>
          <w:lang w:val="en-GB"/>
        </w:rPr>
      </w:pPr>
      <w:r w:rsidRPr="00D822A3">
        <w:rPr>
          <w:lang w:val="en-GB"/>
        </w:rPr>
        <w:t>backpatch({1}, 3);</w:t>
      </w:r>
    </w:p>
    <w:p w14:paraId="05EDF88F" w14:textId="77777777" w:rsidR="00B77708" w:rsidRPr="00D822A3" w:rsidRDefault="00B77708" w:rsidP="00B77708">
      <w:pPr>
        <w:pStyle w:val="Code"/>
        <w:rPr>
          <w:lang w:val="en-GB"/>
        </w:rPr>
      </w:pPr>
      <w:r w:rsidRPr="00D822A3">
        <w:rPr>
          <w:lang w:val="en-GB"/>
        </w:rPr>
        <w:t>backpatch({2}, 8);</w:t>
      </w:r>
    </w:p>
    <w:p w14:paraId="15654365" w14:textId="77777777" w:rsidR="00B77708" w:rsidRPr="00D822A3" w:rsidRDefault="00B77708" w:rsidP="00B77708">
      <w:pPr>
        <w:pStyle w:val="Code"/>
        <w:rPr>
          <w:lang w:val="en-GB"/>
        </w:rPr>
      </w:pPr>
      <w:r w:rsidRPr="00D822A3">
        <w:rPr>
          <w:lang w:val="en-GB"/>
        </w:rPr>
        <w:t>backpatch({3}, 5);</w:t>
      </w:r>
    </w:p>
    <w:p w14:paraId="68D72B11" w14:textId="77777777" w:rsidR="00B77708" w:rsidRPr="00D822A3" w:rsidRDefault="00B77708" w:rsidP="00B77708">
      <w:pPr>
        <w:pStyle w:val="Code"/>
        <w:rPr>
          <w:lang w:val="en-GB"/>
        </w:rPr>
      </w:pPr>
      <w:r w:rsidRPr="00D822A3">
        <w:rPr>
          <w:lang w:val="en-GB"/>
        </w:rPr>
        <w:t>backpatch({4}, 7);</w:t>
      </w:r>
    </w:p>
    <w:p w14:paraId="219C1FEB" w14:textId="77777777" w:rsidR="00B77708" w:rsidRPr="00D822A3" w:rsidRDefault="00B77708" w:rsidP="00B77708">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36B9225D" w14:textId="77777777" w:rsidTr="00B77708">
        <w:tc>
          <w:tcPr>
            <w:tcW w:w="3116" w:type="dxa"/>
            <w:hideMark/>
          </w:tcPr>
          <w:p w14:paraId="7D812DB2" w14:textId="77777777" w:rsidR="00B77708" w:rsidRPr="00D822A3" w:rsidRDefault="00B77708">
            <w:pPr>
              <w:pStyle w:val="Code"/>
              <w:rPr>
                <w:lang w:val="en-GB"/>
              </w:rPr>
            </w:pPr>
            <w:r w:rsidRPr="00D822A3">
              <w:rPr>
                <w:lang w:val="en-GB"/>
              </w:rPr>
              <w:t>1. if x &lt; y goto 3</w:t>
            </w:r>
          </w:p>
          <w:p w14:paraId="5FC2EFC3" w14:textId="77777777" w:rsidR="00B77708" w:rsidRPr="00D822A3" w:rsidRDefault="00B77708">
            <w:pPr>
              <w:pStyle w:val="Code"/>
              <w:tabs>
                <w:tab w:val="left" w:pos="1620"/>
              </w:tabs>
              <w:rPr>
                <w:lang w:val="en-GB"/>
              </w:rPr>
            </w:pPr>
            <w:r w:rsidRPr="00D822A3">
              <w:rPr>
                <w:lang w:val="en-GB"/>
              </w:rPr>
              <w:lastRenderedPageBreak/>
              <w:t>2. goto 8</w:t>
            </w:r>
            <w:r w:rsidRPr="00D822A3">
              <w:rPr>
                <w:lang w:val="en-GB"/>
              </w:rPr>
              <w:tab/>
            </w:r>
          </w:p>
          <w:p w14:paraId="5474ED78" w14:textId="77777777" w:rsidR="00B77708" w:rsidRPr="00D822A3" w:rsidRDefault="00B77708">
            <w:pPr>
              <w:pStyle w:val="Code"/>
              <w:rPr>
                <w:lang w:val="en-GB"/>
              </w:rPr>
            </w:pPr>
            <w:r w:rsidRPr="00D822A3">
              <w:rPr>
                <w:lang w:val="en-GB"/>
              </w:rPr>
              <w:t>3. if a &lt; b goto 5</w:t>
            </w:r>
          </w:p>
          <w:p w14:paraId="24C7086F" w14:textId="77777777" w:rsidR="00B77708" w:rsidRPr="00D822A3" w:rsidRDefault="00B77708">
            <w:pPr>
              <w:pStyle w:val="Code"/>
              <w:rPr>
                <w:lang w:val="en-GB"/>
              </w:rPr>
            </w:pPr>
            <w:r w:rsidRPr="00D822A3">
              <w:rPr>
                <w:lang w:val="en-GB"/>
              </w:rPr>
              <w:t>4. goto 7</w:t>
            </w:r>
          </w:p>
          <w:p w14:paraId="029B5D20" w14:textId="77777777" w:rsidR="00B77708" w:rsidRPr="00D822A3" w:rsidRDefault="00B77708">
            <w:pPr>
              <w:pStyle w:val="Code"/>
              <w:rPr>
                <w:lang w:val="en-GB"/>
              </w:rPr>
            </w:pPr>
            <w:r w:rsidRPr="00D822A3">
              <w:rPr>
                <w:lang w:val="en-GB"/>
              </w:rPr>
              <w:t>5. ++a</w:t>
            </w:r>
          </w:p>
          <w:p w14:paraId="1D503D17" w14:textId="77777777" w:rsidR="00B77708" w:rsidRPr="00D822A3" w:rsidRDefault="00B77708">
            <w:pPr>
              <w:pStyle w:val="Code"/>
              <w:rPr>
                <w:lang w:val="en-GB"/>
              </w:rPr>
            </w:pPr>
            <w:r w:rsidRPr="00D822A3">
              <w:rPr>
                <w:lang w:val="en-GB"/>
              </w:rPr>
              <w:t>6. goto 3</w:t>
            </w:r>
          </w:p>
          <w:p w14:paraId="2A445222" w14:textId="77777777" w:rsidR="00B77708" w:rsidRPr="00D822A3" w:rsidRDefault="00B77708">
            <w:pPr>
              <w:pStyle w:val="Code"/>
              <w:rPr>
                <w:lang w:val="en-GB"/>
              </w:rPr>
            </w:pPr>
            <w:r w:rsidRPr="00D822A3">
              <w:rPr>
                <w:lang w:val="en-GB"/>
              </w:rPr>
              <w:t>7. goto 9</w:t>
            </w:r>
          </w:p>
          <w:p w14:paraId="1A0FA45E" w14:textId="77777777" w:rsidR="00B77708" w:rsidRPr="00D822A3" w:rsidRDefault="00B77708">
            <w:pPr>
              <w:pStyle w:val="Code"/>
              <w:rPr>
                <w:lang w:val="en-GB"/>
              </w:rPr>
            </w:pPr>
            <w:r w:rsidRPr="00D822A3">
              <w:rPr>
                <w:lang w:val="en-GB"/>
              </w:rPr>
              <w:t>8. ++b</w:t>
            </w:r>
          </w:p>
          <w:p w14:paraId="65215E99" w14:textId="77777777" w:rsidR="00B77708" w:rsidRPr="00D822A3" w:rsidRDefault="00B77708">
            <w:pPr>
              <w:pStyle w:val="Code"/>
              <w:rPr>
                <w:lang w:val="en-GB"/>
              </w:rPr>
            </w:pPr>
            <w:r w:rsidRPr="00D822A3">
              <w:rPr>
                <w:lang w:val="en-GB"/>
              </w:rPr>
              <w:t>9. ...</w:t>
            </w:r>
          </w:p>
        </w:tc>
        <w:tc>
          <w:tcPr>
            <w:tcW w:w="3117" w:type="dxa"/>
          </w:tcPr>
          <w:p w14:paraId="4C36F31D" w14:textId="77777777" w:rsidR="00B77708" w:rsidRPr="00D822A3" w:rsidRDefault="00B77708">
            <w:pPr>
              <w:pStyle w:val="Code"/>
              <w:rPr>
                <w:lang w:val="en-GB"/>
              </w:rPr>
            </w:pPr>
          </w:p>
        </w:tc>
        <w:tc>
          <w:tcPr>
            <w:tcW w:w="3117" w:type="dxa"/>
          </w:tcPr>
          <w:p w14:paraId="73199013" w14:textId="77777777" w:rsidR="00B77708" w:rsidRPr="00D822A3" w:rsidRDefault="00B77708">
            <w:pPr>
              <w:pStyle w:val="Code"/>
              <w:rPr>
                <w:lang w:val="en-GB"/>
              </w:rPr>
            </w:pPr>
          </w:p>
        </w:tc>
      </w:tr>
    </w:tbl>
    <w:p w14:paraId="77680E31" w14:textId="1964C701" w:rsidR="00B77708" w:rsidRPr="00D822A3" w:rsidRDefault="00B77708" w:rsidP="00B77708">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64EB4CE4" w14:textId="77777777" w:rsidTr="00B77708">
        <w:tc>
          <w:tcPr>
            <w:tcW w:w="3116" w:type="dxa"/>
            <w:hideMark/>
          </w:tcPr>
          <w:p w14:paraId="6DF567C8" w14:textId="77777777" w:rsidR="00B77708" w:rsidRPr="00D822A3" w:rsidRDefault="00B77708">
            <w:pPr>
              <w:pStyle w:val="Code"/>
              <w:rPr>
                <w:lang w:val="en-GB"/>
              </w:rPr>
            </w:pPr>
            <w:r w:rsidRPr="00D822A3">
              <w:rPr>
                <w:lang w:val="en-GB"/>
              </w:rPr>
              <w:t>1. if x &gt;= y goto 5</w:t>
            </w:r>
          </w:p>
          <w:p w14:paraId="7A9B58C4" w14:textId="77777777" w:rsidR="00B77708" w:rsidRPr="00D822A3" w:rsidRDefault="00B77708">
            <w:pPr>
              <w:pStyle w:val="Code"/>
              <w:rPr>
                <w:lang w:val="en-GB"/>
              </w:rPr>
            </w:pPr>
            <w:r w:rsidRPr="00D822A3">
              <w:rPr>
                <w:lang w:val="en-GB"/>
              </w:rPr>
              <w:t>2. if a &gt;= b goto 6</w:t>
            </w:r>
          </w:p>
          <w:p w14:paraId="34A953CF" w14:textId="77777777" w:rsidR="00B77708" w:rsidRPr="00D822A3" w:rsidRDefault="00B77708">
            <w:pPr>
              <w:pStyle w:val="Code"/>
              <w:rPr>
                <w:lang w:val="en-GB"/>
              </w:rPr>
            </w:pPr>
            <w:r w:rsidRPr="00D822A3">
              <w:rPr>
                <w:lang w:val="en-GB"/>
              </w:rPr>
              <w:t>3. ++a</w:t>
            </w:r>
          </w:p>
          <w:p w14:paraId="5F0108BC" w14:textId="77777777" w:rsidR="00B77708" w:rsidRPr="00D822A3" w:rsidRDefault="00B77708">
            <w:pPr>
              <w:pStyle w:val="Code"/>
              <w:rPr>
                <w:lang w:val="en-GB"/>
              </w:rPr>
            </w:pPr>
            <w:r w:rsidRPr="00D822A3">
              <w:rPr>
                <w:lang w:val="en-GB"/>
              </w:rPr>
              <w:t>4. goto 2</w:t>
            </w:r>
          </w:p>
          <w:p w14:paraId="45B8FAA6" w14:textId="77777777" w:rsidR="00B77708" w:rsidRPr="00D822A3" w:rsidRDefault="00B77708">
            <w:pPr>
              <w:pStyle w:val="Code"/>
              <w:rPr>
                <w:lang w:val="en-GB"/>
              </w:rPr>
            </w:pPr>
            <w:r w:rsidRPr="00D822A3">
              <w:rPr>
                <w:lang w:val="en-GB"/>
              </w:rPr>
              <w:t>5. ++b</w:t>
            </w:r>
          </w:p>
          <w:p w14:paraId="647490CA" w14:textId="77777777" w:rsidR="00B77708" w:rsidRPr="00D822A3" w:rsidRDefault="00B77708">
            <w:pPr>
              <w:pStyle w:val="Code"/>
              <w:rPr>
                <w:lang w:val="en-GB"/>
              </w:rPr>
            </w:pPr>
            <w:r w:rsidRPr="00D822A3">
              <w:rPr>
                <w:lang w:val="en-GB"/>
              </w:rPr>
              <w:t>6. ...</w:t>
            </w:r>
          </w:p>
        </w:tc>
        <w:tc>
          <w:tcPr>
            <w:tcW w:w="3117" w:type="dxa"/>
          </w:tcPr>
          <w:p w14:paraId="66E37118" w14:textId="77777777" w:rsidR="00B77708" w:rsidRPr="00D822A3" w:rsidRDefault="00B77708">
            <w:pPr>
              <w:pStyle w:val="Code"/>
              <w:rPr>
                <w:lang w:val="en-GB"/>
              </w:rPr>
            </w:pPr>
          </w:p>
        </w:tc>
        <w:tc>
          <w:tcPr>
            <w:tcW w:w="3117" w:type="dxa"/>
          </w:tcPr>
          <w:p w14:paraId="3E768C25" w14:textId="77777777" w:rsidR="00B77708" w:rsidRPr="00D822A3" w:rsidRDefault="00B77708">
            <w:pPr>
              <w:pStyle w:val="Code"/>
              <w:rPr>
                <w:lang w:val="en-GB"/>
              </w:rPr>
            </w:pPr>
          </w:p>
        </w:tc>
      </w:tr>
    </w:tbl>
    <w:p w14:paraId="31F1C4C9" w14:textId="77777777" w:rsidR="00B77708" w:rsidRPr="00D822A3" w:rsidRDefault="00B77708" w:rsidP="00B77708">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B363219" w14:textId="77777777" w:rsidTr="00B77708">
        <w:tc>
          <w:tcPr>
            <w:tcW w:w="3116" w:type="dxa"/>
            <w:hideMark/>
          </w:tcPr>
          <w:p w14:paraId="23171376" w14:textId="77777777" w:rsidR="00B77708" w:rsidRPr="00D822A3" w:rsidRDefault="00B77708">
            <w:pPr>
              <w:pStyle w:val="Code"/>
              <w:rPr>
                <w:lang w:val="en-GB"/>
              </w:rPr>
            </w:pPr>
            <w:r w:rsidRPr="00D822A3">
              <w:rPr>
                <w:lang w:val="en-GB"/>
              </w:rPr>
              <w:t>if ((a &lt; b) &amp;&amp; (c &lt; d))</w:t>
            </w:r>
          </w:p>
          <w:p w14:paraId="4752516F" w14:textId="77777777" w:rsidR="00B77708" w:rsidRPr="00D822A3" w:rsidRDefault="00B77708">
            <w:pPr>
              <w:pStyle w:val="Code"/>
              <w:rPr>
                <w:lang w:val="en-GB"/>
              </w:rPr>
            </w:pPr>
            <w:r w:rsidRPr="00D822A3">
              <w:rPr>
                <w:lang w:val="en-GB"/>
              </w:rPr>
              <w:t xml:space="preserve">  ++a;</w:t>
            </w:r>
          </w:p>
          <w:p w14:paraId="3C0AF8AD" w14:textId="77777777" w:rsidR="00B77708" w:rsidRPr="00D822A3" w:rsidRDefault="00B77708">
            <w:pPr>
              <w:pStyle w:val="Code"/>
              <w:rPr>
                <w:lang w:val="en-GB"/>
              </w:rPr>
            </w:pPr>
            <w:r w:rsidRPr="00D822A3">
              <w:rPr>
                <w:lang w:val="en-GB"/>
              </w:rPr>
              <w:t xml:space="preserve">else </w:t>
            </w:r>
          </w:p>
          <w:p w14:paraId="0BF2C72A" w14:textId="77777777" w:rsidR="00B77708" w:rsidRPr="00D822A3" w:rsidRDefault="00B77708">
            <w:pPr>
              <w:pStyle w:val="Code"/>
              <w:rPr>
                <w:lang w:val="en-GB"/>
              </w:rPr>
            </w:pPr>
            <w:r w:rsidRPr="00D822A3">
              <w:rPr>
                <w:lang w:val="en-GB"/>
              </w:rPr>
              <w:t xml:space="preserve">  ++b;</w:t>
            </w:r>
          </w:p>
        </w:tc>
        <w:tc>
          <w:tcPr>
            <w:tcW w:w="3117" w:type="dxa"/>
            <w:hideMark/>
          </w:tcPr>
          <w:p w14:paraId="7BCF4037" w14:textId="77777777" w:rsidR="00B77708" w:rsidRPr="00D822A3" w:rsidRDefault="00B77708">
            <w:pPr>
              <w:pStyle w:val="Code"/>
              <w:rPr>
                <w:lang w:val="en-GB"/>
              </w:rPr>
            </w:pPr>
            <w:r w:rsidRPr="00D822A3">
              <w:rPr>
                <w:lang w:val="en-GB"/>
              </w:rPr>
              <w:t>1. if a &lt; b goto ?</w:t>
            </w:r>
          </w:p>
          <w:p w14:paraId="58DF7364" w14:textId="77777777" w:rsidR="00B77708" w:rsidRPr="00D822A3" w:rsidRDefault="00B77708">
            <w:pPr>
              <w:pStyle w:val="Code"/>
              <w:rPr>
                <w:lang w:val="en-GB"/>
              </w:rPr>
            </w:pPr>
            <w:r w:rsidRPr="00D822A3">
              <w:rPr>
                <w:lang w:val="en-GB"/>
              </w:rPr>
              <w:t>2. goto ?</w:t>
            </w:r>
          </w:p>
          <w:p w14:paraId="0F5AB572" w14:textId="77777777" w:rsidR="00B77708" w:rsidRPr="00D822A3" w:rsidRDefault="00B77708">
            <w:pPr>
              <w:pStyle w:val="Code"/>
              <w:rPr>
                <w:lang w:val="en-GB"/>
              </w:rPr>
            </w:pPr>
            <w:r w:rsidRPr="00D822A3">
              <w:rPr>
                <w:lang w:val="en-GB"/>
              </w:rPr>
              <w:t>3. if c &lt; d goto ?</w:t>
            </w:r>
          </w:p>
          <w:p w14:paraId="25EFA265" w14:textId="77777777" w:rsidR="00B77708" w:rsidRPr="00D822A3" w:rsidRDefault="00B77708">
            <w:pPr>
              <w:pStyle w:val="Code"/>
              <w:rPr>
                <w:lang w:val="en-GB"/>
              </w:rPr>
            </w:pPr>
            <w:r w:rsidRPr="00D822A3">
              <w:rPr>
                <w:lang w:val="en-GB"/>
              </w:rPr>
              <w:t>4. goto ?</w:t>
            </w:r>
          </w:p>
          <w:p w14:paraId="7535B735" w14:textId="77777777" w:rsidR="00B77708" w:rsidRPr="00D822A3" w:rsidRDefault="00B77708">
            <w:pPr>
              <w:pStyle w:val="Code"/>
              <w:rPr>
                <w:lang w:val="en-GB"/>
              </w:rPr>
            </w:pPr>
            <w:r w:rsidRPr="00D822A3">
              <w:rPr>
                <w:lang w:val="en-GB"/>
              </w:rPr>
              <w:t>5. ++a</w:t>
            </w:r>
          </w:p>
          <w:p w14:paraId="28C26723" w14:textId="77777777" w:rsidR="00B77708" w:rsidRPr="00D822A3" w:rsidRDefault="00B77708">
            <w:pPr>
              <w:pStyle w:val="Code"/>
              <w:rPr>
                <w:lang w:val="en-GB"/>
              </w:rPr>
            </w:pPr>
            <w:r w:rsidRPr="00D822A3">
              <w:rPr>
                <w:lang w:val="en-GB"/>
              </w:rPr>
              <w:t>6. goto 7</w:t>
            </w:r>
          </w:p>
          <w:p w14:paraId="44FB7F5C" w14:textId="77777777" w:rsidR="00B77708" w:rsidRPr="00D822A3" w:rsidRDefault="00B77708">
            <w:pPr>
              <w:pStyle w:val="Code"/>
              <w:rPr>
                <w:lang w:val="en-GB"/>
              </w:rPr>
            </w:pPr>
            <w:r w:rsidRPr="00D822A3">
              <w:rPr>
                <w:lang w:val="en-GB"/>
              </w:rPr>
              <w:t>7. ++b</w:t>
            </w:r>
          </w:p>
          <w:p w14:paraId="7F51B77F" w14:textId="77777777" w:rsidR="00B77708" w:rsidRPr="00D822A3" w:rsidRDefault="00B77708">
            <w:pPr>
              <w:pStyle w:val="Code"/>
              <w:rPr>
                <w:lang w:val="en-GB"/>
              </w:rPr>
            </w:pPr>
            <w:r w:rsidRPr="00D822A3">
              <w:rPr>
                <w:lang w:val="en-GB"/>
              </w:rPr>
              <w:t>8. ...</w:t>
            </w:r>
          </w:p>
        </w:tc>
        <w:tc>
          <w:tcPr>
            <w:tcW w:w="3117" w:type="dxa"/>
          </w:tcPr>
          <w:p w14:paraId="7CF9837C" w14:textId="77777777" w:rsidR="00B77708" w:rsidRPr="00D822A3" w:rsidRDefault="00B77708">
            <w:pPr>
              <w:pStyle w:val="Code"/>
              <w:rPr>
                <w:lang w:val="en-GB"/>
              </w:rPr>
            </w:pPr>
          </w:p>
        </w:tc>
      </w:tr>
    </w:tbl>
    <w:p w14:paraId="392C9AE9" w14:textId="77777777" w:rsidR="00B77708" w:rsidRPr="00D822A3" w:rsidRDefault="00B77708" w:rsidP="00B77708">
      <w:pPr>
        <w:rPr>
          <w:lang w:val="en-GB"/>
        </w:rPr>
      </w:pPr>
      <w:r w:rsidRPr="00D822A3">
        <w:rPr>
          <w:lang w:val="en-GB"/>
        </w:rPr>
        <w:t>When the first expression (</w:t>
      </w:r>
      <w:r w:rsidRPr="00D822A3">
        <w:rPr>
          <w:rStyle w:val="CodeInText"/>
          <w:lang w:val="en-GB"/>
        </w:rPr>
        <w:t>a &lt; b</w:t>
      </w:r>
      <w:r w:rsidRPr="00D822A3">
        <w:rPr>
          <w:lang w:val="en-GB"/>
        </w:rP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A8AA41E" w14:textId="77777777" w:rsidTr="00B77708">
        <w:tc>
          <w:tcPr>
            <w:tcW w:w="3116" w:type="dxa"/>
            <w:hideMark/>
          </w:tcPr>
          <w:p w14:paraId="7F3FAE76" w14:textId="77777777" w:rsidR="00B77708" w:rsidRPr="00D822A3" w:rsidRDefault="00B77708">
            <w:pPr>
              <w:pStyle w:val="Code"/>
              <w:rPr>
                <w:lang w:val="en-GB"/>
              </w:rPr>
            </w:pPr>
            <w:r w:rsidRPr="00D822A3">
              <w:rPr>
                <w:lang w:val="en-GB"/>
              </w:rPr>
              <w:t>1. if a &lt; b goto 3</w:t>
            </w:r>
          </w:p>
          <w:p w14:paraId="4914F28E" w14:textId="77777777" w:rsidR="00B77708" w:rsidRPr="00D822A3" w:rsidRDefault="00B77708">
            <w:pPr>
              <w:pStyle w:val="Code"/>
              <w:rPr>
                <w:lang w:val="en-GB"/>
              </w:rPr>
            </w:pPr>
            <w:r w:rsidRPr="00D822A3">
              <w:rPr>
                <w:lang w:val="en-GB"/>
              </w:rPr>
              <w:t>2. goto ?</w:t>
            </w:r>
          </w:p>
          <w:p w14:paraId="43AA1E02" w14:textId="77777777" w:rsidR="00B77708" w:rsidRPr="00D822A3" w:rsidRDefault="00B77708">
            <w:pPr>
              <w:pStyle w:val="Code"/>
              <w:rPr>
                <w:lang w:val="en-GB"/>
              </w:rPr>
            </w:pPr>
            <w:r w:rsidRPr="00D822A3">
              <w:rPr>
                <w:lang w:val="en-GB"/>
              </w:rPr>
              <w:t>3. if c &lt; d goto ?</w:t>
            </w:r>
          </w:p>
          <w:p w14:paraId="704E0632" w14:textId="77777777" w:rsidR="00B77708" w:rsidRPr="00D822A3" w:rsidRDefault="00B77708">
            <w:pPr>
              <w:pStyle w:val="Code"/>
              <w:rPr>
                <w:lang w:val="en-GB"/>
              </w:rPr>
            </w:pPr>
            <w:r w:rsidRPr="00D822A3">
              <w:rPr>
                <w:lang w:val="en-GB"/>
              </w:rPr>
              <w:t>4. goto ?</w:t>
            </w:r>
          </w:p>
          <w:p w14:paraId="7C509356" w14:textId="77777777" w:rsidR="00B77708" w:rsidRPr="00D822A3" w:rsidRDefault="00B77708">
            <w:pPr>
              <w:pStyle w:val="Code"/>
              <w:rPr>
                <w:lang w:val="en-GB"/>
              </w:rPr>
            </w:pPr>
            <w:r w:rsidRPr="00D822A3">
              <w:rPr>
                <w:lang w:val="en-GB"/>
              </w:rPr>
              <w:t>5. ++a</w:t>
            </w:r>
          </w:p>
          <w:p w14:paraId="3A314F17" w14:textId="77777777" w:rsidR="00B77708" w:rsidRPr="00D822A3" w:rsidRDefault="00B77708">
            <w:pPr>
              <w:pStyle w:val="Code"/>
              <w:rPr>
                <w:lang w:val="en-GB"/>
              </w:rPr>
            </w:pPr>
            <w:r w:rsidRPr="00D822A3">
              <w:rPr>
                <w:lang w:val="en-GB"/>
              </w:rPr>
              <w:t>6. goto 7</w:t>
            </w:r>
          </w:p>
          <w:p w14:paraId="10B40125" w14:textId="77777777" w:rsidR="00B77708" w:rsidRPr="00D822A3" w:rsidRDefault="00B77708">
            <w:pPr>
              <w:pStyle w:val="Code"/>
              <w:rPr>
                <w:lang w:val="en-GB"/>
              </w:rPr>
            </w:pPr>
            <w:r w:rsidRPr="00D822A3">
              <w:rPr>
                <w:lang w:val="en-GB"/>
              </w:rPr>
              <w:t>7. ++b</w:t>
            </w:r>
          </w:p>
        </w:tc>
        <w:tc>
          <w:tcPr>
            <w:tcW w:w="3117" w:type="dxa"/>
            <w:hideMark/>
          </w:tcPr>
          <w:p w14:paraId="649CAF79" w14:textId="77777777" w:rsidR="00B77708" w:rsidRPr="00D822A3" w:rsidRDefault="00B77708">
            <w:pPr>
              <w:pStyle w:val="Code"/>
              <w:rPr>
                <w:lang w:val="en-GB"/>
              </w:rPr>
            </w:pPr>
            <w:r w:rsidRPr="00D822A3">
              <w:rPr>
                <w:lang w:val="en-GB"/>
              </w:rPr>
              <w:t>true set: {3}</w:t>
            </w:r>
          </w:p>
          <w:p w14:paraId="6A049649" w14:textId="77777777" w:rsidR="00B77708" w:rsidRPr="00D822A3" w:rsidRDefault="00B77708">
            <w:pPr>
              <w:pStyle w:val="Code"/>
              <w:rPr>
                <w:lang w:val="en-GB"/>
              </w:rPr>
            </w:pPr>
            <w:r w:rsidRPr="00D822A3">
              <w:rPr>
                <w:lang w:val="en-GB"/>
              </w:rPr>
              <w:t>false set: {2, 4}</w:t>
            </w:r>
          </w:p>
        </w:tc>
        <w:tc>
          <w:tcPr>
            <w:tcW w:w="3117" w:type="dxa"/>
          </w:tcPr>
          <w:p w14:paraId="4D066CD9" w14:textId="77777777" w:rsidR="00B77708" w:rsidRPr="00D822A3" w:rsidRDefault="00B77708">
            <w:pPr>
              <w:pStyle w:val="Code"/>
              <w:rPr>
                <w:lang w:val="en-GB"/>
              </w:rPr>
            </w:pPr>
          </w:p>
        </w:tc>
      </w:tr>
    </w:tbl>
    <w:p w14:paraId="03C6B9DD" w14:textId="77777777" w:rsidR="00B77708" w:rsidRPr="00D822A3" w:rsidRDefault="00B77708" w:rsidP="00B77708">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rsidRPr="00D822A3" w14:paraId="07CD10B2" w14:textId="77777777" w:rsidTr="00B77708">
        <w:tc>
          <w:tcPr>
            <w:tcW w:w="3116" w:type="dxa"/>
            <w:hideMark/>
          </w:tcPr>
          <w:p w14:paraId="79D51824" w14:textId="77777777" w:rsidR="00B77708" w:rsidRPr="00D822A3" w:rsidRDefault="00B77708">
            <w:pPr>
              <w:pStyle w:val="Code"/>
              <w:rPr>
                <w:lang w:val="en-GB"/>
              </w:rPr>
            </w:pPr>
            <w:r w:rsidRPr="00D822A3">
              <w:rPr>
                <w:lang w:val="en-GB"/>
              </w:rPr>
              <w:t>if ((a &lt; b) || (c &lt; d))</w:t>
            </w:r>
          </w:p>
          <w:p w14:paraId="7F0C1A81" w14:textId="77777777" w:rsidR="00B77708" w:rsidRPr="00D822A3" w:rsidRDefault="00B77708">
            <w:pPr>
              <w:pStyle w:val="Code"/>
              <w:rPr>
                <w:lang w:val="en-GB"/>
              </w:rPr>
            </w:pPr>
            <w:r w:rsidRPr="00D822A3">
              <w:rPr>
                <w:lang w:val="en-GB"/>
              </w:rPr>
              <w:t xml:space="preserve">  ++a;</w:t>
            </w:r>
          </w:p>
          <w:p w14:paraId="0E61C9C4" w14:textId="77777777" w:rsidR="00B77708" w:rsidRPr="00D822A3" w:rsidRDefault="00B77708">
            <w:pPr>
              <w:pStyle w:val="Code"/>
              <w:rPr>
                <w:lang w:val="en-GB"/>
              </w:rPr>
            </w:pPr>
            <w:r w:rsidRPr="00D822A3">
              <w:rPr>
                <w:lang w:val="en-GB"/>
              </w:rPr>
              <w:t xml:space="preserve">else </w:t>
            </w:r>
          </w:p>
          <w:p w14:paraId="58862444" w14:textId="77777777" w:rsidR="00B77708" w:rsidRPr="00D822A3" w:rsidRDefault="00B77708">
            <w:pPr>
              <w:pStyle w:val="Code"/>
              <w:rPr>
                <w:lang w:val="en-GB"/>
              </w:rPr>
            </w:pPr>
            <w:r w:rsidRPr="00D822A3">
              <w:rPr>
                <w:lang w:val="en-GB"/>
              </w:rPr>
              <w:t xml:space="preserve">  ++b;</w:t>
            </w:r>
          </w:p>
        </w:tc>
        <w:tc>
          <w:tcPr>
            <w:tcW w:w="3117" w:type="dxa"/>
            <w:hideMark/>
          </w:tcPr>
          <w:p w14:paraId="2D2A2A28" w14:textId="77777777" w:rsidR="00B77708" w:rsidRPr="00D822A3" w:rsidRDefault="00B77708">
            <w:pPr>
              <w:pStyle w:val="Code"/>
              <w:rPr>
                <w:lang w:val="en-GB"/>
              </w:rPr>
            </w:pPr>
            <w:r w:rsidRPr="00D822A3">
              <w:rPr>
                <w:lang w:val="en-GB"/>
              </w:rPr>
              <w:t>1. if a &lt; b goto ?</w:t>
            </w:r>
          </w:p>
          <w:p w14:paraId="45A0181F" w14:textId="77777777" w:rsidR="00B77708" w:rsidRPr="00D822A3" w:rsidRDefault="00B77708">
            <w:pPr>
              <w:pStyle w:val="Code"/>
              <w:rPr>
                <w:lang w:val="en-GB"/>
              </w:rPr>
            </w:pPr>
            <w:r w:rsidRPr="00D822A3">
              <w:rPr>
                <w:lang w:val="en-GB"/>
              </w:rPr>
              <w:t>2. goto 3</w:t>
            </w:r>
          </w:p>
          <w:p w14:paraId="29CA4411" w14:textId="77777777" w:rsidR="00B77708" w:rsidRPr="00D822A3" w:rsidRDefault="00B77708">
            <w:pPr>
              <w:pStyle w:val="Code"/>
              <w:rPr>
                <w:lang w:val="en-GB"/>
              </w:rPr>
            </w:pPr>
            <w:r w:rsidRPr="00D822A3">
              <w:rPr>
                <w:lang w:val="en-GB"/>
              </w:rPr>
              <w:t>3. if c &lt; d goto ?</w:t>
            </w:r>
          </w:p>
          <w:p w14:paraId="4FA1FBBE" w14:textId="77777777" w:rsidR="00B77708" w:rsidRPr="00D822A3" w:rsidRDefault="00B77708">
            <w:pPr>
              <w:pStyle w:val="Code"/>
              <w:rPr>
                <w:lang w:val="en-GB"/>
              </w:rPr>
            </w:pPr>
            <w:r w:rsidRPr="00D822A3">
              <w:rPr>
                <w:lang w:val="en-GB"/>
              </w:rPr>
              <w:t>4. goto ?</w:t>
            </w:r>
          </w:p>
          <w:p w14:paraId="14439160" w14:textId="77777777" w:rsidR="00B77708" w:rsidRPr="00D822A3" w:rsidRDefault="00B77708">
            <w:pPr>
              <w:pStyle w:val="Code"/>
              <w:rPr>
                <w:lang w:val="en-GB"/>
              </w:rPr>
            </w:pPr>
            <w:r w:rsidRPr="00D822A3">
              <w:rPr>
                <w:lang w:val="en-GB"/>
              </w:rPr>
              <w:t>5. ++a</w:t>
            </w:r>
          </w:p>
          <w:p w14:paraId="7F2CD22F" w14:textId="77777777" w:rsidR="00B77708" w:rsidRPr="00D822A3" w:rsidRDefault="00B77708">
            <w:pPr>
              <w:pStyle w:val="Code"/>
              <w:rPr>
                <w:lang w:val="en-GB"/>
              </w:rPr>
            </w:pPr>
            <w:r w:rsidRPr="00D822A3">
              <w:rPr>
                <w:lang w:val="en-GB"/>
              </w:rPr>
              <w:t>6. goto 7</w:t>
            </w:r>
          </w:p>
          <w:p w14:paraId="75884BC2" w14:textId="77777777" w:rsidR="00B77708" w:rsidRPr="00D822A3" w:rsidRDefault="00B77708">
            <w:pPr>
              <w:pStyle w:val="Code"/>
              <w:rPr>
                <w:lang w:val="en-GB"/>
              </w:rPr>
            </w:pPr>
            <w:r w:rsidRPr="00D822A3">
              <w:rPr>
                <w:lang w:val="en-GB"/>
              </w:rPr>
              <w:t>7. ++b</w:t>
            </w:r>
          </w:p>
          <w:p w14:paraId="08CF46E5" w14:textId="77777777" w:rsidR="00B77708" w:rsidRPr="00D822A3" w:rsidRDefault="00B77708">
            <w:pPr>
              <w:pStyle w:val="Code"/>
              <w:rPr>
                <w:lang w:val="en-GB"/>
              </w:rPr>
            </w:pPr>
            <w:r w:rsidRPr="00D822A3">
              <w:rPr>
                <w:lang w:val="en-GB"/>
              </w:rPr>
              <w:t>8. ...</w:t>
            </w:r>
          </w:p>
        </w:tc>
        <w:tc>
          <w:tcPr>
            <w:tcW w:w="3117" w:type="dxa"/>
            <w:hideMark/>
          </w:tcPr>
          <w:p w14:paraId="12DF6495" w14:textId="77777777" w:rsidR="00B77708" w:rsidRPr="00D822A3" w:rsidRDefault="00B77708">
            <w:pPr>
              <w:pStyle w:val="Code"/>
              <w:rPr>
                <w:lang w:val="en-GB"/>
              </w:rPr>
            </w:pPr>
            <w:r w:rsidRPr="00D822A3">
              <w:rPr>
                <w:lang w:val="en-GB"/>
              </w:rPr>
              <w:t>true set: {1, 3}</w:t>
            </w:r>
          </w:p>
          <w:p w14:paraId="1F22741C" w14:textId="77777777" w:rsidR="00B77708" w:rsidRPr="00D822A3" w:rsidRDefault="00B77708">
            <w:pPr>
              <w:pStyle w:val="Code"/>
              <w:rPr>
                <w:lang w:val="en-GB"/>
              </w:rPr>
            </w:pPr>
            <w:r w:rsidRPr="00D822A3">
              <w:rPr>
                <w:lang w:val="en-GB"/>
              </w:rPr>
              <w:t>false set: {4}</w:t>
            </w:r>
          </w:p>
        </w:tc>
      </w:tr>
    </w:tbl>
    <w:p w14:paraId="26983A1A" w14:textId="77777777" w:rsidR="00B77708" w:rsidRPr="00D822A3" w:rsidRDefault="00B77708" w:rsidP="00B77708">
      <w:pPr>
        <w:rPr>
          <w:lang w:val="en-GB"/>
        </w:rPr>
      </w:pPr>
      <w:r w:rsidRPr="00D822A3">
        <w:rPr>
          <w:lang w:val="en-GB"/>
        </w:rPr>
        <w:lastRenderedPageBreak/>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Pr="00D822A3" w:rsidRDefault="009D3EA8" w:rsidP="009D3EA8">
      <w:pPr>
        <w:pStyle w:val="Rubrik3"/>
        <w:numPr>
          <w:ilvl w:val="2"/>
          <w:numId w:val="145"/>
        </w:numPr>
        <w:rPr>
          <w:lang w:val="en-GB"/>
        </w:rPr>
      </w:pPr>
      <w:bookmarkStart w:id="154" w:name="_Toc54119864"/>
      <w:r w:rsidRPr="00D822A3">
        <w:rPr>
          <w:lang w:val="en-GB"/>
        </w:rPr>
        <w:t>Header Rules</w:t>
      </w:r>
      <w:bookmarkEnd w:id="15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55" w:name="_Toc54119865"/>
      <w:r w:rsidRPr="00D822A3">
        <w:rPr>
          <w:lang w:val="en-GB"/>
        </w:rPr>
        <w:t xml:space="preserve">The </w:t>
      </w:r>
      <w:r w:rsidR="004B7BC0" w:rsidRPr="00D822A3">
        <w:rPr>
          <w:lang w:val="en-GB"/>
        </w:rPr>
        <w:t>Switch S</w:t>
      </w:r>
      <w:r w:rsidRPr="00D822A3">
        <w:rPr>
          <w:lang w:val="en-GB"/>
        </w:rPr>
        <w:t>tatement</w:t>
      </w:r>
      <w:bookmarkEnd w:id="155"/>
    </w:p>
    <w:p w14:paraId="47A018AE" w14:textId="77777777" w:rsidR="00F420E3" w:rsidRPr="00D822A3" w:rsidRDefault="00F420E3" w:rsidP="00F420E3">
      <w:pPr>
        <w:rPr>
          <w:lang w:val="en-GB"/>
        </w:rPr>
      </w:pPr>
      <w:r w:rsidRPr="00D822A3">
        <w:rPr>
          <w:lang w:val="en-GB"/>
        </w:rPr>
        <w:t xml:space="preserve">The </w:t>
      </w:r>
      <w:r w:rsidRPr="00D822A3">
        <w:rPr>
          <w:rStyle w:val="CodeInText"/>
          <w:lang w:val="en-GB"/>
        </w:rPr>
        <w:t>generateSwitchStatement</w:t>
      </w:r>
      <w:r w:rsidRPr="00D822A3">
        <w:rPr>
          <w:lang w:val="en-GB"/>
        </w:rPr>
        <w:t xml:space="preserve"> method generates middle code jump instructions for each of the case statements, which are stored in the </w:t>
      </w:r>
      <w:r w:rsidRPr="00D822A3">
        <w:rPr>
          <w:rStyle w:val="CodeInText"/>
          <w:lang w:val="en-GB"/>
        </w:rPr>
        <w:t>Main.CaseMapStack</w:t>
      </w:r>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r w:rsidRPr="00D822A3">
        <w:rPr>
          <w:lang w:val="en-GB"/>
        </w:rPr>
        <w:t>MainParser.gppg</w:t>
      </w:r>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lastRenderedPageBreak/>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r w:rsidR="00737D78" w:rsidRPr="00D822A3">
        <w:rPr>
          <w:rStyle w:val="KeyWord0"/>
          <w:highlight w:val="white"/>
          <w:lang w:val="en-GB"/>
        </w:rPr>
        <w:t>m_caseMapStack</w:t>
      </w:r>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r w:rsidR="008B4BF6" w:rsidRPr="00D822A3">
        <w:rPr>
          <w:rStyle w:val="KeyWord0"/>
          <w:highlight w:val="white"/>
          <w:lang w:val="en-GB"/>
        </w:rPr>
        <w:t>m_caseMapStack)</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r w:rsidR="00036BC6" w:rsidRPr="00D822A3">
        <w:rPr>
          <w:rStyle w:val="KeyWord0"/>
          <w:highlight w:val="white"/>
          <w:lang w:val="en-GB"/>
        </w:rPr>
        <w:t>m_breakStack</w:t>
      </w:r>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r w:rsidRPr="00D822A3">
        <w:rPr>
          <w:lang w:val="en-GB"/>
        </w:rPr>
        <w:t>MiddleCodeGenerator.cs</w:t>
      </w:r>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lastRenderedPageBreak/>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56" w:name="_Toc54119866"/>
      <w:r w:rsidRPr="00D822A3">
        <w:rPr>
          <w:highlight w:val="white"/>
          <w:lang w:val="en-GB"/>
        </w:rPr>
        <w:t>The Case Statement</w:t>
      </w:r>
      <w:bookmarkEnd w:id="156"/>
    </w:p>
    <w:p w14:paraId="01B0E396" w14:textId="77777777" w:rsidR="006445C4" w:rsidRPr="00D822A3" w:rsidRDefault="006445C4" w:rsidP="006445C4">
      <w:pPr>
        <w:pStyle w:val="CodeHeader"/>
        <w:rPr>
          <w:lang w:val="en-GB"/>
        </w:rPr>
      </w:pPr>
      <w:r w:rsidRPr="00D822A3">
        <w:rPr>
          <w:lang w:val="en-GB"/>
        </w:rPr>
        <w:t>MainParser.gppg</w:t>
      </w:r>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r w:rsidRPr="00D822A3">
        <w:rPr>
          <w:rStyle w:val="CodeInText"/>
          <w:lang w:val="en-GB"/>
        </w:rPr>
        <w:t>Main.CaseMapStack</w:t>
      </w:r>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E12EB37" w:rsidR="00CD348D" w:rsidRPr="00D822A3" w:rsidRDefault="00C51D92" w:rsidP="00CD348D">
      <w:pPr>
        <w:pStyle w:val="Liststycke"/>
        <w:numPr>
          <w:ilvl w:val="0"/>
          <w:numId w:val="96"/>
        </w:numPr>
        <w:rPr>
          <w:lang w:val="en-GB"/>
        </w:rPr>
      </w:pPr>
      <w:r w:rsidRPr="00D822A3">
        <w:rPr>
          <w:lang w:val="en-GB"/>
        </w:rPr>
        <w:t xml:space="preserve">Since </w:t>
      </w:r>
      <w:r w:rsidRPr="00D822A3">
        <w:rPr>
          <w:rStyle w:val="CodeInText"/>
          <w:lang w:val="en-GB"/>
        </w:rPr>
        <w:t>Main.CaseMapStack</w:t>
      </w:r>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D822A3">
        <w:rPr>
          <w:rStyle w:val="Fotnotsreferens"/>
          <w:lang w:val="en-GB"/>
        </w:rPr>
        <w:footnoteReference w:id="1"/>
      </w:r>
      <w:r w:rsidRPr="00D822A3">
        <w:rPr>
          <w:lang w:val="en-GB"/>
        </w:rPr>
        <w:t>).</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lastRenderedPageBreak/>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53203EF8" w:rsidR="00640170" w:rsidRPr="00D822A3" w:rsidRDefault="00640170" w:rsidP="00FA2D6E">
      <w:pPr>
        <w:rPr>
          <w:highlight w:val="white"/>
          <w:lang w:val="en-GB"/>
        </w:rPr>
      </w:pPr>
      <w:r w:rsidRPr="00D822A3">
        <w:rPr>
          <w:highlight w:val="white"/>
          <w:lang w:val="en-GB"/>
        </w:rPr>
        <w:t>If the value of the symbol is null, we have a non-constant case value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57" w:name="_Toc54119867"/>
      <w:r w:rsidRPr="00D822A3">
        <w:rPr>
          <w:lang w:val="en-GB"/>
        </w:rPr>
        <w:t>The Default Statement</w:t>
      </w:r>
      <w:bookmarkEnd w:id="15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r w:rsidRPr="00D822A3">
        <w:rPr>
          <w:rStyle w:val="CodeInText"/>
          <w:lang w:val="en-GB"/>
        </w:rPr>
        <w:t xml:space="preserve">Main.m_defaultStack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r w:rsidRPr="00D822A3">
        <w:rPr>
          <w:rStyle w:val="CodeInText"/>
          <w:lang w:val="en-GB"/>
        </w:rPr>
        <w:t xml:space="preserve">Main.m_defaultStack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r w:rsidRPr="00D822A3">
        <w:rPr>
          <w:lang w:val="en-GB"/>
        </w:rPr>
        <w:t>MainParser.gppg</w:t>
      </w:r>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lastRenderedPageBreak/>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58" w:name="_Toc54119868"/>
      <w:r w:rsidRPr="00D822A3">
        <w:rPr>
          <w:lang w:val="en-GB"/>
        </w:rPr>
        <w:t>The While Statement</w:t>
      </w:r>
      <w:bookmarkEnd w:id="15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D822A3">
        <w:rPr>
          <w:rStyle w:val="CodeInText"/>
          <w:lang w:val="en-GB"/>
        </w:rPr>
        <w:t>jump_marker</w:t>
      </w:r>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r w:rsidRPr="00D822A3">
        <w:rPr>
          <w:lang w:val="en-GB"/>
        </w:rPr>
        <w:t>MainParser.gppg</w:t>
      </w:r>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6C76123B" w:rsidR="00B13BF7" w:rsidRPr="00D822A3" w:rsidRDefault="00B13BF7" w:rsidP="005A7281">
      <w:pPr>
        <w:rPr>
          <w:highlight w:val="white"/>
          <w:lang w:val="en-GB"/>
        </w:rPr>
      </w:pPr>
      <w:r w:rsidRPr="00D822A3">
        <w:rPr>
          <w:highlight w:val="white"/>
          <w:lang w:val="en-GB"/>
        </w:rPr>
        <w:t>Similar to the break set stack above, we also need a continue set satck.</w:t>
      </w:r>
    </w:p>
    <w:p w14:paraId="4CB7213E" w14:textId="19707767" w:rsidR="008576CD" w:rsidRPr="00D822A3" w:rsidRDefault="008576CD" w:rsidP="00AA5558">
      <w:pPr>
        <w:pStyle w:val="CodeHeader"/>
        <w:rPr>
          <w:lang w:val="en-GB"/>
        </w:rPr>
      </w:pPr>
      <w:r w:rsidRPr="00D822A3">
        <w:rPr>
          <w:lang w:val="en-GB"/>
        </w:rPr>
        <w:t>MiddleCodeGenerator.cs</w:t>
      </w:r>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lastRenderedPageBreak/>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backpatchar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59" w:name="_Toc54119869"/>
      <w:r w:rsidRPr="00D822A3">
        <w:rPr>
          <w:lang w:val="en-GB"/>
        </w:rPr>
        <w:t>The Do Statement</w:t>
      </w:r>
      <w:bookmarkEnd w:id="159"/>
    </w:p>
    <w:p w14:paraId="0C66EB6A" w14:textId="77777777" w:rsidR="00AB1522" w:rsidRPr="00D822A3" w:rsidRDefault="00AB1522" w:rsidP="00AB1522">
      <w:pPr>
        <w:rPr>
          <w:lang w:val="en-GB"/>
        </w:rPr>
      </w:pPr>
      <w:r w:rsidRPr="00D822A3">
        <w:rPr>
          <w:lang w:val="en-GB"/>
        </w:rP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r w:rsidRPr="00D822A3">
        <w:rPr>
          <w:lang w:val="en-GB"/>
        </w:rPr>
        <w:t>MainParser.cs</w:t>
      </w:r>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r w:rsidRPr="00D822A3">
        <w:rPr>
          <w:lang w:val="en-GB"/>
        </w:rPr>
        <w:t>MiddleCodeGenerator.cs</w:t>
      </w:r>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lastRenderedPageBreak/>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60" w:name="_Toc54119870"/>
      <w:r w:rsidRPr="00D822A3">
        <w:rPr>
          <w:lang w:val="en-GB"/>
        </w:rPr>
        <w:t>The For Statement</w:t>
      </w:r>
      <w:bookmarkEnd w:id="16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sidRPr="00D822A3">
        <w:rPr>
          <w:rStyle w:val="CodeInText"/>
          <w:lang w:val="en-GB"/>
        </w:rPr>
        <w:t>jump_marker</w:t>
      </w:r>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The for statement is more complicated than the</w:t>
      </w:r>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inf</w:t>
      </w:r>
      <w:r w:rsidR="002F35C1" w:rsidRPr="00D822A3">
        <w:rPr>
          <w:lang w:val="en-GB"/>
        </w:rPr>
        <w:t>initializer</w:t>
      </w:r>
      <w:r w:rsidRPr="00D822A3">
        <w:rPr>
          <w:lang w:val="en-GB"/>
        </w:rPr>
        <w:t>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lastRenderedPageBreak/>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we re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effekts.</w:t>
      </w:r>
    </w:p>
    <w:p w14:paraId="7BD65007" w14:textId="6CAA7A1E" w:rsidR="006737CD" w:rsidRPr="00D822A3" w:rsidRDefault="006737CD" w:rsidP="006737CD">
      <w:pPr>
        <w:pStyle w:val="CodeHeader"/>
        <w:rPr>
          <w:highlight w:val="white"/>
          <w:lang w:val="en-GB"/>
        </w:rPr>
      </w:pPr>
      <w:r w:rsidRPr="00D822A3">
        <w:rPr>
          <w:highlight w:val="white"/>
          <w:lang w:val="en-GB"/>
        </w:rPr>
        <w:t>MiddleCodeGenerator.cs</w:t>
      </w:r>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lastRenderedPageBreak/>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61" w:name="_Toc54119871"/>
      <w:r w:rsidRPr="00D822A3">
        <w:rPr>
          <w:lang w:val="en-GB"/>
        </w:rPr>
        <w:t>Label and Goto Statement</w:t>
      </w:r>
      <w:bookmarkEnd w:id="161"/>
    </w:p>
    <w:p w14:paraId="3D4A6642" w14:textId="0A759161" w:rsidR="009845B3" w:rsidRPr="00D822A3" w:rsidRDefault="009845B3" w:rsidP="009845B3">
      <w:pPr>
        <w:rPr>
          <w:lang w:val="en-GB"/>
        </w:rPr>
      </w:pPr>
      <w:r w:rsidRPr="00D822A3">
        <w:rPr>
          <w:lang w:val="en-GB"/>
        </w:rP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D6FCA" w:rsidRPr="00D822A3">
        <w:rPr>
          <w:rStyle w:val="Fotnotsreferens"/>
          <w:lang w:val="en-GB"/>
        </w:rPr>
        <w:footnoteReference w:id="2"/>
      </w:r>
    </w:p>
    <w:p w14:paraId="786481CA" w14:textId="537F5369" w:rsidR="00932FB0" w:rsidRPr="00D822A3" w:rsidRDefault="00932FB0" w:rsidP="00932FB0">
      <w:pPr>
        <w:pStyle w:val="CodeHeader"/>
        <w:rPr>
          <w:lang w:val="en-GB"/>
        </w:rPr>
      </w:pPr>
      <w:r w:rsidRPr="00D822A3">
        <w:rPr>
          <w:lang w:val="en-GB"/>
        </w:rPr>
        <w:t>MainParser.cs</w:t>
      </w:r>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r w:rsidRPr="00D822A3">
        <w:rPr>
          <w:lang w:val="en-GB"/>
        </w:rPr>
        <w:t>MiddleCodeGenerator.cs</w:t>
      </w:r>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goto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with the label name as key and the goto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start by adding middle code holding a goto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lastRenderedPageBreak/>
        <w:t>If the label name</w:t>
      </w:r>
      <w:r w:rsidR="00757F3E" w:rsidRPr="00D822A3">
        <w:rPr>
          <w:highlight w:val="white"/>
          <w:lang w:val="en-GB"/>
        </w:rPr>
        <w:t xml:space="preserve"> is</w:t>
      </w:r>
      <w:r w:rsidRPr="00D822A3">
        <w:rPr>
          <w:highlight w:val="white"/>
          <w:lang w:val="en-GB"/>
        </w:rPr>
        <w:t xml:space="preserve"> already a key in the goto set map, we </w:t>
      </w:r>
      <w:r w:rsidR="00C04A59" w:rsidRPr="00D822A3">
        <w:rPr>
          <w:highlight w:val="white"/>
          <w:lang w:val="en-GB"/>
        </w:rPr>
        <w:t>look up the goto set and a the goto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goto set map, we create a new goto set to which we add the goto instruction, and then we add the label name and goto set to the the goto set map. </w:t>
      </w:r>
      <w:r w:rsidR="009B4D10" w:rsidRPr="00D822A3">
        <w:rPr>
          <w:highlight w:val="white"/>
          <w:lang w:val="en-GB"/>
        </w:rPr>
        <w:t xml:space="preserve">This situation occurs </w:t>
      </w:r>
      <w:r w:rsidR="004919A7" w:rsidRPr="00D822A3">
        <w:rPr>
          <w:highlight w:val="white"/>
          <w:lang w:val="en-GB"/>
        </w:rPr>
        <w:t>when we encounter the the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ith the goto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Its iterates through the goto set map</w:t>
      </w:r>
      <w:r w:rsidR="00535E66" w:rsidRPr="00D822A3">
        <w:rPr>
          <w:highlight w:val="white"/>
          <w:lang w:val="en-GB"/>
        </w:rPr>
        <w:t xml:space="preserve"> and, for each label name, we look up the label middle code instruction and backpatch the goto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a key in the label map, we have a goto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62" w:name="_Toc54119872"/>
      <w:r w:rsidRPr="00D822A3">
        <w:rPr>
          <w:lang w:val="en-GB"/>
        </w:rPr>
        <w:t>Return Statement</w:t>
      </w:r>
      <w:bookmarkEnd w:id="16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r w:rsidRPr="00D822A3">
        <w:rPr>
          <w:rStyle w:val="CodeInText"/>
          <w:lang w:val="en-GB"/>
        </w:rPr>
        <w:t>generateReturnStatement</w:t>
      </w:r>
      <w:r w:rsidRPr="00D822A3">
        <w:rPr>
          <w:lang w:val="en-GB"/>
        </w:rPr>
        <w:t xml:space="preserve"> method is surprisely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w:t>
      </w:r>
      <w:r w:rsidRPr="00D822A3">
        <w:rPr>
          <w:lang w:val="en-GB"/>
        </w:rPr>
        <w:lastRenderedPageBreak/>
        <w:t xml:space="preserve">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r w:rsidRPr="00D822A3">
        <w:rPr>
          <w:lang w:val="en-GB"/>
        </w:rPr>
        <w:t>MainParser.cs</w:t>
      </w:r>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r w:rsidRPr="00D822A3">
        <w:rPr>
          <w:lang w:val="en-GB"/>
        </w:rPr>
        <w:t>MiddleCodeGenerator.cs</w:t>
      </w:r>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63" w:name="_Toc54119873"/>
      <w:r w:rsidRPr="00D822A3">
        <w:rPr>
          <w:lang w:val="en-GB"/>
        </w:rPr>
        <w:lastRenderedPageBreak/>
        <w:t>Optional Expression Statement</w:t>
      </w:r>
      <w:bookmarkEnd w:id="16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27CE35A2"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207336" w:rsidRPr="00D822A3">
        <w:rPr>
          <w:lang w:val="en-GB"/>
        </w:rPr>
        <w:t>6</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r w:rsidRPr="00D822A3">
        <w:rPr>
          <w:highlight w:val="white"/>
          <w:lang w:val="en-GB"/>
        </w:rPr>
        <w:t>MainParser.gppg</w:t>
      </w:r>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r w:rsidRPr="00D822A3">
        <w:rPr>
          <w:lang w:val="en-GB"/>
        </w:rPr>
        <w:t>MiddleCodeGenerator.cs</w:t>
      </w:r>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64" w:name="_Toc54119874"/>
      <w:r w:rsidRPr="00D822A3">
        <w:rPr>
          <w:lang w:val="en-GB"/>
        </w:rPr>
        <w:t>Block Statement</w:t>
      </w:r>
      <w:bookmarkEnd w:id="16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r w:rsidRPr="00D822A3">
        <w:rPr>
          <w:lang w:val="en-GB"/>
        </w:rPr>
        <w:t>MainParser.cs</w:t>
      </w:r>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lastRenderedPageBreak/>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65" w:name="_Toc54119875"/>
      <w:r w:rsidRPr="00D822A3">
        <w:rPr>
          <w:lang w:val="en-GB"/>
        </w:rPr>
        <w:t>Declaration Statement</w:t>
      </w:r>
      <w:bookmarkEnd w:id="16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r w:rsidRPr="00D822A3">
        <w:rPr>
          <w:lang w:val="en-GB"/>
        </w:rPr>
        <w:t>MainParser.cs</w:t>
      </w:r>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66" w:name="_Toc54119876"/>
      <w:r w:rsidRPr="00D822A3">
        <w:rPr>
          <w:lang w:val="en-GB"/>
        </w:rPr>
        <w:t>Jump Register Statements</w:t>
      </w:r>
      <w:bookmarkEnd w:id="16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r w:rsidRPr="00D822A3">
        <w:rPr>
          <w:lang w:val="en-GB"/>
        </w:rPr>
        <w:t>MainParser.gppg</w:t>
      </w:r>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r w:rsidRPr="00D822A3">
        <w:rPr>
          <w:highlight w:val="white"/>
          <w:lang w:val="en-GB"/>
        </w:rPr>
        <w:t>MiddleCodeGenerator</w:t>
      </w:r>
      <w:r w:rsidRPr="00D822A3">
        <w:rPr>
          <w:lang w:val="en-GB"/>
        </w:rPr>
        <w:t>.cs</w:t>
      </w:r>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67" w:name="_Toc54119877"/>
      <w:r w:rsidRPr="00D822A3">
        <w:rPr>
          <w:lang w:val="en-GB"/>
        </w:rPr>
        <w:t>Interrupt Statements</w:t>
      </w:r>
      <w:bookmarkEnd w:id="16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r w:rsidRPr="00D822A3">
        <w:rPr>
          <w:lang w:val="en-GB"/>
        </w:rPr>
        <w:t>MainParser.gppg</w:t>
      </w:r>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lastRenderedPageBreak/>
        <w:t xml:space="preserve"> </w:t>
      </w:r>
      <w:bookmarkStart w:id="168" w:name="_Toc54119878"/>
      <w:r w:rsidRPr="00D822A3">
        <w:rPr>
          <w:lang w:val="en-GB"/>
        </w:rPr>
        <w:t>System Call Statements</w:t>
      </w:r>
      <w:bookmarkEnd w:id="16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r w:rsidRPr="00D822A3">
        <w:rPr>
          <w:lang w:val="en-GB"/>
        </w:rPr>
        <w:t>MainParser.gppg</w:t>
      </w:r>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r w:rsidRPr="00D822A3">
        <w:rPr>
          <w:highlight w:val="white"/>
          <w:lang w:val="en-GB"/>
        </w:rPr>
        <w:t>MiddleCodeGenerator</w:t>
      </w:r>
      <w:r w:rsidRPr="00D822A3">
        <w:rPr>
          <w:lang w:val="en-GB"/>
        </w:rPr>
        <w:t>.cs</w:t>
      </w:r>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69" w:name="_Toc54119879"/>
      <w:r w:rsidRPr="00D822A3">
        <w:rPr>
          <w:lang w:val="en-GB"/>
        </w:rPr>
        <w:t>Expression</w:t>
      </w:r>
      <w:r w:rsidR="00FE4E0C" w:rsidRPr="00D822A3">
        <w:rPr>
          <w:lang w:val="en-GB"/>
        </w:rPr>
        <w:t>s</w:t>
      </w:r>
      <w:bookmarkEnd w:id="169"/>
    </w:p>
    <w:p w14:paraId="298A0F95" w14:textId="4EBCD3E4"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The </w:t>
      </w:r>
      <w:r w:rsidR="00373613" w:rsidRPr="00D822A3">
        <w:rPr>
          <w:lang w:val="en-GB"/>
        </w:rPr>
        <w:t>idea</w:t>
      </w:r>
      <w:r w:rsidR="001E1CBA" w:rsidRPr="00D822A3">
        <w:rPr>
          <w:lang w:val="en-GB"/>
        </w:rPr>
        <w:t xml:space="preserve"> is that we start with the expression of lowest </w:t>
      </w:r>
      <w:r w:rsidR="00073CA8" w:rsidRPr="00D822A3">
        <w:rPr>
          <w:lang w:val="en-GB"/>
        </w:rPr>
        <w:t>precedence and</w:t>
      </w:r>
      <w:r w:rsidR="001E1CBA" w:rsidRPr="00D822A3">
        <w:rPr>
          <w:lang w:val="en-GB"/>
        </w:rPr>
        <w:t xml:space="preserve"> add a new rule for each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r w:rsidRPr="00D822A3">
        <w:rPr>
          <w:highlight w:val="white"/>
          <w:lang w:val="en-GB"/>
        </w:rPr>
        <w:t>MainParser.cs</w:t>
      </w:r>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2C06405C" w:rsidR="00A963C6" w:rsidRPr="00D822A3" w:rsidRDefault="00A604FA" w:rsidP="00A604FA">
      <w:pPr>
        <w:rPr>
          <w:highlight w:val="white"/>
          <w:lang w:val="en-GB"/>
        </w:rPr>
      </w:pPr>
      <w:r w:rsidRPr="00D822A3">
        <w:rPr>
          <w:highlight w:val="white"/>
          <w:lang w:val="en-GB"/>
        </w:rPr>
        <w:t>An expression may be an assignment</w:t>
      </w:r>
      <w:r w:rsidR="00B02A39" w:rsidRPr="00D822A3">
        <w:rPr>
          <w:highlight w:val="white"/>
          <w:lang w:val="en-GB"/>
        </w:rPr>
        <w:t xml:space="preserve"> </w:t>
      </w:r>
      <w:r w:rsidRPr="00D822A3">
        <w:rPr>
          <w:highlight w:val="white"/>
          <w:lang w:val="en-GB"/>
        </w:rPr>
        <w:t>expression or two expression</w:t>
      </w:r>
      <w:r w:rsidR="00322B02" w:rsidRPr="00D822A3">
        <w:rPr>
          <w:highlight w:val="white"/>
          <w:lang w:val="en-GB"/>
        </w:rPr>
        <w:t>s</w:t>
      </w:r>
      <w:r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r w:rsidRPr="00D822A3">
        <w:rPr>
          <w:highlight w:val="white"/>
          <w:lang w:val="en-GB"/>
        </w:rPr>
        <w:t>MiddleCodeGenerator.cs</w:t>
      </w:r>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4105EB56" w:rsidR="00322B02" w:rsidRPr="00D822A3" w:rsidRDefault="00322B02" w:rsidP="00152085">
      <w:pPr>
        <w:pStyle w:val="Code"/>
        <w:rPr>
          <w:highlight w:val="white"/>
          <w:lang w:val="en-GB"/>
        </w:rPr>
      </w:pPr>
      <w:r w:rsidRPr="00D822A3">
        <w:rPr>
          <w:highlight w:val="white"/>
          <w:lang w:val="en-GB"/>
        </w:rPr>
        <w:t xml:space="preserve"> </w:t>
      </w:r>
    </w:p>
    <w:p w14:paraId="7EA82953" w14:textId="77777777" w:rsidR="00322B02" w:rsidRPr="00D822A3" w:rsidRDefault="00322B02" w:rsidP="00152085">
      <w:pPr>
        <w:pStyle w:val="Code"/>
        <w:rPr>
          <w:highlight w:val="white"/>
          <w:lang w:val="en-GB"/>
        </w:rPr>
      </w:pPr>
      <w:r w:rsidRPr="00D822A3">
        <w:rPr>
          <w:highlight w:val="white"/>
          <w:lang w:val="en-GB"/>
        </w:rPr>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70" w:name="_Toc54119880"/>
      <w:r w:rsidRPr="00D822A3">
        <w:rPr>
          <w:lang w:val="en-GB"/>
        </w:rPr>
        <w:lastRenderedPageBreak/>
        <w:t xml:space="preserve">The </w:t>
      </w:r>
      <w:r w:rsidR="009E1435" w:rsidRPr="00D822A3">
        <w:rPr>
          <w:lang w:val="en-GB"/>
        </w:rPr>
        <w:t>Assignment Expression</w:t>
      </w:r>
      <w:bookmarkEnd w:id="170"/>
    </w:p>
    <w:p w14:paraId="13D84E3A" w14:textId="77777777" w:rsidR="000126E8" w:rsidRPr="00D822A3" w:rsidRDefault="000126E8" w:rsidP="000126E8">
      <w:pPr>
        <w:rPr>
          <w:color w:val="auto"/>
          <w:lang w:val="en-GB"/>
        </w:rPr>
      </w:pPr>
      <w:r w:rsidRPr="00D822A3">
        <w:rPr>
          <w:lang w:val="en-GB"/>
        </w:rP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7628D8AE" w:rsidR="002C375A" w:rsidRPr="00D822A3" w:rsidRDefault="002C375A" w:rsidP="002C375A">
      <w:pPr>
        <w:rPr>
          <w:lang w:val="en-GB"/>
        </w:rPr>
      </w:pPr>
      <w:r w:rsidRPr="00D822A3">
        <w:rPr>
          <w:lang w:val="en-GB"/>
        </w:rPr>
        <w:t xml:space="preserve">An assignment expression can be condition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r w:rsidRPr="00D822A3">
        <w:rPr>
          <w:highlight w:val="white"/>
          <w:lang w:val="en-GB"/>
        </w:rPr>
        <w:t>MainParser.cs</w:t>
      </w:r>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r w:rsidRPr="00D822A3">
        <w:rPr>
          <w:highlight w:val="white"/>
          <w:lang w:val="en-GB"/>
        </w:rPr>
        <w:t>MiddleCodeGenerator.cs</w:t>
      </w:r>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0285807F" w14:textId="4EF4A2B0" w:rsidR="00104DCC" w:rsidRPr="00D822A3" w:rsidRDefault="00104DCC" w:rsidP="00104DCC">
      <w:pPr>
        <w:rPr>
          <w:highlight w:val="white"/>
          <w:lang w:val="en-GB"/>
        </w:rPr>
      </w:pPr>
      <w:r w:rsidRPr="00D822A3">
        <w:rPr>
          <w:highlight w:val="white"/>
          <w:lang w:val="en-GB"/>
        </w:rPr>
        <w:t>In case of compound assignment, we call the matching method to perform the operation, and</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6880D6F4"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 Assignment 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lastRenderedPageBreak/>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278D5E66" w14:textId="54FB4CCD" w:rsidR="00E56320" w:rsidRPr="00D822A3" w:rsidRDefault="00A564E2" w:rsidP="00A564E2">
      <w:pPr>
        <w:rPr>
          <w:highlight w:val="white"/>
          <w:lang w:val="en-GB"/>
        </w:rPr>
      </w:pPr>
      <w:r w:rsidRPr="00D822A3">
        <w:rPr>
          <w:highlight w:val="white"/>
          <w:lang w:val="en-GB"/>
        </w:rPr>
        <w:t>In cases of system calls, a specific register is assigned a value.</w:t>
      </w:r>
    </w:p>
    <w:p w14:paraId="756B2599" w14:textId="77777777"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36B98C45"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77777777" w:rsidR="00E56320" w:rsidRPr="00D822A3" w:rsidRDefault="00E56320" w:rsidP="00E56320">
      <w:pPr>
        <w:pStyle w:val="Code"/>
        <w:rPr>
          <w:highlight w:val="white"/>
          <w:lang w:val="en-GB"/>
        </w:rPr>
      </w:pPr>
      <w:r w:rsidRPr="00D822A3">
        <w:rPr>
          <w:highlight w:val="white"/>
          <w:lang w:val="en-GB"/>
        </w:rPr>
        <w:t xml:space="preserve">        List&lt;MiddleCode&gt; codeList = new List&lt;MiddleCode&gt;();</w:t>
      </w:r>
    </w:p>
    <w:p w14:paraId="6AB91FBF" w14:textId="50196E8A" w:rsidR="00E56320" w:rsidRPr="00D822A3" w:rsidRDefault="00E56320" w:rsidP="00E56320">
      <w:pPr>
        <w:pStyle w:val="Code"/>
        <w:rPr>
          <w:highlight w:val="white"/>
          <w:lang w:val="en-GB"/>
        </w:rPr>
      </w:pPr>
      <w:r w:rsidRPr="00D822A3">
        <w:rPr>
          <w:highlight w:val="white"/>
          <w:lang w:val="en-GB"/>
        </w:rPr>
        <w:t xml:space="preserve">        codeList.AddRange(rightExpression.LongList);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77777777" w:rsidR="00F909F8" w:rsidRPr="00D822A3" w:rsidRDefault="00E56320" w:rsidP="00E56320">
      <w:pPr>
        <w:pStyle w:val="Code"/>
        <w:rPr>
          <w:highlight w:val="white"/>
          <w:lang w:val="en-GB"/>
        </w:rPr>
      </w:pPr>
      <w:r w:rsidRPr="00D822A3">
        <w:rPr>
          <w:highlight w:val="white"/>
          <w:lang w:val="en-GB"/>
        </w:rPr>
        <w:t xml:space="preserve">        AddMiddleCode(codeList,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192EC3E7"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final</w:t>
      </w:r>
      <w:r w:rsidR="003E5CB4" w:rsidRPr="00D822A3">
        <w:rPr>
          <w:highlight w:val="white"/>
          <w:lang w:val="en-GB"/>
        </w:rPr>
        <w:t xml:space="preserve"> expression.</w:t>
      </w:r>
    </w:p>
    <w:p w14:paraId="3CF3853B" w14:textId="77777777" w:rsidR="00E56320" w:rsidRPr="00D822A3" w:rsidRDefault="00E56320" w:rsidP="00E56320">
      <w:pPr>
        <w:pStyle w:val="Code"/>
        <w:rPr>
          <w:highlight w:val="white"/>
          <w:lang w:val="en-GB"/>
        </w:rPr>
      </w:pPr>
      <w:r w:rsidRPr="00D822A3">
        <w:rPr>
          <w:highlight w:val="white"/>
          <w:lang w:val="en-GB"/>
        </w:rPr>
        <w:t xml:space="preserve">        return (new Expression(rightExpression.Symbol, codeList, codeList));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77777777" w:rsidR="00974137" w:rsidRPr="00D822A3" w:rsidRDefault="00974137" w:rsidP="00974137">
      <w:pPr>
        <w:pStyle w:val="Code"/>
        <w:rPr>
          <w:highlight w:val="white"/>
          <w:lang w:val="en-GB"/>
        </w:rPr>
      </w:pPr>
      <w:r w:rsidRPr="00D822A3">
        <w:rPr>
          <w:highlight w:val="white"/>
          <w:lang w:val="en-GB"/>
        </w:rPr>
        <w:t xml:space="preserve">        List&lt;MiddleCode&gt; codeList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77777777" w:rsidR="00974137" w:rsidRPr="00D822A3" w:rsidRDefault="00974137" w:rsidP="00974137">
      <w:pPr>
        <w:pStyle w:val="Code"/>
        <w:rPr>
          <w:highlight w:val="white"/>
          <w:lang w:val="en-GB"/>
        </w:rPr>
      </w:pPr>
      <w:r w:rsidRPr="00D822A3">
        <w:rPr>
          <w:highlight w:val="white"/>
          <w:lang w:val="en-GB"/>
        </w:rPr>
        <w:t xml:space="preserve">          codeList.AddRange(leftExpression.LongList);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77777777" w:rsidR="00974137" w:rsidRPr="00D822A3" w:rsidRDefault="00974137" w:rsidP="00974137">
      <w:pPr>
        <w:pStyle w:val="Code"/>
        <w:rPr>
          <w:highlight w:val="white"/>
          <w:lang w:val="en-GB"/>
        </w:rPr>
      </w:pPr>
      <w:r w:rsidRPr="00D822A3">
        <w:rPr>
          <w:highlight w:val="white"/>
          <w:lang w:val="en-GB"/>
        </w:rPr>
        <w:t xml:space="preserve">        codeList.AddRange(rightExpression.LongList);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83C4FDD" w:rsidR="00974137" w:rsidRPr="00D822A3" w:rsidRDefault="00974137" w:rsidP="00974137">
      <w:pPr>
        <w:pStyle w:val="Code"/>
        <w:rPr>
          <w:highlight w:val="white"/>
          <w:lang w:val="en-GB"/>
        </w:rPr>
      </w:pPr>
      <w:r w:rsidRPr="00D822A3">
        <w:rPr>
          <w:highlight w:val="white"/>
          <w:lang w:val="en-GB"/>
        </w:rPr>
        <w:t xml:space="preserve">          shortList.AddRange(codeList);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77777777"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codeList));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77777777" w:rsidR="00974137" w:rsidRPr="00D822A3" w:rsidRDefault="00974137" w:rsidP="00974137">
      <w:pPr>
        <w:pStyle w:val="Code"/>
        <w:rPr>
          <w:highlight w:val="white"/>
          <w:lang w:val="en-GB"/>
        </w:rPr>
      </w:pPr>
      <w:r w:rsidRPr="00D822A3">
        <w:rPr>
          <w:highlight w:val="white"/>
          <w:lang w:val="en-GB"/>
        </w:rPr>
        <w:t xml:space="preserve">            AddMiddleCode(codeList,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6EFC2A73"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77777777"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codeList, codeList));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71" w:name="_Toc54119881"/>
      <w:r w:rsidRPr="00D822A3">
        <w:rPr>
          <w:lang w:val="en-GB"/>
        </w:rPr>
        <w:t>The Condition Expression</w:t>
      </w:r>
      <w:bookmarkEnd w:id="171"/>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r w:rsidRPr="00D822A3">
        <w:rPr>
          <w:lang w:val="en-GB"/>
        </w:rPr>
        <w:t>MainParser.gppg</w:t>
      </w:r>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r w:rsidRPr="00D822A3">
        <w:rPr>
          <w:highlight w:val="white"/>
          <w:lang w:val="en-GB"/>
        </w:rPr>
        <w:t>MiddleCodeGenerator.cs</w:t>
      </w:r>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3FC9C071" w:rsidR="008234C7" w:rsidRPr="00D822A3" w:rsidRDefault="008234C7" w:rsidP="008234C7">
      <w:pPr>
        <w:pStyle w:val="Code"/>
        <w:rPr>
          <w:highlight w:val="white"/>
          <w:lang w:val="en-GB"/>
        </w:rPr>
      </w:pPr>
      <w:r w:rsidRPr="00D822A3">
        <w:rPr>
          <w:highlight w:val="white"/>
          <w:lang w:val="en-GB"/>
        </w:rPr>
        <w:t xml:space="preserve">                                                 Expression trueExpression,</w:t>
      </w:r>
    </w:p>
    <w:p w14:paraId="5FF4F895" w14:textId="49FEC2F4" w:rsidR="008234C7" w:rsidRPr="00D822A3" w:rsidRDefault="008234C7" w:rsidP="008234C7">
      <w:pPr>
        <w:pStyle w:val="Code"/>
        <w:rPr>
          <w:highlight w:val="white"/>
          <w:lang w:val="en-GB"/>
        </w:rPr>
      </w:pP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backpathing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72" w:name="_Toc54119882"/>
      <w:r w:rsidRPr="00D822A3">
        <w:rPr>
          <w:lang w:val="en-GB"/>
        </w:rPr>
        <w:t>Constant Expression</w:t>
      </w:r>
      <w:bookmarkEnd w:id="172"/>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r w:rsidRPr="00D822A3">
        <w:rPr>
          <w:lang w:val="en-GB"/>
        </w:rPr>
        <w:t>MainParser.cs</w:t>
      </w:r>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r w:rsidRPr="00D822A3">
        <w:rPr>
          <w:highlight w:val="white"/>
          <w:lang w:val="en-GB"/>
        </w:rPr>
        <w:t>MiddleCodeGenerator.cs</w:t>
      </w:r>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73" w:name="_Toc54119883"/>
      <w:r w:rsidRPr="00D822A3">
        <w:rPr>
          <w:lang w:val="en-GB"/>
        </w:rPr>
        <w:t>Logical Expression</w:t>
      </w:r>
      <w:r w:rsidR="00F4495B" w:rsidRPr="00D822A3">
        <w:rPr>
          <w:lang w:val="en-GB"/>
        </w:rPr>
        <w:t>s</w:t>
      </w:r>
      <w:bookmarkEnd w:id="173"/>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r w:rsidRPr="00D822A3">
        <w:rPr>
          <w:lang w:val="en-GB"/>
        </w:rPr>
        <w:t>MainParser.cs</w:t>
      </w:r>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r w:rsidRPr="00D822A3">
        <w:rPr>
          <w:highlight w:val="white"/>
          <w:lang w:val="en-GB"/>
        </w:rPr>
        <w:t>MiddleCodeGenerator.cs</w:t>
      </w:r>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r w:rsidRPr="00D822A3">
        <w:rPr>
          <w:lang w:val="en-GB"/>
        </w:rPr>
        <w:t>MainParser.cs</w:t>
      </w:r>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r w:rsidRPr="00D822A3">
        <w:rPr>
          <w:highlight w:val="white"/>
          <w:lang w:val="en-GB"/>
        </w:rPr>
        <w:t>MiddleCodeGenerator.cs</w:t>
      </w:r>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logical or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74" w:name="_Toc54119884"/>
      <w:r w:rsidRPr="00D822A3">
        <w:rPr>
          <w:highlight w:val="white"/>
          <w:lang w:val="en-GB"/>
        </w:rPr>
        <w:t>Bitwise Expression</w:t>
      </w:r>
      <w:r w:rsidR="00A26FB4" w:rsidRPr="00D822A3">
        <w:rPr>
          <w:highlight w:val="white"/>
          <w:lang w:val="en-GB"/>
        </w:rPr>
        <w:t>s</w:t>
      </w:r>
      <w:bookmarkEnd w:id="174"/>
    </w:p>
    <w:p w14:paraId="77CB902D" w14:textId="56CA34D5" w:rsidR="00276604" w:rsidRPr="00D822A3" w:rsidRDefault="00276604" w:rsidP="00276604">
      <w:pPr>
        <w:rPr>
          <w:color w:val="auto"/>
          <w:lang w:val="en-GB"/>
        </w:rPr>
      </w:pPr>
      <w:r w:rsidRPr="00D822A3">
        <w:rPr>
          <w:lang w:val="en-GB"/>
        </w:rPr>
        <w:t xml:space="preserve">Unlike the logical expressions in the previous section, the </w:t>
      </w:r>
      <w:r w:rsidRPr="00D822A3">
        <w:rPr>
          <w:rStyle w:val="CodeInText"/>
          <w:lang w:val="en-GB"/>
        </w:rPr>
        <w:t>inclucise-or</w:t>
      </w:r>
      <w:r w:rsidRPr="00D822A3">
        <w:rPr>
          <w:lang w:val="en-GB"/>
        </w:rPr>
        <w:t xml:space="preserve">, </w:t>
      </w:r>
      <w:r w:rsidRPr="00D822A3">
        <w:rPr>
          <w:rStyle w:val="CodeInText"/>
          <w:lang w:val="en-GB"/>
        </w:rPr>
        <w:t>exclusive-or</w:t>
      </w:r>
      <w:r w:rsidRPr="00D822A3">
        <w:rPr>
          <w:lang w:val="en-GB"/>
        </w:rPr>
        <w:t xml:space="preserve"> and </w:t>
      </w:r>
      <w:r w:rsidRPr="00D822A3">
        <w:rPr>
          <w:rStyle w:val="CodeInText"/>
          <w:lang w:val="en-GB"/>
        </w:rPr>
        <w:t>and</w:t>
      </w:r>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0F3FD1B5" w:rsidR="006B74F2" w:rsidRPr="00D822A3" w:rsidRDefault="006B74F2" w:rsidP="006B74F2">
      <w:pPr>
        <w:rPr>
          <w:highlight w:val="white"/>
          <w:lang w:val="en-GB"/>
        </w:rPr>
      </w:pPr>
      <w:r w:rsidRPr="00D822A3">
        <w:rPr>
          <w:highlight w:val="white"/>
          <w:lang w:val="en-GB"/>
        </w:rPr>
        <w:t xml:space="preserve">The are three bitwise operators: </w:t>
      </w:r>
      <w:r w:rsidRPr="00D822A3">
        <w:rPr>
          <w:rStyle w:val="KeyWord0"/>
          <w:highlight w:val="white"/>
          <w:lang w:val="en-GB"/>
        </w:rPr>
        <w:t>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D822A3">
        <w:rPr>
          <w:highlight w:val="white"/>
          <w:lang w:val="en-GB"/>
        </w:rPr>
        <w:t xml:space="preserve">or: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D822A3">
        <w:rPr>
          <w:highlight w:val="white"/>
          <w:lang w:val="en-GB"/>
        </w:rPr>
        <w:t xml:space="preserve">xor: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D822A3">
        <w:rPr>
          <w:highlight w:val="white"/>
          <w:lang w:val="en-GB"/>
        </w:rPr>
        <w:t xml:space="preserve">and: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r w:rsidRPr="00D822A3">
        <w:rPr>
          <w:highlight w:val="white"/>
          <w:lang w:val="en-GB"/>
        </w:rPr>
        <w:t>MainParser.gppg</w:t>
      </w:r>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r w:rsidRPr="00D822A3">
        <w:rPr>
          <w:highlight w:val="white"/>
          <w:lang w:val="en-GB"/>
        </w:rPr>
        <w:t>MiddleCodeGenerator.cs</w:t>
      </w:r>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77777777" w:rsidR="000843D9" w:rsidRPr="00D822A3" w:rsidRDefault="000843D9" w:rsidP="000843D9">
      <w:pPr>
        <w:rPr>
          <w:highlight w:val="white"/>
          <w:lang w:val="en-GB"/>
        </w:rPr>
      </w:pPr>
      <w:r w:rsidRPr="00D822A3">
        <w:rPr>
          <w:highlight w:val="white"/>
          <w:lang w:val="en-GB"/>
        </w:rPr>
        <w:t>If the expresion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75" w:name="_Toc54119885"/>
      <w:bookmarkEnd w:id="40"/>
      <w:r w:rsidRPr="00D822A3">
        <w:rPr>
          <w:lang w:val="en-GB"/>
        </w:rPr>
        <w:lastRenderedPageBreak/>
        <w:t>Shift Expression</w:t>
      </w:r>
      <w:bookmarkEnd w:id="175"/>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r w:rsidRPr="00D822A3">
        <w:rPr>
          <w:lang w:val="en-GB"/>
        </w:rPr>
        <w:t>MainParser.gppg</w:t>
      </w:r>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77777777" w:rsidR="001E5001" w:rsidRPr="00D822A3" w:rsidRDefault="001E5001" w:rsidP="001E5001">
      <w:pPr>
        <w:rPr>
          <w:highlight w:val="white"/>
          <w:lang w:val="en-GB"/>
        </w:rPr>
      </w:pPr>
      <w:r w:rsidRPr="00D822A3">
        <w:rPr>
          <w:highlight w:val="white"/>
          <w:lang w:val="en-GB"/>
        </w:rPr>
        <w:t>First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76" w:name="_Toc54119886"/>
      <w:r w:rsidRPr="00D822A3">
        <w:rPr>
          <w:lang w:val="en-GB"/>
        </w:rPr>
        <w:t>Equality and Relation Expressions</w:t>
      </w:r>
      <w:bookmarkEnd w:id="176"/>
    </w:p>
    <w:p w14:paraId="738AC9CC" w14:textId="6EB02F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4442D5" w:rsidRPr="00D822A3">
        <w:rPr>
          <w:lang w:val="en-GB"/>
        </w:rPr>
        <w:t xml:space="preserve"> </w:t>
      </w:r>
      <w:r w:rsidR="00683F88" w:rsidRPr="00D822A3">
        <w:rPr>
          <w:lang w:val="en-GB"/>
        </w:rPr>
        <w:t xml:space="preserve">All arithmetic and pointer </w:t>
      </w:r>
      <w:r w:rsidR="004442D5" w:rsidRPr="00D822A3">
        <w:rPr>
          <w:lang w:val="en-GB"/>
        </w:rPr>
        <w:t>values</w:t>
      </w:r>
      <w:r w:rsidR="00683F88" w:rsidRPr="00D822A3">
        <w:rPr>
          <w:lang w:val="en-GB"/>
        </w:rPr>
        <w:t xml:space="preserve"> can be compared with relation operators.</w:t>
      </w:r>
      <w:r w:rsidR="00D76F88" w:rsidRPr="00D822A3">
        <w:rPr>
          <w:lang w:val="en-GB"/>
        </w:rPr>
        <w:t xml:space="preserve"> The equality operators have higher precedence than the relation operators, but they </w:t>
      </w:r>
      <w:r w:rsidR="0045761E" w:rsidRPr="00D822A3">
        <w:rPr>
          <w:lang w:val="en-GB"/>
        </w:rPr>
        <w:t>call the same method</w:t>
      </w:r>
      <w:r w:rsidR="00BC714C" w:rsidRPr="00D822A3">
        <w:rPr>
          <w:lang w:val="en-GB"/>
        </w:rPr>
        <w:t>:</w:t>
      </w:r>
      <w:r w:rsidR="00F96374" w:rsidRPr="00D822A3">
        <w:rPr>
          <w:lang w:val="en-GB"/>
        </w:rPr>
        <w:t xml:space="preserve">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r w:rsidRPr="00D822A3">
        <w:rPr>
          <w:lang w:val="en-GB"/>
        </w:rPr>
        <w:t>MainParser.gppg</w:t>
      </w:r>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r w:rsidRPr="00D822A3">
        <w:rPr>
          <w:lang w:val="en-GB"/>
        </w:rPr>
        <w:t>MiddleCodeGenerator.cs</w:t>
      </w:r>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if-goto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goto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77" w:name="_Toc54119887"/>
      <w:r w:rsidRPr="00D822A3">
        <w:rPr>
          <w:lang w:val="en-GB"/>
        </w:rPr>
        <w:t xml:space="preserve">Addition </w:t>
      </w:r>
      <w:r w:rsidR="009D2617" w:rsidRPr="00D822A3">
        <w:rPr>
          <w:lang w:val="en-GB"/>
        </w:rPr>
        <w:t xml:space="preserve">and Subtraction </w:t>
      </w:r>
      <w:r w:rsidRPr="00D822A3">
        <w:rPr>
          <w:lang w:val="en-GB"/>
        </w:rPr>
        <w:t>Expression</w:t>
      </w:r>
      <w:bookmarkEnd w:id="177"/>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r w:rsidRPr="00D822A3">
        <w:rPr>
          <w:lang w:val="en-GB"/>
        </w:rPr>
        <w:t>MainParser.gppg</w:t>
      </w:r>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r w:rsidRPr="00D822A3">
        <w:rPr>
          <w:lang w:val="en-GB"/>
        </w:rPr>
        <w:lastRenderedPageBreak/>
        <w:t>MiddleCodeGenerator.cs</w:t>
      </w:r>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7EF1A892"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100F6B4E"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78" w:name="_Toc54119888"/>
      <w:r w:rsidRPr="00D822A3">
        <w:rPr>
          <w:highlight w:val="white"/>
          <w:lang w:val="en-GB"/>
        </w:rPr>
        <w:t>Multiplication Expressions</w:t>
      </w:r>
      <w:bookmarkEnd w:id="178"/>
    </w:p>
    <w:p w14:paraId="0C6E35DE" w14:textId="77777777" w:rsidR="0062119D" w:rsidRPr="00D822A3" w:rsidRDefault="0062119D" w:rsidP="0062119D">
      <w:pPr>
        <w:pStyle w:val="CodeHeader"/>
        <w:rPr>
          <w:lang w:val="en-GB"/>
        </w:rPr>
      </w:pPr>
      <w:r w:rsidRPr="00D822A3">
        <w:rPr>
          <w:lang w:val="en-GB"/>
        </w:rPr>
        <w:t>MainParser.gppg</w:t>
      </w:r>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The multiplcation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r w:rsidRPr="00D822A3">
        <w:rPr>
          <w:lang w:val="en-GB"/>
        </w:rPr>
        <w:t>MiddleCodeGenerator.cs</w:t>
      </w:r>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3AE327E1" w14:textId="77777777" w:rsidR="008D5C9C" w:rsidRPr="00D822A3" w:rsidRDefault="008D5C9C" w:rsidP="008D5C9C">
      <w:pPr>
        <w:pStyle w:val="Code"/>
        <w:rPr>
          <w:highlight w:val="white"/>
          <w:lang w:val="en-GB"/>
        </w:rPr>
      </w:pPr>
      <w:r w:rsidRPr="00D822A3">
        <w:rPr>
          <w:highlight w:val="white"/>
          <w:lang w:val="en-GB"/>
        </w:rPr>
        <w:t xml:space="preserve">      if (MiddleCode.IsModulo(middleOp))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lastRenderedPageBreak/>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9" w:name="_Toc54119889"/>
      <w:r w:rsidRPr="00D822A3">
        <w:rPr>
          <w:lang w:val="en-GB"/>
        </w:rPr>
        <w:t>Cast</w:t>
      </w:r>
      <w:r w:rsidR="00F158B0" w:rsidRPr="00D822A3">
        <w:rPr>
          <w:lang w:val="en-GB"/>
        </w:rPr>
        <w:t xml:space="preserve"> Expressions</w:t>
      </w:r>
      <w:bookmarkEnd w:id="179"/>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r w:rsidRPr="00D822A3">
        <w:rPr>
          <w:lang w:val="en-GB"/>
        </w:rPr>
        <w:t>MainParser.gppg</w:t>
      </w:r>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r w:rsidRPr="00D822A3">
        <w:rPr>
          <w:lang w:val="en-GB"/>
        </w:rPr>
        <w:t>MiddleCodeGenerator.cs</w:t>
      </w:r>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If the declarator is null, we just return the specifer’s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80" w:name="_Toc54119890"/>
      <w:r w:rsidRPr="00D822A3">
        <w:rPr>
          <w:lang w:val="en-GB"/>
        </w:rPr>
        <w:t>Prefix Expression</w:t>
      </w:r>
      <w:bookmarkEnd w:id="180"/>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Pr="00D822A3">
        <w:rPr>
          <w:rStyle w:val="CodeInText"/>
          <w:lang w:val="en-GB"/>
        </w:rPr>
        <w:t>sizeof</w:t>
      </w:r>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t>The address operator</w:t>
      </w:r>
    </w:p>
    <w:p w14:paraId="3DB1A689"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dereferenceence operator</w:t>
      </w:r>
    </w:p>
    <w:p w14:paraId="37D9CCAC" w14:textId="1684234A" w:rsidR="00516130" w:rsidRPr="00D822A3" w:rsidRDefault="00ED52B2" w:rsidP="006342B0">
      <w:pPr>
        <w:pStyle w:val="Rubrik3"/>
        <w:rPr>
          <w:lang w:val="en-GB"/>
        </w:rPr>
      </w:pPr>
      <w:bookmarkStart w:id="181" w:name="_Toc54119891"/>
      <w:r w:rsidRPr="00D822A3">
        <w:rPr>
          <w:lang w:val="en-GB"/>
        </w:rPr>
        <w:t xml:space="preserve">Unary Addition </w:t>
      </w:r>
      <w:r w:rsidR="006342B0" w:rsidRPr="00D822A3">
        <w:rPr>
          <w:lang w:val="en-GB"/>
        </w:rPr>
        <w:t>Expressions</w:t>
      </w:r>
      <w:bookmarkEnd w:id="181"/>
    </w:p>
    <w:p w14:paraId="769EA068" w14:textId="0BAD61DE" w:rsidR="006342B0" w:rsidRPr="00D822A3" w:rsidRDefault="006342B0" w:rsidP="006342B0">
      <w:pPr>
        <w:pStyle w:val="CodeHeader"/>
        <w:rPr>
          <w:lang w:val="en-GB"/>
        </w:rPr>
      </w:pPr>
      <w:r w:rsidRPr="00D822A3">
        <w:rPr>
          <w:lang w:val="en-GB"/>
        </w:rPr>
        <w:t>MainParser.gppg</w:t>
      </w:r>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r w:rsidRPr="00D822A3">
        <w:rPr>
          <w:lang w:val="en-GB"/>
        </w:rPr>
        <w:t>MiddleCodeGenerator.cs</w:t>
      </w:r>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82" w:name="_Toc54119892"/>
      <w:r w:rsidRPr="00D822A3">
        <w:rPr>
          <w:highlight w:val="white"/>
          <w:lang w:val="en-GB"/>
        </w:rPr>
        <w:t>Logical Not Expression</w:t>
      </w:r>
      <w:bookmarkEnd w:id="182"/>
    </w:p>
    <w:p w14:paraId="7CE7C86D" w14:textId="77777777" w:rsidR="00C63ED3" w:rsidRPr="00D822A3" w:rsidRDefault="00C63ED3" w:rsidP="00C63ED3">
      <w:pPr>
        <w:rPr>
          <w:lang w:val="en-GB"/>
        </w:rPr>
      </w:pPr>
      <w:r w:rsidRPr="00D822A3">
        <w:rPr>
          <w:lang w:val="en-GB"/>
        </w:rPr>
        <w:t>The logical-not operator just swaps the true and false sets of its operand.</w:t>
      </w:r>
    </w:p>
    <w:p w14:paraId="724EAF0B" w14:textId="77777777" w:rsidR="004C6676" w:rsidRPr="00D822A3" w:rsidRDefault="004C6676" w:rsidP="004C6676">
      <w:pPr>
        <w:pStyle w:val="CodeHeader"/>
        <w:rPr>
          <w:lang w:val="en-GB"/>
        </w:rPr>
      </w:pPr>
      <w:r w:rsidRPr="00D822A3">
        <w:rPr>
          <w:lang w:val="en-GB"/>
        </w:rPr>
        <w:t>MainParser.gppg</w:t>
      </w:r>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r w:rsidRPr="00D822A3">
        <w:rPr>
          <w:lang w:val="en-GB"/>
        </w:rPr>
        <w:t>MiddleCodeGenerator.cs</w:t>
      </w:r>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lastRenderedPageBreak/>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3BE1D030" w:rsidR="0090411D" w:rsidRPr="00D822A3" w:rsidRDefault="0090411D" w:rsidP="0090411D">
      <w:pPr>
        <w:pStyle w:val="Rubrik3"/>
        <w:rPr>
          <w:highlight w:val="white"/>
          <w:lang w:val="en-GB"/>
        </w:rPr>
      </w:pPr>
      <w:bookmarkStart w:id="183" w:name="_Toc54119893"/>
      <w:r w:rsidRPr="00D822A3">
        <w:rPr>
          <w:highlight w:val="white"/>
          <w:lang w:val="en-GB"/>
        </w:rPr>
        <w:t>Bitwise Not Expression</w:t>
      </w:r>
      <w:bookmarkEnd w:id="183"/>
    </w:p>
    <w:p w14:paraId="5235A8D0" w14:textId="77777777" w:rsidR="00D12D93" w:rsidRPr="00D822A3" w:rsidRDefault="00D12D93" w:rsidP="00D12D93">
      <w:pPr>
        <w:pStyle w:val="CodeHeader"/>
        <w:rPr>
          <w:lang w:val="en-GB"/>
        </w:rPr>
      </w:pPr>
      <w:r w:rsidRPr="00D822A3">
        <w:rPr>
          <w:lang w:val="en-GB"/>
        </w:rPr>
        <w:t>MainParser.gppg</w:t>
      </w:r>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r w:rsidRPr="00D822A3">
        <w:rPr>
          <w:lang w:val="en-GB"/>
        </w:rPr>
        <w:t>MiddleCodeGenerator.cs</w:t>
      </w:r>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84" w:name="_Toc54119894"/>
      <w:r w:rsidRPr="00D822A3">
        <w:rPr>
          <w:highlight w:val="white"/>
          <w:lang w:val="en-GB"/>
        </w:rPr>
        <w:t xml:space="preserve">The </w:t>
      </w:r>
      <w:r w:rsidR="00C71031" w:rsidRPr="00D822A3">
        <w:rPr>
          <w:highlight w:val="white"/>
          <w:lang w:val="en-GB"/>
        </w:rPr>
        <w:t>S</w:t>
      </w:r>
      <w:r w:rsidRPr="00D822A3">
        <w:rPr>
          <w:highlight w:val="white"/>
          <w:lang w:val="en-GB"/>
        </w:rPr>
        <w:t>izeof Expression</w:t>
      </w:r>
      <w:bookmarkEnd w:id="184"/>
    </w:p>
    <w:p w14:paraId="46FE60BA" w14:textId="77777777" w:rsidR="003C67C0" w:rsidRPr="00D822A3" w:rsidRDefault="003C67C0" w:rsidP="003C67C0">
      <w:pPr>
        <w:rPr>
          <w:lang w:val="en-GB"/>
        </w:rPr>
      </w:pPr>
      <w:r w:rsidRPr="00D822A3">
        <w:rPr>
          <w:lang w:val="en-GB"/>
        </w:rPr>
        <w:t xml:space="preserve">The </w:t>
      </w:r>
      <w:r w:rsidRPr="00D822A3">
        <w:rPr>
          <w:rStyle w:val="CodeInText"/>
          <w:lang w:val="en-GB"/>
        </w:rPr>
        <w:t>sizeof-operator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r w:rsidRPr="00D822A3">
        <w:rPr>
          <w:lang w:val="en-GB"/>
        </w:rPr>
        <w:t>MainParser.gppg</w:t>
      </w:r>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r w:rsidRPr="00D822A3">
        <w:rPr>
          <w:lang w:val="en-GB"/>
        </w:rPr>
        <w:t>MiddleCodeGenerator.cs</w:t>
      </w:r>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lastRenderedPageBreak/>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r w:rsidRPr="00D822A3">
        <w:rPr>
          <w:lang w:val="en-GB"/>
        </w:rPr>
        <w:t>MainParser.gppg</w:t>
      </w:r>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r w:rsidR="00D27D74" w:rsidRPr="00D822A3">
        <w:rPr>
          <w:highlight w:val="white"/>
          <w:lang w:val="en-GB"/>
        </w:rPr>
        <w:t xml:space="preserve">alsoe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r w:rsidRPr="00D822A3">
        <w:rPr>
          <w:lang w:val="en-GB"/>
        </w:rPr>
        <w:t>MiddleCodeGenerator.cs</w:t>
      </w:r>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85" w:name="_Toc54119895"/>
      <w:r w:rsidRPr="00D822A3">
        <w:rPr>
          <w:highlight w:val="white"/>
          <w:lang w:val="en-GB"/>
        </w:rPr>
        <w:t>Address Expression</w:t>
      </w:r>
      <w:bookmarkEnd w:id="185"/>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r w:rsidRPr="00D822A3">
        <w:rPr>
          <w:lang w:val="en-GB"/>
        </w:rPr>
        <w:t>MainParser.gppg</w:t>
      </w:r>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r w:rsidRPr="00D822A3">
        <w:rPr>
          <w:lang w:val="en-GB"/>
        </w:rPr>
        <w:t>MiddleCodeGenerator.cs</w:t>
      </w:r>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lastRenderedPageBreak/>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86" w:name="_Toc54119896"/>
      <w:r w:rsidRPr="00D822A3">
        <w:rPr>
          <w:highlight w:val="white"/>
          <w:lang w:val="en-GB"/>
        </w:rPr>
        <w:t>Dereference</w:t>
      </w:r>
      <w:r w:rsidR="00B47577" w:rsidRPr="00D822A3">
        <w:rPr>
          <w:highlight w:val="white"/>
          <w:lang w:val="en-GB"/>
        </w:rPr>
        <w:t xml:space="preserve"> Expression</w:t>
      </w:r>
      <w:bookmarkEnd w:id="186"/>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r w:rsidRPr="00D822A3">
        <w:rPr>
          <w:lang w:val="en-GB"/>
        </w:rPr>
        <w:t>MainParser.gppg</w:t>
      </w:r>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r w:rsidRPr="00D822A3">
        <w:rPr>
          <w:lang w:val="en-GB"/>
        </w:rPr>
        <w:t>MiddleCodeGenerator.cs</w:t>
      </w:r>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87" w:name="_Toc54119897"/>
      <w:r w:rsidRPr="00D822A3">
        <w:rPr>
          <w:highlight w:val="white"/>
          <w:lang w:val="en-GB"/>
        </w:rPr>
        <w:t>Prefix Increment and Decrement Expression</w:t>
      </w:r>
      <w:bookmarkEnd w:id="187"/>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r w:rsidRPr="00D822A3">
        <w:rPr>
          <w:lang w:val="en-GB"/>
        </w:rPr>
        <w:t>MainParser.gppg</w:t>
      </w:r>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lastRenderedPageBreak/>
        <w:t xml:space="preserve">  | DECREMENT { $$ = MiddleOperator.Decrement; };</w:t>
      </w:r>
    </w:p>
    <w:p w14:paraId="09D510F9" w14:textId="77777777" w:rsidR="006D47FA" w:rsidRPr="00D822A3" w:rsidRDefault="006D47FA" w:rsidP="006D47FA">
      <w:pPr>
        <w:pStyle w:val="CodeHeader"/>
        <w:rPr>
          <w:lang w:val="en-GB"/>
        </w:rPr>
      </w:pPr>
      <w:r w:rsidRPr="00D822A3">
        <w:rPr>
          <w:lang w:val="en-GB"/>
        </w:rPr>
        <w:t>MiddleCodeGenerator.cs</w:t>
      </w:r>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is addition or subtraction. </w:t>
      </w:r>
      <w:r w:rsidR="00FD487E" w:rsidRPr="00D822A3">
        <w:rPr>
          <w:highlight w:val="white"/>
          <w:lang w:val="en-GB"/>
        </w:rPr>
        <w:t>We preform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lastRenderedPageBreak/>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88" w:name="_Toc54119898"/>
      <w:r w:rsidRPr="00D822A3">
        <w:rPr>
          <w:highlight w:val="white"/>
          <w:lang w:val="en-GB"/>
        </w:rPr>
        <w:t>Postfix Increment and Decrement Expression</w:t>
      </w:r>
      <w:bookmarkEnd w:id="188"/>
    </w:p>
    <w:p w14:paraId="65713B98" w14:textId="77777777" w:rsidR="005949CB" w:rsidRPr="00D822A3" w:rsidRDefault="005949CB" w:rsidP="005949CB">
      <w:pPr>
        <w:pStyle w:val="CodeHeader"/>
        <w:rPr>
          <w:lang w:val="en-GB"/>
        </w:rPr>
      </w:pPr>
      <w:r w:rsidRPr="00D822A3">
        <w:rPr>
          <w:lang w:val="en-GB"/>
        </w:rPr>
        <w:t>MainParser.gppg</w:t>
      </w:r>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r w:rsidRPr="00D822A3">
        <w:rPr>
          <w:lang w:val="en-GB"/>
        </w:rPr>
        <w:t>MiddleCodeGenerator.cs</w:t>
      </w:r>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lastRenderedPageBreak/>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9" w:name="_Toc54119899"/>
      <w:r w:rsidRPr="00D822A3">
        <w:rPr>
          <w:highlight w:val="white"/>
          <w:lang w:val="en-GB"/>
        </w:rPr>
        <w:t>Arrow Expression</w:t>
      </w:r>
      <w:bookmarkEnd w:id="189"/>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r w:rsidRPr="00D822A3">
        <w:rPr>
          <w:lang w:val="en-GB"/>
        </w:rPr>
        <w:t>MainParser.gppg</w:t>
      </w:r>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r w:rsidRPr="00D822A3">
        <w:rPr>
          <w:lang w:val="en-GB"/>
        </w:rPr>
        <w:t>MiddleCodeGenerator.cs</w:t>
      </w:r>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90" w:name="_Toc54119900"/>
      <w:r w:rsidRPr="00D822A3">
        <w:rPr>
          <w:highlight w:val="white"/>
          <w:lang w:val="en-GB"/>
        </w:rPr>
        <w:t>Index Expression</w:t>
      </w:r>
      <w:bookmarkEnd w:id="190"/>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lastRenderedPageBreak/>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r w:rsidRPr="00D822A3">
        <w:rPr>
          <w:lang w:val="en-GB"/>
        </w:rPr>
        <w:t>MainParser.gppg</w:t>
      </w:r>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r w:rsidRPr="00D822A3">
        <w:rPr>
          <w:lang w:val="en-GB"/>
        </w:rPr>
        <w:t>MiddleCodeGenerator.cs</w:t>
      </w:r>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lastRenderedPageBreak/>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91" w:name="_Toc54119901"/>
      <w:r w:rsidRPr="00D822A3">
        <w:rPr>
          <w:highlight w:val="white"/>
          <w:lang w:val="en-GB"/>
        </w:rPr>
        <w:t>Dot Expression</w:t>
      </w:r>
      <w:bookmarkEnd w:id="191"/>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r w:rsidRPr="00D822A3">
        <w:rPr>
          <w:lang w:val="en-GB"/>
        </w:rPr>
        <w:t>MainParser.gppg</w:t>
      </w:r>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r w:rsidRPr="00D822A3">
        <w:rPr>
          <w:lang w:val="en-GB"/>
        </w:rPr>
        <w:t>MiddleCodeGenerator.cs</w:t>
      </w:r>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lastRenderedPageBreak/>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92" w:name="_Toc54119902"/>
      <w:r w:rsidRPr="00D822A3">
        <w:rPr>
          <w:highlight w:val="white"/>
          <w:lang w:val="en-GB"/>
        </w:rPr>
        <w:t>Function Call Expression</w:t>
      </w:r>
      <w:bookmarkEnd w:id="192"/>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3CCCFA58"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r w:rsidRPr="00D822A3">
        <w:rPr>
          <w:rStyle w:val="CodeInText"/>
          <w:lang w:val="en-GB"/>
        </w:rPr>
        <w:t>paramType</w:t>
      </w:r>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r w:rsidRPr="00D822A3">
        <w:rPr>
          <w:lang w:val="en-GB"/>
        </w:rPr>
        <w:t>MainParser.gppg</w:t>
      </w:r>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lastRenderedPageBreak/>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r w:rsidRPr="00D822A3">
        <w:rPr>
          <w:lang w:val="en-GB"/>
        </w:rPr>
        <w:t>MiddleCodeGenerator.cs</w:t>
      </w:r>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lastRenderedPageBreak/>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lastRenderedPageBreak/>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93" w:name="_Toc54119903"/>
      <w:r w:rsidRPr="00D822A3">
        <w:rPr>
          <w:lang w:val="en-GB"/>
        </w:rPr>
        <w:t>Argument Expression List</w:t>
      </w:r>
      <w:bookmarkEnd w:id="193"/>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r w:rsidRPr="00D822A3">
        <w:rPr>
          <w:rStyle w:val="CodeInText"/>
          <w:lang w:val="en-GB"/>
        </w:rPr>
        <w:t>Generate.generateIntegerExpression</w:t>
      </w:r>
      <w:r w:rsidRPr="00D822A3">
        <w:rPr>
          <w:lang w:val="en-GB"/>
        </w:rPr>
        <w:t>.</w:t>
      </w:r>
    </w:p>
    <w:p w14:paraId="42FA6894" w14:textId="4D95A5B7" w:rsidR="00EC3F16" w:rsidRPr="00D822A3" w:rsidRDefault="00EC3F16" w:rsidP="00EC3F16">
      <w:pPr>
        <w:pStyle w:val="CodeHeader"/>
        <w:rPr>
          <w:lang w:val="en-GB"/>
        </w:rPr>
      </w:pPr>
      <w:r w:rsidRPr="00D822A3">
        <w:rPr>
          <w:lang w:val="en-GB"/>
        </w:rPr>
        <w:t>MainParser.gppg</w:t>
      </w:r>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r w:rsidRPr="00D822A3">
        <w:rPr>
          <w:lang w:val="en-GB"/>
        </w:rPr>
        <w:t>MiddleCodeGenerator.cs</w:t>
      </w:r>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lastRenderedPageBreak/>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94" w:name="_Toc54119904"/>
      <w:r w:rsidRPr="00D822A3">
        <w:rPr>
          <w:highlight w:val="white"/>
          <w:lang w:val="en-GB"/>
        </w:rPr>
        <w:t>Primary Expressions</w:t>
      </w:r>
      <w:bookmarkEnd w:id="194"/>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r w:rsidRPr="00D822A3">
        <w:rPr>
          <w:lang w:val="en-GB"/>
        </w:rPr>
        <w:t>MainParser.gppg</w:t>
      </w:r>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lastRenderedPageBreak/>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r w:rsidRPr="00D822A3">
        <w:rPr>
          <w:lang w:val="en-GB"/>
        </w:rPr>
        <w:t>MiddleCodeGenerator.cs</w:t>
      </w:r>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r w:rsidRPr="00D822A3">
        <w:rPr>
          <w:lang w:val="en-GB"/>
        </w:rPr>
        <w:t>MainParser.gppg</w:t>
      </w:r>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77777777" w:rsidR="000669C4" w:rsidRPr="00D822A3" w:rsidRDefault="000669C4" w:rsidP="000669C4">
      <w:pPr>
        <w:pStyle w:val="Code"/>
        <w:rPr>
          <w:highlight w:val="white"/>
          <w:lang w:val="en-GB"/>
        </w:rPr>
      </w:pPr>
      <w:r w:rsidRPr="00D822A3">
        <w:rPr>
          <w:highlight w:val="white"/>
          <w:lang w:val="en-GB"/>
        </w:rPr>
        <w:t xml:space="preserve">      $$ = MiddleCodeGenerator.SymbolExpression($1);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r w:rsidRPr="00D822A3">
        <w:rPr>
          <w:lang w:val="en-GB"/>
        </w:rPr>
        <w:t>MiddleCodeGenerator.cs</w:t>
      </w:r>
    </w:p>
    <w:p w14:paraId="2B52C102" w14:textId="77777777" w:rsidR="00A770C6" w:rsidRPr="00D822A3" w:rsidRDefault="00A770C6" w:rsidP="00563AE8">
      <w:pPr>
        <w:pStyle w:val="Code"/>
        <w:rPr>
          <w:highlight w:val="white"/>
          <w:lang w:val="en-GB"/>
        </w:rPr>
      </w:pPr>
      <w:r w:rsidRPr="00D822A3">
        <w:rPr>
          <w:highlight w:val="white"/>
          <w:lang w:val="en-GB"/>
        </w:rPr>
        <w:t xml:space="preserve">    public static Expression SymbolExpression(string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r w:rsidRPr="00D822A3">
        <w:rPr>
          <w:lang w:val="en-GB"/>
        </w:rPr>
        <w:t>MainParser.gppg</w:t>
      </w:r>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r w:rsidRPr="00D822A3">
        <w:rPr>
          <w:lang w:val="en-GB"/>
        </w:rPr>
        <w:lastRenderedPageBreak/>
        <w:t>MiddleCodeGenerator.cs</w:t>
      </w:r>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r w:rsidRPr="00D822A3">
        <w:rPr>
          <w:lang w:val="en-GB"/>
        </w:rPr>
        <w:t>MainParser.gppg</w:t>
      </w:r>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r w:rsidRPr="00D822A3">
        <w:rPr>
          <w:lang w:val="en-GB"/>
        </w:rPr>
        <w:t>MiddleCodeGenerator.cs</w:t>
      </w:r>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2E9FDD18" w14:textId="77777777" w:rsidR="00D56E7A" w:rsidRPr="00D822A3" w:rsidRDefault="00D56E7A" w:rsidP="00D56E7A">
      <w:pPr>
        <w:pStyle w:val="Code"/>
        <w:rPr>
          <w:highlight w:val="white"/>
          <w:lang w:val="en-GB"/>
        </w:rPr>
      </w:pPr>
    </w:p>
    <w:p w14:paraId="15903A13" w14:textId="77777777" w:rsidR="006342B0" w:rsidRPr="00D822A3" w:rsidRDefault="006342B0" w:rsidP="006342B0">
      <w:pPr>
        <w:pStyle w:val="CodeHeader"/>
        <w:rPr>
          <w:lang w:val="en-GB"/>
        </w:rPr>
      </w:pPr>
    </w:p>
    <w:p w14:paraId="68010F1B" w14:textId="77777777" w:rsidR="006342B0" w:rsidRPr="00D822A3" w:rsidRDefault="006342B0" w:rsidP="006342B0">
      <w:pPr>
        <w:rPr>
          <w:lang w:val="en-GB"/>
        </w:rPr>
      </w:pPr>
    </w:p>
    <w:p w14:paraId="0D1CD23A" w14:textId="77777777" w:rsidR="00516130" w:rsidRPr="00D822A3" w:rsidRDefault="00516130" w:rsidP="0062119D">
      <w:pPr>
        <w:pStyle w:val="CodeHeader"/>
        <w:rPr>
          <w:lang w:val="en-GB"/>
        </w:rPr>
      </w:pPr>
    </w:p>
    <w:p w14:paraId="5D591A53" w14:textId="77777777" w:rsidR="00516130" w:rsidRPr="00D822A3" w:rsidRDefault="00516130" w:rsidP="0062119D">
      <w:pPr>
        <w:pStyle w:val="CodeHeader"/>
        <w:rPr>
          <w:lang w:val="en-GB"/>
        </w:rPr>
      </w:pPr>
    </w:p>
    <w:p w14:paraId="31B55F07" w14:textId="77777777" w:rsidR="00516130" w:rsidRPr="00D822A3" w:rsidRDefault="00516130" w:rsidP="0062119D">
      <w:pPr>
        <w:pStyle w:val="CodeHeader"/>
        <w:rPr>
          <w:lang w:val="en-GB"/>
        </w:rPr>
      </w:pPr>
    </w:p>
    <w:p w14:paraId="4C1945D4" w14:textId="77777777" w:rsidR="00516130" w:rsidRPr="00D822A3" w:rsidRDefault="00516130" w:rsidP="0062119D">
      <w:pPr>
        <w:pStyle w:val="CodeHeader"/>
        <w:rPr>
          <w:lang w:val="en-GB"/>
        </w:rPr>
      </w:pPr>
    </w:p>
    <w:p w14:paraId="7B154EC6" w14:textId="3404CC8F" w:rsidR="0062119D" w:rsidRPr="00D822A3" w:rsidRDefault="0062119D" w:rsidP="0062119D">
      <w:pPr>
        <w:pStyle w:val="CodeHeader"/>
        <w:rPr>
          <w:lang w:val="en-GB"/>
        </w:rPr>
      </w:pPr>
      <w:r w:rsidRPr="00D822A3">
        <w:rPr>
          <w:lang w:val="en-GB"/>
        </w:rPr>
        <w:t>MainParser.gppg</w:t>
      </w:r>
    </w:p>
    <w:p w14:paraId="1538D0D6" w14:textId="1682EDD1" w:rsidR="004743B6" w:rsidRPr="00D822A3" w:rsidRDefault="004743B6" w:rsidP="006A31DF">
      <w:pPr>
        <w:pStyle w:val="Rubrik1"/>
        <w:rPr>
          <w:lang w:val="en-GB"/>
        </w:rPr>
      </w:pPr>
      <w:bookmarkStart w:id="195" w:name="_Toc54119905"/>
      <w:r w:rsidRPr="00D822A3">
        <w:rPr>
          <w:lang w:val="en-GB"/>
        </w:rPr>
        <w:lastRenderedPageBreak/>
        <w:t>The Middle Code</w:t>
      </w:r>
      <w:bookmarkEnd w:id="195"/>
    </w:p>
    <w:p w14:paraId="3FB05F2F" w14:textId="5224F50F" w:rsidR="003D42E8" w:rsidRPr="00D822A3" w:rsidRDefault="003D42E8" w:rsidP="003D42E8">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three addresses of the Object class, which can be register, </w:t>
      </w:r>
      <w:r w:rsidR="00690CEA" w:rsidRPr="00D822A3">
        <w:rPr>
          <w:lang w:val="en-GB"/>
        </w:rPr>
        <w:t>symbols or jump addresses.</w:t>
      </w:r>
    </w:p>
    <w:p w14:paraId="6C4065D0" w14:textId="294052F1" w:rsidR="00690CEA" w:rsidRPr="00D822A3" w:rsidRDefault="00690CEA" w:rsidP="003D42E8">
      <w:pPr>
        <w:rPr>
          <w:lang w:val="en-GB"/>
        </w:rPr>
      </w:pPr>
      <w:r w:rsidRPr="00D822A3">
        <w:rPr>
          <w:lang w:val="en-GB"/>
        </w:rPr>
        <w:t xml:space="preserve">There is also the fields </w:t>
      </w:r>
      <w:r w:rsidRPr="00D822A3">
        <w:rPr>
          <w:rStyle w:val="CodeInText"/>
          <w:lang w:val="en-GB"/>
        </w:rPr>
        <w:t>m_visited</w:t>
      </w:r>
      <w:r w:rsidRPr="00D822A3">
        <w:rPr>
          <w:lang w:val="en-GB"/>
        </w:rPr>
        <w:t xml:space="preserve">  and </w:t>
      </w:r>
      <w:r w:rsidRPr="00D822A3">
        <w:rPr>
          <w:rStyle w:val="CodeInText"/>
          <w:lang w:val="en-GB"/>
        </w:rPr>
        <w:t>m_leader</w:t>
      </w:r>
      <w:r w:rsidRPr="00D822A3">
        <w:rPr>
          <w:lang w:val="en-GB"/>
        </w:rPr>
        <w:t xml:space="preserve">, which is used by </w:t>
      </w:r>
      <w:r w:rsidRPr="00D822A3">
        <w:rPr>
          <w:rStyle w:val="CodeInText"/>
          <w:lang w:val="en-GB"/>
        </w:rPr>
        <w:t>MiddleCodeOptimizer</w:t>
      </w:r>
      <w:r w:rsidRPr="00D822A3">
        <w:rPr>
          <w:lang w:val="en-GB"/>
        </w:rPr>
        <w:t xml:space="preserve"> to search for non-reachable </w:t>
      </w:r>
      <w:r w:rsidR="00014A5F" w:rsidRPr="00D822A3">
        <w:rPr>
          <w:lang w:val="en-GB"/>
        </w:rPr>
        <w:t>instruction</w:t>
      </w:r>
      <w:r w:rsidRPr="00D822A3">
        <w:rPr>
          <w:lang w:val="en-GB"/>
        </w:rPr>
        <w:t xml:space="preserve"> an</w:t>
      </w:r>
      <w:r w:rsidR="006D757B" w:rsidRPr="00D822A3">
        <w:rPr>
          <w:lang w:val="en-GB"/>
        </w:rPr>
        <w:t>d</w:t>
      </w:r>
      <w:r w:rsidRPr="00D822A3">
        <w:rPr>
          <w:lang w:val="en-GB"/>
        </w:rPr>
        <w:t xml:space="preserve"> when creating base block</w:t>
      </w:r>
      <w:r w:rsidR="001F2F3E" w:rsidRPr="00D822A3">
        <w:rPr>
          <w:lang w:val="en-GB"/>
        </w:rPr>
        <w:t xml:space="preserve"> (base blocks are described in Section </w:t>
      </w:r>
      <w:r w:rsidR="002D1ED9" w:rsidRPr="00D822A3">
        <w:rPr>
          <w:lang w:val="en-GB"/>
        </w:rPr>
        <w:fldChar w:fldCharType="begin"/>
      </w:r>
      <w:r w:rsidR="002D1ED9" w:rsidRPr="00D822A3">
        <w:rPr>
          <w:lang w:val="en-GB"/>
        </w:rPr>
        <w:instrText xml:space="preserve"> REF _Ref418278230 \r \h </w:instrText>
      </w:r>
      <w:r w:rsidR="002D1ED9" w:rsidRPr="00D822A3">
        <w:rPr>
          <w:lang w:val="en-GB"/>
        </w:rPr>
      </w:r>
      <w:r w:rsidR="002D1ED9" w:rsidRPr="00D822A3">
        <w:rPr>
          <w:lang w:val="en-GB"/>
        </w:rPr>
        <w:fldChar w:fldCharType="separate"/>
      </w:r>
      <w:r w:rsidR="00207336" w:rsidRPr="00D822A3">
        <w:rPr>
          <w:b/>
          <w:bCs/>
          <w:lang w:val="en-GB"/>
        </w:rPr>
        <w:t>Fel! Hittar inte referenskälla.</w:t>
      </w:r>
      <w:r w:rsidR="002D1ED9" w:rsidRPr="00D822A3">
        <w:rPr>
          <w:lang w:val="en-GB"/>
        </w:rPr>
        <w:fldChar w:fldCharType="end"/>
      </w:r>
      <w:r w:rsidR="001F2F3E" w:rsidRPr="00D822A3">
        <w:rPr>
          <w:lang w:val="en-GB"/>
        </w:rPr>
        <w:t>)</w:t>
      </w:r>
      <w:r w:rsidRPr="00D822A3">
        <w:rPr>
          <w:lang w:val="en-GB"/>
        </w:rPr>
        <w:t>.</w:t>
      </w:r>
      <w:r w:rsidR="00014A5F" w:rsidRPr="00D822A3">
        <w:rPr>
          <w:lang w:val="en-GB"/>
        </w:rPr>
        <w:t xml:space="preserve"> The </w:t>
      </w:r>
      <w:r w:rsidR="00014A5F" w:rsidRPr="00D822A3">
        <w:rPr>
          <w:rStyle w:val="CodeInText"/>
          <w:lang w:val="en-GB"/>
        </w:rPr>
        <w:t>m_liveSet</w:t>
      </w:r>
      <w:r w:rsidR="00014A5F" w:rsidRPr="00D822A3">
        <w:rPr>
          <w:lang w:val="en-GB"/>
        </w:rPr>
        <w:t xml:space="preserve"> is generated by</w:t>
      </w:r>
      <w:r w:rsidR="00A03C89" w:rsidRPr="00D822A3">
        <w:rPr>
          <w:lang w:val="en-GB"/>
        </w:rPr>
        <w:t xml:space="preserve"> </w:t>
      </w:r>
      <w:r w:rsidR="00014A5F" w:rsidRPr="00D822A3">
        <w:rPr>
          <w:lang w:val="en-GB"/>
        </w:rPr>
        <w:t>MiddleCode</w:t>
      </w:r>
      <w:r w:rsidR="00A03C89" w:rsidRPr="00D822A3">
        <w:rPr>
          <w:lang w:val="en-GB"/>
        </w:rPr>
        <w:softHyphen/>
      </w:r>
      <w:r w:rsidR="00014A5F" w:rsidRPr="00D822A3">
        <w:rPr>
          <w:lang w:val="en-GB"/>
        </w:rPr>
        <w:t>Optimizer and used by ObjectCodeGenerator to select suitable object code instructi</w:t>
      </w:r>
      <w:r w:rsidR="00A03C89" w:rsidRPr="00D822A3">
        <w:rPr>
          <w:lang w:val="en-GB"/>
        </w:rPr>
        <w:t xml:space="preserve">ons, it holds the live symbols of the base block; that is, the symbols that will </w:t>
      </w:r>
      <w:r w:rsidR="004929EE" w:rsidRPr="00D822A3">
        <w:rPr>
          <w:lang w:val="en-GB"/>
        </w:rPr>
        <w:t xml:space="preserve">be </w:t>
      </w:r>
      <w:r w:rsidR="00A03C89" w:rsidRPr="00D822A3">
        <w:rPr>
          <w:lang w:val="en-GB"/>
        </w:rPr>
        <w:t>accessed later in the base block.</w:t>
      </w:r>
    </w:p>
    <w:p w14:paraId="09ABD871" w14:textId="1C7F03A5" w:rsidR="00FA2EEF" w:rsidRPr="00D822A3" w:rsidRDefault="00FA2EEF" w:rsidP="00FA2EEF">
      <w:pPr>
        <w:rPr>
          <w:lang w:val="en-GB"/>
        </w:rPr>
      </w:pPr>
      <w:r w:rsidRPr="00D822A3">
        <w:rPr>
          <w:rStyle w:val="CodeInText"/>
          <w:lang w:val="en-GB"/>
        </w:rPr>
        <w:t>InverseMap</w:t>
      </w:r>
      <w:r w:rsidRPr="00D822A3">
        <w:rPr>
          <w:lang w:val="en-GB"/>
        </w:rPr>
        <w:t xml:space="preserve"> holds the inverses of the equality and relation operators and is used when optimizing conditional jump instructions in </w:t>
      </w:r>
      <w:r w:rsidRPr="00D822A3">
        <w:rPr>
          <w:rStyle w:val="CodeInText"/>
          <w:lang w:val="en-GB"/>
        </w:rPr>
        <w:t>MiddleCodeOptimizer</w:t>
      </w:r>
      <w:r w:rsidRPr="00D822A3">
        <w:rPr>
          <w:lang w:val="en-GB"/>
        </w:rPr>
        <w:t>.</w:t>
      </w:r>
    </w:p>
    <w:p w14:paraId="59763F6E" w14:textId="34EE2875" w:rsidR="00C027BE" w:rsidRDefault="00FA2EEF" w:rsidP="00FA2EEF">
      <w:pPr>
        <w:rPr>
          <w:lang w:val="en-GB"/>
        </w:rPr>
      </w:pPr>
      <w:r w:rsidRPr="00D822A3">
        <w:rPr>
          <w:lang w:val="en-GB"/>
        </w:rPr>
        <w:t xml:space="preserve">The </w:t>
      </w:r>
      <w:r w:rsidRPr="00D822A3">
        <w:rPr>
          <w:rStyle w:val="CodeInText"/>
          <w:lang w:val="en-GB"/>
        </w:rPr>
        <w:t>toString</w:t>
      </w:r>
      <w:r w:rsidRPr="00D822A3">
        <w:rPr>
          <w:lang w:val="en-GB"/>
        </w:rPr>
        <w:t xml:space="preserve"> method is not strictly necessary; nevertheless, it called when generating the </w:t>
      </w:r>
      <w:r w:rsidR="005F79CB" w:rsidRPr="00D822A3">
        <w:rPr>
          <w:lang w:val="en-GB"/>
        </w:rPr>
        <w:t>assembly</w:t>
      </w:r>
      <w:r w:rsidRPr="00D822A3">
        <w:rPr>
          <w:lang w:val="en-GB"/>
        </w:rPr>
        <w:t xml:space="preserve"> code and added as comments.</w:t>
      </w:r>
    </w:p>
    <w:p w14:paraId="2F92E433" w14:textId="049C333E" w:rsidR="000C4DC8" w:rsidRPr="00D822A3" w:rsidRDefault="000C4DC8" w:rsidP="000C4DC8">
      <w:pPr>
        <w:pStyle w:val="CodeHeader"/>
        <w:rPr>
          <w:lang w:val="en-GB"/>
        </w:rPr>
      </w:pPr>
      <w:r>
        <w:rPr>
          <w:lang w:val="en-GB"/>
        </w:rPr>
        <w:t>MiddleCode.cs</w:t>
      </w:r>
    </w:p>
    <w:p w14:paraId="454F5751" w14:textId="35EEAF1D" w:rsidR="003141FA" w:rsidRPr="00D822A3" w:rsidRDefault="002F35C1" w:rsidP="003141FA">
      <w:pPr>
        <w:pStyle w:val="Rubrik1"/>
        <w:rPr>
          <w:lang w:val="en-GB"/>
        </w:rPr>
      </w:pPr>
      <w:bookmarkStart w:id="196" w:name="_Toc54119906"/>
      <w:r w:rsidRPr="00D822A3">
        <w:rPr>
          <w:lang w:val="en-GB"/>
        </w:rPr>
        <w:lastRenderedPageBreak/>
        <w:t>Initializer</w:t>
      </w:r>
      <w:r w:rsidR="006C27EF" w:rsidRPr="00D822A3">
        <w:rPr>
          <w:lang w:val="en-GB"/>
        </w:rPr>
        <w:t>s</w:t>
      </w:r>
      <w:bookmarkEnd w:id="196"/>
    </w:p>
    <w:p w14:paraId="0FD5883C" w14:textId="387D8E65" w:rsidR="003141FA" w:rsidRPr="00D822A3" w:rsidRDefault="003141FA" w:rsidP="003141FA">
      <w:pPr>
        <w:rPr>
          <w:lang w:val="en-GB"/>
        </w:rPr>
      </w:pPr>
      <w:r w:rsidRPr="00D822A3">
        <w:rPr>
          <w:lang w:val="en-GB"/>
        </w:rPr>
        <w:t xml:space="preserve">In C, it is possible to </w:t>
      </w:r>
      <w:r w:rsidR="00631D4D" w:rsidRPr="00D822A3">
        <w:rPr>
          <w:lang w:val="en-GB"/>
        </w:rPr>
        <w:t>initialize</w:t>
      </w:r>
      <w:r w:rsidRPr="00D822A3">
        <w:rPr>
          <w:lang w:val="en-GB"/>
        </w:rPr>
        <w:t xml:space="preserve"> simple and compound variables. Therefore, we need </w:t>
      </w:r>
      <w:ins w:id="197" w:author="Stefan Bjornander" w:date="2015-04-25T17:28:00Z">
        <w:r w:rsidRPr="00D822A3">
          <w:rPr>
            <w:lang w:val="en-GB"/>
          </w:rPr>
          <w:t xml:space="preserve">to check that </w:t>
        </w:r>
      </w:ins>
      <w:del w:id="198" w:author="Stefan Bjornander" w:date="2015-04-25T17:28:00Z">
        <w:r w:rsidRPr="00D822A3" w:rsidDel="00A35C17">
          <w:rPr>
            <w:lang w:val="en-GB"/>
          </w:rPr>
          <w:delText>a way to make sure</w:delText>
        </w:r>
      </w:del>
      <w:ins w:id="199" w:author="Stefan Bjornander" w:date="2015-04-25T17:27:00Z">
        <w:r w:rsidRPr="00D822A3">
          <w:rPr>
            <w:lang w:val="en-GB"/>
          </w:rPr>
          <w:t xml:space="preserve">the </w:t>
        </w:r>
      </w:ins>
      <w:r w:rsidR="00266D64" w:rsidRPr="00D822A3">
        <w:rPr>
          <w:lang w:val="en-GB"/>
        </w:rPr>
        <w:t>initialized</w:t>
      </w:r>
      <w:r w:rsidRPr="00D822A3">
        <w:rPr>
          <w:lang w:val="en-GB"/>
        </w:rPr>
        <w:t xml:space="preserve"> </w:t>
      </w:r>
      <w:ins w:id="200" w:author="Stefan Bjornander" w:date="2015-04-25T17:28:00Z">
        <w:r w:rsidRPr="00D822A3">
          <w:rPr>
            <w:lang w:val="en-GB"/>
          </w:rPr>
          <w:t>value has the correct type</w:t>
        </w:r>
      </w:ins>
      <w:r w:rsidRPr="00D822A3">
        <w:rPr>
          <w:lang w:val="en-GB"/>
        </w:rPr>
        <w:t xml:space="preserve">. Basically, there are two kinds of </w:t>
      </w:r>
      <w:r w:rsidR="00F4217C" w:rsidRPr="00D822A3">
        <w:rPr>
          <w:lang w:val="en-GB"/>
        </w:rPr>
        <w:t>initialization</w:t>
      </w:r>
      <w:r w:rsidRPr="00D822A3">
        <w:rPr>
          <w:lang w:val="en-GB"/>
        </w:rPr>
        <w:t xml:space="preserve">: static and stack. Static </w:t>
      </w:r>
      <w:r w:rsidR="00F4217C" w:rsidRPr="00D822A3">
        <w:rPr>
          <w:lang w:val="en-GB"/>
        </w:rPr>
        <w:t>initialization</w:t>
      </w:r>
      <w:r w:rsidRPr="00D822A3">
        <w:rPr>
          <w:lang w:val="en-GB"/>
        </w:rPr>
        <w:t xml:space="preserve"> results in a block of bytes, and stack </w:t>
      </w:r>
      <w:r w:rsidR="00F4217C" w:rsidRPr="00D822A3">
        <w:rPr>
          <w:lang w:val="en-GB"/>
        </w:rPr>
        <w:t>initialization</w:t>
      </w:r>
      <w:r w:rsidRPr="00D822A3">
        <w:rPr>
          <w:lang w:val="en-GB"/>
        </w:rPr>
        <w:t xml:space="preserve"> results in a sequence of assignment middle code instructions.</w:t>
      </w:r>
    </w:p>
    <w:p w14:paraId="0DD8160E" w14:textId="1D5874FB" w:rsidR="003141FA" w:rsidRPr="00D822A3" w:rsidRDefault="003141FA">
      <w:pPr>
        <w:pStyle w:val="Rubrik3"/>
        <w:rPr>
          <w:ins w:id="201" w:author="Stefan Bjornander" w:date="2015-04-25T17:29:00Z"/>
          <w:lang w:val="en-GB"/>
        </w:rPr>
        <w:pPrChange w:id="202" w:author="Stefan Bjornander" w:date="2015-04-25T17:29:00Z">
          <w:pPr>
            <w:pStyle w:val="Code"/>
          </w:pPr>
        </w:pPrChange>
      </w:pPr>
      <w:bookmarkStart w:id="203" w:name="_Toc54119907"/>
      <w:ins w:id="204" w:author="Stefan Bjornander" w:date="2015-04-25T17:28:00Z">
        <w:r w:rsidRPr="00D822A3">
          <w:rPr>
            <w:lang w:val="en-GB"/>
          </w:rPr>
          <w:t xml:space="preserve">Static </w:t>
        </w:r>
      </w:ins>
      <w:r w:rsidR="00C37108" w:rsidRPr="00D822A3">
        <w:rPr>
          <w:lang w:val="en-GB"/>
        </w:rPr>
        <w:t>Initialization</w:t>
      </w:r>
      <w:bookmarkEnd w:id="203"/>
    </w:p>
    <w:p w14:paraId="35D2C9AA" w14:textId="31769B89" w:rsidR="003141FA" w:rsidRPr="00D822A3" w:rsidRDefault="003141FA">
      <w:pPr>
        <w:rPr>
          <w:lang w:val="en-GB"/>
        </w:rPr>
        <w:pPrChange w:id="205" w:author="Stefan Bjornander" w:date="2015-04-25T17:29:00Z">
          <w:pPr>
            <w:pStyle w:val="Rubrik3"/>
          </w:pPr>
        </w:pPrChange>
      </w:pPr>
      <w:ins w:id="206" w:author="Stefan Bjornander" w:date="2015-04-25T17:29:00Z">
        <w:r w:rsidRPr="00D822A3">
          <w:rPr>
            <w:lang w:val="en-GB"/>
          </w:rPr>
          <w:t xml:space="preserve">Static </w:t>
        </w:r>
      </w:ins>
      <w:r w:rsidR="00F4217C" w:rsidRPr="00D822A3">
        <w:rPr>
          <w:lang w:val="en-GB"/>
        </w:rPr>
        <w:t>initialization</w:t>
      </w:r>
      <w:ins w:id="207" w:author="Stefan Bjornander" w:date="2015-04-25T17:29:00Z">
        <w:r w:rsidRPr="00D822A3">
          <w:rPr>
            <w:lang w:val="en-GB"/>
          </w:rPr>
          <w:t xml:space="preserve"> occurs when a static variable </w:t>
        </w:r>
      </w:ins>
      <w:r w:rsidRPr="00D822A3">
        <w:rPr>
          <w:lang w:val="en-GB"/>
        </w:rPr>
        <w:t>becomes</w:t>
      </w:r>
      <w:ins w:id="208" w:author="Stefan Bjornander" w:date="2015-04-25T17:29:00Z">
        <w:r w:rsidRPr="00D822A3">
          <w:rPr>
            <w:lang w:val="en-GB"/>
          </w:rPr>
          <w:t xml:space="preserve"> </w:t>
        </w:r>
      </w:ins>
      <w:r w:rsidR="00266D64" w:rsidRPr="00D822A3">
        <w:rPr>
          <w:lang w:val="en-GB"/>
        </w:rPr>
        <w:t>initialized</w:t>
      </w:r>
      <w:ins w:id="209" w:author="Stefan Bjornander" w:date="2015-04-25T17:29:00Z">
        <w:r w:rsidRPr="00D822A3">
          <w:rPr>
            <w:lang w:val="en-GB"/>
          </w:rPr>
          <w:t>.</w:t>
        </w:r>
      </w:ins>
      <w:ins w:id="210" w:author="Stefan Bjornander" w:date="2015-04-25T17:32:00Z">
        <w:r w:rsidRPr="00D822A3">
          <w:rPr>
            <w:lang w:val="en-GB"/>
          </w:rPr>
          <w:t xml:space="preserve"> The </w:t>
        </w:r>
      </w:ins>
      <w:r w:rsidR="00F4217C" w:rsidRPr="00D822A3">
        <w:rPr>
          <w:lang w:val="en-GB"/>
        </w:rPr>
        <w:t>initialization</w:t>
      </w:r>
      <w:ins w:id="211" w:author="Stefan Bjornander" w:date="2015-04-25T17:32:00Z">
        <w:r w:rsidRPr="00D822A3">
          <w:rPr>
            <w:lang w:val="en-GB"/>
          </w:rPr>
          <w:t xml:space="preserve"> value has to be constant and known at compile time. No code is generated, instead a m</w:t>
        </w:r>
      </w:ins>
      <w:r w:rsidRPr="00D822A3">
        <w:rPr>
          <w:lang w:val="en-GB"/>
        </w:rPr>
        <w:t>e</w:t>
      </w:r>
      <w:ins w:id="212" w:author="Stefan Bjornander" w:date="2015-04-25T17:32:00Z">
        <w:r w:rsidRPr="00D822A3">
          <w:rPr>
            <w:lang w:val="en-GB"/>
          </w:rPr>
          <w:t>mory block holding the value is created.</w:t>
        </w:r>
      </w:ins>
      <w:r w:rsidRPr="00D822A3">
        <w:rPr>
          <w:lang w:val="en-GB"/>
        </w:rPr>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D822A3" w14:paraId="2B6465C8" w14:textId="77777777" w:rsidTr="00EA0615">
        <w:tc>
          <w:tcPr>
            <w:tcW w:w="3116" w:type="dxa"/>
          </w:tcPr>
          <w:p w14:paraId="728F4989" w14:textId="77777777" w:rsidR="003141FA" w:rsidRPr="00D822A3" w:rsidRDefault="003141FA" w:rsidP="00EA0615">
            <w:pPr>
              <w:rPr>
                <w:b/>
                <w:lang w:val="en-GB"/>
              </w:rPr>
            </w:pPr>
            <w:r w:rsidRPr="00D822A3">
              <w:rPr>
                <w:b/>
                <w:lang w:val="en-GB"/>
              </w:rPr>
              <w:t>Variable</w:t>
            </w:r>
          </w:p>
        </w:tc>
        <w:tc>
          <w:tcPr>
            <w:tcW w:w="3117" w:type="dxa"/>
          </w:tcPr>
          <w:p w14:paraId="7E04F13F" w14:textId="7BB5782C" w:rsidR="003141FA" w:rsidRPr="00D822A3" w:rsidRDefault="002F35C1" w:rsidP="00EA0615">
            <w:pPr>
              <w:rPr>
                <w:b/>
                <w:lang w:val="en-GB"/>
              </w:rPr>
            </w:pPr>
            <w:r w:rsidRPr="00D822A3">
              <w:rPr>
                <w:b/>
                <w:lang w:val="en-GB"/>
              </w:rPr>
              <w:t>Initializer</w:t>
            </w:r>
          </w:p>
        </w:tc>
        <w:tc>
          <w:tcPr>
            <w:tcW w:w="3117" w:type="dxa"/>
          </w:tcPr>
          <w:p w14:paraId="1EA7EE0F" w14:textId="77777777" w:rsidR="003141FA" w:rsidRPr="00D822A3" w:rsidRDefault="003141FA" w:rsidP="00EA0615">
            <w:pPr>
              <w:rPr>
                <w:b/>
                <w:lang w:val="en-GB"/>
              </w:rPr>
            </w:pPr>
            <w:r w:rsidRPr="00D822A3">
              <w:rPr>
                <w:b/>
                <w:lang w:val="en-GB"/>
              </w:rPr>
              <w:t>Example</w:t>
            </w:r>
          </w:p>
        </w:tc>
      </w:tr>
      <w:tr w:rsidR="003141FA" w:rsidRPr="00D822A3" w14:paraId="63AE2A58" w14:textId="77777777" w:rsidTr="00EA0615">
        <w:tc>
          <w:tcPr>
            <w:tcW w:w="3116" w:type="dxa"/>
          </w:tcPr>
          <w:p w14:paraId="45A16333" w14:textId="77777777" w:rsidR="003141FA" w:rsidRPr="00D822A3" w:rsidRDefault="003141FA" w:rsidP="00EA0615">
            <w:pPr>
              <w:rPr>
                <w:lang w:val="en-GB"/>
              </w:rPr>
            </w:pPr>
            <w:r w:rsidRPr="00D822A3">
              <w:rPr>
                <w:lang w:val="en-GB"/>
              </w:rPr>
              <w:t>Pointer</w:t>
            </w:r>
          </w:p>
        </w:tc>
        <w:tc>
          <w:tcPr>
            <w:tcW w:w="3117" w:type="dxa"/>
          </w:tcPr>
          <w:p w14:paraId="5B67888C" w14:textId="77777777" w:rsidR="003141FA" w:rsidRPr="00D822A3" w:rsidRDefault="003141FA" w:rsidP="00EA0615">
            <w:pPr>
              <w:rPr>
                <w:lang w:val="en-GB"/>
              </w:rPr>
            </w:pPr>
            <w:r w:rsidRPr="00D822A3">
              <w:rPr>
                <w:lang w:val="en-GB"/>
              </w:rPr>
              <w:t>Address</w:t>
            </w:r>
          </w:p>
        </w:tc>
        <w:tc>
          <w:tcPr>
            <w:tcW w:w="3117" w:type="dxa"/>
          </w:tcPr>
          <w:p w14:paraId="2DEE47B7" w14:textId="77777777" w:rsidR="003141FA" w:rsidRPr="00D822A3" w:rsidRDefault="003141FA" w:rsidP="00EA0615">
            <w:pPr>
              <w:pStyle w:val="Code"/>
              <w:rPr>
                <w:lang w:val="en-GB"/>
              </w:rPr>
            </w:pPr>
            <w:r w:rsidRPr="00D822A3">
              <w:rPr>
                <w:lang w:val="en-GB"/>
              </w:rPr>
              <w:t>static int array[3];</w:t>
            </w:r>
          </w:p>
          <w:p w14:paraId="2941FDB1" w14:textId="77777777" w:rsidR="003141FA" w:rsidRPr="00D822A3" w:rsidRDefault="003141FA" w:rsidP="00EA0615">
            <w:pPr>
              <w:pStyle w:val="Code"/>
              <w:rPr>
                <w:lang w:val="en-GB"/>
              </w:rPr>
            </w:pPr>
            <w:r w:rsidRPr="00D822A3">
              <w:rPr>
                <w:lang w:val="en-GB"/>
              </w:rPr>
              <w:t>static int* p = &amp;a[2];</w:t>
            </w:r>
          </w:p>
        </w:tc>
      </w:tr>
      <w:tr w:rsidR="003141FA" w:rsidRPr="00D822A3" w14:paraId="1351BC6F" w14:textId="77777777" w:rsidTr="00EA0615">
        <w:tc>
          <w:tcPr>
            <w:tcW w:w="3116" w:type="dxa"/>
          </w:tcPr>
          <w:p w14:paraId="2B9B50E8" w14:textId="77777777" w:rsidR="003141FA" w:rsidRPr="00D822A3" w:rsidRDefault="003141FA" w:rsidP="00EA0615">
            <w:pPr>
              <w:rPr>
                <w:lang w:val="en-GB"/>
              </w:rPr>
            </w:pPr>
            <w:r w:rsidRPr="00D822A3">
              <w:rPr>
                <w:lang w:val="en-GB"/>
              </w:rPr>
              <w:t>Pointer to signed or unsigned char</w:t>
            </w:r>
          </w:p>
        </w:tc>
        <w:tc>
          <w:tcPr>
            <w:tcW w:w="3117" w:type="dxa"/>
          </w:tcPr>
          <w:p w14:paraId="007B8D15" w14:textId="77777777" w:rsidR="003141FA" w:rsidRPr="00D822A3" w:rsidRDefault="003141FA" w:rsidP="00EA0615">
            <w:pPr>
              <w:rPr>
                <w:lang w:val="en-GB"/>
              </w:rPr>
            </w:pPr>
            <w:r w:rsidRPr="00D822A3">
              <w:rPr>
                <w:lang w:val="en-GB"/>
              </w:rPr>
              <w:t>String</w:t>
            </w:r>
          </w:p>
        </w:tc>
        <w:tc>
          <w:tcPr>
            <w:tcW w:w="3117" w:type="dxa"/>
          </w:tcPr>
          <w:p w14:paraId="1EE005F8" w14:textId="77777777" w:rsidR="003141FA" w:rsidRPr="00D822A3" w:rsidRDefault="003141FA" w:rsidP="00EA0615">
            <w:pPr>
              <w:pStyle w:val="Code"/>
              <w:rPr>
                <w:lang w:val="en-GB"/>
              </w:rPr>
            </w:pPr>
            <w:r w:rsidRPr="00D822A3">
              <w:rPr>
                <w:lang w:val="en-GB"/>
              </w:rPr>
              <w:t>static char *p = “Hello”;</w:t>
            </w:r>
          </w:p>
        </w:tc>
      </w:tr>
      <w:tr w:rsidR="003141FA" w:rsidRPr="00D822A3" w14:paraId="12FCDC5A" w14:textId="77777777" w:rsidTr="00EA0615">
        <w:tc>
          <w:tcPr>
            <w:tcW w:w="3116" w:type="dxa"/>
          </w:tcPr>
          <w:p w14:paraId="41B6BC4A" w14:textId="77777777" w:rsidR="003141FA" w:rsidRPr="00D822A3" w:rsidRDefault="003141FA" w:rsidP="00EA0615">
            <w:pPr>
              <w:rPr>
                <w:lang w:val="en-GB"/>
              </w:rPr>
            </w:pPr>
            <w:r w:rsidRPr="00D822A3">
              <w:rPr>
                <w:lang w:val="en-GB"/>
              </w:rPr>
              <w:t>Pointer</w:t>
            </w:r>
          </w:p>
        </w:tc>
        <w:tc>
          <w:tcPr>
            <w:tcW w:w="3117" w:type="dxa"/>
          </w:tcPr>
          <w:p w14:paraId="1A62296E" w14:textId="77777777" w:rsidR="003141FA" w:rsidRPr="00D822A3" w:rsidRDefault="003141FA" w:rsidP="00EA0615">
            <w:pPr>
              <w:rPr>
                <w:lang w:val="en-GB"/>
              </w:rPr>
            </w:pPr>
            <w:r w:rsidRPr="00D822A3">
              <w:rPr>
                <w:lang w:val="en-GB"/>
              </w:rPr>
              <w:t>List</w:t>
            </w:r>
          </w:p>
        </w:tc>
        <w:tc>
          <w:tcPr>
            <w:tcW w:w="3117" w:type="dxa"/>
          </w:tcPr>
          <w:p w14:paraId="42DC2825" w14:textId="77777777" w:rsidR="003141FA" w:rsidRPr="00D822A3" w:rsidRDefault="003141FA" w:rsidP="00EA0615">
            <w:pPr>
              <w:pStyle w:val="Code"/>
              <w:rPr>
                <w:lang w:val="en-GB"/>
              </w:rPr>
            </w:pPr>
            <w:r w:rsidRPr="00D822A3">
              <w:rPr>
                <w:lang w:val="en-GB"/>
              </w:rPr>
              <w:t>int *p = {1,2,3};</w:t>
            </w:r>
          </w:p>
        </w:tc>
      </w:tr>
      <w:tr w:rsidR="003141FA" w:rsidRPr="00D822A3" w14:paraId="174BDD17" w14:textId="77777777" w:rsidTr="00EA0615">
        <w:tc>
          <w:tcPr>
            <w:tcW w:w="3116" w:type="dxa"/>
          </w:tcPr>
          <w:p w14:paraId="099E120F" w14:textId="77777777" w:rsidR="003141FA" w:rsidRPr="00D822A3" w:rsidRDefault="003141FA" w:rsidP="00EA0615">
            <w:pPr>
              <w:rPr>
                <w:lang w:val="en-GB"/>
              </w:rPr>
            </w:pPr>
            <w:r w:rsidRPr="00D822A3">
              <w:rPr>
                <w:lang w:val="en-GB"/>
              </w:rPr>
              <w:t>Array</w:t>
            </w:r>
          </w:p>
        </w:tc>
        <w:tc>
          <w:tcPr>
            <w:tcW w:w="3117" w:type="dxa"/>
          </w:tcPr>
          <w:p w14:paraId="1027871E" w14:textId="77777777" w:rsidR="003141FA" w:rsidRPr="00D822A3" w:rsidRDefault="003141FA" w:rsidP="00EA0615">
            <w:pPr>
              <w:rPr>
                <w:lang w:val="en-GB"/>
              </w:rPr>
            </w:pPr>
            <w:r w:rsidRPr="00D822A3">
              <w:rPr>
                <w:lang w:val="en-GB"/>
              </w:rPr>
              <w:t>String</w:t>
            </w:r>
          </w:p>
        </w:tc>
        <w:tc>
          <w:tcPr>
            <w:tcW w:w="3117" w:type="dxa"/>
          </w:tcPr>
          <w:p w14:paraId="5777502E" w14:textId="77777777" w:rsidR="003141FA" w:rsidRPr="00D822A3" w:rsidRDefault="003141FA" w:rsidP="00EA0615">
            <w:pPr>
              <w:pStyle w:val="Code"/>
              <w:rPr>
                <w:lang w:val="en-GB"/>
              </w:rPr>
            </w:pPr>
            <w:r w:rsidRPr="00D822A3">
              <w:rPr>
                <w:lang w:val="en-GB"/>
              </w:rPr>
              <w:t>char s[] = “World”;</w:t>
            </w:r>
          </w:p>
        </w:tc>
      </w:tr>
      <w:tr w:rsidR="003141FA" w:rsidRPr="00D822A3" w14:paraId="7B55E065" w14:textId="77777777" w:rsidTr="00EA0615">
        <w:tc>
          <w:tcPr>
            <w:tcW w:w="3116" w:type="dxa"/>
          </w:tcPr>
          <w:p w14:paraId="546D6FCE" w14:textId="77777777" w:rsidR="003141FA" w:rsidRPr="00D822A3" w:rsidRDefault="003141FA" w:rsidP="00EA0615">
            <w:pPr>
              <w:rPr>
                <w:lang w:val="en-GB"/>
              </w:rPr>
            </w:pPr>
            <w:r w:rsidRPr="00D822A3">
              <w:rPr>
                <w:lang w:val="en-GB"/>
              </w:rPr>
              <w:t>Array</w:t>
            </w:r>
          </w:p>
        </w:tc>
        <w:tc>
          <w:tcPr>
            <w:tcW w:w="3117" w:type="dxa"/>
          </w:tcPr>
          <w:p w14:paraId="05671160" w14:textId="77777777" w:rsidR="003141FA" w:rsidRPr="00D822A3" w:rsidRDefault="003141FA" w:rsidP="00EA0615">
            <w:pPr>
              <w:rPr>
                <w:lang w:val="en-GB"/>
              </w:rPr>
            </w:pPr>
            <w:r w:rsidRPr="00D822A3">
              <w:rPr>
                <w:lang w:val="en-GB"/>
              </w:rPr>
              <w:t>List</w:t>
            </w:r>
          </w:p>
        </w:tc>
        <w:tc>
          <w:tcPr>
            <w:tcW w:w="3117" w:type="dxa"/>
          </w:tcPr>
          <w:p w14:paraId="5E1233B0" w14:textId="77777777" w:rsidR="003141FA" w:rsidRPr="00D822A3" w:rsidRDefault="003141FA" w:rsidP="00EA0615">
            <w:pPr>
              <w:pStyle w:val="Code"/>
              <w:rPr>
                <w:lang w:val="en-GB"/>
              </w:rPr>
            </w:pPr>
            <w:r w:rsidRPr="00D822A3">
              <w:rPr>
                <w:lang w:val="en-GB"/>
              </w:rPr>
              <w:t>Char st[] = {‘a’, ’b’, ‘c’};</w:t>
            </w:r>
          </w:p>
        </w:tc>
      </w:tr>
      <w:tr w:rsidR="003141FA" w:rsidRPr="00D822A3" w14:paraId="6369C807" w14:textId="77777777" w:rsidTr="00EA0615">
        <w:tc>
          <w:tcPr>
            <w:tcW w:w="3116" w:type="dxa"/>
          </w:tcPr>
          <w:p w14:paraId="288E6D64" w14:textId="77777777" w:rsidR="003141FA" w:rsidRPr="00D822A3" w:rsidRDefault="003141FA" w:rsidP="00EA0615">
            <w:pPr>
              <w:rPr>
                <w:lang w:val="en-GB"/>
              </w:rPr>
            </w:pPr>
            <w:r w:rsidRPr="00D822A3">
              <w:rPr>
                <w:lang w:val="en-GB"/>
              </w:rPr>
              <w:t>Struct</w:t>
            </w:r>
          </w:p>
        </w:tc>
        <w:tc>
          <w:tcPr>
            <w:tcW w:w="3117" w:type="dxa"/>
          </w:tcPr>
          <w:p w14:paraId="7B0761FA" w14:textId="77777777" w:rsidR="003141FA" w:rsidRPr="00D822A3" w:rsidRDefault="003141FA" w:rsidP="00EA0615">
            <w:pPr>
              <w:rPr>
                <w:lang w:val="en-GB"/>
              </w:rPr>
            </w:pPr>
            <w:r w:rsidRPr="00D822A3">
              <w:rPr>
                <w:lang w:val="en-GB"/>
              </w:rPr>
              <w:t>List</w:t>
            </w:r>
          </w:p>
        </w:tc>
        <w:tc>
          <w:tcPr>
            <w:tcW w:w="3117" w:type="dxa"/>
          </w:tcPr>
          <w:p w14:paraId="6546AD0D" w14:textId="77777777" w:rsidR="003141FA" w:rsidRPr="00D822A3" w:rsidRDefault="003141FA" w:rsidP="00EA0615">
            <w:pPr>
              <w:rPr>
                <w:lang w:val="en-GB"/>
              </w:rPr>
            </w:pPr>
          </w:p>
        </w:tc>
      </w:tr>
      <w:tr w:rsidR="003141FA" w:rsidRPr="00D822A3" w14:paraId="2E3746DF" w14:textId="77777777" w:rsidTr="00EA0615">
        <w:tc>
          <w:tcPr>
            <w:tcW w:w="3116" w:type="dxa"/>
          </w:tcPr>
          <w:p w14:paraId="6C2B9B7E" w14:textId="77777777" w:rsidR="003141FA" w:rsidRPr="00D822A3" w:rsidRDefault="003141FA" w:rsidP="00EA0615">
            <w:pPr>
              <w:rPr>
                <w:lang w:val="en-GB"/>
              </w:rPr>
            </w:pPr>
            <w:r w:rsidRPr="00D822A3">
              <w:rPr>
                <w:lang w:val="en-GB"/>
              </w:rPr>
              <w:t>Union</w:t>
            </w:r>
          </w:p>
        </w:tc>
        <w:tc>
          <w:tcPr>
            <w:tcW w:w="3117" w:type="dxa"/>
          </w:tcPr>
          <w:p w14:paraId="5FF920A4" w14:textId="77777777" w:rsidR="003141FA" w:rsidRPr="00D822A3" w:rsidRDefault="003141FA" w:rsidP="00EA0615">
            <w:pPr>
              <w:rPr>
                <w:lang w:val="en-GB"/>
              </w:rPr>
            </w:pPr>
            <w:r w:rsidRPr="00D822A3">
              <w:rPr>
                <w:lang w:val="en-GB"/>
              </w:rPr>
              <w:t>List</w:t>
            </w:r>
          </w:p>
        </w:tc>
        <w:tc>
          <w:tcPr>
            <w:tcW w:w="3117" w:type="dxa"/>
          </w:tcPr>
          <w:p w14:paraId="736614C2" w14:textId="77777777" w:rsidR="003141FA" w:rsidRPr="00D822A3" w:rsidRDefault="003141FA" w:rsidP="00EA0615">
            <w:pPr>
              <w:rPr>
                <w:lang w:val="en-GB"/>
              </w:rPr>
            </w:pPr>
          </w:p>
        </w:tc>
      </w:tr>
      <w:tr w:rsidR="003141FA" w:rsidRPr="00D822A3" w14:paraId="259091E5" w14:textId="77777777" w:rsidTr="00EA0615">
        <w:tc>
          <w:tcPr>
            <w:tcW w:w="3116" w:type="dxa"/>
          </w:tcPr>
          <w:p w14:paraId="19A69E2C" w14:textId="77777777" w:rsidR="003141FA" w:rsidRPr="00D822A3" w:rsidRDefault="003141FA" w:rsidP="00EA0615">
            <w:pPr>
              <w:rPr>
                <w:lang w:val="en-GB"/>
              </w:rPr>
            </w:pPr>
            <w:r w:rsidRPr="00D822A3">
              <w:rPr>
                <w:lang w:val="en-GB"/>
              </w:rPr>
              <w:t>Integral or Pointer</w:t>
            </w:r>
          </w:p>
        </w:tc>
        <w:tc>
          <w:tcPr>
            <w:tcW w:w="3117" w:type="dxa"/>
          </w:tcPr>
          <w:p w14:paraId="280ECA90" w14:textId="77777777" w:rsidR="003141FA" w:rsidRPr="00D822A3" w:rsidRDefault="003141FA" w:rsidP="00EA0615">
            <w:pPr>
              <w:rPr>
                <w:lang w:val="en-GB"/>
              </w:rPr>
            </w:pPr>
          </w:p>
        </w:tc>
        <w:tc>
          <w:tcPr>
            <w:tcW w:w="3117" w:type="dxa"/>
          </w:tcPr>
          <w:p w14:paraId="5A7DC237" w14:textId="77777777" w:rsidR="003141FA" w:rsidRPr="00D822A3" w:rsidRDefault="003141FA" w:rsidP="00EA0615">
            <w:pPr>
              <w:rPr>
                <w:lang w:val="en-GB"/>
              </w:rPr>
            </w:pPr>
          </w:p>
        </w:tc>
      </w:tr>
      <w:tr w:rsidR="003141FA" w:rsidRPr="00D822A3" w14:paraId="4FE7B083" w14:textId="77777777" w:rsidTr="00EA0615">
        <w:tc>
          <w:tcPr>
            <w:tcW w:w="3116" w:type="dxa"/>
          </w:tcPr>
          <w:p w14:paraId="3639D6D5" w14:textId="77777777" w:rsidR="003141FA" w:rsidRPr="00D822A3" w:rsidRDefault="003141FA" w:rsidP="00EA0615">
            <w:pPr>
              <w:rPr>
                <w:lang w:val="en-GB"/>
              </w:rPr>
            </w:pPr>
            <w:r w:rsidRPr="00D822A3">
              <w:rPr>
                <w:lang w:val="en-GB"/>
              </w:rPr>
              <w:t>Floating</w:t>
            </w:r>
          </w:p>
        </w:tc>
        <w:tc>
          <w:tcPr>
            <w:tcW w:w="3117" w:type="dxa"/>
          </w:tcPr>
          <w:p w14:paraId="63F37EA5" w14:textId="77777777" w:rsidR="003141FA" w:rsidRPr="00D822A3" w:rsidRDefault="003141FA" w:rsidP="00EA0615">
            <w:pPr>
              <w:rPr>
                <w:lang w:val="en-GB"/>
              </w:rPr>
            </w:pPr>
          </w:p>
        </w:tc>
        <w:tc>
          <w:tcPr>
            <w:tcW w:w="3117" w:type="dxa"/>
          </w:tcPr>
          <w:p w14:paraId="0F4E74E8" w14:textId="77777777" w:rsidR="003141FA" w:rsidRPr="00D822A3" w:rsidRDefault="003141FA" w:rsidP="00EA0615">
            <w:pPr>
              <w:rPr>
                <w:lang w:val="en-GB"/>
              </w:rPr>
            </w:pPr>
          </w:p>
        </w:tc>
      </w:tr>
    </w:tbl>
    <w:p w14:paraId="066B6F54" w14:textId="5B4BABCC" w:rsidR="003141FA" w:rsidRPr="00D822A3" w:rsidRDefault="003141FA" w:rsidP="003141FA">
      <w:pPr>
        <w:pStyle w:val="CodeHeader"/>
        <w:rPr>
          <w:lang w:val="en-GB"/>
        </w:rPr>
      </w:pPr>
      <w:r w:rsidRPr="00D822A3">
        <w:rPr>
          <w:lang w:val="en-GB"/>
        </w:rPr>
        <w:t>Generate</w:t>
      </w:r>
      <w:r w:rsidR="002F35C1" w:rsidRPr="00D822A3">
        <w:rPr>
          <w:lang w:val="en-GB"/>
        </w:rPr>
        <w:t>Initializer</w:t>
      </w:r>
      <w:r w:rsidRPr="00D822A3">
        <w:rPr>
          <w:lang w:val="en-GB"/>
        </w:rPr>
        <w:t>.</w:t>
      </w:r>
      <w:r w:rsidR="00EE1A48" w:rsidRPr="00D822A3">
        <w:rPr>
          <w:lang w:val="en-GB"/>
        </w:rPr>
        <w:t>cs</w:t>
      </w:r>
    </w:p>
    <w:p w14:paraId="629AA5E8" w14:textId="36635FC6" w:rsidR="003141FA" w:rsidRPr="00D822A3" w:rsidRDefault="003141FA" w:rsidP="003141FA">
      <w:pPr>
        <w:rPr>
          <w:lang w:val="en-GB"/>
        </w:rPr>
      </w:pPr>
      <w:r w:rsidRPr="00D822A3">
        <w:rPr>
          <w:lang w:val="en-GB"/>
        </w:rPr>
        <w:t xml:space="preserve">If the variable is a pointer and the </w:t>
      </w:r>
      <w:r w:rsidR="002F35C1" w:rsidRPr="00D822A3">
        <w:rPr>
          <w:lang w:val="en-GB"/>
        </w:rPr>
        <w:t>initializer</w:t>
      </w:r>
      <w:r w:rsidRPr="00D822A3">
        <w:rPr>
          <w:lang w:val="en-GB"/>
        </w:rPr>
        <w:t xml:space="preserve"> is an address we add its offset to the block and store the name of the address in the access map, the address value will later be looked up and added by the linker.</w:t>
      </w:r>
    </w:p>
    <w:p w14:paraId="61DB9E8E" w14:textId="1D5AC2C9" w:rsidR="003141FA" w:rsidRPr="00D822A3" w:rsidRDefault="003141FA" w:rsidP="003141FA">
      <w:pPr>
        <w:rPr>
          <w:lang w:val="en-GB"/>
        </w:rPr>
      </w:pPr>
      <w:r w:rsidRPr="00D822A3">
        <w:rPr>
          <w:lang w:val="en-GB"/>
        </w:rPr>
        <w:t xml:space="preserve">If the variable type is a pointer (signed or unsigned) char and the </w:t>
      </w:r>
      <w:r w:rsidR="005779B0" w:rsidRPr="00D822A3">
        <w:rPr>
          <w:lang w:val="en-GB"/>
        </w:rPr>
        <w:t xml:space="preserve">initializator </w:t>
      </w:r>
      <w:r w:rsidRPr="00D822A3">
        <w:rPr>
          <w:lang w:val="en-GB"/>
        </w:rPr>
        <w:t>is a string, the address is stored in the access map and a zero address is stored in the block, it will later be properly looked up  and set by the linker.</w:t>
      </w:r>
    </w:p>
    <w:p w14:paraId="14D3803F" w14:textId="2EB3B96B" w:rsidR="003141FA" w:rsidRPr="00D822A3" w:rsidRDefault="003141FA" w:rsidP="003141FA">
      <w:pPr>
        <w:pStyle w:val="Code"/>
        <w:rPr>
          <w:lang w:val="en-GB"/>
        </w:rPr>
      </w:pPr>
    </w:p>
    <w:p w14:paraId="10EBA903" w14:textId="345473BE" w:rsidR="003141FA" w:rsidRPr="00D822A3" w:rsidRDefault="003141FA">
      <w:pPr>
        <w:pStyle w:val="Rubrik3"/>
        <w:rPr>
          <w:ins w:id="213" w:author="Stefan Bjornander" w:date="2015-04-25T17:33:00Z"/>
          <w:lang w:val="en-GB"/>
        </w:rPr>
        <w:pPrChange w:id="214" w:author="Stefan Bjornander" w:date="2015-04-25T17:33:00Z">
          <w:pPr>
            <w:pStyle w:val="Code"/>
          </w:pPr>
        </w:pPrChange>
      </w:pPr>
      <w:bookmarkStart w:id="215" w:name="_Toc54119908"/>
      <w:ins w:id="216" w:author="Stefan Bjornander" w:date="2015-04-25T17:33:00Z">
        <w:r w:rsidRPr="00D822A3">
          <w:rPr>
            <w:lang w:val="en-GB"/>
          </w:rPr>
          <w:t xml:space="preserve">Stack </w:t>
        </w:r>
      </w:ins>
      <w:r w:rsidR="00C37108" w:rsidRPr="00D822A3">
        <w:rPr>
          <w:lang w:val="en-GB"/>
        </w:rPr>
        <w:t>Initialization</w:t>
      </w:r>
      <w:bookmarkEnd w:id="215"/>
    </w:p>
    <w:p w14:paraId="3BBF8D70" w14:textId="3C8AD8E2" w:rsidR="003141FA" w:rsidRPr="00D822A3" w:rsidRDefault="003141FA">
      <w:pPr>
        <w:rPr>
          <w:lang w:val="en-GB"/>
        </w:rPr>
        <w:pPrChange w:id="217" w:author="Stefan Bjornander" w:date="2015-04-25T17:33:00Z">
          <w:pPr>
            <w:pStyle w:val="Code"/>
          </w:pPr>
        </w:pPrChange>
      </w:pPr>
      <w:ins w:id="218" w:author="Stefan Bjornander" w:date="2015-04-25T17:33:00Z">
        <w:r w:rsidRPr="00D822A3">
          <w:rPr>
            <w:lang w:val="en-GB"/>
          </w:rPr>
          <w:t xml:space="preserve">Stack </w:t>
        </w:r>
      </w:ins>
      <w:r w:rsidR="00F4217C" w:rsidRPr="00D822A3">
        <w:rPr>
          <w:lang w:val="en-GB"/>
        </w:rPr>
        <w:t>initialization</w:t>
      </w:r>
      <w:del w:id="219" w:author="Stefan Bjornander" w:date="2015-04-25T17:33:00Z">
        <w:r w:rsidRPr="00D822A3" w:rsidDel="004F1667">
          <w:rPr>
            <w:lang w:val="en-GB"/>
          </w:rPr>
          <w:delText xml:space="preserve">  </w:delText>
        </w:r>
      </w:del>
      <w:ins w:id="220" w:author="Stefan Bjornander" w:date="2015-04-25T17:33:00Z">
        <w:r w:rsidRPr="00D822A3">
          <w:rPr>
            <w:lang w:val="en-GB"/>
          </w:rPr>
          <w:t xml:space="preserve"> occurs when an auto or register </w:t>
        </w:r>
      </w:ins>
      <w:ins w:id="221" w:author="Stefan Bjornander" w:date="2015-04-25T17:34:00Z">
        <w:r w:rsidRPr="00D822A3">
          <w:rPr>
            <w:lang w:val="en-GB"/>
          </w:rPr>
          <w:t xml:space="preserve">variable becomes </w:t>
        </w:r>
      </w:ins>
      <w:r w:rsidR="00266D64" w:rsidRPr="00D822A3">
        <w:rPr>
          <w:lang w:val="en-GB"/>
        </w:rPr>
        <w:t>initialized</w:t>
      </w:r>
      <w:ins w:id="222" w:author="Stefan Bjornander" w:date="2015-04-25T17:34:00Z">
        <w:r w:rsidRPr="00D822A3">
          <w:rPr>
            <w:lang w:val="en-GB"/>
          </w:rPr>
          <w:t xml:space="preserve">. Since the </w:t>
        </w:r>
      </w:ins>
      <w:r w:rsidR="00F4217C" w:rsidRPr="00D822A3">
        <w:rPr>
          <w:lang w:val="en-GB"/>
        </w:rPr>
        <w:t>initialization</w:t>
      </w:r>
      <w:ins w:id="223" w:author="Stefan Bjornander" w:date="2015-04-25T17:34:00Z">
        <w:r w:rsidRPr="00D822A3">
          <w:rPr>
            <w:lang w:val="en-GB"/>
          </w:rPr>
          <w:t xml:space="preserve"> value can be non-</w:t>
        </w:r>
      </w:ins>
      <w:ins w:id="224" w:author="Stefan Bjornander" w:date="2015-04-25T17:46:00Z">
        <w:r w:rsidRPr="00D822A3">
          <w:rPr>
            <w:lang w:val="en-GB"/>
          </w:rPr>
          <w:t>constant</w:t>
        </w:r>
      </w:ins>
      <w:ins w:id="225" w:author="Stefan Bjornander" w:date="2015-04-25T17:34:00Z">
        <w:r w:rsidRPr="00D822A3">
          <w:rPr>
            <w:lang w:val="en-GB"/>
          </w:rPr>
          <w:t xml:space="preserve">, no memory block is created. Instead, </w:t>
        </w:r>
      </w:ins>
      <w:ins w:id="226" w:author="Stefan Bjornander" w:date="2015-04-25T17:46:00Z">
        <w:r w:rsidRPr="00D822A3">
          <w:rPr>
            <w:lang w:val="en-GB"/>
          </w:rPr>
          <w:t>a se</w:t>
        </w:r>
      </w:ins>
      <w:r w:rsidRPr="00D822A3">
        <w:rPr>
          <w:lang w:val="en-GB"/>
        </w:rPr>
        <w:t>quence</w:t>
      </w:r>
      <w:ins w:id="227" w:author="Stefan Bjornander" w:date="2015-04-25T17:46:00Z">
        <w:r w:rsidRPr="00D822A3">
          <w:rPr>
            <w:lang w:val="en-GB"/>
          </w:rPr>
          <w:t xml:space="preserve"> of assign</w:t>
        </w:r>
      </w:ins>
      <w:r w:rsidRPr="00D822A3">
        <w:rPr>
          <w:lang w:val="en-GB"/>
        </w:rPr>
        <w:t>ment</w:t>
      </w:r>
      <w:ins w:id="228" w:author="Stefan Bjornander" w:date="2015-04-25T17:46:00Z">
        <w:r w:rsidRPr="00D822A3">
          <w:rPr>
            <w:lang w:val="en-GB"/>
          </w:rPr>
          <w:t xml:space="preserve"> instruction</w:t>
        </w:r>
      </w:ins>
      <w:ins w:id="229" w:author="Stefan Bjornander" w:date="2015-04-25T18:25:00Z">
        <w:r w:rsidRPr="00D822A3">
          <w:rPr>
            <w:lang w:val="en-GB"/>
          </w:rPr>
          <w:t>s</w:t>
        </w:r>
      </w:ins>
      <w:ins w:id="230" w:author="Stefan Bjornander" w:date="2015-04-25T17:46:00Z">
        <w:r w:rsidRPr="00D822A3">
          <w:rPr>
            <w:lang w:val="en-GB"/>
          </w:rPr>
          <w:t xml:space="preserve"> is added</w:t>
        </w:r>
      </w:ins>
      <w:r w:rsidRPr="00D822A3">
        <w:rPr>
          <w:lang w:val="en-GB"/>
        </w:rPr>
        <w:t xml:space="preserve"> to the </w:t>
      </w:r>
      <w:ins w:id="231" w:author="Stefan Bjornander" w:date="2015-04-25T17:46:00Z">
        <w:r w:rsidRPr="00D822A3">
          <w:rPr>
            <w:lang w:val="en-GB"/>
          </w:rPr>
          <w:t>mid</w:t>
        </w:r>
      </w:ins>
      <w:ins w:id="232" w:author="Stefan Bjornander" w:date="2015-04-25T18:25:00Z">
        <w:r w:rsidRPr="00D822A3">
          <w:rPr>
            <w:lang w:val="en-GB"/>
          </w:rPr>
          <w:t>dle</w:t>
        </w:r>
      </w:ins>
      <w:ins w:id="233" w:author="Stefan Bjornander" w:date="2015-04-25T17:46:00Z">
        <w:r w:rsidRPr="00D822A3">
          <w:rPr>
            <w:lang w:val="en-GB"/>
          </w:rPr>
          <w:t xml:space="preserve"> code.</w:t>
        </w:r>
      </w:ins>
    </w:p>
    <w:p w14:paraId="023307E0" w14:textId="09D56C04" w:rsidR="009E04D0" w:rsidRPr="00D822A3" w:rsidRDefault="009E04D0" w:rsidP="009E04D0">
      <w:pPr>
        <w:pStyle w:val="Code"/>
        <w:rPr>
          <w:lang w:val="en-GB"/>
        </w:rPr>
      </w:pPr>
    </w:p>
    <w:p w14:paraId="3D1C8AC0" w14:textId="5E3F3CB9" w:rsidR="002A4B3E" w:rsidRPr="00D822A3" w:rsidRDefault="00B73D32" w:rsidP="003F62B8">
      <w:pPr>
        <w:pStyle w:val="Rubrik1"/>
        <w:rPr>
          <w:lang w:val="en-GB"/>
        </w:rPr>
      </w:pPr>
      <w:bookmarkStart w:id="234" w:name="_Toc54119909"/>
      <w:bookmarkStart w:id="235" w:name="_Ref54202176"/>
      <w:bookmarkStart w:id="236" w:name="_Ref54202192"/>
      <w:bookmarkStart w:id="237" w:name="_Ref54264860"/>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234"/>
      <w:bookmarkEnd w:id="235"/>
      <w:bookmarkEnd w:id="236"/>
      <w:bookmarkEnd w:id="237"/>
    </w:p>
    <w:p w14:paraId="3D7EEB91" w14:textId="31EE8ADE" w:rsidR="00F255BB" w:rsidRPr="00D822A3" w:rsidRDefault="00F255BB" w:rsidP="00F255BB">
      <w:pPr>
        <w:rPr>
          <w:color w:val="auto"/>
          <w:lang w:val="en-GB"/>
        </w:rPr>
      </w:pPr>
      <w:r w:rsidRPr="00D822A3">
        <w:rPr>
          <w:lang w:val="en-GB"/>
        </w:rPr>
        <w:t xml:space="preserve">The </w:t>
      </w:r>
      <w:r w:rsidRPr="00D822A3">
        <w:rPr>
          <w:rStyle w:val="KeyWord0"/>
          <w:lang w:val="en-GB"/>
        </w:rPr>
        <w:t>Mask</w:t>
      </w:r>
      <w:r w:rsidRPr="00D822A3">
        <w:rPr>
          <w:lang w:val="en-GB"/>
        </w:rPr>
        <w:t xml:space="preserve"> class is used to distinguish between the different type </w:t>
      </w:r>
      <w:r w:rsidR="00DC5DF9" w:rsidRPr="00D822A3">
        <w:rPr>
          <w:lang w:val="en-GB"/>
        </w:rPr>
        <w:t>specifiers and</w:t>
      </w:r>
      <w:r w:rsidRPr="00D822A3">
        <w:rPr>
          <w:lang w:val="en-GB"/>
        </w:rPr>
        <w:t xml:space="preserve"> </w:t>
      </w:r>
      <w:r w:rsidR="00B805AB" w:rsidRPr="00D822A3">
        <w:rPr>
          <w:lang w:val="en-GB"/>
        </w:rPr>
        <w:t xml:space="preserve">is </w:t>
      </w:r>
      <w:r w:rsidRPr="00D822A3">
        <w:rPr>
          <w:lang w:val="en-GB"/>
        </w:rPr>
        <w:t xml:space="preserve">used by the </w:t>
      </w:r>
      <w:r w:rsidRPr="00D822A3">
        <w:rPr>
          <w:rStyle w:val="KeyWord0"/>
          <w:lang w:val="en-GB"/>
        </w:rPr>
        <w:t>Specifier</w:t>
      </w:r>
      <w:r w:rsidRPr="00D822A3">
        <w:rPr>
          <w:lang w:val="en-GB"/>
        </w:rPr>
        <w:t xml:space="preserve"> class below.</w:t>
      </w:r>
    </w:p>
    <w:p w14:paraId="2A23C6A9" w14:textId="7F2E4ADC" w:rsidR="002A4B3E" w:rsidRPr="00D822A3" w:rsidRDefault="002A4B3E" w:rsidP="002A4B3E">
      <w:pPr>
        <w:pStyle w:val="CodeHeader"/>
        <w:rPr>
          <w:lang w:val="en-GB"/>
        </w:rPr>
      </w:pPr>
      <w:r w:rsidRPr="00D822A3">
        <w:rPr>
          <w:lang w:val="en-GB"/>
        </w:rPr>
        <w:t>Mask.cs</w:t>
      </w:r>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77777777" w:rsidR="00626D3B" w:rsidRPr="00D822A3" w:rsidRDefault="00626D3B" w:rsidP="00626D3B">
      <w:pPr>
        <w:pStyle w:val="Code"/>
        <w:rPr>
          <w:highlight w:val="white"/>
          <w:lang w:val="en-GB"/>
        </w:rPr>
      </w:pP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r w:rsidRPr="00D822A3">
        <w:rPr>
          <w:lang w:val="en-GB"/>
        </w:rPr>
        <w:t>Specifier.cs</w:t>
      </w:r>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lastRenderedPageBreak/>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238"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lastRenderedPageBreak/>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008777B8" w14:textId="77777777" w:rsidR="009A5544" w:rsidRPr="00D822A3" w:rsidRDefault="009A5544" w:rsidP="009A5544">
      <w:pPr>
        <w:pStyle w:val="Code"/>
        <w:rPr>
          <w:highlight w:val="white"/>
          <w:lang w:val="en-GB"/>
        </w:rPr>
      </w:pPr>
      <w:r w:rsidRPr="00D822A3">
        <w:rPr>
          <w:highlight w:val="white"/>
          <w:lang w:val="en-GB"/>
        </w:rPr>
        <w:t xml:space="preserve">          compoundType = new Type(compoundType.Sort, compoundType.MemberMap);</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239" w:name="_Toc54119910"/>
      <w:r w:rsidRPr="00D822A3">
        <w:rPr>
          <w:lang w:val="en-GB"/>
        </w:rPr>
        <w:t>Declarators</w:t>
      </w:r>
      <w:bookmarkEnd w:id="239"/>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r w:rsidRPr="00D822A3">
        <w:rPr>
          <w:lang w:val="en-GB"/>
        </w:rPr>
        <w:t>Declarator.cs</w:t>
      </w:r>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240" w:name="_Toc54119911"/>
      <w:r w:rsidRPr="00D822A3">
        <w:rPr>
          <w:lang w:val="en-GB"/>
        </w:rPr>
        <w:lastRenderedPageBreak/>
        <w:t>The Symbol Table</w:t>
      </w:r>
      <w:bookmarkEnd w:id="240"/>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56F84" w:rsidRPr="00D2146B" w:rsidRDefault="00356F84" w:rsidP="0050082D">
                              <w:pPr>
                                <w:spacing w:before="0" w:after="0"/>
                                <w:rPr>
                                  <w:sz w:val="18"/>
                                  <w:szCs w:val="18"/>
                                  <w:lang w:val="sv-SE"/>
                                </w:rPr>
                              </w:pPr>
                              <w:r>
                                <w:rPr>
                                  <w:sz w:val="18"/>
                                  <w:szCs w:val="18"/>
                                  <w:lang w:val="sv-SE"/>
                                </w:rPr>
                                <w:t>Static int globalInt</w:t>
                              </w:r>
                            </w:p>
                            <w:p w14:paraId="69A6032C" w14:textId="768161F7" w:rsidR="00356F84" w:rsidRDefault="00356F84" w:rsidP="0050082D">
                              <w:pPr>
                                <w:spacing w:before="0" w:after="0"/>
                                <w:rPr>
                                  <w:sz w:val="18"/>
                                  <w:szCs w:val="18"/>
                                  <w:lang w:val="sv-SE"/>
                                </w:rPr>
                              </w:pPr>
                              <w:r>
                                <w:rPr>
                                  <w:sz w:val="18"/>
                                  <w:szCs w:val="18"/>
                                  <w:lang w:val="sv-SE"/>
                                </w:rPr>
                                <w:t>Static int i</w:t>
                              </w:r>
                            </w:p>
                            <w:p w14:paraId="65DC2C71" w14:textId="7AEEED2D" w:rsidR="00356F84" w:rsidRDefault="00356F84" w:rsidP="0050082D">
                              <w:pPr>
                                <w:spacing w:before="0" w:after="0"/>
                                <w:rPr>
                                  <w:sz w:val="18"/>
                                  <w:szCs w:val="18"/>
                                  <w:lang w:val="sv-SE"/>
                                </w:rPr>
                              </w:pPr>
                            </w:p>
                            <w:p w14:paraId="3B0DD407" w14:textId="21D67AC3" w:rsidR="00356F84" w:rsidRPr="001B6705" w:rsidRDefault="00356F8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56F84" w:rsidRPr="00D2146B" w:rsidRDefault="00356F84"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56F84" w:rsidRPr="00D2146B" w:rsidRDefault="00356F8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56F84" w:rsidRDefault="00356F8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56F84" w:rsidRPr="00D2146B" w:rsidRDefault="00356F84" w:rsidP="0050082D">
                              <w:pPr>
                                <w:spacing w:before="0" w:after="0" w:line="256" w:lineRule="auto"/>
                                <w:rPr>
                                  <w:sz w:val="18"/>
                                  <w:szCs w:val="18"/>
                                </w:rPr>
                              </w:pPr>
                              <w:r>
                                <w:rPr>
                                  <w:sz w:val="18"/>
                                  <w:szCs w:val="18"/>
                                </w:rPr>
                                <w:t>Auto mainChar : char</w:t>
                              </w:r>
                            </w:p>
                            <w:p w14:paraId="302437A3" w14:textId="77777777" w:rsidR="00356F84" w:rsidRDefault="00356F84" w:rsidP="0050082D">
                              <w:pPr>
                                <w:spacing w:before="0" w:after="0" w:line="256" w:lineRule="auto"/>
                                <w:rPr>
                                  <w:rFonts w:eastAsia="Calibri"/>
                                  <w:color w:val="000000"/>
                                  <w:sz w:val="18"/>
                                  <w:szCs w:val="18"/>
                                </w:rPr>
                              </w:pPr>
                            </w:p>
                            <w:p w14:paraId="71CC6A80" w14:textId="77C30F45" w:rsidR="00356F84" w:rsidRPr="00D2146B" w:rsidRDefault="00356F84" w:rsidP="008C458D">
                              <w:pPr>
                                <w:spacing w:before="0" w:after="0" w:line="256" w:lineRule="auto"/>
                                <w:rPr>
                                  <w:sz w:val="18"/>
                                  <w:szCs w:val="18"/>
                                </w:rPr>
                              </w:pPr>
                              <w:r>
                                <w:rPr>
                                  <w:rFonts w:eastAsia="Calibri"/>
                                  <w:color w:val="000000"/>
                                  <w:sz w:val="18"/>
                                  <w:szCs w:val="18"/>
                                </w:rPr>
                                <w:t>m_parentTable</w:t>
                              </w:r>
                            </w:p>
                            <w:p w14:paraId="4A1EB75F" w14:textId="77777777" w:rsidR="00356F84" w:rsidRPr="00D2146B" w:rsidRDefault="00356F84" w:rsidP="0050082D">
                              <w:pPr>
                                <w:spacing w:before="0" w:after="0" w:line="256" w:lineRule="auto"/>
                                <w:rPr>
                                  <w:sz w:val="18"/>
                                  <w:szCs w:val="18"/>
                                </w:rPr>
                              </w:pPr>
                              <w:r w:rsidRPr="00D2146B">
                                <w:rPr>
                                  <w:rFonts w:eastAsia="Calibri"/>
                                  <w:color w:val="000000"/>
                                  <w:sz w:val="18"/>
                                  <w:szCs w:val="18"/>
                                </w:rPr>
                                <w:t> </w:t>
                              </w:r>
                            </w:p>
                            <w:p w14:paraId="176D8F8E" w14:textId="77777777" w:rsidR="00356F84" w:rsidRPr="00D2146B" w:rsidRDefault="00356F84"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56F84" w:rsidRPr="00D2146B" w:rsidRDefault="00356F84"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56F84" w:rsidRPr="00D2146B" w:rsidRDefault="00356F84" w:rsidP="0050082D">
                              <w:pPr>
                                <w:spacing w:before="0" w:after="0" w:line="254" w:lineRule="auto"/>
                                <w:rPr>
                                  <w:sz w:val="18"/>
                                  <w:szCs w:val="18"/>
                                </w:rPr>
                              </w:pPr>
                              <w:r>
                                <w:rPr>
                                  <w:rFonts w:eastAsia="Calibri"/>
                                  <w:color w:val="000000"/>
                                  <w:sz w:val="18"/>
                                  <w:szCs w:val="18"/>
                                </w:rPr>
                                <w:t>auto int i</w:t>
                              </w:r>
                            </w:p>
                            <w:p w14:paraId="1EB866A9" w14:textId="57278A33" w:rsidR="00356F84" w:rsidRDefault="00356F8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56F84" w:rsidRDefault="00356F84" w:rsidP="00073BF2">
                              <w:pPr>
                                <w:spacing w:before="0" w:after="0" w:line="254" w:lineRule="auto"/>
                                <w:rPr>
                                  <w:rFonts w:eastAsia="Calibri"/>
                                  <w:color w:val="000000"/>
                                  <w:sz w:val="18"/>
                                  <w:szCs w:val="18"/>
                                </w:rPr>
                              </w:pPr>
                            </w:p>
                            <w:p w14:paraId="55FF5C13" w14:textId="77777777" w:rsidR="00356F84" w:rsidRPr="00D2146B" w:rsidRDefault="00356F84" w:rsidP="00073BF2">
                              <w:pPr>
                                <w:spacing w:before="0" w:after="0" w:line="256" w:lineRule="auto"/>
                                <w:rPr>
                                  <w:sz w:val="18"/>
                                  <w:szCs w:val="18"/>
                                </w:rPr>
                              </w:pPr>
                              <w:r>
                                <w:rPr>
                                  <w:rFonts w:eastAsia="Calibri"/>
                                  <w:color w:val="000000"/>
                                  <w:sz w:val="18"/>
                                  <w:szCs w:val="18"/>
                                </w:rPr>
                                <w:t>m_parentTable</w:t>
                              </w:r>
                            </w:p>
                            <w:p w14:paraId="20CF0F08" w14:textId="77777777" w:rsidR="00356F84" w:rsidRPr="00D2146B" w:rsidRDefault="00356F84" w:rsidP="00073BF2">
                              <w:pPr>
                                <w:spacing w:before="0" w:after="0" w:line="254" w:lineRule="auto"/>
                                <w:rPr>
                                  <w:sz w:val="18"/>
                                  <w:szCs w:val="18"/>
                                </w:rPr>
                              </w:pPr>
                            </w:p>
                            <w:p w14:paraId="2347329E" w14:textId="77777777" w:rsidR="00356F84" w:rsidRPr="00D2146B" w:rsidRDefault="00356F84" w:rsidP="0050082D">
                              <w:pPr>
                                <w:spacing w:before="0" w:after="0" w:line="254" w:lineRule="auto"/>
                                <w:rPr>
                                  <w:sz w:val="18"/>
                                  <w:szCs w:val="18"/>
                                </w:rPr>
                              </w:pPr>
                              <w:r w:rsidRPr="00D2146B">
                                <w:rPr>
                                  <w:rFonts w:eastAsia="Calibri"/>
                                  <w:color w:val="000000"/>
                                  <w:sz w:val="18"/>
                                  <w:szCs w:val="18"/>
                                </w:rPr>
                                <w:t> </w:t>
                              </w:r>
                            </w:p>
                            <w:p w14:paraId="7D6DAD56" w14:textId="77777777" w:rsidR="00356F84" w:rsidRPr="00D2146B" w:rsidRDefault="00356F84"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56F84" w:rsidRPr="00D2146B" w:rsidRDefault="00356F84"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56F84" w:rsidRPr="00100F82" w:rsidRDefault="00356F84" w:rsidP="00100F82">
                              <w:pPr>
                                <w:spacing w:before="0" w:after="0"/>
                                <w:rPr>
                                  <w:sz w:val="18"/>
                                  <w:szCs w:val="18"/>
                                </w:rPr>
                              </w:pPr>
                              <w:r w:rsidRPr="00100F82">
                                <w:rPr>
                                  <w:sz w:val="18"/>
                                  <w:szCs w:val="18"/>
                                </w:rPr>
                                <w:t>auto int i</w:t>
                              </w:r>
                            </w:p>
                            <w:p w14:paraId="5D0A676C" w14:textId="673BC4F3" w:rsidR="00356F84" w:rsidRPr="00100F82" w:rsidRDefault="00356F84" w:rsidP="00100F82">
                              <w:pPr>
                                <w:spacing w:before="0" w:after="0"/>
                                <w:rPr>
                                  <w:sz w:val="18"/>
                                  <w:szCs w:val="18"/>
                                </w:rPr>
                              </w:pPr>
                              <w:r w:rsidRPr="00100F82">
                                <w:rPr>
                                  <w:sz w:val="18"/>
                                  <w:szCs w:val="18"/>
                                </w:rPr>
                                <w:t>auto double blockDouble</w:t>
                              </w:r>
                            </w:p>
                            <w:p w14:paraId="5B01AFF6" w14:textId="77777777" w:rsidR="00356F84" w:rsidRDefault="00356F84" w:rsidP="00100F82">
                              <w:pPr>
                                <w:spacing w:before="0" w:after="0" w:line="256" w:lineRule="auto"/>
                                <w:rPr>
                                  <w:rFonts w:eastAsia="Calibri"/>
                                  <w:color w:val="000000"/>
                                  <w:sz w:val="18"/>
                                  <w:szCs w:val="18"/>
                                </w:rPr>
                              </w:pPr>
                            </w:p>
                            <w:p w14:paraId="35EF25BA" w14:textId="6D9A7EDC" w:rsidR="00356F84" w:rsidRPr="00D2146B" w:rsidRDefault="00356F84" w:rsidP="00100F82">
                              <w:pPr>
                                <w:spacing w:before="0" w:after="0" w:line="256" w:lineRule="auto"/>
                                <w:rPr>
                                  <w:sz w:val="18"/>
                                  <w:szCs w:val="18"/>
                                </w:rPr>
                              </w:pPr>
                              <w:r>
                                <w:rPr>
                                  <w:rFonts w:eastAsia="Calibri"/>
                                  <w:color w:val="000000"/>
                                  <w:sz w:val="18"/>
                                  <w:szCs w:val="18"/>
                                </w:rPr>
                                <w:t>m_parentTable</w:t>
                              </w:r>
                            </w:p>
                            <w:p w14:paraId="274031CF" w14:textId="32871C06" w:rsidR="00356F84" w:rsidRDefault="00356F84"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56F84" w:rsidRDefault="00356F84"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56F84" w:rsidRDefault="00356F84" w:rsidP="00D44BB8">
                              <w:pPr>
                                <w:spacing w:line="252" w:lineRule="auto"/>
                              </w:pPr>
                              <w:r>
                                <w:rPr>
                                  <w:rFonts w:eastAsia="Calibri"/>
                                  <w:color w:val="000000"/>
                                  <w:sz w:val="18"/>
                                  <w:szCs w:val="18"/>
                                </w:rPr>
                                <w:t>SymbolTable.CurrentTable</w:t>
                              </w:r>
                            </w:p>
                            <w:p w14:paraId="332537CB" w14:textId="66AB52F1" w:rsidR="00356F84" w:rsidRDefault="00356F84" w:rsidP="00D44BB8">
                              <w:pPr>
                                <w:spacing w:line="252" w:lineRule="auto"/>
                              </w:pPr>
                            </w:p>
                            <w:p w14:paraId="35DA4169" w14:textId="77777777" w:rsidR="00356F84" w:rsidRDefault="00356F84"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56F84" w:rsidRPr="00610E6C" w:rsidRDefault="00356F84"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56F84" w:rsidRPr="00D2146B" w:rsidRDefault="00356F84" w:rsidP="0050082D">
                        <w:pPr>
                          <w:spacing w:before="0" w:after="0"/>
                          <w:rPr>
                            <w:sz w:val="18"/>
                            <w:szCs w:val="18"/>
                            <w:lang w:val="sv-SE"/>
                          </w:rPr>
                        </w:pPr>
                        <w:r>
                          <w:rPr>
                            <w:sz w:val="18"/>
                            <w:szCs w:val="18"/>
                            <w:lang w:val="sv-SE"/>
                          </w:rPr>
                          <w:t>Static int globalInt</w:t>
                        </w:r>
                      </w:p>
                      <w:p w14:paraId="69A6032C" w14:textId="768161F7" w:rsidR="00356F84" w:rsidRDefault="00356F84" w:rsidP="0050082D">
                        <w:pPr>
                          <w:spacing w:before="0" w:after="0"/>
                          <w:rPr>
                            <w:sz w:val="18"/>
                            <w:szCs w:val="18"/>
                            <w:lang w:val="sv-SE"/>
                          </w:rPr>
                        </w:pPr>
                        <w:r>
                          <w:rPr>
                            <w:sz w:val="18"/>
                            <w:szCs w:val="18"/>
                            <w:lang w:val="sv-SE"/>
                          </w:rPr>
                          <w:t>Static int i</w:t>
                        </w:r>
                      </w:p>
                      <w:p w14:paraId="65DC2C71" w14:textId="7AEEED2D" w:rsidR="00356F84" w:rsidRDefault="00356F84" w:rsidP="0050082D">
                        <w:pPr>
                          <w:spacing w:before="0" w:after="0"/>
                          <w:rPr>
                            <w:sz w:val="18"/>
                            <w:szCs w:val="18"/>
                            <w:lang w:val="sv-SE"/>
                          </w:rPr>
                        </w:pPr>
                      </w:p>
                      <w:p w14:paraId="3B0DD407" w14:textId="21D67AC3" w:rsidR="00356F84" w:rsidRPr="001B6705" w:rsidRDefault="00356F84"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56F84" w:rsidRPr="00D2146B" w:rsidRDefault="00356F84"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56F84" w:rsidRPr="00D2146B" w:rsidRDefault="00356F84"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56F84" w:rsidRDefault="00356F84"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56F84" w:rsidRPr="00D2146B" w:rsidRDefault="00356F84" w:rsidP="0050082D">
                        <w:pPr>
                          <w:spacing w:before="0" w:after="0" w:line="256" w:lineRule="auto"/>
                          <w:rPr>
                            <w:sz w:val="18"/>
                            <w:szCs w:val="18"/>
                          </w:rPr>
                        </w:pPr>
                        <w:r>
                          <w:rPr>
                            <w:sz w:val="18"/>
                            <w:szCs w:val="18"/>
                          </w:rPr>
                          <w:t>Auto mainChar : char</w:t>
                        </w:r>
                      </w:p>
                      <w:p w14:paraId="302437A3" w14:textId="77777777" w:rsidR="00356F84" w:rsidRDefault="00356F84" w:rsidP="0050082D">
                        <w:pPr>
                          <w:spacing w:before="0" w:after="0" w:line="256" w:lineRule="auto"/>
                          <w:rPr>
                            <w:rFonts w:eastAsia="Calibri"/>
                            <w:color w:val="000000"/>
                            <w:sz w:val="18"/>
                            <w:szCs w:val="18"/>
                          </w:rPr>
                        </w:pPr>
                      </w:p>
                      <w:p w14:paraId="71CC6A80" w14:textId="77C30F45" w:rsidR="00356F84" w:rsidRPr="00D2146B" w:rsidRDefault="00356F84" w:rsidP="008C458D">
                        <w:pPr>
                          <w:spacing w:before="0" w:after="0" w:line="256" w:lineRule="auto"/>
                          <w:rPr>
                            <w:sz w:val="18"/>
                            <w:szCs w:val="18"/>
                          </w:rPr>
                        </w:pPr>
                        <w:r>
                          <w:rPr>
                            <w:rFonts w:eastAsia="Calibri"/>
                            <w:color w:val="000000"/>
                            <w:sz w:val="18"/>
                            <w:szCs w:val="18"/>
                          </w:rPr>
                          <w:t>m_parentTable</w:t>
                        </w:r>
                      </w:p>
                      <w:p w14:paraId="4A1EB75F" w14:textId="77777777" w:rsidR="00356F84" w:rsidRPr="00D2146B" w:rsidRDefault="00356F84" w:rsidP="0050082D">
                        <w:pPr>
                          <w:spacing w:before="0" w:after="0" w:line="256" w:lineRule="auto"/>
                          <w:rPr>
                            <w:sz w:val="18"/>
                            <w:szCs w:val="18"/>
                          </w:rPr>
                        </w:pPr>
                        <w:r w:rsidRPr="00D2146B">
                          <w:rPr>
                            <w:rFonts w:eastAsia="Calibri"/>
                            <w:color w:val="000000"/>
                            <w:sz w:val="18"/>
                            <w:szCs w:val="18"/>
                          </w:rPr>
                          <w:t> </w:t>
                        </w:r>
                      </w:p>
                      <w:p w14:paraId="176D8F8E" w14:textId="77777777" w:rsidR="00356F84" w:rsidRPr="00D2146B" w:rsidRDefault="00356F84"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56F84" w:rsidRPr="00D2146B" w:rsidRDefault="00356F84"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56F84" w:rsidRPr="00D2146B" w:rsidRDefault="00356F84" w:rsidP="0050082D">
                        <w:pPr>
                          <w:spacing w:before="0" w:after="0" w:line="254" w:lineRule="auto"/>
                          <w:rPr>
                            <w:sz w:val="18"/>
                            <w:szCs w:val="18"/>
                          </w:rPr>
                        </w:pPr>
                        <w:r>
                          <w:rPr>
                            <w:rFonts w:eastAsia="Calibri"/>
                            <w:color w:val="000000"/>
                            <w:sz w:val="18"/>
                            <w:szCs w:val="18"/>
                          </w:rPr>
                          <w:t>auto int i</w:t>
                        </w:r>
                      </w:p>
                      <w:p w14:paraId="1EB866A9" w14:textId="57278A33" w:rsidR="00356F84" w:rsidRDefault="00356F84"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56F84" w:rsidRDefault="00356F84" w:rsidP="00073BF2">
                        <w:pPr>
                          <w:spacing w:before="0" w:after="0" w:line="254" w:lineRule="auto"/>
                          <w:rPr>
                            <w:rFonts w:eastAsia="Calibri"/>
                            <w:color w:val="000000"/>
                            <w:sz w:val="18"/>
                            <w:szCs w:val="18"/>
                          </w:rPr>
                        </w:pPr>
                      </w:p>
                      <w:p w14:paraId="55FF5C13" w14:textId="77777777" w:rsidR="00356F84" w:rsidRPr="00D2146B" w:rsidRDefault="00356F84" w:rsidP="00073BF2">
                        <w:pPr>
                          <w:spacing w:before="0" w:after="0" w:line="256" w:lineRule="auto"/>
                          <w:rPr>
                            <w:sz w:val="18"/>
                            <w:szCs w:val="18"/>
                          </w:rPr>
                        </w:pPr>
                        <w:r>
                          <w:rPr>
                            <w:rFonts w:eastAsia="Calibri"/>
                            <w:color w:val="000000"/>
                            <w:sz w:val="18"/>
                            <w:szCs w:val="18"/>
                          </w:rPr>
                          <w:t>m_parentTable</w:t>
                        </w:r>
                      </w:p>
                      <w:p w14:paraId="20CF0F08" w14:textId="77777777" w:rsidR="00356F84" w:rsidRPr="00D2146B" w:rsidRDefault="00356F84" w:rsidP="00073BF2">
                        <w:pPr>
                          <w:spacing w:before="0" w:after="0" w:line="254" w:lineRule="auto"/>
                          <w:rPr>
                            <w:sz w:val="18"/>
                            <w:szCs w:val="18"/>
                          </w:rPr>
                        </w:pPr>
                      </w:p>
                      <w:p w14:paraId="2347329E" w14:textId="77777777" w:rsidR="00356F84" w:rsidRPr="00D2146B" w:rsidRDefault="00356F84" w:rsidP="0050082D">
                        <w:pPr>
                          <w:spacing w:before="0" w:after="0" w:line="254" w:lineRule="auto"/>
                          <w:rPr>
                            <w:sz w:val="18"/>
                            <w:szCs w:val="18"/>
                          </w:rPr>
                        </w:pPr>
                        <w:r w:rsidRPr="00D2146B">
                          <w:rPr>
                            <w:rFonts w:eastAsia="Calibri"/>
                            <w:color w:val="000000"/>
                            <w:sz w:val="18"/>
                            <w:szCs w:val="18"/>
                          </w:rPr>
                          <w:t> </w:t>
                        </w:r>
                      </w:p>
                      <w:p w14:paraId="7D6DAD56" w14:textId="77777777" w:rsidR="00356F84" w:rsidRPr="00D2146B" w:rsidRDefault="00356F84"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56F84" w:rsidRPr="00D2146B" w:rsidRDefault="00356F84"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56F84" w:rsidRPr="00100F82" w:rsidRDefault="00356F84" w:rsidP="00100F82">
                        <w:pPr>
                          <w:spacing w:before="0" w:after="0"/>
                          <w:rPr>
                            <w:sz w:val="18"/>
                            <w:szCs w:val="18"/>
                          </w:rPr>
                        </w:pPr>
                        <w:r w:rsidRPr="00100F82">
                          <w:rPr>
                            <w:sz w:val="18"/>
                            <w:szCs w:val="18"/>
                          </w:rPr>
                          <w:t>auto int i</w:t>
                        </w:r>
                      </w:p>
                      <w:p w14:paraId="5D0A676C" w14:textId="673BC4F3" w:rsidR="00356F84" w:rsidRPr="00100F82" w:rsidRDefault="00356F84" w:rsidP="00100F82">
                        <w:pPr>
                          <w:spacing w:before="0" w:after="0"/>
                          <w:rPr>
                            <w:sz w:val="18"/>
                            <w:szCs w:val="18"/>
                          </w:rPr>
                        </w:pPr>
                        <w:r w:rsidRPr="00100F82">
                          <w:rPr>
                            <w:sz w:val="18"/>
                            <w:szCs w:val="18"/>
                          </w:rPr>
                          <w:t>auto double blockDouble</w:t>
                        </w:r>
                      </w:p>
                      <w:p w14:paraId="5B01AFF6" w14:textId="77777777" w:rsidR="00356F84" w:rsidRDefault="00356F84" w:rsidP="00100F82">
                        <w:pPr>
                          <w:spacing w:before="0" w:after="0" w:line="256" w:lineRule="auto"/>
                          <w:rPr>
                            <w:rFonts w:eastAsia="Calibri"/>
                            <w:color w:val="000000"/>
                            <w:sz w:val="18"/>
                            <w:szCs w:val="18"/>
                          </w:rPr>
                        </w:pPr>
                      </w:p>
                      <w:p w14:paraId="35EF25BA" w14:textId="6D9A7EDC" w:rsidR="00356F84" w:rsidRPr="00D2146B" w:rsidRDefault="00356F84" w:rsidP="00100F82">
                        <w:pPr>
                          <w:spacing w:before="0" w:after="0" w:line="256" w:lineRule="auto"/>
                          <w:rPr>
                            <w:sz w:val="18"/>
                            <w:szCs w:val="18"/>
                          </w:rPr>
                        </w:pPr>
                        <w:r>
                          <w:rPr>
                            <w:rFonts w:eastAsia="Calibri"/>
                            <w:color w:val="000000"/>
                            <w:sz w:val="18"/>
                            <w:szCs w:val="18"/>
                          </w:rPr>
                          <w:t>m_parentTable</w:t>
                        </w:r>
                      </w:p>
                      <w:p w14:paraId="274031CF" w14:textId="32871C06" w:rsidR="00356F84" w:rsidRDefault="00356F84"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56F84" w:rsidRDefault="00356F84"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56F84" w:rsidRDefault="00356F84" w:rsidP="00D44BB8">
                        <w:pPr>
                          <w:spacing w:line="252" w:lineRule="auto"/>
                        </w:pPr>
                        <w:r>
                          <w:rPr>
                            <w:rFonts w:eastAsia="Calibri"/>
                            <w:color w:val="000000"/>
                            <w:sz w:val="18"/>
                            <w:szCs w:val="18"/>
                          </w:rPr>
                          <w:t>SymbolTable.CurrentTable</w:t>
                        </w:r>
                      </w:p>
                      <w:p w14:paraId="332537CB" w14:textId="66AB52F1" w:rsidR="00356F84" w:rsidRDefault="00356F84" w:rsidP="00D44BB8">
                        <w:pPr>
                          <w:spacing w:line="252" w:lineRule="auto"/>
                        </w:pPr>
                      </w:p>
                      <w:p w14:paraId="35DA4169" w14:textId="77777777" w:rsidR="00356F84" w:rsidRDefault="00356F84"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56F84" w:rsidRPr="00610E6C" w:rsidRDefault="00356F84"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r w:rsidRPr="00D822A3">
        <w:rPr>
          <w:lang w:val="en-GB"/>
        </w:rPr>
        <w:t>Scope.cs</w:t>
      </w:r>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r w:rsidRPr="00D822A3">
        <w:rPr>
          <w:lang w:val="en-GB"/>
        </w:rPr>
        <w:t>SymbolTable.cs</w:t>
      </w:r>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243B1B15" w14:textId="46846998" w:rsidR="008F5511" w:rsidRPr="00D822A3" w:rsidRDefault="00522C4B" w:rsidP="00323ED4">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entry map. Note that </w:t>
      </w:r>
      <w:r w:rsidR="00D846BE" w:rsidRPr="00D822A3">
        <w:rPr>
          <w:highlight w:val="white"/>
          <w:lang w:val="en-GB"/>
        </w:rPr>
        <w:t xml:space="preserve">we use </w:t>
      </w:r>
      <w:r w:rsidR="00FD4035" w:rsidRPr="00D822A3">
        <w:rPr>
          <w:rStyle w:val="KeyWord0"/>
          <w:highlight w:val="white"/>
          <w:lang w:val="en-GB"/>
        </w:rPr>
        <w:t>ListMap</w:t>
      </w:r>
      <w:r w:rsidR="00FD4035" w:rsidRPr="00D822A3">
        <w:rPr>
          <w:highlight w:val="white"/>
          <w:lang w:val="en-GB"/>
        </w:rPr>
        <w:t xml:space="preserve"> rather than </w:t>
      </w:r>
      <w:r w:rsidR="00FD4035" w:rsidRPr="00D822A3">
        <w:rPr>
          <w:rStyle w:val="KeyWord0"/>
          <w:highlight w:val="white"/>
          <w:lang w:val="en-GB"/>
        </w:rPr>
        <w:t>Dictionary</w:t>
      </w:r>
      <w:r w:rsidR="00FD4035" w:rsidRPr="00D822A3">
        <w:rPr>
          <w:highlight w:val="white"/>
          <w:lang w:val="en-GB"/>
        </w:rPr>
        <w:t xml:space="preserve">, because we need to keep track </w:t>
      </w:r>
      <w:r w:rsidR="000D613F" w:rsidRPr="00D822A3">
        <w:rPr>
          <w:highlight w:val="white"/>
          <w:lang w:val="en-GB"/>
        </w:rPr>
        <w:t xml:space="preserve">of the order of </w:t>
      </w:r>
      <w:r w:rsidR="00FD4035" w:rsidRPr="00D822A3">
        <w:rPr>
          <w:highlight w:val="white"/>
          <w:lang w:val="en-GB"/>
        </w:rPr>
        <w:t xml:space="preserve">the of the struct or union members in </w:t>
      </w:r>
      <w:r w:rsidR="000D613F" w:rsidRPr="00D822A3">
        <w:rPr>
          <w:highlight w:val="white"/>
          <w:lang w:val="en-GB"/>
        </w:rPr>
        <w:t xml:space="preserve">when they are </w:t>
      </w:r>
      <w:r w:rsidR="00FD4035" w:rsidRPr="00D822A3">
        <w:rPr>
          <w:highlight w:val="white"/>
          <w:lang w:val="en-GB"/>
        </w:rPr>
        <w:t>initializ</w:t>
      </w:r>
      <w:r w:rsidR="000D613F" w:rsidRPr="00D822A3">
        <w:rPr>
          <w:highlight w:val="white"/>
          <w:lang w:val="en-GB"/>
        </w:rPr>
        <w:t>ed</w:t>
      </w:r>
      <w:r w:rsidR="00BB1DF3" w:rsidRPr="00D822A3">
        <w:rPr>
          <w:highlight w:val="white"/>
          <w:lang w:val="en-GB"/>
        </w:rPr>
        <w:t xml:space="preserve">, and </w:t>
      </w:r>
      <w:r w:rsidR="00BB1DF3" w:rsidRPr="00D822A3">
        <w:rPr>
          <w:rStyle w:val="KeyWord0"/>
          <w:highlight w:val="white"/>
          <w:lang w:val="en-GB"/>
        </w:rPr>
        <w:t>Dictionary</w:t>
      </w:r>
      <w:r w:rsidR="00BB1DF3" w:rsidRPr="00D822A3">
        <w:rPr>
          <w:highlight w:val="white"/>
          <w:lang w:val="en-GB"/>
        </w:rPr>
        <w:t xml:space="preserve"> does not guarantee any order among its values. </w:t>
      </w:r>
      <w:r w:rsidR="00206705" w:rsidRPr="00D822A3">
        <w:rPr>
          <w:highlight w:val="white"/>
          <w:lang w:val="en-GB"/>
        </w:rPr>
        <w:t xml:space="preserve">Se Appendix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207336" w:rsidRPr="00D822A3">
        <w:rPr>
          <w:lang w:val="en-GB"/>
        </w:rPr>
        <w:t>A</w:t>
      </w:r>
      <w:r w:rsidR="007D7201" w:rsidRPr="00D822A3">
        <w:rPr>
          <w:lang w:val="en-GB"/>
        </w:rPr>
        <w:fldChar w:fldCharType="end"/>
      </w:r>
      <w:r w:rsidR="00206705" w:rsidRPr="00D822A3">
        <w:rPr>
          <w:highlight w:val="white"/>
          <w:lang w:val="en-GB"/>
        </w:rPr>
        <w:t xml:space="preserve"> for the implementation of </w:t>
      </w:r>
      <w:r w:rsidR="00206705" w:rsidRPr="00D822A3">
        <w:rPr>
          <w:rStyle w:val="KeyWord0"/>
          <w:highlight w:val="white"/>
          <w:lang w:val="en-GB"/>
        </w:rPr>
        <w:t>ListMap</w:t>
      </w:r>
      <w:r w:rsidR="00206705" w:rsidRPr="00D822A3">
        <w:rPr>
          <w:highlight w:val="white"/>
          <w:lang w:val="en-GB"/>
        </w:rPr>
        <w:t>.</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7C10EAD1" w:rsidR="00ED72CD" w:rsidRPr="00D822A3" w:rsidRDefault="00ED72CD" w:rsidP="00ED72CD">
      <w:pPr>
        <w:pStyle w:val="Code"/>
        <w:rPr>
          <w:highlight w:val="white"/>
          <w:lang w:val="en-GB"/>
        </w:rPr>
      </w:pPr>
      <w:r w:rsidRPr="00D822A3">
        <w:rPr>
          <w:highlight w:val="white"/>
          <w:lang w:val="en-GB"/>
        </w:rPr>
        <w:t xml:space="preserve">      new ListMap&lt;string,Symbol&gt;();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lastRenderedPageBreak/>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394C8A22" w14:textId="77777777" w:rsidR="008F5511" w:rsidRPr="00D822A3" w:rsidRDefault="008F5511" w:rsidP="00323ED4">
      <w:pPr>
        <w:pStyle w:val="Code"/>
        <w:rPr>
          <w:highlight w:val="white"/>
          <w:lang w:val="en-GB"/>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lastRenderedPageBreak/>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1AC1E6A1" w14:textId="77777777" w:rsidR="008F5511" w:rsidRPr="00D822A3" w:rsidRDefault="008F5511" w:rsidP="00323ED4">
      <w:pPr>
        <w:pStyle w:val="Code"/>
        <w:rPr>
          <w:highlight w:val="white"/>
          <w:lang w:val="en-GB"/>
        </w:rPr>
      </w:pPr>
      <w:r w:rsidRPr="00D822A3">
        <w:rPr>
          <w:highlight w:val="white"/>
          <w:lang w:val="en-GB"/>
        </w:rPr>
        <w:t xml:space="preserve">          oldType.MemberMap = newType.MemberMap;</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lastRenderedPageBreak/>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241" w:name="_Toc54119912"/>
      <w:r w:rsidRPr="00D822A3">
        <w:rPr>
          <w:lang w:val="en-GB"/>
        </w:rPr>
        <w:t>The Symbol</w:t>
      </w:r>
      <w:bookmarkEnd w:id="241"/>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242" w:author="Stefan Bjornander" w:date="2015-04-25T18:28:00Z">
        <w:r w:rsidR="008154C7" w:rsidRPr="00D822A3">
          <w:rPr>
            <w:lang w:val="en-GB"/>
          </w:rPr>
          <w:t>T</w:t>
        </w:r>
      </w:ins>
      <w:ins w:id="243" w:author="Stefan Bjornander" w:date="2015-04-25T16:11:00Z">
        <w:r w:rsidR="008154C7" w:rsidRPr="00D822A3">
          <w:rPr>
            <w:lang w:val="en-GB"/>
          </w:rPr>
          <w:t xml:space="preserve">he </w:t>
        </w:r>
      </w:ins>
      <w:r w:rsidR="00FB1C41" w:rsidRPr="00D822A3">
        <w:rPr>
          <w:lang w:val="en-GB"/>
        </w:rPr>
        <w:t>r</w:t>
      </w:r>
      <w:ins w:id="244" w:author="Stefan Bjornander" w:date="2015-04-25T16:11:00Z">
        <w:r w:rsidR="008154C7" w:rsidRPr="00D822A3">
          <w:rPr>
            <w:lang w:val="en-GB"/>
          </w:rPr>
          <w:t>egister storage has been included for the sake of completeness</w:t>
        </w:r>
      </w:ins>
      <w:r w:rsidR="00FB1C41" w:rsidRPr="00D822A3">
        <w:rPr>
          <w:lang w:val="en-GB"/>
        </w:rPr>
        <w:t>. T</w:t>
      </w:r>
      <w:ins w:id="245"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r w:rsidRPr="00D822A3">
        <w:rPr>
          <w:highlight w:val="white"/>
          <w:lang w:val="en-GB"/>
        </w:rPr>
        <w:t>Storage.cs</w:t>
      </w:r>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246" w:author="Stefan Bjornander" w:date="2015-04-25T18:27:00Z">
        <w:r w:rsidRPr="00D822A3">
          <w:rPr>
            <w:lang w:val="en-GB"/>
          </w:rPr>
          <w:t xml:space="preserve">If the storage specifier is omitted a global variable is regarded as static and a local variable is </w:t>
        </w:r>
      </w:ins>
      <w:ins w:id="247" w:author="Stefan Bjornander" w:date="2015-04-25T18:28:00Z">
        <w:r w:rsidRPr="00D822A3">
          <w:rPr>
            <w:lang w:val="en-GB"/>
          </w:rPr>
          <w:t>regarded as auto.</w:t>
        </w:r>
      </w:ins>
      <w:r w:rsidRPr="00D822A3">
        <w:rPr>
          <w:lang w:val="en-GB"/>
        </w:rPr>
        <w:t xml:space="preserve"> In this book, t</w:t>
      </w:r>
      <w:ins w:id="248"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0C76FCF"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Section </w:t>
      </w:r>
      <w:r w:rsidRPr="00D822A3">
        <w:rPr>
          <w:lang w:val="en-GB"/>
        </w:rPr>
        <w:fldChar w:fldCharType="begin"/>
      </w:r>
      <w:r w:rsidRPr="00D822A3">
        <w:rPr>
          <w:lang w:val="en-GB"/>
        </w:rPr>
        <w:instrText xml:space="preserve"> REF _Ref479084909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In case of the address, arrow, or index operator the address symbol is the dereferred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lastRenderedPageBreak/>
        <w:t xml:space="preserve">The name is somewhat misleading since we also store functions and types, defined by </w:t>
      </w:r>
      <w:r w:rsidRPr="00D822A3">
        <w:rPr>
          <w:rStyle w:val="CodeInText"/>
          <w:i/>
          <w:lang w:val="en-GB"/>
          <w:rPrChange w:id="249" w:author="Stefan Bjornander" w:date="2015-04-25T10:11:00Z">
            <w:rPr>
              <w:rStyle w:val="CodeInText"/>
            </w:rPr>
          </w:rPrChange>
        </w:rPr>
        <w:t>typedef</w:t>
      </w:r>
      <w:r w:rsidRPr="00D822A3">
        <w:rPr>
          <w:lang w:val="en-GB"/>
        </w:rPr>
        <w:t>, in the table.</w:t>
      </w:r>
      <w:ins w:id="250" w:author="Stefan Bjornander" w:date="2015-04-25T10:11:00Z">
        <w:r w:rsidRPr="00D822A3">
          <w:rPr>
            <w:lang w:val="en-GB"/>
          </w:rPr>
          <w:t xml:space="preserve"> In some compiler technique </w:t>
        </w:r>
      </w:ins>
      <w:r w:rsidR="00440B10" w:rsidRPr="00D822A3">
        <w:rPr>
          <w:lang w:val="en-GB"/>
        </w:rPr>
        <w:t>textbooks,</w:t>
      </w:r>
      <w:ins w:id="251" w:author="Stefan Bjornander" w:date="2015-04-25T10:11:00Z">
        <w:r w:rsidRPr="00D822A3">
          <w:rPr>
            <w:lang w:val="en-GB"/>
          </w:rPr>
          <w:t xml:space="preserve"> the table is called</w:t>
        </w:r>
      </w:ins>
      <w:ins w:id="252" w:author="Stefan Bjornander" w:date="2015-04-25T10:14:00Z">
        <w:r w:rsidRPr="00D822A3">
          <w:rPr>
            <w:lang w:val="en-GB"/>
          </w:rPr>
          <w:t xml:space="preserve"> the </w:t>
        </w:r>
        <w:r w:rsidRPr="00D822A3">
          <w:rPr>
            <w:rStyle w:val="CodeInText"/>
            <w:i/>
            <w:lang w:val="en-GB"/>
            <w:rPrChange w:id="253"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r w:rsidRPr="00D822A3">
        <w:rPr>
          <w:lang w:val="en-GB"/>
        </w:rPr>
        <w:t>Symbol.cs</w:t>
      </w:r>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lastRenderedPageBreak/>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lastRenderedPageBreak/>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lastRenderedPageBreak/>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lastRenderedPageBreak/>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lastRenderedPageBreak/>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D822A3" w:rsidRDefault="009F7A62" w:rsidP="009F7A62">
      <w:pPr>
        <w:pStyle w:val="Code"/>
        <w:rPr>
          <w:highlight w:val="white"/>
          <w:lang w:val="en-GB"/>
        </w:rPr>
      </w:pPr>
    </w:p>
    <w:p w14:paraId="3B743285" w14:textId="77777777" w:rsidR="009F7A62" w:rsidRPr="00D822A3" w:rsidRDefault="009F7A62" w:rsidP="009F7A62">
      <w:pPr>
        <w:pStyle w:val="Code"/>
        <w:rPr>
          <w:highlight w:val="white"/>
          <w:lang w:val="en-GB"/>
        </w:rPr>
      </w:pPr>
      <w:r w:rsidRPr="00D822A3">
        <w:rPr>
          <w:highlight w:val="white"/>
          <w:lang w:val="en-GB"/>
        </w:rPr>
        <w:t xml:space="preserve">    public override string ToString() {</w:t>
      </w:r>
    </w:p>
    <w:p w14:paraId="73C2EB42" w14:textId="77777777" w:rsidR="009F7A62" w:rsidRPr="00D822A3" w:rsidRDefault="009F7A62" w:rsidP="009F7A62">
      <w:pPr>
        <w:pStyle w:val="Code"/>
        <w:rPr>
          <w:highlight w:val="white"/>
          <w:lang w:val="en-GB"/>
        </w:rPr>
      </w:pPr>
      <w:r w:rsidRPr="00D822A3">
        <w:rPr>
          <w:highlight w:val="white"/>
          <w:lang w:val="en-GB"/>
        </w:rPr>
        <w:t xml:space="preserve">      if (m_name != null) {</w:t>
      </w:r>
    </w:p>
    <w:p w14:paraId="17C8461B"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251CF5E7" w14:textId="77777777" w:rsidR="00013F62" w:rsidRPr="00D822A3" w:rsidRDefault="009F7A62" w:rsidP="009F7A62">
      <w:pPr>
        <w:pStyle w:val="Code"/>
        <w:rPr>
          <w:highlight w:val="white"/>
          <w:lang w:val="en-GB"/>
        </w:rPr>
      </w:pPr>
      <w:r w:rsidRPr="00D822A3">
        <w:rPr>
          <w:highlight w:val="white"/>
          <w:lang w:val="en-GB"/>
        </w:rPr>
        <w:t xml:space="preserve">          return ((m_name != null) ? m_name : "") + " -&gt; " +</w:t>
      </w:r>
    </w:p>
    <w:p w14:paraId="7936287C" w14:textId="6527CD20"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2DBC2378" w14:textId="77777777" w:rsidR="009F7A62" w:rsidRPr="00D822A3" w:rsidRDefault="009F7A62" w:rsidP="009F7A62">
      <w:pPr>
        <w:pStyle w:val="Code"/>
        <w:rPr>
          <w:highlight w:val="white"/>
          <w:lang w:val="en-GB"/>
        </w:rPr>
      </w:pPr>
      <w:r w:rsidRPr="00D822A3">
        <w:rPr>
          <w:highlight w:val="white"/>
          <w:lang w:val="en-GB"/>
        </w:rPr>
        <w:t xml:space="preserve">        }</w:t>
      </w:r>
    </w:p>
    <w:p w14:paraId="25A98757" w14:textId="77777777" w:rsidR="009F7A62" w:rsidRPr="00D822A3" w:rsidRDefault="009F7A62" w:rsidP="009F7A62">
      <w:pPr>
        <w:pStyle w:val="Code"/>
        <w:rPr>
          <w:highlight w:val="white"/>
          <w:lang w:val="en-GB"/>
        </w:rPr>
      </w:pPr>
      <w:r w:rsidRPr="00D822A3">
        <w:rPr>
          <w:highlight w:val="white"/>
          <w:lang w:val="en-GB"/>
        </w:rPr>
        <w:t xml:space="preserve">        else {</w:t>
      </w:r>
    </w:p>
    <w:p w14:paraId="73B9D8CA" w14:textId="77777777" w:rsidR="009F7A62" w:rsidRPr="00D822A3" w:rsidRDefault="009F7A62" w:rsidP="009F7A62">
      <w:pPr>
        <w:pStyle w:val="Code"/>
        <w:rPr>
          <w:highlight w:val="white"/>
          <w:lang w:val="en-GB"/>
        </w:rPr>
      </w:pPr>
      <w:r w:rsidRPr="00D822A3">
        <w:rPr>
          <w:highlight w:val="white"/>
          <w:lang w:val="en-GB"/>
        </w:rPr>
        <w:t xml:space="preserve">          return ((m_name != null) ? m_name : "");</w:t>
      </w:r>
    </w:p>
    <w:p w14:paraId="3BBEA276" w14:textId="77777777" w:rsidR="009F7A62" w:rsidRPr="00D822A3" w:rsidRDefault="009F7A62" w:rsidP="009F7A62">
      <w:pPr>
        <w:pStyle w:val="Code"/>
        <w:rPr>
          <w:highlight w:val="white"/>
          <w:lang w:val="en-GB"/>
        </w:rPr>
      </w:pPr>
      <w:r w:rsidRPr="00D822A3">
        <w:rPr>
          <w:highlight w:val="white"/>
          <w:lang w:val="en-GB"/>
        </w:rPr>
        <w:t xml:space="preserve">        }</w:t>
      </w:r>
    </w:p>
    <w:p w14:paraId="1B6B640F" w14:textId="77777777" w:rsidR="009F7A62" w:rsidRPr="00D822A3" w:rsidRDefault="009F7A62" w:rsidP="009F7A62">
      <w:pPr>
        <w:pStyle w:val="Code"/>
        <w:rPr>
          <w:highlight w:val="white"/>
          <w:lang w:val="en-GB"/>
        </w:rPr>
      </w:pPr>
      <w:r w:rsidRPr="00D822A3">
        <w:rPr>
          <w:highlight w:val="white"/>
          <w:lang w:val="en-GB"/>
        </w:rPr>
        <w:t xml:space="preserve">      }</w:t>
      </w:r>
    </w:p>
    <w:p w14:paraId="01EA491A" w14:textId="77777777" w:rsidR="009F7A62" w:rsidRPr="00D822A3" w:rsidRDefault="009F7A62" w:rsidP="009F7A62">
      <w:pPr>
        <w:pStyle w:val="Code"/>
        <w:rPr>
          <w:highlight w:val="white"/>
          <w:lang w:val="en-GB"/>
        </w:rPr>
      </w:pPr>
      <w:r w:rsidRPr="00D822A3">
        <w:rPr>
          <w:highlight w:val="white"/>
          <w:lang w:val="en-GB"/>
        </w:rPr>
        <w:t xml:space="preserve">      else {</w:t>
      </w:r>
    </w:p>
    <w:p w14:paraId="14032006" w14:textId="77777777" w:rsidR="009F7A62" w:rsidRPr="00D822A3" w:rsidRDefault="009F7A62" w:rsidP="009F7A62">
      <w:pPr>
        <w:pStyle w:val="Code"/>
        <w:rPr>
          <w:highlight w:val="white"/>
          <w:lang w:val="en-GB"/>
        </w:rPr>
      </w:pPr>
      <w:r w:rsidRPr="00D822A3">
        <w:rPr>
          <w:highlight w:val="white"/>
          <w:lang w:val="en-GB"/>
        </w:rPr>
        <w:t xml:space="preserve">        if (m_addressSymbol != null) {</w:t>
      </w:r>
    </w:p>
    <w:p w14:paraId="520E7C59" w14:textId="77777777" w:rsidR="00013F62" w:rsidRPr="00D822A3" w:rsidRDefault="009F7A62" w:rsidP="009F7A62">
      <w:pPr>
        <w:pStyle w:val="Code"/>
        <w:rPr>
          <w:highlight w:val="white"/>
          <w:lang w:val="en-GB"/>
        </w:rPr>
      </w:pPr>
      <w:r w:rsidRPr="00D822A3">
        <w:rPr>
          <w:highlight w:val="white"/>
          <w:lang w:val="en-GB"/>
        </w:rPr>
        <w:t xml:space="preserve">          return ((m_uniqueName != null) ? m_uniqueName : "") + " -&gt; " +</w:t>
      </w:r>
    </w:p>
    <w:p w14:paraId="56F034C9" w14:textId="411D343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m_addressSymbol.ToString();</w:t>
      </w:r>
    </w:p>
    <w:p w14:paraId="5825F31C" w14:textId="77777777" w:rsidR="009F7A62" w:rsidRPr="00D822A3" w:rsidRDefault="009F7A62" w:rsidP="009F7A62">
      <w:pPr>
        <w:pStyle w:val="Code"/>
        <w:rPr>
          <w:highlight w:val="white"/>
          <w:lang w:val="en-GB"/>
        </w:rPr>
      </w:pPr>
      <w:r w:rsidRPr="00D822A3">
        <w:rPr>
          <w:highlight w:val="white"/>
          <w:lang w:val="en-GB"/>
        </w:rPr>
        <w:t xml:space="preserve">        }</w:t>
      </w:r>
    </w:p>
    <w:p w14:paraId="42EC6F2F" w14:textId="77777777" w:rsidR="009F7A62" w:rsidRPr="00D822A3" w:rsidRDefault="009F7A62" w:rsidP="009F7A62">
      <w:pPr>
        <w:pStyle w:val="Code"/>
        <w:rPr>
          <w:highlight w:val="white"/>
          <w:lang w:val="en-GB"/>
        </w:rPr>
      </w:pPr>
      <w:r w:rsidRPr="00D822A3">
        <w:rPr>
          <w:highlight w:val="white"/>
          <w:lang w:val="en-GB"/>
        </w:rPr>
        <w:t xml:space="preserve">        else {</w:t>
      </w:r>
    </w:p>
    <w:p w14:paraId="03723B24" w14:textId="77777777" w:rsidR="009F7A62" w:rsidRPr="00D822A3" w:rsidRDefault="009F7A62" w:rsidP="009F7A62">
      <w:pPr>
        <w:pStyle w:val="Code"/>
        <w:rPr>
          <w:highlight w:val="white"/>
          <w:lang w:val="en-GB"/>
        </w:rPr>
      </w:pPr>
      <w:r w:rsidRPr="00D822A3">
        <w:rPr>
          <w:highlight w:val="white"/>
          <w:lang w:val="en-GB"/>
        </w:rPr>
        <w:t xml:space="preserve">          return ((m_uniqueName != null) ? m_uniqueName : "");</w:t>
      </w:r>
    </w:p>
    <w:p w14:paraId="5053781E" w14:textId="77777777" w:rsidR="009F7A62" w:rsidRPr="00D822A3" w:rsidRDefault="009F7A62" w:rsidP="009F7A62">
      <w:pPr>
        <w:pStyle w:val="Code"/>
        <w:rPr>
          <w:highlight w:val="white"/>
          <w:lang w:val="en-GB"/>
        </w:rPr>
      </w:pPr>
      <w:r w:rsidRPr="00D822A3">
        <w:rPr>
          <w:highlight w:val="white"/>
          <w:lang w:val="en-GB"/>
        </w:rPr>
        <w:t xml:space="preserve">        }</w:t>
      </w:r>
    </w:p>
    <w:p w14:paraId="2D33FEE6" w14:textId="77777777" w:rsidR="009F7A62" w:rsidRPr="00D822A3" w:rsidRDefault="009F7A62" w:rsidP="009F7A62">
      <w:pPr>
        <w:pStyle w:val="Code"/>
        <w:rPr>
          <w:highlight w:val="white"/>
          <w:lang w:val="en-GB"/>
        </w:rPr>
      </w:pPr>
      <w:r w:rsidRPr="00D822A3">
        <w:rPr>
          <w:highlight w:val="white"/>
          <w:lang w:val="en-GB"/>
        </w:rPr>
        <w:t xml:space="preserve">      }</w:t>
      </w:r>
    </w:p>
    <w:p w14:paraId="3EC69BE4" w14:textId="77777777" w:rsidR="009F7A62" w:rsidRPr="00D822A3" w:rsidRDefault="009F7A62" w:rsidP="009F7A62">
      <w:pPr>
        <w:pStyle w:val="Code"/>
        <w:rPr>
          <w:highlight w:val="white"/>
          <w:lang w:val="en-GB"/>
        </w:rPr>
      </w:pPr>
      <w:r w:rsidRPr="00D822A3">
        <w:rPr>
          <w:highlight w:val="white"/>
          <w:lang w:val="en-GB"/>
        </w:rPr>
        <w:t xml:space="preserve">    }</w:t>
      </w:r>
    </w:p>
    <w:p w14:paraId="6457479A" w14:textId="77777777" w:rsidR="009F7A62" w:rsidRPr="00D822A3" w:rsidRDefault="009F7A62" w:rsidP="009F7A62">
      <w:pPr>
        <w:pStyle w:val="Code"/>
        <w:rPr>
          <w:highlight w:val="white"/>
          <w:lang w:val="en-GB"/>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54" w:name="_Toc54119913"/>
      <w:r w:rsidRPr="00D822A3">
        <w:rPr>
          <w:lang w:val="en-GB"/>
        </w:rPr>
        <w:t>Static Symbols</w:t>
      </w:r>
      <w:bookmarkEnd w:id="254"/>
    </w:p>
    <w:p w14:paraId="0AA5AF9F" w14:textId="3509F1EC" w:rsidR="0034798B" w:rsidRPr="00D822A3" w:rsidRDefault="0034798B" w:rsidP="00AB7E45">
      <w:pPr>
        <w:pStyle w:val="CodeHeader"/>
        <w:rPr>
          <w:lang w:val="en-GB"/>
        </w:rPr>
      </w:pPr>
      <w:r w:rsidRPr="00D822A3">
        <w:rPr>
          <w:lang w:val="en-GB"/>
        </w:rPr>
        <w:t>StaticSymbol.cs</w:t>
      </w:r>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77777777" w:rsidR="00AB7E45" w:rsidRPr="00D822A3" w:rsidRDefault="00AB7E45" w:rsidP="00AB7E45">
      <w:pPr>
        <w:pStyle w:val="Code"/>
        <w:rPr>
          <w:highlight w:val="white"/>
          <w:lang w:val="en-GB"/>
        </w:rPr>
      </w:pPr>
      <w:r w:rsidRPr="00D822A3">
        <w:rPr>
          <w:highlight w:val="white"/>
          <w:lang w:val="en-GB"/>
        </w:rPr>
        <w:t xml:space="preserve">  public abstract class StaticSymbol {</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7F21018C" w14:textId="77777777" w:rsidR="00AB7E45" w:rsidRPr="00D822A3" w:rsidRDefault="00AB7E45" w:rsidP="00AB7E45">
      <w:pPr>
        <w:pStyle w:val="Code"/>
        <w:rPr>
          <w:highlight w:val="white"/>
          <w:lang w:val="en-GB"/>
        </w:rPr>
      </w:pP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4E26B2A1" w14:textId="77777777" w:rsidR="00AB7E45" w:rsidRPr="00D822A3" w:rsidRDefault="00AB7E45" w:rsidP="00AB7E45">
      <w:pPr>
        <w:pStyle w:val="Code"/>
        <w:rPr>
          <w:highlight w:val="white"/>
          <w:lang w:val="en-GB"/>
        </w:rPr>
      </w:pPr>
    </w:p>
    <w:p w14:paraId="3D9FA993" w14:textId="77777777" w:rsidR="00AB7E45" w:rsidRPr="00D822A3" w:rsidRDefault="00AB7E45" w:rsidP="00AB7E45">
      <w:pPr>
        <w:pStyle w:val="Code"/>
        <w:rPr>
          <w:highlight w:val="white"/>
          <w:lang w:val="en-GB"/>
        </w:rPr>
      </w:pPr>
      <w:r w:rsidRPr="00D822A3">
        <w:rPr>
          <w:highlight w:val="white"/>
          <w:lang w:val="en-GB"/>
        </w:rPr>
        <w:t xml:space="preserve">    public string UniqueName {</w:t>
      </w:r>
    </w:p>
    <w:p w14:paraId="31393323" w14:textId="77777777" w:rsidR="00AB7E45" w:rsidRPr="00D822A3" w:rsidRDefault="00AB7E45" w:rsidP="00AB7E45">
      <w:pPr>
        <w:pStyle w:val="Code"/>
        <w:rPr>
          <w:highlight w:val="white"/>
          <w:lang w:val="en-GB"/>
        </w:rPr>
      </w:pPr>
      <w:r w:rsidRPr="00D822A3">
        <w:rPr>
          <w:highlight w:val="white"/>
          <w:lang w:val="en-GB"/>
        </w:rPr>
        <w:t xml:space="preserve">      get { return m_uniqueName; }</w:t>
      </w:r>
    </w:p>
    <w:p w14:paraId="7A6B8B2C"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77777777" w:rsidR="00AB7E45" w:rsidRPr="00D822A3" w:rsidRDefault="00AB7E45" w:rsidP="00AB7E45">
      <w:pPr>
        <w:pStyle w:val="Code"/>
        <w:rPr>
          <w:highlight w:val="white"/>
          <w:lang w:val="en-GB"/>
        </w:rPr>
      </w:pPr>
    </w:p>
    <w:p w14:paraId="0F422742" w14:textId="77777777" w:rsidR="00AB7E45" w:rsidRPr="00D822A3" w:rsidRDefault="00AB7E45" w:rsidP="00AB7E45">
      <w:pPr>
        <w:pStyle w:val="Code"/>
        <w:rPr>
          <w:highlight w:val="white"/>
          <w:lang w:val="en-GB"/>
        </w:rPr>
      </w:pPr>
      <w:r w:rsidRPr="00D822A3">
        <w:rPr>
          <w:highlight w:val="white"/>
          <w:lang w:val="en-GB"/>
        </w:rPr>
        <w:t xml:space="preserve">    public virtual void Save(BinaryWriter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7777777" w:rsidR="00AB7E45" w:rsidRPr="00D822A3" w:rsidRDefault="00AB7E45" w:rsidP="00AB7E45">
      <w:pPr>
        <w:pStyle w:val="Code"/>
        <w:rPr>
          <w:highlight w:val="white"/>
          <w:lang w:val="en-GB"/>
        </w:rPr>
      </w:pPr>
      <w:r w:rsidRPr="00D822A3">
        <w:rPr>
          <w:highlight w:val="white"/>
          <w:lang w:val="en-GB"/>
        </w:rPr>
        <w:t xml:space="preserve">    public virtual void Load(BinaryReader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77777777" w:rsidR="00AB7E45" w:rsidRPr="00D822A3" w:rsidRDefault="00AB7E45" w:rsidP="00AB7E45">
      <w:pPr>
        <w:pStyle w:val="Code"/>
        <w:rPr>
          <w:highlight w:val="white"/>
          <w:lang w:val="en-GB"/>
        </w:rPr>
      </w:pPr>
      <w:r w:rsidRPr="00D822A3">
        <w:rPr>
          <w:highlight w:val="white"/>
          <w:lang w:val="en-GB"/>
        </w:rPr>
        <w:t>}</w:t>
      </w:r>
    </w:p>
    <w:p w14:paraId="114F2EEC" w14:textId="2E2FCEFC" w:rsidR="0034798B" w:rsidRPr="00D822A3" w:rsidRDefault="0034798B" w:rsidP="00AB7E45">
      <w:pPr>
        <w:pStyle w:val="CodeHeader"/>
        <w:rPr>
          <w:lang w:val="en-GB"/>
        </w:rPr>
      </w:pPr>
      <w:r w:rsidRPr="00D822A3">
        <w:rPr>
          <w:lang w:val="en-GB"/>
        </w:rPr>
        <w:t>StaticSymbolLinux.cs</w:t>
      </w:r>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77777777" w:rsidR="00753E1A" w:rsidRPr="00D822A3" w:rsidRDefault="00753E1A" w:rsidP="00753E1A">
      <w:pPr>
        <w:pStyle w:val="Code"/>
        <w:rPr>
          <w:highlight w:val="white"/>
          <w:lang w:val="en-GB"/>
        </w:rPr>
      </w:pP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EDDC2CF" w14:textId="77777777" w:rsidR="00753E1A" w:rsidRPr="00D822A3" w:rsidRDefault="00753E1A" w:rsidP="00753E1A">
      <w:pPr>
        <w:pStyle w:val="Code"/>
        <w:rPr>
          <w:highlight w:val="white"/>
          <w:lang w:val="en-GB"/>
        </w:rPr>
      </w:pPr>
    </w:p>
    <w:p w14:paraId="3C87513F" w14:textId="77777777" w:rsidR="00753E1A" w:rsidRPr="00D822A3" w:rsidRDefault="00753E1A" w:rsidP="00753E1A">
      <w:pPr>
        <w:pStyle w:val="Code"/>
        <w:rPr>
          <w:highlight w:val="white"/>
          <w:lang w:val="en-GB"/>
        </w:rPr>
      </w:pPr>
      <w:r w:rsidRPr="00D822A3">
        <w:rPr>
          <w:highlight w:val="white"/>
          <w:lang w:val="en-GB"/>
        </w:rPr>
        <w:t xml:space="preserve">    public override void Save(BinaryWriter outStream) {</w:t>
      </w:r>
    </w:p>
    <w:p w14:paraId="2E44B3C2" w14:textId="77777777" w:rsidR="00753E1A" w:rsidRPr="00D822A3" w:rsidRDefault="00753E1A" w:rsidP="00753E1A">
      <w:pPr>
        <w:pStyle w:val="Code"/>
        <w:rPr>
          <w:highlight w:val="white"/>
          <w:lang w:val="en-GB"/>
        </w:rPr>
      </w:pPr>
      <w:r w:rsidRPr="00D822A3">
        <w:rPr>
          <w:highlight w:val="white"/>
          <w:lang w:val="en-GB"/>
        </w:rPr>
        <w:t xml:space="preserve">      base.Save(outStream);</w:t>
      </w:r>
    </w:p>
    <w:p w14:paraId="1CB0D319" w14:textId="77777777" w:rsidR="00753E1A" w:rsidRPr="00D822A3" w:rsidRDefault="00753E1A" w:rsidP="00753E1A">
      <w:pPr>
        <w:pStyle w:val="Code"/>
        <w:rPr>
          <w:highlight w:val="white"/>
          <w:lang w:val="en-GB"/>
        </w:rPr>
      </w:pPr>
    </w:p>
    <w:p w14:paraId="714D8CFD" w14:textId="37424D27" w:rsidR="00753E1A" w:rsidRPr="00D822A3" w:rsidRDefault="00753E1A" w:rsidP="00753E1A">
      <w:pPr>
        <w:pStyle w:val="Code"/>
        <w:rPr>
          <w:highlight w:val="white"/>
          <w:lang w:val="en-GB"/>
        </w:rPr>
      </w:pPr>
      <w:r w:rsidRPr="00D822A3">
        <w:rPr>
          <w:highlight w:val="white"/>
          <w:lang w:val="en-GB"/>
        </w:rPr>
        <w:t xml:space="preserve">      foreach (string text in m_textList) {</w:t>
      </w:r>
    </w:p>
    <w:p w14:paraId="4726CA29" w14:textId="7E4E12DD" w:rsidR="00753E1A" w:rsidRPr="00D822A3" w:rsidRDefault="00753E1A" w:rsidP="00753E1A">
      <w:pPr>
        <w:pStyle w:val="Code"/>
        <w:rPr>
          <w:highlight w:val="white"/>
          <w:lang w:val="en-GB"/>
        </w:rPr>
      </w:pPr>
      <w:r w:rsidRPr="00D822A3">
        <w:rPr>
          <w:highlight w:val="white"/>
          <w:lang w:val="en-GB"/>
        </w:rPr>
        <w:t xml:space="preserve">        outStream.Write(text);</w:t>
      </w:r>
    </w:p>
    <w:p w14:paraId="3626514D" w14:textId="0EE2210F" w:rsidR="00753E1A" w:rsidRPr="00D822A3" w:rsidRDefault="00753E1A" w:rsidP="00753E1A">
      <w:pPr>
        <w:pStyle w:val="Code"/>
        <w:rPr>
          <w:highlight w:val="white"/>
          <w:lang w:val="en-GB"/>
        </w:rPr>
      </w:pPr>
      <w:r w:rsidRPr="00D822A3">
        <w:rPr>
          <w:highlight w:val="white"/>
          <w:lang w:val="en-GB"/>
        </w:rPr>
        <w:t xml:space="preserve">      }</w:t>
      </w:r>
    </w:p>
    <w:p w14:paraId="02D0C16F" w14:textId="0212E145"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76A1AB9E" w:rsidR="0034798B" w:rsidRPr="00D822A3" w:rsidRDefault="00753E1A" w:rsidP="00753E1A">
      <w:pPr>
        <w:pStyle w:val="Code"/>
        <w:rPr>
          <w:lang w:val="en-GB"/>
        </w:rPr>
      </w:pPr>
      <w:r w:rsidRPr="00D822A3">
        <w:rPr>
          <w:highlight w:val="white"/>
          <w:lang w:val="en-GB"/>
        </w:rPr>
        <w:t>}</w:t>
      </w:r>
    </w:p>
    <w:p w14:paraId="0791C437" w14:textId="414F320C" w:rsidR="00DF053B" w:rsidRPr="00D822A3" w:rsidRDefault="00DF053B" w:rsidP="006A31DF">
      <w:pPr>
        <w:pStyle w:val="Rubrik1"/>
        <w:rPr>
          <w:lang w:val="en-GB"/>
        </w:rPr>
      </w:pPr>
      <w:bookmarkStart w:id="255" w:name="_Toc54119914"/>
      <w:r w:rsidRPr="00D822A3">
        <w:rPr>
          <w:lang w:val="en-GB"/>
        </w:rPr>
        <w:lastRenderedPageBreak/>
        <w:t>The Type System</w:t>
      </w:r>
      <w:bookmarkEnd w:id="255"/>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r w:rsidRPr="00D822A3">
        <w:rPr>
          <w:rStyle w:val="CodeInText"/>
          <w:lang w:val="en-GB"/>
        </w:rPr>
        <w:t>enum</w:t>
      </w:r>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r w:rsidRPr="00D822A3">
        <w:rPr>
          <w:lang w:val="en-GB"/>
        </w:rPr>
        <w:t>Sort.cs</w:t>
      </w:r>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r w:rsidRPr="00D822A3">
        <w:rPr>
          <w:lang w:val="en-GB"/>
        </w:rPr>
        <w:t>Type.cs</w:t>
      </w:r>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56" w:author="Stefan Bjornander" w:date="2015-04-25T10:33:00Z"/>
          <w:color w:val="auto"/>
          <w:lang w:val="en-GB"/>
        </w:rPr>
        <w:pPrChange w:id="257"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58" w:author="Stefan Bjornander" w:date="2015-04-25T10:40:00Z">
          <w:pPr>
            <w:pStyle w:val="Rubrik3"/>
          </w:pPr>
        </w:pPrChange>
      </w:pPr>
      <w:ins w:id="259" w:author="Stefan Bjornander" w:date="2015-04-25T10:41:00Z">
        <w:r w:rsidRPr="00D822A3">
          <w:rPr>
            <w:lang w:val="en-GB"/>
          </w:rPr>
          <w:t>Contrary</w:t>
        </w:r>
      </w:ins>
      <w:ins w:id="260" w:author="Stefan Bjornander" w:date="2015-04-25T10:40:00Z">
        <w:r w:rsidRPr="00D822A3">
          <w:rPr>
            <w:lang w:val="en-GB"/>
          </w:rPr>
          <w:t xml:space="preserve"> to some other languages, there is no logical type in C. </w:t>
        </w:r>
      </w:ins>
      <w:ins w:id="261"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62"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63" w:author="Stefan Bjornander" w:date="2015-04-25T10:42:00Z">
        <w:r w:rsidRPr="00D822A3">
          <w:rPr>
            <w:lang w:val="en-GB"/>
          </w:rPr>
          <w:t>The</w:t>
        </w:r>
      </w:ins>
      <w:r w:rsidRPr="00D822A3">
        <w:rPr>
          <w:lang w:val="en-GB"/>
        </w:rPr>
        <w:t xml:space="preserve"> logical</w:t>
      </w:r>
      <w:ins w:id="264" w:author="Stefan Bjornander" w:date="2015-04-25T10:42:00Z">
        <w:r w:rsidRPr="00D822A3">
          <w:rPr>
            <w:lang w:val="en-GB"/>
          </w:rPr>
          <w:t xml:space="preserve"> type holds the </w:t>
        </w:r>
      </w:ins>
      <w:ins w:id="265" w:author="Stefan Bjornander" w:date="2015-04-25T10:43:00Z">
        <w:r w:rsidRPr="00D822A3">
          <w:rPr>
            <w:lang w:val="en-GB"/>
          </w:rPr>
          <w:t xml:space="preserve">two </w:t>
        </w:r>
      </w:ins>
      <w:ins w:id="266" w:author="Stefan Bjornander" w:date="2015-04-25T10:42:00Z">
        <w:r w:rsidRPr="00D822A3">
          <w:rPr>
            <w:lang w:val="en-GB"/>
          </w:rPr>
          <w:t xml:space="preserve">sets </w:t>
        </w:r>
        <w:r w:rsidRPr="00D822A3">
          <w:rPr>
            <w:rStyle w:val="KeyWord0"/>
            <w:lang w:val="en-GB"/>
            <w:rPrChange w:id="267" w:author="Stefan Bjornander" w:date="2015-04-25T10:42:00Z">
              <w:rPr>
                <w:rStyle w:val="CodeInText"/>
                <w:b/>
              </w:rPr>
            </w:rPrChange>
          </w:rPr>
          <w:t>m_trueSet</w:t>
        </w:r>
        <w:r w:rsidRPr="00D822A3">
          <w:rPr>
            <w:lang w:val="en-GB"/>
          </w:rPr>
          <w:t xml:space="preserve"> and </w:t>
        </w:r>
        <w:r w:rsidRPr="00D822A3">
          <w:rPr>
            <w:rStyle w:val="KeyWord0"/>
            <w:lang w:val="en-GB"/>
            <w:rPrChange w:id="268" w:author="Stefan Bjornander" w:date="2015-04-25T10:42:00Z">
              <w:rPr>
                <w:rStyle w:val="CodeInText"/>
                <w:b/>
              </w:rPr>
            </w:rPrChange>
          </w:rPr>
          <w:t>m_falseSet</w:t>
        </w:r>
        <w:r w:rsidRPr="00D822A3">
          <w:rPr>
            <w:lang w:val="en-GB"/>
          </w:rPr>
          <w:t xml:space="preserve">, which hold </w:t>
        </w:r>
      </w:ins>
      <w:ins w:id="269" w:author="Stefan Bjornander" w:date="2015-04-25T10:43:00Z">
        <w:r w:rsidRPr="00D822A3">
          <w:rPr>
            <w:lang w:val="en-GB"/>
          </w:rPr>
          <w:t>middle code address</w:t>
        </w:r>
      </w:ins>
      <w:ins w:id="270" w:author="Stefan Bjornander" w:date="2015-04-25T10:44:00Z">
        <w:r w:rsidRPr="00D822A3">
          <w:rPr>
            <w:lang w:val="en-GB"/>
          </w:rPr>
          <w:t>es</w:t>
        </w:r>
      </w:ins>
      <w:ins w:id="271" w:author="Stefan Bjornander" w:date="2015-04-25T10:43:00Z">
        <w:r w:rsidRPr="00D822A3">
          <w:rPr>
            <w:lang w:val="en-GB"/>
          </w:rPr>
          <w:t xml:space="preserve"> to jumps </w:t>
        </w:r>
      </w:ins>
      <w:r w:rsidRPr="00D822A3">
        <w:rPr>
          <w:lang w:val="en-GB"/>
        </w:rPr>
        <w:t>instructions that</w:t>
      </w:r>
      <w:ins w:id="272" w:author="Stefan Bjornander" w:date="2015-04-25T10:44:00Z">
        <w:r w:rsidRPr="00D822A3">
          <w:rPr>
            <w:lang w:val="en-GB"/>
          </w:rPr>
          <w:t xml:space="preserve"> will later be filled with the address</w:t>
        </w:r>
      </w:ins>
      <w:r w:rsidRPr="00D822A3">
        <w:rPr>
          <w:lang w:val="en-GB"/>
        </w:rPr>
        <w:t>es</w:t>
      </w:r>
      <w:ins w:id="273" w:author="Stefan Bjornander" w:date="2015-04-25T10:44:00Z">
        <w:r w:rsidRPr="00D822A3">
          <w:rPr>
            <w:lang w:val="en-GB"/>
          </w:rPr>
          <w:t xml:space="preserve"> to jump </w:t>
        </w:r>
      </w:ins>
      <w:r w:rsidRPr="00D822A3">
        <w:rPr>
          <w:lang w:val="en-GB"/>
        </w:rPr>
        <w:t xml:space="preserve">to </w:t>
      </w:r>
      <w:ins w:id="274"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75"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76" w:author="Stefan Bjornander" w:date="2015-04-25T10:39:00Z">
        <w:r w:rsidR="00B402D5" w:rsidRPr="00D822A3">
          <w:rPr>
            <w:lang w:val="en-GB"/>
          </w:rPr>
          <w:t>The bi</w:t>
        </w:r>
      </w:ins>
      <w:r w:rsidR="00B402D5" w:rsidRPr="00D822A3">
        <w:rPr>
          <w:lang w:val="en-GB"/>
        </w:rPr>
        <w:t>t</w:t>
      </w:r>
      <w:ins w:id="277"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78" w:author="Stefan Bjornander" w:date="2015-04-25T10:39:00Z">
        <w:r w:rsidR="00B402D5" w:rsidRPr="00D822A3">
          <w:rPr>
            <w:lang w:val="en-GB"/>
          </w:rPr>
          <w:t xml:space="preserve">is used </w:t>
        </w:r>
      </w:ins>
      <w:ins w:id="279" w:author="Stefan Bjornander" w:date="2015-04-25T10:40:00Z">
        <w:r w:rsidR="00481C24" w:rsidRPr="00D822A3">
          <w:rPr>
            <w:lang w:val="en-GB"/>
          </w:rPr>
          <w:t>to set the unused bits to zero</w:t>
        </w:r>
      </w:ins>
      <w:r w:rsidR="00481C24" w:rsidRPr="00D822A3">
        <w:rPr>
          <w:lang w:val="en-GB"/>
        </w:rPr>
        <w:t xml:space="preserve"> </w:t>
      </w:r>
      <w:ins w:id="280"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10F66E4A" w14:textId="77777777" w:rsidR="006E1FB9" w:rsidRPr="00D822A3" w:rsidRDefault="006E1FB9" w:rsidP="006E1FB9">
      <w:pPr>
        <w:pStyle w:val="Code"/>
        <w:rPr>
          <w:highlight w:val="white"/>
          <w:lang w:val="en-GB"/>
        </w:rPr>
      </w:pPr>
    </w:p>
    <w:p w14:paraId="49E8D0B5" w14:textId="04E29158" w:rsidR="006E1FB9" w:rsidRPr="00D822A3" w:rsidRDefault="006E1FB9" w:rsidP="006E1FB9">
      <w:pPr>
        <w:pStyle w:val="Code"/>
        <w:rPr>
          <w:highlight w:val="white"/>
          <w:lang w:val="en-GB"/>
        </w:rPr>
      </w:pPr>
      <w:r w:rsidRPr="00D822A3">
        <w:rPr>
          <w:highlight w:val="white"/>
          <w:lang w:val="en-GB"/>
        </w:rPr>
        <w:t xml:space="preserve">    // -----------------------------------------------------------------------</w:t>
      </w:r>
    </w:p>
    <w:p w14:paraId="02C33183" w14:textId="231E67C6" w:rsidR="00A41837" w:rsidRPr="00D822A3" w:rsidRDefault="00C45AA7" w:rsidP="00477362">
      <w:pPr>
        <w:rPr>
          <w:highlight w:val="white"/>
          <w:lang w:val="en-GB"/>
        </w:rPr>
      </w:pPr>
      <w:ins w:id="281" w:author="Stefan Bjornander" w:date="2015-04-25T11:02:00Z">
        <w:r w:rsidRPr="00D822A3">
          <w:rPr>
            <w:lang w:val="en-GB"/>
          </w:rPr>
          <w:t xml:space="preserve">The type pointed at is null when the type is created, it will later be set by the </w:t>
        </w:r>
      </w:ins>
      <w:r w:rsidRPr="00D822A3">
        <w:rPr>
          <w:lang w:val="en-GB"/>
        </w:rPr>
        <w:t>declarator</w:t>
      </w:r>
      <w:ins w:id="282" w:author="Stefan Bjornander" w:date="2015-04-25T11:02:00Z">
        <w:r w:rsidRPr="00D822A3">
          <w:rPr>
            <w:lang w:val="en-GB"/>
          </w:rPr>
          <w:t xml:space="preserve"> type.</w:t>
        </w:r>
      </w:ins>
      <w:ins w:id="283"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7EB7E259" w14:textId="77777777" w:rsidR="006E1FB9" w:rsidRPr="00D822A3" w:rsidRDefault="006E1FB9" w:rsidP="006E1FB9">
      <w:pPr>
        <w:pStyle w:val="Code"/>
        <w:rPr>
          <w:highlight w:val="white"/>
          <w:lang w:val="en-GB"/>
        </w:rPr>
      </w:pPr>
    </w:p>
    <w:p w14:paraId="6F735FAC" w14:textId="00875C84" w:rsidR="006E1FB9" w:rsidRPr="00D822A3" w:rsidRDefault="006E1FB9" w:rsidP="006E1FB9">
      <w:pPr>
        <w:pStyle w:val="Code"/>
        <w:rPr>
          <w:highlight w:val="white"/>
          <w:lang w:val="en-GB"/>
        </w:rPr>
      </w:pPr>
      <w:r w:rsidRPr="00D822A3">
        <w:rPr>
          <w:highlight w:val="white"/>
          <w:lang w:val="en-GB"/>
        </w:rPr>
        <w:t xml:space="preserve">    // -----------------------------------------------------------------------</w:t>
      </w:r>
    </w:p>
    <w:p w14:paraId="38BE3263" w14:textId="351DBE61" w:rsidR="007071E3" w:rsidRPr="00D822A3" w:rsidRDefault="00F73509">
      <w:pPr>
        <w:rPr>
          <w:color w:val="auto"/>
          <w:lang w:val="en-GB"/>
        </w:rPr>
        <w:pPrChange w:id="284"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85" w:author="Stefan Bjornander" w:date="2015-04-25T11:00:00Z">
        <w:r w:rsidR="00270234" w:rsidRPr="00D822A3">
          <w:rPr>
            <w:lang w:val="en-GB"/>
          </w:rPr>
          <w:t>hen the type is created</w:t>
        </w:r>
      </w:ins>
      <w:r w:rsidR="00270234" w:rsidRPr="00D822A3">
        <w:rPr>
          <w:lang w:val="en-GB"/>
        </w:rPr>
        <w:t>, t</w:t>
      </w:r>
      <w:ins w:id="286" w:author="Stefan Bjornander" w:date="2015-04-25T11:00:00Z">
        <w:r w:rsidR="007071E3" w:rsidRPr="00D822A3">
          <w:rPr>
            <w:lang w:val="en-GB"/>
          </w:rPr>
          <w:t>he array size can be zero. In that case it will later be set by the length of its ini</w:t>
        </w:r>
      </w:ins>
      <w:ins w:id="287" w:author="Stefan Bjornander" w:date="2015-04-25T11:01:00Z">
        <w:r w:rsidR="007071E3" w:rsidRPr="00D822A3">
          <w:rPr>
            <w:lang w:val="en-GB"/>
          </w:rPr>
          <w:t xml:space="preserve">tialization </w:t>
        </w:r>
      </w:ins>
      <w:ins w:id="288"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lastRenderedPageBreak/>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44025E91" w14:textId="77777777" w:rsidR="006E1FB9" w:rsidRPr="00D822A3" w:rsidRDefault="006E1FB9" w:rsidP="006E1FB9">
      <w:pPr>
        <w:pStyle w:val="Code"/>
        <w:rPr>
          <w:highlight w:val="white"/>
          <w:lang w:val="en-GB"/>
        </w:rPr>
      </w:pPr>
    </w:p>
    <w:p w14:paraId="29F2BF3D" w14:textId="5340C383" w:rsidR="006E1FB9" w:rsidRPr="00D822A3" w:rsidRDefault="006E1FB9" w:rsidP="006E1FB9">
      <w:pPr>
        <w:pStyle w:val="Code"/>
        <w:rPr>
          <w:highlight w:val="white"/>
          <w:lang w:val="en-GB"/>
        </w:rPr>
      </w:pPr>
      <w:r w:rsidRPr="00D822A3">
        <w:rPr>
          <w:highlight w:val="white"/>
          <w:lang w:val="en-GB"/>
        </w:rPr>
        <w:t xml:space="preserve">    // -----------------------------------------------------------------------</w:t>
      </w:r>
    </w:p>
    <w:p w14:paraId="609F437A" w14:textId="07966D36" w:rsidR="006E1FB9" w:rsidRPr="00D822A3" w:rsidRDefault="009C1D3E" w:rsidP="00243B8E">
      <w:pPr>
        <w:rPr>
          <w:highlight w:val="white"/>
          <w:lang w:val="en-GB"/>
        </w:rPr>
      </w:pPr>
      <w:ins w:id="289"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69F003DC" w:rsidR="006E1FB9" w:rsidRPr="00D822A3" w:rsidRDefault="006E1FB9" w:rsidP="006E1FB9">
      <w:pPr>
        <w:pStyle w:val="Code"/>
        <w:rPr>
          <w:highlight w:val="white"/>
          <w:lang w:val="en-GB"/>
        </w:rPr>
      </w:pPr>
      <w:r w:rsidRPr="00D822A3">
        <w:rPr>
          <w:highlight w:val="white"/>
          <w:lang w:val="en-GB"/>
        </w:rPr>
        <w:t xml:space="preserve">    private List&lt;Pair&lt;string,Symbol&gt;&gt;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25E9335E" w:rsidR="00747851" w:rsidRPr="00D822A3" w:rsidRDefault="006E1FB9" w:rsidP="006E1FB9">
      <w:pPr>
        <w:pStyle w:val="Code"/>
        <w:rPr>
          <w:highlight w:val="white"/>
          <w:lang w:val="en-GB"/>
        </w:rPr>
      </w:pPr>
      <w:r w:rsidRPr="00D822A3">
        <w:rPr>
          <w:highlight w:val="white"/>
          <w:lang w:val="en-GB"/>
        </w:rPr>
        <w:t xml:space="preserve">    public Type(Type returnType, List&lt;Pair&lt;string,Symbol&gt;&gt;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lastRenderedPageBreak/>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77777777" w:rsidR="006E1FB9" w:rsidRPr="00D822A3" w:rsidRDefault="006E1FB9" w:rsidP="006E1FB9">
      <w:pPr>
        <w:pStyle w:val="Code"/>
        <w:rPr>
          <w:highlight w:val="white"/>
          <w:lang w:val="en-GB"/>
        </w:rPr>
      </w:pPr>
      <w:r w:rsidRPr="00D822A3">
        <w:rPr>
          <w:highlight w:val="white"/>
          <w:lang w:val="en-GB"/>
        </w:rPr>
        <w:t xml:space="preserve">        foreach (Pair&lt;string,Symbol&gt; pair in parameterList) {</w:t>
      </w:r>
    </w:p>
    <w:p w14:paraId="365D8B90" w14:textId="77777777" w:rsidR="006E1FB9" w:rsidRPr="00D822A3" w:rsidRDefault="006E1FB9" w:rsidP="006E1FB9">
      <w:pPr>
        <w:pStyle w:val="Code"/>
        <w:rPr>
          <w:highlight w:val="white"/>
          <w:lang w:val="en-GB"/>
        </w:rPr>
      </w:pPr>
      <w:r w:rsidRPr="00D822A3">
        <w:rPr>
          <w:highlight w:val="white"/>
          <w:lang w:val="en-GB"/>
        </w:rPr>
        <w:t xml:space="preserve">          m_typeList.Add(pair.Second.Type);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77777777" w:rsidR="006E1FB9" w:rsidRPr="00D822A3" w:rsidRDefault="006E1FB9" w:rsidP="006E1FB9">
      <w:pPr>
        <w:pStyle w:val="Code"/>
        <w:rPr>
          <w:highlight w:val="white"/>
          <w:lang w:val="en-GB"/>
        </w:rPr>
      </w:pPr>
      <w:r w:rsidRPr="00D822A3">
        <w:rPr>
          <w:highlight w:val="white"/>
          <w:lang w:val="en-GB"/>
        </w:rPr>
        <w:t xml:space="preserve">    public List&lt;Pair&lt;string,Symbol&gt;&gt;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D76DA34" w14:textId="77777777" w:rsidR="00117AB0" w:rsidRPr="00D822A3" w:rsidRDefault="006E1FB9" w:rsidP="006E1FB9">
      <w:pPr>
        <w:pStyle w:val="Code"/>
        <w:rPr>
          <w:highlight w:val="white"/>
          <w:lang w:val="en-GB"/>
        </w:rPr>
      </w:pPr>
      <w:r w:rsidRPr="00D822A3">
        <w:rPr>
          <w:highlight w:val="white"/>
          <w:lang w:val="en-GB"/>
        </w:rPr>
        <w:t xml:space="preserve">    // -----------------------------------------------------------------------</w:t>
      </w:r>
    </w:p>
    <w:p w14:paraId="19A27157" w14:textId="77777777" w:rsidR="00117AB0" w:rsidRPr="00D822A3" w:rsidRDefault="00117AB0"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lastRenderedPageBreak/>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5E58804F" w14:textId="77777777" w:rsidR="006E1FB9" w:rsidRPr="00D822A3" w:rsidRDefault="006E1FB9" w:rsidP="006E1FB9">
      <w:pPr>
        <w:pStyle w:val="Code"/>
        <w:rPr>
          <w:highlight w:val="white"/>
          <w:lang w:val="en-GB"/>
        </w:rPr>
      </w:pPr>
      <w:r w:rsidRPr="00D822A3">
        <w:rPr>
          <w:highlight w:val="white"/>
          <w:lang w:val="en-GB"/>
        </w:rPr>
        <w:t xml:space="preserve">    private IDictionary&lt;string,Symbol&gt; m_memberMap;</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079D6B27" w14:textId="77777777" w:rsidR="006E1FB9" w:rsidRPr="00D822A3" w:rsidRDefault="006E1FB9" w:rsidP="006E1FB9">
      <w:pPr>
        <w:pStyle w:val="Code"/>
        <w:rPr>
          <w:highlight w:val="white"/>
          <w:lang w:val="en-GB"/>
        </w:rPr>
      </w:pPr>
      <w:r w:rsidRPr="00D822A3">
        <w:rPr>
          <w:highlight w:val="white"/>
          <w:lang w:val="en-GB"/>
        </w:rPr>
        <w:t xml:space="preserve">    public Type(Sort sort, IDictionary&lt;string,Symbol&gt; symbolMap)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9CE4599" w14:textId="77777777" w:rsidR="006E1FB9" w:rsidRPr="00D822A3" w:rsidRDefault="006E1FB9" w:rsidP="006E1FB9">
      <w:pPr>
        <w:pStyle w:val="Code"/>
        <w:rPr>
          <w:highlight w:val="white"/>
          <w:lang w:val="en-GB"/>
        </w:rPr>
      </w:pPr>
      <w:r w:rsidRPr="00D822A3">
        <w:rPr>
          <w:highlight w:val="white"/>
          <w:lang w:val="en-GB"/>
        </w:rPr>
        <w:t xml:space="preserve">      m_memberMap = symbolMap;</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69AEA564" w14:textId="77777777" w:rsidR="006E1FB9" w:rsidRPr="00D822A3" w:rsidRDefault="006E1FB9" w:rsidP="006E1FB9">
      <w:pPr>
        <w:pStyle w:val="Code"/>
        <w:rPr>
          <w:highlight w:val="white"/>
          <w:lang w:val="en-GB"/>
        </w:rPr>
      </w:pPr>
    </w:p>
    <w:p w14:paraId="6C0BEB48" w14:textId="77777777" w:rsidR="006E1FB9" w:rsidRPr="00D822A3" w:rsidRDefault="006E1FB9" w:rsidP="006E1FB9">
      <w:pPr>
        <w:pStyle w:val="Code"/>
        <w:rPr>
          <w:highlight w:val="white"/>
          <w:lang w:val="en-GB"/>
        </w:rPr>
      </w:pPr>
      <w:r w:rsidRPr="00D822A3">
        <w:rPr>
          <w:highlight w:val="white"/>
          <w:lang w:val="en-GB"/>
        </w:rPr>
        <w:t xml:space="preserve">    public IDictionary&lt;string,Symbol&gt; MemberMap {</w:t>
      </w:r>
    </w:p>
    <w:p w14:paraId="204E0FF6" w14:textId="77777777" w:rsidR="006E1FB9" w:rsidRPr="00D822A3" w:rsidRDefault="006E1FB9" w:rsidP="006E1FB9">
      <w:pPr>
        <w:pStyle w:val="Code"/>
        <w:rPr>
          <w:highlight w:val="white"/>
          <w:lang w:val="en-GB"/>
        </w:rPr>
      </w:pPr>
      <w:r w:rsidRPr="00D822A3">
        <w:rPr>
          <w:highlight w:val="white"/>
          <w:lang w:val="en-GB"/>
        </w:rPr>
        <w:t xml:space="preserve">      get { return m_memberMap; }</w:t>
      </w:r>
    </w:p>
    <w:p w14:paraId="6DC70BEF" w14:textId="77777777" w:rsidR="006E1FB9" w:rsidRPr="00D822A3" w:rsidRDefault="006E1FB9" w:rsidP="006E1FB9">
      <w:pPr>
        <w:pStyle w:val="Code"/>
        <w:rPr>
          <w:highlight w:val="white"/>
          <w:lang w:val="en-GB"/>
        </w:rPr>
      </w:pPr>
      <w:r w:rsidRPr="00D822A3">
        <w:rPr>
          <w:highlight w:val="white"/>
          <w:lang w:val="en-GB"/>
        </w:rPr>
        <w:t xml:space="preserve">      set { m_memberMap = value; }</w:t>
      </w:r>
    </w:p>
    <w:p w14:paraId="0821B92D" w14:textId="77777777" w:rsidR="006E1FB9" w:rsidRPr="00D822A3" w:rsidRDefault="006E1FB9" w:rsidP="006E1FB9">
      <w:pPr>
        <w:pStyle w:val="Code"/>
        <w:rPr>
          <w:highlight w:val="white"/>
          <w:lang w:val="en-GB"/>
        </w:rPr>
      </w:pPr>
      <w:r w:rsidRPr="00D822A3">
        <w:rPr>
          <w:highlight w:val="white"/>
          <w:lang w:val="en-GB"/>
        </w:rPr>
        <w:t xml:space="preserve">    }</w:t>
      </w:r>
    </w:p>
    <w:p w14:paraId="10C9B5D0" w14:textId="77777777" w:rsidR="006E1FB9" w:rsidRPr="00D822A3" w:rsidRDefault="006E1FB9" w:rsidP="006E1FB9">
      <w:pPr>
        <w:pStyle w:val="Code"/>
        <w:rPr>
          <w:highlight w:val="white"/>
          <w:lang w:val="en-GB"/>
        </w:rPr>
      </w:pPr>
    </w:p>
    <w:p w14:paraId="2550A476" w14:textId="16D5820F" w:rsidR="006E1FB9" w:rsidRPr="00D822A3" w:rsidRDefault="006E1FB9" w:rsidP="006E1FB9">
      <w:pPr>
        <w:pStyle w:val="Code"/>
        <w:rPr>
          <w:highlight w:val="white"/>
          <w:lang w:val="en-GB"/>
        </w:rPr>
      </w:pPr>
      <w:r w:rsidRPr="00D822A3">
        <w:rPr>
          <w:highlight w:val="white"/>
          <w:lang w:val="en-GB"/>
        </w:rPr>
        <w:t xml:space="preserve">    // -----------------------------------------------------------------------</w:t>
      </w:r>
    </w:p>
    <w:p w14:paraId="069F7392" w14:textId="4A023FE5" w:rsidR="00D36967" w:rsidRPr="00D822A3" w:rsidRDefault="00D36967">
      <w:pPr>
        <w:rPr>
          <w:color w:val="auto"/>
          <w:lang w:val="en-GB"/>
        </w:rPr>
        <w:pPrChange w:id="290" w:author="Stefan Bjornander" w:date="2015-04-25T10:38:00Z">
          <w:pPr>
            <w:pStyle w:val="Rubrik3"/>
          </w:pPr>
        </w:pPrChange>
      </w:pPr>
      <w:ins w:id="291" w:author="Stefan Bjornander" w:date="2015-04-25T10:38:00Z">
        <w:r w:rsidRPr="00D822A3">
          <w:rPr>
            <w:lang w:val="en-GB"/>
          </w:rPr>
          <w:t>The enumeration type (</w:t>
        </w:r>
        <w:r w:rsidRPr="00D822A3">
          <w:rPr>
            <w:rStyle w:val="KeyWord0"/>
            <w:lang w:val="en-GB"/>
            <w:rPrChange w:id="292" w:author="Stefan Bjornander" w:date="2015-04-25T10:38:00Z">
              <w:rPr>
                <w:rStyle w:val="CodeInText"/>
                <w:b/>
              </w:rPr>
            </w:rPrChange>
          </w:rPr>
          <w:t>enum</w:t>
        </w:r>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93"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94"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207336" w:rsidRPr="00D822A3">
        <w:rPr>
          <w:lang w:val="en-GB"/>
        </w:rPr>
        <w:t>3.2.1</w:t>
      </w:r>
      <w:r w:rsidRPr="00D822A3">
        <w:rPr>
          <w:lang w:val="en-GB"/>
        </w:rPr>
        <w:fldChar w:fldCharType="end"/>
      </w:r>
      <w:r w:rsidRPr="00D822A3">
        <w:rPr>
          <w:lang w:val="en-GB"/>
        </w:rPr>
        <w:t xml:space="preserve"> </w:t>
      </w:r>
      <w:ins w:id="295"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96" w:author="Stefan Bjornander" w:date="2015-04-25T10:38:00Z">
        <w:r w:rsidRPr="00D822A3">
          <w:rPr>
            <w:lang w:val="en-GB"/>
          </w:rPr>
          <w:t xml:space="preserve"> initialize its value. </w:t>
        </w:r>
      </w:ins>
      <w:r w:rsidRPr="00D822A3">
        <w:rPr>
          <w:lang w:val="en-GB"/>
        </w:rPr>
        <w:t>Therefore,</w:t>
      </w:r>
      <w:ins w:id="297" w:author="Stefan Bjornander" w:date="2015-04-25T10:38:00Z">
        <w:r w:rsidRPr="00D822A3">
          <w:rPr>
            <w:lang w:val="en-GB"/>
          </w:rPr>
          <w:t xml:space="preserve"> we add the </w:t>
        </w:r>
        <w:r w:rsidRPr="00D822A3">
          <w:rPr>
            <w:rStyle w:val="KeyWord0"/>
            <w:lang w:val="en-GB"/>
            <w:rPrChange w:id="298"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99"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59B1DEDC"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300" w:author="Stefan Bjornander" w:date="2015-04-25T11:15:00Z"/>
          <w:lang w:val="en-GB"/>
        </w:rPr>
        <w:pPrChange w:id="301" w:author="Stefan Bjornander" w:date="2015-04-25T14:54:00Z">
          <w:pPr>
            <w:pStyle w:val="Rubrik3"/>
          </w:pPr>
        </w:pPrChange>
      </w:pPr>
      <w:ins w:id="302" w:author="Stefan Bjornander" w:date="2015-04-25T14:54:00Z">
        <w:r w:rsidRPr="00D822A3">
          <w:rPr>
            <w:lang w:val="en-GB"/>
          </w:rPr>
          <w:t xml:space="preserve">Each type has a size, even though void </w:t>
        </w:r>
      </w:ins>
      <w:ins w:id="303" w:author="Stefan Bjornander" w:date="2015-04-25T16:04:00Z">
        <w:r w:rsidRPr="00D822A3">
          <w:rPr>
            <w:lang w:val="en-GB"/>
          </w:rPr>
          <w:t>and</w:t>
        </w:r>
      </w:ins>
      <w:ins w:id="304" w:author="Stefan Bjornander" w:date="2015-04-25T14:54:00Z">
        <w:r w:rsidRPr="00D822A3">
          <w:rPr>
            <w:lang w:val="en-GB"/>
          </w:rPr>
          <w:t xml:space="preserve"> function ha</w:t>
        </w:r>
      </w:ins>
      <w:ins w:id="305" w:author="Stefan Bjornander" w:date="2015-04-25T16:04:00Z">
        <w:r w:rsidRPr="00D822A3">
          <w:rPr>
            <w:lang w:val="en-GB"/>
          </w:rPr>
          <w:t>ve</w:t>
        </w:r>
      </w:ins>
      <w:ins w:id="306" w:author="Stefan Bjornander" w:date="2015-04-25T14:54:00Z">
        <w:r w:rsidRPr="00D822A3">
          <w:rPr>
            <w:lang w:val="en-GB"/>
          </w:rPr>
          <w:t xml:space="preserve"> size zero. The size of an array is its size times the size of its type</w:t>
        </w:r>
      </w:ins>
      <w:ins w:id="307" w:author="Stefan Bjornander" w:date="2015-04-25T14:55:00Z">
        <w:r w:rsidRPr="00D822A3">
          <w:rPr>
            <w:lang w:val="en-GB"/>
          </w:rPr>
          <w:t xml:space="preserve">, the size of a struct is the sum of the sizes of its members, and the size of a union is the size of its </w:t>
        </w:r>
      </w:ins>
      <w:ins w:id="308" w:author="Stefan Bjornander" w:date="2015-04-25T16:04:00Z">
        <w:r w:rsidRPr="00D822A3">
          <w:rPr>
            <w:lang w:val="en-GB"/>
          </w:rPr>
          <w:t>largest</w:t>
        </w:r>
      </w:ins>
      <w:ins w:id="309" w:author="Stefan Bjornander" w:date="2015-04-25T14:55:00Z">
        <w:r w:rsidRPr="00D822A3">
          <w:rPr>
            <w:lang w:val="en-GB"/>
          </w:rPr>
          <w:t xml:space="preserve"> member. Not</w:t>
        </w:r>
      </w:ins>
      <w:ins w:id="310" w:author="Stefan Bjornander" w:date="2015-04-25T16:04:00Z">
        <w:r w:rsidRPr="00D822A3">
          <w:rPr>
            <w:lang w:val="en-GB"/>
          </w:rPr>
          <w:t>e</w:t>
        </w:r>
      </w:ins>
      <w:ins w:id="311"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lastRenderedPageBreak/>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312" w:author="Stefan Bjornander" w:date="2015-04-25T11:37:00Z">
        <w:r w:rsidRPr="00D822A3">
          <w:rPr>
            <w:lang w:val="en-GB"/>
          </w:rPr>
          <w:t xml:space="preserve">It is possible to define an array without </w:t>
        </w:r>
      </w:ins>
      <w:ins w:id="313" w:author="Stefan Bjornander" w:date="2015-04-25T11:38:00Z">
        <w:r w:rsidRPr="00D822A3">
          <w:rPr>
            <w:noProof/>
            <w:lang w:val="en-GB"/>
          </w:rPr>
          <w:t xml:space="preserve">stating its size, </w:t>
        </w:r>
      </w:ins>
      <w:ins w:id="314" w:author="Stefan Bjornander" w:date="2015-04-25T14:31:00Z">
        <w:r w:rsidRPr="00D822A3">
          <w:rPr>
            <w:noProof/>
            <w:lang w:val="en-GB"/>
          </w:rPr>
          <w:t>in which case the array is given the size zero. I</w:t>
        </w:r>
      </w:ins>
      <w:ins w:id="315" w:author="Stefan Bjornander" w:date="2015-04-25T11:38:00Z">
        <w:r w:rsidRPr="00D822A3">
          <w:rPr>
            <w:noProof/>
            <w:lang w:val="en-GB"/>
          </w:rPr>
          <w:t>n that case</w:t>
        </w:r>
      </w:ins>
      <w:ins w:id="316" w:author="Stefan Bjornander" w:date="2015-04-25T14:31:00Z">
        <w:r w:rsidRPr="00D822A3">
          <w:rPr>
            <w:noProof/>
            <w:lang w:val="en-GB"/>
          </w:rPr>
          <w:t>,</w:t>
        </w:r>
      </w:ins>
      <w:ins w:id="317" w:author="Stefan Bjornander" w:date="2015-04-25T11:38:00Z">
        <w:r w:rsidRPr="00D822A3">
          <w:rPr>
            <w:noProof/>
            <w:lang w:val="en-GB"/>
          </w:rPr>
          <w:t xml:space="preserve"> </w:t>
        </w:r>
      </w:ins>
      <w:ins w:id="318" w:author="Stefan Bjornander" w:date="2015-04-25T14:31:00Z">
        <w:r w:rsidRPr="00D822A3">
          <w:rPr>
            <w:noProof/>
            <w:lang w:val="en-GB"/>
          </w:rPr>
          <w:t>the</w:t>
        </w:r>
      </w:ins>
      <w:ins w:id="319" w:author="Stefan Bjornander" w:date="2015-04-25T11:38:00Z">
        <w:r w:rsidRPr="00D822A3">
          <w:rPr>
            <w:noProof/>
            <w:lang w:val="en-GB"/>
          </w:rPr>
          <w:t xml:space="preserve"> </w:t>
        </w:r>
      </w:ins>
      <w:ins w:id="320" w:author="Stefan Bjornander" w:date="2015-04-25T14:31:00Z">
        <w:r w:rsidRPr="00D822A3">
          <w:rPr>
            <w:noProof/>
            <w:lang w:val="en-GB"/>
          </w:rPr>
          <w:t xml:space="preserve">array </w:t>
        </w:r>
      </w:ins>
      <w:ins w:id="321" w:author="Stefan Bjornander" w:date="2015-04-25T11:38:00Z">
        <w:r w:rsidRPr="00D822A3">
          <w:rPr>
            <w:noProof/>
            <w:lang w:val="en-GB"/>
          </w:rPr>
          <w:t xml:space="preserve">size must be determined by the size of its initialization list. </w:t>
        </w:r>
      </w:ins>
      <w:ins w:id="322" w:author="Stefan Bjornander" w:date="2015-04-25T11:39:00Z">
        <w:r w:rsidRPr="00D822A3">
          <w:rPr>
            <w:noProof/>
            <w:lang w:val="en-GB"/>
          </w:rPr>
          <w:t xml:space="preserve">However, if the </w:t>
        </w:r>
      </w:ins>
      <w:ins w:id="323" w:author="Stefan Bjornander" w:date="2015-04-25T11:40:00Z">
        <w:r w:rsidRPr="00D822A3">
          <w:rPr>
            <w:noProof/>
            <w:lang w:val="en-GB"/>
          </w:rPr>
          <w:t xml:space="preserve">array </w:t>
        </w:r>
      </w:ins>
      <w:ins w:id="324" w:author="Stefan Bjornander" w:date="2015-04-25T11:39:00Z">
        <w:r w:rsidRPr="00D822A3">
          <w:rPr>
            <w:noProof/>
            <w:lang w:val="en-GB"/>
          </w:rPr>
          <w:t xml:space="preserve">definition </w:t>
        </w:r>
      </w:ins>
      <w:ins w:id="325" w:author="Stefan Bjornander" w:date="2015-04-25T11:40:00Z">
        <w:r w:rsidRPr="00D822A3">
          <w:rPr>
            <w:noProof/>
            <w:lang w:val="en-GB"/>
          </w:rPr>
          <w:t>lacks</w:t>
        </w:r>
      </w:ins>
      <w:ins w:id="326" w:author="Stefan Bjornander" w:date="2015-04-25T11:39:00Z">
        <w:r w:rsidRPr="00D822A3">
          <w:rPr>
            <w:noProof/>
            <w:lang w:val="en-GB"/>
          </w:rPr>
          <w:t xml:space="preserve"> an initialization list</w:t>
        </w:r>
      </w:ins>
      <w:ins w:id="327" w:author="Stefan Bjornander" w:date="2015-04-25T11:40:00Z">
        <w:r w:rsidRPr="00D822A3">
          <w:rPr>
            <w:noProof/>
            <w:lang w:val="en-GB"/>
          </w:rPr>
          <w:t xml:space="preserve">, the array </w:t>
        </w:r>
      </w:ins>
      <w:ins w:id="328" w:author="Stefan Bjornander" w:date="2015-04-25T14:31:00Z">
        <w:r w:rsidRPr="00D822A3">
          <w:rPr>
            <w:noProof/>
            <w:lang w:val="en-GB"/>
          </w:rPr>
          <w:t xml:space="preserve">keeps the size zero and is considered </w:t>
        </w:r>
      </w:ins>
      <w:ins w:id="329" w:author="Stefan Bjornander" w:date="2015-04-25T11:40:00Z">
        <w:r w:rsidRPr="00D822A3">
          <w:rPr>
            <w:noProof/>
            <w:lang w:val="en-GB"/>
          </w:rPr>
          <w:t>incomplete</w:t>
        </w:r>
      </w:ins>
      <w:ins w:id="330" w:author="Stefan Bjornander" w:date="2015-04-25T11:39:00Z">
        <w:r w:rsidRPr="00D822A3">
          <w:rPr>
            <w:noProof/>
            <w:lang w:val="en-GB"/>
          </w:rPr>
          <w:t>.</w:t>
        </w:r>
      </w:ins>
      <w:ins w:id="331" w:author="Stefan Bjornander" w:date="2015-04-25T14:30:00Z">
        <w:r w:rsidRPr="00D822A3">
          <w:rPr>
            <w:noProof/>
            <w:lang w:val="en-GB"/>
          </w:rPr>
          <w:t xml:space="preserve"> In the same</w:t>
        </w:r>
      </w:ins>
      <w:ins w:id="332" w:author="Stefan Bjornander" w:date="2015-04-25T14:33:00Z">
        <w:r w:rsidRPr="00D822A3">
          <w:rPr>
            <w:noProof/>
            <w:lang w:val="en-GB"/>
          </w:rPr>
          <w:t xml:space="preserve"> way</w:t>
        </w:r>
      </w:ins>
      <w:ins w:id="333" w:author="Stefan Bjornander" w:date="2015-04-25T14:30:00Z">
        <w:r w:rsidRPr="00D822A3">
          <w:rPr>
            <w:noProof/>
            <w:lang w:val="en-GB"/>
          </w:rPr>
          <w:t xml:space="preserve">, it is possible to define only the </w:t>
        </w:r>
      </w:ins>
      <w:ins w:id="334" w:author="Stefan Bjornander" w:date="2015-04-25T14:32:00Z">
        <w:r w:rsidRPr="00D822A3">
          <w:rPr>
            <w:noProof/>
            <w:lang w:val="en-GB"/>
          </w:rPr>
          <w:t>n</w:t>
        </w:r>
      </w:ins>
      <w:ins w:id="335" w:author="Stefan Bjornander" w:date="2015-04-25T14:33:00Z">
        <w:r w:rsidRPr="00D822A3">
          <w:rPr>
            <w:noProof/>
            <w:lang w:val="en-GB"/>
          </w:rPr>
          <w:t>ame tag</w:t>
        </w:r>
      </w:ins>
      <w:ins w:id="336" w:author="Stefan Bjornander" w:date="2015-04-25T14:30:00Z">
        <w:r w:rsidRPr="00D822A3">
          <w:rPr>
            <w:noProof/>
            <w:lang w:val="en-GB"/>
          </w:rPr>
          <w:t xml:space="preserve"> of a struct</w:t>
        </w:r>
      </w:ins>
      <w:ins w:id="337" w:author="Stefan Bjornander" w:date="2015-04-25T14:33:00Z">
        <w:r w:rsidRPr="00D822A3">
          <w:rPr>
            <w:noProof/>
            <w:lang w:val="en-GB"/>
          </w:rPr>
          <w:t xml:space="preserve"> or union</w:t>
        </w:r>
      </w:ins>
      <w:ins w:id="338" w:author="Stefan Bjornander" w:date="2015-04-25T14:30:00Z">
        <w:r w:rsidRPr="00D822A3">
          <w:rPr>
            <w:noProof/>
            <w:lang w:val="en-GB"/>
          </w:rPr>
          <w:t xml:space="preserve">, with its </w:t>
        </w:r>
      </w:ins>
      <w:ins w:id="339" w:author="Stefan Bjornander" w:date="2015-04-25T14:33:00Z">
        <w:r w:rsidRPr="00D822A3">
          <w:rPr>
            <w:noProof/>
            <w:lang w:val="en-GB"/>
          </w:rPr>
          <w:t xml:space="preserve">member </w:t>
        </w:r>
      </w:ins>
      <w:r w:rsidRPr="00D822A3">
        <w:rPr>
          <w:noProof/>
          <w:lang w:val="en-GB"/>
        </w:rPr>
        <w:t>map</w:t>
      </w:r>
      <w:ins w:id="340" w:author="Stefan Bjornander" w:date="2015-04-25T14:33:00Z">
        <w:r w:rsidRPr="00D822A3">
          <w:rPr>
            <w:noProof/>
            <w:lang w:val="en-GB"/>
          </w:rPr>
          <w:t xml:space="preserve"> </w:t>
        </w:r>
      </w:ins>
      <w:ins w:id="341" w:author="Stefan Bjornander" w:date="2015-04-25T14:30:00Z">
        <w:r w:rsidRPr="00D822A3">
          <w:rPr>
            <w:noProof/>
            <w:lang w:val="en-GB"/>
          </w:rPr>
          <w:t xml:space="preserve">to be defined later. </w:t>
        </w:r>
      </w:ins>
      <w:ins w:id="342" w:author="Stefan Bjornander" w:date="2015-04-25T14:32:00Z">
        <w:r w:rsidRPr="00D822A3">
          <w:rPr>
            <w:noProof/>
            <w:lang w:val="en-GB"/>
          </w:rPr>
          <w:t xml:space="preserve">In that case, the member </w:t>
        </w:r>
      </w:ins>
      <w:r w:rsidRPr="00D822A3">
        <w:rPr>
          <w:noProof/>
          <w:lang w:val="en-GB"/>
        </w:rPr>
        <w:t>map</w:t>
      </w:r>
      <w:ins w:id="343" w:author="Stefan Bjornander" w:date="2015-04-25T14:32:00Z">
        <w:r w:rsidRPr="00D822A3">
          <w:rPr>
            <w:noProof/>
            <w:lang w:val="en-GB"/>
          </w:rPr>
          <w:t xml:space="preserve"> is given the value null, which is keep if the </w:t>
        </w:r>
      </w:ins>
      <w:ins w:id="344" w:author="Stefan Bjornander" w:date="2015-04-25T14:33:00Z">
        <w:r w:rsidRPr="00D822A3">
          <w:rPr>
            <w:noProof/>
            <w:lang w:val="en-GB"/>
          </w:rPr>
          <w:t xml:space="preserve">member </w:t>
        </w:r>
      </w:ins>
      <w:r w:rsidRPr="00D822A3">
        <w:rPr>
          <w:noProof/>
          <w:lang w:val="en-GB"/>
        </w:rPr>
        <w:t>map</w:t>
      </w:r>
      <w:ins w:id="345" w:author="Stefan Bjornander" w:date="2015-04-25T14:33:00Z">
        <w:r w:rsidRPr="00D822A3">
          <w:rPr>
            <w:noProof/>
            <w:lang w:val="en-GB"/>
          </w:rPr>
          <w:t xml:space="preserve"> is n</w:t>
        </w:r>
      </w:ins>
      <w:r w:rsidRPr="00D822A3">
        <w:rPr>
          <w:noProof/>
          <w:lang w:val="en-GB"/>
        </w:rPr>
        <w:t>ot</w:t>
      </w:r>
      <w:ins w:id="346" w:author="Stefan Bjornander" w:date="2015-04-25T14:33:00Z">
        <w:r w:rsidRPr="00D822A3">
          <w:rPr>
            <w:noProof/>
            <w:lang w:val="en-GB"/>
          </w:rPr>
          <w:t xml:space="preserve"> defined, and the struct or union is consider incomplete.</w:t>
        </w:r>
      </w:ins>
      <w:ins w:id="347"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48"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lastRenderedPageBreak/>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4434861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77777777" w:rsidR="006E1FB9" w:rsidRPr="00D822A3" w:rsidRDefault="006E1FB9" w:rsidP="006E1FB9">
      <w:pPr>
        <w:pStyle w:val="Code"/>
        <w:rPr>
          <w:highlight w:val="white"/>
          <w:lang w:val="en-GB"/>
        </w:rPr>
      </w:pPr>
    </w:p>
    <w:p w14:paraId="365FACFC" w14:textId="5D95042B" w:rsidR="006E1FB9" w:rsidRPr="00D822A3" w:rsidRDefault="006E1FB9" w:rsidP="006E1FB9">
      <w:pPr>
        <w:pStyle w:val="Code"/>
        <w:rPr>
          <w:highlight w:val="white"/>
          <w:lang w:val="en-GB"/>
        </w:rPr>
      </w:pPr>
      <w:r w:rsidRPr="00D822A3">
        <w:rPr>
          <w:highlight w:val="white"/>
          <w:lang w:val="en-GB"/>
        </w:rPr>
        <w:t xml:space="preserve">    // -----------------------------------------------------------------------</w:t>
      </w:r>
    </w:p>
    <w:p w14:paraId="66A16E10" w14:textId="1F0EA97E" w:rsidR="00B864B2" w:rsidRPr="00D822A3" w:rsidRDefault="00B864B2">
      <w:pPr>
        <w:rPr>
          <w:lang w:val="en-GB"/>
        </w:rPr>
        <w:pPrChange w:id="349" w:author="Stefan Bjornander" w:date="2015-04-25T10:27:00Z">
          <w:pPr>
            <w:pStyle w:val="Rubrik3"/>
          </w:pPr>
        </w:pPrChange>
      </w:pPr>
      <w:ins w:id="350" w:author="Stefan Bjornander" w:date="2015-04-25T10:30:00Z">
        <w:r w:rsidRPr="00D822A3">
          <w:rPr>
            <w:lang w:val="en-GB"/>
          </w:rPr>
          <w:t xml:space="preserve">The idea of the volatile </w:t>
        </w:r>
      </w:ins>
      <w:ins w:id="351" w:author="Stefan Bjornander" w:date="2015-04-25T10:31:00Z">
        <w:r w:rsidRPr="00D822A3">
          <w:rPr>
            <w:lang w:val="en-GB"/>
          </w:rPr>
          <w:t xml:space="preserve">qualifier is to </w:t>
        </w:r>
      </w:ins>
      <w:ins w:id="352" w:author="Stefan Bjornander" w:date="2015-04-25T10:30:00Z">
        <w:r w:rsidRPr="00D822A3">
          <w:rPr>
            <w:lang w:val="en-GB"/>
          </w:rPr>
          <w:t xml:space="preserve">prevent optimization, and since this book </w:t>
        </w:r>
      </w:ins>
      <w:ins w:id="353" w:author="Stefan Bjornander" w:date="2015-04-25T10:31:00Z">
        <w:r w:rsidRPr="00D822A3">
          <w:rPr>
            <w:lang w:val="en-GB"/>
          </w:rPr>
          <w:t>is focused on optimization techniques</w:t>
        </w:r>
      </w:ins>
      <w:r w:rsidR="001832E0" w:rsidRPr="00D822A3">
        <w:rPr>
          <w:lang w:val="en-GB"/>
        </w:rPr>
        <w:t>,</w:t>
      </w:r>
      <w:ins w:id="354" w:author="Stefan Bjornander" w:date="2015-04-25T10:31:00Z">
        <w:r w:rsidRPr="00D822A3">
          <w:rPr>
            <w:lang w:val="en-GB"/>
          </w:rPr>
          <w:t xml:space="preserve"> we have no real use for the volatile </w:t>
        </w:r>
      </w:ins>
      <w:r w:rsidRPr="00D822A3">
        <w:rPr>
          <w:lang w:val="en-GB"/>
        </w:rPr>
        <w:t>qualifier</w:t>
      </w:r>
      <w:ins w:id="355" w:author="Stefan Bjornander" w:date="2015-04-25T10:31:00Z">
        <w:r w:rsidRPr="00D822A3">
          <w:rPr>
            <w:lang w:val="en-GB"/>
          </w:rPr>
          <w:t xml:space="preserve">. However, for the sake of </w:t>
        </w:r>
      </w:ins>
      <w:r w:rsidRPr="00D822A3">
        <w:rPr>
          <w:lang w:val="en-GB"/>
        </w:rPr>
        <w:t>completeness</w:t>
      </w:r>
      <w:ins w:id="356" w:author="Stefan Bjornander" w:date="2015-04-25T10:31:00Z">
        <w:r w:rsidRPr="00D822A3">
          <w:rPr>
            <w:lang w:val="en-GB"/>
          </w:rPr>
          <w:t xml:space="preserve"> we include the </w:t>
        </w:r>
        <w:r w:rsidRPr="00D822A3">
          <w:rPr>
            <w:rStyle w:val="KeyWord0"/>
            <w:lang w:val="en-GB"/>
            <w:rPrChange w:id="357" w:author="Stefan Bjornander" w:date="2015-04-25T10:32:00Z">
              <w:rPr>
                <w:rStyle w:val="CodeInText"/>
                <w:b/>
              </w:rPr>
            </w:rPrChange>
          </w:rPr>
          <w:t>m_volatile</w:t>
        </w:r>
        <w:r w:rsidRPr="00D822A3">
          <w:rPr>
            <w:lang w:val="en-GB"/>
          </w:rPr>
          <w:t xml:space="preserve"> field in the </w:t>
        </w:r>
        <w:r w:rsidRPr="00D822A3">
          <w:rPr>
            <w:rStyle w:val="KeyWord0"/>
            <w:lang w:val="en-GB"/>
            <w:rPrChange w:id="358"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59" w:author="Stefan Bjornander" w:date="2015-04-25T10:28:00Z">
        <w:r w:rsidRPr="00D822A3">
          <w:rPr>
            <w:lang w:val="en-GB"/>
          </w:rPr>
          <w:t xml:space="preserve"> type is constant if its field </w:t>
        </w:r>
        <w:r w:rsidRPr="00D822A3">
          <w:rPr>
            <w:rStyle w:val="KeyWord0"/>
            <w:lang w:val="en-GB"/>
            <w:rPrChange w:id="360" w:author="Stefan Bjornander" w:date="2015-04-25T10:28:00Z">
              <w:rPr>
                <w:rStyle w:val="CodeInText"/>
              </w:rPr>
            </w:rPrChange>
          </w:rPr>
          <w:t>m_constant</w:t>
        </w:r>
        <w:r w:rsidRPr="00D822A3">
          <w:rPr>
            <w:lang w:val="en-GB"/>
          </w:rPr>
          <w:t xml:space="preserve"> is true. However, </w:t>
        </w:r>
      </w:ins>
      <w:r w:rsidRPr="00D822A3">
        <w:rPr>
          <w:lang w:val="en-GB"/>
        </w:rPr>
        <w:t>a</w:t>
      </w:r>
      <w:ins w:id="361" w:author="Stefan Bjornander" w:date="2015-04-25T10:28:00Z">
        <w:r w:rsidRPr="00D822A3">
          <w:rPr>
            <w:lang w:val="en-GB"/>
          </w:rPr>
          <w:t xml:space="preserve"> struct or union is </w:t>
        </w:r>
      </w:ins>
      <w:r w:rsidR="00D96162" w:rsidRPr="00D822A3">
        <w:rPr>
          <w:lang w:val="en-GB"/>
        </w:rPr>
        <w:t>c</w:t>
      </w:r>
      <w:ins w:id="362" w:author="Stefan Bjornander" w:date="2015-04-25T10:29:00Z">
        <w:r w:rsidRPr="00D822A3">
          <w:rPr>
            <w:lang w:val="en-GB"/>
          </w:rPr>
          <w:t>onstant</w:t>
        </w:r>
      </w:ins>
      <w:ins w:id="363" w:author="Stefan Bjornander" w:date="2015-04-25T10:28:00Z">
        <w:r w:rsidRPr="00D822A3">
          <w:rPr>
            <w:lang w:val="en-GB"/>
          </w:rPr>
          <w:t xml:space="preserve"> if </w:t>
        </w:r>
      </w:ins>
      <w:ins w:id="364"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65" w:author="Stefan Bjornander" w:date="2015-04-25T10:29:00Z">
        <w:r w:rsidRPr="00D822A3">
          <w:rPr>
            <w:lang w:val="en-GB"/>
          </w:rPr>
          <w:t xml:space="preserve"> </w:t>
        </w:r>
      </w:ins>
      <w:r w:rsidR="00C04FC7" w:rsidRPr="00D822A3">
        <w:rPr>
          <w:lang w:val="en-GB"/>
        </w:rPr>
        <w:t xml:space="preserve">if </w:t>
      </w:r>
      <w:ins w:id="366" w:author="Stefan Bjornander" w:date="2015-04-25T10:29:00Z">
        <w:r w:rsidRPr="00D822A3">
          <w:rPr>
            <w:lang w:val="en-GB"/>
          </w:rPr>
          <w:t>is any of its members if (</w:t>
        </w:r>
      </w:ins>
      <w:ins w:id="367" w:author="Stefan Bjornander" w:date="2015-04-25T10:30:00Z">
        <w:r w:rsidRPr="00D822A3">
          <w:rPr>
            <w:lang w:val="en-GB"/>
          </w:rPr>
          <w:t>recursively</w:t>
        </w:r>
      </w:ins>
      <w:ins w:id="368" w:author="Stefan Bjornander" w:date="2015-04-25T10:29:00Z">
        <w:r w:rsidRPr="00D822A3">
          <w:rPr>
            <w:lang w:val="en-GB"/>
          </w:rPr>
          <w:t>)</w:t>
        </w:r>
      </w:ins>
      <w:ins w:id="369"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7231B3F9" w14:textId="77777777" w:rsidR="006E1FB9" w:rsidRPr="00D822A3" w:rsidRDefault="006E1FB9" w:rsidP="006E1FB9">
      <w:pPr>
        <w:pStyle w:val="Code"/>
        <w:rPr>
          <w:highlight w:val="white"/>
          <w:lang w:val="en-GB"/>
        </w:rPr>
      </w:pPr>
    </w:p>
    <w:p w14:paraId="77D24D51" w14:textId="1C71B54A" w:rsidR="006E1FB9" w:rsidRPr="00D822A3" w:rsidRDefault="006E1FB9" w:rsidP="006E1FB9">
      <w:pPr>
        <w:pStyle w:val="Code"/>
        <w:rPr>
          <w:highlight w:val="white"/>
          <w:lang w:val="en-GB"/>
        </w:rPr>
      </w:pPr>
      <w:r w:rsidRPr="00D822A3">
        <w:rPr>
          <w:highlight w:val="white"/>
          <w:lang w:val="en-GB"/>
        </w:rPr>
        <w:t xml:space="preserve">    // -----------------------------------------------------------------------</w:t>
      </w:r>
    </w:p>
    <w:p w14:paraId="59ED11FD" w14:textId="6D8ECECC"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completeness, since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70" w:author="Stefan Bjornander" w:date="2015-04-25T14:35:00Z">
        <w:r w:rsidRPr="00D822A3">
          <w:rPr>
            <w:lang w:val="en-GB"/>
          </w:rPr>
          <w:t>Two pointer</w:t>
        </w:r>
      </w:ins>
      <w:r w:rsidRPr="00D822A3">
        <w:rPr>
          <w:noProof/>
          <w:lang w:val="en-GB"/>
        </w:rPr>
        <w:t>s</w:t>
      </w:r>
      <w:ins w:id="371" w:author="Stefan Bjornander" w:date="2015-04-25T14:35:00Z">
        <w:r w:rsidRPr="00D822A3">
          <w:rPr>
            <w:noProof/>
            <w:lang w:val="en-GB"/>
          </w:rPr>
          <w:t xml:space="preserve"> are </w:t>
        </w:r>
      </w:ins>
      <w:r w:rsidRPr="00D822A3">
        <w:rPr>
          <w:noProof/>
          <w:lang w:val="en-GB"/>
        </w:rPr>
        <w:t xml:space="preserve">considered to be </w:t>
      </w:r>
      <w:ins w:id="372" w:author="Stefan Bjornander" w:date="2015-04-25T14:35:00Z">
        <w:r w:rsidRPr="00D822A3">
          <w:rPr>
            <w:noProof/>
            <w:lang w:val="en-GB"/>
          </w:rPr>
          <w:t>equal if the type</w:t>
        </w:r>
      </w:ins>
      <w:r w:rsidRPr="00D822A3">
        <w:rPr>
          <w:noProof/>
          <w:lang w:val="en-GB"/>
        </w:rPr>
        <w:t>s</w:t>
      </w:r>
      <w:ins w:id="373"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74" w:author="Stefan Bjornander" w:date="2015-04-25T14:56:00Z">
        <w:r w:rsidRPr="00D822A3">
          <w:rPr>
            <w:noProof/>
            <w:lang w:val="en-GB"/>
          </w:rPr>
          <w:t xml:space="preserve">wo arrays are </w:t>
        </w:r>
      </w:ins>
      <w:r w:rsidRPr="00D822A3">
        <w:rPr>
          <w:noProof/>
          <w:lang w:val="en-GB"/>
        </w:rPr>
        <w:t xml:space="preserve">equal </w:t>
      </w:r>
      <w:ins w:id="375" w:author="Stefan Bjornander" w:date="2015-04-25T17:26:00Z">
        <w:r w:rsidRPr="00D822A3">
          <w:rPr>
            <w:noProof/>
            <w:lang w:val="en-GB"/>
          </w:rPr>
          <w:t>if</w:t>
        </w:r>
      </w:ins>
      <w:r w:rsidRPr="00D822A3">
        <w:rPr>
          <w:noProof/>
          <w:lang w:val="en-GB"/>
        </w:rPr>
        <w:t xml:space="preserve"> </w:t>
      </w:r>
      <w:ins w:id="376"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77" w:author="Stefan Bjornander" w:date="2015-04-25T14:58:00Z">
        <w:r w:rsidRPr="00D822A3">
          <w:rPr>
            <w:noProof/>
            <w:lang w:val="en-GB"/>
          </w:rPr>
          <w:t>Two struct</w:t>
        </w:r>
      </w:ins>
      <w:ins w:id="378" w:author="Stefan Bjornander" w:date="2015-04-25T16:07:00Z">
        <w:r w:rsidRPr="00D822A3">
          <w:rPr>
            <w:noProof/>
            <w:lang w:val="en-GB"/>
          </w:rPr>
          <w:t>s</w:t>
        </w:r>
      </w:ins>
      <w:ins w:id="379" w:author="Stefan Bjornander" w:date="2015-04-25T14:58:00Z">
        <w:r w:rsidRPr="00D822A3">
          <w:rPr>
            <w:noProof/>
            <w:lang w:val="en-GB"/>
          </w:rPr>
          <w:t xml:space="preserve"> or unions are equals if </w:t>
        </w:r>
      </w:ins>
      <w:ins w:id="380" w:author="Stefan Bjornander" w:date="2015-04-25T16:06:00Z">
        <w:r w:rsidRPr="00D822A3">
          <w:rPr>
            <w:noProof/>
            <w:lang w:val="en-GB"/>
          </w:rPr>
          <w:t xml:space="preserve">they both are incomplete </w:t>
        </w:r>
      </w:ins>
      <w:r w:rsidRPr="00D822A3">
        <w:rPr>
          <w:noProof/>
          <w:lang w:val="en-GB"/>
        </w:rPr>
        <w:t xml:space="preserve">(their member maps are null) </w:t>
      </w:r>
      <w:ins w:id="381" w:author="Stefan Bjornander" w:date="2015-04-25T16:06:00Z">
        <w:r w:rsidRPr="00D822A3">
          <w:rPr>
            <w:noProof/>
            <w:lang w:val="en-GB"/>
          </w:rPr>
          <w:t xml:space="preserve">or if </w:t>
        </w:r>
      </w:ins>
      <w:ins w:id="382" w:author="Stefan Bjornander" w:date="2015-04-25T14:58:00Z">
        <w:r w:rsidRPr="00D822A3">
          <w:rPr>
            <w:noProof/>
            <w:lang w:val="en-GB"/>
          </w:rPr>
          <w:t xml:space="preserve">their member </w:t>
        </w:r>
      </w:ins>
      <w:r w:rsidRPr="00D822A3">
        <w:rPr>
          <w:noProof/>
          <w:lang w:val="en-GB"/>
        </w:rPr>
        <w:t>maps</w:t>
      </w:r>
      <w:ins w:id="383" w:author="Stefan Bjornander" w:date="2015-04-25T14:58:00Z">
        <w:r w:rsidRPr="00D822A3">
          <w:rPr>
            <w:noProof/>
            <w:lang w:val="en-GB"/>
          </w:rPr>
          <w:t xml:space="preserve"> are equal</w:t>
        </w:r>
      </w:ins>
      <w:ins w:id="384" w:author="Stefan Bjornander" w:date="2015-04-25T16:07:00Z">
        <w:r w:rsidRPr="00D822A3">
          <w:rPr>
            <w:noProof/>
            <w:lang w:val="en-GB"/>
          </w:rPr>
          <w:t>. N</w:t>
        </w:r>
      </w:ins>
      <w:ins w:id="385" w:author="Stefan Bjornander" w:date="2015-04-25T16:05:00Z">
        <w:r w:rsidRPr="00D822A3">
          <w:rPr>
            <w:noProof/>
            <w:lang w:val="en-GB"/>
          </w:rPr>
          <w:t xml:space="preserve">ote that they </w:t>
        </w:r>
      </w:ins>
      <w:r w:rsidRPr="00D822A3">
        <w:rPr>
          <w:noProof/>
          <w:lang w:val="en-GB"/>
        </w:rPr>
        <w:t xml:space="preserve">must not only </w:t>
      </w:r>
      <w:ins w:id="386" w:author="Stefan Bjornander" w:date="2015-04-25T16:06:00Z">
        <w:r w:rsidRPr="00D822A3">
          <w:rPr>
            <w:noProof/>
            <w:lang w:val="en-GB"/>
          </w:rPr>
          <w:t>have the same members, the</w:t>
        </w:r>
      </w:ins>
      <w:r w:rsidRPr="00D822A3">
        <w:rPr>
          <w:noProof/>
          <w:lang w:val="en-GB"/>
        </w:rPr>
        <w:t xml:space="preserve"> members</w:t>
      </w:r>
      <w:ins w:id="387" w:author="Stefan Bjornander" w:date="2015-04-25T16:06:00Z">
        <w:r w:rsidRPr="00D822A3">
          <w:rPr>
            <w:noProof/>
            <w:lang w:val="en-GB"/>
          </w:rPr>
          <w:t xml:space="preserve"> </w:t>
        </w:r>
      </w:ins>
      <w:r w:rsidRPr="00D822A3">
        <w:rPr>
          <w:noProof/>
          <w:lang w:val="en-GB"/>
        </w:rPr>
        <w:t xml:space="preserve">must also appear in the </w:t>
      </w:r>
      <w:ins w:id="388"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89"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38D2EA3E" w14:textId="77777777" w:rsidR="006E1FB9" w:rsidRPr="00D822A3" w:rsidRDefault="006E1FB9" w:rsidP="006E1FB9">
      <w:pPr>
        <w:pStyle w:val="Code"/>
        <w:rPr>
          <w:highlight w:val="white"/>
          <w:lang w:val="en-GB"/>
        </w:rPr>
      </w:pPr>
    </w:p>
    <w:p w14:paraId="0E711E33" w14:textId="21E85BF3" w:rsidR="006E1FB9" w:rsidRPr="00D822A3" w:rsidRDefault="006E1FB9" w:rsidP="006E1FB9">
      <w:pPr>
        <w:pStyle w:val="Code"/>
        <w:rPr>
          <w:highlight w:val="white"/>
          <w:lang w:val="en-GB"/>
        </w:rPr>
      </w:pPr>
      <w:r w:rsidRPr="00D822A3">
        <w:rPr>
          <w:highlight w:val="white"/>
          <w:lang w:val="en-GB"/>
        </w:rPr>
        <w:t xml:space="preserve">    // -----------------------------------------------------------------------</w:t>
      </w:r>
    </w:p>
    <w:p w14:paraId="24A03D8E" w14:textId="77777777" w:rsidR="006E1FB9" w:rsidRPr="00D822A3" w:rsidRDefault="006E1FB9" w:rsidP="006E1FB9">
      <w:pPr>
        <w:pStyle w:val="Code"/>
        <w:rPr>
          <w:highlight w:val="white"/>
          <w:lang w:val="en-GB"/>
        </w:rPr>
      </w:pPr>
      <w:r w:rsidRPr="00D822A3">
        <w:rPr>
          <w:highlight w:val="white"/>
          <w:lang w:val="en-GB"/>
        </w:rPr>
        <w:t xml:space="preserve">  </w:t>
      </w:r>
    </w:p>
    <w:p w14:paraId="32663ED0" w14:textId="77777777"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4134D035" w14:textId="1110588D"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r w:rsidRPr="00D822A3">
        <w:rPr>
          <w:lang w:val="en-GB"/>
        </w:rPr>
        <w:t>TypeSize.cs</w:t>
      </w:r>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lastRenderedPageBreak/>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lastRenderedPageBreak/>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90" w:name="_Toc54119915"/>
      <w:r w:rsidRPr="00D822A3">
        <w:rPr>
          <w:lang w:val="en-GB"/>
        </w:rPr>
        <w:lastRenderedPageBreak/>
        <w:t>Type Cast</w:t>
      </w:r>
      <w:bookmarkEnd w:id="390"/>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r w:rsidRPr="00D822A3">
        <w:rPr>
          <w:lang w:val="en-GB"/>
        </w:rPr>
        <w:t>TypeCast.cs</w:t>
      </w:r>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lastRenderedPageBreak/>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lastRenderedPageBreak/>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lastRenderedPageBreak/>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0FADF285" w:rsidR="003302FD" w:rsidRPr="00D822A3" w:rsidRDefault="003302FD" w:rsidP="003302FD">
      <w:pPr>
        <w:rPr>
          <w:highlight w:val="white"/>
          <w:lang w:val="en-GB"/>
        </w:rPr>
      </w:pPr>
      <w:r w:rsidRPr="00D822A3">
        <w:rPr>
          <w:highlight w:val="white"/>
          <w:lang w:val="en-GB"/>
        </w:rPr>
        <w:t>If the source value is zero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42B58C1D" w:rsidR="00494193" w:rsidRPr="00D822A3" w:rsidRDefault="003302FD" w:rsidP="003302FD">
      <w:pPr>
        <w:rPr>
          <w:highlight w:val="white"/>
          <w:lang w:val="en-GB"/>
        </w:rPr>
      </w:pPr>
      <w:r w:rsidRPr="00D822A3">
        <w:rPr>
          <w:highlight w:val="white"/>
          <w:lang w:val="en-GB"/>
        </w:rPr>
        <w:t>Finally, the target symbol holds the ture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lastRenderedPageBreak/>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91" w:name="_Toc54119916"/>
      <w:r w:rsidRPr="00D822A3">
        <w:rPr>
          <w:lang w:val="en-GB"/>
        </w:rPr>
        <w:lastRenderedPageBreak/>
        <w:t>Type Promotion</w:t>
      </w:r>
      <w:bookmarkEnd w:id="391"/>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r w:rsidRPr="00D822A3">
        <w:rPr>
          <w:rStyle w:val="CodeInText0"/>
          <w:lang w:val="en-GB"/>
        </w:rPr>
        <w:t>i</w:t>
      </w:r>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77777777"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xml:space="preserve">, event thought they have the same size. The same goes for </w:t>
      </w:r>
      <w:r w:rsidRPr="00D822A3">
        <w:rPr>
          <w:rStyle w:val="CodeInText0"/>
          <w:lang w:val="en-GB"/>
        </w:rPr>
        <w:t>short</w:t>
      </w:r>
      <w:r w:rsidRPr="00D822A3">
        <w:rPr>
          <w:lang w:val="en-GB"/>
        </w:rPr>
        <w:t xml:space="preserve"> and </w:t>
      </w:r>
      <w:r w:rsidRPr="00D822A3">
        <w:rPr>
          <w:rStyle w:val="CodeInText0"/>
          <w:lang w:val="en-GB"/>
        </w:rPr>
        <w:t>char</w:t>
      </w:r>
      <w:r w:rsidRPr="00D822A3">
        <w:rPr>
          <w:lang w:val="en-GB"/>
        </w:rPr>
        <w:t>.</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7259214E" w:rsidR="00BB78E9" w:rsidRPr="00D822A3" w:rsidRDefault="00BB78E9" w:rsidP="00BB78E9">
      <w:pPr>
        <w:rPr>
          <w:lang w:val="en-GB"/>
        </w:rPr>
      </w:pPr>
      <w:r w:rsidRPr="00D822A3">
        <w:rPr>
          <w:lang w:val="en-GB"/>
        </w:rPr>
        <w:t xml:space="preserve">In accordance with the Ansi C standard the signed and unsigned values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char always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29538448" w14:textId="77777777" w:rsidR="005159E1" w:rsidRPr="00D822A3" w:rsidRDefault="005159E1" w:rsidP="005159E1">
      <w:pPr>
        <w:pStyle w:val="Code"/>
        <w:rPr>
          <w:highlight w:val="white"/>
          <w:lang w:val="en-GB"/>
        </w:rPr>
      </w:pPr>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92" w:name="_Ref54016854"/>
      <w:bookmarkStart w:id="393" w:name="_Toc54119917"/>
      <w:r w:rsidRPr="00D822A3">
        <w:rPr>
          <w:lang w:val="en-GB"/>
        </w:rPr>
        <w:lastRenderedPageBreak/>
        <w:t>Constant Expression</w:t>
      </w:r>
      <w:bookmarkEnd w:id="392"/>
      <w:bookmarkEnd w:id="393"/>
    </w:p>
    <w:p w14:paraId="78866B91" w14:textId="0AB755E0"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preprocessor need to evaluate the value of if-directives.</w:t>
      </w:r>
    </w:p>
    <w:p w14:paraId="1AF5F664" w14:textId="7A8CED78" w:rsidR="00862B4D" w:rsidRPr="00D822A3" w:rsidRDefault="00BB508B" w:rsidP="00CD295E">
      <w:pPr>
        <w:pStyle w:val="CodeHeader"/>
        <w:rPr>
          <w:lang w:val="en-GB"/>
        </w:rPr>
      </w:pPr>
      <w:r w:rsidRPr="00D822A3">
        <w:rPr>
          <w:lang w:val="en-GB"/>
        </w:rPr>
        <w:t>ConstantExpression.cs</w:t>
      </w:r>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94" w:name="_Toc54119918"/>
      <w:r w:rsidRPr="00D822A3">
        <w:rPr>
          <w:highlight w:val="white"/>
          <w:lang w:val="en-GB"/>
        </w:rPr>
        <w:t>Relation Expressions</w:t>
      </w:r>
      <w:bookmarkEnd w:id="394"/>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or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95" w:name="_Toc54119919"/>
      <w:r w:rsidRPr="00D822A3">
        <w:rPr>
          <w:highlight w:val="white"/>
          <w:lang w:val="en-GB"/>
        </w:rPr>
        <w:t>Arithmetic Expressions</w:t>
      </w:r>
      <w:bookmarkEnd w:id="395"/>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3E291D7A" w:rsidR="0080006D" w:rsidRPr="00D822A3" w:rsidRDefault="0080006D" w:rsidP="00CD295E">
      <w:pPr>
        <w:pStyle w:val="Rubrik2"/>
        <w:rPr>
          <w:highlight w:val="white"/>
          <w:lang w:val="en-GB"/>
        </w:rPr>
      </w:pPr>
      <w:bookmarkStart w:id="396" w:name="_Toc54119920"/>
      <w:r w:rsidRPr="00D822A3">
        <w:rPr>
          <w:highlight w:val="white"/>
          <w:lang w:val="en-GB"/>
        </w:rPr>
        <w:t>Type Cast</w:t>
      </w:r>
      <w:bookmarkEnd w:id="396"/>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ero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4068FF9F"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97" w:name="_Toc54119921"/>
      <w:r w:rsidRPr="00D822A3">
        <w:rPr>
          <w:lang w:val="en-GB"/>
        </w:rPr>
        <w:lastRenderedPageBreak/>
        <w:t xml:space="preserve">Static </w:t>
      </w:r>
      <w:r w:rsidR="00917F74" w:rsidRPr="00D822A3">
        <w:rPr>
          <w:lang w:val="en-GB"/>
        </w:rPr>
        <w:t xml:space="preserve">Address </w:t>
      </w:r>
      <w:r w:rsidRPr="00D822A3">
        <w:rPr>
          <w:lang w:val="en-GB"/>
        </w:rPr>
        <w:t>Expression</w:t>
      </w:r>
      <w:bookmarkEnd w:id="397"/>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r w:rsidRPr="00D822A3">
        <w:rPr>
          <w:lang w:val="en-GB"/>
        </w:rPr>
        <w:t>StaticValue.cs</w:t>
      </w:r>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r w:rsidRPr="00D822A3">
        <w:rPr>
          <w:lang w:val="en-GB"/>
        </w:rPr>
        <w:t>StaticAddress.cs</w:t>
      </w:r>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r w:rsidRPr="00D822A3">
        <w:rPr>
          <w:lang w:val="en-GB"/>
        </w:rPr>
        <w:t>StaticExpression.cs</w:t>
      </w:r>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swp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98" w:name="_Toc54119922"/>
      <w:r w:rsidRPr="00D822A3">
        <w:rPr>
          <w:lang w:val="en-GB"/>
        </w:rPr>
        <w:lastRenderedPageBreak/>
        <w:t>Initialization</w:t>
      </w:r>
      <w:bookmarkEnd w:id="398"/>
    </w:p>
    <w:p w14:paraId="099B3542" w14:textId="0AD5F12B" w:rsidR="00F418DE" w:rsidRPr="00D822A3" w:rsidRDefault="00F418DE" w:rsidP="00F418DE">
      <w:pPr>
        <w:rPr>
          <w:lang w:val="en-GB"/>
        </w:rPr>
      </w:pPr>
      <w:r w:rsidRPr="00D822A3">
        <w:rPr>
          <w:lang w:val="en-GB"/>
        </w:rPr>
        <w:t xml:space="preserve">There are two kinds of </w:t>
      </w:r>
      <w:r w:rsidR="00F4217C" w:rsidRPr="00D822A3">
        <w:rPr>
          <w:lang w:val="en-GB"/>
        </w:rPr>
        <w:t>initialization</w:t>
      </w:r>
      <w:r w:rsidRPr="00D822A3">
        <w:rPr>
          <w:lang w:val="en-GB"/>
        </w:rPr>
        <w:t>: auto and static.</w:t>
      </w:r>
      <w:r w:rsidR="00C85899" w:rsidRPr="00D822A3">
        <w:rPr>
          <w:lang w:val="en-GB"/>
        </w:rPr>
        <w:t xml:space="preserve"> Basically, they </w:t>
      </w:r>
      <w:r w:rsidR="005B0E8B" w:rsidRPr="00D822A3">
        <w:rPr>
          <w:lang w:val="en-GB"/>
        </w:rPr>
        <w:t>perform the same task</w:t>
      </w:r>
      <w:r w:rsidR="00C85899" w:rsidRPr="00D822A3">
        <w:rPr>
          <w:lang w:val="en-GB"/>
        </w:rPr>
        <w:t>: match</w:t>
      </w:r>
      <w:r w:rsidR="00F817CD" w:rsidRPr="00D822A3">
        <w:rPr>
          <w:lang w:val="en-GB"/>
        </w:rPr>
        <w:t>ing</w:t>
      </w:r>
      <w:r w:rsidR="00C85899" w:rsidRPr="00D822A3">
        <w:rPr>
          <w:lang w:val="en-GB"/>
        </w:rPr>
        <w:t xml:space="preserve"> a type against an </w:t>
      </w:r>
      <w:r w:rsidR="002F35C1" w:rsidRPr="00D822A3">
        <w:rPr>
          <w:lang w:val="en-GB"/>
        </w:rPr>
        <w:t>initializer</w:t>
      </w:r>
      <w:r w:rsidR="00FD53DC" w:rsidRPr="00D822A3">
        <w:rPr>
          <w:lang w:val="en-GB"/>
        </w:rPr>
        <w:t>. The</w:t>
      </w:r>
      <w:r w:rsidR="00134566" w:rsidRPr="00D822A3">
        <w:rPr>
          <w:lang w:val="en-GB"/>
        </w:rPr>
        <w:t xml:space="preserve"> initializer </w:t>
      </w:r>
      <w:r w:rsidR="00C85899" w:rsidRPr="00D822A3">
        <w:rPr>
          <w:lang w:val="en-GB"/>
        </w:rPr>
        <w:t xml:space="preserve">may be </w:t>
      </w:r>
      <w:r w:rsidR="00E95889" w:rsidRPr="00D822A3">
        <w:rPr>
          <w:lang w:val="en-GB"/>
        </w:rPr>
        <w:t xml:space="preserve">an expression or a </w:t>
      </w:r>
      <w:r w:rsidR="00F817CD" w:rsidRPr="00D822A3">
        <w:rPr>
          <w:lang w:val="en-GB"/>
        </w:rPr>
        <w:t xml:space="preserve">recursive </w:t>
      </w:r>
      <w:r w:rsidR="00E95889" w:rsidRPr="00D822A3">
        <w:rPr>
          <w:lang w:val="en-GB"/>
        </w:rPr>
        <w:t>list of expressions</w:t>
      </w:r>
      <w:r w:rsidR="00F817CD" w:rsidRPr="00D822A3">
        <w:rPr>
          <w:lang w:val="en-GB"/>
        </w:rPr>
        <w:t>; that is, the list may hold sub lists.</w:t>
      </w:r>
    </w:p>
    <w:p w14:paraId="5187DC74" w14:textId="40410CD4" w:rsidR="002C3770" w:rsidRPr="00D822A3" w:rsidRDefault="00E03072" w:rsidP="00E03072">
      <w:pPr>
        <w:pStyle w:val="CodeHeader"/>
        <w:rPr>
          <w:lang w:val="en-GB"/>
        </w:rPr>
      </w:pPr>
      <w:r w:rsidRPr="00D822A3">
        <w:rPr>
          <w:highlight w:val="white"/>
          <w:lang w:val="en-GB"/>
        </w:rPr>
        <w:t>GenerateAuto</w:t>
      </w:r>
      <w:r w:rsidR="002F35C1" w:rsidRPr="00D822A3">
        <w:rPr>
          <w:highlight w:val="white"/>
          <w:lang w:val="en-GB"/>
        </w:rPr>
        <w:t>Initializer</w:t>
      </w:r>
      <w:r w:rsidRPr="00D822A3">
        <w:rPr>
          <w:lang w:val="en-GB"/>
        </w:rPr>
        <w:t>.cs</w:t>
      </w:r>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lastRenderedPageBreak/>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77777777" w:rsidR="007B6ED0" w:rsidRPr="00D822A3" w:rsidRDefault="007B6ED0" w:rsidP="007B6ED0">
      <w:pPr>
        <w:pStyle w:val="Code"/>
        <w:rPr>
          <w:highlight w:val="white"/>
          <w:lang w:val="en-GB"/>
        </w:rPr>
      </w:pPr>
      <w:r w:rsidRPr="00D822A3">
        <w:rPr>
          <w:highlight w:val="white"/>
          <w:lang w:val="en-GB"/>
        </w:rPr>
        <w:t xml:space="preserve">              IDictionary&lt;string,Symbol&gt; memberMap = toType.MemberMap;</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042732E1" w:rsidR="007B6ED0" w:rsidRPr="00D822A3" w:rsidRDefault="00106572" w:rsidP="007B6ED0">
      <w:pPr>
        <w:pStyle w:val="Code"/>
        <w:rPr>
          <w:highlight w:val="white"/>
          <w:lang w:val="en-GB"/>
        </w:rPr>
      </w:pPr>
      <w:r w:rsidRPr="00D822A3">
        <w:rPr>
          <w:highlight w:val="white"/>
          <w:lang w:val="en-GB"/>
        </w:rPr>
        <w:lastRenderedPageBreak/>
        <w:t xml:space="preserve">                           </w:t>
      </w:r>
      <w:r w:rsidR="007B6ED0" w:rsidRPr="00D822A3">
        <w:rPr>
          <w:highlight w:val="white"/>
          <w:lang w:val="en-GB"/>
        </w:rPr>
        <w:t>(fromList.Count &lt;= memberMap.Count))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4FCB0A65" w14:textId="77777777" w:rsidR="00973A91" w:rsidRPr="00D822A3" w:rsidRDefault="007B6ED0" w:rsidP="007B6ED0">
      <w:pPr>
        <w:pStyle w:val="Code"/>
        <w:rPr>
          <w:highlight w:val="white"/>
          <w:lang w:val="en-GB"/>
        </w:rPr>
      </w:pPr>
      <w:r w:rsidRPr="00D822A3">
        <w:rPr>
          <w:highlight w:val="white"/>
          <w:lang w:val="en-GB"/>
        </w:rPr>
        <w:t xml:space="preserve">              IEnumerator&lt;Symbol&gt; enumerator =</w:t>
      </w:r>
    </w:p>
    <w:p w14:paraId="6D1DD64D" w14:textId="32688B66" w:rsidR="007B6ED0" w:rsidRPr="00D822A3" w:rsidRDefault="00973A91"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 memberMap.Values.GetEnumerator();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r w:rsidRPr="00D822A3">
        <w:rPr>
          <w:highlight w:val="white"/>
          <w:lang w:val="en-GB"/>
        </w:rPr>
        <w:t>GenerateStatic</w:t>
      </w:r>
      <w:r w:rsidR="002F35C1" w:rsidRPr="00D822A3">
        <w:rPr>
          <w:highlight w:val="white"/>
          <w:lang w:val="en-GB"/>
        </w:rPr>
        <w:t>Initializer</w:t>
      </w:r>
      <w:r w:rsidRPr="00D822A3">
        <w:rPr>
          <w:lang w:val="en-GB"/>
        </w:rPr>
        <w:t>.cs</w:t>
      </w:r>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w:t>
      </w:r>
      <w:r w:rsidR="001C2A70" w:rsidRPr="00D822A3">
        <w:rPr>
          <w:highlight w:val="white"/>
          <w:lang w:val="en-GB"/>
        </w:rPr>
        <w:lastRenderedPageBreak/>
        <w:t>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lastRenderedPageBreak/>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y, we set the array size to the list size if undefined. If the array is defined, we check thet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77777777" w:rsidR="00517768" w:rsidRPr="00D822A3" w:rsidRDefault="00517768" w:rsidP="00673567">
      <w:pPr>
        <w:pStyle w:val="Code"/>
        <w:rPr>
          <w:highlight w:val="white"/>
          <w:lang w:val="en-GB"/>
        </w:rPr>
      </w:pPr>
      <w:r w:rsidRPr="00D822A3">
        <w:rPr>
          <w:highlight w:val="white"/>
          <w:lang w:val="en-GB"/>
        </w:rPr>
        <w:t xml:space="preserve">              IDictionary&lt;string,Symbol&gt; memberMap = toType.MemberMap;</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6ED793B7"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memberMap.Count))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2F9228ED" w14:textId="77777777" w:rsidR="005F341E" w:rsidRPr="00D822A3" w:rsidRDefault="00517768" w:rsidP="00673567">
      <w:pPr>
        <w:pStyle w:val="Code"/>
        <w:rPr>
          <w:highlight w:val="white"/>
          <w:lang w:val="en-GB"/>
        </w:rPr>
      </w:pPr>
      <w:r w:rsidRPr="00D822A3">
        <w:rPr>
          <w:highlight w:val="white"/>
          <w:lang w:val="en-GB"/>
        </w:rPr>
        <w:t xml:space="preserve">              IEnumerator&lt;Symbol&gt; enumerator =</w:t>
      </w:r>
    </w:p>
    <w:p w14:paraId="79E010E0" w14:textId="176477C2"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memberMap.Values.GetEnumerator();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lastRenderedPageBreak/>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77777777" w:rsidR="00517768" w:rsidRPr="00D822A3" w:rsidRDefault="00517768" w:rsidP="00673567">
      <w:pPr>
        <w:pStyle w:val="Code"/>
        <w:rPr>
          <w:highlight w:val="white"/>
          <w:lang w:val="en-GB"/>
        </w:rPr>
      </w:pPr>
      <w:r w:rsidRPr="00D822A3">
        <w:rPr>
          <w:highlight w:val="white"/>
          <w:lang w:val="en-GB"/>
        </w:rPr>
        <w:t>}</w:t>
      </w:r>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r w:rsidRPr="00D822A3">
        <w:rPr>
          <w:highlight w:val="white"/>
          <w:lang w:val="en-GB"/>
        </w:rPr>
        <w:t>Modify</w:t>
      </w:r>
      <w:r w:rsidR="002F35C1" w:rsidRPr="00D822A3">
        <w:rPr>
          <w:highlight w:val="white"/>
          <w:lang w:val="en-GB"/>
        </w:rPr>
        <w:t>Initializer</w:t>
      </w:r>
      <w:r w:rsidRPr="00D822A3">
        <w:rPr>
          <w:lang w:val="en-GB"/>
        </w:rPr>
        <w:t>.cs</w:t>
      </w:r>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lastRenderedPageBreak/>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lastRenderedPageBreak/>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99" w:name="_Ref54016586"/>
      <w:bookmarkStart w:id="400" w:name="_Ref54016644"/>
      <w:bookmarkStart w:id="401" w:name="_Toc54119923"/>
      <w:r w:rsidRPr="00D822A3">
        <w:rPr>
          <w:lang w:val="en-GB"/>
        </w:rPr>
        <w:lastRenderedPageBreak/>
        <w:t>Middle Code Optimization</w:t>
      </w:r>
      <w:bookmarkEnd w:id="238"/>
      <w:bookmarkEnd w:id="399"/>
      <w:bookmarkEnd w:id="400"/>
      <w:bookmarkEnd w:id="40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We clear goto-next-statement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We also modify goto-next-double-statements: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goto-chains: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7777777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r w:rsidR="00B42535" w:rsidRPr="00D822A3">
        <w:rPr>
          <w:rStyle w:val="CodeInText"/>
          <w:lang w:val="en-GB"/>
        </w:rPr>
        <w:t>m_update</w:t>
      </w:r>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r w:rsidRPr="00D822A3">
        <w:rPr>
          <w:lang w:val="en-GB"/>
        </w:rPr>
        <w:t>MiddleCodeOptimizor.cs</w:t>
      </w:r>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77777777" w:rsidR="00F303A6" w:rsidRPr="00D822A3" w:rsidRDefault="00F303A6" w:rsidP="00F303A6">
      <w:pPr>
        <w:pStyle w:val="Code"/>
        <w:rPr>
          <w:highlight w:val="white"/>
          <w:lang w:val="en-GB"/>
        </w:rPr>
      </w:pP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77777777" w:rsidR="00F303A6" w:rsidRPr="00D822A3" w:rsidRDefault="00F303A6" w:rsidP="00F303A6">
      <w:pPr>
        <w:pStyle w:val="Code"/>
        <w:rPr>
          <w:highlight w:val="white"/>
          <w:lang w:val="en-GB"/>
        </w:rPr>
      </w:pP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77777777" w:rsidR="00F303A6" w:rsidRPr="00D822A3" w:rsidRDefault="00F303A6" w:rsidP="00F303A6">
      <w:pPr>
        <w:pStyle w:val="Code"/>
        <w:rPr>
          <w:highlight w:val="white"/>
          <w:lang w:val="en-GB"/>
        </w:rPr>
      </w:pP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lastRenderedPageBreak/>
        <w:t xml:space="preserve">    }</w:t>
      </w:r>
    </w:p>
    <w:p w14:paraId="3AE4ACDE" w14:textId="473797CD" w:rsidR="00F303A6" w:rsidRPr="00D822A3" w:rsidRDefault="00F303A6" w:rsidP="00F303A6">
      <w:pPr>
        <w:pStyle w:val="Rubrik3"/>
        <w:rPr>
          <w:lang w:val="en-GB"/>
        </w:rPr>
      </w:pPr>
      <w:bookmarkStart w:id="402" w:name="_Toc54119924"/>
      <w:r w:rsidRPr="00D822A3">
        <w:rPr>
          <w:lang w:val="en-GB"/>
        </w:rPr>
        <w:t>Object to Integer Addresses</w:t>
      </w:r>
      <w:bookmarkEnd w:id="40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403" w:name="_Toc54119925"/>
      <w:r w:rsidRPr="00D822A3">
        <w:rPr>
          <w:lang w:val="en-GB"/>
        </w:rPr>
        <w:t>Goto Next Instructions</w:t>
      </w:r>
      <w:bookmarkEnd w:id="403"/>
    </w:p>
    <w:p w14:paraId="7A9F02C3" w14:textId="4ACBDBB6" w:rsidR="001B6658" w:rsidRPr="00D822A3" w:rsidRDefault="001B6658" w:rsidP="001B6658">
      <w:pPr>
        <w:rPr>
          <w:lang w:val="en-GB"/>
        </w:rPr>
      </w:pPr>
      <w:r w:rsidRPr="00D822A3">
        <w:rPr>
          <w:lang w:val="en-GB"/>
        </w:rPr>
        <w:t xml:space="preserve">In some cases, there may be goto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lastRenderedPageBreak/>
        <w:t xml:space="preserve">    }</w:t>
      </w:r>
    </w:p>
    <w:p w14:paraId="11007EDD" w14:textId="6932B9D7" w:rsidR="001D1BEE" w:rsidRPr="00D822A3" w:rsidRDefault="00223AD8" w:rsidP="00795872">
      <w:pPr>
        <w:pStyle w:val="Rubrik3"/>
        <w:rPr>
          <w:lang w:val="en-GB"/>
        </w:rPr>
      </w:pPr>
      <w:bookmarkStart w:id="404" w:name="_Toc54119926"/>
      <w:r w:rsidRPr="00D822A3">
        <w:rPr>
          <w:lang w:val="en-GB"/>
        </w:rPr>
        <w:t>Next-</w:t>
      </w:r>
      <w:r w:rsidR="00795872" w:rsidRPr="00D822A3">
        <w:rPr>
          <w:lang w:val="en-GB"/>
        </w:rPr>
        <w:t xml:space="preserve">Double </w:t>
      </w:r>
      <w:r w:rsidR="00036C5E" w:rsidRPr="00D822A3">
        <w:rPr>
          <w:lang w:val="en-GB"/>
        </w:rPr>
        <w:t xml:space="preserve">Goto </w:t>
      </w:r>
      <w:r w:rsidR="00795872" w:rsidRPr="00D822A3">
        <w:rPr>
          <w:lang w:val="en-GB"/>
        </w:rPr>
        <w:t>Statements</w:t>
      </w:r>
      <w:bookmarkEnd w:id="40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lastRenderedPageBreak/>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405" w:name="_Toc54119927"/>
      <w:r w:rsidRPr="00D822A3">
        <w:rPr>
          <w:lang w:val="en-GB"/>
        </w:rPr>
        <w:t>Goto Chains</w:t>
      </w:r>
      <w:bookmarkEnd w:id="405"/>
    </w:p>
    <w:p w14:paraId="0879AD9F" w14:textId="242FC810" w:rsidR="00134AB7" w:rsidRPr="00D822A3" w:rsidRDefault="00134AB7" w:rsidP="00134AB7">
      <w:pPr>
        <w:rPr>
          <w:lang w:val="en-GB"/>
        </w:rPr>
      </w:pPr>
      <w:r w:rsidRPr="00D822A3">
        <w:rPr>
          <w:lang w:val="en-GB"/>
        </w:rPr>
        <w:t xml:space="preserve">A goto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6510BC41" w14:textId="77777777" w:rsidR="00025DC4" w:rsidRPr="00D822A3" w:rsidRDefault="00025DC4" w:rsidP="00FA2F13">
            <w:pPr>
              <w:pStyle w:val="Code"/>
              <w:rPr>
                <w:lang w:val="en-GB"/>
              </w:rPr>
            </w:pPr>
            <w:r w:rsidRPr="00D822A3">
              <w:rPr>
                <w:lang w:val="en-GB"/>
              </w:rPr>
              <w:t>7. a = 1</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275C4774" w14:textId="77777777" w:rsidR="00E53301" w:rsidRPr="00D822A3" w:rsidRDefault="00E53301" w:rsidP="00156521">
            <w:pPr>
              <w:pStyle w:val="Code"/>
              <w:rPr>
                <w:lang w:val="en-GB"/>
              </w:rPr>
            </w:pPr>
            <w:r w:rsidRPr="00D822A3">
              <w:rPr>
                <w:lang w:val="en-GB"/>
              </w:rPr>
              <w:t>7. a = 1</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trace the goto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406" w:name="_Toc54119928"/>
      <w:r w:rsidRPr="00D822A3">
        <w:rPr>
          <w:lang w:val="en-GB"/>
        </w:rPr>
        <w:t>Remove</w:t>
      </w:r>
      <w:r w:rsidR="00036C5E" w:rsidRPr="00D822A3">
        <w:rPr>
          <w:lang w:val="en-GB"/>
        </w:rPr>
        <w:t xml:space="preserve"> Unreachable Code</w:t>
      </w:r>
      <w:bookmarkEnd w:id="40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407" w:name="_Toc54119929"/>
      <w:r w:rsidRPr="00D822A3">
        <w:rPr>
          <w:lang w:val="en-GB"/>
        </w:rPr>
        <w:t>Remove Push-Pop Chains</w:t>
      </w:r>
      <w:bookmarkEnd w:id="40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408" w:name="_Toc54119930"/>
      <w:r w:rsidRPr="00D822A3">
        <w:rPr>
          <w:lang w:val="en-GB"/>
        </w:rPr>
        <w:t>Merge</w:t>
      </w:r>
      <w:r w:rsidR="00E33CCC" w:rsidRPr="00D822A3">
        <w:rPr>
          <w:lang w:val="en-GB"/>
        </w:rPr>
        <w:t xml:space="preserve"> Pop-Push Chains</w:t>
      </w:r>
      <w:bookmarkEnd w:id="40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409" w:name="_Toc54119931"/>
      <w:r w:rsidRPr="00D822A3">
        <w:rPr>
          <w:lang w:val="en-GB"/>
        </w:rPr>
        <w:t>Change Top-Pop to Pop</w:t>
      </w:r>
      <w:bookmarkEnd w:id="40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lastRenderedPageBreak/>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10" w:name="_Toc54119932"/>
      <w:r w:rsidRPr="00D822A3">
        <w:rPr>
          <w:highlight w:val="white"/>
          <w:lang w:val="en-GB"/>
        </w:rPr>
        <w:t>Sematic Optimization</w:t>
      </w:r>
      <w:bookmarkEnd w:id="410"/>
    </w:p>
    <w:p w14:paraId="08F62FF6" w14:textId="0F186A26" w:rsidR="00D33BAF" w:rsidRPr="00D822A3" w:rsidRDefault="00D33BAF" w:rsidP="00C858E7">
      <w:pPr>
        <w:rPr>
          <w:highlight w:val="white"/>
          <w:lang w:val="en-GB"/>
        </w:rPr>
      </w:pPr>
      <w:r w:rsidRPr="00D822A3">
        <w:rPr>
          <w:highlight w:val="white"/>
          <w:lang w:val="en-GB"/>
        </w:rPr>
        <w:t xml:space="preserve">The semantic opimization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Binary Addtition</w:t>
            </w:r>
          </w:p>
        </w:tc>
        <w:tc>
          <w:tcPr>
            <w:tcW w:w="3117" w:type="dxa"/>
          </w:tcPr>
          <w:p w14:paraId="436B5C43" w14:textId="77777777" w:rsidR="00626651" w:rsidRPr="00D822A3" w:rsidRDefault="009540AE" w:rsidP="00C858E7">
            <w:pPr>
              <w:rPr>
                <w:highlight w:val="white"/>
                <w:lang w:val="en-GB"/>
              </w:rPr>
            </w:pPr>
            <w:r w:rsidRPr="00D822A3">
              <w:rPr>
                <w:highlight w:val="white"/>
                <w:lang w:val="en-GB"/>
              </w:rPr>
              <w:t>0 + i</w:t>
            </w:r>
          </w:p>
          <w:p w14:paraId="60AD2F4E" w14:textId="6F9D55B6" w:rsidR="00A45E3D" w:rsidRPr="00D822A3" w:rsidRDefault="00A45E3D" w:rsidP="00C858E7">
            <w:pPr>
              <w:rPr>
                <w:highlight w:val="white"/>
                <w:lang w:val="en-GB"/>
              </w:rPr>
            </w:pPr>
            <w:r w:rsidRPr="00D822A3">
              <w:rPr>
                <w:highlight w:val="white"/>
                <w:lang w:val="en-GB"/>
              </w:rPr>
              <w:t>i + 0</w:t>
            </w:r>
          </w:p>
        </w:tc>
        <w:tc>
          <w:tcPr>
            <w:tcW w:w="3117" w:type="dxa"/>
          </w:tcPr>
          <w:p w14:paraId="6F506207" w14:textId="77777777" w:rsidR="00626651" w:rsidRPr="00D822A3" w:rsidRDefault="009540AE" w:rsidP="00C858E7">
            <w:pPr>
              <w:rPr>
                <w:highlight w:val="white"/>
                <w:lang w:val="en-GB"/>
              </w:rPr>
            </w:pPr>
            <w:r w:rsidRPr="00D822A3">
              <w:rPr>
                <w:highlight w:val="white"/>
                <w:lang w:val="en-GB"/>
              </w:rPr>
              <w:t>i</w:t>
            </w:r>
          </w:p>
          <w:p w14:paraId="6EFCC08A" w14:textId="79CDA65E" w:rsidR="00A45E3D" w:rsidRPr="00D822A3" w:rsidRDefault="00A45E3D" w:rsidP="00C858E7">
            <w:pPr>
              <w:rPr>
                <w:highlight w:val="white"/>
                <w:lang w:val="en-GB"/>
              </w:rPr>
            </w:pPr>
            <w:r w:rsidRPr="00D822A3">
              <w:rPr>
                <w:highlight w:val="white"/>
                <w:lang w:val="en-GB"/>
              </w:rPr>
              <w:t>i</w:t>
            </w:r>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0 - i</w:t>
            </w:r>
          </w:p>
          <w:p w14:paraId="18B81501" w14:textId="41C6A0EB" w:rsidR="00A45E3D" w:rsidRPr="00D822A3" w:rsidRDefault="00A45E3D" w:rsidP="009540AE">
            <w:pPr>
              <w:rPr>
                <w:highlight w:val="white"/>
                <w:lang w:val="en-GB"/>
              </w:rPr>
            </w:pPr>
            <w:r w:rsidRPr="00D822A3">
              <w:rPr>
                <w:highlight w:val="white"/>
                <w:lang w:val="en-GB"/>
              </w:rPr>
              <w:t>i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-i</w:t>
            </w:r>
          </w:p>
          <w:p w14:paraId="690A8554" w14:textId="6DF7A3A9" w:rsidR="00A45E3D" w:rsidRPr="00D822A3" w:rsidRDefault="00A45E3D" w:rsidP="009540AE">
            <w:pPr>
              <w:rPr>
                <w:highlight w:val="white"/>
                <w:lang w:val="en-GB"/>
              </w:rPr>
            </w:pPr>
            <w:r w:rsidRPr="00D822A3">
              <w:rPr>
                <w:highlight w:val="white"/>
                <w:lang w:val="en-GB"/>
              </w:rPr>
              <w:t>i</w:t>
            </w:r>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0 * i</w:t>
            </w:r>
          </w:p>
          <w:p w14:paraId="24A6E723" w14:textId="77777777" w:rsidR="004975C3" w:rsidRPr="00D822A3" w:rsidRDefault="004975C3" w:rsidP="004975C3">
            <w:pPr>
              <w:rPr>
                <w:highlight w:val="white"/>
                <w:lang w:val="en-GB"/>
              </w:rPr>
            </w:pPr>
            <w:r w:rsidRPr="00D822A3">
              <w:rPr>
                <w:highlight w:val="white"/>
                <w:lang w:val="en-GB"/>
              </w:rPr>
              <w:t>1 * i</w:t>
            </w:r>
          </w:p>
          <w:p w14:paraId="31FDE882" w14:textId="77777777" w:rsidR="004975C3" w:rsidRPr="00D822A3" w:rsidRDefault="004975C3" w:rsidP="004975C3">
            <w:pPr>
              <w:rPr>
                <w:highlight w:val="white"/>
                <w:lang w:val="en-GB"/>
              </w:rPr>
            </w:pPr>
            <w:r w:rsidRPr="00D822A3">
              <w:rPr>
                <w:highlight w:val="white"/>
                <w:lang w:val="en-GB"/>
              </w:rPr>
              <w:t>i * 0</w:t>
            </w:r>
          </w:p>
          <w:p w14:paraId="344A7630" w14:textId="74CD7EF1" w:rsidR="004975C3" w:rsidRPr="00D822A3" w:rsidRDefault="004975C3" w:rsidP="004975C3">
            <w:pPr>
              <w:rPr>
                <w:highlight w:val="white"/>
                <w:lang w:val="en-GB"/>
              </w:rPr>
            </w:pPr>
            <w:r w:rsidRPr="00D822A3">
              <w:rPr>
                <w:highlight w:val="white"/>
                <w:lang w:val="en-GB"/>
              </w:rPr>
              <w:t>i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r w:rsidRPr="00D822A3">
              <w:rPr>
                <w:highlight w:val="white"/>
                <w:lang w:val="en-GB"/>
              </w:rPr>
              <w:t>i</w:t>
            </w:r>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r w:rsidRPr="00D822A3">
              <w:rPr>
                <w:highlight w:val="white"/>
                <w:lang w:val="en-GB"/>
              </w:rPr>
              <w:t>i</w:t>
            </w:r>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r w:rsidRPr="00D822A3">
              <w:rPr>
                <w:highlight w:val="white"/>
                <w:lang w:val="en-GB"/>
              </w:rPr>
              <w:t>i / 1</w:t>
            </w:r>
          </w:p>
          <w:p w14:paraId="1AC72B5B" w14:textId="3F19E3EB" w:rsidR="004975C3" w:rsidRPr="00D822A3" w:rsidRDefault="004975C3" w:rsidP="004975C3">
            <w:pPr>
              <w:rPr>
                <w:highlight w:val="white"/>
                <w:lang w:val="en-GB"/>
              </w:rPr>
            </w:pPr>
            <w:r w:rsidRPr="00D822A3">
              <w:rPr>
                <w:highlight w:val="white"/>
                <w:lang w:val="en-GB"/>
              </w:rPr>
              <w:t>i % 1</w:t>
            </w:r>
          </w:p>
        </w:tc>
        <w:tc>
          <w:tcPr>
            <w:tcW w:w="3117" w:type="dxa"/>
          </w:tcPr>
          <w:p w14:paraId="5F4979D3" w14:textId="77777777" w:rsidR="004975C3" w:rsidRPr="00D822A3" w:rsidRDefault="004975C3" w:rsidP="004975C3">
            <w:pPr>
              <w:rPr>
                <w:highlight w:val="white"/>
                <w:lang w:val="en-GB"/>
              </w:rPr>
            </w:pPr>
            <w:r w:rsidRPr="00D822A3">
              <w:rPr>
                <w:highlight w:val="white"/>
                <w:lang w:val="en-GB"/>
              </w:rPr>
              <w:t>i</w:t>
            </w:r>
          </w:p>
          <w:p w14:paraId="65D6F934" w14:textId="20D36A1F" w:rsidR="004975C3" w:rsidRPr="00D822A3" w:rsidRDefault="004975C3" w:rsidP="004975C3">
            <w:pPr>
              <w:rPr>
                <w:highlight w:val="white"/>
                <w:lang w:val="en-GB"/>
              </w:rPr>
            </w:pPr>
            <w:r w:rsidRPr="00D822A3">
              <w:rPr>
                <w:highlight w:val="white"/>
                <w:lang w:val="en-GB"/>
              </w:rPr>
              <w:t>i</w:t>
            </w:r>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lastRenderedPageBreak/>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0 + i</w:t>
      </w:r>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r w:rsidR="009C25B9" w:rsidRPr="00D822A3">
        <w:rPr>
          <w:highlight w:val="white"/>
          <w:lang w:val="en-GB"/>
        </w:rPr>
        <w:t>i + 0 or i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lastRenderedPageBreak/>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lastRenderedPageBreak/>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11" w:name="_Toc54119933"/>
      <w:r w:rsidRPr="00D822A3">
        <w:rPr>
          <w:highlight w:val="white"/>
          <w:lang w:val="en-GB"/>
        </w:rPr>
        <w:t>Optimize Relation Expression</w:t>
      </w:r>
      <w:bookmarkEnd w:id="41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1DD89D9"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207336" w:rsidRPr="00D822A3">
        <w:rPr>
          <w:highlight w:val="white"/>
          <w:lang w:val="en-GB"/>
        </w:rPr>
        <w:t>9</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Next-Goto-Double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12" w:name="_Toc5411993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1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13" w:name="_Toc54119935"/>
      <w:r w:rsidRPr="00D822A3">
        <w:rPr>
          <w:lang w:val="en-GB"/>
        </w:rPr>
        <w:t>Remove Trivial Assignment</w:t>
      </w:r>
      <w:bookmarkEnd w:id="413"/>
    </w:p>
    <w:p w14:paraId="3E4059C5" w14:textId="5AC77349" w:rsidR="009F35D4" w:rsidRPr="00D822A3" w:rsidRDefault="009F35D4" w:rsidP="009F35D4">
      <w:pPr>
        <w:rPr>
          <w:lang w:val="en-GB"/>
        </w:rPr>
      </w:pPr>
      <w:r w:rsidRPr="00D822A3">
        <w:rPr>
          <w:lang w:val="en-GB"/>
        </w:rPr>
        <w:t>Trivial assignment, where a symbol is assigned the value of the same symbol, 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14" w:name="_Toc54119936"/>
      <w:r w:rsidRPr="00D822A3">
        <w:rPr>
          <w:lang w:val="en-GB"/>
        </w:rPr>
        <w:lastRenderedPageBreak/>
        <w:t xml:space="preserve">Remove </w:t>
      </w:r>
      <w:r w:rsidR="00F03A18" w:rsidRPr="00D822A3">
        <w:rPr>
          <w:lang w:val="en-GB"/>
        </w:rPr>
        <w:t>Cleared</w:t>
      </w:r>
      <w:r w:rsidRPr="00D822A3">
        <w:rPr>
          <w:lang w:val="en-GB"/>
        </w:rPr>
        <w:t xml:space="preserve"> Code</w:t>
      </w:r>
      <w:bookmarkEnd w:id="41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15" w:name="_Ref54016612"/>
      <w:bookmarkStart w:id="416" w:name="_Ref54016688"/>
      <w:bookmarkStart w:id="417" w:name="_Toc54119937"/>
      <w:r w:rsidRPr="00D822A3">
        <w:rPr>
          <w:lang w:val="en-GB"/>
        </w:rPr>
        <w:lastRenderedPageBreak/>
        <w:t>Assembly Code Generation</w:t>
      </w:r>
      <w:bookmarkEnd w:id="415"/>
      <w:bookmarkEnd w:id="416"/>
      <w:bookmarkEnd w:id="41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18" w:name="_Toc54119938"/>
      <w:r w:rsidRPr="00D822A3">
        <w:rPr>
          <w:lang w:val="en-GB"/>
        </w:rPr>
        <w:t>Runtime Management</w:t>
      </w:r>
      <w:bookmarkEnd w:id="41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56F84" w:rsidRPr="00D2146B" w:rsidRDefault="00356F8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56F84" w:rsidRPr="00D2146B" w:rsidRDefault="00356F8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56F84" w:rsidRPr="00D2146B" w:rsidRDefault="00356F8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56F84" w:rsidRPr="00D2146B" w:rsidRDefault="00356F8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56F84" w:rsidRPr="00D2146B" w:rsidRDefault="00356F84" w:rsidP="00D2146B">
                              <w:pPr>
                                <w:spacing w:before="0" w:after="0"/>
                                <w:rPr>
                                  <w:sz w:val="18"/>
                                  <w:szCs w:val="18"/>
                                  <w:lang w:val="sv-SE"/>
                                </w:rPr>
                              </w:pPr>
                              <w:r w:rsidRPr="00D2146B">
                                <w:rPr>
                                  <w:sz w:val="18"/>
                                  <w:szCs w:val="18"/>
                                  <w:lang w:val="sv-SE"/>
                                </w:rPr>
                                <w:t>Ellipse Frame Pointer</w:t>
                              </w:r>
                            </w:p>
                            <w:p w14:paraId="366E1AE1" w14:textId="757FAE9A" w:rsidR="00356F84" w:rsidRPr="00D2146B" w:rsidRDefault="00356F84" w:rsidP="00D2146B">
                              <w:pPr>
                                <w:spacing w:before="0" w:after="0"/>
                                <w:rPr>
                                  <w:sz w:val="18"/>
                                  <w:szCs w:val="18"/>
                                  <w:lang w:val="sv-SE"/>
                                </w:rPr>
                              </w:pPr>
                              <w:r w:rsidRPr="00D2146B">
                                <w:rPr>
                                  <w:sz w:val="18"/>
                                  <w:szCs w:val="18"/>
                                  <w:lang w:val="sv-SE"/>
                                </w:rPr>
                                <w:t>Regular Frame Pointer</w:t>
                              </w:r>
                            </w:p>
                            <w:p w14:paraId="3E5A4966" w14:textId="38836501" w:rsidR="00356F84" w:rsidRPr="00D2146B" w:rsidRDefault="00356F8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56F84" w:rsidRPr="00D2146B" w:rsidRDefault="00356F84" w:rsidP="00D2146B">
                              <w:pPr>
                                <w:spacing w:before="0" w:after="0"/>
                                <w:rPr>
                                  <w:sz w:val="18"/>
                                  <w:szCs w:val="18"/>
                                  <w:lang w:val="sv-SE"/>
                                </w:rPr>
                              </w:pPr>
                            </w:p>
                            <w:p w14:paraId="48B5950A" w14:textId="77777777" w:rsidR="00356F84" w:rsidRPr="00D2146B" w:rsidRDefault="00356F84"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56F84" w:rsidRPr="00D2146B" w:rsidRDefault="00356F84"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56F84" w:rsidRPr="00D2146B" w:rsidRDefault="00356F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56F84" w:rsidRPr="00D2146B" w:rsidRDefault="00356F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56F84" w:rsidRPr="00D2146B" w:rsidRDefault="00356F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56F84" w:rsidRPr="00D2146B" w:rsidRDefault="00356F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56F84" w:rsidRPr="00D2146B" w:rsidRDefault="00356F8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 </w:t>
                              </w:r>
                            </w:p>
                            <w:p w14:paraId="2924CD49"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56F84" w:rsidRPr="00D2146B" w:rsidRDefault="00356F84"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56F84" w:rsidRPr="00D2146B" w:rsidRDefault="00356F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56F84" w:rsidRPr="00D2146B" w:rsidRDefault="00356F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56F84" w:rsidRPr="00D2146B" w:rsidRDefault="00356F8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 </w:t>
                              </w:r>
                            </w:p>
                            <w:p w14:paraId="1ECBE518"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56F84" w:rsidRPr="00D2146B" w:rsidRDefault="00356F84"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56F84" w:rsidRPr="00D2146B" w:rsidRDefault="00356F84"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56F84" w:rsidRPr="00D2146B" w:rsidRDefault="00356F84"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56F84" w:rsidRPr="00D2146B" w:rsidRDefault="00356F84"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56F84" w:rsidRPr="00D2146B" w:rsidRDefault="00356F84"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56F84" w:rsidRPr="00D2146B" w:rsidRDefault="00356F84" w:rsidP="00D2146B">
                        <w:pPr>
                          <w:spacing w:before="0" w:after="0"/>
                          <w:rPr>
                            <w:sz w:val="18"/>
                            <w:szCs w:val="18"/>
                            <w:lang w:val="sv-SE"/>
                          </w:rPr>
                        </w:pPr>
                        <w:r w:rsidRPr="00D2146B">
                          <w:rPr>
                            <w:sz w:val="18"/>
                            <w:szCs w:val="18"/>
                            <w:lang w:val="sv-SE"/>
                          </w:rPr>
                          <w:t>Ellipse Frame Pointer</w:t>
                        </w:r>
                      </w:p>
                      <w:p w14:paraId="366E1AE1" w14:textId="757FAE9A" w:rsidR="00356F84" w:rsidRPr="00D2146B" w:rsidRDefault="00356F84" w:rsidP="00D2146B">
                        <w:pPr>
                          <w:spacing w:before="0" w:after="0"/>
                          <w:rPr>
                            <w:sz w:val="18"/>
                            <w:szCs w:val="18"/>
                            <w:lang w:val="sv-SE"/>
                          </w:rPr>
                        </w:pPr>
                        <w:r w:rsidRPr="00D2146B">
                          <w:rPr>
                            <w:sz w:val="18"/>
                            <w:szCs w:val="18"/>
                            <w:lang w:val="sv-SE"/>
                          </w:rPr>
                          <w:t>Regular Frame Pointer</w:t>
                        </w:r>
                      </w:p>
                      <w:p w14:paraId="3E5A4966" w14:textId="38836501" w:rsidR="00356F84" w:rsidRPr="00D2146B" w:rsidRDefault="00356F84"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56F84" w:rsidRPr="00D2146B" w:rsidRDefault="00356F84" w:rsidP="00D2146B">
                        <w:pPr>
                          <w:spacing w:before="0" w:after="0"/>
                          <w:rPr>
                            <w:sz w:val="18"/>
                            <w:szCs w:val="18"/>
                            <w:lang w:val="sv-SE"/>
                          </w:rPr>
                        </w:pPr>
                      </w:p>
                      <w:p w14:paraId="48B5950A" w14:textId="77777777" w:rsidR="00356F84" w:rsidRPr="00D2146B" w:rsidRDefault="00356F84"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56F84" w:rsidRPr="00D2146B" w:rsidRDefault="00356F84"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56F84" w:rsidRPr="00D2146B" w:rsidRDefault="00356F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56F84" w:rsidRPr="00D2146B" w:rsidRDefault="00356F84"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56F84" w:rsidRPr="00D2146B" w:rsidRDefault="00356F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56F84" w:rsidRPr="00D2146B" w:rsidRDefault="00356F84"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56F84" w:rsidRPr="00D2146B" w:rsidRDefault="00356F84"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 </w:t>
                        </w:r>
                      </w:p>
                      <w:p w14:paraId="2924CD49" w14:textId="77777777" w:rsidR="00356F84" w:rsidRPr="00D2146B" w:rsidRDefault="00356F84"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56F84" w:rsidRPr="00D2146B" w:rsidRDefault="00356F84"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56F84" w:rsidRPr="00D2146B" w:rsidRDefault="00356F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56F84" w:rsidRPr="00D2146B" w:rsidRDefault="00356F84"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56F84" w:rsidRPr="00D2146B" w:rsidRDefault="00356F84"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 </w:t>
                        </w:r>
                      </w:p>
                      <w:p w14:paraId="1ECBE518" w14:textId="77777777" w:rsidR="00356F84" w:rsidRPr="00D2146B" w:rsidRDefault="00356F84"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56F84" w:rsidRPr="00D2146B" w:rsidRDefault="00356F84"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56F84" w:rsidRPr="00D2146B" w:rsidRDefault="00356F8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56F84" w:rsidRDefault="00356F8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56F84" w:rsidRDefault="00356F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56F84" w:rsidRPr="00D2146B" w:rsidRDefault="00356F8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56F84" w:rsidRPr="00D2146B" w:rsidRDefault="00356F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56F84" w:rsidRPr="00D2146B" w:rsidRDefault="00356F8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56F84" w:rsidRPr="00D2146B" w:rsidRDefault="00356F8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56F84" w:rsidRPr="00D2146B" w:rsidRDefault="00356F84" w:rsidP="002903DF">
                              <w:pPr>
                                <w:spacing w:before="0" w:after="0"/>
                                <w:rPr>
                                  <w:sz w:val="18"/>
                                  <w:szCs w:val="18"/>
                                  <w:lang w:val="sv-SE"/>
                                </w:rPr>
                              </w:pPr>
                              <w:r w:rsidRPr="00D2146B">
                                <w:rPr>
                                  <w:sz w:val="18"/>
                                  <w:szCs w:val="18"/>
                                  <w:lang w:val="sv-SE"/>
                                </w:rPr>
                                <w:t>Ellipse Frame Pointer</w:t>
                              </w:r>
                            </w:p>
                            <w:p w14:paraId="5718813E" w14:textId="77777777" w:rsidR="00356F84" w:rsidRPr="00D2146B" w:rsidRDefault="00356F84" w:rsidP="002903DF">
                              <w:pPr>
                                <w:spacing w:before="0" w:after="0"/>
                                <w:rPr>
                                  <w:sz w:val="18"/>
                                  <w:szCs w:val="18"/>
                                  <w:lang w:val="sv-SE"/>
                                </w:rPr>
                              </w:pPr>
                              <w:r w:rsidRPr="00D2146B">
                                <w:rPr>
                                  <w:sz w:val="18"/>
                                  <w:szCs w:val="18"/>
                                  <w:lang w:val="sv-SE"/>
                                </w:rPr>
                                <w:t>Regular Frame Pointer</w:t>
                              </w:r>
                            </w:p>
                            <w:p w14:paraId="62230721" w14:textId="77777777" w:rsidR="00356F84" w:rsidRPr="00D2146B" w:rsidRDefault="00356F8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56F84" w:rsidRPr="00D2146B" w:rsidRDefault="00356F84" w:rsidP="002903DF">
                              <w:pPr>
                                <w:spacing w:before="0" w:after="0"/>
                                <w:rPr>
                                  <w:sz w:val="18"/>
                                  <w:szCs w:val="18"/>
                                  <w:lang w:val="sv-SE"/>
                                </w:rPr>
                              </w:pPr>
                            </w:p>
                            <w:p w14:paraId="3BE3217A" w14:textId="77777777" w:rsidR="00356F84" w:rsidRPr="00D2146B" w:rsidRDefault="00356F84"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56F84" w:rsidRPr="00D2146B" w:rsidRDefault="00356F84"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56F84" w:rsidRDefault="00356F8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56F84" w:rsidRPr="00D2146B" w:rsidRDefault="00356F84" w:rsidP="002903DF">
                              <w:pPr>
                                <w:spacing w:before="0" w:after="0" w:line="256" w:lineRule="auto"/>
                                <w:rPr>
                                  <w:sz w:val="18"/>
                                  <w:szCs w:val="18"/>
                                </w:rPr>
                              </w:pPr>
                              <w:r>
                                <w:rPr>
                                  <w:rFonts w:eastAsia="Calibri"/>
                                  <w:color w:val="000000"/>
                                  <w:sz w:val="18"/>
                                  <w:szCs w:val="18"/>
                                </w:rPr>
                                <w:t>Elliptic parameter: 21</w:t>
                              </w:r>
                            </w:p>
                            <w:p w14:paraId="0F8126A1"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w:t>
                              </w:r>
                            </w:p>
                            <w:p w14:paraId="28313E96"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56F84" w:rsidRPr="00D2146B" w:rsidRDefault="00356F84"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56F84" w:rsidRPr="00D2146B" w:rsidRDefault="00356F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w:t>
                              </w:r>
                            </w:p>
                            <w:p w14:paraId="48FC4ABF"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56F84" w:rsidRPr="00D2146B" w:rsidRDefault="00356F84"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56F84" w:rsidRPr="00D2146B" w:rsidRDefault="00356F84"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56F84" w:rsidRDefault="00356F84"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56F84" w:rsidRDefault="00356F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56F84" w:rsidRPr="00D2146B" w:rsidRDefault="00356F84"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56F84" w:rsidRPr="00D2146B" w:rsidRDefault="00356F84"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56F84" w:rsidRPr="00D2146B" w:rsidRDefault="00356F84"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56F84" w:rsidRPr="00D2146B" w:rsidRDefault="00356F84"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56F84" w:rsidRPr="00D2146B" w:rsidRDefault="00356F84" w:rsidP="002903DF">
                        <w:pPr>
                          <w:spacing w:before="0" w:after="0"/>
                          <w:rPr>
                            <w:sz w:val="18"/>
                            <w:szCs w:val="18"/>
                            <w:lang w:val="sv-SE"/>
                          </w:rPr>
                        </w:pPr>
                        <w:r w:rsidRPr="00D2146B">
                          <w:rPr>
                            <w:sz w:val="18"/>
                            <w:szCs w:val="18"/>
                            <w:lang w:val="sv-SE"/>
                          </w:rPr>
                          <w:t>Ellipse Frame Pointer</w:t>
                        </w:r>
                      </w:p>
                      <w:p w14:paraId="5718813E" w14:textId="77777777" w:rsidR="00356F84" w:rsidRPr="00D2146B" w:rsidRDefault="00356F84" w:rsidP="002903DF">
                        <w:pPr>
                          <w:spacing w:before="0" w:after="0"/>
                          <w:rPr>
                            <w:sz w:val="18"/>
                            <w:szCs w:val="18"/>
                            <w:lang w:val="sv-SE"/>
                          </w:rPr>
                        </w:pPr>
                        <w:r w:rsidRPr="00D2146B">
                          <w:rPr>
                            <w:sz w:val="18"/>
                            <w:szCs w:val="18"/>
                            <w:lang w:val="sv-SE"/>
                          </w:rPr>
                          <w:t>Regular Frame Pointer</w:t>
                        </w:r>
                      </w:p>
                      <w:p w14:paraId="62230721" w14:textId="77777777" w:rsidR="00356F84" w:rsidRPr="00D2146B" w:rsidRDefault="00356F84"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56F84" w:rsidRPr="00D2146B" w:rsidRDefault="00356F84" w:rsidP="002903DF">
                        <w:pPr>
                          <w:spacing w:before="0" w:after="0"/>
                          <w:rPr>
                            <w:sz w:val="18"/>
                            <w:szCs w:val="18"/>
                            <w:lang w:val="sv-SE"/>
                          </w:rPr>
                        </w:pPr>
                      </w:p>
                      <w:p w14:paraId="3BE3217A" w14:textId="77777777" w:rsidR="00356F84" w:rsidRPr="00D2146B" w:rsidRDefault="00356F84"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56F84" w:rsidRPr="00D2146B" w:rsidRDefault="00356F84"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56F84" w:rsidRDefault="00356F84"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56F84" w:rsidRPr="00D2146B" w:rsidRDefault="00356F84" w:rsidP="002903DF">
                        <w:pPr>
                          <w:spacing w:before="0" w:after="0" w:line="256" w:lineRule="auto"/>
                          <w:rPr>
                            <w:sz w:val="18"/>
                            <w:szCs w:val="18"/>
                          </w:rPr>
                        </w:pPr>
                        <w:r>
                          <w:rPr>
                            <w:rFonts w:eastAsia="Calibri"/>
                            <w:color w:val="000000"/>
                            <w:sz w:val="18"/>
                            <w:szCs w:val="18"/>
                          </w:rPr>
                          <w:t>Elliptic parameter: 21</w:t>
                        </w:r>
                      </w:p>
                      <w:p w14:paraId="0F8126A1"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w:t>
                        </w:r>
                      </w:p>
                      <w:p w14:paraId="28313E96" w14:textId="77777777" w:rsidR="00356F84" w:rsidRPr="00D2146B" w:rsidRDefault="00356F84"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56F84" w:rsidRPr="00D2146B" w:rsidRDefault="00356F84"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56F84" w:rsidRPr="00D2146B" w:rsidRDefault="00356F84"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w:t>
                        </w:r>
                      </w:p>
                      <w:p w14:paraId="48FC4ABF" w14:textId="77777777" w:rsidR="00356F84" w:rsidRPr="00D2146B" w:rsidRDefault="00356F84"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56F84" w:rsidRPr="00D2146B" w:rsidRDefault="00356F84"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of </w:t>
      </w:r>
      <w:r w:rsidR="00FA2BB3" w:rsidRPr="00D822A3">
        <w:rPr>
          <w:rStyle w:val="KeyWord0"/>
          <w:lang w:val="en-GB"/>
        </w:rPr>
        <w:t>f</w:t>
      </w:r>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19" w:name="_Toc54119939"/>
      <w:r w:rsidRPr="00D822A3">
        <w:rPr>
          <w:lang w:val="en-GB"/>
        </w:rPr>
        <w:t>Assembly Operator</w:t>
      </w:r>
      <w:bookmarkEnd w:id="41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r w:rsidRPr="00D822A3">
        <w:rPr>
          <w:lang w:val="en-GB"/>
        </w:rPr>
        <w:t>AssemblyOperator.cs</w:t>
      </w:r>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20" w:name="_Toc54119940"/>
      <w:r w:rsidRPr="00D822A3">
        <w:rPr>
          <w:lang w:val="en-GB"/>
        </w:rPr>
        <w:t>Assembly Code</w:t>
      </w:r>
      <w:bookmarkEnd w:id="42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r w:rsidRPr="00D822A3">
        <w:rPr>
          <w:lang w:val="en-GB"/>
        </w:rPr>
        <w:t>AssemblyCode.cs</w:t>
      </w:r>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21" w:name="_Toc54119941"/>
      <w:r w:rsidRPr="00D822A3">
        <w:rPr>
          <w:highlight w:val="white"/>
          <w:lang w:val="en-GB"/>
        </w:rPr>
        <w:t>Assembly Code Optimization</w:t>
      </w:r>
      <w:bookmarkEnd w:id="421"/>
    </w:p>
    <w:p w14:paraId="60537E46" w14:textId="33E4A110"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12</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22" w:name="_Toc54119942"/>
      <w:r w:rsidRPr="00D822A3">
        <w:rPr>
          <w:highlight w:val="white"/>
          <w:lang w:val="en-GB"/>
        </w:rPr>
        <w:t xml:space="preserve">Operator </w:t>
      </w:r>
      <w:r w:rsidR="00CA5764" w:rsidRPr="00D822A3">
        <w:rPr>
          <w:highlight w:val="white"/>
          <w:lang w:val="en-GB"/>
        </w:rPr>
        <w:t>Test Methods</w:t>
      </w:r>
      <w:bookmarkEnd w:id="42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23" w:name="_Toc54119943"/>
      <w:r w:rsidRPr="00D822A3">
        <w:rPr>
          <w:highlight w:val="white"/>
          <w:lang w:val="en-GB"/>
        </w:rPr>
        <w:t>Register Overlapping</w:t>
      </w:r>
      <w:bookmarkEnd w:id="42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77777777"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If one of the register sets holds both the registers, they overlap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77777777"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24" w:name="_Toc54119944"/>
      <w:r w:rsidRPr="00D822A3">
        <w:rPr>
          <w:highlight w:val="white"/>
          <w:lang w:val="en-GB"/>
        </w:rPr>
        <w:t>Register Size</w:t>
      </w:r>
      <w:bookmarkEnd w:id="42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01AC54"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2441A" w:rsidRPr="00D822A3">
        <w:rPr>
          <w:rStyle w:val="KeyWord0"/>
          <w:highlight w:val="white"/>
          <w:lang w:val="en-GB"/>
        </w:rPr>
        <w:t>m_registerListSet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77777777" w:rsidR="00DF0E0B" w:rsidRPr="00D822A3" w:rsidRDefault="00DF0E0B" w:rsidP="00DF0E0B">
      <w:pPr>
        <w:pStyle w:val="Code"/>
        <w:rPr>
          <w:highlight w:val="white"/>
          <w:lang w:val="en-GB"/>
        </w:rPr>
      </w:pPr>
      <w:r w:rsidRPr="00D822A3">
        <w:rPr>
          <w:highlight w:val="white"/>
          <w:lang w:val="en-GB"/>
        </w:rPr>
        <w:t xml:space="preserve">    private static ISet&lt;IList&lt;Register&gt;&gt; m_registerListSet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1366FA46"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F26FD1" w:rsidRPr="00D822A3">
        <w:rPr>
          <w:rStyle w:val="KeyWord0"/>
          <w:highlight w:val="white"/>
          <w:lang w:val="en-GB"/>
        </w:rPr>
        <w:t>m_registerListSet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61F8431A" w:rsidR="002B21D0" w:rsidRPr="00D822A3" w:rsidRDefault="002B21D0" w:rsidP="002B21D0">
      <w:pPr>
        <w:rPr>
          <w:highlight w:val="white"/>
          <w:lang w:val="en-GB"/>
        </w:rPr>
      </w:pPr>
      <w:r w:rsidRPr="00D822A3">
        <w:rPr>
          <w:highlight w:val="white"/>
          <w:lang w:val="en-GB"/>
        </w:rPr>
        <w:t xml:space="preserve">Otherwise, we iterate through the </w:t>
      </w:r>
      <w:r w:rsidRPr="00D822A3">
        <w:rPr>
          <w:rStyle w:val="KeyWord0"/>
          <w:highlight w:val="white"/>
          <w:lang w:val="en-GB"/>
        </w:rPr>
        <w:t>m_registerListSet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77777777" w:rsidR="00DF0E0B" w:rsidRPr="00D822A3" w:rsidRDefault="00DF0E0B" w:rsidP="00DF0E0B">
      <w:pPr>
        <w:pStyle w:val="Code"/>
        <w:rPr>
          <w:highlight w:val="white"/>
          <w:lang w:val="en-GB"/>
        </w:rPr>
      </w:pPr>
      <w:r w:rsidRPr="00D822A3">
        <w:rPr>
          <w:highlight w:val="white"/>
          <w:lang w:val="en-GB"/>
        </w:rPr>
        <w:t xml:space="preserve">      foreach (IList&lt;Register&gt; registerList in m_registerListSet)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“dword”,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0E30731B"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157DE4" w:rsidRPr="00D822A3">
        <w:rPr>
          <w:highlight w:val="white"/>
          <w:lang w:val="en-GB"/>
        </w:rPr>
        <w:t>suffixed by the word “_byte”, “_word”, “_dword”,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25" w:name="_Toc54119945"/>
      <w:r w:rsidRPr="00D822A3">
        <w:rPr>
          <w:highlight w:val="white"/>
          <w:lang w:val="en-GB"/>
        </w:rPr>
        <w:t>ToString</w:t>
      </w:r>
      <w:bookmarkEnd w:id="425"/>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r w:rsidRPr="00D822A3">
              <w:rPr>
                <w:highlight w:val="white"/>
                <w:lang w:val="en-GB"/>
              </w:rPr>
              <w:t>fadd</w:t>
            </w:r>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neg ax</w:t>
            </w:r>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r w:rsidRPr="00D822A3">
              <w:rPr>
                <w:highlight w:val="white"/>
                <w:lang w:val="en-GB"/>
              </w:rPr>
              <w:t>inc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mov ax, bx</w:t>
            </w:r>
          </w:p>
          <w:p w14:paraId="57633D02" w14:textId="77777777" w:rsidR="00F027BF" w:rsidRPr="00D822A3" w:rsidRDefault="00F027BF" w:rsidP="00A45E17">
            <w:pPr>
              <w:spacing w:before="0" w:after="40"/>
              <w:rPr>
                <w:highlight w:val="white"/>
                <w:lang w:val="en-GB"/>
              </w:rPr>
            </w:pPr>
            <w:r w:rsidRPr="00D822A3">
              <w:rPr>
                <w:highlight w:val="white"/>
                <w:lang w:val="en-GB"/>
              </w:rPr>
              <w:t>add ax, stdin</w:t>
            </w:r>
          </w:p>
          <w:p w14:paraId="152854E3" w14:textId="77777777" w:rsidR="00F027BF" w:rsidRPr="00D822A3" w:rsidRDefault="00F027BF" w:rsidP="00A45E17">
            <w:pPr>
              <w:spacing w:before="0" w:after="40"/>
              <w:rPr>
                <w:highlight w:val="white"/>
                <w:lang w:val="en-GB"/>
              </w:rPr>
            </w:pPr>
            <w:r w:rsidRPr="00D822A3">
              <w:rPr>
                <w:highlight w:val="white"/>
                <w:lang w:val="en-GB"/>
              </w:rPr>
              <w:t>sub ax,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mov [bp + 2], bx</w:t>
            </w:r>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mov [stdin + 4], bx</w:t>
            </w:r>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mov ax, [bp + 2]</w:t>
            </w:r>
          </w:p>
          <w:p w14:paraId="3ED02FA7" w14:textId="77777777" w:rsidR="00F027BF" w:rsidRPr="00D822A3" w:rsidRDefault="00F027BF" w:rsidP="00A45E17">
            <w:pPr>
              <w:spacing w:before="0" w:after="40"/>
              <w:rPr>
                <w:highlight w:val="white"/>
                <w:lang w:val="en-GB"/>
              </w:rPr>
            </w:pPr>
            <w:r w:rsidRPr="00D822A3">
              <w:rPr>
                <w:highlight w:val="white"/>
                <w:lang w:val="en-GB"/>
              </w:rPr>
              <w:t>add ax,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r w:rsidR="00EF3244" w:rsidRPr="00D822A3">
        <w:rPr>
          <w:rStyle w:val="KeyWord0"/>
          <w:highlight w:val="white"/>
          <w:lang w:val="en-GB"/>
        </w:rPr>
        <w:t>operand2</w:t>
      </w:r>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“Hello\nWorld\</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locaed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throught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26" w:name="_Toc54119946"/>
      <w:r w:rsidRPr="00D822A3">
        <w:rPr>
          <w:lang w:val="en-GB"/>
        </w:rPr>
        <w:t>Tracks</w:t>
      </w:r>
      <w:bookmarkEnd w:id="42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r w:rsidRPr="00D822A3">
        <w:rPr>
          <w:lang w:val="en-GB"/>
        </w:rPr>
        <w:t>Track.cs</w:t>
      </w:r>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ised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that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r w:rsidRPr="00D822A3">
        <w:rPr>
          <w:lang w:val="en-GB"/>
        </w:rPr>
        <w:t>TrackEntry.cs</w:t>
      </w:r>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27" w:name="_Toc54119947"/>
      <w:r w:rsidRPr="00D822A3">
        <w:rPr>
          <w:lang w:val="en-GB"/>
        </w:rPr>
        <w:t>Register Allocation</w:t>
      </w:r>
      <w:bookmarkEnd w:id="42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coloring,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r w:rsidRPr="00D822A3">
        <w:rPr>
          <w:lang w:val="en-GB"/>
        </w:rPr>
        <w:t>RegisterAllocator.cs</w:t>
      </w:r>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Then we split the total graph into independent subgrphs,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coloring;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coloring,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neighbor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r w:rsidR="000C6A6F" w:rsidRPr="00D822A3">
        <w:rPr>
          <w:highlight w:val="white"/>
          <w:lang w:val="en-GB"/>
        </w:rPr>
        <w:t>neighbors</w:t>
      </w:r>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28" w:name="_Toc54119948"/>
      <w:r w:rsidRPr="00D822A3">
        <w:rPr>
          <w:lang w:val="en-GB"/>
        </w:rPr>
        <w:t>Assembly Code Generation</w:t>
      </w:r>
      <w:bookmarkEnd w:id="42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r w:rsidRPr="00D822A3">
        <w:rPr>
          <w:lang w:val="en-GB"/>
        </w:rPr>
        <w:t>AssemblyCodeGenerator.cs</w:t>
      </w:r>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MainName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29" w:name="_Toc5411994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2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30" w:name="_Toc5411995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3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31" w:name="_Toc54119951"/>
      <w:r w:rsidRPr="00D822A3">
        <w:rPr>
          <w:highlight w:val="white"/>
          <w:lang w:val="en-GB"/>
        </w:rPr>
        <w:t>Function Calls</w:t>
      </w:r>
      <w:bookmarkEnd w:id="43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effency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The track map is pushed on the stack, and a new object is instanciated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3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3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33" w:name="_Toc54119952"/>
      <w:r w:rsidRPr="00D822A3">
        <w:rPr>
          <w:highlight w:val="white"/>
          <w:lang w:val="en-GB"/>
        </w:rPr>
        <w:t>Loading Values into Registers</w:t>
      </w:r>
      <w:bookmarkEnd w:id="43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34" w:name="_Toc5411995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and Goto</w:t>
      </w:r>
      <w:bookmarkEnd w:id="434"/>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35" w:name="_Toc54119954"/>
      <w:r w:rsidRPr="00D822A3">
        <w:rPr>
          <w:highlight w:val="white"/>
          <w:lang w:val="en-GB"/>
        </w:rPr>
        <w:t>Load and Inspect Registers</w:t>
      </w:r>
      <w:bookmarkEnd w:id="43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36" w:name="_Toc54119955"/>
      <w:r w:rsidRPr="00D822A3">
        <w:rPr>
          <w:highlight w:val="white"/>
          <w:lang w:val="en-GB"/>
        </w:rPr>
        <w:t>Initialization</w:t>
      </w:r>
      <w:bookmarkEnd w:id="43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37" w:name="_Toc5411995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3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38" w:name="_Toc54119957"/>
      <w:r w:rsidRPr="00D822A3">
        <w:rPr>
          <w:highlight w:val="white"/>
          <w:lang w:val="en-GB"/>
        </w:rPr>
        <w:lastRenderedPageBreak/>
        <w:t>Integral Assignment and Parameters</w:t>
      </w:r>
      <w:bookmarkEnd w:id="43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If the assign symbol is an array, function, string, or static address, we move its address rather than ist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39" w:name="_Toc54119958"/>
      <w:r w:rsidRPr="00D822A3">
        <w:rPr>
          <w:highlight w:val="white"/>
          <w:lang w:val="en-GB"/>
        </w:rPr>
        <w:t>Unary Integral Operations</w:t>
      </w:r>
      <w:bookmarkEnd w:id="43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40" w:name="_Toc54119959"/>
      <w:r w:rsidRPr="00D822A3">
        <w:rPr>
          <w:highlight w:val="white"/>
          <w:lang w:val="en-GB"/>
        </w:rPr>
        <w:t>Integral Binary</w:t>
      </w:r>
      <w:bookmarkEnd w:id="44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xor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r w:rsidR="00213C9A" w:rsidRPr="00D822A3">
        <w:rPr>
          <w:rStyle w:val="KeyWord0"/>
          <w:highlight w:val="white"/>
          <w:lang w:val="en-GB"/>
        </w:rPr>
        <w:t>leftTrack</w:t>
      </w:r>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41" w:name="_Toc54119960"/>
      <w:r w:rsidRPr="00D822A3">
        <w:rPr>
          <w:highlight w:val="white"/>
          <w:lang w:val="en-GB"/>
        </w:rPr>
        <w:t>Base and Offset</w:t>
      </w:r>
      <w:bookmarkEnd w:id="44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42" w:name="_Toc54119961"/>
      <w:r w:rsidRPr="00D822A3">
        <w:rPr>
          <w:highlight w:val="white"/>
          <w:lang w:val="en-GB"/>
        </w:rPr>
        <w:lastRenderedPageBreak/>
        <w:t>Case</w:t>
      </w:r>
      <w:bookmarkEnd w:id="44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43" w:name="_Toc54119962"/>
      <w:r w:rsidRPr="00D822A3">
        <w:rPr>
          <w:highlight w:val="white"/>
          <w:lang w:val="en-GB"/>
        </w:rPr>
        <w:t>Address</w:t>
      </w:r>
      <w:bookmarkEnd w:id="44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de</w:t>
      </w:r>
      <w:r w:rsidR="006114E0" w:rsidRPr="00D822A3">
        <w:rPr>
          <w:highlight w:val="white"/>
          <w:lang w:val="en-GB"/>
        </w:rPr>
        <w:t>refereeing</w:t>
      </w:r>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derefereing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44" w:name="_Toc54119963"/>
      <w:r w:rsidRPr="00D822A3">
        <w:rPr>
          <w:highlight w:val="white"/>
          <w:lang w:val="en-GB"/>
        </w:rPr>
        <w:t>Floating Binary</w:t>
      </w:r>
      <w:bookmarkEnd w:id="44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45" w:name="_Toc54119964"/>
      <w:r w:rsidRPr="00D822A3">
        <w:rPr>
          <w:highlight w:val="white"/>
          <w:lang w:val="en-GB"/>
        </w:rPr>
        <w:lastRenderedPageBreak/>
        <w:t>Floating Relation</w:t>
      </w:r>
      <w:bookmarkEnd w:id="44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46" w:name="_Toc54119965"/>
      <w:r w:rsidRPr="00D822A3">
        <w:rPr>
          <w:highlight w:val="white"/>
          <w:lang w:val="en-GB"/>
        </w:rPr>
        <w:t>Floating Push and Pop</w:t>
      </w:r>
      <w:bookmarkEnd w:id="44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47" w:name="_Toc54119966"/>
      <w:r w:rsidRPr="00D822A3">
        <w:rPr>
          <w:highlight w:val="white"/>
          <w:lang w:val="en-GB"/>
        </w:rPr>
        <w:t>Type Conversion</w:t>
      </w:r>
      <w:bookmarkEnd w:id="44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throught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48" w:name="_Toc54119967"/>
      <w:r w:rsidRPr="00D822A3">
        <w:rPr>
          <w:highlight w:val="white"/>
          <w:lang w:val="en-GB"/>
        </w:rPr>
        <w:t>Struct and Union</w:t>
      </w:r>
      <w:bookmarkEnd w:id="44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count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We start by loading the size of the data block into the count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We decrement the count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count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49" w:name="_Toc54119968"/>
      <w:r w:rsidRPr="00D822A3">
        <w:rPr>
          <w:highlight w:val="white"/>
          <w:lang w:val="en-GB"/>
        </w:rPr>
        <w:t>Initialization Code</w:t>
      </w:r>
      <w:bookmarkEnd w:id="449"/>
    </w:p>
    <w:p w14:paraId="4A5AAFA6" w14:textId="574753EE"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207336" w:rsidRPr="00D822A3">
        <w:rPr>
          <w:lang w:val="en-GB"/>
        </w:rPr>
        <w:t>14</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r w:rsidRPr="00D822A3">
        <w:rPr>
          <w:highlight w:val="white"/>
          <w:lang w:val="en-GB"/>
        </w:rPr>
        <w:t>AssemblyCodeGenerator.cs</w:t>
      </w:r>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50" w:name="_Toc54119969"/>
      <w:r w:rsidRPr="00D822A3">
        <w:rPr>
          <w:highlight w:val="white"/>
          <w:lang w:val="en-GB"/>
        </w:rPr>
        <w:t>Command Line Arguments</w:t>
      </w:r>
      <w:bookmarkEnd w:id="45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56F84" w:rsidRPr="00DF14A9" w:rsidRDefault="00356F84"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56F84" w:rsidRPr="00490BCB" w:rsidRDefault="00356F84"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56F84" w:rsidRPr="00490BCB" w:rsidRDefault="00356F84"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56F84" w:rsidRPr="00490BCB" w:rsidRDefault="00356F84"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56F84" w:rsidRPr="00090144" w:rsidRDefault="00356F84"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56F84" w:rsidRPr="00090144" w:rsidRDefault="00356F84" w:rsidP="00B70491">
                              <w:pPr>
                                <w:spacing w:before="0" w:after="0" w:line="240" w:lineRule="auto"/>
                                <w:rPr>
                                  <w:rFonts w:eastAsia="Calibri"/>
                                  <w:color w:val="000000"/>
                                </w:rPr>
                              </w:pPr>
                              <w:r w:rsidRPr="00090144">
                                <w:rPr>
                                  <w:rFonts w:eastAsia="Calibri"/>
                                  <w:color w:val="000000"/>
                                </w:rPr>
                                <w:t>Frame pointer of</w:t>
                              </w:r>
                            </w:p>
                            <w:p w14:paraId="77E191A3" w14:textId="77777777" w:rsidR="00356F84" w:rsidRPr="00090144" w:rsidRDefault="00356F84"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56F84" w:rsidRPr="00090144" w:rsidRDefault="00356F8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56F84" w:rsidRPr="00090144" w:rsidRDefault="00356F84"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56F84" w:rsidRPr="00090144" w:rsidRDefault="00356F84"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56F84" w:rsidRPr="00090144" w:rsidRDefault="00356F84"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56F84" w:rsidRDefault="00356F84"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56F84" w:rsidRDefault="00356F84"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56F84" w:rsidRDefault="00356F84"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56F84" w:rsidRDefault="00356F84"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56F84" w:rsidRPr="00DF14A9" w:rsidRDefault="00356F84"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56F84" w:rsidRPr="00490BCB" w:rsidRDefault="00356F84"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56F84" w:rsidRPr="00490BCB" w:rsidRDefault="00356F84"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56F84" w:rsidRPr="00490BCB" w:rsidRDefault="00356F84"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56F84" w:rsidRPr="00490BCB" w:rsidRDefault="00356F84"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56F84" w:rsidRPr="00490BCB" w:rsidRDefault="00356F84"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56F84" w:rsidRPr="00090144" w:rsidRDefault="00356F84"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56F84" w:rsidRPr="00090144" w:rsidRDefault="00356F84" w:rsidP="00B70491">
                        <w:pPr>
                          <w:spacing w:before="0" w:after="0" w:line="240" w:lineRule="auto"/>
                          <w:rPr>
                            <w:rFonts w:eastAsia="Calibri"/>
                            <w:color w:val="000000"/>
                          </w:rPr>
                        </w:pPr>
                        <w:r w:rsidRPr="00090144">
                          <w:rPr>
                            <w:rFonts w:eastAsia="Calibri"/>
                            <w:color w:val="000000"/>
                          </w:rPr>
                          <w:t>Frame pointer of</w:t>
                        </w:r>
                      </w:p>
                      <w:p w14:paraId="77E191A3" w14:textId="77777777" w:rsidR="00356F84" w:rsidRPr="00090144" w:rsidRDefault="00356F84"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56F84" w:rsidRPr="00090144" w:rsidRDefault="00356F84"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56F84" w:rsidRPr="00090144" w:rsidRDefault="00356F84"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56F84" w:rsidRPr="00090144" w:rsidRDefault="00356F84"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56F84" w:rsidRPr="00090144" w:rsidRDefault="00356F84"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56F84" w:rsidRDefault="00356F84"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56F84" w:rsidRDefault="00356F84"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56F84" w:rsidRDefault="00356F84"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56F84" w:rsidRDefault="00356F84"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51" w:name="_Toc54119970"/>
      <w:r w:rsidRPr="00D822A3">
        <w:rPr>
          <w:highlight w:val="white"/>
          <w:lang w:val="en-GB"/>
        </w:rPr>
        <w:t>Text List</w:t>
      </w:r>
      <w:bookmarkEnd w:id="45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52" w:name="_Ref54009755"/>
      <w:bookmarkStart w:id="453" w:name="_Toc54119971"/>
      <w:bookmarkStart w:id="454" w:name="_Ref420874022"/>
      <w:r w:rsidRPr="00D822A3">
        <w:rPr>
          <w:lang w:val="en-GB"/>
        </w:rPr>
        <w:lastRenderedPageBreak/>
        <w:t>Executable Code Generation</w:t>
      </w:r>
      <w:bookmarkEnd w:id="452"/>
      <w:bookmarkEnd w:id="45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55" w:name="_Toc54119972"/>
      <w:r w:rsidRPr="00D822A3">
        <w:rPr>
          <w:lang w:val="en-GB"/>
        </w:rPr>
        <w:t xml:space="preserve">The </w:t>
      </w:r>
      <w:r w:rsidR="00E6483C" w:rsidRPr="00D822A3">
        <w:rPr>
          <w:lang w:val="en-GB"/>
        </w:rPr>
        <w:t>Windows Mode</w:t>
      </w:r>
      <w:bookmarkEnd w:id="45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56" w:name="_Toc54119973"/>
      <w:r w:rsidRPr="00D822A3">
        <w:rPr>
          <w:highlight w:val="white"/>
          <w:lang w:val="en-GB"/>
        </w:rPr>
        <w:t>Main</w:t>
      </w:r>
      <w:bookmarkEnd w:id="456"/>
    </w:p>
    <w:p w14:paraId="3C627783" w14:textId="6CE6492F" w:rsidR="00F65204" w:rsidRPr="00D822A3" w:rsidRDefault="00F65204" w:rsidP="00F65204">
      <w:pPr>
        <w:pStyle w:val="CodeHeader"/>
        <w:rPr>
          <w:highlight w:val="white"/>
          <w:lang w:val="en-GB"/>
        </w:rPr>
      </w:pPr>
      <w:r w:rsidRPr="00D822A3">
        <w:rPr>
          <w:highlight w:val="white"/>
          <w:lang w:val="en-GB"/>
        </w:rPr>
        <w:t>Main.cs</w:t>
      </w:r>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4E94183E"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207336" w:rsidRPr="00D822A3">
        <w:rPr>
          <w:highlight w:val="white"/>
          <w:lang w:val="en-GB"/>
        </w:rPr>
        <w:t>13</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“.obj” rather than “.asm”.</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77777777" w:rsidR="00F86C24" w:rsidRPr="00D822A3" w:rsidRDefault="00F86C24" w:rsidP="00F86C24">
      <w:pPr>
        <w:pStyle w:val="Code"/>
        <w:rPr>
          <w:highlight w:val="white"/>
          <w:lang w:val="en-GB"/>
        </w:rPr>
      </w:pPr>
      <w:r w:rsidRPr="00D822A3">
        <w:rPr>
          <w:highlight w:val="white"/>
          <w:lang w:val="en-GB"/>
        </w:rPr>
        <w:t xml:space="preserve">          staticSymbol.Save(binaryWriter);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77777777" w:rsidR="00CF7245" w:rsidRPr="00D822A3" w:rsidRDefault="00CF7245" w:rsidP="00CF7245">
      <w:pPr>
        <w:pStyle w:val="Code"/>
        <w:rPr>
          <w:highlight w:val="white"/>
          <w:lang w:val="en-GB"/>
        </w:rPr>
      </w:pPr>
      <w:r w:rsidRPr="00D822A3">
        <w:rPr>
          <w:highlight w:val="white"/>
          <w:lang w:val="en-GB"/>
        </w:rPr>
        <w:t xml:space="preserve">          staticSymbol.Load(dataInputStream);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57" w:name="_Toc54119974"/>
      <w:r w:rsidRPr="00D822A3">
        <w:rPr>
          <w:highlight w:val="white"/>
          <w:lang w:val="en-GB"/>
        </w:rPr>
        <w:t>Type Size</w:t>
      </w:r>
      <w:bookmarkEnd w:id="45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r w:rsidRPr="00D822A3">
        <w:rPr>
          <w:lang w:val="en-GB"/>
        </w:rPr>
        <w:t>TypeSize.cs</w:t>
      </w:r>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58" w:name="_Toc54119975"/>
      <w:r w:rsidRPr="00D822A3">
        <w:rPr>
          <w:highlight w:val="white"/>
          <w:lang w:val="en-GB"/>
        </w:rPr>
        <w:t>Static Symbol</w:t>
      </w:r>
      <w:bookmarkEnd w:id="458"/>
    </w:p>
    <w:p w14:paraId="0A053B40" w14:textId="404E0AEE" w:rsidR="00303C4E" w:rsidRPr="00D822A3" w:rsidRDefault="00303C4E" w:rsidP="00303C4E">
      <w:pPr>
        <w:pStyle w:val="CodeHeader"/>
        <w:rPr>
          <w:highlight w:val="white"/>
          <w:lang w:val="en-GB"/>
        </w:rPr>
      </w:pPr>
      <w:r w:rsidRPr="00D822A3">
        <w:rPr>
          <w:highlight w:val="white"/>
          <w:lang w:val="en-GB"/>
        </w:rPr>
        <w:t>StaticSymbolWindows.cs</w:t>
      </w:r>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77777777" w:rsidR="00303C4E" w:rsidRPr="00D822A3" w:rsidRDefault="00303C4E" w:rsidP="00303C4E">
      <w:pPr>
        <w:pStyle w:val="Code"/>
        <w:rPr>
          <w:highlight w:val="white"/>
          <w:lang w:val="en-GB"/>
        </w:rPr>
      </w:pPr>
      <w:r w:rsidRPr="00D822A3">
        <w:rPr>
          <w:highlight w:val="white"/>
          <w:lang w:val="en-GB"/>
        </w:rPr>
        <w:t xml:space="preserve">    public override void Save(BinaryWriter outStream) {</w:t>
      </w:r>
    </w:p>
    <w:p w14:paraId="1520324A" w14:textId="77777777" w:rsidR="00303C4E" w:rsidRPr="00D822A3" w:rsidRDefault="00303C4E" w:rsidP="00303C4E">
      <w:pPr>
        <w:pStyle w:val="Code"/>
        <w:rPr>
          <w:highlight w:val="white"/>
          <w:lang w:val="en-GB"/>
        </w:rPr>
      </w:pPr>
      <w:r w:rsidRPr="00D822A3">
        <w:rPr>
          <w:highlight w:val="white"/>
          <w:lang w:val="en-GB"/>
        </w:rPr>
        <w:t xml:space="preserve">      base.Save(outStream);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77777777" w:rsidR="00303C4E" w:rsidRPr="00D822A3" w:rsidRDefault="00303C4E" w:rsidP="00303C4E">
      <w:pPr>
        <w:pStyle w:val="Code"/>
        <w:rPr>
          <w:highlight w:val="white"/>
          <w:lang w:val="en-GB"/>
        </w:rPr>
      </w:pPr>
      <w:r w:rsidRPr="00D822A3">
        <w:rPr>
          <w:highlight w:val="white"/>
          <w:lang w:val="en-GB"/>
        </w:rPr>
        <w:t xml:space="preserve">    public override void Load(BinaryReader inStream) {</w:t>
      </w:r>
    </w:p>
    <w:p w14:paraId="1FCEB9D5" w14:textId="77777777" w:rsidR="00303C4E" w:rsidRPr="00D822A3" w:rsidRDefault="00303C4E" w:rsidP="00303C4E">
      <w:pPr>
        <w:pStyle w:val="Code"/>
        <w:rPr>
          <w:highlight w:val="white"/>
          <w:lang w:val="en-GB"/>
        </w:rPr>
      </w:pPr>
      <w:r w:rsidRPr="00D822A3">
        <w:rPr>
          <w:highlight w:val="white"/>
          <w:lang w:val="en-GB"/>
        </w:rPr>
        <w:t xml:space="preserve">      base.Load(inStream);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59" w:name="_Toc54119976"/>
      <w:r w:rsidRPr="00D822A3">
        <w:rPr>
          <w:highlight w:val="white"/>
          <w:lang w:val="en-GB"/>
        </w:rPr>
        <w:t>Static Value</w:t>
      </w:r>
      <w:bookmarkEnd w:id="45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r w:rsidRPr="00D822A3">
        <w:rPr>
          <w:highlight w:val="white"/>
          <w:lang w:val="en-GB"/>
        </w:rPr>
        <w:t>ConstantExpression.cs</w:t>
      </w:r>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60" w:name="_Toc54119977"/>
      <w:r w:rsidRPr="00D822A3">
        <w:rPr>
          <w:highlight w:val="white"/>
          <w:lang w:val="en-GB"/>
        </w:rPr>
        <w:t>Function End</w:t>
      </w:r>
      <w:bookmarkEnd w:id="46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r w:rsidRPr="00D822A3">
        <w:rPr>
          <w:highlight w:val="white"/>
          <w:lang w:val="en-GB"/>
        </w:rPr>
        <w:t>MiddleCodeGenerator.cs</w:t>
      </w:r>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61" w:name="_Toc54119978"/>
      <w:r w:rsidRPr="00D822A3">
        <w:rPr>
          <w:highlight w:val="white"/>
          <w:lang w:val="en-GB"/>
        </w:rPr>
        <w:t>Target Code Generation</w:t>
      </w:r>
      <w:bookmarkEnd w:id="46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62" w:name="_Toc54119979"/>
      <w:r w:rsidRPr="00D822A3">
        <w:rPr>
          <w:highlight w:val="white"/>
          <w:lang w:val="en-GB"/>
        </w:rPr>
        <w:t>Exit</w:t>
      </w:r>
      <w:bookmarkEnd w:id="46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r w:rsidRPr="00D822A3">
        <w:rPr>
          <w:highlight w:val="white"/>
          <w:lang w:val="en-GB"/>
        </w:rPr>
        <w:t>AssemblyCodeGenerator.cs</w:t>
      </w:r>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63" w:name="_Toc54119980"/>
      <w:r w:rsidRPr="00D822A3">
        <w:rPr>
          <w:highlight w:val="white"/>
          <w:lang w:val="en-GB"/>
        </w:rPr>
        <w:t>Initialization Code</w:t>
      </w:r>
      <w:bookmarkEnd w:id="46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r w:rsidRPr="00D822A3">
        <w:rPr>
          <w:highlight w:val="white"/>
          <w:lang w:val="en-GB"/>
        </w:rPr>
        <w:t>AssemblyCodeGenerator.cs</w:t>
      </w:r>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64" w:name="_Toc54119981"/>
      <w:r w:rsidRPr="00D822A3">
        <w:rPr>
          <w:highlight w:val="white"/>
          <w:lang w:val="en-GB"/>
        </w:rPr>
        <w:t>Command Line Arguments</w:t>
      </w:r>
      <w:bookmarkEnd w:id="46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56F84" w:rsidRPr="00DF14A9" w:rsidRDefault="00356F84"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56F84" w:rsidRPr="00490BCB" w:rsidRDefault="00356F84"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56F84" w:rsidRPr="00090144" w:rsidRDefault="00356F84"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56F84" w:rsidRPr="00090144" w:rsidRDefault="00356F84" w:rsidP="00605AE9">
                              <w:pPr>
                                <w:spacing w:before="0" w:after="0" w:line="240" w:lineRule="auto"/>
                                <w:rPr>
                                  <w:rFonts w:eastAsia="Calibri"/>
                                  <w:color w:val="000000"/>
                                </w:rPr>
                              </w:pPr>
                              <w:r w:rsidRPr="00090144">
                                <w:rPr>
                                  <w:rFonts w:eastAsia="Calibri"/>
                                  <w:color w:val="000000"/>
                                </w:rPr>
                                <w:t>Frame pointer of</w:t>
                              </w:r>
                            </w:p>
                            <w:p w14:paraId="68E90914" w14:textId="77777777" w:rsidR="00356F84" w:rsidRPr="00090144" w:rsidRDefault="00356F84"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56F84" w:rsidRPr="00090144" w:rsidRDefault="00356F8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56F84" w:rsidRPr="00090144" w:rsidRDefault="00356F84"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56F84" w:rsidRPr="00090144" w:rsidRDefault="00356F84"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56F84" w:rsidRPr="00090144" w:rsidRDefault="00356F84"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56F84" w:rsidRDefault="00356F84"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56F84" w:rsidRDefault="00356F84"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56F84" w:rsidRDefault="00356F84"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56F84" w:rsidRDefault="00356F84"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56F84" w:rsidRDefault="00356F84"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56F84" w:rsidRDefault="00356F8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56F84" w:rsidRPr="00582B75" w:rsidRDefault="00356F84"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56F84" w:rsidRPr="00490BCB" w:rsidRDefault="00356F84"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56F84" w:rsidRPr="00490BCB" w:rsidRDefault="00356F84"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56F84" w:rsidRDefault="00356F84"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56F84" w:rsidRPr="00E55D4A" w:rsidRDefault="00356F84"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56F84" w:rsidRDefault="00356F84"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56F84" w:rsidRDefault="00356F84"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56F84" w:rsidRDefault="00356F84"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56F84" w:rsidRDefault="00356F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56F84" w:rsidRDefault="00356F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56F84" w:rsidRDefault="00356F8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56F84" w:rsidRDefault="00356F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56F84" w:rsidRDefault="00356F84"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56F84" w:rsidRDefault="00356F84"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56F84" w:rsidRDefault="00356F84"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56F84" w:rsidRDefault="00356F84"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56F84" w:rsidRDefault="00356F84"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56F84" w:rsidRDefault="00356F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56F84" w:rsidRDefault="00356F8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56F84" w:rsidRDefault="00356F84" w:rsidP="00496983">
                              <w:pPr>
                                <w:spacing w:before="0" w:line="257" w:lineRule="auto"/>
                                <w:jc w:val="center"/>
                                <w:rPr>
                                  <w:sz w:val="24"/>
                                  <w:szCs w:val="24"/>
                                </w:rPr>
                              </w:pPr>
                              <w:r>
                                <w:rPr>
                                  <w:rFonts w:eastAsia="Calibri"/>
                                  <w:color w:val="000000"/>
                                  <w:sz w:val="16"/>
                                  <w:szCs w:val="16"/>
                                </w:rPr>
                                <w:t>129</w:t>
                              </w:r>
                            </w:p>
                            <w:p w14:paraId="3E4A06D3" w14:textId="77777777" w:rsidR="00356F84" w:rsidRDefault="00356F84"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56F84" w:rsidRDefault="00356F84"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56F84" w:rsidRDefault="00356F84"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56F84" w:rsidRDefault="00356F84"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56F84" w:rsidRDefault="00356F84" w:rsidP="006A7496">
                              <w:pPr>
                                <w:spacing w:before="100" w:line="257" w:lineRule="auto"/>
                                <w:jc w:val="left"/>
                                <w:rPr>
                                  <w:sz w:val="24"/>
                                  <w:szCs w:val="24"/>
                                </w:rPr>
                              </w:pPr>
                              <w:r>
                                <w:rPr>
                                  <w:rFonts w:eastAsia="Calibri"/>
                                  <w:color w:val="000000"/>
                                  <w:sz w:val="16"/>
                                  <w:szCs w:val="16"/>
                                </w:rPr>
                                <w:t>Before</w:t>
                              </w:r>
                            </w:p>
                            <w:p w14:paraId="6B197F32" w14:textId="77777777" w:rsidR="00356F84" w:rsidRDefault="00356F84"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56F84" w:rsidRDefault="00356F84" w:rsidP="006A7496">
                              <w:pPr>
                                <w:spacing w:before="100" w:line="256" w:lineRule="auto"/>
                                <w:rPr>
                                  <w:sz w:val="24"/>
                                  <w:szCs w:val="24"/>
                                </w:rPr>
                              </w:pPr>
                              <w:r>
                                <w:rPr>
                                  <w:rFonts w:eastAsia="Calibri"/>
                                  <w:color w:val="000000"/>
                                  <w:sz w:val="16"/>
                                  <w:szCs w:val="16"/>
                                </w:rPr>
                                <w:t>After</w:t>
                              </w:r>
                            </w:p>
                            <w:p w14:paraId="7E3E04C8" w14:textId="77777777" w:rsidR="00356F84" w:rsidRDefault="00356F84"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56F84" w:rsidRPr="00DF14A9" w:rsidRDefault="00356F84"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56F84" w:rsidRPr="00490BCB" w:rsidRDefault="00356F84"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56F84" w:rsidRPr="00490BCB" w:rsidRDefault="00356F84"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56F84" w:rsidRPr="00490BCB" w:rsidRDefault="00356F84"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56F84" w:rsidRPr="00090144" w:rsidRDefault="00356F84"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56F84" w:rsidRPr="00090144" w:rsidRDefault="00356F84" w:rsidP="00605AE9">
                        <w:pPr>
                          <w:spacing w:before="0" w:after="0" w:line="240" w:lineRule="auto"/>
                          <w:rPr>
                            <w:rFonts w:eastAsia="Calibri"/>
                            <w:color w:val="000000"/>
                          </w:rPr>
                        </w:pPr>
                        <w:r w:rsidRPr="00090144">
                          <w:rPr>
                            <w:rFonts w:eastAsia="Calibri"/>
                            <w:color w:val="000000"/>
                          </w:rPr>
                          <w:t>Frame pointer of</w:t>
                        </w:r>
                      </w:p>
                      <w:p w14:paraId="68E90914" w14:textId="77777777" w:rsidR="00356F84" w:rsidRPr="00090144" w:rsidRDefault="00356F84"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56F84" w:rsidRPr="00090144" w:rsidRDefault="00356F84"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56F84" w:rsidRPr="00090144" w:rsidRDefault="00356F84"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56F84" w:rsidRPr="00090144" w:rsidRDefault="00356F84"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56F84" w:rsidRPr="00090144" w:rsidRDefault="00356F84"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56F84" w:rsidRDefault="00356F84"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56F84" w:rsidRDefault="00356F84"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56F84" w:rsidRDefault="00356F84"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56F84" w:rsidRDefault="00356F84"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56F84" w:rsidRDefault="00356F84"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56F84" w:rsidRDefault="00356F84"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56F84" w:rsidRPr="00582B75" w:rsidRDefault="00356F84"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56F84" w:rsidRPr="00490BCB" w:rsidRDefault="00356F84"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56F84" w:rsidRPr="00490BCB" w:rsidRDefault="00356F84"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56F84" w:rsidRDefault="00356F84"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56F84" w:rsidRPr="00E55D4A" w:rsidRDefault="00356F84"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56F84" w:rsidRDefault="00356F84"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56F84" w:rsidRDefault="00356F84"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56F84" w:rsidRDefault="00356F84"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56F84" w:rsidRDefault="00356F84"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56F84" w:rsidRDefault="00356F84"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56F84" w:rsidRDefault="00356F84"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56F84" w:rsidRDefault="00356F84"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56F84" w:rsidRDefault="00356F84"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56F84" w:rsidRDefault="00356F84"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56F84" w:rsidRDefault="00356F84"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56F84" w:rsidRDefault="00356F84"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56F84" w:rsidRDefault="00356F84"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56F84" w:rsidRDefault="00356F84"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56F84" w:rsidRDefault="00356F84"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56F84" w:rsidRDefault="00356F84" w:rsidP="00496983">
                        <w:pPr>
                          <w:spacing w:before="0" w:line="257" w:lineRule="auto"/>
                          <w:jc w:val="center"/>
                          <w:rPr>
                            <w:sz w:val="24"/>
                            <w:szCs w:val="24"/>
                          </w:rPr>
                        </w:pPr>
                        <w:r>
                          <w:rPr>
                            <w:rFonts w:eastAsia="Calibri"/>
                            <w:color w:val="000000"/>
                            <w:sz w:val="16"/>
                            <w:szCs w:val="16"/>
                          </w:rPr>
                          <w:t>129</w:t>
                        </w:r>
                      </w:p>
                      <w:p w14:paraId="3E4A06D3" w14:textId="77777777" w:rsidR="00356F84" w:rsidRDefault="00356F84"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56F84" w:rsidRDefault="00356F84"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56F84" w:rsidRDefault="00356F84"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56F84" w:rsidRDefault="00356F84"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56F84" w:rsidRDefault="00356F84" w:rsidP="006A7496">
                        <w:pPr>
                          <w:spacing w:before="100" w:line="257" w:lineRule="auto"/>
                          <w:jc w:val="left"/>
                          <w:rPr>
                            <w:sz w:val="24"/>
                            <w:szCs w:val="24"/>
                          </w:rPr>
                        </w:pPr>
                        <w:r>
                          <w:rPr>
                            <w:rFonts w:eastAsia="Calibri"/>
                            <w:color w:val="000000"/>
                            <w:sz w:val="16"/>
                            <w:szCs w:val="16"/>
                          </w:rPr>
                          <w:t>Before</w:t>
                        </w:r>
                      </w:p>
                      <w:p w14:paraId="6B197F32" w14:textId="77777777" w:rsidR="00356F84" w:rsidRDefault="00356F84"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56F84" w:rsidRDefault="00356F84" w:rsidP="006A7496">
                        <w:pPr>
                          <w:spacing w:before="100" w:line="256" w:lineRule="auto"/>
                          <w:rPr>
                            <w:sz w:val="24"/>
                            <w:szCs w:val="24"/>
                          </w:rPr>
                        </w:pPr>
                        <w:r>
                          <w:rPr>
                            <w:rFonts w:eastAsia="Calibri"/>
                            <w:color w:val="000000"/>
                            <w:sz w:val="16"/>
                            <w:szCs w:val="16"/>
                          </w:rPr>
                          <w:t>After</w:t>
                        </w:r>
                      </w:p>
                      <w:p w14:paraId="7E3E04C8" w14:textId="77777777" w:rsidR="00356F84" w:rsidRDefault="00356F84"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ax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When we have iterated through the whole list, there are som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r w:rsidR="00336E39" w:rsidRPr="00D822A3">
        <w:rPr>
          <w:rStyle w:val="KeyWord0"/>
          <w:highlight w:val="white"/>
          <w:lang w:val="en-GB"/>
        </w:rPr>
        <w:t>ax</w:t>
      </w:r>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r w:rsidR="00336E39" w:rsidRPr="00D822A3">
        <w:rPr>
          <w:rStyle w:val="KeyWord0"/>
          <w:highlight w:val="white"/>
          <w:lang w:val="en-GB"/>
        </w:rPr>
        <w:t>si</w:t>
      </w:r>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r w:rsidRPr="00D822A3">
        <w:rPr>
          <w:highlight w:val="white"/>
          <w:lang w:val="en-GB"/>
        </w:rPr>
        <w:t>AssemblyCodeGenerator.cs</w:t>
      </w:r>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65" w:name="_Toc54119982"/>
      <w:r w:rsidRPr="00D822A3">
        <w:rPr>
          <w:highlight w:val="white"/>
          <w:lang w:val="en-GB"/>
        </w:rPr>
        <w:t>Windows Jump Info</w:t>
      </w:r>
      <w:bookmarkEnd w:id="46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r w:rsidRPr="00D822A3">
        <w:rPr>
          <w:highlight w:val="white"/>
          <w:lang w:val="en-GB"/>
        </w:rPr>
        <w:t>AssemblyCodeGenerator.cs</w:t>
      </w:r>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66" w:name="_Toc54119983"/>
      <w:r w:rsidRPr="00D822A3">
        <w:rPr>
          <w:highlight w:val="white"/>
          <w:lang w:val="en-GB"/>
        </w:rPr>
        <w:t>Windows Byte List</w:t>
      </w:r>
      <w:bookmarkEnd w:id="46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r w:rsidRPr="00D822A3">
        <w:rPr>
          <w:highlight w:val="white"/>
          <w:lang w:val="en-GB"/>
        </w:rPr>
        <w:t>AssemblyCodeGenerator.cs</w:t>
      </w:r>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67" w:name="_Hlk51314142"/>
      <w:r w:rsidRPr="00D822A3">
        <w:rPr>
          <w:highlight w:val="white"/>
          <w:lang w:val="en-GB"/>
        </w:rPr>
        <w:t>WindowsByteList</w:t>
      </w:r>
      <w:bookmarkEnd w:id="46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If the second or third operand is a string, we add its name the the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68" w:name="_Toc5411998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6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r w:rsidRPr="00D822A3">
        <w:rPr>
          <w:highlight w:val="white"/>
          <w:lang w:val="en-GB"/>
        </w:rPr>
        <w:t>AssemblyCode.cs</w:t>
      </w:r>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lond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r w:rsidRPr="00D822A3">
              <w:rPr>
                <w:highlight w:val="white"/>
                <w:lang w:val="en-GB"/>
              </w:rPr>
              <w:t>inc ax</w:t>
            </w:r>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6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mov ax, bx</w:t>
            </w:r>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add ax,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sub ax,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mov [bp + 2], bx</w:t>
            </w:r>
          </w:p>
          <w:p w14:paraId="71A25A96" w14:textId="77777777" w:rsidR="008C2FC7" w:rsidRPr="00D822A3" w:rsidRDefault="008C2FC7" w:rsidP="003D2653">
            <w:pPr>
              <w:spacing w:before="0" w:after="40"/>
              <w:rPr>
                <w:highlight w:val="white"/>
                <w:lang w:val="en-GB"/>
              </w:rPr>
            </w:pPr>
            <w:r w:rsidRPr="00D822A3">
              <w:rPr>
                <w:highlight w:val="white"/>
                <w:lang w:val="en-GB"/>
              </w:rPr>
              <w:t>mov [stdin + 4], bx</w:t>
            </w:r>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mov ax, [bp + 2]</w:t>
            </w:r>
          </w:p>
          <w:p w14:paraId="7273C897" w14:textId="77777777" w:rsidR="008C2FC7" w:rsidRPr="00D822A3" w:rsidRDefault="008C2FC7" w:rsidP="003D2653">
            <w:pPr>
              <w:spacing w:before="0" w:after="40"/>
              <w:rPr>
                <w:highlight w:val="white"/>
                <w:lang w:val="en-GB"/>
              </w:rPr>
            </w:pPr>
            <w:r w:rsidRPr="00D822A3">
              <w:rPr>
                <w:highlight w:val="white"/>
                <w:lang w:val="en-GB"/>
              </w:rPr>
              <w:t>add ax, [stdin +4]</w:t>
            </w:r>
          </w:p>
        </w:tc>
      </w:tr>
    </w:tbl>
    <w:bookmarkEnd w:id="46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Its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70" w:name="_Ref419646553"/>
      <w:bookmarkStart w:id="471" w:name="_Toc54119985"/>
      <w:r w:rsidRPr="00D822A3">
        <w:rPr>
          <w:lang w:val="en-GB"/>
        </w:rPr>
        <w:t>Linking</w:t>
      </w:r>
      <w:bookmarkEnd w:id="470"/>
      <w:bookmarkEnd w:id="471"/>
    </w:p>
    <w:bookmarkEnd w:id="45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72" w:name="_Toc54119986"/>
      <w:r w:rsidRPr="00D822A3">
        <w:rPr>
          <w:lang w:val="en-GB"/>
        </w:rPr>
        <w:lastRenderedPageBreak/>
        <w:t>The Linker Class</w:t>
      </w:r>
      <w:bookmarkEnd w:id="472"/>
    </w:p>
    <w:p w14:paraId="6E403FB9" w14:textId="7D798A20" w:rsidR="007503AC" w:rsidRPr="00D822A3" w:rsidRDefault="007503AC" w:rsidP="007503AC">
      <w:pPr>
        <w:rPr>
          <w:lang w:val="en-GB"/>
        </w:rPr>
      </w:pPr>
      <w:r w:rsidRPr="00D822A3">
        <w:rPr>
          <w:lang w:val="en-GB"/>
        </w:rPr>
        <w:t xml:space="preserve">The </w:t>
      </w:r>
      <w:r w:rsidRPr="00D822A3">
        <w:rPr>
          <w:rStyle w:val="CodeInText"/>
          <w:lang w:val="en-GB"/>
        </w:rPr>
        <w:t>LinkerInfo</w:t>
      </w:r>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r w:rsidRPr="00D822A3">
        <w:rPr>
          <w:rStyle w:val="CodeInText"/>
          <w:lang w:val="en-GB"/>
        </w:rPr>
        <w:t>m</w:t>
      </w:r>
      <w:r w:rsidR="00D21DFD" w:rsidRPr="00D822A3">
        <w:rPr>
          <w:rStyle w:val="CodeInText"/>
          <w:lang w:val="en-GB"/>
        </w:rPr>
        <w:t>_fullName</w:t>
      </w:r>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77777777" w:rsidR="00E61F62" w:rsidRPr="00D822A3" w:rsidRDefault="006B074A" w:rsidP="00E61F62">
      <w:pPr>
        <w:pStyle w:val="Liststycke"/>
        <w:numPr>
          <w:ilvl w:val="0"/>
          <w:numId w:val="99"/>
        </w:numPr>
        <w:rPr>
          <w:lang w:val="en-GB"/>
        </w:rPr>
      </w:pPr>
      <w:r w:rsidRPr="00D822A3">
        <w:rPr>
          <w:rStyle w:val="CodeInText"/>
          <w:lang w:val="en-GB"/>
        </w:rPr>
        <w:t>m_entryPoint</w:t>
      </w:r>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E61F62" w:rsidRPr="00D822A3">
        <w:rPr>
          <w:rStyle w:val="Fotnotsreferens"/>
          <w:lang w:val="en-GB"/>
        </w:rPr>
        <w:footnoteReference w:id="3"/>
      </w:r>
      <w:r w:rsidR="006A5F1A" w:rsidRPr="00D822A3">
        <w:rPr>
          <w:lang w:val="en-GB"/>
        </w:rPr>
        <w:t>.</w:t>
      </w:r>
    </w:p>
    <w:p w14:paraId="00EAEA11" w14:textId="77777777" w:rsidR="006B074A" w:rsidRPr="00D822A3" w:rsidRDefault="006B074A" w:rsidP="0076353F">
      <w:pPr>
        <w:pStyle w:val="Liststycke"/>
        <w:numPr>
          <w:ilvl w:val="0"/>
          <w:numId w:val="99"/>
        </w:numPr>
        <w:rPr>
          <w:lang w:val="en-GB"/>
        </w:rPr>
      </w:pPr>
      <w:r w:rsidRPr="00D822A3">
        <w:rPr>
          <w:rStyle w:val="CodeInText"/>
          <w:lang w:val="en-GB"/>
        </w:rPr>
        <w:t>m_accessMap</w:t>
      </w:r>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callMap</w:t>
      </w:r>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r w:rsidR="00344BE1" w:rsidRPr="00D822A3">
        <w:rPr>
          <w:rStyle w:val="CodeInText"/>
          <w:lang w:val="en-GB"/>
        </w:rPr>
        <w:t>m_accessMap</w:t>
      </w:r>
      <w:r w:rsidR="00344BE1" w:rsidRPr="00D822A3">
        <w:rPr>
          <w:lang w:val="en-GB"/>
        </w:rPr>
        <w:t xml:space="preserve"> and </w:t>
      </w:r>
      <w:r w:rsidR="00344BE1" w:rsidRPr="00D822A3">
        <w:rPr>
          <w:rStyle w:val="CodeInText"/>
          <w:lang w:val="en-GB"/>
        </w:rPr>
        <w:t>m_callMap</w:t>
      </w:r>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returnSet</w:t>
      </w:r>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r w:rsidRPr="00D822A3">
        <w:rPr>
          <w:rStyle w:val="CodeInText"/>
          <w:lang w:val="en-GB"/>
        </w:rPr>
        <w:t>m_</w:t>
      </w:r>
      <w:r w:rsidR="00BC5E1E" w:rsidRPr="00D822A3">
        <w:rPr>
          <w:rStyle w:val="CodeInText"/>
          <w:lang w:val="en-GB"/>
        </w:rPr>
        <w:t>byteList</w:t>
      </w:r>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r w:rsidRPr="00D822A3">
        <w:rPr>
          <w:rStyle w:val="CodeInText"/>
          <w:lang w:val="en-GB"/>
        </w:rPr>
        <w:t>m_globalMap</w:t>
      </w:r>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r w:rsidRPr="00D822A3">
        <w:rPr>
          <w:rStyle w:val="CodeInText"/>
          <w:lang w:val="en-GB"/>
        </w:rPr>
        <w:t>m_globalList</w:t>
      </w:r>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r w:rsidRPr="00D822A3">
        <w:rPr>
          <w:rStyle w:val="CodeInText"/>
          <w:lang w:val="en-GB"/>
        </w:rPr>
        <w:t>m_addressMap</w:t>
      </w:r>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77777777" w:rsidR="00237A20" w:rsidRPr="00D822A3" w:rsidRDefault="004C5083" w:rsidP="001B717F">
      <w:pPr>
        <w:pStyle w:val="Liststycke"/>
        <w:numPr>
          <w:ilvl w:val="0"/>
          <w:numId w:val="100"/>
        </w:numPr>
        <w:rPr>
          <w:lang w:val="en-GB"/>
        </w:rPr>
      </w:pPr>
      <w:r w:rsidRPr="00D822A3">
        <w:rPr>
          <w:rStyle w:val="CodeInText"/>
          <w:lang w:val="en-GB"/>
        </w:rPr>
        <w:t>m_entryMap</w:t>
      </w:r>
      <w:r w:rsidRPr="00D822A3">
        <w:rPr>
          <w:lang w:val="en-GB"/>
        </w:rPr>
        <w:t xml:space="preserve"> holds the entry point of each function.</w:t>
      </w:r>
      <w:r w:rsidR="00DB458B" w:rsidRPr="00D822A3">
        <w:rPr>
          <w:rStyle w:val="Fotnotsreferens"/>
          <w:lang w:val="en-GB"/>
        </w:rPr>
        <w:footnoteReference w:id="4"/>
      </w:r>
    </w:p>
    <w:p w14:paraId="0BA3F6F8" w14:textId="1A5FBB4F" w:rsidR="001D1BEE" w:rsidRPr="00D822A3" w:rsidRDefault="001D1BEE" w:rsidP="00666E2F">
      <w:pPr>
        <w:pStyle w:val="CodeHeader"/>
        <w:rPr>
          <w:lang w:val="en-GB"/>
        </w:rPr>
      </w:pPr>
      <w:r w:rsidRPr="00D822A3">
        <w:rPr>
          <w:lang w:val="en-GB"/>
        </w:rPr>
        <w:t>Linker.</w:t>
      </w:r>
      <w:r w:rsidR="00E1579E" w:rsidRPr="00D822A3">
        <w:rPr>
          <w:lang w:val="en-GB"/>
        </w:rPr>
        <w:t>cs</w:t>
      </w:r>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lastRenderedPageBreak/>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7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7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lastRenderedPageBreak/>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lastRenderedPageBreak/>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lastRenderedPageBreak/>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lastRenderedPageBreak/>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74" w:name="_Toc54119987"/>
      <w:r w:rsidRPr="00D822A3">
        <w:rPr>
          <w:lang w:val="en-GB"/>
        </w:rPr>
        <w:lastRenderedPageBreak/>
        <w:t xml:space="preserve">The </w:t>
      </w:r>
      <w:r w:rsidR="002554E1" w:rsidRPr="00D822A3">
        <w:rPr>
          <w:lang w:val="en-GB"/>
        </w:rPr>
        <w:t>Standard Library</w:t>
      </w:r>
      <w:bookmarkEnd w:id="474"/>
    </w:p>
    <w:p w14:paraId="21B660CB" w14:textId="0EAC07D4" w:rsidR="00EE220E" w:rsidRPr="00D822A3" w:rsidRDefault="00503728" w:rsidP="00265BDF">
      <w:pPr>
        <w:pStyle w:val="Rubrik2"/>
        <w:rPr>
          <w:lang w:val="en-GB"/>
        </w:rPr>
      </w:pPr>
      <w:bookmarkStart w:id="475" w:name="_Toc54119988"/>
      <w:r w:rsidRPr="00D822A3">
        <w:rPr>
          <w:lang w:val="en-GB"/>
        </w:rPr>
        <w:t>Integral and Floating Limits</w:t>
      </w:r>
      <w:bookmarkEnd w:id="475"/>
    </w:p>
    <w:p w14:paraId="2F6FA423" w14:textId="3F5C7578" w:rsidR="003D1398" w:rsidRPr="00D822A3" w:rsidRDefault="008D6750" w:rsidP="003D1398">
      <w:pPr>
        <w:pStyle w:val="CodeListing"/>
        <w:rPr>
          <w:highlight w:val="white"/>
          <w:lang w:val="en-GB"/>
        </w:rPr>
      </w:pPr>
      <w:r w:rsidRPr="00D822A3">
        <w:rPr>
          <w:highlight w:val="white"/>
          <w:lang w:val="en-GB"/>
        </w:rPr>
        <w:t>l</w:t>
      </w:r>
      <w:r w:rsidR="003D1398" w:rsidRPr="00D822A3">
        <w:rPr>
          <w:highlight w:val="white"/>
          <w:lang w:val="en-GB"/>
        </w:rPr>
        <w:t>imits.h</w:t>
      </w:r>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r w:rsidRPr="00D822A3">
        <w:rPr>
          <w:lang w:val="en-GB"/>
        </w:rPr>
        <w:t>f</w:t>
      </w:r>
      <w:r w:rsidR="003D1398" w:rsidRPr="00D822A3">
        <w:rPr>
          <w:lang w:val="en-GB"/>
        </w:rPr>
        <w:t>loat.h</w:t>
      </w:r>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76" w:name="_Toc5411998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76"/>
    </w:p>
    <w:p w14:paraId="492C07C6" w14:textId="55099267" w:rsidR="00F65771" w:rsidRPr="00D822A3" w:rsidRDefault="008D6750" w:rsidP="00F65771">
      <w:pPr>
        <w:pStyle w:val="CodeListing"/>
        <w:rPr>
          <w:lang w:val="en-GB"/>
        </w:rPr>
      </w:pPr>
      <w:r w:rsidRPr="00D822A3">
        <w:rPr>
          <w:lang w:val="en-GB"/>
        </w:rPr>
        <w:t>a</w:t>
      </w:r>
      <w:r w:rsidR="00F65771" w:rsidRPr="00D822A3">
        <w:rPr>
          <w:lang w:val="en-GB"/>
        </w:rPr>
        <w:t>ssert.h</w:t>
      </w:r>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77" w:name="_Toc54119990"/>
      <w:r w:rsidRPr="00D822A3">
        <w:rPr>
          <w:lang w:val="en-GB"/>
        </w:rPr>
        <w:t>Locale Data</w:t>
      </w:r>
      <w:bookmarkEnd w:id="477"/>
    </w:p>
    <w:p w14:paraId="21A3CEC1" w14:textId="6B63F26E" w:rsidR="00265BDF" w:rsidRPr="00D822A3" w:rsidRDefault="008D6750" w:rsidP="0062113D">
      <w:pPr>
        <w:pStyle w:val="CodeListing"/>
        <w:rPr>
          <w:lang w:val="en-GB"/>
        </w:rPr>
      </w:pPr>
      <w:r w:rsidRPr="00D822A3">
        <w:rPr>
          <w:lang w:val="en-GB"/>
        </w:rPr>
        <w:t>l</w:t>
      </w:r>
      <w:r w:rsidR="00265BDF" w:rsidRPr="00D822A3">
        <w:rPr>
          <w:lang w:val="en-GB"/>
        </w:rPr>
        <w:t>ocale.h</w:t>
      </w:r>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r w:rsidRPr="00D822A3">
        <w:rPr>
          <w:lang w:val="en-GB"/>
        </w:rPr>
        <w:t>l</w:t>
      </w:r>
      <w:r w:rsidR="0062113D" w:rsidRPr="00D822A3">
        <w:rPr>
          <w:lang w:val="en-GB"/>
        </w:rPr>
        <w:t>ocale.c</w:t>
      </w:r>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78" w:name="_Toc54119991"/>
      <w:r w:rsidRPr="00D822A3">
        <w:rPr>
          <w:lang w:val="en-GB"/>
        </w:rPr>
        <w:t>Character Types</w:t>
      </w:r>
      <w:bookmarkEnd w:id="478"/>
    </w:p>
    <w:p w14:paraId="243F8CAB" w14:textId="3B82911E" w:rsidR="00EE220E" w:rsidRPr="00D822A3" w:rsidRDefault="008D6750" w:rsidP="00B15CBB">
      <w:pPr>
        <w:pStyle w:val="CodeListing"/>
        <w:rPr>
          <w:lang w:val="en-GB"/>
        </w:rPr>
      </w:pPr>
      <w:r w:rsidRPr="00D822A3">
        <w:rPr>
          <w:lang w:val="en-GB"/>
        </w:rPr>
        <w:t>ct</w:t>
      </w:r>
      <w:r w:rsidR="00EE220E" w:rsidRPr="00D822A3">
        <w:rPr>
          <w:lang w:val="en-GB"/>
        </w:rPr>
        <w:t>ype.h</w:t>
      </w:r>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r w:rsidRPr="00D822A3">
        <w:rPr>
          <w:lang w:val="en-GB"/>
        </w:rPr>
        <w:t>ct</w:t>
      </w:r>
      <w:r w:rsidR="00FD2002" w:rsidRPr="00D822A3">
        <w:rPr>
          <w:lang w:val="en-GB"/>
        </w:rPr>
        <w:t>ype.c</w:t>
      </w:r>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79" w:name="_Toc54119992"/>
      <w:r w:rsidRPr="00D822A3">
        <w:rPr>
          <w:lang w:val="en-GB"/>
        </w:rPr>
        <w:t>S</w:t>
      </w:r>
      <w:r w:rsidR="00EE220E" w:rsidRPr="00D822A3">
        <w:rPr>
          <w:lang w:val="en-GB"/>
        </w:rPr>
        <w:t>tring</w:t>
      </w:r>
      <w:r w:rsidRPr="00D822A3">
        <w:rPr>
          <w:lang w:val="en-GB"/>
        </w:rPr>
        <w:t>s</w:t>
      </w:r>
      <w:bookmarkEnd w:id="479"/>
    </w:p>
    <w:p w14:paraId="14ACCA1E" w14:textId="235BEECD" w:rsidR="0078214F" w:rsidRPr="00D822A3" w:rsidRDefault="008D6750" w:rsidP="0078214F">
      <w:pPr>
        <w:pStyle w:val="CodeListing"/>
        <w:rPr>
          <w:lang w:val="en-GB"/>
        </w:rPr>
      </w:pPr>
      <w:r w:rsidRPr="00D822A3">
        <w:rPr>
          <w:lang w:val="en-GB"/>
        </w:rPr>
        <w:t>s</w:t>
      </w:r>
      <w:r w:rsidR="0078214F" w:rsidRPr="00D822A3">
        <w:rPr>
          <w:lang w:val="en-GB"/>
        </w:rPr>
        <w:t>tring.h</w:t>
      </w:r>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r w:rsidRPr="00D822A3">
        <w:rPr>
          <w:lang w:val="en-GB"/>
        </w:rPr>
        <w:t>s</w:t>
      </w:r>
      <w:r w:rsidR="0078214F" w:rsidRPr="00D822A3">
        <w:rPr>
          <w:lang w:val="en-GB"/>
        </w:rPr>
        <w:t>tring.c</w:t>
      </w:r>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80" w:name="_Toc54119993"/>
      <w:r w:rsidRPr="00D822A3">
        <w:rPr>
          <w:lang w:val="en-GB"/>
        </w:rPr>
        <w:lastRenderedPageBreak/>
        <w:t>Long Jumps</w:t>
      </w:r>
      <w:bookmarkEnd w:id="480"/>
    </w:p>
    <w:p w14:paraId="00D8C1C3" w14:textId="25F4332E" w:rsidR="00D62A8B"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D62A8B" w:rsidRPr="00D822A3">
        <w:rPr>
          <w:lang w:val="en-GB"/>
        </w:rPr>
        <w:t>mp.h</w:t>
      </w:r>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r w:rsidRPr="00D822A3">
        <w:rPr>
          <w:lang w:val="en-GB"/>
        </w:rPr>
        <w:t>s</w:t>
      </w:r>
      <w:r w:rsidR="0004451D" w:rsidRPr="00D822A3">
        <w:rPr>
          <w:lang w:val="en-GB"/>
        </w:rPr>
        <w:t>et</w:t>
      </w:r>
      <w:r w:rsidRPr="00D822A3">
        <w:rPr>
          <w:lang w:val="en-GB"/>
        </w:rPr>
        <w:t>j</w:t>
      </w:r>
      <w:r w:rsidR="0004451D" w:rsidRPr="00D822A3">
        <w:rPr>
          <w:lang w:val="en-GB"/>
        </w:rPr>
        <w:t>mp.c</w:t>
      </w:r>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81" w:name="_Toc54119994"/>
      <w:r w:rsidRPr="00D822A3">
        <w:rPr>
          <w:lang w:val="en-GB"/>
        </w:rPr>
        <w:t>Mathematical Functions</w:t>
      </w:r>
      <w:bookmarkEnd w:id="481"/>
    </w:p>
    <w:p w14:paraId="168DFE01" w14:textId="5D1C6542" w:rsidR="00D62A8B" w:rsidRPr="00D822A3" w:rsidRDefault="008D6750" w:rsidP="00555D55">
      <w:pPr>
        <w:pStyle w:val="CodeListing"/>
        <w:rPr>
          <w:lang w:val="en-GB"/>
        </w:rPr>
      </w:pPr>
      <w:r w:rsidRPr="00D822A3">
        <w:rPr>
          <w:lang w:val="en-GB"/>
        </w:rPr>
        <w:t>m</w:t>
      </w:r>
      <w:r w:rsidR="00D62A8B" w:rsidRPr="00D822A3">
        <w:rPr>
          <w:lang w:val="en-GB"/>
        </w:rPr>
        <w:t>ath.h</w:t>
      </w:r>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r w:rsidRPr="00D822A3">
        <w:rPr>
          <w:highlight w:val="white"/>
          <w:lang w:val="en-GB"/>
        </w:rPr>
        <w:t>m</w:t>
      </w:r>
      <w:r w:rsidR="00555D55" w:rsidRPr="00D822A3">
        <w:rPr>
          <w:highlight w:val="white"/>
          <w:lang w:val="en-GB"/>
        </w:rPr>
        <w:t>ath.c</w:t>
      </w:r>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82" w:name="_Toc54119995"/>
      <w:r w:rsidRPr="00D822A3">
        <w:rPr>
          <w:lang w:val="en-GB"/>
        </w:rPr>
        <w:t>Standard Input/Output</w:t>
      </w:r>
      <w:bookmarkEnd w:id="482"/>
    </w:p>
    <w:p w14:paraId="3C220EF3" w14:textId="1BD57CBB" w:rsidR="00F67D04" w:rsidRPr="00D822A3" w:rsidRDefault="008D6750" w:rsidP="00F67D04">
      <w:pPr>
        <w:pStyle w:val="CodeListing"/>
        <w:rPr>
          <w:lang w:val="en-GB"/>
        </w:rPr>
      </w:pPr>
      <w:r w:rsidRPr="00D822A3">
        <w:rPr>
          <w:lang w:val="en-GB"/>
        </w:rPr>
        <w:t>s</w:t>
      </w:r>
      <w:r w:rsidR="00F67D04" w:rsidRPr="00D822A3">
        <w:rPr>
          <w:lang w:val="en-GB"/>
        </w:rPr>
        <w:t>td</w:t>
      </w:r>
      <w:r w:rsidRPr="00D822A3">
        <w:rPr>
          <w:lang w:val="en-GB"/>
        </w:rPr>
        <w:t>io</w:t>
      </w:r>
      <w:r w:rsidR="00F67D04" w:rsidRPr="00D822A3">
        <w:rPr>
          <w:lang w:val="en-GB"/>
        </w:rPr>
        <w:t>.h</w:t>
      </w:r>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83" w:name="_Toc54119996"/>
      <w:r w:rsidRPr="00D822A3">
        <w:rPr>
          <w:lang w:val="en-GB"/>
        </w:rPr>
        <w:t>Printing</w:t>
      </w:r>
      <w:bookmarkEnd w:id="483"/>
    </w:p>
    <w:p w14:paraId="07321D9D" w14:textId="007993F5" w:rsidR="00F67D04" w:rsidRPr="00D822A3" w:rsidRDefault="008D6750" w:rsidP="00957919">
      <w:pPr>
        <w:pStyle w:val="CodeListing"/>
        <w:rPr>
          <w:lang w:val="en-GB"/>
        </w:rPr>
      </w:pPr>
      <w:r w:rsidRPr="00D822A3">
        <w:rPr>
          <w:lang w:val="en-GB"/>
        </w:rPr>
        <w:t>p</w:t>
      </w:r>
      <w:r w:rsidR="00957919" w:rsidRPr="00D822A3">
        <w:rPr>
          <w:lang w:val="en-GB"/>
        </w:rPr>
        <w:t>rintf.h</w:t>
      </w:r>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r w:rsidRPr="00D822A3">
        <w:rPr>
          <w:lang w:val="en-GB"/>
        </w:rPr>
        <w:t>p</w:t>
      </w:r>
      <w:r w:rsidR="006048AF" w:rsidRPr="00D822A3">
        <w:rPr>
          <w:lang w:val="en-GB"/>
        </w:rPr>
        <w:t>rintf.c</w:t>
      </w:r>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84" w:name="_Toc54119997"/>
      <w:r w:rsidRPr="00D822A3">
        <w:rPr>
          <w:lang w:val="en-GB"/>
        </w:rPr>
        <w:t>Scanning</w:t>
      </w:r>
      <w:bookmarkEnd w:id="484"/>
    </w:p>
    <w:p w14:paraId="29AFA940" w14:textId="74759390" w:rsidR="00594DB0" w:rsidRPr="00D822A3" w:rsidRDefault="008D6750" w:rsidP="00594DB0">
      <w:pPr>
        <w:pStyle w:val="CodeListing"/>
        <w:rPr>
          <w:lang w:val="en-GB"/>
        </w:rPr>
      </w:pPr>
      <w:r w:rsidRPr="00D822A3">
        <w:rPr>
          <w:lang w:val="en-GB"/>
        </w:rPr>
        <w:t>s</w:t>
      </w:r>
      <w:r w:rsidR="00594DB0" w:rsidRPr="00D822A3">
        <w:rPr>
          <w:lang w:val="en-GB"/>
        </w:rPr>
        <w:t>canf.h</w:t>
      </w:r>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r w:rsidRPr="00D822A3">
        <w:rPr>
          <w:lang w:val="en-GB"/>
        </w:rPr>
        <w:lastRenderedPageBreak/>
        <w:t>s</w:t>
      </w:r>
      <w:r w:rsidR="008361EE" w:rsidRPr="00D822A3">
        <w:rPr>
          <w:lang w:val="en-GB"/>
        </w:rPr>
        <w:t>canf.c</w:t>
      </w:r>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85" w:name="_Toc5411999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85"/>
    </w:p>
    <w:p w14:paraId="174C04F8" w14:textId="1B67F95A" w:rsidR="00577582" w:rsidRPr="00D822A3" w:rsidRDefault="008D6750" w:rsidP="006217C5">
      <w:pPr>
        <w:pStyle w:val="CodeListing"/>
        <w:rPr>
          <w:lang w:val="en-GB"/>
        </w:rPr>
      </w:pPr>
      <w:r w:rsidRPr="00D822A3">
        <w:rPr>
          <w:lang w:val="en-GB"/>
        </w:rPr>
        <w:t>f</w:t>
      </w:r>
      <w:r w:rsidR="006217C5" w:rsidRPr="00D822A3">
        <w:rPr>
          <w:lang w:val="en-GB"/>
        </w:rPr>
        <w:t>ile.h</w:t>
      </w:r>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r w:rsidRPr="00D822A3">
        <w:rPr>
          <w:lang w:val="en-GB"/>
        </w:rPr>
        <w:t>f</w:t>
      </w:r>
      <w:r w:rsidR="000644C3" w:rsidRPr="00D822A3">
        <w:rPr>
          <w:lang w:val="en-GB"/>
        </w:rPr>
        <w:t>ile.c</w:t>
      </w:r>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86" w:name="_Toc54119999"/>
      <w:r w:rsidRPr="00D822A3">
        <w:rPr>
          <w:lang w:val="en-GB"/>
        </w:rPr>
        <w:t>The Standard Library</w:t>
      </w:r>
      <w:bookmarkEnd w:id="486"/>
    </w:p>
    <w:p w14:paraId="6289FDFB" w14:textId="4B5A32CA" w:rsidR="003420EA" w:rsidRPr="00D822A3" w:rsidRDefault="004B0675" w:rsidP="003420EA">
      <w:pPr>
        <w:pStyle w:val="CodeListing"/>
        <w:rPr>
          <w:lang w:val="en-GB"/>
        </w:rPr>
      </w:pPr>
      <w:r w:rsidRPr="00D822A3">
        <w:rPr>
          <w:lang w:val="en-GB"/>
        </w:rPr>
        <w:t>s</w:t>
      </w:r>
      <w:r w:rsidR="003420EA" w:rsidRPr="00D822A3">
        <w:rPr>
          <w:lang w:val="en-GB"/>
        </w:rPr>
        <w:t>td</w:t>
      </w:r>
      <w:r w:rsidRPr="00D822A3">
        <w:rPr>
          <w:lang w:val="en-GB"/>
        </w:rPr>
        <w:t>l</w:t>
      </w:r>
      <w:r w:rsidR="003420EA" w:rsidRPr="00D822A3">
        <w:rPr>
          <w:lang w:val="en-GB"/>
        </w:rPr>
        <w:t>ib.h</w:t>
      </w:r>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r w:rsidRPr="00D822A3">
        <w:rPr>
          <w:lang w:val="en-GB"/>
        </w:rPr>
        <w:t>s</w:t>
      </w:r>
      <w:r w:rsidR="008977FB" w:rsidRPr="00D822A3">
        <w:rPr>
          <w:lang w:val="en-GB"/>
        </w:rPr>
        <w:t>td</w:t>
      </w:r>
      <w:r w:rsidRPr="00D822A3">
        <w:rPr>
          <w:lang w:val="en-GB"/>
        </w:rPr>
        <w:t>l</w:t>
      </w:r>
      <w:r w:rsidR="008977FB" w:rsidRPr="00D822A3">
        <w:rPr>
          <w:lang w:val="en-GB"/>
        </w:rPr>
        <w:t>ib.c</w:t>
      </w:r>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87" w:name="_Toc54120000"/>
      <w:r w:rsidRPr="00D822A3">
        <w:rPr>
          <w:lang w:val="en-GB"/>
        </w:rPr>
        <w:t>T</w:t>
      </w:r>
      <w:r w:rsidR="00D62A8B" w:rsidRPr="00D822A3">
        <w:rPr>
          <w:lang w:val="en-GB"/>
        </w:rPr>
        <w:t>ime</w:t>
      </w:r>
      <w:bookmarkEnd w:id="487"/>
    </w:p>
    <w:p w14:paraId="4B568326" w14:textId="26EBB4A4" w:rsidR="00487292" w:rsidRPr="00D822A3" w:rsidRDefault="004B0675" w:rsidP="00733EAC">
      <w:pPr>
        <w:pStyle w:val="CodeListing"/>
        <w:rPr>
          <w:lang w:val="en-GB"/>
        </w:rPr>
      </w:pPr>
      <w:r w:rsidRPr="00D822A3">
        <w:rPr>
          <w:lang w:val="en-GB"/>
        </w:rPr>
        <w:t>t</w:t>
      </w:r>
      <w:r w:rsidR="00487292" w:rsidRPr="00D822A3">
        <w:rPr>
          <w:lang w:val="en-GB"/>
        </w:rPr>
        <w:t>ime</w:t>
      </w:r>
      <w:r w:rsidR="00966D02" w:rsidRPr="00D822A3">
        <w:rPr>
          <w:lang w:val="en-GB"/>
        </w:rPr>
        <w:t>.h</w:t>
      </w:r>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r w:rsidRPr="00D822A3">
        <w:rPr>
          <w:lang w:val="en-GB"/>
        </w:rPr>
        <w:t>t</w:t>
      </w:r>
      <w:r w:rsidR="003211B0" w:rsidRPr="00D822A3">
        <w:rPr>
          <w:lang w:val="en-GB"/>
        </w:rPr>
        <w:t>ime.c</w:t>
      </w:r>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88" w:name="_Ref54018755"/>
      <w:bookmarkStart w:id="489" w:name="_Toc54120001"/>
      <w:bookmarkStart w:id="490" w:name="_Ref417644950"/>
      <w:r w:rsidRPr="00D822A3">
        <w:lastRenderedPageBreak/>
        <w:t>The Preprocessor</w:t>
      </w:r>
      <w:bookmarkEnd w:id="488"/>
      <w:bookmarkEnd w:id="489"/>
    </w:p>
    <w:p w14:paraId="17A25FF3" w14:textId="2693ADE5" w:rsidR="005B1C6D" w:rsidRPr="00D822A3" w:rsidRDefault="005B1C6D" w:rsidP="005B1C6D">
      <w:pPr>
        <w:rPr>
          <w:lang w:val="en-GB"/>
        </w:rPr>
      </w:pPr>
      <w:r w:rsidRPr="00D822A3">
        <w:rPr>
          <w:lang w:val="en-GB"/>
        </w:rPr>
        <w:t xml:space="preserve">Basically, the </w:t>
      </w:r>
      <w:r w:rsidR="001B227C" w:rsidRPr="00D822A3">
        <w:rPr>
          <w:lang w:val="en-GB"/>
        </w:rPr>
        <w:t xml:space="preserve">implementation of the </w:t>
      </w:r>
      <w:r w:rsidRPr="00D822A3">
        <w:rPr>
          <w:lang w:val="en-GB"/>
        </w:rPr>
        <w:t xml:space="preserve">preprocessor </w:t>
      </w:r>
      <w:r w:rsidR="001B227C" w:rsidRPr="00D822A3">
        <w:rPr>
          <w:lang w:val="en-GB"/>
        </w:rPr>
        <w:t>can be divided into two</w:t>
      </w:r>
      <w:r w:rsidRPr="00D822A3">
        <w:rPr>
          <w:lang w:val="en-GB"/>
        </w:rPr>
        <w:t xml:space="preserve"> parts, where the first part is a scanner and a </w:t>
      </w:r>
      <w:r w:rsidR="00CA1912" w:rsidRPr="00D822A3">
        <w:rPr>
          <w:lang w:val="en-GB"/>
        </w:rPr>
        <w:t>parser,</w:t>
      </w:r>
      <w:r w:rsidRPr="00D822A3">
        <w:rPr>
          <w:lang w:val="en-GB"/>
        </w:rPr>
        <w:t xml:space="preserve"> and the second part takes care of comments, string, and characters as well as handling macros and conditional programming.</w:t>
      </w:r>
    </w:p>
    <w:p w14:paraId="4B47AAA5" w14:textId="77777777" w:rsidR="005B1C6D" w:rsidRPr="00D822A3" w:rsidRDefault="005B1C6D" w:rsidP="005B1C6D">
      <w:pPr>
        <w:pStyle w:val="Rubrik2"/>
        <w:rPr>
          <w:lang w:val="en-GB"/>
        </w:rPr>
      </w:pPr>
      <w:bookmarkStart w:id="491" w:name="_Ref418256130"/>
      <w:bookmarkStart w:id="492" w:name="_Toc54120002"/>
      <w:r w:rsidRPr="00D822A3">
        <w:rPr>
          <w:lang w:val="en-GB"/>
        </w:rPr>
        <w:t>The Expression Parser</w:t>
      </w:r>
      <w:bookmarkEnd w:id="491"/>
      <w:bookmarkEnd w:id="492"/>
    </w:p>
    <w:p w14:paraId="176A4CB8" w14:textId="77777777" w:rsidR="005B1C6D" w:rsidRPr="00D822A3" w:rsidRDefault="005B1C6D" w:rsidP="005B1C6D">
      <w:pPr>
        <w:pStyle w:val="Rubrik3"/>
        <w:rPr>
          <w:lang w:val="en-GB"/>
        </w:rPr>
      </w:pPr>
      <w:bookmarkStart w:id="493" w:name="_Toc54120003"/>
      <w:r w:rsidRPr="00D822A3">
        <w:rPr>
          <w:lang w:val="en-GB"/>
        </w:rPr>
        <w:t>The Grammar</w:t>
      </w:r>
      <w:bookmarkEnd w:id="493"/>
    </w:p>
    <w:p w14:paraId="640DDAFA" w14:textId="766D9C66" w:rsidR="005B1C6D" w:rsidRPr="00D822A3" w:rsidRDefault="005B1C6D" w:rsidP="005B1C6D">
      <w:pPr>
        <w:rPr>
          <w:lang w:val="en-GB"/>
        </w:rPr>
      </w:pPr>
      <w:r w:rsidRPr="00D822A3">
        <w:rPr>
          <w:lang w:val="en-GB"/>
        </w:rPr>
        <w:t>Before we consider the preprocessor itself, we need to find a way to decide the whether the expressions given in the #</w:t>
      </w:r>
      <w:r w:rsidRPr="00D822A3">
        <w:rPr>
          <w:rStyle w:val="CodeInText"/>
          <w:lang w:val="en-GB"/>
        </w:rPr>
        <w:t>if</w:t>
      </w:r>
      <w:r w:rsidRPr="00D822A3">
        <w:rPr>
          <w:lang w:val="en-GB"/>
        </w:rPr>
        <w:t xml:space="preserve"> or #</w:t>
      </w:r>
      <w:r w:rsidRPr="00D822A3">
        <w:rPr>
          <w:rStyle w:val="CodeInText"/>
          <w:lang w:val="en-GB"/>
        </w:rPr>
        <w:t>elif</w:t>
      </w:r>
      <w:r w:rsidRPr="00D822A3">
        <w:rPr>
          <w:lang w:val="en-GB"/>
        </w:rPr>
        <w:t xml:space="preserve"> directives equals zero. To do so, we need a parser and a scanner, and we use GPLEX and GPPG from Chapter </w:t>
      </w:r>
      <w:r w:rsidR="00115AE9" w:rsidRPr="00D822A3">
        <w:rPr>
          <w:lang w:val="en-GB"/>
        </w:rPr>
        <w:fldChar w:fldCharType="begin"/>
      </w:r>
      <w:r w:rsidR="00115AE9" w:rsidRPr="00D822A3">
        <w:rPr>
          <w:lang w:val="en-GB"/>
        </w:rPr>
        <w:instrText xml:space="preserve"> REF _Ref54016524 \r \h </w:instrText>
      </w:r>
      <w:r w:rsidR="00115AE9" w:rsidRPr="00D822A3">
        <w:rPr>
          <w:lang w:val="en-GB"/>
        </w:rPr>
      </w:r>
      <w:r w:rsidR="00115AE9" w:rsidRPr="00D822A3">
        <w:rPr>
          <w:lang w:val="en-GB"/>
        </w:rPr>
        <w:fldChar w:fldCharType="separate"/>
      </w:r>
      <w:r w:rsidR="00207336" w:rsidRPr="00D822A3">
        <w:rPr>
          <w:lang w:val="en-GB"/>
        </w:rPr>
        <w:t>2</w:t>
      </w:r>
      <w:r w:rsidR="00115AE9" w:rsidRPr="00D822A3">
        <w:rPr>
          <w:lang w:val="en-GB"/>
        </w:rPr>
        <w:fldChar w:fldCharType="end"/>
      </w:r>
      <w:r w:rsidR="00115AE9" w:rsidRPr="00D822A3">
        <w:rPr>
          <w:lang w:val="en-GB"/>
        </w:rPr>
        <w:t xml:space="preserve"> and </w:t>
      </w:r>
      <w:r w:rsidR="00115AE9" w:rsidRPr="00D822A3">
        <w:rPr>
          <w:lang w:val="en-GB"/>
        </w:rPr>
        <w:fldChar w:fldCharType="begin"/>
      </w:r>
      <w:r w:rsidR="00115AE9" w:rsidRPr="00D822A3">
        <w:rPr>
          <w:lang w:val="en-GB"/>
        </w:rPr>
        <w:instrText xml:space="preserve"> REF _Ref54016552 \r \h </w:instrText>
      </w:r>
      <w:r w:rsidR="00115AE9" w:rsidRPr="00D822A3">
        <w:rPr>
          <w:lang w:val="en-GB"/>
        </w:rPr>
      </w:r>
      <w:r w:rsidR="00115AE9" w:rsidRPr="00D822A3">
        <w:rPr>
          <w:lang w:val="en-GB"/>
        </w:rPr>
        <w:fldChar w:fldCharType="separate"/>
      </w:r>
      <w:r w:rsidR="00207336" w:rsidRPr="00D822A3">
        <w:rPr>
          <w:lang w:val="en-GB"/>
        </w:rPr>
        <w:t>3</w:t>
      </w:r>
      <w:r w:rsidR="00115AE9" w:rsidRPr="00D822A3">
        <w:rPr>
          <w:lang w:val="en-GB"/>
        </w:rPr>
        <w:fldChar w:fldCharType="end"/>
      </w:r>
      <w:r w:rsidRPr="00D822A3">
        <w:rPr>
          <w:lang w:val="en-GB"/>
        </w:rPr>
        <w:t>. The grammar of an expression follows below.</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77777777" w:rsidR="005B1C6D" w:rsidRPr="00D822A3" w:rsidRDefault="005B1C6D" w:rsidP="005B1C6D">
      <w:pPr>
        <w:pStyle w:val="Code"/>
        <w:rPr>
          <w:lang w:val="en-GB"/>
        </w:rPr>
      </w:pPr>
      <w:r w:rsidRPr="00D822A3">
        <w:rPr>
          <w:lang w:val="en-GB"/>
        </w:rPr>
        <w:t xml:space="preserve">    BITWISE_OR_expression</w:t>
      </w:r>
    </w:p>
    <w:p w14:paraId="67888068"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BITWISE_OR_expression</w:t>
      </w:r>
    </w:p>
    <w:p w14:paraId="7AB30BA4" w14:textId="77777777" w:rsidR="005B1C6D" w:rsidRPr="00D822A3" w:rsidRDefault="005B1C6D" w:rsidP="005B1C6D">
      <w:pPr>
        <w:pStyle w:val="Code"/>
        <w:rPr>
          <w:lang w:val="en-GB"/>
        </w:rPr>
      </w:pPr>
    </w:p>
    <w:p w14:paraId="41D28811" w14:textId="77777777" w:rsidR="005B1C6D" w:rsidRPr="00D822A3" w:rsidRDefault="005B1C6D" w:rsidP="005B1C6D">
      <w:pPr>
        <w:pStyle w:val="Code"/>
        <w:rPr>
          <w:lang w:val="en-GB"/>
        </w:rPr>
      </w:pPr>
      <w:r w:rsidRPr="00D822A3">
        <w:rPr>
          <w:lang w:val="en-GB"/>
        </w:rPr>
        <w:t>BITWISE_OR_expression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77777777" w:rsidR="005B1C6D" w:rsidRPr="00D822A3" w:rsidRDefault="005B1C6D" w:rsidP="005B1C6D">
      <w:pPr>
        <w:pStyle w:val="Code"/>
        <w:rPr>
          <w:lang w:val="en-GB"/>
        </w:rPr>
      </w:pPr>
      <w:r w:rsidRPr="00D822A3">
        <w:rPr>
          <w:lang w:val="en-GB"/>
        </w:rPr>
        <w:t xml:space="preserve">  | BITWISE_OR_expression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lastRenderedPageBreak/>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94" w:name="_Toc54120004"/>
      <w:r w:rsidRPr="00D822A3">
        <w:rPr>
          <w:lang w:val="en-GB"/>
        </w:rPr>
        <w:t>The Parser</w:t>
      </w:r>
      <w:bookmarkEnd w:id="494"/>
    </w:p>
    <w:p w14:paraId="1306B22E" w14:textId="4A1E91C6" w:rsidR="005B1C6D" w:rsidRPr="00D822A3" w:rsidRDefault="005B1C6D" w:rsidP="005B1C6D">
      <w:pPr>
        <w:rPr>
          <w:lang w:val="en-GB"/>
        </w:rPr>
      </w:pPr>
      <w:r w:rsidRPr="00D822A3">
        <w:rPr>
          <w:lang w:val="en-GB"/>
        </w:rPr>
        <w:t xml:space="preserve">The parser is divided into two parts: one part that defines the rules and tokens, and one part that defines the grammar rules. As mentioned in Section </w:t>
      </w:r>
      <w:r w:rsidRPr="00D822A3">
        <w:rPr>
          <w:lang w:val="en-GB"/>
        </w:rPr>
        <w:fldChar w:fldCharType="begin"/>
      </w:r>
      <w:r w:rsidRPr="00D822A3">
        <w:rPr>
          <w:lang w:val="en-GB"/>
        </w:rPr>
        <w:instrText xml:space="preserve"> REF _Ref418230958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the parser defined in GPPG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D822A3" w:rsidRDefault="005B1C6D" w:rsidP="005B1C6D">
      <w:pPr>
        <w:pStyle w:val="CodeHeader"/>
        <w:rPr>
          <w:lang w:val="en-GB"/>
        </w:rPr>
      </w:pPr>
      <w:r w:rsidRPr="00D822A3">
        <w:rPr>
          <w:lang w:val="en-GB"/>
        </w:rPr>
        <w:t>ExpressionParser.gppg</w:t>
      </w:r>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F2604AE" w14:textId="77777777" w:rsidR="005B1C6D" w:rsidRPr="00D822A3" w:rsidRDefault="005B1C6D" w:rsidP="005B1C6D">
      <w:pPr>
        <w:pStyle w:val="Code"/>
        <w:rPr>
          <w:highlight w:val="white"/>
          <w:lang w:val="en-GB"/>
        </w:rPr>
      </w:pPr>
      <w:r w:rsidRPr="00D822A3">
        <w:rPr>
          <w:highlight w:val="white"/>
          <w:lang w:val="en-GB"/>
        </w:rPr>
        <w:t xml:space="preserve">       QUESTION_MARK COLON LEFT_PARENTHESIS RIGHT_PARENTHESIS LOGICAL_OR LOGICAL_AND</w:t>
      </w:r>
    </w:p>
    <w:p w14:paraId="508E6B2A" w14:textId="77777777" w:rsidR="005B1C6D" w:rsidRPr="00D822A3" w:rsidRDefault="005B1C6D" w:rsidP="005B1C6D">
      <w:pPr>
        <w:pStyle w:val="Code"/>
        <w:rPr>
          <w:highlight w:val="white"/>
          <w:lang w:val="en-GB"/>
        </w:rPr>
      </w:pPr>
      <w:r w:rsidRPr="00D822A3">
        <w:rPr>
          <w:highlight w:val="white"/>
          <w:lang w:val="en-GB"/>
        </w:rPr>
        <w:t xml:space="preserve">       LOGICAL_NOT BITWISE_XOR BITWISE_OR BITWISE_AND BITWISE_NOT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lastRenderedPageBreak/>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77777777" w:rsidR="005B1C6D" w:rsidRPr="00D822A3" w:rsidRDefault="005B1C6D" w:rsidP="005B1C6D">
      <w:pPr>
        <w:pStyle w:val="Code"/>
        <w:rPr>
          <w:highlight w:val="white"/>
          <w:lang w:val="en-GB"/>
        </w:rPr>
      </w:pPr>
      <w:r w:rsidRPr="00D822A3">
        <w:rPr>
          <w:highlight w:val="white"/>
          <w:lang w:val="en-GB"/>
        </w:rPr>
        <w:t xml:space="preserve">                      logical_and_expression 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77777777" w:rsidR="005B1C6D" w:rsidRPr="00D822A3" w:rsidRDefault="005B1C6D" w:rsidP="005B1C6D">
      <w:pPr>
        <w:pStyle w:val="Code"/>
        <w:rPr>
          <w:highlight w:val="white"/>
          <w:lang w:val="en-GB"/>
        </w:rPr>
      </w:pP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7777777" w:rsidR="005B1C6D" w:rsidRPr="00D822A3" w:rsidRDefault="005B1C6D" w:rsidP="005B1C6D">
      <w:pPr>
        <w:pStyle w:val="Code"/>
        <w:rPr>
          <w:highlight w:val="white"/>
          <w:lang w:val="en-GB"/>
        </w:rPr>
      </w:pP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77777777" w:rsidR="005B1C6D" w:rsidRPr="00D822A3" w:rsidRDefault="005B1C6D" w:rsidP="005B1C6D">
      <w:pPr>
        <w:pStyle w:val="Code"/>
        <w:rPr>
          <w:highlight w:val="white"/>
          <w:lang w:val="en-GB"/>
        </w:rPr>
      </w:pPr>
      <w:r w:rsidRPr="00D822A3">
        <w:rPr>
          <w:highlight w:val="white"/>
          <w:lang w:val="en-GB"/>
        </w:rPr>
        <w:t xml:space="preserve">    bitwise_or_expression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77777777" w:rsidR="005B1C6D" w:rsidRPr="00D822A3" w:rsidRDefault="005B1C6D" w:rsidP="005B1C6D">
      <w:pPr>
        <w:pStyle w:val="Code"/>
        <w:rPr>
          <w:highlight w:val="white"/>
          <w:lang w:val="en-GB"/>
        </w:rPr>
      </w:pPr>
      <w:r w:rsidRPr="00D822A3">
        <w:rPr>
          <w:highlight w:val="white"/>
          <w:lang w:val="en-GB"/>
        </w:rPr>
        <w:t xml:space="preserve">  | bitwise_and_expression LOGICAL_AND bitwise_or_expression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7777777" w:rsidR="005B1C6D" w:rsidRPr="00D822A3" w:rsidRDefault="005B1C6D" w:rsidP="005B1C6D">
      <w:pPr>
        <w:pStyle w:val="Code"/>
        <w:rPr>
          <w:highlight w:val="white"/>
          <w:lang w:val="en-GB"/>
        </w:rPr>
      </w:pPr>
      <w:r w:rsidRPr="00D822A3">
        <w:rPr>
          <w:highlight w:val="white"/>
          <w:lang w:val="en-GB"/>
        </w:rPr>
        <w:t>bitwise_or_expression:</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77777777" w:rsidR="005B1C6D" w:rsidRPr="00D822A3" w:rsidRDefault="005B1C6D" w:rsidP="005B1C6D">
      <w:pPr>
        <w:pStyle w:val="Code"/>
        <w:rPr>
          <w:highlight w:val="white"/>
          <w:lang w:val="en-GB"/>
        </w:rPr>
      </w:pPr>
      <w:r w:rsidRPr="00D822A3">
        <w:rPr>
          <w:highlight w:val="white"/>
          <w:lang w:val="en-GB"/>
        </w:rPr>
        <w:t xml:space="preserve">  | bitwise_or_expression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In the preprocessor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77777777" w:rsidR="005B1C6D" w:rsidRPr="00D822A3" w:rsidRDefault="005B1C6D" w:rsidP="0092795B">
            <w:pPr>
              <w:rPr>
                <w:lang w:val="en-GB"/>
              </w:rPr>
            </w:pPr>
            <w:r w:rsidRPr="00D822A3">
              <w:rPr>
                <w:lang w:val="en-GB"/>
              </w:rPr>
              <w:t>With parenthesis</w:t>
            </w:r>
          </w:p>
        </w:tc>
        <w:tc>
          <w:tcPr>
            <w:tcW w:w="4675" w:type="dxa"/>
          </w:tcPr>
          <w:p w14:paraId="34A3F102" w14:textId="77777777" w:rsidR="005B1C6D" w:rsidRPr="00D822A3" w:rsidRDefault="005B1C6D" w:rsidP="0092795B">
            <w:pPr>
              <w:rPr>
                <w:lang w:val="en-GB"/>
              </w:rPr>
            </w:pPr>
            <w:r w:rsidRPr="00D822A3">
              <w:rPr>
                <w:lang w:val="en-GB"/>
              </w:rPr>
              <w:t>Without parenthesis</w:t>
            </w:r>
          </w:p>
        </w:tc>
      </w:tr>
    </w:tbl>
    <w:p w14:paraId="0DF66194" w14:textId="77777777" w:rsidR="005B1C6D" w:rsidRPr="00D822A3" w:rsidRDefault="005B1C6D" w:rsidP="005B1C6D">
      <w:pPr>
        <w:pStyle w:val="Code"/>
        <w:rPr>
          <w:highlight w:val="white"/>
          <w:lang w:val="en-GB"/>
        </w:rPr>
      </w:pPr>
      <w:bookmarkStart w:id="495" w:name="_Ref418278877"/>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3F3055A2" w14:textId="77777777" w:rsidR="005B1C6D" w:rsidRPr="00D822A3" w:rsidRDefault="005B1C6D" w:rsidP="005B1C6D">
      <w:pPr>
        <w:pStyle w:val="Rubrik3"/>
        <w:rPr>
          <w:lang w:val="en-GB"/>
        </w:rPr>
      </w:pPr>
      <w:bookmarkStart w:id="496" w:name="_Toc54120005"/>
      <w:r w:rsidRPr="00D822A3">
        <w:rPr>
          <w:lang w:val="en-GB"/>
        </w:rPr>
        <w:t>The Scanner</w:t>
      </w:r>
      <w:bookmarkEnd w:id="495"/>
      <w:bookmarkEnd w:id="496"/>
    </w:p>
    <w:p w14:paraId="3C52097C" w14:textId="3AFD2606"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207336" w:rsidRPr="00D822A3">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r w:rsidRPr="00D822A3">
        <w:rPr>
          <w:lang w:val="en-GB"/>
        </w:rPr>
        <w:t>ExpressionScanner.gplex</w:t>
      </w:r>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4B62619" w:rsidR="005B1C6D" w:rsidRPr="00D822A3" w:rsidRDefault="005B1C6D" w:rsidP="005B1C6D">
      <w:pPr>
        <w:pStyle w:val="Rubrik2"/>
        <w:rPr>
          <w:lang w:val="en-GB"/>
        </w:rPr>
      </w:pPr>
      <w:bookmarkStart w:id="497" w:name="_Toc54120006"/>
      <w:r w:rsidRPr="00D822A3">
        <w:rPr>
          <w:lang w:val="en-GB"/>
        </w:rPr>
        <w:t>The Pre</w:t>
      </w:r>
      <w:r w:rsidR="00921465" w:rsidRPr="00D822A3">
        <w:rPr>
          <w:lang w:val="en-GB"/>
        </w:rPr>
        <w:t xml:space="preserve">processor </w:t>
      </w:r>
      <w:r w:rsidRPr="00D822A3">
        <w:rPr>
          <w:lang w:val="en-GB"/>
        </w:rPr>
        <w:t>Parser</w:t>
      </w:r>
      <w:bookmarkEnd w:id="49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r w:rsidRPr="00D822A3">
        <w:rPr>
          <w:lang w:val="en-GB"/>
        </w:rPr>
        <w:t>PreParser.gppg</w:t>
      </w:r>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lastRenderedPageBreak/>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092689F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207336" w:rsidRPr="00D822A3">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preprocessor. The idea is that we divide the </w:t>
      </w:r>
    </w:p>
    <w:p w14:paraId="53305911" w14:textId="77777777" w:rsidR="005B1C6D" w:rsidRPr="00D822A3" w:rsidRDefault="005B1C6D" w:rsidP="005B1C6D">
      <w:pPr>
        <w:pStyle w:val="CodeHeader"/>
        <w:rPr>
          <w:lang w:val="en-GB"/>
        </w:rPr>
      </w:pPr>
      <w:r w:rsidRPr="00D822A3">
        <w:rPr>
          <w:lang w:val="en-GB"/>
        </w:rPr>
        <w:t>PreScanner.gplex</w:t>
      </w:r>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lastRenderedPageBreak/>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503F6931" w14:textId="77777777" w:rsidR="005B1C6D" w:rsidRPr="00D822A3" w:rsidRDefault="005B1C6D" w:rsidP="005B1C6D">
      <w:pPr>
        <w:pStyle w:val="Rubrik2"/>
        <w:rPr>
          <w:lang w:val="en-GB"/>
        </w:rPr>
      </w:pPr>
      <w:bookmarkStart w:id="498" w:name="_Toc54120007"/>
      <w:r w:rsidRPr="00D822A3">
        <w:rPr>
          <w:lang w:val="en-GB"/>
        </w:rPr>
        <w:t>The Preprocessor</w:t>
      </w:r>
      <w:bookmarkEnd w:id="498"/>
    </w:p>
    <w:p w14:paraId="2BB354C5" w14:textId="77777777" w:rsidR="005B1C6D" w:rsidRPr="00D822A3" w:rsidRDefault="005B1C6D" w:rsidP="005B1C6D">
      <w:pPr>
        <w:rPr>
          <w:lang w:val="en-GB"/>
        </w:rPr>
      </w:pPr>
      <w:r w:rsidRPr="00D822A3">
        <w:rPr>
          <w:lang w:val="en-GB"/>
        </w:rPr>
        <w:t>The preprocessor has several tasks:</w:t>
      </w:r>
    </w:p>
    <w:p w14:paraId="19C7C67C" w14:textId="77777777" w:rsidR="005B1C6D" w:rsidRPr="00D822A3" w:rsidRDefault="005B1C6D" w:rsidP="005B1C6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their modern equivalents.</w:t>
      </w:r>
    </w:p>
    <w:p w14:paraId="20165060" w14:textId="77777777" w:rsidR="005B1C6D" w:rsidRPr="00D822A3" w:rsidRDefault="005B1C6D" w:rsidP="005B1C6D">
      <w:pPr>
        <w:pStyle w:val="Liststycke"/>
        <w:numPr>
          <w:ilvl w:val="0"/>
          <w:numId w:val="74"/>
        </w:numPr>
        <w:rPr>
          <w:lang w:val="en-GB"/>
        </w:rPr>
      </w:pPr>
      <w:r w:rsidRPr="00D822A3">
        <w:rPr>
          <w:b/>
          <w:lang w:val="en-GB"/>
        </w:rPr>
        <w:t>Comments</w:t>
      </w:r>
      <w:r w:rsidRPr="00D822A3">
        <w:rPr>
          <w:lang w:val="en-GB"/>
        </w:rPr>
        <w:t>. Each block comment or line comment is replaced by blank characters.</w:t>
      </w:r>
    </w:p>
    <w:p w14:paraId="131637BD" w14:textId="77777777" w:rsidR="005B1C6D" w:rsidRPr="00D822A3" w:rsidRDefault="005B1C6D" w:rsidP="005B1C6D">
      <w:pPr>
        <w:pStyle w:val="Liststycke"/>
        <w:numPr>
          <w:ilvl w:val="0"/>
          <w:numId w:val="74"/>
        </w:numPr>
        <w:rPr>
          <w:lang w:val="en-GB"/>
        </w:rPr>
      </w:pPr>
      <w:r w:rsidRPr="00D822A3">
        <w:rPr>
          <w:b/>
          <w:lang w:val="en-GB"/>
        </w:rPr>
        <w:lastRenderedPageBreak/>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D822A3" w:rsidRDefault="005B1C6D" w:rsidP="005B1C6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7B7F122B" w14:textId="77777777" w:rsidR="005B1C6D" w:rsidRPr="00D822A3" w:rsidRDefault="005B1C6D" w:rsidP="005B1C6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and #</w:t>
      </w:r>
      <w:r w:rsidRPr="00D822A3">
        <w:rPr>
          <w:rStyle w:val="CodeInText"/>
          <w:lang w:val="en-GB"/>
        </w:rPr>
        <w:t>endif</w:t>
      </w:r>
      <w:r w:rsidRPr="00D822A3">
        <w:rPr>
          <w:lang w:val="en-GB"/>
        </w:rPr>
        <w:t xml:space="preserve"> directives are processed.</w:t>
      </w:r>
    </w:p>
    <w:p w14:paraId="54E8FA66" w14:textId="77777777" w:rsidR="005B1C6D" w:rsidRPr="00D822A3" w:rsidRDefault="005B1C6D" w:rsidP="005B1C6D">
      <w:pPr>
        <w:pStyle w:val="Liststycke"/>
        <w:numPr>
          <w:ilvl w:val="0"/>
          <w:numId w:val="74"/>
        </w:numPr>
        <w:rPr>
          <w:lang w:val="en-GB"/>
        </w:rPr>
      </w:pPr>
      <w:r w:rsidRPr="00D822A3">
        <w:rPr>
          <w:b/>
          <w:lang w:val="en-GB"/>
        </w:rPr>
        <w:t>Macro expansion</w:t>
      </w:r>
      <w:r w:rsidRPr="00D822A3">
        <w:rPr>
          <w:lang w:val="en-GB"/>
        </w:rPr>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D822A3" w:rsidRDefault="005B1C6D" w:rsidP="005B1C6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"ef" is concatenated into "abcded".</w:t>
      </w:r>
    </w:p>
    <w:p w14:paraId="54E0309E" w14:textId="77777777" w:rsidR="005B1C6D" w:rsidRPr="00D822A3" w:rsidRDefault="005B1C6D" w:rsidP="005B1C6D">
      <w:pPr>
        <w:rPr>
          <w:lang w:val="en-GB"/>
        </w:rPr>
      </w:pPr>
      <w:r w:rsidRPr="00D822A3">
        <w:rPr>
          <w:lang w:val="en-GB"/>
        </w:rPr>
        <w:t xml:space="preserve">The first phase of the preprocessor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Pr="00D822A3" w:rsidRDefault="005B1C6D" w:rsidP="005B1C6D">
      <w:pPr>
        <w:pStyle w:val="CodeHeader"/>
        <w:rPr>
          <w:lang w:val="en-GB"/>
        </w:rPr>
      </w:pPr>
      <w:r w:rsidRPr="00D822A3">
        <w:rPr>
          <w:lang w:val="en-GB"/>
        </w:rPr>
        <w:t>Preprocessor.cs</w:t>
      </w:r>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2A2783A0" w14:textId="18E111FB" w:rsidR="00BB3615" w:rsidRPr="00D822A3" w:rsidRDefault="00BB3615" w:rsidP="00BB3615">
      <w:pPr>
        <w:pStyle w:val="Code"/>
        <w:rPr>
          <w:highlight w:val="white"/>
          <w:lang w:val="en-GB"/>
        </w:rPr>
      </w:pPr>
      <w:r w:rsidRPr="00D822A3">
        <w:rPr>
          <w:highlight w:val="white"/>
          <w:lang w:val="en-GB"/>
        </w:rPr>
        <w:t xml:space="preserve">    private Stack&lt;Triple&lt;bool,bool,bool&gt;&gt; </w:t>
      </w:r>
      <w:r w:rsidR="000647D5" w:rsidRPr="00D822A3">
        <w:rPr>
          <w:highlight w:val="white"/>
          <w:lang w:val="en-GB"/>
        </w:rPr>
        <w:t>m_i</w:t>
      </w:r>
      <w:r w:rsidRPr="00D822A3">
        <w:rPr>
          <w:highlight w:val="white"/>
          <w:lang w:val="en-GB"/>
        </w:rPr>
        <w:t>fStack =</w:t>
      </w:r>
    </w:p>
    <w:p w14:paraId="48F14C2B" w14:textId="6FCB7863" w:rsidR="00BB3615" w:rsidRPr="00D822A3" w:rsidRDefault="00BB3615" w:rsidP="00BB3615">
      <w:pPr>
        <w:pStyle w:val="Code"/>
        <w:rPr>
          <w:highlight w:val="white"/>
          <w:lang w:val="en-GB"/>
        </w:rPr>
      </w:pPr>
      <w:r w:rsidRPr="00D822A3">
        <w:rPr>
          <w:highlight w:val="white"/>
          <w:lang w:val="en-GB"/>
        </w:rPr>
        <w:t xml:space="preserve">              new Stack&lt;Triple&lt;bool</w:t>
      </w:r>
      <w:r w:rsidR="00E43D79" w:rsidRPr="00D822A3">
        <w:rPr>
          <w:highlight w:val="white"/>
          <w:lang w:val="en-GB"/>
        </w:rPr>
        <w:t>p</w:t>
      </w:r>
      <w:r w:rsidRPr="00D822A3">
        <w:rPr>
          <w:highlight w:val="white"/>
          <w:lang w:val="en-GB"/>
        </w:rPr>
        <w:t xml:space="preserve"> bool, bool&gt;&gt;();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77777777"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 More specifically, there are several parts of the 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lastRenderedPageBreak/>
        <w:t xml:space="preserve">      </w:t>
      </w:r>
      <w:r w:rsidR="005C5E64" w:rsidRPr="00D822A3">
        <w:rPr>
          <w:highlight w:val="white"/>
          <w:lang w:val="en-GB"/>
        </w:rPr>
        <w:t>DoProcess</w:t>
      </w:r>
      <w:r w:rsidRPr="00D822A3">
        <w:rPr>
          <w:highlight w:val="white"/>
          <w:lang w:val="en-GB"/>
        </w:rPr>
        <w:t>(file);</w:t>
      </w:r>
    </w:p>
    <w:p w14:paraId="75474638" w14:textId="77777777" w:rsidR="00A95CB2" w:rsidRPr="00D822A3" w:rsidRDefault="00A95CB2" w:rsidP="00A95CB2">
      <w:pPr>
        <w:pStyle w:val="Code"/>
        <w:rPr>
          <w:highlight w:val="white"/>
          <w:lang w:val="en-GB"/>
        </w:rPr>
      </w:pPr>
      <w:r w:rsidRPr="00D822A3">
        <w:rPr>
          <w:highlight w:val="white"/>
          <w:lang w:val="en-GB"/>
        </w:rPr>
        <w:t xml:space="preserve">      Assert.Error(m_ifStack.Count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5438DADC" w:rsidR="005B1C6D" w:rsidRPr="00D822A3" w:rsidRDefault="005B1C6D" w:rsidP="005B1C6D">
      <w:pPr>
        <w:pStyle w:val="Code"/>
        <w:rPr>
          <w:highlight w:val="white"/>
          <w:lang w:val="en-GB"/>
        </w:rPr>
      </w:pPr>
      <w:r w:rsidRPr="00D822A3">
        <w:rPr>
          <w:highlight w:val="white"/>
          <w:lang w:val="en-GB"/>
        </w:rPr>
        <w:t xml:space="preserve">      int stackSize = </w:t>
      </w:r>
      <w:r w:rsidR="001B280B" w:rsidRPr="00D822A3">
        <w:rPr>
          <w:highlight w:val="white"/>
          <w:lang w:val="en-GB"/>
        </w:rPr>
        <w:t>M_ifStack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7953F93"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99" w:name="_Toc54120008"/>
      <w:r w:rsidRPr="00D822A3">
        <w:rPr>
          <w:lang w:val="en-GB"/>
        </w:rPr>
        <w:t>Tri Graphs</w:t>
      </w:r>
      <w:bookmarkEnd w:id="499"/>
    </w:p>
    <w:p w14:paraId="4EF4ADBC" w14:textId="77777777" w:rsidR="005B1C6D" w:rsidRPr="00D822A3" w:rsidRDefault="005B1C6D" w:rsidP="005B1C6D">
      <w:pPr>
        <w:rPr>
          <w:lang w:val="en-GB"/>
        </w:rPr>
      </w:pPr>
      <w:r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77777777" w:rsidR="005B1C6D" w:rsidRPr="00D822A3" w:rsidRDefault="005B1C6D" w:rsidP="005B1C6D">
      <w:pPr>
        <w:rPr>
          <w:lang w:val="en-GB"/>
        </w:rPr>
      </w:pPr>
      <w:r w:rsidRPr="00D822A3">
        <w:rPr>
          <w:lang w:val="en-GB"/>
        </w:rPr>
        <w:t>The tri graphs sequences are easy to replace, since we do not need to take any consideration in whether the tri graphs are placed inside strings, characters, or comments.</w:t>
      </w:r>
    </w:p>
    <w:p w14:paraId="04633C37" w14:textId="77777777" w:rsidR="005B1C6D" w:rsidRPr="00D822A3" w:rsidRDefault="005B1C6D" w:rsidP="005B1C6D">
      <w:pPr>
        <w:pStyle w:val="Code"/>
        <w:rPr>
          <w:highlight w:val="white"/>
          <w:lang w:val="en-GB"/>
        </w:rPr>
      </w:pPr>
      <w:r w:rsidRPr="00D822A3">
        <w:rPr>
          <w:highlight w:val="white"/>
          <w:lang w:val="en-GB"/>
        </w:rPr>
        <w:t xml:space="preserve">    private static IDictionary&lt;char,char&gt; TriGraphMap =</w:t>
      </w:r>
    </w:p>
    <w:p w14:paraId="6E09C7F2" w14:textId="77777777" w:rsidR="005B1C6D" w:rsidRPr="00D822A3" w:rsidRDefault="005B1C6D" w:rsidP="005B1C6D">
      <w:pPr>
        <w:pStyle w:val="Code"/>
        <w:rPr>
          <w:highlight w:val="white"/>
          <w:lang w:val="en-GB"/>
        </w:rPr>
      </w:pPr>
      <w:r w:rsidRPr="00D822A3">
        <w:rPr>
          <w:highlight w:val="white"/>
          <w:lang w:val="en-GB"/>
        </w:rPr>
        <w:t xml:space="preserve">      new Dictionary&lt;char,char&gt;() {{'=', '#'}, {'/', '\\'}, {'\'', '^'},</w:t>
      </w:r>
    </w:p>
    <w:p w14:paraId="08487113" w14:textId="77777777" w:rsidR="005B1C6D" w:rsidRPr="00D822A3" w:rsidRDefault="005B1C6D" w:rsidP="005B1C6D">
      <w:pPr>
        <w:pStyle w:val="Code"/>
        <w:rPr>
          <w:highlight w:val="white"/>
          <w:lang w:val="en-GB"/>
        </w:rPr>
      </w:pPr>
      <w:r w:rsidRPr="00D822A3">
        <w:rPr>
          <w:highlight w:val="white"/>
          <w:lang w:val="en-GB"/>
        </w:rPr>
        <w:t xml:space="preserve">                                   {'(', '['}, {')', ']'}, {'!', '|'},</w:t>
      </w:r>
    </w:p>
    <w:p w14:paraId="5E269794" w14:textId="77777777" w:rsidR="005B1C6D" w:rsidRPr="00D822A3" w:rsidRDefault="005B1C6D" w:rsidP="005B1C6D">
      <w:pPr>
        <w:pStyle w:val="Code"/>
        <w:rPr>
          <w:highlight w:val="white"/>
          <w:lang w:val="en-GB"/>
        </w:rPr>
      </w:pPr>
      <w:r w:rsidRPr="00D822A3">
        <w:rPr>
          <w:highlight w:val="white"/>
          <w:lang w:val="en-GB"/>
        </w:rPr>
        <w:lastRenderedPageBreak/>
        <w:t xml:space="preserve">                                   {'&lt;', '{'}, {'&gt;', '}'}, {'-', '~'}};</w:t>
      </w:r>
    </w:p>
    <w:p w14:paraId="0991F305" w14:textId="77777777" w:rsidR="005B1C6D" w:rsidRPr="00D822A3" w:rsidRDefault="005B1C6D" w:rsidP="005B1C6D">
      <w:pPr>
        <w:pStyle w:val="Code"/>
        <w:rPr>
          <w:highlight w:val="white"/>
          <w:lang w:val="en-GB"/>
        </w:rPr>
      </w:pPr>
    </w:p>
    <w:p w14:paraId="3F24A9A9" w14:textId="77777777" w:rsidR="005B1C6D" w:rsidRPr="00D822A3" w:rsidRDefault="005B1C6D" w:rsidP="005B1C6D">
      <w:pPr>
        <w:pStyle w:val="Code"/>
        <w:rPr>
          <w:highlight w:val="white"/>
          <w:lang w:val="en-GB"/>
        </w:rPr>
      </w:pPr>
      <w:r w:rsidRPr="00D822A3">
        <w:rPr>
          <w:highlight w:val="white"/>
          <w:lang w:val="en-GB"/>
        </w:rPr>
        <w:t xml:space="preserve">    public void GenerateTriGraphs(StringBuilder buffer) {</w:t>
      </w:r>
    </w:p>
    <w:p w14:paraId="7C8D7DA0"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- 1); ++index) {</w:t>
      </w:r>
    </w:p>
    <w:p w14:paraId="5B195D08" w14:textId="77777777" w:rsidR="005B1C6D" w:rsidRPr="00D822A3" w:rsidRDefault="005B1C6D" w:rsidP="005B1C6D">
      <w:pPr>
        <w:pStyle w:val="Code"/>
        <w:rPr>
          <w:highlight w:val="white"/>
          <w:lang w:val="en-GB"/>
        </w:rPr>
      </w:pPr>
      <w:r w:rsidRPr="00D822A3">
        <w:rPr>
          <w:highlight w:val="white"/>
          <w:lang w:val="en-GB"/>
        </w:rPr>
        <w:t xml:space="preserve">        if ((buffer[index] == '?') &amp;&amp;</w:t>
      </w:r>
    </w:p>
    <w:p w14:paraId="7712EA1F" w14:textId="77777777" w:rsidR="005B1C6D" w:rsidRPr="00D822A3" w:rsidRDefault="005B1C6D" w:rsidP="005B1C6D">
      <w:pPr>
        <w:pStyle w:val="Code"/>
        <w:rPr>
          <w:highlight w:val="white"/>
          <w:lang w:val="en-GB"/>
        </w:rPr>
      </w:pPr>
      <w:r w:rsidRPr="00D822A3">
        <w:rPr>
          <w:highlight w:val="white"/>
          <w:lang w:val="en-GB"/>
        </w:rPr>
        <w:t xml:space="preserve">            TriGraphMap.ContainsKey(buffer[index + 1]) &amp;&amp;</w:t>
      </w:r>
    </w:p>
    <w:p w14:paraId="2BACAEE2" w14:textId="77777777" w:rsidR="005B1C6D" w:rsidRPr="00D822A3" w:rsidRDefault="005B1C6D" w:rsidP="005B1C6D">
      <w:pPr>
        <w:pStyle w:val="Code"/>
        <w:rPr>
          <w:highlight w:val="white"/>
          <w:lang w:val="en-GB"/>
        </w:rPr>
      </w:pPr>
      <w:r w:rsidRPr="00D822A3">
        <w:rPr>
          <w:highlight w:val="white"/>
          <w:lang w:val="en-GB"/>
        </w:rPr>
        <w:t xml:space="preserve">            !((index &gt; 0) &amp;&amp; (buffer[index - 1] == '\\'))) {</w:t>
      </w:r>
    </w:p>
    <w:p w14:paraId="1ABDE540" w14:textId="77777777" w:rsidR="005B1C6D" w:rsidRPr="00D822A3" w:rsidRDefault="005B1C6D" w:rsidP="005B1C6D">
      <w:pPr>
        <w:pStyle w:val="Code"/>
        <w:rPr>
          <w:highlight w:val="white"/>
          <w:lang w:val="en-GB"/>
        </w:rPr>
      </w:pPr>
      <w:r w:rsidRPr="00D822A3">
        <w:rPr>
          <w:highlight w:val="white"/>
          <w:lang w:val="en-GB"/>
        </w:rPr>
        <w:t xml:space="preserve">          buffer[index] = TriGraphMap[buffer[index + 1]];</w:t>
      </w:r>
    </w:p>
    <w:p w14:paraId="0210973B" w14:textId="77777777" w:rsidR="005B1C6D" w:rsidRPr="00D822A3" w:rsidRDefault="005B1C6D" w:rsidP="005B1C6D">
      <w:pPr>
        <w:pStyle w:val="Code"/>
        <w:rPr>
          <w:highlight w:val="white"/>
          <w:lang w:val="en-GB"/>
        </w:rPr>
      </w:pPr>
      <w:r w:rsidRPr="00D822A3">
        <w:rPr>
          <w:highlight w:val="white"/>
          <w:lang w:val="en-GB"/>
        </w:rPr>
        <w:t xml:space="preserve">          buffer.Remove(index + 1, 1);</w:t>
      </w:r>
    </w:p>
    <w:p w14:paraId="518650C7" w14:textId="77777777" w:rsidR="005B1C6D" w:rsidRPr="00D822A3" w:rsidRDefault="005B1C6D" w:rsidP="005B1C6D">
      <w:pPr>
        <w:pStyle w:val="Code"/>
        <w:rPr>
          <w:highlight w:val="white"/>
          <w:lang w:val="en-GB"/>
        </w:rPr>
      </w:pPr>
      <w:r w:rsidRPr="00D822A3">
        <w:rPr>
          <w:highlight w:val="white"/>
          <w:lang w:val="en-GB"/>
        </w:rPr>
        <w:t xml:space="preserve">        }</w:t>
      </w:r>
    </w:p>
    <w:p w14:paraId="28D5D1CA" w14:textId="77777777" w:rsidR="005B1C6D" w:rsidRPr="00D822A3" w:rsidRDefault="005B1C6D" w:rsidP="005B1C6D">
      <w:pPr>
        <w:pStyle w:val="Code"/>
        <w:rPr>
          <w:highlight w:val="white"/>
          <w:lang w:val="en-GB"/>
        </w:rPr>
      </w:pPr>
      <w:r w:rsidRPr="00D822A3">
        <w:rPr>
          <w:highlight w:val="white"/>
          <w:lang w:val="en-GB"/>
        </w:rPr>
        <w:t xml:space="preserve">      }</w:t>
      </w:r>
    </w:p>
    <w:p w14:paraId="2DDE07A7" w14:textId="77777777" w:rsidR="005B1C6D" w:rsidRPr="00D822A3" w:rsidRDefault="005B1C6D" w:rsidP="005B1C6D">
      <w:pPr>
        <w:pStyle w:val="Code"/>
        <w:rPr>
          <w:highlight w:val="white"/>
          <w:lang w:val="en-GB"/>
        </w:rPr>
      </w:pPr>
      <w:r w:rsidRPr="00D822A3">
        <w:rPr>
          <w:highlight w:val="white"/>
          <w:lang w:val="en-GB"/>
        </w:rPr>
        <w:t xml:space="preserve">    }</w:t>
      </w:r>
    </w:p>
    <w:p w14:paraId="39D86045" w14:textId="77777777" w:rsidR="005B1C6D" w:rsidRPr="00D822A3" w:rsidRDefault="005B1C6D" w:rsidP="005B1C6D">
      <w:pPr>
        <w:pStyle w:val="Rubrik3"/>
        <w:numPr>
          <w:ilvl w:val="2"/>
          <w:numId w:val="5"/>
        </w:numPr>
        <w:rPr>
          <w:lang w:val="en-GB"/>
        </w:rPr>
      </w:pPr>
      <w:bookmarkStart w:id="500" w:name="_Toc54120009"/>
      <w:r w:rsidRPr="00D822A3">
        <w:rPr>
          <w:lang w:val="en-GB"/>
        </w:rPr>
        <w:t>Comments, Strings, and Characters</w:t>
      </w:r>
      <w:bookmarkEnd w:id="50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r w:rsidRPr="00D822A3">
        <w:rPr>
          <w:rStyle w:val="CodeInText"/>
          <w:lang w:val="en-GB"/>
        </w:rPr>
        <w:t>traverseLineComment</w:t>
      </w:r>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r w:rsidRPr="00D822A3">
        <w:rPr>
          <w:rStyle w:val="CodeInText"/>
          <w:lang w:val="en-GB"/>
        </w:rPr>
        <w:t>traverseBlockComment</w:t>
      </w:r>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r w:rsidRPr="00D822A3">
        <w:rPr>
          <w:rStyle w:val="CodeInText"/>
          <w:lang w:val="en-GB"/>
        </w:rPr>
        <w:t>traverseString</w:t>
      </w:r>
      <w:r w:rsidRPr="00D822A3">
        <w:rPr>
          <w:lang w:val="en-GB"/>
        </w:rPr>
        <w:t xml:space="preserve"> method needs to keep track of the end of the string (‘\”’), the end of the buffer (‘\0’), or newline in the string (‘\n’). The end of the buffer or newline result in error messages. Moreover, when we find a backslash (‘\\’) we call </w:t>
      </w:r>
      <w:r w:rsidRPr="00D822A3">
        <w:rPr>
          <w:rStyle w:val="CodeInText"/>
          <w:lang w:val="en-GB"/>
        </w:rPr>
        <w:t>doSlash</w:t>
      </w:r>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r w:rsidRPr="00D822A3">
        <w:rPr>
          <w:rStyle w:val="CodeInText"/>
          <w:lang w:val="en-GB"/>
        </w:rPr>
        <w:t>traverseCharacter</w:t>
      </w:r>
      <w:r w:rsidRPr="00D822A3">
        <w:rPr>
          <w:lang w:val="en-GB"/>
        </w:rPr>
        <w:t xml:space="preserve"> method is similar to </w:t>
      </w:r>
      <w:r w:rsidRPr="00D822A3">
        <w:rPr>
          <w:rStyle w:val="CodeInText"/>
          <w:lang w:val="en-GB"/>
        </w:rPr>
        <w:t>traverseString</w:t>
      </w:r>
      <w:r w:rsidRPr="00D822A3">
        <w:rPr>
          <w:lang w:val="en-GB"/>
        </w:rPr>
        <w:t xml:space="preserve"> above, it generates error messages for end-of-line or newline, calls </w:t>
      </w:r>
      <w:r w:rsidRPr="00D822A3">
        <w:rPr>
          <w:rStyle w:val="CodeInText"/>
          <w:lang w:val="en-GB"/>
        </w:rPr>
        <w:t>doSlash</w:t>
      </w:r>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501" w:name="_Ref418258402"/>
      <w:bookmarkStart w:id="502" w:name="_Toc54120010"/>
      <w:r w:rsidRPr="00D822A3">
        <w:rPr>
          <w:lang w:val="en-GB"/>
        </w:rPr>
        <w:t>Slash Codes</w:t>
      </w:r>
      <w:bookmarkEnd w:id="501"/>
      <w:bookmarkEnd w:id="502"/>
    </w:p>
    <w:p w14:paraId="3BC934C2" w14:textId="77777777" w:rsidR="005B1C6D" w:rsidRPr="00D822A3" w:rsidRDefault="005B1C6D" w:rsidP="005B1C6D">
      <w:pPr>
        <w:rPr>
          <w:lang w:val="en-GB"/>
        </w:rPr>
      </w:pPr>
      <w:r w:rsidRPr="00D822A3">
        <w:rPr>
          <w:lang w:val="en-GB"/>
        </w:rPr>
        <w:t xml:space="preserve">The </w:t>
      </w:r>
      <w:r w:rsidRPr="00D822A3">
        <w:rPr>
          <w:rStyle w:val="CodeInText0"/>
          <w:lang w:val="en-GB"/>
        </w:rPr>
        <w:t>slashToChar</w:t>
      </w:r>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r w:rsidRPr="00D822A3">
        <w:rPr>
          <w:rStyle w:val="CodeInText0"/>
          <w:lang w:val="en-GB"/>
        </w:rPr>
        <w:t>charToOctal</w:t>
      </w:r>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r w:rsidRPr="00D822A3">
        <w:rPr>
          <w:rStyle w:val="CodeInText0"/>
          <w:lang w:val="en-GB"/>
        </w:rPr>
        <w:t>octalToChar</w:t>
      </w:r>
      <w:r w:rsidRPr="00D822A3">
        <w:rPr>
          <w:lang w:val="en-GB"/>
        </w:rPr>
        <w:t xml:space="preserve"> method is called by the scanner to tralform the octal shalch codes into regular characters.</w:t>
      </w:r>
    </w:p>
    <w:p w14:paraId="2D578CCB" w14:textId="77777777" w:rsidR="005B1C6D" w:rsidRPr="00D822A3" w:rsidRDefault="005B1C6D" w:rsidP="005B1C6D">
      <w:pPr>
        <w:pStyle w:val="Rubrik3"/>
        <w:rPr>
          <w:lang w:val="en-GB"/>
        </w:rPr>
      </w:pPr>
      <w:bookmarkStart w:id="503" w:name="_Toc54120011"/>
      <w:r w:rsidRPr="00D822A3">
        <w:rPr>
          <w:lang w:val="en-GB"/>
        </w:rPr>
        <w:t>The Line List</w:t>
      </w:r>
      <w:bookmarkEnd w:id="50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preprocessors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r w:rsidRPr="00D822A3">
        <w:rPr>
          <w:rStyle w:val="CodeInText"/>
          <w:lang w:val="en-GB"/>
        </w:rPr>
        <w:t>lineBuffer</w:t>
      </w:r>
      <w:r w:rsidRPr="00D822A3">
        <w:rPr>
          <w:lang w:val="en-GB"/>
        </w:rPr>
        <w:t xml:space="preserve">. Since an empty line was added at the end of the line list in </w:t>
      </w:r>
      <w:r w:rsidRPr="00D822A3">
        <w:rPr>
          <w:rStyle w:val="CodeInText"/>
          <w:lang w:val="en-GB"/>
        </w:rPr>
        <w:t>generateLineList</w:t>
      </w:r>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D822A3">
        <w:rPr>
          <w:rStyle w:val="CodeInText"/>
          <w:lang w:val="en-GB"/>
        </w:rPr>
        <w:t>searchForMacros</w:t>
      </w:r>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lastRenderedPageBreak/>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77777777" w:rsidR="005B1C6D" w:rsidRPr="00D822A3" w:rsidRDefault="005B1C6D" w:rsidP="005B1C6D">
      <w:pPr>
        <w:rPr>
          <w:lang w:val="en-GB"/>
        </w:rPr>
      </w:pPr>
      <w:r w:rsidRPr="00D822A3">
        <w:rPr>
          <w:lang w:val="en-GB"/>
        </w:rPr>
        <w:t xml:space="preserve">The </w:t>
      </w:r>
      <w:r w:rsidRPr="00D822A3">
        <w:rPr>
          <w:rStyle w:val="CodeInText"/>
          <w:lang w:val="en-GB"/>
        </w:rPr>
        <w:t>isVisible</w:t>
      </w:r>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r w:rsidRPr="00D822A3">
        <w:rPr>
          <w:rStyle w:val="CodeInText"/>
          <w:lang w:val="en-GB"/>
        </w:rPr>
        <w:t>ifndef</w:t>
      </w:r>
      <w:r w:rsidRPr="00D822A3">
        <w:rPr>
          <w:lang w:val="en-GB"/>
        </w:rPr>
        <w:t>, #</w:t>
      </w:r>
      <w:r w:rsidRPr="00D822A3">
        <w:rPr>
          <w:rStyle w:val="CodeInText"/>
          <w:lang w:val="en-GB"/>
        </w:rPr>
        <w:t>elif</w:t>
      </w:r>
      <w:r w:rsidRPr="00D822A3">
        <w:rPr>
          <w:lang w:val="en-GB"/>
        </w:rPr>
        <w:t>, or #</w:t>
      </w:r>
      <w:r w:rsidRPr="00D822A3">
        <w:rPr>
          <w:rStyle w:val="CodeInText"/>
          <w:lang w:val="en-GB"/>
        </w:rPr>
        <w:t>else</w:t>
      </w:r>
      <w:r w:rsidRPr="00D822A3">
        <w:rPr>
          <w:lang w:val="en-GB"/>
        </w:rPr>
        <w:t xml:space="preserve"> preprocessor directive. We use the </w:t>
      </w:r>
      <w:r w:rsidRPr="00D822A3">
        <w:rPr>
          <w:rStyle w:val="CodeInText"/>
          <w:lang w:val="en-GB"/>
        </w:rPr>
        <w:t>Main.IfStack</w:t>
      </w:r>
      <w:r w:rsidRPr="00D822A3">
        <w:rPr>
          <w:lang w:val="en-GB"/>
        </w:rPr>
        <w:t xml:space="preserve"> stack since conditional programming can be nested. If the source code is not visible at any nesting level (that is, anywhere in the stack), the area is not visible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45445973" w:rsidR="005B1C6D" w:rsidRPr="00D822A3" w:rsidRDefault="005B1C6D" w:rsidP="005B1C6D">
      <w:pPr>
        <w:pStyle w:val="Code"/>
        <w:rPr>
          <w:highlight w:val="white"/>
          <w:lang w:val="en-GB"/>
        </w:rPr>
      </w:pPr>
      <w:r w:rsidRPr="00D822A3">
        <w:rPr>
          <w:highlight w:val="white"/>
          <w:lang w:val="en-GB"/>
        </w:rPr>
        <w:t xml:space="preserve">      foreach (Triple&lt;bool,bool,bool&gt; triple in </w:t>
      </w:r>
      <w:r w:rsidR="001B280B" w:rsidRPr="00D822A3">
        <w:rPr>
          <w:highlight w:val="white"/>
          <w:lang w:val="en-GB"/>
        </w:rPr>
        <w:t>M_ifStack</w:t>
      </w:r>
      <w:r w:rsidRPr="00D822A3">
        <w:rPr>
          <w:highlight w:val="white"/>
          <w:lang w:val="en-GB"/>
        </w:rPr>
        <w:t>) {</w:t>
      </w:r>
    </w:p>
    <w:p w14:paraId="3AFE6DC2" w14:textId="77777777" w:rsidR="005B1C6D" w:rsidRPr="00D822A3" w:rsidRDefault="005B1C6D" w:rsidP="005B1C6D">
      <w:pPr>
        <w:pStyle w:val="Code"/>
        <w:rPr>
          <w:highlight w:val="white"/>
          <w:lang w:val="en-GB"/>
        </w:rPr>
      </w:pPr>
      <w:r w:rsidRPr="00D822A3">
        <w:rPr>
          <w:highlight w:val="white"/>
          <w:lang w:val="en-GB"/>
        </w:rPr>
        <w:t xml:space="preserve">        bool currentStatus = triple.Second;</w:t>
      </w:r>
    </w:p>
    <w:p w14:paraId="4DC57129" w14:textId="77777777" w:rsidR="005B1C6D" w:rsidRPr="00D822A3" w:rsidRDefault="005B1C6D" w:rsidP="005B1C6D">
      <w:pPr>
        <w:pStyle w:val="Code"/>
        <w:rPr>
          <w:highlight w:val="white"/>
          <w:lang w:val="en-GB"/>
        </w:rPr>
      </w:pPr>
      <w:r w:rsidRPr="00D822A3">
        <w:rPr>
          <w:highlight w:val="white"/>
          <w:lang w:val="en-GB"/>
        </w:rPr>
        <w:t xml:space="preserve">      </w:t>
      </w:r>
    </w:p>
    <w:p w14:paraId="2A9308E3" w14:textId="77777777" w:rsidR="005B1C6D" w:rsidRPr="00D822A3" w:rsidRDefault="005B1C6D" w:rsidP="005B1C6D">
      <w:pPr>
        <w:pStyle w:val="Code"/>
        <w:rPr>
          <w:highlight w:val="white"/>
          <w:lang w:val="en-GB"/>
        </w:rPr>
      </w:pPr>
      <w:r w:rsidRPr="00D822A3">
        <w:rPr>
          <w:highlight w:val="white"/>
          <w:lang w:val="en-GB"/>
        </w:rPr>
        <w:t xml:space="preserve">        if (!currentStatus)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lastRenderedPageBreak/>
        <w:t xml:space="preserve">The </w:t>
      </w:r>
      <w:r w:rsidRPr="00D822A3">
        <w:rPr>
          <w:rStyle w:val="CodeInText0"/>
          <w:lang w:val="en-GB"/>
        </w:rPr>
        <w:t>trimLeft</w:t>
      </w:r>
      <w:r w:rsidRPr="00D822A3">
        <w:rPr>
          <w:lang w:val="en-GB"/>
        </w:rPr>
        <w:t xml:space="preserve"> and </w:t>
      </w:r>
      <w:r w:rsidRPr="00D822A3">
        <w:rPr>
          <w:rStyle w:val="CodeInText0"/>
          <w:lang w:val="en-GB"/>
        </w:rPr>
        <w:t>trimRight</w:t>
      </w:r>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r w:rsidRPr="00D822A3">
        <w:rPr>
          <w:rStyle w:val="CodeInText0"/>
          <w:lang w:val="en-GB"/>
        </w:rPr>
        <w:t>countChar</w:t>
      </w:r>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504" w:name="_Toc54120012"/>
      <w:r w:rsidRPr="00D822A3">
        <w:rPr>
          <w:lang w:val="en-GB"/>
        </w:rPr>
        <w:t>Lines</w:t>
      </w:r>
      <w:bookmarkEnd w:id="504"/>
    </w:p>
    <w:p w14:paraId="4DA42C7F" w14:textId="77777777" w:rsidR="005B1C6D" w:rsidRPr="00D822A3" w:rsidRDefault="005B1C6D" w:rsidP="005B1C6D">
      <w:pPr>
        <w:rPr>
          <w:lang w:val="en-GB"/>
        </w:rPr>
      </w:pPr>
      <w:r w:rsidRPr="00D822A3">
        <w:rPr>
          <w:lang w:val="en-GB"/>
        </w:rPr>
        <w:t xml:space="preserve">The </w:t>
      </w:r>
      <w:r w:rsidRPr="00D822A3">
        <w:rPr>
          <w:rStyle w:val="CodeInText0"/>
          <w:lang w:val="en-GB"/>
        </w:rPr>
        <w:t>doLine</w:t>
      </w:r>
      <w:r w:rsidRPr="00D822A3">
        <w:rPr>
          <w:lang w:val="en-GB"/>
        </w:rPr>
        <w:t xml:space="preserve"> method handles the </w:t>
      </w:r>
      <w:r w:rsidRPr="00D822A3">
        <w:rPr>
          <w:rStyle w:val="CodeInText0"/>
          <w:lang w:val="en-GB"/>
        </w:rPr>
        <w:t>#line</w:t>
      </w:r>
      <w:r w:rsidRPr="00D822A3">
        <w:rPr>
          <w:lang w:val="en-GB"/>
        </w:rPr>
        <w:t xml:space="preserve"> directive by setting the </w:t>
      </w:r>
      <w:r w:rsidRPr="00D822A3">
        <w:rPr>
          <w:rStyle w:val="CodeInText0"/>
          <w:lang w:val="en-GB"/>
        </w:rPr>
        <w:t>Main</w:t>
      </w:r>
      <w:r w:rsidRPr="00D822A3">
        <w:rPr>
          <w:lang w:val="en-GB"/>
        </w:rPr>
        <w:t>.</w:t>
      </w:r>
      <w:r w:rsidRPr="00D822A3">
        <w:rPr>
          <w:rStyle w:val="CodeInText0"/>
          <w:lang w:val="en-GB"/>
        </w:rPr>
        <w:t>Path</w:t>
      </w:r>
      <w:r w:rsidRPr="00D822A3">
        <w:rPr>
          <w:lang w:val="en-GB"/>
        </w:rPr>
        <w:t xml:space="preserve"> and </w:t>
      </w:r>
      <w:r w:rsidRPr="00D822A3">
        <w:rPr>
          <w:rStyle w:val="CodeInText0"/>
          <w:lang w:val="en-GB"/>
        </w:rPr>
        <w:t>Main</w:t>
      </w:r>
      <w:r w:rsidRPr="00D822A3">
        <w:rPr>
          <w:lang w:val="en-GB"/>
        </w:rPr>
        <w:t>.</w:t>
      </w:r>
      <w:r w:rsidRPr="00D822A3">
        <w:rPr>
          <w:rStyle w:val="CodeInText0"/>
          <w:lang w:val="en-GB"/>
        </w:rPr>
        <w:t>Line</w:t>
      </w:r>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505" w:name="_Toc54120013"/>
      <w:r w:rsidRPr="00D822A3">
        <w:rPr>
          <w:lang w:val="en-GB"/>
        </w:rPr>
        <w:t>Includes</w:t>
      </w:r>
      <w:bookmarkEnd w:id="50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r w:rsidRPr="00D822A3">
        <w:rPr>
          <w:rStyle w:val="CodeInText"/>
          <w:lang w:val="en-GB"/>
        </w:rPr>
        <w:t>Main.IncludePath</w:t>
      </w:r>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r w:rsidRPr="00D822A3">
        <w:rPr>
          <w:rStyle w:val="CodeInText"/>
          <w:lang w:val="en-GB"/>
        </w:rPr>
        <w:t>Main.IncludeSet</w:t>
      </w:r>
      <w:r w:rsidRPr="00D822A3">
        <w:rPr>
          <w:lang w:val="en-GB"/>
        </w:rPr>
        <w:t xml:space="preserve"> set is used to track the included file so that the source file include the files shall be recompiled if it or any of its included files has been changed after the object file. The </w:t>
      </w:r>
      <w:r w:rsidRPr="00D822A3">
        <w:rPr>
          <w:rStyle w:val="CodeInText"/>
          <w:lang w:val="en-GB"/>
        </w:rPr>
        <w:t>Main.IncludeStack</w:t>
      </w:r>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r w:rsidRPr="00D822A3">
        <w:rPr>
          <w:rStyle w:val="CodeInText"/>
          <w:lang w:val="en-GB"/>
        </w:rPr>
        <w:t>Main.Path</w:t>
      </w:r>
      <w:r w:rsidRPr="00D822A3">
        <w:rPr>
          <w:lang w:val="en-GB"/>
        </w:rPr>
        <w:t xml:space="preserve"> and </w:t>
      </w:r>
      <w:r w:rsidRPr="00D822A3">
        <w:rPr>
          <w:rStyle w:val="CodeInText"/>
          <w:lang w:val="en-GB"/>
        </w:rPr>
        <w:t>Main.Line</w:t>
      </w:r>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506" w:name="_Toc54120014"/>
      <w:r w:rsidRPr="00D822A3">
        <w:rPr>
          <w:lang w:val="en-GB"/>
        </w:rPr>
        <w:t>Macros</w:t>
      </w:r>
      <w:bookmarkEnd w:id="50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r w:rsidRPr="00D822A3">
        <w:rPr>
          <w:lang w:val="en-GB"/>
        </w:rPr>
        <w:t>Macro.cs</w:t>
      </w:r>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r w:rsidRPr="00D822A3">
        <w:rPr>
          <w:lang w:val="en-GB"/>
        </w:rPr>
        <w:t>Token.cs</w:t>
      </w:r>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r w:rsidRPr="00D822A3">
        <w:rPr>
          <w:rStyle w:val="CodeInText"/>
          <w:lang w:val="en-GB"/>
        </w:rPr>
        <w:t>doDefine</w:t>
      </w:r>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r w:rsidRPr="00D822A3">
        <w:rPr>
          <w:rStyle w:val="CodeInText"/>
          <w:lang w:val="en-GB"/>
        </w:rPr>
        <w:t>doParameterDefine</w:t>
      </w:r>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r w:rsidRPr="00D822A3">
        <w:rPr>
          <w:lang w:val="en-GB"/>
        </w:rPr>
        <w:t>Preprocessor.cs</w:t>
      </w:r>
    </w:p>
    <w:p w14:paraId="6D281E7F" w14:textId="77777777" w:rsidR="005B1C6D" w:rsidRPr="00D822A3" w:rsidRDefault="005B1C6D" w:rsidP="005B1C6D">
      <w:pPr>
        <w:rPr>
          <w:lang w:val="en-GB"/>
        </w:rPr>
      </w:pPr>
      <w:r w:rsidRPr="00D822A3">
        <w:rPr>
          <w:lang w:val="en-GB"/>
        </w:rPr>
        <w:t xml:space="preserve">The </w:t>
      </w:r>
      <w:r w:rsidRPr="00D822A3">
        <w:rPr>
          <w:rStyle w:val="CodeInText"/>
          <w:lang w:val="en-GB"/>
        </w:rPr>
        <w:t>doParameterDefine</w:t>
      </w:r>
      <w:r w:rsidRPr="00D822A3">
        <w:rPr>
          <w:lang w:val="en-GB"/>
        </w:rPr>
        <w:t xml:space="preserve"> method look into macros with parameters in two steps. First we extract the parameters by calling </w:t>
      </w:r>
      <w:r w:rsidRPr="00D822A3">
        <w:rPr>
          <w:rStyle w:val="CodeInText"/>
          <w:lang w:val="en-GB"/>
        </w:rPr>
        <w:t>scanParameters</w:t>
      </w:r>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r w:rsidRPr="00D822A3">
        <w:rPr>
          <w:rStyle w:val="CodeInText"/>
          <w:lang w:val="en-GB"/>
        </w:rPr>
        <w:t>parameter_index</w:t>
      </w:r>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lastRenderedPageBreak/>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lastRenderedPageBreak/>
        <w:t xml:space="preserve">The </w:t>
      </w:r>
      <w:r w:rsidRPr="00D822A3">
        <w:rPr>
          <w:rStyle w:val="CodeInText"/>
          <w:lang w:val="en-GB"/>
        </w:rPr>
        <w:t>doUndef</w:t>
      </w:r>
      <w:r w:rsidRPr="00D822A3">
        <w:rPr>
          <w:lang w:val="en-GB"/>
        </w:rPr>
        <w:t xml:space="preserve"> method removes a macro from the </w:t>
      </w:r>
      <w:r w:rsidRPr="00D822A3">
        <w:rPr>
          <w:rStyle w:val="CodeInText"/>
          <w:lang w:val="en-GB"/>
        </w:rPr>
        <w:t>MacroMap</w:t>
      </w:r>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507" w:name="_Toc54120015"/>
      <w:r w:rsidRPr="00D822A3">
        <w:rPr>
          <w:lang w:val="en-GB"/>
        </w:rPr>
        <w:t>Conditional Programming</w:t>
      </w:r>
      <w:bookmarkEnd w:id="507"/>
    </w:p>
    <w:p w14:paraId="526D3151" w14:textId="1FE0F5D9" w:rsidR="005B1C6D" w:rsidRPr="00D822A3" w:rsidRDefault="005B1C6D" w:rsidP="005B1C6D">
      <w:pPr>
        <w:rPr>
          <w:lang w:val="en-GB"/>
        </w:rPr>
      </w:pPr>
      <w:r w:rsidRPr="00D822A3">
        <w:rPr>
          <w:lang w:val="en-GB"/>
        </w:rPr>
        <w:t xml:space="preserve">With conditional programming, it is possible to exclude part of the source code. The </w:t>
      </w:r>
      <w:r w:rsidRPr="00D822A3">
        <w:rPr>
          <w:rStyle w:val="CodeInText"/>
          <w:lang w:val="en-GB"/>
        </w:rPr>
        <w:t>doIf</w:t>
      </w:r>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207336" w:rsidRPr="00D822A3">
        <w:rPr>
          <w:lang w:val="en-GB"/>
        </w:rPr>
        <w:t>15.11</w:t>
      </w:r>
      <w:r w:rsidRPr="00D822A3">
        <w:rPr>
          <w:lang w:val="en-GB"/>
        </w:rPr>
        <w:fldChar w:fldCharType="end"/>
      </w:r>
      <w:r w:rsidRPr="00D822A3">
        <w:rPr>
          <w:lang w:val="en-GB"/>
        </w:rPr>
        <w:t xml:space="preserve">. It calls </w:t>
      </w:r>
      <w:r w:rsidRPr="00D822A3">
        <w:rPr>
          <w:rStyle w:val="CodeInText"/>
          <w:lang w:val="en-GB"/>
        </w:rPr>
        <w:t>parseExpression</w:t>
      </w:r>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EC07D1B" w14:textId="2D079021"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98C39E5"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r w:rsidRPr="00D822A3">
        <w:rPr>
          <w:rStyle w:val="CodeInText"/>
          <w:lang w:val="en-GB"/>
        </w:rPr>
        <w:t>doIfDefined</w:t>
      </w:r>
      <w:r w:rsidRPr="00D822A3">
        <w:rPr>
          <w:lang w:val="en-GB"/>
        </w:rPr>
        <w:t xml:space="preserve"> and </w:t>
      </w:r>
      <w:r w:rsidRPr="00D822A3">
        <w:rPr>
          <w:rStyle w:val="CodeInText"/>
          <w:lang w:val="en-GB"/>
        </w:rPr>
        <w:t>doIfNotDefined</w:t>
      </w:r>
      <w:r w:rsidRPr="00D822A3">
        <w:rPr>
          <w:lang w:val="en-GB"/>
        </w:rPr>
        <w:t xml:space="preserve"> checks if the macro is defined or not, respectively, and add the result to the </w:t>
      </w:r>
      <w:r w:rsidRPr="00D822A3">
        <w:rPr>
          <w:rStyle w:val="CodeInText"/>
          <w:lang w:val="en-GB"/>
        </w:rPr>
        <w:t>Main.IfStack</w:t>
      </w:r>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lastRenderedPageBreak/>
        <w:t xml:space="preserve">      bool result =</w:t>
      </w:r>
      <w:r w:rsidR="004E4FD1" w:rsidRPr="00D822A3">
        <w:rPr>
          <w:highlight w:val="white"/>
          <w:lang w:val="en-GB"/>
        </w:rPr>
        <w:t xml:space="preserve"> m_m</w:t>
      </w:r>
      <w:r w:rsidRPr="00D822A3">
        <w:rPr>
          <w:highlight w:val="white"/>
          <w:lang w:val="en-GB"/>
        </w:rPr>
        <w:t>acroMap.ContainsKey((string) tokenList[2].Value);</w:t>
      </w:r>
    </w:p>
    <w:p w14:paraId="2ADB57E6" w14:textId="7489CB3F" w:rsidR="007B09BE"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031F9F56" w14:textId="45E06191" w:rsidR="005B1C6D" w:rsidRPr="00D822A3" w:rsidRDefault="007B09BE" w:rsidP="005B1C6D">
      <w:pPr>
        <w:pStyle w:val="Code"/>
        <w:rPr>
          <w:highlight w:val="white"/>
          <w:lang w:val="en-GB"/>
        </w:rPr>
      </w:pPr>
      <w:r w:rsidRPr="00D822A3">
        <w:rPr>
          <w:highlight w:val="white"/>
          <w:lang w:val="en-GB"/>
        </w:rPr>
        <w:t xml:space="preserve">                                    </w:t>
      </w:r>
      <w:r w:rsidR="005B1C6D"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62BC20EA" w14:textId="77777777" w:rsidR="001B280B"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 xml:space="preserve">.Push(new Triple&lt;bool,bool,bool&gt;                                   </w:t>
      </w:r>
    </w:p>
    <w:p w14:paraId="0A0D1DDE" w14:textId="2477D300" w:rsidR="005B1C6D" w:rsidRPr="00D822A3" w:rsidRDefault="001B280B" w:rsidP="005B1C6D">
      <w:pPr>
        <w:pStyle w:val="Code"/>
        <w:rPr>
          <w:highlight w:val="white"/>
          <w:lang w:val="en-GB"/>
        </w:rPr>
      </w:pPr>
      <w:r w:rsidRPr="00D822A3">
        <w:rPr>
          <w:highlight w:val="white"/>
          <w:lang w:val="en-GB"/>
        </w:rPr>
        <w:t xml:space="preserve">                     </w:t>
      </w:r>
      <w:r w:rsidR="005B1C6D" w:rsidRPr="00D822A3">
        <w:rPr>
          <w:highlight w:val="white"/>
          <w:lang w:val="en-GB"/>
        </w:rPr>
        <w:t xml:space="preserve"> </w:t>
      </w:r>
      <w:r w:rsidRPr="00D822A3">
        <w:rPr>
          <w:highlight w:val="white"/>
          <w:lang w:val="en-GB"/>
        </w:rPr>
        <w:t xml:space="preserve">   </w:t>
      </w:r>
      <w:r w:rsidR="005B1C6D"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77777777" w:rsidR="005B1C6D" w:rsidRPr="00D822A3" w:rsidRDefault="005B1C6D" w:rsidP="005B1C6D">
      <w:pPr>
        <w:rPr>
          <w:lang w:val="en-GB"/>
        </w:rPr>
      </w:pPr>
      <w:r w:rsidRPr="00D822A3">
        <w:rPr>
          <w:lang w:val="en-GB"/>
        </w:rPr>
        <w:t xml:space="preserve">The </w:t>
      </w:r>
      <w:r w:rsidRPr="00D822A3">
        <w:rPr>
          <w:rStyle w:val="CodeInText"/>
          <w:lang w:val="en-GB"/>
        </w:rPr>
        <w:t>doIfElseIf</w:t>
      </w:r>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r w:rsidRPr="00D822A3">
        <w:rPr>
          <w:rStyle w:val="CodeInText"/>
          <w:lang w:val="en-GB"/>
        </w:rPr>
        <w:t>Main.IfStack</w:t>
      </w:r>
      <w:r w:rsidRPr="00D822A3">
        <w:rPr>
          <w:lang w:val="en-GB"/>
        </w:rPr>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D822A3">
        <w:rPr>
          <w:rStyle w:val="CodeInText"/>
          <w:lang w:val="en-GB"/>
        </w:rPr>
        <w:t>IfStatus</w:t>
      </w:r>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r w:rsidRPr="00D822A3">
        <w:rPr>
          <w:rStyle w:val="CodeInText"/>
          <w:lang w:val="en-GB"/>
        </w:rPr>
        <w:t>lastTrue</w:t>
      </w:r>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39DCF722"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72475A86"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730E846A" w14:textId="77777777" w:rsidR="005B1C6D" w:rsidRPr="00D822A3" w:rsidRDefault="005B1C6D" w:rsidP="005B1C6D">
      <w:pPr>
        <w:pStyle w:val="Code"/>
        <w:rPr>
          <w:highlight w:val="white"/>
          <w:lang w:val="en-GB"/>
        </w:rPr>
      </w:pPr>
      <w:r w:rsidRPr="00D822A3">
        <w:rPr>
          <w:highlight w:val="white"/>
          <w:lang w:val="en-GB"/>
        </w:rPr>
        <w:t xml:space="preserve">      bool elseStatus = triple.Third;</w:t>
      </w:r>
    </w:p>
    <w:p w14:paraId="0EFAD78A" w14:textId="77777777" w:rsidR="005B1C6D" w:rsidRPr="00D822A3" w:rsidRDefault="005B1C6D" w:rsidP="005B1C6D">
      <w:pPr>
        <w:pStyle w:val="Code"/>
        <w:rPr>
          <w:highlight w:val="white"/>
          <w:lang w:val="en-GB"/>
        </w:rPr>
      </w:pPr>
      <w:r w:rsidRPr="00D822A3">
        <w:rPr>
          <w:highlight w:val="white"/>
          <w:lang w:val="en-GB"/>
        </w:rPr>
        <w:t xml:space="preserve">      Assert.Error(!elseStatus,</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19A7E32B"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58C2B4BF" w14:textId="77777777" w:rsidR="005B1C6D" w:rsidRPr="00D822A3" w:rsidRDefault="005B1C6D" w:rsidP="005B1C6D">
      <w:pPr>
        <w:pStyle w:val="Code"/>
        <w:rPr>
          <w:highlight w:val="white"/>
          <w:lang w:val="en-GB"/>
        </w:rPr>
      </w:pPr>
      <w:r w:rsidRPr="00D822A3">
        <w:rPr>
          <w:highlight w:val="white"/>
          <w:lang w:val="en-GB"/>
        </w:rPr>
        <w:t xml:space="preserve">      if (totalStatus) {</w:t>
      </w:r>
    </w:p>
    <w:p w14:paraId="409CF235" w14:textId="6C749FEA"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6004A787" w14:textId="77777777" w:rsidR="005B1C6D" w:rsidRPr="00D822A3" w:rsidRDefault="005B1C6D" w:rsidP="005B1C6D">
      <w:pPr>
        <w:pStyle w:val="Code"/>
        <w:rPr>
          <w:highlight w:val="white"/>
          <w:lang w:val="en-GB"/>
        </w:rPr>
      </w:pPr>
      <w:r w:rsidRPr="00D822A3">
        <w:rPr>
          <w:highlight w:val="white"/>
          <w:lang w:val="en-GB"/>
        </w:rPr>
        <w:t xml:space="preserve">                                 (true,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F3E1B61" w14:textId="7F6114CF"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Triple&lt;bool,bool,bool&gt;</w:t>
      </w:r>
    </w:p>
    <w:p w14:paraId="5CAD0113" w14:textId="77777777" w:rsidR="005B1C6D" w:rsidRPr="00D822A3" w:rsidRDefault="005B1C6D" w:rsidP="005B1C6D">
      <w:pPr>
        <w:pStyle w:val="Code"/>
        <w:rPr>
          <w:highlight w:val="white"/>
          <w:lang w:val="en-GB"/>
        </w:rPr>
      </w:pPr>
      <w:r w:rsidRPr="00D822A3">
        <w:rPr>
          <w:highlight w:val="white"/>
          <w:lang w:val="en-GB"/>
        </w:rPr>
        <w:t xml:space="preserve">                                      (result,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r w:rsidRPr="00D822A3">
        <w:rPr>
          <w:rStyle w:val="CodeInText"/>
          <w:lang w:val="en-GB"/>
        </w:rPr>
        <w:t>doElse</w:t>
      </w:r>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1ACF890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7CD0AFD8" w:rsidR="005B1C6D" w:rsidRPr="00D822A3" w:rsidRDefault="005B1C6D" w:rsidP="005B1C6D">
      <w:pPr>
        <w:pStyle w:val="Code"/>
        <w:rPr>
          <w:highlight w:val="white"/>
          <w:lang w:val="en-GB"/>
        </w:rPr>
      </w:pPr>
      <w:r w:rsidRPr="00D822A3">
        <w:rPr>
          <w:highlight w:val="white"/>
          <w:lang w:val="en-GB"/>
        </w:rPr>
        <w:t xml:space="preserve">      Triple&lt;bool,bool,bool&gt; triple = </w:t>
      </w:r>
      <w:r w:rsidR="001B280B" w:rsidRPr="00D822A3">
        <w:rPr>
          <w:highlight w:val="white"/>
          <w:lang w:val="en-GB"/>
        </w:rPr>
        <w:t>m_ifStack</w:t>
      </w:r>
      <w:r w:rsidRPr="00D822A3">
        <w:rPr>
          <w:highlight w:val="white"/>
          <w:lang w:val="en-GB"/>
        </w:rPr>
        <w:t>.Pop();</w:t>
      </w:r>
    </w:p>
    <w:p w14:paraId="519BDFD8" w14:textId="77777777" w:rsidR="005B1C6D" w:rsidRPr="00D822A3" w:rsidRDefault="005B1C6D" w:rsidP="005B1C6D">
      <w:pPr>
        <w:pStyle w:val="Code"/>
        <w:rPr>
          <w:highlight w:val="white"/>
          <w:lang w:val="en-GB"/>
        </w:rPr>
      </w:pPr>
      <w:r w:rsidRPr="00D822A3">
        <w:rPr>
          <w:highlight w:val="white"/>
          <w:lang w:val="en-GB"/>
        </w:rPr>
        <w:lastRenderedPageBreak/>
        <w:t xml:space="preserve">      bool elseStatus = triple.Third;</w:t>
      </w:r>
    </w:p>
    <w:p w14:paraId="63E74C2A" w14:textId="77777777" w:rsidR="005B1C6D" w:rsidRPr="00D822A3" w:rsidRDefault="005B1C6D" w:rsidP="005B1C6D">
      <w:pPr>
        <w:pStyle w:val="Code"/>
        <w:rPr>
          <w:highlight w:val="white"/>
          <w:lang w:val="en-GB"/>
        </w:rPr>
      </w:pPr>
      <w:r w:rsidRPr="00D822A3">
        <w:rPr>
          <w:highlight w:val="white"/>
          <w:lang w:val="en-GB"/>
        </w:rPr>
        <w:t xml:space="preserve">      Assert.Error(!elseStatus, Message.Else_directive_after_else_directive);</w:t>
      </w:r>
    </w:p>
    <w:p w14:paraId="3B61DA46" w14:textId="77777777" w:rsidR="005B1C6D" w:rsidRPr="00D822A3" w:rsidRDefault="005B1C6D" w:rsidP="005B1C6D">
      <w:pPr>
        <w:pStyle w:val="Code"/>
        <w:rPr>
          <w:highlight w:val="white"/>
          <w:lang w:val="en-GB"/>
        </w:rPr>
      </w:pPr>
    </w:p>
    <w:p w14:paraId="33FF824D" w14:textId="77777777" w:rsidR="005B1C6D" w:rsidRPr="00D822A3" w:rsidRDefault="005B1C6D" w:rsidP="005B1C6D">
      <w:pPr>
        <w:pStyle w:val="Code"/>
        <w:rPr>
          <w:highlight w:val="white"/>
          <w:lang w:val="en-GB"/>
        </w:rPr>
      </w:pPr>
      <w:r w:rsidRPr="00D822A3">
        <w:rPr>
          <w:highlight w:val="white"/>
          <w:lang w:val="en-GB"/>
        </w:rPr>
        <w:t xml:space="preserve">      bool totalStatus = triple.First;</w:t>
      </w:r>
    </w:p>
    <w:p w14:paraId="6C3699C3" w14:textId="5A9EEE44"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.Push(new Triple&lt;bool, bool, bool&gt;</w:t>
      </w:r>
    </w:p>
    <w:p w14:paraId="05B5CD39" w14:textId="77777777" w:rsidR="005B1C6D" w:rsidRPr="00D822A3" w:rsidRDefault="005B1C6D" w:rsidP="005B1C6D">
      <w:pPr>
        <w:pStyle w:val="Code"/>
        <w:rPr>
          <w:highlight w:val="white"/>
          <w:lang w:val="en-GB"/>
        </w:rPr>
      </w:pPr>
      <w:r w:rsidRPr="00D822A3">
        <w:rPr>
          <w:highlight w:val="white"/>
          <w:lang w:val="en-GB"/>
        </w:rPr>
        <w:t xml:space="preserve">                                          (!totalStatus, !totalStatus,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r w:rsidRPr="00D822A3">
        <w:rPr>
          <w:rStyle w:val="CodeInText"/>
          <w:lang w:val="en-GB"/>
        </w:rPr>
        <w:t>doEndIf</w:t>
      </w:r>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C58A7B8" w:rsidR="005B1C6D" w:rsidRPr="00D822A3" w:rsidRDefault="005B1C6D" w:rsidP="005B1C6D">
      <w:pPr>
        <w:pStyle w:val="Code"/>
        <w:rPr>
          <w:highlight w:val="white"/>
          <w:lang w:val="en-GB"/>
        </w:rPr>
      </w:pPr>
      <w:r w:rsidRPr="00D822A3">
        <w:rPr>
          <w:highlight w:val="white"/>
          <w:lang w:val="en-GB"/>
        </w:rPr>
        <w:t xml:space="preserve">      Assert.Error(</w:t>
      </w:r>
      <w:r w:rsidR="001B280B" w:rsidRPr="00D822A3">
        <w:rPr>
          <w:highlight w:val="white"/>
          <w:lang w:val="en-GB"/>
        </w:rPr>
        <w:t>m_ifStack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185C93F6" w:rsidR="005B1C6D" w:rsidRPr="00D822A3" w:rsidRDefault="005B1C6D" w:rsidP="005B1C6D">
      <w:pPr>
        <w:pStyle w:val="Code"/>
        <w:rPr>
          <w:highlight w:val="white"/>
          <w:lang w:val="en-GB"/>
        </w:rPr>
      </w:pPr>
      <w:r w:rsidRPr="00D822A3">
        <w:rPr>
          <w:highlight w:val="white"/>
          <w:lang w:val="en-GB"/>
        </w:rPr>
        <w:t xml:space="preserve">      </w:t>
      </w:r>
      <w:r w:rsidR="001B280B" w:rsidRPr="00D822A3">
        <w:rPr>
          <w:highlight w:val="white"/>
          <w:lang w:val="en-GB"/>
        </w:rPr>
        <w:t>m_ifStack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508" w:name="_Toc54120016"/>
      <w:r w:rsidRPr="00D822A3">
        <w:rPr>
          <w:lang w:val="en-GB"/>
        </w:rPr>
        <w:t>Macro Expansion</w:t>
      </w:r>
      <w:bookmarkEnd w:id="50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1A82246A"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D822A3">
        <w:rPr>
          <w:rStyle w:val="CodeInText"/>
          <w:lang w:val="en-GB"/>
        </w:rPr>
        <w:t>slashToChar</w:t>
      </w:r>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207336" w:rsidRPr="00D822A3">
        <w:rPr>
          <w:lang w:val="en-GB"/>
        </w:rPr>
        <w:t>15.13.2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When we find and identifier that is a stored macro name (either in m_</w:t>
      </w:r>
      <w:r w:rsidRPr="00D822A3">
        <w:rPr>
          <w:rStyle w:val="CodeInText"/>
          <w:lang w:val="en-GB"/>
        </w:rPr>
        <w:t>specialMacroSet</w:t>
      </w:r>
      <w:r w:rsidRPr="00D822A3">
        <w:rPr>
          <w:lang w:val="en-GB"/>
        </w:rPr>
        <w:t xml:space="preserve"> or </w:t>
      </w:r>
      <w:r w:rsidRPr="00D822A3">
        <w:rPr>
          <w:rStyle w:val="CodeInText"/>
          <w:lang w:val="en-GB"/>
        </w:rPr>
        <w:t>MacroMap</w:t>
      </w:r>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D822A3">
        <w:rPr>
          <w:rStyle w:val="CodeInText"/>
          <w:lang w:val="en-GB"/>
        </w:rPr>
        <w:t>nameStack</w:t>
      </w:r>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lastRenderedPageBreak/>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lastRenderedPageBreak/>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lastRenderedPageBreak/>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r w:rsidRPr="00D822A3">
        <w:rPr>
          <w:rStyle w:val="CodeInText"/>
          <w:lang w:val="en-GB"/>
        </w:rPr>
        <w:t>scanParameters</w:t>
      </w:r>
      <w:r w:rsidRPr="00D822A3">
        <w:rPr>
          <w:lang w:val="en-GB"/>
        </w:rPr>
        <w:t xml:space="preserve"> extracts the actual parameters of a macro call. The parameters are separated by commas and the list is terminated by a right parenthesis. It becomes a bit complicated since the parameters themselves can hold parenthesis and commas. The field </w:t>
      </w:r>
      <w:r w:rsidRPr="00D822A3">
        <w:rPr>
          <w:rStyle w:val="CodeInText"/>
          <w:lang w:val="en-GB"/>
        </w:rPr>
        <w:t>paranCount</w:t>
      </w:r>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r w:rsidRPr="00D822A3">
        <w:rPr>
          <w:rStyle w:val="CodeInText"/>
          <w:lang w:val="en-GB"/>
        </w:rPr>
        <w:t>lookupMacro</w:t>
      </w:r>
      <w:r w:rsidRPr="00D822A3">
        <w:rPr>
          <w:lang w:val="en-GB"/>
        </w:rPr>
        <w:t xml:space="preserve"> method looks up a given macro. If it stored in </w:t>
      </w:r>
      <w:r w:rsidRPr="00D822A3">
        <w:rPr>
          <w:rStyle w:val="CodeInText"/>
          <w:lang w:val="en-GB"/>
        </w:rPr>
        <w:t>MacroMap</w:t>
      </w:r>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r w:rsidRPr="00D822A3">
        <w:rPr>
          <w:rStyle w:val="CodeInText"/>
          <w:lang w:val="en-GB"/>
        </w:rPr>
        <w:t>MacroMap</w:t>
      </w:r>
      <w:r w:rsidRPr="00D822A3">
        <w:rPr>
          <w:lang w:val="en-GB"/>
        </w:rPr>
        <w:t xml:space="preserve">, it may be one of the predefined special macros. The </w:t>
      </w:r>
      <w:r w:rsidRPr="00D822A3">
        <w:rPr>
          <w:rStyle w:val="CodeInText"/>
          <w:lang w:val="en-GB"/>
        </w:rPr>
        <w:t>__STDC__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r w:rsidRPr="00D822A3">
        <w:rPr>
          <w:rStyle w:val="CodeInText"/>
          <w:lang w:val="en-GB"/>
        </w:rPr>
        <w:t>Main.Path</w:t>
      </w:r>
      <w:r w:rsidRPr="00D822A3">
        <w:rPr>
          <w:lang w:val="en-GB"/>
        </w:rPr>
        <w:t xml:space="preserve">), the </w:t>
      </w:r>
      <w:r w:rsidRPr="00D822A3">
        <w:rPr>
          <w:rStyle w:val="CodeInText"/>
          <w:lang w:val="en-GB"/>
        </w:rPr>
        <w:t>__LINE__</w:t>
      </w:r>
      <w:r w:rsidRPr="00D822A3">
        <w:rPr>
          <w:lang w:val="en-GB"/>
        </w:rPr>
        <w:t xml:space="preserve"> macro is replaced by the current line number (</w:t>
      </w:r>
      <w:r w:rsidRPr="00D822A3">
        <w:rPr>
          <w:rStyle w:val="CodeInText"/>
          <w:lang w:val="en-GB"/>
        </w:rPr>
        <w:t>Main.Line</w:t>
      </w:r>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509" w:name="_Toc54120017"/>
      <w:r w:rsidRPr="00D822A3">
        <w:rPr>
          <w:lang w:val="en-GB"/>
        </w:rPr>
        <w:t>String Merging</w:t>
      </w:r>
      <w:bookmarkEnd w:id="50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lastRenderedPageBreak/>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10" w:name="_Toc54120018"/>
      <w:r w:rsidRPr="00D822A3">
        <w:lastRenderedPageBreak/>
        <w:t>The C Grammar</w:t>
      </w:r>
      <w:bookmarkEnd w:id="490"/>
      <w:bookmarkEnd w:id="510"/>
    </w:p>
    <w:p w14:paraId="5EE70CDE" w14:textId="77777777" w:rsidR="00CB1AB5" w:rsidRPr="00EC76D5" w:rsidRDefault="00CB1AB5" w:rsidP="00CB1AB5">
      <w:bookmarkStart w:id="511" w:name="_Ref418184656"/>
      <w:bookmarkStart w:id="512" w:name="_Toc54120021"/>
      <w:r w:rsidRPr="00EC76D5">
        <w:t xml:space="preserve">This grammar of the C compiler of this book is based on (and to a large extent identical with) the grammar defined in the </w:t>
      </w:r>
      <w:r w:rsidRPr="00EC76D5">
        <w:rPr>
          <w:i/>
        </w:rPr>
        <w:t>American National Standard for Information systems – Programming Language C, X3.159-1989</w:t>
      </w:r>
      <w:r w:rsidRPr="00EC76D5">
        <w:t xml:space="preserve"> standard, which is described in the second edition of </w:t>
      </w:r>
      <w:r w:rsidRPr="00EC76D5">
        <w:rPr>
          <w:i/>
        </w:rPr>
        <w:t>The C Programming Language</w:t>
      </w:r>
      <w:r w:rsidRPr="00EC76D5">
        <w:t xml:space="preserve"> by Brian W. Kernighan and Dennis M. Ritchie.</w:t>
      </w:r>
      <w:r>
        <w:t xml:space="preserve"> "</w:t>
      </w:r>
    </w:p>
    <w:p w14:paraId="60E585F3" w14:textId="77777777" w:rsidR="00CB1AB5" w:rsidRPr="00EC76D5" w:rsidRDefault="00CB1AB5" w:rsidP="00CB1AB5">
      <w:pPr>
        <w:pStyle w:val="Rubrik2"/>
      </w:pPr>
      <w:bookmarkStart w:id="513" w:name="_Toc49764472"/>
      <w:r w:rsidRPr="00EC76D5">
        <w:t>The Preprocessor Grammar</w:t>
      </w:r>
      <w:bookmarkEnd w:id="513"/>
    </w:p>
    <w:p w14:paraId="6050AB4B" w14:textId="77777777" w:rsidR="00CB1AB5" w:rsidRPr="00EC76D5" w:rsidRDefault="00CB1AB5" w:rsidP="00CB1AB5">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t>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77777777" w:rsidR="00CB1AB5" w:rsidRPr="00EC76D5" w:rsidRDefault="00CB1AB5" w:rsidP="00CB1AB5">
      <w:pPr>
        <w:pStyle w:val="Code"/>
      </w:pPr>
      <w:r w:rsidRPr="00EC76D5">
        <w:t xml:space="preserve">  | # line constant “filename”</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14" w:name="_Toc49764473"/>
      <w:r w:rsidRPr="00EC76D5">
        <w:t>The Language Grammar</w:t>
      </w:r>
      <w:bookmarkEnd w:id="514"/>
    </w:p>
    <w:p w14:paraId="69CBCC96" w14:textId="77777777" w:rsidR="00CB1AB5" w:rsidRPr="00EC76D5" w:rsidRDefault="00CB1AB5" w:rsidP="00CB1AB5">
      <w:r w:rsidRPr="00EC76D5">
        <w:t xml:space="preserve">The following grammar is implemented in </w:t>
      </w:r>
      <w:r>
        <w:t>GPPG</w:t>
      </w:r>
      <w:r w:rsidRPr="00EC76D5">
        <w:t xml:space="preserve"> in Chapter </w:t>
      </w:r>
      <w:r w:rsidRPr="00EC76D5">
        <w:fldChar w:fldCharType="begin"/>
      </w:r>
      <w:r w:rsidRPr="00EC76D5">
        <w:instrText xml:space="preserve"> REF _Ref418260937 \r \h </w:instrText>
      </w:r>
      <w:r w:rsidRPr="00EC76D5">
        <w:fldChar w:fldCharType="separate"/>
      </w:r>
      <w:r>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77777777" w:rsidR="00CB1AB5" w:rsidRPr="00EC76D5" w:rsidRDefault="00CB1AB5" w:rsidP="00CB1AB5">
      <w:pPr>
        <w:pStyle w:val="Code"/>
      </w:pPr>
      <w:r w:rsidRPr="00EC76D5">
        <w:t xml:space="preserve">    </w:t>
      </w:r>
      <w:r>
        <w:rPr>
          <w:i/>
        </w:rPr>
        <w:t>BITWISE_OR</w:t>
      </w:r>
      <w:r w:rsidRPr="00EC76D5">
        <w:t>_</w:t>
      </w:r>
      <w:r w:rsidRPr="00EC76D5">
        <w:rPr>
          <w:i/>
        </w:rPr>
        <w:t>expression</w:t>
      </w:r>
      <w:r w:rsidRPr="00EC76D5">
        <w:t xml:space="preserve">  </w:t>
      </w:r>
    </w:p>
    <w:p w14:paraId="5181C7F2"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Pr>
          <w:i/>
        </w:rPr>
        <w:t>BITWISE_OR</w:t>
      </w:r>
      <w:r w:rsidRPr="00EC76D5">
        <w:t>_</w:t>
      </w:r>
      <w:r w:rsidRPr="00EC76D5">
        <w:rPr>
          <w:i/>
        </w:rPr>
        <w:t>expression</w:t>
      </w:r>
    </w:p>
    <w:p w14:paraId="7AE075DD" w14:textId="77777777" w:rsidR="00CB1AB5" w:rsidRPr="00EC76D5" w:rsidRDefault="00CB1AB5" w:rsidP="00CB1AB5">
      <w:pPr>
        <w:pStyle w:val="Code"/>
      </w:pPr>
    </w:p>
    <w:p w14:paraId="10168F28" w14:textId="77777777" w:rsidR="00CB1AB5" w:rsidRPr="00EC76D5" w:rsidRDefault="00CB1AB5" w:rsidP="00CB1AB5">
      <w:pPr>
        <w:pStyle w:val="Code"/>
      </w:pPr>
      <w:r>
        <w:rPr>
          <w:i/>
        </w:rPr>
        <w:t>BITWISE_OR</w:t>
      </w:r>
      <w:r w:rsidRPr="00EC76D5">
        <w:t>_</w:t>
      </w:r>
      <w:r w:rsidRPr="00EC76D5">
        <w:rPr>
          <w:i/>
        </w:rPr>
        <w:t>expression</w:t>
      </w:r>
      <w:r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77777777" w:rsidR="00CB1AB5" w:rsidRPr="00EC76D5" w:rsidRDefault="00CB1AB5" w:rsidP="00CB1AB5">
      <w:pPr>
        <w:pStyle w:val="Code"/>
      </w:pPr>
      <w:r w:rsidRPr="00EC76D5">
        <w:t xml:space="preserve">  | </w:t>
      </w:r>
      <w:r>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r w:rsidRPr="00D822A3">
        <w:lastRenderedPageBreak/>
        <w:t>GPPG and GPLEX</w:t>
      </w:r>
      <w:bookmarkEnd w:id="511"/>
      <w:bookmarkEnd w:id="512"/>
    </w:p>
    <w:p w14:paraId="3256B955" w14:textId="77777777"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(GPLEX)</w:t>
      </w:r>
      <w:r w:rsidRPr="00D822A3">
        <w:rPr>
          <w:lang w:val="en-GB"/>
        </w:rPr>
        <w:t xml:space="preserve"> scanner generator and the </w:t>
      </w:r>
      <w:r w:rsidRPr="00D822A3">
        <w:rPr>
          <w:highlight w:val="white"/>
          <w:lang w:val="en-GB"/>
        </w:rPr>
        <w:t>Gardens Point Parser Generator</w:t>
      </w:r>
      <w:r w:rsidRPr="00D822A3">
        <w:rPr>
          <w:lang w:val="en-GB"/>
        </w:rPr>
        <w:t xml:space="preserve"> (GPPG) to construct a parser and scanner for a simple programming language.</w:t>
      </w:r>
    </w:p>
    <w:p w14:paraId="4410B251" w14:textId="77777777" w:rsidR="007660EE" w:rsidRPr="00D822A3" w:rsidRDefault="007660EE" w:rsidP="007660EE">
      <w:pPr>
        <w:pStyle w:val="Rubrik3"/>
        <w:rPr>
          <w:lang w:val="en-GB"/>
        </w:rPr>
      </w:pPr>
      <w:bookmarkStart w:id="515" w:name="_Toc54120022"/>
      <w:r w:rsidRPr="00D822A3">
        <w:rPr>
          <w:lang w:val="en-GB"/>
        </w:rPr>
        <w:t>The Language</w:t>
      </w:r>
      <w:bookmarkEnd w:id="515"/>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r w:rsidRPr="00D822A3">
        <w:rPr>
          <w:rStyle w:val="CodeInText"/>
          <w:lang w:val="en-GB"/>
        </w:rPr>
        <w:t>e</w:t>
      </w:r>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r w:rsidRPr="00D822A3">
        <w:rPr>
          <w:rStyle w:val="CodeInText"/>
          <w:lang w:val="en-GB"/>
        </w:rPr>
        <w:t>log10</w:t>
      </w:r>
      <w:r w:rsidRPr="00D822A3">
        <w:rPr>
          <w:lang w:val="en-GB"/>
        </w:rPr>
        <w:t xml:space="preserve">, </w:t>
      </w:r>
      <w:r w:rsidRPr="00D822A3">
        <w:rPr>
          <w:rStyle w:val="CodeInText"/>
          <w:lang w:val="en-GB"/>
        </w:rPr>
        <w:t>exp10</w:t>
      </w:r>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16" w:name="_Toc54120023"/>
      <w:r w:rsidRPr="00D822A3">
        <w:rPr>
          <w:lang w:val="en-GB"/>
        </w:rPr>
        <w:lastRenderedPageBreak/>
        <w:t>The Grammar</w:t>
      </w:r>
      <w:bookmarkEnd w:id="516"/>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r w:rsidRPr="00D822A3">
        <w:rPr>
          <w:rStyle w:val="CodeInText"/>
          <w:highlight w:val="white"/>
          <w:lang w:val="en-GB"/>
        </w:rPr>
        <w:t>statement_list</w:t>
      </w:r>
      <w:r w:rsidRPr="00D822A3">
        <w:rPr>
          <w:lang w:val="en-GB"/>
        </w:rPr>
        <w:t xml:space="preserve">). The grammar rules for our language follows below, the vertical bar at the left of the rules can be read as “or”. The first rule </w:t>
      </w:r>
      <w:r w:rsidRPr="00D822A3">
        <w:rPr>
          <w:rStyle w:val="CodeInText"/>
          <w:lang w:val="en-GB"/>
        </w:rPr>
        <w:t>statement_list</w:t>
      </w:r>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17" w:name="_Toc54120024"/>
      <w:r w:rsidRPr="00D822A3">
        <w:rPr>
          <w:lang w:val="en-GB"/>
        </w:rPr>
        <w:t>GPPG</w:t>
      </w:r>
      <w:bookmarkEnd w:id="517"/>
    </w:p>
    <w:p w14:paraId="3F9D3945" w14:textId="77777777" w:rsidR="007660EE" w:rsidRPr="00D822A3" w:rsidRDefault="007660EE" w:rsidP="007660EE">
      <w:pPr>
        <w:rPr>
          <w:lang w:val="en-GB"/>
        </w:rPr>
      </w:pPr>
      <w:r w:rsidRPr="00D822A3">
        <w:rPr>
          <w:lang w:val="en-GB"/>
        </w:rPr>
        <w:t>GPPG is a tool based on the classic parser generator Yacc</w:t>
      </w:r>
      <w:r w:rsidRPr="00D822A3">
        <w:rPr>
          <w:rStyle w:val="Fotnotsreferens"/>
          <w:lang w:val="en-GB"/>
        </w:rPr>
        <w:footnoteReference w:id="5"/>
      </w:r>
      <w:r w:rsidRPr="00D822A3">
        <w:rPr>
          <w:lang w:val="en-GB"/>
        </w:rPr>
        <w:t xml:space="preserve">. Even though it is possible to write a parser in pure C#, it is easier to use a tool like GPPG. Simply put, GPPG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The parser is divided into two parts: one part stating the rules and tokens of the grammar, and one part defining the grammar rules. The tokens written in boldface in the previous section are written in capital letters in GPPG.</w:t>
      </w:r>
    </w:p>
    <w:p w14:paraId="6E0C806E" w14:textId="77777777" w:rsidR="007660EE" w:rsidRPr="00D822A3" w:rsidRDefault="007660EE" w:rsidP="007660EE">
      <w:pPr>
        <w:pStyle w:val="CodeHeader"/>
        <w:rPr>
          <w:lang w:val="en-GB"/>
        </w:rPr>
      </w:pPr>
      <w:r w:rsidRPr="00D822A3">
        <w:rPr>
          <w:lang w:val="en-GB"/>
        </w:rPr>
        <w:t>Parser.gppg</w:t>
      </w:r>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r w:rsidRPr="00D822A3">
        <w:rPr>
          <w:rStyle w:val="CodeInText0"/>
          <w:lang w:val="en-GB"/>
        </w:rPr>
        <w:t>statement_list</w:t>
      </w:r>
      <w:r w:rsidRPr="00D822A3">
        <w:rPr>
          <w:lang w:val="en-GB"/>
        </w:rPr>
        <w:t xml:space="preserve">, </w:t>
      </w:r>
      <w:r w:rsidRPr="00D822A3">
        <w:rPr>
          <w:rStyle w:val="CodeInText0"/>
          <w:lang w:val="en-GB"/>
        </w:rPr>
        <w:t>statement</w:t>
      </w:r>
      <w:r w:rsidRPr="00D822A3">
        <w:rPr>
          <w:lang w:val="en-GB"/>
        </w:rPr>
        <w:t xml:space="preserve">, and </w:t>
      </w:r>
      <w:r w:rsidRPr="00D822A3">
        <w:rPr>
          <w:rStyle w:val="CodeInText0"/>
          <w:lang w:val="en-GB"/>
        </w:rPr>
        <w:t>optional_output</w:t>
      </w:r>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lastRenderedPageBreak/>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8"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lastRenderedPageBreak/>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lastRenderedPageBreak/>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9" w:name="_Toc54120025"/>
      <w:r w:rsidRPr="00D822A3">
        <w:rPr>
          <w:lang w:val="en-GB"/>
        </w:rPr>
        <w:t>JPlex</w:t>
      </w:r>
      <w:bookmarkEnd w:id="518"/>
      <w:bookmarkEnd w:id="519"/>
    </w:p>
    <w:p w14:paraId="1FC11E4C" w14:textId="77777777" w:rsidR="007660EE" w:rsidRPr="00D822A3" w:rsidRDefault="007660EE" w:rsidP="007660EE">
      <w:pPr>
        <w:rPr>
          <w:lang w:val="en-GB"/>
        </w:rPr>
      </w:pPr>
      <w:r w:rsidRPr="00D822A3">
        <w:rPr>
          <w:lang w:val="en-GB"/>
        </w:rPr>
        <w:t>For the parser of the previous section to work properly it also needs a scanner that identifies the tokens. JPlex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One or moree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r w:rsidRPr="00D822A3">
        <w:rPr>
          <w:lang w:val="en-GB"/>
        </w:rPr>
        <w:t>Scanner.jplex</w:t>
      </w:r>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r w:rsidRPr="00D822A3">
        <w:rPr>
          <w:rStyle w:val="CodeInText"/>
          <w:lang w:val="en-GB"/>
        </w:rPr>
        <w:t>yytext</w:t>
      </w:r>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lastRenderedPageBreak/>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t>}</w:t>
      </w:r>
    </w:p>
    <w:p w14:paraId="2551028A" w14:textId="77777777" w:rsidR="007660EE" w:rsidRPr="00D822A3" w:rsidRDefault="007660EE" w:rsidP="007660EE">
      <w:pPr>
        <w:pStyle w:val="Rubrik3"/>
        <w:rPr>
          <w:lang w:val="en-GB"/>
        </w:rPr>
      </w:pPr>
      <w:bookmarkStart w:id="520" w:name="_Toc54120026"/>
      <w:r w:rsidRPr="00D822A3">
        <w:rPr>
          <w:lang w:val="en-GB"/>
        </w:rPr>
        <w:t>Main</w:t>
      </w:r>
      <w:bookmarkEnd w:id="520"/>
    </w:p>
    <w:p w14:paraId="2FDB2DF8" w14:textId="77777777" w:rsidR="007660EE" w:rsidRPr="00D822A3" w:rsidRDefault="007660EE" w:rsidP="007660EE">
      <w:pPr>
        <w:rPr>
          <w:lang w:val="en-GB"/>
        </w:rPr>
      </w:pPr>
      <w:r w:rsidRPr="00D822A3">
        <w:rPr>
          <w:lang w:val="en-GB"/>
        </w:rPr>
        <w:t xml:space="preserve">GPPG and JPLEX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r w:rsidRPr="00D822A3">
        <w:rPr>
          <w:rStyle w:val="CodeInText"/>
          <w:lang w:val="en-GB"/>
        </w:rPr>
        <w:t>BufferedReader</w:t>
      </w:r>
      <w:r w:rsidRPr="00D822A3">
        <w:rPr>
          <w:lang w:val="en-GB"/>
        </w:rPr>
        <w:t xml:space="preserve">, the output is written to </w:t>
      </w:r>
      <w:r w:rsidRPr="00D822A3">
        <w:rPr>
          <w:rStyle w:val="CodeInText"/>
          <w:lang w:val="en-GB"/>
        </w:rPr>
        <w:t>OutputStream</w:t>
      </w:r>
      <w:r w:rsidRPr="00D822A3">
        <w:rPr>
          <w:lang w:val="en-GB"/>
        </w:rPr>
        <w:t xml:space="preserve">, error messages are written to </w:t>
      </w:r>
      <w:r w:rsidRPr="00D822A3">
        <w:rPr>
          <w:rStyle w:val="CodeInText"/>
          <w:lang w:val="en-GB"/>
        </w:rPr>
        <w:t>ErrorStream</w:t>
      </w:r>
      <w:r w:rsidRPr="00D822A3">
        <w:rPr>
          <w:lang w:val="en-GB"/>
        </w:rPr>
        <w:t xml:space="preserve">, and </w:t>
      </w:r>
      <w:r w:rsidRPr="00D822A3">
        <w:rPr>
          <w:rStyle w:val="CodeInText"/>
          <w:lang w:val="en-GB"/>
        </w:rPr>
        <w:t>VariableMap</w:t>
      </w:r>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r w:rsidRPr="00D822A3">
        <w:rPr>
          <w:lang w:val="en-GB"/>
        </w:rPr>
        <w:t>Main.cs</w:t>
      </w:r>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lastRenderedPageBreak/>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r w:rsidRPr="00D822A3">
        <w:rPr>
          <w:lang w:val="en-GB"/>
        </w:rPr>
        <w:t>Parser.bat</w:t>
      </w:r>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21" w:name="_Toc54120027"/>
      <w:r w:rsidRPr="00D822A3">
        <w:lastRenderedPageBreak/>
        <w:t>Auxiliary Classes</w:t>
      </w:r>
      <w:bookmarkEnd w:id="521"/>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22" w:name="_Toc54120028"/>
      <w:r w:rsidRPr="00D822A3">
        <w:rPr>
          <w:lang w:val="en-GB"/>
        </w:rPr>
        <w:t>Error Handling</w:t>
      </w:r>
      <w:bookmarkEnd w:id="522"/>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r w:rsidRPr="00D822A3">
        <w:rPr>
          <w:lang w:val="en-GB"/>
        </w:rPr>
        <w:t>Assert.cs</w:t>
      </w:r>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r w:rsidRPr="00D822A3">
        <w:rPr>
          <w:lang w:val="en-GB"/>
        </w:rPr>
        <w:t>Message.cs</w:t>
      </w:r>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23" w:name="_Toc54120029"/>
      <w:r w:rsidRPr="00D822A3">
        <w:rPr>
          <w:lang w:val="en-GB"/>
        </w:rPr>
        <w:t>Container Classes</w:t>
      </w:r>
      <w:bookmarkEnd w:id="523"/>
    </w:p>
    <w:p w14:paraId="323D94FB" w14:textId="77777777" w:rsidR="005E7D2C" w:rsidRPr="00D822A3" w:rsidRDefault="005E7D2C" w:rsidP="005E7D2C">
      <w:pPr>
        <w:rPr>
          <w:lang w:val="en-GB"/>
        </w:rPr>
      </w:pPr>
      <w:r w:rsidRPr="00D822A3">
        <w:rPr>
          <w:lang w:val="en-GB"/>
        </w:rPr>
        <w:t>C# has a large class library holding many container classes. However, there are no classes for ordered or unordered pairs, there is also no classes for triples or tuples.</w:t>
      </w:r>
    </w:p>
    <w:p w14:paraId="7F892F41" w14:textId="77777777" w:rsidR="005E7D2C" w:rsidRPr="00D822A3" w:rsidRDefault="005E7D2C" w:rsidP="005E7D2C">
      <w:pPr>
        <w:pStyle w:val="Rubrik3"/>
        <w:rPr>
          <w:lang w:val="en-GB"/>
        </w:rPr>
      </w:pPr>
      <w:bookmarkStart w:id="524" w:name="_Toc54120030"/>
      <w:r w:rsidRPr="00D822A3">
        <w:rPr>
          <w:lang w:val="en-GB"/>
        </w:rPr>
        <w:t>Ordered Pair</w:t>
      </w:r>
      <w:bookmarkEnd w:id="524"/>
    </w:p>
    <w:p w14:paraId="4CE6DB28" w14:textId="77777777" w:rsidR="005E7D2C" w:rsidRPr="00D822A3" w:rsidRDefault="005E7D2C" w:rsidP="005E7D2C">
      <w:pPr>
        <w:rPr>
          <w:lang w:val="en-GB"/>
        </w:rPr>
      </w:pPr>
      <w:r w:rsidRPr="00D822A3">
        <w:rPr>
          <w:lang w:val="en-GB"/>
        </w:rPr>
        <w:t xml:space="preserve">In the preprocessor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r w:rsidRPr="00D822A3">
        <w:rPr>
          <w:lang w:val="en-GB"/>
        </w:rPr>
        <w:t>Pair.cs</w:t>
      </w:r>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77777777" w:rsidR="005E7D2C" w:rsidRPr="00D822A3" w:rsidRDefault="005E7D2C" w:rsidP="005E7D2C">
      <w:pPr>
        <w:pStyle w:val="Code"/>
        <w:rPr>
          <w:lang w:val="en-GB"/>
        </w:rPr>
      </w:pPr>
      <w:r w:rsidRPr="00D822A3">
        <w:rPr>
          <w:highlight w:val="white"/>
          <w:lang w:val="en-GB"/>
        </w:rPr>
        <w:t>}</w:t>
      </w:r>
      <w:r w:rsidRPr="00D822A3">
        <w:rPr>
          <w:lang w:val="en-GB"/>
        </w:rPr>
        <w:t>Unordered Pair</w:t>
      </w:r>
    </w:p>
    <w:p w14:paraId="3AEDEA38" w14:textId="77777777" w:rsidR="005E7D2C" w:rsidRPr="00D822A3" w:rsidRDefault="005E7D2C" w:rsidP="005E7D2C">
      <w:pPr>
        <w:rPr>
          <w:lang w:val="en-GB"/>
        </w:rPr>
      </w:pPr>
      <w:r w:rsidRPr="00D822A3">
        <w:rPr>
          <w:rStyle w:val="KeyWord0"/>
          <w:lang w:val="en-GB"/>
        </w:rPr>
        <w:t>UnorderedPair</w:t>
      </w:r>
      <w:r w:rsidRPr="00D822A3">
        <w:rPr>
          <w:lang w:val="en-GB"/>
        </w:rPr>
        <w:t xml:space="preserve"> is a subclass of </w:t>
      </w:r>
      <w:r w:rsidRPr="00D822A3">
        <w:rPr>
          <w:rStyle w:val="KeyWord0"/>
          <w:lang w:val="en-GB"/>
        </w:rPr>
        <w:t>Pair</w:t>
      </w:r>
      <w:r w:rsidRPr="00D822A3">
        <w:rPr>
          <w:lang w:val="en-GB"/>
        </w:rPr>
        <w:t>, the difference is that two unordered pairs are considered equal even if their values are switched.</w:t>
      </w:r>
    </w:p>
    <w:p w14:paraId="543F426E" w14:textId="77777777" w:rsidR="005E7D2C" w:rsidRPr="00D822A3" w:rsidRDefault="005E7D2C" w:rsidP="005E7D2C">
      <w:pPr>
        <w:pStyle w:val="CodeHeader"/>
        <w:rPr>
          <w:lang w:val="en-GB"/>
        </w:rPr>
      </w:pPr>
      <w:r w:rsidRPr="00D822A3">
        <w:rPr>
          <w:lang w:val="en-GB"/>
        </w:rPr>
        <w:t>UnorderdPair.cs</w:t>
      </w:r>
    </w:p>
    <w:p w14:paraId="19E458DE" w14:textId="77777777" w:rsidR="005E7D2C" w:rsidRPr="00D822A3" w:rsidRDefault="005E7D2C" w:rsidP="005E7D2C">
      <w:pPr>
        <w:pStyle w:val="Code"/>
        <w:rPr>
          <w:highlight w:val="white"/>
          <w:lang w:val="en-GB"/>
        </w:rPr>
      </w:pPr>
      <w:r w:rsidRPr="00D822A3">
        <w:rPr>
          <w:highlight w:val="white"/>
          <w:lang w:val="en-GB"/>
        </w:rPr>
        <w:t>namespace CCompiler {</w:t>
      </w:r>
    </w:p>
    <w:p w14:paraId="68320D7E" w14:textId="77777777" w:rsidR="005E7D2C" w:rsidRPr="00D822A3" w:rsidRDefault="005E7D2C" w:rsidP="005E7D2C">
      <w:pPr>
        <w:pStyle w:val="Code"/>
        <w:rPr>
          <w:highlight w:val="white"/>
          <w:lang w:val="en-GB"/>
        </w:rPr>
      </w:pPr>
      <w:r w:rsidRPr="00D822A3">
        <w:rPr>
          <w:highlight w:val="white"/>
          <w:lang w:val="en-GB"/>
        </w:rPr>
        <w:t xml:space="preserve">  public class UnorderedPair&lt;FirstType,SecondType&gt; :</w:t>
      </w:r>
    </w:p>
    <w:p w14:paraId="633C9A99" w14:textId="77777777" w:rsidR="005E7D2C" w:rsidRPr="00D822A3" w:rsidRDefault="005E7D2C" w:rsidP="005E7D2C">
      <w:pPr>
        <w:pStyle w:val="Code"/>
        <w:rPr>
          <w:highlight w:val="white"/>
          <w:lang w:val="en-GB"/>
        </w:rPr>
      </w:pPr>
      <w:r w:rsidRPr="00D822A3">
        <w:rPr>
          <w:highlight w:val="white"/>
          <w:lang w:val="en-GB"/>
        </w:rPr>
        <w:t xml:space="preserve">               Pair&lt;FirstType,SecondType&gt;{</w:t>
      </w:r>
    </w:p>
    <w:p w14:paraId="2703DB24" w14:textId="77777777" w:rsidR="005E7D2C" w:rsidRPr="00D822A3" w:rsidRDefault="005E7D2C" w:rsidP="005E7D2C">
      <w:pPr>
        <w:pStyle w:val="Code"/>
        <w:rPr>
          <w:highlight w:val="white"/>
          <w:lang w:val="en-GB"/>
        </w:rPr>
      </w:pPr>
      <w:r w:rsidRPr="00D822A3">
        <w:rPr>
          <w:highlight w:val="white"/>
          <w:lang w:val="en-GB"/>
        </w:rPr>
        <w:t xml:space="preserve">    public UnorderedPair(FirstType first, SecondType second)</w:t>
      </w:r>
    </w:p>
    <w:p w14:paraId="59FABBB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03000179" w14:textId="77777777" w:rsidR="005E7D2C" w:rsidRPr="00D822A3" w:rsidRDefault="005E7D2C" w:rsidP="005E7D2C">
      <w:pPr>
        <w:pStyle w:val="Code"/>
        <w:rPr>
          <w:highlight w:val="white"/>
          <w:lang w:val="en-GB"/>
        </w:rPr>
      </w:pPr>
      <w:r w:rsidRPr="00D822A3">
        <w:rPr>
          <w:highlight w:val="white"/>
          <w:lang w:val="en-GB"/>
        </w:rPr>
        <w:t xml:space="preserve">      // Empty.</w:t>
      </w:r>
    </w:p>
    <w:p w14:paraId="324535F5" w14:textId="77777777" w:rsidR="005E7D2C" w:rsidRPr="00D822A3" w:rsidRDefault="005E7D2C" w:rsidP="005E7D2C">
      <w:pPr>
        <w:pStyle w:val="Code"/>
        <w:rPr>
          <w:highlight w:val="white"/>
          <w:lang w:val="en-GB"/>
        </w:rPr>
      </w:pPr>
      <w:r w:rsidRPr="00D822A3">
        <w:rPr>
          <w:highlight w:val="white"/>
          <w:lang w:val="en-GB"/>
        </w:rPr>
        <w:t xml:space="preserve">    }</w:t>
      </w:r>
    </w:p>
    <w:p w14:paraId="2433B7EC" w14:textId="77777777" w:rsidR="005E7D2C" w:rsidRPr="00D822A3" w:rsidRDefault="005E7D2C" w:rsidP="005E7D2C">
      <w:pPr>
        <w:pStyle w:val="Code"/>
        <w:rPr>
          <w:highlight w:val="white"/>
          <w:lang w:val="en-GB"/>
        </w:rPr>
      </w:pPr>
    </w:p>
    <w:p w14:paraId="6F23A0E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4E02198"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6575AB3E" w14:textId="77777777" w:rsidR="005E7D2C" w:rsidRPr="00D822A3" w:rsidRDefault="005E7D2C" w:rsidP="005E7D2C">
      <w:pPr>
        <w:pStyle w:val="Code"/>
        <w:rPr>
          <w:highlight w:val="white"/>
          <w:lang w:val="en-GB"/>
        </w:rPr>
      </w:pPr>
      <w:r w:rsidRPr="00D822A3">
        <w:rPr>
          <w:highlight w:val="white"/>
          <w:lang w:val="en-GB"/>
        </w:rPr>
        <w:t xml:space="preserve">    }</w:t>
      </w:r>
    </w:p>
    <w:p w14:paraId="6E37605B" w14:textId="77777777" w:rsidR="005E7D2C" w:rsidRPr="00D822A3" w:rsidRDefault="005E7D2C" w:rsidP="005E7D2C">
      <w:pPr>
        <w:pStyle w:val="Code"/>
        <w:rPr>
          <w:highlight w:val="white"/>
          <w:lang w:val="en-GB"/>
        </w:rPr>
      </w:pPr>
    </w:p>
    <w:p w14:paraId="5D788668"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73C92DA7" w14:textId="77777777" w:rsidR="005E7D2C" w:rsidRPr="00D822A3" w:rsidRDefault="005E7D2C" w:rsidP="005E7D2C">
      <w:pPr>
        <w:pStyle w:val="Code"/>
        <w:rPr>
          <w:highlight w:val="white"/>
          <w:lang w:val="en-GB"/>
        </w:rPr>
      </w:pPr>
      <w:r w:rsidRPr="00D822A3">
        <w:rPr>
          <w:highlight w:val="white"/>
          <w:lang w:val="en-GB"/>
        </w:rPr>
        <w:t xml:space="preserve">      if (obj is UnorderedPair&lt;FirstType,SecondType&gt;) {</w:t>
      </w:r>
    </w:p>
    <w:p w14:paraId="07E952C3"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1D18B651" w14:textId="77777777" w:rsidR="005E7D2C" w:rsidRPr="00D822A3" w:rsidRDefault="005E7D2C" w:rsidP="005E7D2C">
      <w:pPr>
        <w:pStyle w:val="Code"/>
        <w:rPr>
          <w:highlight w:val="white"/>
          <w:lang w:val="en-GB"/>
        </w:rPr>
      </w:pPr>
      <w:r w:rsidRPr="00D822A3">
        <w:rPr>
          <w:highlight w:val="white"/>
          <w:lang w:val="en-GB"/>
        </w:rPr>
        <w:t xml:space="preserve">        return (First.Equals(pair.First) &amp;&amp; Second.Equals(pair.Second)) ||</w:t>
      </w:r>
    </w:p>
    <w:p w14:paraId="58171319" w14:textId="77777777" w:rsidR="005E7D2C" w:rsidRPr="00D822A3" w:rsidRDefault="005E7D2C" w:rsidP="005E7D2C">
      <w:pPr>
        <w:pStyle w:val="Code"/>
        <w:rPr>
          <w:highlight w:val="white"/>
          <w:lang w:val="en-GB"/>
        </w:rPr>
      </w:pPr>
      <w:r w:rsidRPr="00D822A3">
        <w:rPr>
          <w:highlight w:val="white"/>
          <w:lang w:val="en-GB"/>
        </w:rPr>
        <w:t xml:space="preserve">               (First.Equals(pair.Second) &amp;&amp; Second.Equals(pair.First));</w:t>
      </w:r>
    </w:p>
    <w:p w14:paraId="08447F7A" w14:textId="77777777" w:rsidR="005E7D2C" w:rsidRPr="00D822A3" w:rsidRDefault="005E7D2C" w:rsidP="005E7D2C">
      <w:pPr>
        <w:pStyle w:val="Code"/>
        <w:rPr>
          <w:highlight w:val="white"/>
          <w:lang w:val="en-GB"/>
        </w:rPr>
      </w:pPr>
      <w:r w:rsidRPr="00D822A3">
        <w:rPr>
          <w:highlight w:val="white"/>
          <w:lang w:val="en-GB"/>
        </w:rPr>
        <w:t xml:space="preserve">      }</w:t>
      </w:r>
    </w:p>
    <w:p w14:paraId="46DB132F" w14:textId="77777777" w:rsidR="005E7D2C" w:rsidRPr="00D822A3" w:rsidRDefault="005E7D2C" w:rsidP="005E7D2C">
      <w:pPr>
        <w:pStyle w:val="Code"/>
        <w:rPr>
          <w:highlight w:val="white"/>
          <w:lang w:val="en-GB"/>
        </w:rPr>
      </w:pPr>
      <w:r w:rsidRPr="00D822A3">
        <w:rPr>
          <w:highlight w:val="white"/>
          <w:lang w:val="en-GB"/>
        </w:rPr>
        <w:t xml:space="preserve">    </w:t>
      </w:r>
    </w:p>
    <w:p w14:paraId="5D7BBDD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F2E39FE" w14:textId="77777777" w:rsidR="005E7D2C" w:rsidRPr="00D822A3" w:rsidRDefault="005E7D2C" w:rsidP="005E7D2C">
      <w:pPr>
        <w:pStyle w:val="Code"/>
        <w:rPr>
          <w:highlight w:val="white"/>
          <w:lang w:val="en-GB"/>
        </w:rPr>
      </w:pPr>
      <w:r w:rsidRPr="00D822A3">
        <w:rPr>
          <w:highlight w:val="white"/>
          <w:lang w:val="en-GB"/>
        </w:rPr>
        <w:t xml:space="preserve">    }</w:t>
      </w:r>
    </w:p>
    <w:p w14:paraId="5B73A628" w14:textId="77777777" w:rsidR="005E7D2C" w:rsidRPr="00D822A3" w:rsidRDefault="005E7D2C" w:rsidP="005E7D2C">
      <w:pPr>
        <w:pStyle w:val="Code"/>
        <w:rPr>
          <w:highlight w:val="white"/>
          <w:lang w:val="en-GB"/>
        </w:rPr>
      </w:pPr>
      <w:r w:rsidRPr="00D822A3">
        <w:rPr>
          <w:highlight w:val="white"/>
          <w:lang w:val="en-GB"/>
        </w:rPr>
        <w:t xml:space="preserve">  }</w:t>
      </w:r>
    </w:p>
    <w:p w14:paraId="7EBA211F" w14:textId="77777777" w:rsidR="005E7D2C" w:rsidRPr="00D822A3" w:rsidRDefault="005E7D2C" w:rsidP="005E7D2C">
      <w:pPr>
        <w:pStyle w:val="Code"/>
        <w:rPr>
          <w:highlight w:val="white"/>
          <w:lang w:val="en-GB"/>
        </w:rPr>
      </w:pPr>
      <w:r w:rsidRPr="00D822A3">
        <w:rPr>
          <w:highlight w:val="white"/>
          <w:lang w:val="en-GB"/>
        </w:rPr>
        <w:t>}</w:t>
      </w:r>
    </w:p>
    <w:p w14:paraId="4595A53D" w14:textId="77777777" w:rsidR="005E7D2C" w:rsidRPr="00D822A3" w:rsidRDefault="005E7D2C" w:rsidP="005E7D2C">
      <w:pPr>
        <w:pStyle w:val="Rubrik3"/>
        <w:rPr>
          <w:lang w:val="en-GB"/>
        </w:rPr>
      </w:pPr>
      <w:bookmarkStart w:id="525" w:name="_Toc54120031"/>
      <w:r w:rsidRPr="00D822A3">
        <w:rPr>
          <w:lang w:val="en-GB"/>
        </w:rPr>
        <w:t>Triple</w:t>
      </w:r>
      <w:bookmarkEnd w:id="525"/>
    </w:p>
    <w:p w14:paraId="18F0DC1F" w14:textId="77777777" w:rsidR="005E7D2C" w:rsidRPr="00D822A3" w:rsidRDefault="005E7D2C" w:rsidP="005E7D2C">
      <w:pPr>
        <w:rPr>
          <w:lang w:val="en-GB"/>
        </w:rPr>
      </w:pPr>
      <w:r w:rsidRPr="00D822A3">
        <w:rPr>
          <w:lang w:val="en-GB"/>
        </w:rPr>
        <w:t xml:space="preserve">Moreover, we also need the class </w:t>
      </w:r>
      <w:r w:rsidRPr="00D822A3">
        <w:rPr>
          <w:rStyle w:val="KeyWord0"/>
          <w:lang w:val="en-GB"/>
        </w:rPr>
        <w:t>Triple</w:t>
      </w:r>
      <w:r w:rsidRPr="00D822A3">
        <w:rPr>
          <w:lang w:val="en-GB"/>
        </w:rPr>
        <w:t xml:space="preserve">, to hold three values. </w:t>
      </w:r>
      <w:r w:rsidRPr="00D822A3">
        <w:rPr>
          <w:rStyle w:val="KeyWord0"/>
          <w:lang w:val="en-GB"/>
        </w:rPr>
        <w:t>Triple</w:t>
      </w:r>
      <w:r w:rsidRPr="00D822A3">
        <w:rPr>
          <w:lang w:val="en-GB"/>
        </w:rPr>
        <w:t xml:space="preserve"> class is a direct sub class of </w:t>
      </w:r>
      <w:r w:rsidRPr="00D822A3">
        <w:rPr>
          <w:rStyle w:val="KeyWord0"/>
          <w:lang w:val="en-GB"/>
        </w:rPr>
        <w:t>Pair</w:t>
      </w:r>
      <w:r w:rsidRPr="00D822A3">
        <w:rPr>
          <w:lang w:val="en-GB"/>
        </w:rPr>
        <w:t>, it only adds the third value.</w:t>
      </w:r>
    </w:p>
    <w:p w14:paraId="6B394542" w14:textId="77777777" w:rsidR="005E7D2C" w:rsidRPr="00D822A3" w:rsidRDefault="005E7D2C" w:rsidP="005E7D2C">
      <w:pPr>
        <w:pStyle w:val="CodeListing"/>
        <w:rPr>
          <w:lang w:val="en-GB"/>
        </w:rPr>
      </w:pPr>
      <w:r w:rsidRPr="00D822A3">
        <w:rPr>
          <w:lang w:val="en-GB"/>
        </w:rPr>
        <w:t>Triple.cs</w:t>
      </w:r>
    </w:p>
    <w:p w14:paraId="0F22F76E" w14:textId="77777777" w:rsidR="005E7D2C" w:rsidRPr="00D822A3" w:rsidRDefault="005E7D2C" w:rsidP="005E7D2C">
      <w:pPr>
        <w:pStyle w:val="Code"/>
        <w:rPr>
          <w:highlight w:val="white"/>
          <w:lang w:val="en-GB"/>
        </w:rPr>
      </w:pPr>
      <w:r w:rsidRPr="00D822A3">
        <w:rPr>
          <w:highlight w:val="white"/>
          <w:lang w:val="en-GB"/>
        </w:rPr>
        <w:lastRenderedPageBreak/>
        <w:t>namespace CCompiler {</w:t>
      </w:r>
    </w:p>
    <w:p w14:paraId="4B7AF394" w14:textId="77777777" w:rsidR="005E7D2C" w:rsidRPr="00D822A3" w:rsidRDefault="005E7D2C" w:rsidP="005E7D2C">
      <w:pPr>
        <w:pStyle w:val="Code"/>
        <w:rPr>
          <w:highlight w:val="white"/>
          <w:lang w:val="en-GB"/>
        </w:rPr>
      </w:pPr>
      <w:r w:rsidRPr="00D822A3">
        <w:rPr>
          <w:highlight w:val="white"/>
          <w:lang w:val="en-GB"/>
        </w:rPr>
        <w:t xml:space="preserve">  public class Triple&lt;FirstType,SecondType,ThirdType&gt; :</w:t>
      </w:r>
    </w:p>
    <w:p w14:paraId="46DF4C95" w14:textId="77777777" w:rsidR="005E7D2C" w:rsidRPr="00D822A3" w:rsidRDefault="005E7D2C" w:rsidP="005E7D2C">
      <w:pPr>
        <w:pStyle w:val="Code"/>
        <w:rPr>
          <w:highlight w:val="white"/>
          <w:lang w:val="en-GB"/>
        </w:rPr>
      </w:pPr>
      <w:r w:rsidRPr="00D822A3">
        <w:rPr>
          <w:highlight w:val="white"/>
          <w:lang w:val="en-GB"/>
        </w:rPr>
        <w:t xml:space="preserve">               Pair&lt;FirstType,SecondType&gt; {</w:t>
      </w:r>
    </w:p>
    <w:p w14:paraId="7F89C578" w14:textId="77777777" w:rsidR="005E7D2C" w:rsidRPr="00D822A3" w:rsidRDefault="005E7D2C" w:rsidP="005E7D2C">
      <w:pPr>
        <w:pStyle w:val="Code"/>
        <w:rPr>
          <w:highlight w:val="white"/>
          <w:lang w:val="en-GB"/>
        </w:rPr>
      </w:pPr>
      <w:r w:rsidRPr="00D822A3">
        <w:rPr>
          <w:highlight w:val="white"/>
          <w:lang w:val="en-GB"/>
        </w:rPr>
        <w:t xml:space="preserve">    private ThirdType m_third;</w:t>
      </w:r>
    </w:p>
    <w:p w14:paraId="63698886" w14:textId="77777777" w:rsidR="005E7D2C" w:rsidRPr="00D822A3" w:rsidRDefault="005E7D2C" w:rsidP="005E7D2C">
      <w:pPr>
        <w:pStyle w:val="Code"/>
        <w:rPr>
          <w:highlight w:val="white"/>
          <w:lang w:val="en-GB"/>
        </w:rPr>
      </w:pPr>
    </w:p>
    <w:p w14:paraId="62A7674D" w14:textId="77777777" w:rsidR="005E7D2C" w:rsidRPr="00D822A3" w:rsidRDefault="005E7D2C" w:rsidP="005E7D2C">
      <w:pPr>
        <w:pStyle w:val="Code"/>
        <w:rPr>
          <w:highlight w:val="white"/>
          <w:lang w:val="en-GB"/>
        </w:rPr>
      </w:pPr>
      <w:r w:rsidRPr="00D822A3">
        <w:rPr>
          <w:highlight w:val="white"/>
          <w:lang w:val="en-GB"/>
        </w:rPr>
        <w:t xml:space="preserve">    public Triple(FirstType first, SecondType second, ThirdType third) </w:t>
      </w:r>
    </w:p>
    <w:p w14:paraId="4B32E105" w14:textId="77777777" w:rsidR="005E7D2C" w:rsidRPr="00D822A3" w:rsidRDefault="005E7D2C" w:rsidP="005E7D2C">
      <w:pPr>
        <w:pStyle w:val="Code"/>
        <w:rPr>
          <w:highlight w:val="white"/>
          <w:lang w:val="en-GB"/>
        </w:rPr>
      </w:pPr>
      <w:r w:rsidRPr="00D822A3">
        <w:rPr>
          <w:highlight w:val="white"/>
          <w:lang w:val="en-GB"/>
        </w:rPr>
        <w:t xml:space="preserve">     :base(first, second) {</w:t>
      </w:r>
    </w:p>
    <w:p w14:paraId="79EF53CE" w14:textId="77777777" w:rsidR="005E7D2C" w:rsidRPr="00D822A3" w:rsidRDefault="005E7D2C" w:rsidP="005E7D2C">
      <w:pPr>
        <w:pStyle w:val="Code"/>
        <w:rPr>
          <w:highlight w:val="white"/>
          <w:lang w:val="en-GB"/>
        </w:rPr>
      </w:pPr>
      <w:r w:rsidRPr="00D822A3">
        <w:rPr>
          <w:highlight w:val="white"/>
          <w:lang w:val="en-GB"/>
        </w:rPr>
        <w:t xml:space="preserve">      m_third = third;</w:t>
      </w:r>
    </w:p>
    <w:p w14:paraId="6D6F019D" w14:textId="77777777" w:rsidR="005E7D2C" w:rsidRPr="00D822A3" w:rsidRDefault="005E7D2C" w:rsidP="005E7D2C">
      <w:pPr>
        <w:pStyle w:val="Code"/>
        <w:rPr>
          <w:highlight w:val="white"/>
          <w:lang w:val="en-GB"/>
        </w:rPr>
      </w:pPr>
      <w:r w:rsidRPr="00D822A3">
        <w:rPr>
          <w:highlight w:val="white"/>
          <w:lang w:val="en-GB"/>
        </w:rPr>
        <w:t xml:space="preserve">    }</w:t>
      </w:r>
    </w:p>
    <w:p w14:paraId="569DE6EF" w14:textId="77777777" w:rsidR="005E7D2C" w:rsidRPr="00D822A3" w:rsidRDefault="005E7D2C" w:rsidP="005E7D2C">
      <w:pPr>
        <w:pStyle w:val="Code"/>
        <w:rPr>
          <w:highlight w:val="white"/>
          <w:lang w:val="en-GB"/>
        </w:rPr>
      </w:pPr>
      <w:r w:rsidRPr="00D822A3">
        <w:rPr>
          <w:highlight w:val="white"/>
          <w:lang w:val="en-GB"/>
        </w:rPr>
        <w:t xml:space="preserve">  </w:t>
      </w:r>
    </w:p>
    <w:p w14:paraId="02B14541" w14:textId="77777777" w:rsidR="005E7D2C" w:rsidRPr="00D822A3" w:rsidRDefault="005E7D2C" w:rsidP="005E7D2C">
      <w:pPr>
        <w:pStyle w:val="Code"/>
        <w:rPr>
          <w:highlight w:val="white"/>
          <w:lang w:val="en-GB"/>
        </w:rPr>
      </w:pPr>
      <w:r w:rsidRPr="00D822A3">
        <w:rPr>
          <w:highlight w:val="white"/>
          <w:lang w:val="en-GB"/>
        </w:rPr>
        <w:t xml:space="preserve">    public ThirdType Third {</w:t>
      </w:r>
    </w:p>
    <w:p w14:paraId="65BA8DB3" w14:textId="77777777" w:rsidR="005E7D2C" w:rsidRPr="00D822A3" w:rsidRDefault="005E7D2C" w:rsidP="005E7D2C">
      <w:pPr>
        <w:pStyle w:val="Code"/>
        <w:rPr>
          <w:highlight w:val="white"/>
          <w:lang w:val="en-GB"/>
        </w:rPr>
      </w:pPr>
      <w:r w:rsidRPr="00D822A3">
        <w:rPr>
          <w:highlight w:val="white"/>
          <w:lang w:val="en-GB"/>
        </w:rPr>
        <w:t xml:space="preserve">      get { return m_third; }</w:t>
      </w:r>
    </w:p>
    <w:p w14:paraId="40DB09FC" w14:textId="77777777" w:rsidR="005E7D2C" w:rsidRPr="00D822A3" w:rsidRDefault="005E7D2C" w:rsidP="005E7D2C">
      <w:pPr>
        <w:pStyle w:val="Code"/>
        <w:rPr>
          <w:highlight w:val="white"/>
          <w:lang w:val="en-GB"/>
        </w:rPr>
      </w:pPr>
      <w:r w:rsidRPr="00D822A3">
        <w:rPr>
          <w:highlight w:val="white"/>
          <w:lang w:val="en-GB"/>
        </w:rPr>
        <w:t xml:space="preserve">      set { m_third = value; }</w:t>
      </w:r>
    </w:p>
    <w:p w14:paraId="2E1ADFFD" w14:textId="77777777" w:rsidR="005E7D2C" w:rsidRPr="00D822A3" w:rsidRDefault="005E7D2C" w:rsidP="005E7D2C">
      <w:pPr>
        <w:pStyle w:val="Code"/>
        <w:rPr>
          <w:highlight w:val="white"/>
          <w:lang w:val="en-GB"/>
        </w:rPr>
      </w:pPr>
      <w:r w:rsidRPr="00D822A3">
        <w:rPr>
          <w:highlight w:val="white"/>
          <w:lang w:val="en-GB"/>
        </w:rPr>
        <w:t xml:space="preserve">    }</w:t>
      </w:r>
    </w:p>
    <w:p w14:paraId="580FC5C6" w14:textId="77777777" w:rsidR="005E7D2C" w:rsidRPr="00D822A3" w:rsidRDefault="005E7D2C" w:rsidP="005E7D2C">
      <w:pPr>
        <w:pStyle w:val="Code"/>
        <w:rPr>
          <w:highlight w:val="white"/>
          <w:lang w:val="en-GB"/>
        </w:rPr>
      </w:pPr>
      <w:r w:rsidRPr="00D822A3">
        <w:rPr>
          <w:highlight w:val="white"/>
          <w:lang w:val="en-GB"/>
        </w:rPr>
        <w:t xml:space="preserve">  </w:t>
      </w:r>
    </w:p>
    <w:p w14:paraId="7023271A"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0F9FF90C" w14:textId="77777777" w:rsidR="005E7D2C" w:rsidRPr="00D822A3" w:rsidRDefault="005E7D2C" w:rsidP="005E7D2C">
      <w:pPr>
        <w:pStyle w:val="Code"/>
        <w:rPr>
          <w:highlight w:val="white"/>
          <w:lang w:val="en-GB"/>
        </w:rPr>
      </w:pPr>
      <w:r w:rsidRPr="00D822A3">
        <w:rPr>
          <w:highlight w:val="white"/>
          <w:lang w:val="en-GB"/>
        </w:rPr>
        <w:t xml:space="preserve">      return base.GetHashCode() + m_third.GetHashCode();</w:t>
      </w:r>
    </w:p>
    <w:p w14:paraId="07220AB8" w14:textId="77777777" w:rsidR="005E7D2C" w:rsidRPr="00D822A3" w:rsidRDefault="005E7D2C" w:rsidP="005E7D2C">
      <w:pPr>
        <w:pStyle w:val="Code"/>
        <w:rPr>
          <w:highlight w:val="white"/>
          <w:lang w:val="en-GB"/>
        </w:rPr>
      </w:pPr>
      <w:r w:rsidRPr="00D822A3">
        <w:rPr>
          <w:highlight w:val="white"/>
          <w:lang w:val="en-GB"/>
        </w:rPr>
        <w:t xml:space="preserve">    }</w:t>
      </w:r>
    </w:p>
    <w:p w14:paraId="4001E1A7" w14:textId="77777777" w:rsidR="005E7D2C" w:rsidRPr="00D822A3" w:rsidRDefault="005E7D2C" w:rsidP="005E7D2C">
      <w:pPr>
        <w:pStyle w:val="Code"/>
        <w:rPr>
          <w:highlight w:val="white"/>
          <w:lang w:val="en-GB"/>
        </w:rPr>
      </w:pPr>
    </w:p>
    <w:p w14:paraId="233A8EF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188BAEFE" w14:textId="77777777" w:rsidR="005E7D2C" w:rsidRPr="00D822A3" w:rsidRDefault="005E7D2C" w:rsidP="005E7D2C">
      <w:pPr>
        <w:pStyle w:val="Code"/>
        <w:rPr>
          <w:highlight w:val="white"/>
          <w:lang w:val="en-GB"/>
        </w:rPr>
      </w:pPr>
      <w:r w:rsidRPr="00D822A3">
        <w:rPr>
          <w:highlight w:val="white"/>
          <w:lang w:val="en-GB"/>
        </w:rPr>
        <w:t xml:space="preserve">      if (obj is Triple&lt;FirstType,SecondType,ThirdType&gt;) {</w:t>
      </w:r>
    </w:p>
    <w:p w14:paraId="41C4F328"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triple =</w:t>
      </w:r>
    </w:p>
    <w:p w14:paraId="3BB117CE" w14:textId="77777777" w:rsidR="005E7D2C" w:rsidRPr="00D822A3" w:rsidRDefault="005E7D2C" w:rsidP="005E7D2C">
      <w:pPr>
        <w:pStyle w:val="Code"/>
        <w:rPr>
          <w:highlight w:val="white"/>
          <w:lang w:val="en-GB"/>
        </w:rPr>
      </w:pPr>
      <w:r w:rsidRPr="00D822A3">
        <w:rPr>
          <w:highlight w:val="white"/>
          <w:lang w:val="en-GB"/>
        </w:rPr>
        <w:t xml:space="preserve">          (Triple&lt;FirstType,SecondType,ThirdType&gt;) obj;</w:t>
      </w:r>
    </w:p>
    <w:p w14:paraId="13EAFE40" w14:textId="77777777" w:rsidR="005E7D2C" w:rsidRPr="00D822A3" w:rsidRDefault="005E7D2C" w:rsidP="005E7D2C">
      <w:pPr>
        <w:pStyle w:val="Code"/>
        <w:rPr>
          <w:highlight w:val="white"/>
          <w:lang w:val="en-GB"/>
        </w:rPr>
      </w:pPr>
      <w:r w:rsidRPr="00D822A3">
        <w:rPr>
          <w:highlight w:val="white"/>
          <w:lang w:val="en-GB"/>
        </w:rPr>
        <w:t xml:space="preserve">        return base.Equals(triple) &amp;&amp; m_third.Equals(triple.m_third);</w:t>
      </w:r>
    </w:p>
    <w:p w14:paraId="39288A82" w14:textId="77777777" w:rsidR="005E7D2C" w:rsidRPr="00D822A3" w:rsidRDefault="005E7D2C" w:rsidP="005E7D2C">
      <w:pPr>
        <w:pStyle w:val="Code"/>
        <w:rPr>
          <w:highlight w:val="white"/>
          <w:lang w:val="en-GB"/>
        </w:rPr>
      </w:pPr>
      <w:r w:rsidRPr="00D822A3">
        <w:rPr>
          <w:highlight w:val="white"/>
          <w:lang w:val="en-GB"/>
        </w:rPr>
        <w:t xml:space="preserve">      }</w:t>
      </w:r>
    </w:p>
    <w:p w14:paraId="63566BF9" w14:textId="77777777" w:rsidR="005E7D2C" w:rsidRPr="00D822A3" w:rsidRDefault="005E7D2C" w:rsidP="005E7D2C">
      <w:pPr>
        <w:pStyle w:val="Code"/>
        <w:rPr>
          <w:highlight w:val="white"/>
          <w:lang w:val="en-GB"/>
        </w:rPr>
      </w:pPr>
      <w:r w:rsidRPr="00D822A3">
        <w:rPr>
          <w:highlight w:val="white"/>
          <w:lang w:val="en-GB"/>
        </w:rPr>
        <w:t xml:space="preserve">    </w:t>
      </w:r>
    </w:p>
    <w:p w14:paraId="05792BFE"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4995E68" w14:textId="77777777" w:rsidR="005E7D2C" w:rsidRPr="00D822A3" w:rsidRDefault="005E7D2C" w:rsidP="005E7D2C">
      <w:pPr>
        <w:pStyle w:val="Code"/>
        <w:rPr>
          <w:highlight w:val="white"/>
          <w:lang w:val="en-GB"/>
        </w:rPr>
      </w:pPr>
      <w:r w:rsidRPr="00D822A3">
        <w:rPr>
          <w:highlight w:val="white"/>
          <w:lang w:val="en-GB"/>
        </w:rPr>
        <w:t xml:space="preserve">    }</w:t>
      </w:r>
    </w:p>
    <w:p w14:paraId="5AC778EC" w14:textId="77777777" w:rsidR="005E7D2C" w:rsidRPr="00D822A3" w:rsidRDefault="005E7D2C" w:rsidP="005E7D2C">
      <w:pPr>
        <w:pStyle w:val="Code"/>
        <w:rPr>
          <w:highlight w:val="white"/>
          <w:lang w:val="en-GB"/>
        </w:rPr>
      </w:pPr>
      <w:r w:rsidRPr="00D822A3">
        <w:rPr>
          <w:highlight w:val="white"/>
          <w:lang w:val="en-GB"/>
        </w:rPr>
        <w:t xml:space="preserve">  }</w:t>
      </w:r>
    </w:p>
    <w:p w14:paraId="3176D7F7" w14:textId="77777777"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26" w:name="_Toc54120032"/>
      <w:r w:rsidRPr="00D822A3">
        <w:rPr>
          <w:lang w:val="en-GB"/>
        </w:rPr>
        <w:t>Graph</w:t>
      </w:r>
      <w:bookmarkEnd w:id="526"/>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r w:rsidRPr="00D822A3">
        <w:rPr>
          <w:lang w:val="en-GB"/>
        </w:rPr>
        <w:t>Graph.cs</w:t>
      </w:r>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77777777" w:rsidR="005E7D2C" w:rsidRPr="00D822A3" w:rsidRDefault="005E7D2C" w:rsidP="005E7D2C">
      <w:pPr>
        <w:pStyle w:val="Code"/>
        <w:rPr>
          <w:highlight w:val="white"/>
          <w:lang w:val="en-GB"/>
        </w:rPr>
      </w:pPr>
      <w:r w:rsidRPr="00D822A3">
        <w:rPr>
          <w:highlight w:val="white"/>
          <w:lang w:val="en-GB"/>
        </w:rPr>
        <w:t xml:space="preserve">    private ISet&lt;UnorderedPair&lt;VertexType,VertexType&gt;&gt;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77777777" w:rsidR="005E7D2C" w:rsidRPr="00D822A3" w:rsidRDefault="005E7D2C" w:rsidP="005E7D2C">
      <w:pPr>
        <w:pStyle w:val="Code"/>
        <w:rPr>
          <w:highlight w:val="white"/>
          <w:lang w:val="en-GB"/>
        </w:rPr>
      </w:pPr>
      <w:r w:rsidRPr="00D822A3">
        <w:rPr>
          <w:highlight w:val="white"/>
          <w:lang w:val="en-GB"/>
        </w:rPr>
        <w:t xml:space="preserve">      m_edgeSet = new HashSet&lt;UnorderedPair&lt;VertexType,VertexType&gt;&gt;();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77777777" w:rsidR="005E7D2C" w:rsidRPr="00D822A3" w:rsidRDefault="005E7D2C" w:rsidP="005E7D2C">
      <w:pPr>
        <w:pStyle w:val="Code"/>
        <w:rPr>
          <w:highlight w:val="white"/>
          <w:lang w:val="en-GB"/>
        </w:rPr>
      </w:pPr>
      <w:r w:rsidRPr="00D822A3">
        <w:rPr>
          <w:highlight w:val="white"/>
          <w:lang w:val="en-GB"/>
        </w:rPr>
        <w:t xml:space="preserve">    public ISet&lt;UnorderedPair&lt;VertexType,VertexType&gt;&gt;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t xml:space="preserve">    }</w:t>
      </w:r>
    </w:p>
    <w:p w14:paraId="093A3D92" w14:textId="77777777" w:rsidR="005E7D2C" w:rsidRPr="00D822A3" w:rsidRDefault="005E7D2C" w:rsidP="005E7D2C">
      <w:pPr>
        <w:rPr>
          <w:lang w:val="en-GB"/>
        </w:rPr>
      </w:pPr>
      <w:r w:rsidRPr="00D822A3">
        <w:rPr>
          <w:lang w:val="en-GB"/>
        </w:rPr>
        <w:t xml:space="preserve">The </w:t>
      </w:r>
      <w:r w:rsidRPr="00D822A3">
        <w:rPr>
          <w:rStyle w:val="CodeInText"/>
          <w:lang w:val="en-GB"/>
        </w:rPr>
        <w:t>neighbourSet</w:t>
      </w:r>
      <w:r w:rsidRPr="00D822A3">
        <w:rPr>
          <w:lang w:val="en-GB"/>
        </w:rPr>
        <w:t xml:space="preserve"> method goes through all edges and add each found neighbor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27" w:name="_Toc54120033"/>
      <w:r w:rsidRPr="00D822A3">
        <w:rPr>
          <w:lang w:val="en-GB"/>
        </w:rPr>
        <w:t>Addition and Removal of Vertices and Edges</w:t>
      </w:r>
      <w:bookmarkEnd w:id="527"/>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edgeSetCopy =</w:t>
      </w:r>
    </w:p>
    <w:p w14:paraId="4011B7C2"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HashSet&lt;UnorderedPair&lt;VertexType,VertexType&gt;&gt;(m_edgeSet);</w:t>
      </w:r>
    </w:p>
    <w:p w14:paraId="02C36572" w14:textId="77777777" w:rsidR="005E7D2C" w:rsidRPr="00D822A3" w:rsidRDefault="005E7D2C" w:rsidP="005E7D2C">
      <w:pPr>
        <w:pStyle w:val="Code"/>
        <w:rPr>
          <w:highlight w:val="white"/>
          <w:lang w:val="en-GB"/>
        </w:rPr>
      </w:pPr>
    </w:p>
    <w:p w14:paraId="1D178355"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4878D93B"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77777777" w:rsidR="005E7D2C" w:rsidRPr="00D822A3" w:rsidRDefault="005E7D2C" w:rsidP="005E7D2C">
      <w:pPr>
        <w:pStyle w:val="Code"/>
        <w:rPr>
          <w:highlight w:val="white"/>
          <w:lang w:val="en-GB"/>
        </w:rPr>
      </w:pPr>
      <w:r w:rsidRPr="00D822A3">
        <w:rPr>
          <w:highlight w:val="white"/>
          <w:lang w:val="en-GB"/>
        </w:rPr>
        <w:t xml:space="preserve">      UnorderedPair&lt;VertexType,VertexType&gt; edge =</w:t>
      </w:r>
    </w:p>
    <w:p w14:paraId="5C1B6BC0" w14:textId="77777777" w:rsidR="005E7D2C" w:rsidRPr="00D822A3" w:rsidRDefault="005E7D2C" w:rsidP="005E7D2C">
      <w:pPr>
        <w:pStyle w:val="Code"/>
        <w:rPr>
          <w:highlight w:val="white"/>
          <w:lang w:val="en-GB"/>
        </w:rPr>
      </w:pPr>
      <w:r w:rsidRPr="00D822A3">
        <w:rPr>
          <w:highlight w:val="white"/>
          <w:lang w:val="en-GB"/>
        </w:rPr>
        <w:t xml:space="preserve">        new UnorderedPair&lt;VertexType,VertexType&gt;(vertex1,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28" w:name="_Toc54120034"/>
      <w:r w:rsidRPr="00D822A3">
        <w:rPr>
          <w:lang w:val="en-GB"/>
        </w:rPr>
        <w:lastRenderedPageBreak/>
        <w:t>Graph Partition</w:t>
      </w:r>
      <w:bookmarkEnd w:id="528"/>
    </w:p>
    <w:p w14:paraId="4DE90750" w14:textId="77777777" w:rsidR="005E7D2C" w:rsidRPr="00D822A3" w:rsidRDefault="005E7D2C" w:rsidP="005E7D2C">
      <w:pPr>
        <w:rPr>
          <w:lang w:val="en-GB"/>
        </w:rPr>
      </w:pPr>
      <w:r w:rsidRPr="00D822A3">
        <w:rPr>
          <w:lang w:val="en-GB"/>
        </w:rPr>
        <w:t xml:space="preserve">The method </w:t>
      </w:r>
      <w:r w:rsidRPr="00D822A3">
        <w:rPr>
          <w:rStyle w:val="CodeInText"/>
          <w:lang w:val="en-GB"/>
        </w:rPr>
        <w:t>partitionate</w:t>
      </w:r>
      <w:r w:rsidRPr="00D822A3">
        <w:rPr>
          <w:lang w:val="en-GB"/>
        </w:rPr>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r w:rsidRPr="00D822A3">
        <w:rPr>
          <w:rStyle w:val="CodeInText"/>
          <w:lang w:val="en-GB"/>
        </w:rPr>
        <w:t>DeepFirstSearch</w:t>
      </w:r>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r w:rsidRPr="00D822A3">
        <w:rPr>
          <w:rStyle w:val="CodeInText"/>
          <w:lang w:val="en-GB"/>
        </w:rPr>
        <w:t>generateSubGraph</w:t>
      </w:r>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77777777" w:rsidR="005E7D2C" w:rsidRPr="00D822A3" w:rsidRDefault="005E7D2C" w:rsidP="005E7D2C">
      <w:pPr>
        <w:pStyle w:val="Code"/>
        <w:rPr>
          <w:highlight w:val="white"/>
          <w:lang w:val="en-GB"/>
        </w:rPr>
      </w:pPr>
      <w:r w:rsidRPr="00D822A3">
        <w:rPr>
          <w:highlight w:val="white"/>
          <w:lang w:val="en-GB"/>
        </w:rPr>
        <w:t xml:space="preserve">      ISet&lt;UnorderedPair&lt;VertexType,VertexType&gt;&gt; resultEdgeSet =</w:t>
      </w:r>
    </w:p>
    <w:p w14:paraId="266711B3" w14:textId="77777777" w:rsidR="005E7D2C" w:rsidRPr="00D822A3" w:rsidRDefault="005E7D2C" w:rsidP="005E7D2C">
      <w:pPr>
        <w:pStyle w:val="Code"/>
        <w:rPr>
          <w:highlight w:val="white"/>
          <w:lang w:val="en-GB"/>
        </w:rPr>
      </w:pPr>
      <w:r w:rsidRPr="00D822A3">
        <w:rPr>
          <w:highlight w:val="white"/>
          <w:lang w:val="en-GB"/>
        </w:rPr>
        <w:t xml:space="preserve">        new HashSet&lt;UnorderedPair&lt;VertexType,VertexType&gt;&gt;();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77777777" w:rsidR="005E7D2C" w:rsidRPr="00D822A3" w:rsidRDefault="005E7D2C" w:rsidP="005E7D2C">
      <w:pPr>
        <w:pStyle w:val="Code"/>
        <w:rPr>
          <w:highlight w:val="white"/>
          <w:lang w:val="en-GB"/>
        </w:rPr>
      </w:pPr>
      <w:r w:rsidRPr="00D822A3">
        <w:rPr>
          <w:highlight w:val="white"/>
          <w:lang w:val="en-GB"/>
        </w:rPr>
        <w:t xml:space="preserve">      foreach (UnorderedPair&lt;VertexType,VertexType&gt;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223A6864" w14:textId="77777777" w:rsidR="005E7D2C" w:rsidRPr="00D822A3" w:rsidRDefault="005E7D2C" w:rsidP="005E7D2C">
      <w:pPr>
        <w:pStyle w:val="Rubrik2"/>
        <w:rPr>
          <w:lang w:val="en-GB"/>
        </w:rPr>
      </w:pPr>
      <w:bookmarkStart w:id="529" w:name="_Toc54120035"/>
      <w:r w:rsidRPr="00D822A3">
        <w:rPr>
          <w:lang w:val="en-GB"/>
        </w:rPr>
        <w:lastRenderedPageBreak/>
        <w:t>ListSet and ListMap</w:t>
      </w:r>
      <w:bookmarkEnd w:id="529"/>
    </w:p>
    <w:p w14:paraId="35C39241"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ListSet</w:t>
      </w:r>
      <w:r w:rsidRPr="00D822A3">
        <w:rPr>
          <w:highlight w:val="white"/>
          <w:lang w:val="en-GB"/>
        </w:rPr>
        <w:t xml:space="preserve"> class implements the </w:t>
      </w:r>
      <w:r w:rsidRPr="00D822A3">
        <w:rPr>
          <w:rStyle w:val="KeyWord0"/>
          <w:highlight w:val="white"/>
          <w:lang w:val="en-GB"/>
        </w:rPr>
        <w:t>ISet</w:t>
      </w:r>
      <w:r w:rsidRPr="00D822A3">
        <w:rPr>
          <w:highlight w:val="white"/>
          <w:lang w:val="en-GB"/>
        </w:rPr>
        <w:t xml:space="preserve"> interface with the set as a simple list. The whole point with this implementation is that the values shall be stored in the order they are added. Therefore, the values are not ordered in the set, which make the </w:t>
      </w:r>
      <w:r w:rsidRPr="00D822A3">
        <w:rPr>
          <w:rStyle w:val="KeyWord0"/>
          <w:highlight w:val="white"/>
          <w:lang w:val="en-GB"/>
        </w:rPr>
        <w:t>Contains</w:t>
      </w:r>
      <w:r w:rsidRPr="00D822A3">
        <w:rPr>
          <w:highlight w:val="white"/>
          <w:lang w:val="en-GB"/>
        </w:rPr>
        <w:t xml:space="preserve">, </w:t>
      </w:r>
      <w:r w:rsidRPr="00D822A3">
        <w:rPr>
          <w:rStyle w:val="KeyWord0"/>
          <w:highlight w:val="white"/>
          <w:lang w:val="en-GB"/>
        </w:rPr>
        <w:t>IntersectWith</w:t>
      </w:r>
      <w:r w:rsidRPr="00D822A3">
        <w:rPr>
          <w:highlight w:val="white"/>
          <w:lang w:val="en-GB"/>
        </w:rPr>
        <w:t xml:space="preserve">, </w:t>
      </w:r>
      <w:r w:rsidRPr="00D822A3">
        <w:rPr>
          <w:rStyle w:val="KeyWord0"/>
          <w:highlight w:val="white"/>
          <w:lang w:val="en-GB"/>
        </w:rPr>
        <w:t>UnionWith</w:t>
      </w:r>
      <w:r w:rsidRPr="00D822A3">
        <w:rPr>
          <w:highlight w:val="white"/>
          <w:lang w:val="en-GB"/>
        </w:rPr>
        <w:t xml:space="preserve">, </w:t>
      </w:r>
      <w:r w:rsidRPr="00D822A3">
        <w:rPr>
          <w:rStyle w:val="KeyWord0"/>
          <w:highlight w:val="white"/>
          <w:lang w:val="en-GB"/>
        </w:rPr>
        <w:t>ExceptWith</w:t>
      </w:r>
      <w:r w:rsidRPr="00D822A3">
        <w:rPr>
          <w:highlight w:val="white"/>
          <w:lang w:val="en-GB"/>
        </w:rPr>
        <w:t xml:space="preserve">, and </w:t>
      </w:r>
      <w:r w:rsidRPr="00D822A3">
        <w:rPr>
          <w:rStyle w:val="KeyWord0"/>
          <w:highlight w:val="white"/>
          <w:lang w:val="en-GB"/>
        </w:rPr>
        <w:t>SymmetricExceptWith</w:t>
      </w:r>
      <w:r w:rsidRPr="00D822A3">
        <w:rPr>
          <w:highlight w:val="white"/>
          <w:lang w:val="en-GB"/>
        </w:rPr>
        <w:t xml:space="preserve"> (the union minus the intersection) ineffective. </w:t>
      </w:r>
    </w:p>
    <w:p w14:paraId="2ACE9DDB" w14:textId="77777777" w:rsidR="005E7D2C" w:rsidRPr="00D822A3" w:rsidRDefault="005E7D2C" w:rsidP="005E7D2C">
      <w:pPr>
        <w:pStyle w:val="CodeListing"/>
        <w:rPr>
          <w:highlight w:val="white"/>
          <w:lang w:val="en-GB"/>
        </w:rPr>
      </w:pPr>
      <w:r w:rsidRPr="00D822A3">
        <w:rPr>
          <w:highlight w:val="white"/>
          <w:lang w:val="en-GB"/>
        </w:rPr>
        <w:t>ListSet.cs</w:t>
      </w:r>
    </w:p>
    <w:p w14:paraId="538AB705" w14:textId="77777777" w:rsidR="005E7D2C" w:rsidRPr="00D822A3" w:rsidRDefault="005E7D2C" w:rsidP="005E7D2C">
      <w:pPr>
        <w:pStyle w:val="Code"/>
        <w:rPr>
          <w:highlight w:val="white"/>
          <w:lang w:val="en-GB"/>
        </w:rPr>
      </w:pPr>
      <w:r w:rsidRPr="00D822A3">
        <w:rPr>
          <w:highlight w:val="white"/>
          <w:lang w:val="en-GB"/>
        </w:rPr>
        <w:t>using System.Text;</w:t>
      </w:r>
    </w:p>
    <w:p w14:paraId="0B9C1A34" w14:textId="77777777" w:rsidR="005E7D2C" w:rsidRPr="00D822A3" w:rsidRDefault="005E7D2C" w:rsidP="005E7D2C">
      <w:pPr>
        <w:pStyle w:val="Code"/>
        <w:rPr>
          <w:highlight w:val="white"/>
          <w:lang w:val="en-GB"/>
        </w:rPr>
      </w:pPr>
      <w:r w:rsidRPr="00D822A3">
        <w:rPr>
          <w:highlight w:val="white"/>
          <w:lang w:val="en-GB"/>
        </w:rPr>
        <w:t>using System.Collections;</w:t>
      </w:r>
    </w:p>
    <w:p w14:paraId="7EA5F921"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405368B1" w14:textId="77777777" w:rsidR="005E7D2C" w:rsidRPr="00D822A3" w:rsidRDefault="005E7D2C" w:rsidP="005E7D2C">
      <w:pPr>
        <w:pStyle w:val="Code"/>
        <w:rPr>
          <w:highlight w:val="white"/>
          <w:lang w:val="en-GB"/>
        </w:rPr>
      </w:pPr>
    </w:p>
    <w:p w14:paraId="5AE411F6" w14:textId="77777777" w:rsidR="005E7D2C" w:rsidRPr="00D822A3" w:rsidRDefault="005E7D2C" w:rsidP="005E7D2C">
      <w:pPr>
        <w:pStyle w:val="Code"/>
        <w:rPr>
          <w:highlight w:val="white"/>
          <w:lang w:val="en-GB"/>
        </w:rPr>
      </w:pPr>
      <w:r w:rsidRPr="00D822A3">
        <w:rPr>
          <w:highlight w:val="white"/>
          <w:lang w:val="en-GB"/>
        </w:rPr>
        <w:t>namespace CCompiler {</w:t>
      </w:r>
    </w:p>
    <w:p w14:paraId="7A91E507" w14:textId="77777777" w:rsidR="005E7D2C" w:rsidRPr="00D822A3" w:rsidRDefault="005E7D2C" w:rsidP="005E7D2C">
      <w:pPr>
        <w:pStyle w:val="Code"/>
        <w:rPr>
          <w:highlight w:val="white"/>
          <w:lang w:val="en-GB"/>
        </w:rPr>
      </w:pPr>
      <w:r w:rsidRPr="00D822A3">
        <w:rPr>
          <w:highlight w:val="white"/>
          <w:lang w:val="en-GB"/>
        </w:rPr>
        <w:t xml:space="preserve">  public class ListSet&lt;SetType&gt; : ISet&lt;SetType&gt; {</w:t>
      </w:r>
    </w:p>
    <w:p w14:paraId="4A0C3581" w14:textId="77777777" w:rsidR="005E7D2C" w:rsidRPr="00D822A3" w:rsidRDefault="005E7D2C" w:rsidP="005E7D2C">
      <w:pPr>
        <w:pStyle w:val="Code"/>
        <w:rPr>
          <w:highlight w:val="white"/>
          <w:lang w:val="en-GB"/>
        </w:rPr>
      </w:pPr>
      <w:r w:rsidRPr="00D822A3">
        <w:rPr>
          <w:highlight w:val="white"/>
          <w:lang w:val="en-GB"/>
        </w:rPr>
        <w:t xml:space="preserve">    private List&lt;SetType&gt; m_list = new List&lt;SetType&gt;();</w:t>
      </w:r>
    </w:p>
    <w:p w14:paraId="516D685C" w14:textId="77777777" w:rsidR="005E7D2C" w:rsidRPr="00D822A3" w:rsidRDefault="005E7D2C" w:rsidP="005E7D2C">
      <w:pPr>
        <w:pStyle w:val="Code"/>
        <w:rPr>
          <w:highlight w:val="white"/>
          <w:lang w:val="en-GB"/>
        </w:rPr>
      </w:pPr>
    </w:p>
    <w:p w14:paraId="6D496ABC" w14:textId="77777777" w:rsidR="005E7D2C" w:rsidRPr="00D822A3" w:rsidRDefault="005E7D2C" w:rsidP="005E7D2C">
      <w:pPr>
        <w:pStyle w:val="Code"/>
        <w:rPr>
          <w:highlight w:val="white"/>
          <w:lang w:val="en-GB"/>
        </w:rPr>
      </w:pPr>
      <w:r w:rsidRPr="00D822A3">
        <w:rPr>
          <w:highlight w:val="white"/>
          <w:lang w:val="en-GB"/>
        </w:rPr>
        <w:t xml:space="preserve">    public ListSet() {</w:t>
      </w:r>
    </w:p>
    <w:p w14:paraId="34909BEB" w14:textId="77777777" w:rsidR="005E7D2C" w:rsidRPr="00D822A3" w:rsidRDefault="005E7D2C" w:rsidP="005E7D2C">
      <w:pPr>
        <w:pStyle w:val="Code"/>
        <w:rPr>
          <w:highlight w:val="white"/>
          <w:lang w:val="en-GB"/>
        </w:rPr>
      </w:pPr>
      <w:r w:rsidRPr="00D822A3">
        <w:rPr>
          <w:highlight w:val="white"/>
          <w:lang w:val="en-GB"/>
        </w:rPr>
        <w:t xml:space="preserve">      // Empty.</w:t>
      </w:r>
    </w:p>
    <w:p w14:paraId="2ABA5652" w14:textId="77777777" w:rsidR="005E7D2C" w:rsidRPr="00D822A3" w:rsidRDefault="005E7D2C" w:rsidP="005E7D2C">
      <w:pPr>
        <w:pStyle w:val="Code"/>
        <w:rPr>
          <w:highlight w:val="white"/>
          <w:lang w:val="en-GB"/>
        </w:rPr>
      </w:pPr>
      <w:r w:rsidRPr="00D822A3">
        <w:rPr>
          <w:highlight w:val="white"/>
          <w:lang w:val="en-GB"/>
        </w:rPr>
        <w:t xml:space="preserve">    }</w:t>
      </w:r>
    </w:p>
    <w:p w14:paraId="498E5A5C" w14:textId="77777777" w:rsidR="005E7D2C" w:rsidRPr="00D822A3" w:rsidRDefault="005E7D2C" w:rsidP="005E7D2C">
      <w:pPr>
        <w:pStyle w:val="Code"/>
        <w:rPr>
          <w:highlight w:val="white"/>
          <w:lang w:val="en-GB"/>
        </w:rPr>
      </w:pPr>
    </w:p>
    <w:p w14:paraId="752D5BB4"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6823F1E3"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46038814" w14:textId="77777777" w:rsidR="005E7D2C" w:rsidRPr="00D822A3" w:rsidRDefault="005E7D2C" w:rsidP="005E7D2C">
      <w:pPr>
        <w:pStyle w:val="Code"/>
        <w:rPr>
          <w:highlight w:val="white"/>
          <w:lang w:val="en-GB"/>
        </w:rPr>
      </w:pPr>
      <w:r w:rsidRPr="00D822A3">
        <w:rPr>
          <w:highlight w:val="white"/>
          <w:lang w:val="en-GB"/>
        </w:rPr>
        <w:t xml:space="preserve">    }</w:t>
      </w:r>
    </w:p>
    <w:p w14:paraId="10882F5A" w14:textId="77777777" w:rsidR="005E7D2C" w:rsidRPr="00D822A3" w:rsidRDefault="005E7D2C" w:rsidP="005E7D2C">
      <w:pPr>
        <w:pStyle w:val="Code"/>
        <w:rPr>
          <w:highlight w:val="white"/>
          <w:lang w:val="en-GB"/>
        </w:rPr>
      </w:pPr>
    </w:p>
    <w:p w14:paraId="538D3921"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BD591FC"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4E5912" w14:textId="77777777" w:rsidR="005E7D2C" w:rsidRPr="00D822A3" w:rsidRDefault="005E7D2C" w:rsidP="005E7D2C">
      <w:pPr>
        <w:pStyle w:val="Code"/>
        <w:rPr>
          <w:highlight w:val="white"/>
          <w:lang w:val="en-GB"/>
        </w:rPr>
      </w:pPr>
      <w:r w:rsidRPr="00D822A3">
        <w:rPr>
          <w:highlight w:val="white"/>
          <w:lang w:val="en-GB"/>
        </w:rPr>
        <w:t xml:space="preserve">    }</w:t>
      </w:r>
    </w:p>
    <w:p w14:paraId="07BBF05E" w14:textId="77777777" w:rsidR="005E7D2C" w:rsidRPr="00D822A3" w:rsidRDefault="005E7D2C" w:rsidP="005E7D2C">
      <w:pPr>
        <w:pStyle w:val="Code"/>
        <w:rPr>
          <w:highlight w:val="white"/>
          <w:lang w:val="en-GB"/>
        </w:rPr>
      </w:pPr>
    </w:p>
    <w:p w14:paraId="5000FE1F" w14:textId="77777777" w:rsidR="005E7D2C" w:rsidRPr="00D822A3" w:rsidRDefault="005E7D2C" w:rsidP="005E7D2C">
      <w:pPr>
        <w:pStyle w:val="Code"/>
        <w:rPr>
          <w:highlight w:val="white"/>
          <w:lang w:val="en-GB"/>
        </w:rPr>
      </w:pPr>
      <w:r w:rsidRPr="00D822A3">
        <w:rPr>
          <w:highlight w:val="white"/>
          <w:lang w:val="en-GB"/>
        </w:rPr>
        <w:t xml:space="preserve">    public ListSet(SetType value) {</w:t>
      </w:r>
    </w:p>
    <w:p w14:paraId="5121B909"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15C47CF1" w14:textId="77777777" w:rsidR="005E7D2C" w:rsidRPr="00D822A3" w:rsidRDefault="005E7D2C" w:rsidP="005E7D2C">
      <w:pPr>
        <w:pStyle w:val="Code"/>
        <w:rPr>
          <w:highlight w:val="white"/>
          <w:lang w:val="en-GB"/>
        </w:rPr>
      </w:pPr>
      <w:r w:rsidRPr="00D822A3">
        <w:rPr>
          <w:highlight w:val="white"/>
          <w:lang w:val="en-GB"/>
        </w:rPr>
        <w:t xml:space="preserve">    }</w:t>
      </w:r>
    </w:p>
    <w:p w14:paraId="2DF9E7E4" w14:textId="77777777" w:rsidR="005E7D2C" w:rsidRPr="00D822A3" w:rsidRDefault="005E7D2C" w:rsidP="005E7D2C">
      <w:pPr>
        <w:pStyle w:val="Code"/>
        <w:rPr>
          <w:highlight w:val="white"/>
          <w:lang w:val="en-GB"/>
        </w:rPr>
      </w:pPr>
      <w:r w:rsidRPr="00D822A3">
        <w:rPr>
          <w:highlight w:val="white"/>
          <w:lang w:val="en-GB"/>
        </w:rPr>
        <w:t xml:space="preserve">  </w:t>
      </w:r>
    </w:p>
    <w:p w14:paraId="6741F476" w14:textId="77777777" w:rsidR="005E7D2C" w:rsidRPr="00D822A3" w:rsidRDefault="005E7D2C" w:rsidP="005E7D2C">
      <w:pPr>
        <w:pStyle w:val="Code"/>
        <w:rPr>
          <w:highlight w:val="white"/>
          <w:lang w:val="en-GB"/>
        </w:rPr>
      </w:pPr>
      <w:r w:rsidRPr="00D822A3">
        <w:rPr>
          <w:highlight w:val="white"/>
          <w:lang w:val="en-GB"/>
        </w:rPr>
        <w:t xml:space="preserve">    public ListSet(SetType[] array) {</w:t>
      </w:r>
    </w:p>
    <w:p w14:paraId="684C3C84" w14:textId="77777777" w:rsidR="005E7D2C" w:rsidRPr="00D822A3" w:rsidRDefault="005E7D2C" w:rsidP="005E7D2C">
      <w:pPr>
        <w:pStyle w:val="Code"/>
        <w:rPr>
          <w:highlight w:val="white"/>
          <w:lang w:val="en-GB"/>
        </w:rPr>
      </w:pPr>
      <w:r w:rsidRPr="00D822A3">
        <w:rPr>
          <w:highlight w:val="white"/>
          <w:lang w:val="en-GB"/>
        </w:rPr>
        <w:t xml:space="preserve">      m_list.AddRange(array);</w:t>
      </w:r>
    </w:p>
    <w:p w14:paraId="4FBA7223" w14:textId="77777777" w:rsidR="005E7D2C" w:rsidRPr="00D822A3" w:rsidRDefault="005E7D2C" w:rsidP="005E7D2C">
      <w:pPr>
        <w:pStyle w:val="Code"/>
        <w:rPr>
          <w:highlight w:val="white"/>
          <w:lang w:val="en-GB"/>
        </w:rPr>
      </w:pPr>
      <w:r w:rsidRPr="00D822A3">
        <w:rPr>
          <w:highlight w:val="white"/>
          <w:lang w:val="en-GB"/>
        </w:rPr>
        <w:t xml:space="preserve">    }</w:t>
      </w:r>
    </w:p>
    <w:p w14:paraId="3EB98EEB" w14:textId="77777777" w:rsidR="005E7D2C" w:rsidRPr="00D822A3" w:rsidRDefault="005E7D2C" w:rsidP="005E7D2C">
      <w:pPr>
        <w:pStyle w:val="Code"/>
        <w:rPr>
          <w:highlight w:val="white"/>
          <w:lang w:val="en-GB"/>
        </w:rPr>
      </w:pPr>
    </w:p>
    <w:p w14:paraId="6FAC9DEB" w14:textId="77777777" w:rsidR="005E7D2C" w:rsidRPr="00D822A3" w:rsidRDefault="005E7D2C" w:rsidP="005E7D2C">
      <w:pPr>
        <w:pStyle w:val="Code"/>
        <w:rPr>
          <w:highlight w:val="white"/>
          <w:lang w:val="en-GB"/>
        </w:rPr>
      </w:pPr>
      <w:r w:rsidRPr="00D822A3">
        <w:rPr>
          <w:highlight w:val="white"/>
          <w:lang w:val="en-GB"/>
        </w:rPr>
        <w:t xml:space="preserve">    public ListSet(IEnumerable&lt;SetType&gt; enumerable) {</w:t>
      </w:r>
    </w:p>
    <w:p w14:paraId="4C332453" w14:textId="77777777" w:rsidR="005E7D2C" w:rsidRPr="00D822A3" w:rsidRDefault="005E7D2C" w:rsidP="005E7D2C">
      <w:pPr>
        <w:pStyle w:val="Code"/>
        <w:rPr>
          <w:highlight w:val="white"/>
          <w:lang w:val="en-GB"/>
        </w:rPr>
      </w:pPr>
      <w:r w:rsidRPr="00D822A3">
        <w:rPr>
          <w:highlight w:val="white"/>
          <w:lang w:val="en-GB"/>
        </w:rPr>
        <w:t xml:space="preserve">      m_list.AddRange(enumerable);</w:t>
      </w:r>
    </w:p>
    <w:p w14:paraId="610569FA" w14:textId="77777777" w:rsidR="005E7D2C" w:rsidRPr="00D822A3" w:rsidRDefault="005E7D2C" w:rsidP="005E7D2C">
      <w:pPr>
        <w:pStyle w:val="Code"/>
        <w:rPr>
          <w:highlight w:val="white"/>
          <w:lang w:val="en-GB"/>
        </w:rPr>
      </w:pPr>
      <w:r w:rsidRPr="00D822A3">
        <w:rPr>
          <w:highlight w:val="white"/>
          <w:lang w:val="en-GB"/>
        </w:rPr>
        <w:t xml:space="preserve">    }</w:t>
      </w:r>
    </w:p>
    <w:p w14:paraId="27BF9641" w14:textId="77777777" w:rsidR="005E7D2C" w:rsidRPr="00D822A3" w:rsidRDefault="005E7D2C" w:rsidP="005E7D2C">
      <w:pPr>
        <w:pStyle w:val="Code"/>
        <w:rPr>
          <w:highlight w:val="white"/>
          <w:lang w:val="en-GB"/>
        </w:rPr>
      </w:pPr>
    </w:p>
    <w:p w14:paraId="7BF40DCE" w14:textId="77777777" w:rsidR="005E7D2C" w:rsidRPr="00D822A3" w:rsidRDefault="005E7D2C" w:rsidP="005E7D2C">
      <w:pPr>
        <w:pStyle w:val="Code"/>
        <w:rPr>
          <w:highlight w:val="white"/>
          <w:lang w:val="en-GB"/>
        </w:rPr>
      </w:pPr>
      <w:r w:rsidRPr="00D822A3">
        <w:rPr>
          <w:highlight w:val="white"/>
          <w:lang w:val="en-GB"/>
        </w:rPr>
        <w:t xml:space="preserve">    public void CopyTo(SetType[] array, int index) {</w:t>
      </w:r>
    </w:p>
    <w:p w14:paraId="5CC2A201"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1CDD81B" w14:textId="77777777" w:rsidR="005E7D2C" w:rsidRPr="00D822A3" w:rsidRDefault="005E7D2C" w:rsidP="005E7D2C">
      <w:pPr>
        <w:pStyle w:val="Code"/>
        <w:rPr>
          <w:highlight w:val="white"/>
          <w:lang w:val="en-GB"/>
        </w:rPr>
      </w:pPr>
      <w:r w:rsidRPr="00D822A3">
        <w:rPr>
          <w:highlight w:val="white"/>
          <w:lang w:val="en-GB"/>
        </w:rPr>
        <w:t xml:space="preserve">        array[index++] = value;</w:t>
      </w:r>
    </w:p>
    <w:p w14:paraId="40E8522F" w14:textId="77777777" w:rsidR="005E7D2C" w:rsidRPr="00D822A3" w:rsidRDefault="005E7D2C" w:rsidP="005E7D2C">
      <w:pPr>
        <w:pStyle w:val="Code"/>
        <w:rPr>
          <w:highlight w:val="white"/>
          <w:lang w:val="en-GB"/>
        </w:rPr>
      </w:pPr>
      <w:r w:rsidRPr="00D822A3">
        <w:rPr>
          <w:highlight w:val="white"/>
          <w:lang w:val="en-GB"/>
        </w:rPr>
        <w:t xml:space="preserve">      }</w:t>
      </w:r>
    </w:p>
    <w:p w14:paraId="2BA5AEC4" w14:textId="77777777" w:rsidR="005E7D2C" w:rsidRPr="00D822A3" w:rsidRDefault="005E7D2C" w:rsidP="005E7D2C">
      <w:pPr>
        <w:pStyle w:val="Code"/>
        <w:rPr>
          <w:highlight w:val="white"/>
          <w:lang w:val="en-GB"/>
        </w:rPr>
      </w:pPr>
      <w:r w:rsidRPr="00D822A3">
        <w:rPr>
          <w:highlight w:val="white"/>
          <w:lang w:val="en-GB"/>
        </w:rPr>
        <w:t xml:space="preserve">    }</w:t>
      </w:r>
    </w:p>
    <w:p w14:paraId="0E2E58F1" w14:textId="77777777" w:rsidR="005E7D2C" w:rsidRPr="00D822A3" w:rsidRDefault="005E7D2C" w:rsidP="005E7D2C">
      <w:pPr>
        <w:pStyle w:val="Code"/>
        <w:rPr>
          <w:highlight w:val="white"/>
          <w:lang w:val="en-GB"/>
        </w:rPr>
      </w:pPr>
    </w:p>
    <w:p w14:paraId="2316D0D2"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D55D5C4" w14:textId="77777777" w:rsidR="005E7D2C" w:rsidRPr="00D822A3" w:rsidRDefault="005E7D2C" w:rsidP="005E7D2C">
      <w:pPr>
        <w:pStyle w:val="Code"/>
        <w:rPr>
          <w:highlight w:val="white"/>
          <w:lang w:val="en-GB"/>
        </w:rPr>
      </w:pPr>
      <w:r w:rsidRPr="00D822A3">
        <w:rPr>
          <w:highlight w:val="white"/>
          <w:lang w:val="en-GB"/>
        </w:rPr>
        <w:t xml:space="preserve">      m_list.Clear();</w:t>
      </w:r>
    </w:p>
    <w:p w14:paraId="20F69300" w14:textId="77777777" w:rsidR="005E7D2C" w:rsidRPr="00D822A3" w:rsidRDefault="005E7D2C" w:rsidP="005E7D2C">
      <w:pPr>
        <w:pStyle w:val="Code"/>
        <w:rPr>
          <w:highlight w:val="white"/>
          <w:lang w:val="en-GB"/>
        </w:rPr>
      </w:pPr>
      <w:r w:rsidRPr="00D822A3">
        <w:rPr>
          <w:highlight w:val="white"/>
          <w:lang w:val="en-GB"/>
        </w:rPr>
        <w:t xml:space="preserve">    }</w:t>
      </w:r>
    </w:p>
    <w:p w14:paraId="2E7235D3" w14:textId="77777777" w:rsidR="005E7D2C" w:rsidRPr="00D822A3" w:rsidRDefault="005E7D2C" w:rsidP="005E7D2C">
      <w:pPr>
        <w:pStyle w:val="Code"/>
        <w:rPr>
          <w:highlight w:val="white"/>
          <w:lang w:val="en-GB"/>
        </w:rPr>
      </w:pPr>
      <w:r w:rsidRPr="00D822A3">
        <w:rPr>
          <w:highlight w:val="white"/>
          <w:lang w:val="en-GB"/>
        </w:rPr>
        <w:t xml:space="preserve">        </w:t>
      </w:r>
    </w:p>
    <w:p w14:paraId="6E87BCC9" w14:textId="77777777" w:rsidR="005E7D2C" w:rsidRPr="00D822A3" w:rsidRDefault="005E7D2C" w:rsidP="005E7D2C">
      <w:pPr>
        <w:pStyle w:val="Code"/>
        <w:rPr>
          <w:highlight w:val="white"/>
          <w:lang w:val="en-GB"/>
        </w:rPr>
      </w:pPr>
      <w:r w:rsidRPr="00D822A3">
        <w:rPr>
          <w:highlight w:val="white"/>
          <w:lang w:val="en-GB"/>
        </w:rPr>
        <w:t xml:space="preserve">    public bool Contains(SetType value) {</w:t>
      </w:r>
    </w:p>
    <w:p w14:paraId="686262C1" w14:textId="77777777" w:rsidR="005E7D2C" w:rsidRPr="00D822A3" w:rsidRDefault="005E7D2C" w:rsidP="005E7D2C">
      <w:pPr>
        <w:pStyle w:val="Code"/>
        <w:rPr>
          <w:highlight w:val="white"/>
          <w:lang w:val="en-GB"/>
        </w:rPr>
      </w:pPr>
      <w:r w:rsidRPr="00D822A3">
        <w:rPr>
          <w:highlight w:val="white"/>
          <w:lang w:val="en-GB"/>
        </w:rPr>
        <w:t xml:space="preserve">      return m_list.Contains(value);</w:t>
      </w:r>
    </w:p>
    <w:p w14:paraId="21736A25" w14:textId="77777777" w:rsidR="005E7D2C" w:rsidRPr="00D822A3" w:rsidRDefault="005E7D2C" w:rsidP="005E7D2C">
      <w:pPr>
        <w:pStyle w:val="Code"/>
        <w:rPr>
          <w:highlight w:val="white"/>
          <w:lang w:val="en-GB"/>
        </w:rPr>
      </w:pPr>
      <w:r w:rsidRPr="00D822A3">
        <w:rPr>
          <w:highlight w:val="white"/>
          <w:lang w:val="en-GB"/>
        </w:rPr>
        <w:t xml:space="preserve">    }</w:t>
      </w:r>
    </w:p>
    <w:p w14:paraId="63BBD3B9" w14:textId="77777777" w:rsidR="005E7D2C" w:rsidRPr="00D822A3" w:rsidRDefault="005E7D2C" w:rsidP="005E7D2C">
      <w:pPr>
        <w:pStyle w:val="Code"/>
        <w:rPr>
          <w:highlight w:val="white"/>
          <w:lang w:val="en-GB"/>
        </w:rPr>
      </w:pPr>
    </w:p>
    <w:p w14:paraId="37B64895" w14:textId="77777777" w:rsidR="005E7D2C" w:rsidRPr="00D822A3" w:rsidRDefault="005E7D2C" w:rsidP="005E7D2C">
      <w:pPr>
        <w:pStyle w:val="Code"/>
        <w:rPr>
          <w:highlight w:val="white"/>
          <w:lang w:val="en-GB"/>
        </w:rPr>
      </w:pPr>
      <w:r w:rsidRPr="00D822A3">
        <w:rPr>
          <w:highlight w:val="white"/>
          <w:lang w:val="en-GB"/>
        </w:rPr>
        <w:t xml:space="preserve">    void ICollection&lt;SetType&gt;.Add(SetType value) {</w:t>
      </w:r>
    </w:p>
    <w:p w14:paraId="670B56F1" w14:textId="77777777" w:rsidR="005E7D2C" w:rsidRPr="00D822A3" w:rsidRDefault="005E7D2C" w:rsidP="005E7D2C">
      <w:pPr>
        <w:pStyle w:val="Code"/>
        <w:rPr>
          <w:highlight w:val="white"/>
          <w:lang w:val="en-GB"/>
        </w:rPr>
      </w:pPr>
      <w:r w:rsidRPr="00D822A3">
        <w:rPr>
          <w:highlight w:val="white"/>
          <w:lang w:val="en-GB"/>
        </w:rPr>
        <w:lastRenderedPageBreak/>
        <w:t xml:space="preserve">      if (!m_list.Contains(value)) {</w:t>
      </w:r>
    </w:p>
    <w:p w14:paraId="39133B16"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31CE852C" w14:textId="77777777" w:rsidR="005E7D2C" w:rsidRPr="00D822A3" w:rsidRDefault="005E7D2C" w:rsidP="005E7D2C">
      <w:pPr>
        <w:pStyle w:val="Code"/>
        <w:rPr>
          <w:highlight w:val="white"/>
          <w:lang w:val="en-GB"/>
        </w:rPr>
      </w:pPr>
      <w:r w:rsidRPr="00D822A3">
        <w:rPr>
          <w:highlight w:val="white"/>
          <w:lang w:val="en-GB"/>
        </w:rPr>
        <w:t xml:space="preserve">      }</w:t>
      </w:r>
    </w:p>
    <w:p w14:paraId="5AD7BC14" w14:textId="77777777" w:rsidR="005E7D2C" w:rsidRPr="00D822A3" w:rsidRDefault="005E7D2C" w:rsidP="005E7D2C">
      <w:pPr>
        <w:pStyle w:val="Code"/>
        <w:rPr>
          <w:highlight w:val="white"/>
          <w:lang w:val="en-GB"/>
        </w:rPr>
      </w:pPr>
      <w:r w:rsidRPr="00D822A3">
        <w:rPr>
          <w:highlight w:val="white"/>
          <w:lang w:val="en-GB"/>
        </w:rPr>
        <w:t xml:space="preserve">    }</w:t>
      </w:r>
    </w:p>
    <w:p w14:paraId="215735F7" w14:textId="77777777" w:rsidR="005E7D2C" w:rsidRPr="00D822A3" w:rsidRDefault="005E7D2C" w:rsidP="005E7D2C">
      <w:pPr>
        <w:pStyle w:val="Code"/>
        <w:rPr>
          <w:highlight w:val="white"/>
          <w:lang w:val="en-GB"/>
        </w:rPr>
      </w:pPr>
    </w:p>
    <w:p w14:paraId="29BE1162" w14:textId="77777777" w:rsidR="005E7D2C" w:rsidRPr="00D822A3" w:rsidRDefault="005E7D2C" w:rsidP="005E7D2C">
      <w:pPr>
        <w:pStyle w:val="Code"/>
        <w:rPr>
          <w:highlight w:val="white"/>
          <w:lang w:val="en-GB"/>
        </w:rPr>
      </w:pPr>
      <w:r w:rsidRPr="00D822A3">
        <w:rPr>
          <w:highlight w:val="white"/>
          <w:lang w:val="en-GB"/>
        </w:rPr>
        <w:t xml:space="preserve">    bool ISet&lt;SetType&gt;.Add(SetType value) {</w:t>
      </w:r>
    </w:p>
    <w:p w14:paraId="7BADAF7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1318AC0"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74A4C0D6"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F86D0D1" w14:textId="77777777" w:rsidR="005E7D2C" w:rsidRPr="00D822A3" w:rsidRDefault="005E7D2C" w:rsidP="005E7D2C">
      <w:pPr>
        <w:pStyle w:val="Code"/>
        <w:rPr>
          <w:highlight w:val="white"/>
          <w:lang w:val="en-GB"/>
        </w:rPr>
      </w:pPr>
      <w:r w:rsidRPr="00D822A3">
        <w:rPr>
          <w:highlight w:val="white"/>
          <w:lang w:val="en-GB"/>
        </w:rPr>
        <w:t xml:space="preserve">      }</w:t>
      </w:r>
    </w:p>
    <w:p w14:paraId="2205E487" w14:textId="77777777" w:rsidR="005E7D2C" w:rsidRPr="00D822A3" w:rsidRDefault="005E7D2C" w:rsidP="005E7D2C">
      <w:pPr>
        <w:pStyle w:val="Code"/>
        <w:rPr>
          <w:highlight w:val="white"/>
          <w:lang w:val="en-GB"/>
        </w:rPr>
      </w:pPr>
    </w:p>
    <w:p w14:paraId="571CD99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08D49229" w14:textId="77777777" w:rsidR="005E7D2C" w:rsidRPr="00D822A3" w:rsidRDefault="005E7D2C" w:rsidP="005E7D2C">
      <w:pPr>
        <w:pStyle w:val="Code"/>
        <w:rPr>
          <w:highlight w:val="white"/>
          <w:lang w:val="en-GB"/>
        </w:rPr>
      </w:pPr>
      <w:r w:rsidRPr="00D822A3">
        <w:rPr>
          <w:highlight w:val="white"/>
          <w:lang w:val="en-GB"/>
        </w:rPr>
        <w:t xml:space="preserve">    }</w:t>
      </w:r>
    </w:p>
    <w:p w14:paraId="5DF7DE9F" w14:textId="77777777" w:rsidR="005E7D2C" w:rsidRPr="00D822A3" w:rsidRDefault="005E7D2C" w:rsidP="005E7D2C">
      <w:pPr>
        <w:pStyle w:val="Code"/>
        <w:rPr>
          <w:highlight w:val="white"/>
          <w:lang w:val="en-GB"/>
        </w:rPr>
      </w:pPr>
    </w:p>
    <w:p w14:paraId="09246EA7" w14:textId="77777777" w:rsidR="005E7D2C" w:rsidRPr="00D822A3" w:rsidRDefault="005E7D2C" w:rsidP="005E7D2C">
      <w:pPr>
        <w:pStyle w:val="Code"/>
        <w:rPr>
          <w:highlight w:val="white"/>
          <w:lang w:val="en-GB"/>
        </w:rPr>
      </w:pPr>
      <w:r w:rsidRPr="00D822A3">
        <w:rPr>
          <w:highlight w:val="white"/>
          <w:lang w:val="en-GB"/>
        </w:rPr>
        <w:t xml:space="preserve">    public bool Remove(SetType value) {</w:t>
      </w:r>
    </w:p>
    <w:p w14:paraId="55B5BDE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38443551"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2BBE46CF"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DAF39A2" w14:textId="77777777" w:rsidR="005E7D2C" w:rsidRPr="00D822A3" w:rsidRDefault="005E7D2C" w:rsidP="005E7D2C">
      <w:pPr>
        <w:pStyle w:val="Code"/>
        <w:rPr>
          <w:highlight w:val="white"/>
          <w:lang w:val="en-GB"/>
        </w:rPr>
      </w:pPr>
      <w:r w:rsidRPr="00D822A3">
        <w:rPr>
          <w:highlight w:val="white"/>
          <w:lang w:val="en-GB"/>
        </w:rPr>
        <w:t xml:space="preserve">      }</w:t>
      </w:r>
    </w:p>
    <w:p w14:paraId="0642CBCE" w14:textId="77777777" w:rsidR="005E7D2C" w:rsidRPr="00D822A3" w:rsidRDefault="005E7D2C" w:rsidP="005E7D2C">
      <w:pPr>
        <w:pStyle w:val="Code"/>
        <w:rPr>
          <w:highlight w:val="white"/>
          <w:lang w:val="en-GB"/>
        </w:rPr>
      </w:pPr>
    </w:p>
    <w:p w14:paraId="4B914A0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FD26848" w14:textId="77777777" w:rsidR="005E7D2C" w:rsidRPr="00D822A3" w:rsidRDefault="005E7D2C" w:rsidP="005E7D2C">
      <w:pPr>
        <w:pStyle w:val="Code"/>
        <w:rPr>
          <w:highlight w:val="white"/>
          <w:lang w:val="en-GB"/>
        </w:rPr>
      </w:pPr>
      <w:r w:rsidRPr="00D822A3">
        <w:rPr>
          <w:highlight w:val="white"/>
          <w:lang w:val="en-GB"/>
        </w:rPr>
        <w:t xml:space="preserve">    }</w:t>
      </w:r>
    </w:p>
    <w:p w14:paraId="65F7554A" w14:textId="77777777" w:rsidR="005E7D2C" w:rsidRPr="00D822A3" w:rsidRDefault="005E7D2C" w:rsidP="005E7D2C">
      <w:pPr>
        <w:pStyle w:val="Code"/>
        <w:rPr>
          <w:highlight w:val="white"/>
          <w:lang w:val="en-GB"/>
        </w:rPr>
      </w:pPr>
    </w:p>
    <w:p w14:paraId="5C8FEE7E"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18BD4638"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303BA225" w14:textId="77777777" w:rsidR="005E7D2C" w:rsidRPr="00D822A3" w:rsidRDefault="005E7D2C" w:rsidP="005E7D2C">
      <w:pPr>
        <w:pStyle w:val="Code"/>
        <w:rPr>
          <w:highlight w:val="white"/>
          <w:lang w:val="en-GB"/>
        </w:rPr>
      </w:pPr>
      <w:r w:rsidRPr="00D822A3">
        <w:rPr>
          <w:highlight w:val="white"/>
          <w:lang w:val="en-GB"/>
        </w:rPr>
        <w:t xml:space="preserve">    }</w:t>
      </w:r>
    </w:p>
    <w:p w14:paraId="7AC82A13" w14:textId="77777777" w:rsidR="005E7D2C" w:rsidRPr="00D822A3" w:rsidRDefault="005E7D2C" w:rsidP="005E7D2C">
      <w:pPr>
        <w:pStyle w:val="Code"/>
        <w:rPr>
          <w:highlight w:val="white"/>
          <w:lang w:val="en-GB"/>
        </w:rPr>
      </w:pPr>
    </w:p>
    <w:p w14:paraId="6C03036D" w14:textId="77777777" w:rsidR="005E7D2C" w:rsidRPr="00D822A3" w:rsidRDefault="005E7D2C" w:rsidP="005E7D2C">
      <w:pPr>
        <w:pStyle w:val="Code"/>
        <w:rPr>
          <w:highlight w:val="white"/>
          <w:lang w:val="en-GB"/>
        </w:rPr>
      </w:pPr>
      <w:r w:rsidRPr="00D822A3">
        <w:rPr>
          <w:highlight w:val="white"/>
          <w:lang w:val="en-GB"/>
        </w:rPr>
        <w:t xml:space="preserve">    IEnumerator&lt;SetType&gt; IEnumerable&lt;SetType&gt;.GetEnumerator() {</w:t>
      </w:r>
    </w:p>
    <w:p w14:paraId="4AA7556C" w14:textId="77777777" w:rsidR="005E7D2C" w:rsidRPr="00D822A3" w:rsidRDefault="005E7D2C" w:rsidP="005E7D2C">
      <w:pPr>
        <w:pStyle w:val="Code"/>
        <w:rPr>
          <w:highlight w:val="white"/>
          <w:lang w:val="en-GB"/>
        </w:rPr>
      </w:pPr>
      <w:r w:rsidRPr="00D822A3">
        <w:rPr>
          <w:highlight w:val="white"/>
          <w:lang w:val="en-GB"/>
        </w:rPr>
        <w:t xml:space="preserve">      return (new ListSetEnumerator&lt;SetType&gt;(m_list));</w:t>
      </w:r>
    </w:p>
    <w:p w14:paraId="1084EE93" w14:textId="77777777" w:rsidR="005E7D2C" w:rsidRPr="00D822A3" w:rsidRDefault="005E7D2C" w:rsidP="005E7D2C">
      <w:pPr>
        <w:pStyle w:val="Code"/>
        <w:rPr>
          <w:highlight w:val="white"/>
          <w:lang w:val="en-GB"/>
        </w:rPr>
      </w:pPr>
      <w:r w:rsidRPr="00D822A3">
        <w:rPr>
          <w:highlight w:val="white"/>
          <w:lang w:val="en-GB"/>
        </w:rPr>
        <w:t xml:space="preserve">    }</w:t>
      </w:r>
    </w:p>
    <w:p w14:paraId="56C124D0" w14:textId="77777777" w:rsidR="005E7D2C" w:rsidRPr="00D822A3" w:rsidRDefault="005E7D2C" w:rsidP="005E7D2C">
      <w:pPr>
        <w:pStyle w:val="Code"/>
        <w:rPr>
          <w:highlight w:val="white"/>
          <w:lang w:val="en-GB"/>
        </w:rPr>
      </w:pPr>
    </w:p>
    <w:p w14:paraId="4AAE2E3B" w14:textId="77777777" w:rsidR="005E7D2C" w:rsidRPr="00D822A3" w:rsidRDefault="005E7D2C" w:rsidP="005E7D2C">
      <w:pPr>
        <w:pStyle w:val="Code"/>
        <w:rPr>
          <w:highlight w:val="white"/>
          <w:lang w:val="en-GB"/>
        </w:rPr>
      </w:pPr>
      <w:r w:rsidRPr="00D822A3">
        <w:rPr>
          <w:highlight w:val="white"/>
          <w:lang w:val="en-GB"/>
        </w:rPr>
        <w:t xml:space="preserve">    public void IntersectWith(IEnumerable&lt;SetType&gt; enumerable) {</w:t>
      </w:r>
    </w:p>
    <w:p w14:paraId="1730722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3897875A" w14:textId="77777777" w:rsidR="005E7D2C" w:rsidRPr="00D822A3" w:rsidRDefault="005E7D2C" w:rsidP="005E7D2C">
      <w:pPr>
        <w:pStyle w:val="Code"/>
        <w:rPr>
          <w:highlight w:val="white"/>
          <w:lang w:val="en-GB"/>
        </w:rPr>
      </w:pPr>
    </w:p>
    <w:p w14:paraId="28304AFC"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FB95D5E"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53FC559"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5A82DE3E" w14:textId="77777777" w:rsidR="005E7D2C" w:rsidRPr="00D822A3" w:rsidRDefault="005E7D2C" w:rsidP="005E7D2C">
      <w:pPr>
        <w:pStyle w:val="Code"/>
        <w:rPr>
          <w:highlight w:val="white"/>
          <w:lang w:val="en-GB"/>
        </w:rPr>
      </w:pPr>
      <w:r w:rsidRPr="00D822A3">
        <w:rPr>
          <w:highlight w:val="white"/>
          <w:lang w:val="en-GB"/>
        </w:rPr>
        <w:t xml:space="preserve">        }</w:t>
      </w:r>
    </w:p>
    <w:p w14:paraId="6994D47A" w14:textId="77777777" w:rsidR="005E7D2C" w:rsidRPr="00D822A3" w:rsidRDefault="005E7D2C" w:rsidP="005E7D2C">
      <w:pPr>
        <w:pStyle w:val="Code"/>
        <w:rPr>
          <w:highlight w:val="white"/>
          <w:lang w:val="en-GB"/>
        </w:rPr>
      </w:pPr>
      <w:r w:rsidRPr="00D822A3">
        <w:rPr>
          <w:highlight w:val="white"/>
          <w:lang w:val="en-GB"/>
        </w:rPr>
        <w:t xml:space="preserve">      }</w:t>
      </w:r>
    </w:p>
    <w:p w14:paraId="0DA83200" w14:textId="77777777" w:rsidR="005E7D2C" w:rsidRPr="00D822A3" w:rsidRDefault="005E7D2C" w:rsidP="005E7D2C">
      <w:pPr>
        <w:pStyle w:val="Code"/>
        <w:rPr>
          <w:highlight w:val="white"/>
          <w:lang w:val="en-GB"/>
        </w:rPr>
      </w:pPr>
    </w:p>
    <w:p w14:paraId="0892F023"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081322CB" w14:textId="77777777" w:rsidR="005E7D2C" w:rsidRPr="00D822A3" w:rsidRDefault="005E7D2C" w:rsidP="005E7D2C">
      <w:pPr>
        <w:pStyle w:val="Code"/>
        <w:rPr>
          <w:highlight w:val="white"/>
          <w:lang w:val="en-GB"/>
        </w:rPr>
      </w:pPr>
      <w:r w:rsidRPr="00D822A3">
        <w:rPr>
          <w:highlight w:val="white"/>
          <w:lang w:val="en-GB"/>
        </w:rPr>
        <w:t xml:space="preserve">    }</w:t>
      </w:r>
    </w:p>
    <w:p w14:paraId="612A8270" w14:textId="77777777" w:rsidR="005E7D2C" w:rsidRPr="00D822A3" w:rsidRDefault="005E7D2C" w:rsidP="005E7D2C">
      <w:pPr>
        <w:pStyle w:val="Code"/>
        <w:rPr>
          <w:highlight w:val="white"/>
          <w:lang w:val="en-GB"/>
        </w:rPr>
      </w:pPr>
    </w:p>
    <w:p w14:paraId="36DAE179" w14:textId="77777777" w:rsidR="005E7D2C" w:rsidRPr="00D822A3" w:rsidRDefault="005E7D2C" w:rsidP="005E7D2C">
      <w:pPr>
        <w:pStyle w:val="Code"/>
        <w:rPr>
          <w:highlight w:val="white"/>
          <w:lang w:val="en-GB"/>
        </w:rPr>
      </w:pPr>
      <w:r w:rsidRPr="00D822A3">
        <w:rPr>
          <w:highlight w:val="white"/>
          <w:lang w:val="en-GB"/>
        </w:rPr>
        <w:t xml:space="preserve">    public void UnionWith(IEnumerable&lt;SetType&gt; enumerable) {</w:t>
      </w:r>
    </w:p>
    <w:p w14:paraId="0608B02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165BAAA8"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55AEAF9E" w14:textId="77777777" w:rsidR="005E7D2C" w:rsidRPr="00D822A3" w:rsidRDefault="005E7D2C" w:rsidP="005E7D2C">
      <w:pPr>
        <w:pStyle w:val="Code"/>
        <w:rPr>
          <w:highlight w:val="white"/>
          <w:lang w:val="en-GB"/>
        </w:rPr>
      </w:pPr>
      <w:r w:rsidRPr="00D822A3">
        <w:rPr>
          <w:highlight w:val="white"/>
          <w:lang w:val="en-GB"/>
        </w:rPr>
        <w:t xml:space="preserve">          m_list.Add(value);</w:t>
      </w:r>
    </w:p>
    <w:p w14:paraId="29943045" w14:textId="77777777" w:rsidR="005E7D2C" w:rsidRPr="00D822A3" w:rsidRDefault="005E7D2C" w:rsidP="005E7D2C">
      <w:pPr>
        <w:pStyle w:val="Code"/>
        <w:rPr>
          <w:highlight w:val="white"/>
          <w:lang w:val="en-GB"/>
        </w:rPr>
      </w:pPr>
      <w:r w:rsidRPr="00D822A3">
        <w:rPr>
          <w:highlight w:val="white"/>
          <w:lang w:val="en-GB"/>
        </w:rPr>
        <w:t xml:space="preserve">        }</w:t>
      </w:r>
    </w:p>
    <w:p w14:paraId="350C81D0" w14:textId="77777777" w:rsidR="005E7D2C" w:rsidRPr="00D822A3" w:rsidRDefault="005E7D2C" w:rsidP="005E7D2C">
      <w:pPr>
        <w:pStyle w:val="Code"/>
        <w:rPr>
          <w:highlight w:val="white"/>
          <w:lang w:val="en-GB"/>
        </w:rPr>
      </w:pPr>
      <w:r w:rsidRPr="00D822A3">
        <w:rPr>
          <w:highlight w:val="white"/>
          <w:lang w:val="en-GB"/>
        </w:rPr>
        <w:t xml:space="preserve">      }</w:t>
      </w:r>
    </w:p>
    <w:p w14:paraId="3BDCCBA0" w14:textId="77777777" w:rsidR="005E7D2C" w:rsidRPr="00D822A3" w:rsidRDefault="005E7D2C" w:rsidP="005E7D2C">
      <w:pPr>
        <w:pStyle w:val="Code"/>
        <w:rPr>
          <w:highlight w:val="white"/>
          <w:lang w:val="en-GB"/>
        </w:rPr>
      </w:pPr>
      <w:r w:rsidRPr="00D822A3">
        <w:rPr>
          <w:highlight w:val="white"/>
          <w:lang w:val="en-GB"/>
        </w:rPr>
        <w:t xml:space="preserve">    }</w:t>
      </w:r>
    </w:p>
    <w:p w14:paraId="207C8268" w14:textId="77777777" w:rsidR="005E7D2C" w:rsidRPr="00D822A3" w:rsidRDefault="005E7D2C" w:rsidP="005E7D2C">
      <w:pPr>
        <w:pStyle w:val="Code"/>
        <w:rPr>
          <w:highlight w:val="white"/>
          <w:lang w:val="en-GB"/>
        </w:rPr>
      </w:pPr>
    </w:p>
    <w:p w14:paraId="63A39BFB" w14:textId="77777777" w:rsidR="005E7D2C" w:rsidRPr="00D822A3" w:rsidRDefault="005E7D2C" w:rsidP="005E7D2C">
      <w:pPr>
        <w:pStyle w:val="Code"/>
        <w:rPr>
          <w:highlight w:val="white"/>
          <w:lang w:val="en-GB"/>
        </w:rPr>
      </w:pPr>
      <w:r w:rsidRPr="00D822A3">
        <w:rPr>
          <w:highlight w:val="white"/>
          <w:lang w:val="en-GB"/>
        </w:rPr>
        <w:t xml:space="preserve">    public void ExceptWith(IEnumerable&lt;SetType&gt; enumerable) {</w:t>
      </w:r>
    </w:p>
    <w:p w14:paraId="16A3E1F9"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2820D59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0EAFBECE" w14:textId="77777777" w:rsidR="005E7D2C" w:rsidRPr="00D822A3" w:rsidRDefault="005E7D2C" w:rsidP="005E7D2C">
      <w:pPr>
        <w:pStyle w:val="Code"/>
        <w:rPr>
          <w:highlight w:val="white"/>
          <w:lang w:val="en-GB"/>
        </w:rPr>
      </w:pPr>
      <w:r w:rsidRPr="00D822A3">
        <w:rPr>
          <w:highlight w:val="white"/>
          <w:lang w:val="en-GB"/>
        </w:rPr>
        <w:t xml:space="preserve">          m_list.Remove(value);</w:t>
      </w:r>
    </w:p>
    <w:p w14:paraId="0737A55A" w14:textId="77777777" w:rsidR="005E7D2C" w:rsidRPr="00D822A3" w:rsidRDefault="005E7D2C" w:rsidP="005E7D2C">
      <w:pPr>
        <w:pStyle w:val="Code"/>
        <w:rPr>
          <w:highlight w:val="white"/>
          <w:lang w:val="en-GB"/>
        </w:rPr>
      </w:pPr>
      <w:r w:rsidRPr="00D822A3">
        <w:rPr>
          <w:highlight w:val="white"/>
          <w:lang w:val="en-GB"/>
        </w:rPr>
        <w:t xml:space="preserve">        }</w:t>
      </w:r>
    </w:p>
    <w:p w14:paraId="7CCF303A" w14:textId="77777777" w:rsidR="005E7D2C" w:rsidRPr="00D822A3" w:rsidRDefault="005E7D2C" w:rsidP="005E7D2C">
      <w:pPr>
        <w:pStyle w:val="Code"/>
        <w:rPr>
          <w:highlight w:val="white"/>
          <w:lang w:val="en-GB"/>
        </w:rPr>
      </w:pPr>
      <w:r w:rsidRPr="00D822A3">
        <w:rPr>
          <w:highlight w:val="white"/>
          <w:lang w:val="en-GB"/>
        </w:rPr>
        <w:t xml:space="preserve">      }</w:t>
      </w:r>
    </w:p>
    <w:p w14:paraId="337A2CAA"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71103884" w14:textId="77777777" w:rsidR="005E7D2C" w:rsidRPr="00D822A3" w:rsidRDefault="005E7D2C" w:rsidP="005E7D2C">
      <w:pPr>
        <w:pStyle w:val="Code"/>
        <w:rPr>
          <w:highlight w:val="white"/>
          <w:lang w:val="en-GB"/>
        </w:rPr>
      </w:pPr>
    </w:p>
    <w:p w14:paraId="16551A17" w14:textId="77777777" w:rsidR="005E7D2C" w:rsidRPr="00D822A3" w:rsidRDefault="005E7D2C" w:rsidP="005E7D2C">
      <w:pPr>
        <w:pStyle w:val="Code"/>
        <w:rPr>
          <w:highlight w:val="white"/>
          <w:lang w:val="en-GB"/>
        </w:rPr>
      </w:pPr>
      <w:r w:rsidRPr="00D822A3">
        <w:rPr>
          <w:highlight w:val="white"/>
          <w:lang w:val="en-GB"/>
        </w:rPr>
        <w:t xml:space="preserve">    public void SymmetricExceptWith(IEnumerable&lt;SetType&gt; enumerable) {</w:t>
      </w:r>
    </w:p>
    <w:p w14:paraId="59D69AD4" w14:textId="77777777" w:rsidR="005E7D2C" w:rsidRPr="00D822A3" w:rsidRDefault="005E7D2C" w:rsidP="005E7D2C">
      <w:pPr>
        <w:pStyle w:val="Code"/>
        <w:rPr>
          <w:highlight w:val="white"/>
          <w:lang w:val="en-GB"/>
        </w:rPr>
      </w:pPr>
      <w:r w:rsidRPr="00D822A3">
        <w:rPr>
          <w:highlight w:val="white"/>
          <w:lang w:val="en-GB"/>
        </w:rPr>
        <w:t xml:space="preserve">      List&lt;SetType&gt; result = new List&lt;SetType&gt;();</w:t>
      </w:r>
    </w:p>
    <w:p w14:paraId="18FE92E1"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9558FBC"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627822DF"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35DE9D5A" w14:textId="77777777" w:rsidR="005E7D2C" w:rsidRPr="00D822A3" w:rsidRDefault="005E7D2C" w:rsidP="005E7D2C">
      <w:pPr>
        <w:pStyle w:val="Code"/>
        <w:rPr>
          <w:highlight w:val="white"/>
          <w:lang w:val="en-GB"/>
        </w:rPr>
      </w:pPr>
      <w:r w:rsidRPr="00D822A3">
        <w:rPr>
          <w:highlight w:val="white"/>
          <w:lang w:val="en-GB"/>
        </w:rPr>
        <w:t xml:space="preserve">        }</w:t>
      </w:r>
    </w:p>
    <w:p w14:paraId="38476574" w14:textId="77777777" w:rsidR="005E7D2C" w:rsidRPr="00D822A3" w:rsidRDefault="005E7D2C" w:rsidP="005E7D2C">
      <w:pPr>
        <w:pStyle w:val="Code"/>
        <w:rPr>
          <w:highlight w:val="white"/>
          <w:lang w:val="en-GB"/>
        </w:rPr>
      </w:pPr>
      <w:r w:rsidRPr="00D822A3">
        <w:rPr>
          <w:highlight w:val="white"/>
          <w:lang w:val="en-GB"/>
        </w:rPr>
        <w:t xml:space="preserve">      }</w:t>
      </w:r>
    </w:p>
    <w:p w14:paraId="260BF23A" w14:textId="77777777" w:rsidR="005E7D2C" w:rsidRPr="00D822A3" w:rsidRDefault="005E7D2C" w:rsidP="005E7D2C">
      <w:pPr>
        <w:pStyle w:val="Code"/>
        <w:rPr>
          <w:highlight w:val="white"/>
          <w:lang w:val="en-GB"/>
        </w:rPr>
      </w:pPr>
    </w:p>
    <w:p w14:paraId="335861CE"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60ACE14B"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634BE2B2"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7144A871" w14:textId="77777777" w:rsidR="005E7D2C" w:rsidRPr="00D822A3" w:rsidRDefault="005E7D2C" w:rsidP="005E7D2C">
      <w:pPr>
        <w:pStyle w:val="Code"/>
        <w:rPr>
          <w:highlight w:val="white"/>
          <w:lang w:val="en-GB"/>
        </w:rPr>
      </w:pPr>
      <w:r w:rsidRPr="00D822A3">
        <w:rPr>
          <w:highlight w:val="white"/>
          <w:lang w:val="en-GB"/>
        </w:rPr>
        <w:t xml:space="preserve">          result.Add(value);</w:t>
      </w:r>
    </w:p>
    <w:p w14:paraId="71FEF8D3" w14:textId="77777777" w:rsidR="005E7D2C" w:rsidRPr="00D822A3" w:rsidRDefault="005E7D2C" w:rsidP="005E7D2C">
      <w:pPr>
        <w:pStyle w:val="Code"/>
        <w:rPr>
          <w:highlight w:val="white"/>
          <w:lang w:val="en-GB"/>
        </w:rPr>
      </w:pPr>
      <w:r w:rsidRPr="00D822A3">
        <w:rPr>
          <w:highlight w:val="white"/>
          <w:lang w:val="en-GB"/>
        </w:rPr>
        <w:t xml:space="preserve">        }</w:t>
      </w:r>
    </w:p>
    <w:p w14:paraId="5D9CA791" w14:textId="77777777" w:rsidR="005E7D2C" w:rsidRPr="00D822A3" w:rsidRDefault="005E7D2C" w:rsidP="005E7D2C">
      <w:pPr>
        <w:pStyle w:val="Code"/>
        <w:rPr>
          <w:highlight w:val="white"/>
          <w:lang w:val="en-GB"/>
        </w:rPr>
      </w:pPr>
      <w:r w:rsidRPr="00D822A3">
        <w:rPr>
          <w:highlight w:val="white"/>
          <w:lang w:val="en-GB"/>
        </w:rPr>
        <w:t xml:space="preserve">      }</w:t>
      </w:r>
    </w:p>
    <w:p w14:paraId="5DD55BB0" w14:textId="77777777" w:rsidR="005E7D2C" w:rsidRPr="00D822A3" w:rsidRDefault="005E7D2C" w:rsidP="005E7D2C">
      <w:pPr>
        <w:pStyle w:val="Code"/>
        <w:rPr>
          <w:highlight w:val="white"/>
          <w:lang w:val="en-GB"/>
        </w:rPr>
      </w:pPr>
    </w:p>
    <w:p w14:paraId="5D2B4BFF" w14:textId="77777777" w:rsidR="005E7D2C" w:rsidRPr="00D822A3" w:rsidRDefault="005E7D2C" w:rsidP="005E7D2C">
      <w:pPr>
        <w:pStyle w:val="Code"/>
        <w:rPr>
          <w:highlight w:val="white"/>
          <w:lang w:val="en-GB"/>
        </w:rPr>
      </w:pPr>
      <w:r w:rsidRPr="00D822A3">
        <w:rPr>
          <w:highlight w:val="white"/>
          <w:lang w:val="en-GB"/>
        </w:rPr>
        <w:t xml:space="preserve">      m_list = result;</w:t>
      </w:r>
    </w:p>
    <w:p w14:paraId="610F6667" w14:textId="77777777" w:rsidR="005E7D2C" w:rsidRPr="00D822A3" w:rsidRDefault="005E7D2C" w:rsidP="005E7D2C">
      <w:pPr>
        <w:pStyle w:val="Code"/>
        <w:rPr>
          <w:highlight w:val="white"/>
          <w:lang w:val="en-GB"/>
        </w:rPr>
      </w:pPr>
      <w:r w:rsidRPr="00D822A3">
        <w:rPr>
          <w:highlight w:val="white"/>
          <w:lang w:val="en-GB"/>
        </w:rPr>
        <w:t xml:space="preserve">    }</w:t>
      </w:r>
    </w:p>
    <w:p w14:paraId="26D8656C" w14:textId="77777777" w:rsidR="005E7D2C" w:rsidRPr="00D822A3" w:rsidRDefault="005E7D2C" w:rsidP="005E7D2C">
      <w:pPr>
        <w:pStyle w:val="Code"/>
        <w:rPr>
          <w:highlight w:val="white"/>
          <w:lang w:val="en-GB"/>
        </w:rPr>
      </w:pPr>
    </w:p>
    <w:p w14:paraId="56B79834" w14:textId="77777777" w:rsidR="005E7D2C" w:rsidRPr="00D822A3" w:rsidRDefault="005E7D2C" w:rsidP="005E7D2C">
      <w:pPr>
        <w:pStyle w:val="Code"/>
        <w:rPr>
          <w:highlight w:val="white"/>
          <w:lang w:val="en-GB"/>
        </w:rPr>
      </w:pPr>
      <w:r w:rsidRPr="00D822A3">
        <w:rPr>
          <w:highlight w:val="white"/>
          <w:lang w:val="en-GB"/>
        </w:rPr>
        <w:t xml:space="preserve">    public bool IsSubsetOf(IEnumerable&lt;SetType&gt; enumerable) {</w:t>
      </w:r>
    </w:p>
    <w:p w14:paraId="5C56F707" w14:textId="77777777" w:rsidR="005E7D2C" w:rsidRPr="00D822A3" w:rsidRDefault="005E7D2C" w:rsidP="005E7D2C">
      <w:pPr>
        <w:pStyle w:val="Code"/>
        <w:rPr>
          <w:highlight w:val="white"/>
          <w:lang w:val="en-GB"/>
        </w:rPr>
      </w:pPr>
      <w:r w:rsidRPr="00D822A3">
        <w:rPr>
          <w:highlight w:val="white"/>
          <w:lang w:val="en-GB"/>
        </w:rPr>
        <w:t xml:space="preserve">      ICollection&lt;SetType&gt; collection = new List&lt;SetType&gt;(enumerable);</w:t>
      </w:r>
    </w:p>
    <w:p w14:paraId="0F4FB637" w14:textId="77777777" w:rsidR="005E7D2C" w:rsidRPr="00D822A3" w:rsidRDefault="005E7D2C" w:rsidP="005E7D2C">
      <w:pPr>
        <w:pStyle w:val="Code"/>
        <w:rPr>
          <w:highlight w:val="white"/>
          <w:lang w:val="en-GB"/>
        </w:rPr>
      </w:pPr>
    </w:p>
    <w:p w14:paraId="000E1A53" w14:textId="77777777" w:rsidR="005E7D2C" w:rsidRPr="00D822A3" w:rsidRDefault="005E7D2C" w:rsidP="005E7D2C">
      <w:pPr>
        <w:pStyle w:val="Code"/>
        <w:rPr>
          <w:highlight w:val="white"/>
          <w:lang w:val="en-GB"/>
        </w:rPr>
      </w:pPr>
      <w:r w:rsidRPr="00D822A3">
        <w:rPr>
          <w:highlight w:val="white"/>
          <w:lang w:val="en-GB"/>
        </w:rPr>
        <w:t xml:space="preserve">      foreach (SetType value in m_list) {</w:t>
      </w:r>
    </w:p>
    <w:p w14:paraId="38149A6D" w14:textId="77777777" w:rsidR="005E7D2C" w:rsidRPr="00D822A3" w:rsidRDefault="005E7D2C" w:rsidP="005E7D2C">
      <w:pPr>
        <w:pStyle w:val="Code"/>
        <w:rPr>
          <w:highlight w:val="white"/>
          <w:lang w:val="en-GB"/>
        </w:rPr>
      </w:pPr>
      <w:r w:rsidRPr="00D822A3">
        <w:rPr>
          <w:highlight w:val="white"/>
          <w:lang w:val="en-GB"/>
        </w:rPr>
        <w:t xml:space="preserve">        if (!collection.Contains(value)) {</w:t>
      </w:r>
    </w:p>
    <w:p w14:paraId="09750AE3"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A2F6BEC" w14:textId="77777777" w:rsidR="005E7D2C" w:rsidRPr="00D822A3" w:rsidRDefault="005E7D2C" w:rsidP="005E7D2C">
      <w:pPr>
        <w:pStyle w:val="Code"/>
        <w:rPr>
          <w:highlight w:val="white"/>
          <w:lang w:val="en-GB"/>
        </w:rPr>
      </w:pPr>
      <w:r w:rsidRPr="00D822A3">
        <w:rPr>
          <w:highlight w:val="white"/>
          <w:lang w:val="en-GB"/>
        </w:rPr>
        <w:t xml:space="preserve">        }</w:t>
      </w:r>
    </w:p>
    <w:p w14:paraId="384C252F" w14:textId="77777777" w:rsidR="005E7D2C" w:rsidRPr="00D822A3" w:rsidRDefault="005E7D2C" w:rsidP="005E7D2C">
      <w:pPr>
        <w:pStyle w:val="Code"/>
        <w:rPr>
          <w:highlight w:val="white"/>
          <w:lang w:val="en-GB"/>
        </w:rPr>
      </w:pPr>
      <w:r w:rsidRPr="00D822A3">
        <w:rPr>
          <w:highlight w:val="white"/>
          <w:lang w:val="en-GB"/>
        </w:rPr>
        <w:t xml:space="preserve">      }</w:t>
      </w:r>
    </w:p>
    <w:p w14:paraId="5C3B5DDB" w14:textId="77777777" w:rsidR="005E7D2C" w:rsidRPr="00D822A3" w:rsidRDefault="005E7D2C" w:rsidP="005E7D2C">
      <w:pPr>
        <w:pStyle w:val="Code"/>
        <w:rPr>
          <w:highlight w:val="white"/>
          <w:lang w:val="en-GB"/>
        </w:rPr>
      </w:pPr>
    </w:p>
    <w:p w14:paraId="6C8C75F8" w14:textId="77777777" w:rsidR="005E7D2C" w:rsidRPr="00D822A3" w:rsidRDefault="005E7D2C" w:rsidP="005E7D2C">
      <w:pPr>
        <w:pStyle w:val="Code"/>
        <w:rPr>
          <w:highlight w:val="white"/>
          <w:lang w:val="en-GB"/>
        </w:rPr>
      </w:pPr>
      <w:r w:rsidRPr="00D822A3">
        <w:rPr>
          <w:highlight w:val="white"/>
          <w:lang w:val="en-GB"/>
        </w:rPr>
        <w:t xml:space="preserve">      return true;</w:t>
      </w:r>
    </w:p>
    <w:p w14:paraId="63969C02" w14:textId="77777777" w:rsidR="005E7D2C" w:rsidRPr="00D822A3" w:rsidRDefault="005E7D2C" w:rsidP="005E7D2C">
      <w:pPr>
        <w:pStyle w:val="Code"/>
        <w:rPr>
          <w:highlight w:val="white"/>
          <w:lang w:val="en-GB"/>
        </w:rPr>
      </w:pPr>
      <w:r w:rsidRPr="00D822A3">
        <w:rPr>
          <w:highlight w:val="white"/>
          <w:lang w:val="en-GB"/>
        </w:rPr>
        <w:t xml:space="preserve">    }</w:t>
      </w:r>
    </w:p>
    <w:p w14:paraId="23EBEEBE" w14:textId="77777777" w:rsidR="005E7D2C" w:rsidRPr="00D822A3" w:rsidRDefault="005E7D2C" w:rsidP="005E7D2C">
      <w:pPr>
        <w:pStyle w:val="Code"/>
        <w:rPr>
          <w:highlight w:val="white"/>
          <w:lang w:val="en-GB"/>
        </w:rPr>
      </w:pPr>
    </w:p>
    <w:p w14:paraId="2D32A5B9" w14:textId="77777777" w:rsidR="005E7D2C" w:rsidRPr="00D822A3" w:rsidRDefault="005E7D2C" w:rsidP="005E7D2C">
      <w:pPr>
        <w:pStyle w:val="Code"/>
        <w:rPr>
          <w:highlight w:val="white"/>
          <w:lang w:val="en-GB"/>
        </w:rPr>
      </w:pPr>
      <w:r w:rsidRPr="00D822A3">
        <w:rPr>
          <w:highlight w:val="white"/>
          <w:lang w:val="en-GB"/>
        </w:rPr>
        <w:t xml:space="preserve">    public bool IsSupersetOf(IEnumerable&lt;SetType&gt; enumerable) {</w:t>
      </w:r>
    </w:p>
    <w:p w14:paraId="0B0C749D"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77E26CAB"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446FE0D2"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310A625" w14:textId="77777777" w:rsidR="005E7D2C" w:rsidRPr="00D822A3" w:rsidRDefault="005E7D2C" w:rsidP="005E7D2C">
      <w:pPr>
        <w:pStyle w:val="Code"/>
        <w:rPr>
          <w:highlight w:val="white"/>
          <w:lang w:val="en-GB"/>
        </w:rPr>
      </w:pPr>
      <w:r w:rsidRPr="00D822A3">
        <w:rPr>
          <w:highlight w:val="white"/>
          <w:lang w:val="en-GB"/>
        </w:rPr>
        <w:t xml:space="preserve">        }</w:t>
      </w:r>
    </w:p>
    <w:p w14:paraId="00C2825B" w14:textId="77777777" w:rsidR="005E7D2C" w:rsidRPr="00D822A3" w:rsidRDefault="005E7D2C" w:rsidP="005E7D2C">
      <w:pPr>
        <w:pStyle w:val="Code"/>
        <w:rPr>
          <w:highlight w:val="white"/>
          <w:lang w:val="en-GB"/>
        </w:rPr>
      </w:pPr>
      <w:r w:rsidRPr="00D822A3">
        <w:rPr>
          <w:highlight w:val="white"/>
          <w:lang w:val="en-GB"/>
        </w:rPr>
        <w:t xml:space="preserve">      }</w:t>
      </w:r>
    </w:p>
    <w:p w14:paraId="410F9747" w14:textId="77777777" w:rsidR="005E7D2C" w:rsidRPr="00D822A3" w:rsidRDefault="005E7D2C" w:rsidP="005E7D2C">
      <w:pPr>
        <w:pStyle w:val="Code"/>
        <w:rPr>
          <w:highlight w:val="white"/>
          <w:lang w:val="en-GB"/>
        </w:rPr>
      </w:pPr>
    </w:p>
    <w:p w14:paraId="0E2B5DCE"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BA7311" w14:textId="77777777" w:rsidR="005E7D2C" w:rsidRPr="00D822A3" w:rsidRDefault="005E7D2C" w:rsidP="005E7D2C">
      <w:pPr>
        <w:pStyle w:val="Code"/>
        <w:rPr>
          <w:highlight w:val="white"/>
          <w:lang w:val="en-GB"/>
        </w:rPr>
      </w:pPr>
      <w:r w:rsidRPr="00D822A3">
        <w:rPr>
          <w:highlight w:val="white"/>
          <w:lang w:val="en-GB"/>
        </w:rPr>
        <w:t xml:space="preserve">    }</w:t>
      </w:r>
    </w:p>
    <w:p w14:paraId="7BDD14BC" w14:textId="77777777" w:rsidR="005E7D2C" w:rsidRPr="00D822A3" w:rsidRDefault="005E7D2C" w:rsidP="005E7D2C">
      <w:pPr>
        <w:pStyle w:val="Code"/>
        <w:rPr>
          <w:highlight w:val="white"/>
          <w:lang w:val="en-GB"/>
        </w:rPr>
      </w:pPr>
    </w:p>
    <w:p w14:paraId="6B716E06" w14:textId="77777777" w:rsidR="005E7D2C" w:rsidRPr="00D822A3" w:rsidRDefault="005E7D2C" w:rsidP="005E7D2C">
      <w:pPr>
        <w:pStyle w:val="Code"/>
        <w:rPr>
          <w:highlight w:val="white"/>
          <w:lang w:val="en-GB"/>
        </w:rPr>
      </w:pPr>
      <w:r w:rsidRPr="00D822A3">
        <w:rPr>
          <w:highlight w:val="white"/>
          <w:lang w:val="en-GB"/>
        </w:rPr>
        <w:t xml:space="preserve">    public bool IsProperSubsetOf(IEnumerable&lt;SetType&gt; enumerable) {</w:t>
      </w:r>
    </w:p>
    <w:p w14:paraId="7996D496" w14:textId="77777777" w:rsidR="005E7D2C" w:rsidRPr="00D822A3" w:rsidRDefault="005E7D2C" w:rsidP="005E7D2C">
      <w:pPr>
        <w:pStyle w:val="Code"/>
        <w:rPr>
          <w:highlight w:val="white"/>
          <w:lang w:val="en-GB"/>
        </w:rPr>
      </w:pPr>
      <w:r w:rsidRPr="00D822A3">
        <w:rPr>
          <w:highlight w:val="white"/>
          <w:lang w:val="en-GB"/>
        </w:rPr>
        <w:t xml:space="preserve">      return IsSubsetOf(enumerable) &amp;&amp; !Equals(enumerable);</w:t>
      </w:r>
    </w:p>
    <w:p w14:paraId="2A667ACD" w14:textId="77777777" w:rsidR="005E7D2C" w:rsidRPr="00D822A3" w:rsidRDefault="005E7D2C" w:rsidP="005E7D2C">
      <w:pPr>
        <w:pStyle w:val="Code"/>
        <w:rPr>
          <w:highlight w:val="white"/>
          <w:lang w:val="en-GB"/>
        </w:rPr>
      </w:pPr>
      <w:r w:rsidRPr="00D822A3">
        <w:rPr>
          <w:highlight w:val="white"/>
          <w:lang w:val="en-GB"/>
        </w:rPr>
        <w:t xml:space="preserve">    }</w:t>
      </w:r>
    </w:p>
    <w:p w14:paraId="3881CB23" w14:textId="77777777" w:rsidR="005E7D2C" w:rsidRPr="00D822A3" w:rsidRDefault="005E7D2C" w:rsidP="005E7D2C">
      <w:pPr>
        <w:pStyle w:val="Code"/>
        <w:rPr>
          <w:highlight w:val="white"/>
          <w:lang w:val="en-GB"/>
        </w:rPr>
      </w:pPr>
    </w:p>
    <w:p w14:paraId="665ACE30" w14:textId="77777777" w:rsidR="005E7D2C" w:rsidRPr="00D822A3" w:rsidRDefault="005E7D2C" w:rsidP="005E7D2C">
      <w:pPr>
        <w:pStyle w:val="Code"/>
        <w:rPr>
          <w:highlight w:val="white"/>
          <w:lang w:val="en-GB"/>
        </w:rPr>
      </w:pPr>
      <w:r w:rsidRPr="00D822A3">
        <w:rPr>
          <w:highlight w:val="white"/>
          <w:lang w:val="en-GB"/>
        </w:rPr>
        <w:t xml:space="preserve">    public bool IsProperSupersetOf(IEnumerable&lt;SetType&gt; enumerable) {</w:t>
      </w:r>
    </w:p>
    <w:p w14:paraId="44A4E46C" w14:textId="77777777" w:rsidR="005E7D2C" w:rsidRPr="00D822A3" w:rsidRDefault="005E7D2C" w:rsidP="005E7D2C">
      <w:pPr>
        <w:pStyle w:val="Code"/>
        <w:rPr>
          <w:highlight w:val="white"/>
          <w:lang w:val="en-GB"/>
        </w:rPr>
      </w:pPr>
      <w:r w:rsidRPr="00D822A3">
        <w:rPr>
          <w:highlight w:val="white"/>
          <w:lang w:val="en-GB"/>
        </w:rPr>
        <w:t xml:space="preserve">      return IsSupersetOf(enumerable) &amp;&amp; !Equals(enumerable);</w:t>
      </w:r>
    </w:p>
    <w:p w14:paraId="04DBED09" w14:textId="77777777" w:rsidR="005E7D2C" w:rsidRPr="00D822A3" w:rsidRDefault="005E7D2C" w:rsidP="005E7D2C">
      <w:pPr>
        <w:pStyle w:val="Code"/>
        <w:rPr>
          <w:highlight w:val="white"/>
          <w:lang w:val="en-GB"/>
        </w:rPr>
      </w:pPr>
      <w:r w:rsidRPr="00D822A3">
        <w:rPr>
          <w:highlight w:val="white"/>
          <w:lang w:val="en-GB"/>
        </w:rPr>
        <w:t xml:space="preserve">    }</w:t>
      </w:r>
    </w:p>
    <w:p w14:paraId="04213808" w14:textId="77777777" w:rsidR="005E7D2C" w:rsidRPr="00D822A3" w:rsidRDefault="005E7D2C" w:rsidP="005E7D2C">
      <w:pPr>
        <w:pStyle w:val="Code"/>
        <w:rPr>
          <w:highlight w:val="white"/>
          <w:lang w:val="en-GB"/>
        </w:rPr>
      </w:pPr>
    </w:p>
    <w:p w14:paraId="096F4282" w14:textId="77777777" w:rsidR="005E7D2C" w:rsidRPr="00D822A3" w:rsidRDefault="005E7D2C" w:rsidP="005E7D2C">
      <w:pPr>
        <w:pStyle w:val="Code"/>
        <w:rPr>
          <w:highlight w:val="white"/>
          <w:lang w:val="en-GB"/>
        </w:rPr>
      </w:pPr>
      <w:r w:rsidRPr="00D822A3">
        <w:rPr>
          <w:highlight w:val="white"/>
          <w:lang w:val="en-GB"/>
        </w:rPr>
        <w:t xml:space="preserve">    public bool Overlaps(IEnumerable&lt;SetType&gt; enumerable) {</w:t>
      </w:r>
    </w:p>
    <w:p w14:paraId="0C57202A"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0579A1CF"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26413EAB" w14:textId="77777777" w:rsidR="005E7D2C" w:rsidRPr="00D822A3" w:rsidRDefault="005E7D2C" w:rsidP="005E7D2C">
      <w:pPr>
        <w:pStyle w:val="Code"/>
        <w:rPr>
          <w:highlight w:val="white"/>
          <w:lang w:val="en-GB"/>
        </w:rPr>
      </w:pPr>
      <w:r w:rsidRPr="00D822A3">
        <w:rPr>
          <w:highlight w:val="white"/>
          <w:lang w:val="en-GB"/>
        </w:rPr>
        <w:t xml:space="preserve">          return true;</w:t>
      </w:r>
    </w:p>
    <w:p w14:paraId="300DF000" w14:textId="77777777" w:rsidR="005E7D2C" w:rsidRPr="00D822A3" w:rsidRDefault="005E7D2C" w:rsidP="005E7D2C">
      <w:pPr>
        <w:pStyle w:val="Code"/>
        <w:rPr>
          <w:highlight w:val="white"/>
          <w:lang w:val="en-GB"/>
        </w:rPr>
      </w:pPr>
      <w:r w:rsidRPr="00D822A3">
        <w:rPr>
          <w:highlight w:val="white"/>
          <w:lang w:val="en-GB"/>
        </w:rPr>
        <w:t xml:space="preserve">        }</w:t>
      </w:r>
    </w:p>
    <w:p w14:paraId="21BD0D96" w14:textId="77777777" w:rsidR="005E7D2C" w:rsidRPr="00D822A3" w:rsidRDefault="005E7D2C" w:rsidP="005E7D2C">
      <w:pPr>
        <w:pStyle w:val="Code"/>
        <w:rPr>
          <w:highlight w:val="white"/>
          <w:lang w:val="en-GB"/>
        </w:rPr>
      </w:pPr>
      <w:r w:rsidRPr="00D822A3">
        <w:rPr>
          <w:highlight w:val="white"/>
          <w:lang w:val="en-GB"/>
        </w:rPr>
        <w:t xml:space="preserve">      }</w:t>
      </w:r>
    </w:p>
    <w:p w14:paraId="6CBF084F" w14:textId="77777777" w:rsidR="005E7D2C" w:rsidRPr="00D822A3" w:rsidRDefault="005E7D2C" w:rsidP="005E7D2C">
      <w:pPr>
        <w:pStyle w:val="Code"/>
        <w:rPr>
          <w:highlight w:val="white"/>
          <w:lang w:val="en-GB"/>
        </w:rPr>
      </w:pPr>
    </w:p>
    <w:p w14:paraId="77AEB036" w14:textId="77777777" w:rsidR="005E7D2C" w:rsidRPr="00D822A3" w:rsidRDefault="005E7D2C" w:rsidP="005E7D2C">
      <w:pPr>
        <w:pStyle w:val="Code"/>
        <w:rPr>
          <w:highlight w:val="white"/>
          <w:lang w:val="en-GB"/>
        </w:rPr>
      </w:pPr>
      <w:r w:rsidRPr="00D822A3">
        <w:rPr>
          <w:highlight w:val="white"/>
          <w:lang w:val="en-GB"/>
        </w:rPr>
        <w:lastRenderedPageBreak/>
        <w:t xml:space="preserve">      return false;</w:t>
      </w:r>
    </w:p>
    <w:p w14:paraId="03AB0F04" w14:textId="77777777" w:rsidR="005E7D2C" w:rsidRPr="00D822A3" w:rsidRDefault="005E7D2C" w:rsidP="005E7D2C">
      <w:pPr>
        <w:pStyle w:val="Code"/>
        <w:rPr>
          <w:highlight w:val="white"/>
          <w:lang w:val="en-GB"/>
        </w:rPr>
      </w:pPr>
      <w:r w:rsidRPr="00D822A3">
        <w:rPr>
          <w:highlight w:val="white"/>
          <w:lang w:val="en-GB"/>
        </w:rPr>
        <w:t xml:space="preserve">    }</w:t>
      </w:r>
    </w:p>
    <w:p w14:paraId="546BC89F" w14:textId="77777777" w:rsidR="005E7D2C" w:rsidRPr="00D822A3" w:rsidRDefault="005E7D2C" w:rsidP="005E7D2C">
      <w:pPr>
        <w:pStyle w:val="Code"/>
        <w:rPr>
          <w:highlight w:val="white"/>
          <w:lang w:val="en-GB"/>
        </w:rPr>
      </w:pPr>
    </w:p>
    <w:p w14:paraId="45FC5022" w14:textId="77777777" w:rsidR="005E7D2C" w:rsidRPr="00D822A3" w:rsidRDefault="005E7D2C" w:rsidP="005E7D2C">
      <w:pPr>
        <w:pStyle w:val="Code"/>
        <w:rPr>
          <w:highlight w:val="white"/>
          <w:lang w:val="en-GB"/>
        </w:rPr>
      </w:pPr>
      <w:r w:rsidRPr="00D822A3">
        <w:rPr>
          <w:highlight w:val="white"/>
          <w:lang w:val="en-GB"/>
        </w:rPr>
        <w:t xml:space="preserve">    public bool SetEquals(IEnumerable&lt;SetType&gt; enumerable) {</w:t>
      </w:r>
    </w:p>
    <w:p w14:paraId="7B9AF00E"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01F842C6" w14:textId="77777777" w:rsidR="005E7D2C" w:rsidRPr="00D822A3" w:rsidRDefault="005E7D2C" w:rsidP="005E7D2C">
      <w:pPr>
        <w:pStyle w:val="Code"/>
        <w:rPr>
          <w:highlight w:val="white"/>
          <w:lang w:val="en-GB"/>
        </w:rPr>
      </w:pPr>
    </w:p>
    <w:p w14:paraId="2C2658CF" w14:textId="77777777" w:rsidR="005E7D2C" w:rsidRPr="00D822A3" w:rsidRDefault="005E7D2C" w:rsidP="005E7D2C">
      <w:pPr>
        <w:pStyle w:val="Code"/>
        <w:rPr>
          <w:highlight w:val="white"/>
          <w:lang w:val="en-GB"/>
        </w:rPr>
      </w:pPr>
      <w:r w:rsidRPr="00D822A3">
        <w:rPr>
          <w:highlight w:val="white"/>
          <w:lang w:val="en-GB"/>
        </w:rPr>
        <w:t xml:space="preserve">      foreach (SetType value in enumerable) {</w:t>
      </w:r>
    </w:p>
    <w:p w14:paraId="5629BD7D" w14:textId="77777777" w:rsidR="005E7D2C" w:rsidRPr="00D822A3" w:rsidRDefault="005E7D2C" w:rsidP="005E7D2C">
      <w:pPr>
        <w:pStyle w:val="Code"/>
        <w:rPr>
          <w:highlight w:val="white"/>
          <w:lang w:val="en-GB"/>
        </w:rPr>
      </w:pPr>
      <w:r w:rsidRPr="00D822A3">
        <w:rPr>
          <w:highlight w:val="white"/>
          <w:lang w:val="en-GB"/>
        </w:rPr>
        <w:t xml:space="preserve">        if (!m_list.Contains(value)) {</w:t>
      </w:r>
    </w:p>
    <w:p w14:paraId="1A574F69"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28E314F" w14:textId="77777777" w:rsidR="005E7D2C" w:rsidRPr="00D822A3" w:rsidRDefault="005E7D2C" w:rsidP="005E7D2C">
      <w:pPr>
        <w:pStyle w:val="Code"/>
        <w:rPr>
          <w:highlight w:val="white"/>
          <w:lang w:val="en-GB"/>
        </w:rPr>
      </w:pPr>
      <w:r w:rsidRPr="00D822A3">
        <w:rPr>
          <w:highlight w:val="white"/>
          <w:lang w:val="en-GB"/>
        </w:rPr>
        <w:t xml:space="preserve">        }</w:t>
      </w:r>
    </w:p>
    <w:p w14:paraId="44066616" w14:textId="77777777" w:rsidR="005E7D2C" w:rsidRPr="00D822A3" w:rsidRDefault="005E7D2C" w:rsidP="005E7D2C">
      <w:pPr>
        <w:pStyle w:val="Code"/>
        <w:rPr>
          <w:highlight w:val="white"/>
          <w:lang w:val="en-GB"/>
        </w:rPr>
      </w:pPr>
    </w:p>
    <w:p w14:paraId="44873149" w14:textId="77777777" w:rsidR="005E7D2C" w:rsidRPr="00D822A3" w:rsidRDefault="005E7D2C" w:rsidP="005E7D2C">
      <w:pPr>
        <w:pStyle w:val="Code"/>
        <w:rPr>
          <w:highlight w:val="white"/>
          <w:lang w:val="en-GB"/>
        </w:rPr>
      </w:pPr>
      <w:r w:rsidRPr="00D822A3">
        <w:rPr>
          <w:highlight w:val="white"/>
          <w:lang w:val="en-GB"/>
        </w:rPr>
        <w:t xml:space="preserve">        ++count;</w:t>
      </w:r>
    </w:p>
    <w:p w14:paraId="117A8873" w14:textId="77777777" w:rsidR="005E7D2C" w:rsidRPr="00D822A3" w:rsidRDefault="005E7D2C" w:rsidP="005E7D2C">
      <w:pPr>
        <w:pStyle w:val="Code"/>
        <w:rPr>
          <w:highlight w:val="white"/>
          <w:lang w:val="en-GB"/>
        </w:rPr>
      </w:pPr>
      <w:r w:rsidRPr="00D822A3">
        <w:rPr>
          <w:highlight w:val="white"/>
          <w:lang w:val="en-GB"/>
        </w:rPr>
        <w:t xml:space="preserve">      }</w:t>
      </w:r>
    </w:p>
    <w:p w14:paraId="24D16FD5" w14:textId="77777777" w:rsidR="005E7D2C" w:rsidRPr="00D822A3" w:rsidRDefault="005E7D2C" w:rsidP="005E7D2C">
      <w:pPr>
        <w:pStyle w:val="Code"/>
        <w:rPr>
          <w:highlight w:val="white"/>
          <w:lang w:val="en-GB"/>
        </w:rPr>
      </w:pPr>
    </w:p>
    <w:p w14:paraId="11BBFFDF"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453B80B" w14:textId="77777777" w:rsidR="005E7D2C" w:rsidRPr="00D822A3" w:rsidRDefault="005E7D2C" w:rsidP="005E7D2C">
      <w:pPr>
        <w:pStyle w:val="Code"/>
        <w:rPr>
          <w:highlight w:val="white"/>
          <w:lang w:val="en-GB"/>
        </w:rPr>
      </w:pPr>
      <w:r w:rsidRPr="00D822A3">
        <w:rPr>
          <w:highlight w:val="white"/>
          <w:lang w:val="en-GB"/>
        </w:rPr>
        <w:t xml:space="preserve">    }</w:t>
      </w:r>
    </w:p>
    <w:p w14:paraId="4AC87A60" w14:textId="77777777" w:rsidR="005E7D2C" w:rsidRPr="00D822A3" w:rsidRDefault="005E7D2C" w:rsidP="005E7D2C">
      <w:pPr>
        <w:pStyle w:val="Code"/>
        <w:rPr>
          <w:highlight w:val="white"/>
          <w:lang w:val="en-GB"/>
        </w:rPr>
      </w:pPr>
    </w:p>
    <w:p w14:paraId="080BA2CC"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4171317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2E849042" w14:textId="77777777" w:rsidR="005E7D2C" w:rsidRPr="00D822A3" w:rsidRDefault="005E7D2C" w:rsidP="005E7D2C">
      <w:pPr>
        <w:pStyle w:val="Code"/>
        <w:rPr>
          <w:highlight w:val="white"/>
          <w:lang w:val="en-GB"/>
        </w:rPr>
      </w:pPr>
      <w:r w:rsidRPr="00D822A3">
        <w:rPr>
          <w:highlight w:val="white"/>
          <w:lang w:val="en-GB"/>
        </w:rPr>
        <w:t xml:space="preserve">    }</w:t>
      </w:r>
    </w:p>
    <w:p w14:paraId="2E9EF384" w14:textId="77777777" w:rsidR="005E7D2C" w:rsidRPr="00D822A3" w:rsidRDefault="005E7D2C" w:rsidP="005E7D2C">
      <w:pPr>
        <w:pStyle w:val="Code"/>
        <w:rPr>
          <w:highlight w:val="white"/>
          <w:lang w:val="en-GB"/>
        </w:rPr>
      </w:pPr>
    </w:p>
    <w:p w14:paraId="22F0E9FE"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0F4D835A" w14:textId="77777777" w:rsidR="005E7D2C" w:rsidRPr="00D822A3" w:rsidRDefault="005E7D2C" w:rsidP="005E7D2C">
      <w:pPr>
        <w:pStyle w:val="Code"/>
        <w:rPr>
          <w:highlight w:val="white"/>
          <w:lang w:val="en-GB"/>
        </w:rPr>
      </w:pPr>
      <w:r w:rsidRPr="00D822A3">
        <w:rPr>
          <w:highlight w:val="white"/>
          <w:lang w:val="en-GB"/>
        </w:rPr>
        <w:t xml:space="preserve">      if (obj is IEnumerable&lt;SetType&gt;) {</w:t>
      </w:r>
    </w:p>
    <w:p w14:paraId="2BB4D183" w14:textId="77777777" w:rsidR="005E7D2C" w:rsidRPr="00D822A3" w:rsidRDefault="005E7D2C" w:rsidP="005E7D2C">
      <w:pPr>
        <w:pStyle w:val="Code"/>
        <w:rPr>
          <w:highlight w:val="white"/>
          <w:lang w:val="en-GB"/>
        </w:rPr>
      </w:pPr>
      <w:r w:rsidRPr="00D822A3">
        <w:rPr>
          <w:highlight w:val="white"/>
          <w:lang w:val="en-GB"/>
        </w:rPr>
        <w:t xml:space="preserve">        IEnumerable&lt;SetType&gt; enumerable = (IEnumerable&lt;SetType&gt;) obj;</w:t>
      </w:r>
    </w:p>
    <w:p w14:paraId="52D662CF" w14:textId="77777777" w:rsidR="005E7D2C" w:rsidRPr="00D822A3" w:rsidRDefault="005E7D2C" w:rsidP="005E7D2C">
      <w:pPr>
        <w:pStyle w:val="Code"/>
        <w:rPr>
          <w:highlight w:val="white"/>
          <w:lang w:val="en-GB"/>
        </w:rPr>
      </w:pPr>
      <w:r w:rsidRPr="00D822A3">
        <w:rPr>
          <w:highlight w:val="white"/>
          <w:lang w:val="en-GB"/>
        </w:rPr>
        <w:t xml:space="preserve">        return SetEquals(enumerable);</w:t>
      </w:r>
    </w:p>
    <w:p w14:paraId="05997F56" w14:textId="77777777" w:rsidR="005E7D2C" w:rsidRPr="00D822A3" w:rsidRDefault="005E7D2C" w:rsidP="005E7D2C">
      <w:pPr>
        <w:pStyle w:val="Code"/>
        <w:rPr>
          <w:highlight w:val="white"/>
          <w:lang w:val="en-GB"/>
        </w:rPr>
      </w:pPr>
      <w:r w:rsidRPr="00D822A3">
        <w:rPr>
          <w:highlight w:val="white"/>
          <w:lang w:val="en-GB"/>
        </w:rPr>
        <w:t xml:space="preserve">      }</w:t>
      </w:r>
    </w:p>
    <w:p w14:paraId="6CB6BB70" w14:textId="77777777" w:rsidR="005E7D2C" w:rsidRPr="00D822A3" w:rsidRDefault="005E7D2C" w:rsidP="005E7D2C">
      <w:pPr>
        <w:pStyle w:val="Code"/>
        <w:rPr>
          <w:highlight w:val="white"/>
          <w:lang w:val="en-GB"/>
        </w:rPr>
      </w:pPr>
    </w:p>
    <w:p w14:paraId="3941B68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904B9E8" w14:textId="77777777" w:rsidR="005E7D2C" w:rsidRPr="00D822A3" w:rsidRDefault="005E7D2C" w:rsidP="005E7D2C">
      <w:pPr>
        <w:pStyle w:val="Code"/>
        <w:rPr>
          <w:highlight w:val="white"/>
          <w:lang w:val="en-GB"/>
        </w:rPr>
      </w:pPr>
      <w:r w:rsidRPr="00D822A3">
        <w:rPr>
          <w:highlight w:val="white"/>
          <w:lang w:val="en-GB"/>
        </w:rPr>
        <w:t xml:space="preserve">    }</w:t>
      </w:r>
    </w:p>
    <w:p w14:paraId="355CB0BB" w14:textId="77777777" w:rsidR="005E7D2C" w:rsidRPr="00D822A3" w:rsidRDefault="005E7D2C" w:rsidP="005E7D2C">
      <w:pPr>
        <w:pStyle w:val="Code"/>
        <w:rPr>
          <w:highlight w:val="white"/>
          <w:lang w:val="en-GB"/>
        </w:rPr>
      </w:pPr>
      <w:r w:rsidRPr="00D822A3">
        <w:rPr>
          <w:highlight w:val="white"/>
          <w:lang w:val="en-GB"/>
        </w:rPr>
        <w:t xml:space="preserve">  }</w:t>
      </w:r>
    </w:p>
    <w:p w14:paraId="3FF4B94B" w14:textId="77777777" w:rsidR="005E7D2C" w:rsidRPr="00D822A3" w:rsidRDefault="005E7D2C" w:rsidP="005E7D2C">
      <w:pPr>
        <w:pStyle w:val="Code"/>
        <w:rPr>
          <w:highlight w:val="white"/>
          <w:lang w:val="en-GB"/>
        </w:rPr>
      </w:pPr>
      <w:r w:rsidRPr="00D822A3">
        <w:rPr>
          <w:highlight w:val="white"/>
          <w:lang w:val="en-GB"/>
        </w:rPr>
        <w:t>}</w:t>
      </w:r>
    </w:p>
    <w:p w14:paraId="2A755767" w14:textId="77777777" w:rsidR="005E7D2C" w:rsidRPr="00D822A3" w:rsidRDefault="005E7D2C" w:rsidP="005E7D2C">
      <w:pPr>
        <w:pStyle w:val="CodeHeader"/>
        <w:rPr>
          <w:lang w:val="en-GB"/>
        </w:rPr>
      </w:pPr>
      <w:r w:rsidRPr="00D822A3">
        <w:rPr>
          <w:highlight w:val="white"/>
          <w:lang w:val="en-GB"/>
        </w:rPr>
        <w:t>ListSetEnumerator</w:t>
      </w:r>
      <w:r w:rsidRPr="00D822A3">
        <w:rPr>
          <w:lang w:val="en-GB"/>
        </w:rPr>
        <w:t>.cs</w:t>
      </w:r>
    </w:p>
    <w:p w14:paraId="72A6C622" w14:textId="77777777" w:rsidR="005E7D2C" w:rsidRPr="00D822A3" w:rsidRDefault="005E7D2C" w:rsidP="005E7D2C">
      <w:pPr>
        <w:pStyle w:val="Code"/>
        <w:rPr>
          <w:highlight w:val="white"/>
          <w:lang w:val="en-GB"/>
        </w:rPr>
      </w:pPr>
      <w:r w:rsidRPr="00D822A3">
        <w:rPr>
          <w:highlight w:val="white"/>
          <w:lang w:val="en-GB"/>
        </w:rPr>
        <w:t>using System;</w:t>
      </w:r>
    </w:p>
    <w:p w14:paraId="030BFDA4" w14:textId="77777777" w:rsidR="005E7D2C" w:rsidRPr="00D822A3" w:rsidRDefault="005E7D2C" w:rsidP="005E7D2C">
      <w:pPr>
        <w:pStyle w:val="Code"/>
        <w:rPr>
          <w:highlight w:val="white"/>
          <w:lang w:val="en-GB"/>
        </w:rPr>
      </w:pPr>
      <w:r w:rsidRPr="00D822A3">
        <w:rPr>
          <w:highlight w:val="white"/>
          <w:lang w:val="en-GB"/>
        </w:rPr>
        <w:t>using System.Collections;</w:t>
      </w:r>
    </w:p>
    <w:p w14:paraId="7E0E36A5"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02534F62" w14:textId="77777777" w:rsidR="005E7D2C" w:rsidRPr="00D822A3" w:rsidRDefault="005E7D2C" w:rsidP="005E7D2C">
      <w:pPr>
        <w:pStyle w:val="Code"/>
        <w:rPr>
          <w:highlight w:val="white"/>
          <w:lang w:val="en-GB"/>
        </w:rPr>
      </w:pPr>
    </w:p>
    <w:p w14:paraId="51191B52" w14:textId="77777777" w:rsidR="005E7D2C" w:rsidRPr="00D822A3" w:rsidRDefault="005E7D2C" w:rsidP="005E7D2C">
      <w:pPr>
        <w:pStyle w:val="Code"/>
        <w:rPr>
          <w:highlight w:val="white"/>
          <w:lang w:val="en-GB"/>
        </w:rPr>
      </w:pPr>
      <w:r w:rsidRPr="00D822A3">
        <w:rPr>
          <w:highlight w:val="white"/>
          <w:lang w:val="en-GB"/>
        </w:rPr>
        <w:t>namespace CCompiler {</w:t>
      </w:r>
    </w:p>
    <w:p w14:paraId="4B3A05E3" w14:textId="77777777" w:rsidR="005E7D2C" w:rsidRPr="00D822A3" w:rsidRDefault="005E7D2C" w:rsidP="005E7D2C">
      <w:pPr>
        <w:pStyle w:val="Code"/>
        <w:rPr>
          <w:highlight w:val="white"/>
          <w:lang w:val="en-GB"/>
        </w:rPr>
      </w:pPr>
      <w:r w:rsidRPr="00D822A3">
        <w:rPr>
          <w:highlight w:val="white"/>
          <w:lang w:val="en-GB"/>
        </w:rPr>
        <w:t xml:space="preserve">  class ListSetEnumerator&lt;SetType&gt; : IEnumerator&lt;SetType&gt; {</w:t>
      </w:r>
    </w:p>
    <w:p w14:paraId="0C00B1EE"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11B6B07C" w14:textId="77777777" w:rsidR="005E7D2C" w:rsidRPr="00D822A3" w:rsidRDefault="005E7D2C" w:rsidP="005E7D2C">
      <w:pPr>
        <w:pStyle w:val="Code"/>
        <w:rPr>
          <w:highlight w:val="white"/>
          <w:lang w:val="en-GB"/>
        </w:rPr>
      </w:pPr>
      <w:r w:rsidRPr="00D822A3">
        <w:rPr>
          <w:highlight w:val="white"/>
          <w:lang w:val="en-GB"/>
        </w:rPr>
        <w:t xml:space="preserve">    private List&lt;SetType&gt; m_list;</w:t>
      </w:r>
    </w:p>
    <w:p w14:paraId="289D414A" w14:textId="77777777" w:rsidR="005E7D2C" w:rsidRPr="00D822A3" w:rsidRDefault="005E7D2C" w:rsidP="005E7D2C">
      <w:pPr>
        <w:pStyle w:val="Code"/>
        <w:rPr>
          <w:highlight w:val="white"/>
          <w:lang w:val="en-GB"/>
        </w:rPr>
      </w:pPr>
    </w:p>
    <w:p w14:paraId="33DE8F39" w14:textId="77777777" w:rsidR="005E7D2C" w:rsidRPr="00D822A3" w:rsidRDefault="005E7D2C" w:rsidP="005E7D2C">
      <w:pPr>
        <w:pStyle w:val="Code"/>
        <w:rPr>
          <w:highlight w:val="white"/>
          <w:lang w:val="en-GB"/>
        </w:rPr>
      </w:pPr>
      <w:r w:rsidRPr="00D822A3">
        <w:rPr>
          <w:highlight w:val="white"/>
          <w:lang w:val="en-GB"/>
        </w:rPr>
        <w:t xml:space="preserve">    public ListSetEnumerator(List&lt;SetType&gt; list) {</w:t>
      </w:r>
    </w:p>
    <w:p w14:paraId="7C29414A"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55BAADF1" w14:textId="77777777" w:rsidR="005E7D2C" w:rsidRPr="00D822A3" w:rsidRDefault="005E7D2C" w:rsidP="005E7D2C">
      <w:pPr>
        <w:pStyle w:val="Code"/>
        <w:rPr>
          <w:highlight w:val="white"/>
          <w:lang w:val="en-GB"/>
        </w:rPr>
      </w:pPr>
      <w:r w:rsidRPr="00D822A3">
        <w:rPr>
          <w:highlight w:val="white"/>
          <w:lang w:val="en-GB"/>
        </w:rPr>
        <w:t xml:space="preserve">    }</w:t>
      </w:r>
    </w:p>
    <w:p w14:paraId="75AFCC57" w14:textId="77777777" w:rsidR="005E7D2C" w:rsidRPr="00D822A3" w:rsidRDefault="005E7D2C" w:rsidP="005E7D2C">
      <w:pPr>
        <w:pStyle w:val="Code"/>
        <w:rPr>
          <w:highlight w:val="white"/>
          <w:lang w:val="en-GB"/>
        </w:rPr>
      </w:pPr>
    </w:p>
    <w:p w14:paraId="743F24FB"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357AA94B" w14:textId="77777777" w:rsidR="005E7D2C" w:rsidRPr="00D822A3" w:rsidRDefault="005E7D2C" w:rsidP="005E7D2C">
      <w:pPr>
        <w:pStyle w:val="Code"/>
        <w:rPr>
          <w:highlight w:val="white"/>
          <w:lang w:val="en-GB"/>
        </w:rPr>
      </w:pPr>
      <w:r w:rsidRPr="00D822A3">
        <w:rPr>
          <w:highlight w:val="white"/>
          <w:lang w:val="en-GB"/>
        </w:rPr>
        <w:t xml:space="preserve">      ++m_index;</w:t>
      </w:r>
    </w:p>
    <w:p w14:paraId="3DBD82AE"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A4B1E49" w14:textId="77777777" w:rsidR="005E7D2C" w:rsidRPr="00D822A3" w:rsidRDefault="005E7D2C" w:rsidP="005E7D2C">
      <w:pPr>
        <w:pStyle w:val="Code"/>
        <w:rPr>
          <w:highlight w:val="white"/>
          <w:lang w:val="en-GB"/>
        </w:rPr>
      </w:pPr>
      <w:r w:rsidRPr="00D822A3">
        <w:rPr>
          <w:highlight w:val="white"/>
          <w:lang w:val="en-GB"/>
        </w:rPr>
        <w:t xml:space="preserve">    }</w:t>
      </w:r>
    </w:p>
    <w:p w14:paraId="1ED59E87" w14:textId="77777777" w:rsidR="005E7D2C" w:rsidRPr="00D822A3" w:rsidRDefault="005E7D2C" w:rsidP="005E7D2C">
      <w:pPr>
        <w:pStyle w:val="Code"/>
        <w:rPr>
          <w:highlight w:val="white"/>
          <w:lang w:val="en-GB"/>
        </w:rPr>
      </w:pPr>
    </w:p>
    <w:p w14:paraId="042F69E1"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29FD7F22" w14:textId="77777777" w:rsidR="005E7D2C" w:rsidRPr="00D822A3" w:rsidRDefault="005E7D2C" w:rsidP="005E7D2C">
      <w:pPr>
        <w:pStyle w:val="Code"/>
        <w:rPr>
          <w:highlight w:val="white"/>
          <w:lang w:val="en-GB"/>
        </w:rPr>
      </w:pPr>
      <w:r w:rsidRPr="00D822A3">
        <w:rPr>
          <w:highlight w:val="white"/>
          <w:lang w:val="en-GB"/>
        </w:rPr>
        <w:t xml:space="preserve">      m_index = 0;</w:t>
      </w:r>
    </w:p>
    <w:p w14:paraId="7D02FD23" w14:textId="77777777" w:rsidR="005E7D2C" w:rsidRPr="00D822A3" w:rsidRDefault="005E7D2C" w:rsidP="005E7D2C">
      <w:pPr>
        <w:pStyle w:val="Code"/>
        <w:rPr>
          <w:highlight w:val="white"/>
          <w:lang w:val="en-GB"/>
        </w:rPr>
      </w:pPr>
      <w:r w:rsidRPr="00D822A3">
        <w:rPr>
          <w:highlight w:val="white"/>
          <w:lang w:val="en-GB"/>
        </w:rPr>
        <w:t xml:space="preserve">    }</w:t>
      </w:r>
    </w:p>
    <w:p w14:paraId="76B613FC" w14:textId="77777777" w:rsidR="005E7D2C" w:rsidRPr="00D822A3" w:rsidRDefault="005E7D2C" w:rsidP="005E7D2C">
      <w:pPr>
        <w:pStyle w:val="Code"/>
        <w:rPr>
          <w:highlight w:val="white"/>
          <w:lang w:val="en-GB"/>
        </w:rPr>
      </w:pPr>
    </w:p>
    <w:p w14:paraId="42299685" w14:textId="77777777" w:rsidR="005E7D2C" w:rsidRPr="00D822A3" w:rsidRDefault="005E7D2C" w:rsidP="005E7D2C">
      <w:pPr>
        <w:pStyle w:val="Code"/>
        <w:rPr>
          <w:highlight w:val="white"/>
          <w:lang w:val="en-GB"/>
        </w:rPr>
      </w:pPr>
      <w:r w:rsidRPr="00D822A3">
        <w:rPr>
          <w:highlight w:val="white"/>
          <w:lang w:val="en-GB"/>
        </w:rPr>
        <w:t xml:space="preserve">    SetType IEnumerator&lt;SetType&gt;.Current {</w:t>
      </w:r>
    </w:p>
    <w:p w14:paraId="50803C6A" w14:textId="77777777" w:rsidR="005E7D2C" w:rsidRPr="00D822A3" w:rsidRDefault="005E7D2C" w:rsidP="005E7D2C">
      <w:pPr>
        <w:pStyle w:val="Code"/>
        <w:rPr>
          <w:highlight w:val="white"/>
          <w:lang w:val="en-GB"/>
        </w:rPr>
      </w:pPr>
      <w:r w:rsidRPr="00D822A3">
        <w:rPr>
          <w:highlight w:val="white"/>
          <w:lang w:val="en-GB"/>
        </w:rPr>
        <w:t xml:space="preserve">      get {</w:t>
      </w:r>
    </w:p>
    <w:p w14:paraId="629A8F03"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5E6D647E"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25B52006" w14:textId="77777777" w:rsidR="005E7D2C" w:rsidRPr="00D822A3" w:rsidRDefault="005E7D2C" w:rsidP="005E7D2C">
      <w:pPr>
        <w:pStyle w:val="Code"/>
        <w:rPr>
          <w:highlight w:val="white"/>
          <w:lang w:val="en-GB"/>
        </w:rPr>
      </w:pPr>
      <w:r w:rsidRPr="00D822A3">
        <w:rPr>
          <w:highlight w:val="white"/>
          <w:lang w:val="en-GB"/>
        </w:rPr>
        <w:t xml:space="preserve">        }</w:t>
      </w:r>
    </w:p>
    <w:p w14:paraId="309A4F63" w14:textId="77777777" w:rsidR="005E7D2C" w:rsidRPr="00D822A3" w:rsidRDefault="005E7D2C" w:rsidP="005E7D2C">
      <w:pPr>
        <w:pStyle w:val="Code"/>
        <w:rPr>
          <w:highlight w:val="white"/>
          <w:lang w:val="en-GB"/>
        </w:rPr>
      </w:pPr>
      <w:r w:rsidRPr="00D822A3">
        <w:rPr>
          <w:highlight w:val="white"/>
          <w:lang w:val="en-GB"/>
        </w:rPr>
        <w:t xml:space="preserve">        else {</w:t>
      </w:r>
    </w:p>
    <w:p w14:paraId="2AE44E33"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1398CE13" w14:textId="77777777" w:rsidR="005E7D2C" w:rsidRPr="00D822A3" w:rsidRDefault="005E7D2C" w:rsidP="005E7D2C">
      <w:pPr>
        <w:pStyle w:val="Code"/>
        <w:rPr>
          <w:highlight w:val="white"/>
          <w:lang w:val="en-GB"/>
        </w:rPr>
      </w:pPr>
      <w:r w:rsidRPr="00D822A3">
        <w:rPr>
          <w:highlight w:val="white"/>
          <w:lang w:val="en-GB"/>
        </w:rPr>
        <w:t xml:space="preserve">        }</w:t>
      </w:r>
    </w:p>
    <w:p w14:paraId="682676AE" w14:textId="77777777" w:rsidR="005E7D2C" w:rsidRPr="00D822A3" w:rsidRDefault="005E7D2C" w:rsidP="005E7D2C">
      <w:pPr>
        <w:pStyle w:val="Code"/>
        <w:rPr>
          <w:highlight w:val="white"/>
          <w:lang w:val="en-GB"/>
        </w:rPr>
      </w:pPr>
      <w:r w:rsidRPr="00D822A3">
        <w:rPr>
          <w:highlight w:val="white"/>
          <w:lang w:val="en-GB"/>
        </w:rPr>
        <w:t xml:space="preserve">      }</w:t>
      </w:r>
    </w:p>
    <w:p w14:paraId="26A3F1DD" w14:textId="77777777" w:rsidR="005E7D2C" w:rsidRPr="00D822A3" w:rsidRDefault="005E7D2C" w:rsidP="005E7D2C">
      <w:pPr>
        <w:pStyle w:val="Code"/>
        <w:rPr>
          <w:highlight w:val="white"/>
          <w:lang w:val="en-GB"/>
        </w:rPr>
      </w:pPr>
      <w:r w:rsidRPr="00D822A3">
        <w:rPr>
          <w:highlight w:val="white"/>
          <w:lang w:val="en-GB"/>
        </w:rPr>
        <w:t xml:space="preserve">    }</w:t>
      </w:r>
    </w:p>
    <w:p w14:paraId="7A828067" w14:textId="77777777" w:rsidR="005E7D2C" w:rsidRPr="00D822A3" w:rsidRDefault="005E7D2C" w:rsidP="005E7D2C">
      <w:pPr>
        <w:pStyle w:val="Code"/>
        <w:rPr>
          <w:highlight w:val="white"/>
          <w:lang w:val="en-GB"/>
        </w:rPr>
      </w:pPr>
    </w:p>
    <w:p w14:paraId="7B84D67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3223A3F7" w14:textId="77777777" w:rsidR="005E7D2C" w:rsidRPr="00D822A3" w:rsidRDefault="005E7D2C" w:rsidP="005E7D2C">
      <w:pPr>
        <w:pStyle w:val="Code"/>
        <w:rPr>
          <w:highlight w:val="white"/>
          <w:lang w:val="en-GB"/>
        </w:rPr>
      </w:pPr>
      <w:r w:rsidRPr="00D822A3">
        <w:rPr>
          <w:highlight w:val="white"/>
          <w:lang w:val="en-GB"/>
        </w:rPr>
        <w:t xml:space="preserve">      get {</w:t>
      </w:r>
    </w:p>
    <w:p w14:paraId="1C55F866"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29272757"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5E1CF69E" w14:textId="77777777" w:rsidR="005E7D2C" w:rsidRPr="00D822A3" w:rsidRDefault="005E7D2C" w:rsidP="005E7D2C">
      <w:pPr>
        <w:pStyle w:val="Code"/>
        <w:rPr>
          <w:highlight w:val="white"/>
          <w:lang w:val="en-GB"/>
        </w:rPr>
      </w:pPr>
      <w:r w:rsidRPr="00D822A3">
        <w:rPr>
          <w:highlight w:val="white"/>
          <w:lang w:val="en-GB"/>
        </w:rPr>
        <w:t xml:space="preserve">        }</w:t>
      </w:r>
    </w:p>
    <w:p w14:paraId="182DE637" w14:textId="77777777" w:rsidR="005E7D2C" w:rsidRPr="00D822A3" w:rsidRDefault="005E7D2C" w:rsidP="005E7D2C">
      <w:pPr>
        <w:pStyle w:val="Code"/>
        <w:rPr>
          <w:highlight w:val="white"/>
          <w:lang w:val="en-GB"/>
        </w:rPr>
      </w:pPr>
      <w:r w:rsidRPr="00D822A3">
        <w:rPr>
          <w:highlight w:val="white"/>
          <w:lang w:val="en-GB"/>
        </w:rPr>
        <w:t xml:space="preserve">        else {</w:t>
      </w:r>
    </w:p>
    <w:p w14:paraId="33E5852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731F35A" w14:textId="77777777" w:rsidR="005E7D2C" w:rsidRPr="00D822A3" w:rsidRDefault="005E7D2C" w:rsidP="005E7D2C">
      <w:pPr>
        <w:pStyle w:val="Code"/>
        <w:rPr>
          <w:highlight w:val="white"/>
          <w:lang w:val="en-GB"/>
        </w:rPr>
      </w:pPr>
      <w:r w:rsidRPr="00D822A3">
        <w:rPr>
          <w:highlight w:val="white"/>
          <w:lang w:val="en-GB"/>
        </w:rPr>
        <w:t xml:space="preserve">        }</w:t>
      </w:r>
    </w:p>
    <w:p w14:paraId="2251706E" w14:textId="77777777" w:rsidR="005E7D2C" w:rsidRPr="00D822A3" w:rsidRDefault="005E7D2C" w:rsidP="005E7D2C">
      <w:pPr>
        <w:pStyle w:val="Code"/>
        <w:rPr>
          <w:highlight w:val="white"/>
          <w:lang w:val="en-GB"/>
        </w:rPr>
      </w:pPr>
      <w:r w:rsidRPr="00D822A3">
        <w:rPr>
          <w:highlight w:val="white"/>
          <w:lang w:val="en-GB"/>
        </w:rPr>
        <w:t xml:space="preserve">      }</w:t>
      </w:r>
    </w:p>
    <w:p w14:paraId="2952F04C" w14:textId="77777777" w:rsidR="005E7D2C" w:rsidRPr="00D822A3" w:rsidRDefault="005E7D2C" w:rsidP="005E7D2C">
      <w:pPr>
        <w:pStyle w:val="Code"/>
        <w:rPr>
          <w:highlight w:val="white"/>
          <w:lang w:val="en-GB"/>
        </w:rPr>
      </w:pPr>
      <w:r w:rsidRPr="00D822A3">
        <w:rPr>
          <w:highlight w:val="white"/>
          <w:lang w:val="en-GB"/>
        </w:rPr>
        <w:t xml:space="preserve">    }</w:t>
      </w:r>
    </w:p>
    <w:p w14:paraId="6DD96042" w14:textId="77777777" w:rsidR="005E7D2C" w:rsidRPr="00D822A3" w:rsidRDefault="005E7D2C" w:rsidP="005E7D2C">
      <w:pPr>
        <w:pStyle w:val="Code"/>
        <w:rPr>
          <w:highlight w:val="white"/>
          <w:lang w:val="en-GB"/>
        </w:rPr>
      </w:pPr>
    </w:p>
    <w:p w14:paraId="474EBD36"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32BD9690" w14:textId="77777777" w:rsidR="005E7D2C" w:rsidRPr="00D822A3" w:rsidRDefault="005E7D2C" w:rsidP="005E7D2C">
      <w:pPr>
        <w:pStyle w:val="Code"/>
        <w:rPr>
          <w:highlight w:val="white"/>
          <w:lang w:val="en-GB"/>
        </w:rPr>
      </w:pPr>
      <w:r w:rsidRPr="00D822A3">
        <w:rPr>
          <w:highlight w:val="white"/>
          <w:lang w:val="en-GB"/>
        </w:rPr>
        <w:t xml:space="preserve">      // Empty.</w:t>
      </w:r>
    </w:p>
    <w:p w14:paraId="2E45D2E7" w14:textId="77777777" w:rsidR="005E7D2C" w:rsidRPr="00D822A3" w:rsidRDefault="005E7D2C" w:rsidP="005E7D2C">
      <w:pPr>
        <w:pStyle w:val="Code"/>
        <w:rPr>
          <w:highlight w:val="white"/>
          <w:lang w:val="en-GB"/>
        </w:rPr>
      </w:pPr>
      <w:r w:rsidRPr="00D822A3">
        <w:rPr>
          <w:highlight w:val="white"/>
          <w:lang w:val="en-GB"/>
        </w:rPr>
        <w:t xml:space="preserve">    }</w:t>
      </w:r>
    </w:p>
    <w:p w14:paraId="47B8B16C" w14:textId="77777777" w:rsidR="005E7D2C" w:rsidRPr="00D822A3" w:rsidRDefault="005E7D2C" w:rsidP="005E7D2C">
      <w:pPr>
        <w:pStyle w:val="Code"/>
        <w:rPr>
          <w:highlight w:val="white"/>
          <w:lang w:val="en-GB"/>
        </w:rPr>
      </w:pPr>
      <w:r w:rsidRPr="00D822A3">
        <w:rPr>
          <w:highlight w:val="white"/>
          <w:lang w:val="en-GB"/>
        </w:rPr>
        <w:t xml:space="preserve">  }</w:t>
      </w:r>
    </w:p>
    <w:p w14:paraId="137B5D58" w14:textId="77777777" w:rsidR="005E7D2C" w:rsidRPr="00D822A3" w:rsidRDefault="005E7D2C" w:rsidP="005E7D2C">
      <w:pPr>
        <w:pStyle w:val="Code"/>
        <w:rPr>
          <w:lang w:val="en-GB"/>
        </w:rPr>
      </w:pPr>
      <w:r w:rsidRPr="00D822A3">
        <w:rPr>
          <w:highlight w:val="white"/>
          <w:lang w:val="en-GB"/>
        </w:rPr>
        <w:t>}</w:t>
      </w:r>
    </w:p>
    <w:p w14:paraId="7EB8BC07" w14:textId="77777777" w:rsidR="005E7D2C" w:rsidRPr="00D822A3" w:rsidRDefault="005E7D2C" w:rsidP="005E7D2C">
      <w:pPr>
        <w:rPr>
          <w:highlight w:val="white"/>
          <w:lang w:val="en-GB"/>
        </w:rPr>
      </w:pPr>
      <w:r w:rsidRPr="00D822A3">
        <w:rPr>
          <w:highlight w:val="white"/>
          <w:lang w:val="en-GB"/>
        </w:rPr>
        <w:t xml:space="preserve">The </w:t>
      </w:r>
      <w:r w:rsidRPr="00D822A3">
        <w:rPr>
          <w:rStyle w:val="KeyWord0"/>
          <w:highlight w:val="white"/>
          <w:lang w:val="en-GB"/>
        </w:rPr>
        <w:t>ListMap</w:t>
      </w:r>
      <w:r w:rsidRPr="00D822A3">
        <w:rPr>
          <w:highlight w:val="white"/>
          <w:lang w:val="en-GB"/>
        </w:rPr>
        <w:t xml:space="preserve"> class implements the </w:t>
      </w:r>
      <w:r w:rsidRPr="00D822A3">
        <w:rPr>
          <w:rStyle w:val="KeyWord0"/>
          <w:highlight w:val="white"/>
          <w:lang w:val="en-GB"/>
        </w:rPr>
        <w:t>IDictionary</w:t>
      </w:r>
      <w:r w:rsidRPr="00D822A3">
        <w:rPr>
          <w:highlight w:val="white"/>
          <w:lang w:val="en-GB"/>
        </w:rPr>
        <w:t xml:space="preserve"> interface. The keys and value of the map are stored as pairs in a list.</w:t>
      </w:r>
    </w:p>
    <w:p w14:paraId="10124830" w14:textId="77777777" w:rsidR="005E7D2C" w:rsidRPr="00D822A3" w:rsidRDefault="005E7D2C" w:rsidP="005E7D2C">
      <w:pPr>
        <w:pStyle w:val="CodeHeader"/>
        <w:rPr>
          <w:lang w:val="en-GB"/>
        </w:rPr>
      </w:pPr>
      <w:r w:rsidRPr="00D822A3">
        <w:rPr>
          <w:lang w:val="en-GB"/>
        </w:rPr>
        <w:t>ListMap.cs</w:t>
      </w:r>
    </w:p>
    <w:p w14:paraId="286825CB" w14:textId="77777777" w:rsidR="005E7D2C" w:rsidRPr="00D822A3" w:rsidRDefault="005E7D2C" w:rsidP="005E7D2C">
      <w:pPr>
        <w:pStyle w:val="Code"/>
        <w:rPr>
          <w:highlight w:val="white"/>
          <w:lang w:val="en-GB"/>
        </w:rPr>
      </w:pPr>
      <w:r w:rsidRPr="00D822A3">
        <w:rPr>
          <w:highlight w:val="white"/>
          <w:lang w:val="en-GB"/>
        </w:rPr>
        <w:t>using System;</w:t>
      </w:r>
    </w:p>
    <w:p w14:paraId="3E7E93BE" w14:textId="77777777" w:rsidR="005E7D2C" w:rsidRPr="00D822A3" w:rsidRDefault="005E7D2C" w:rsidP="005E7D2C">
      <w:pPr>
        <w:pStyle w:val="Code"/>
        <w:rPr>
          <w:highlight w:val="white"/>
          <w:lang w:val="en-GB"/>
        </w:rPr>
      </w:pPr>
      <w:r w:rsidRPr="00D822A3">
        <w:rPr>
          <w:highlight w:val="white"/>
          <w:lang w:val="en-GB"/>
        </w:rPr>
        <w:t>using System.Text;</w:t>
      </w:r>
    </w:p>
    <w:p w14:paraId="18F6C64E" w14:textId="77777777" w:rsidR="005E7D2C" w:rsidRPr="00D822A3" w:rsidRDefault="005E7D2C" w:rsidP="005E7D2C">
      <w:pPr>
        <w:pStyle w:val="Code"/>
        <w:rPr>
          <w:highlight w:val="white"/>
          <w:lang w:val="en-GB"/>
        </w:rPr>
      </w:pPr>
      <w:r w:rsidRPr="00D822A3">
        <w:rPr>
          <w:highlight w:val="white"/>
          <w:lang w:val="en-GB"/>
        </w:rPr>
        <w:t>using System.Collections;</w:t>
      </w:r>
    </w:p>
    <w:p w14:paraId="4E224F7D"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15504E3F" w14:textId="77777777" w:rsidR="005E7D2C" w:rsidRPr="00D822A3" w:rsidRDefault="005E7D2C" w:rsidP="005E7D2C">
      <w:pPr>
        <w:pStyle w:val="Code"/>
        <w:rPr>
          <w:highlight w:val="white"/>
          <w:lang w:val="en-GB"/>
        </w:rPr>
      </w:pPr>
    </w:p>
    <w:p w14:paraId="44D68693" w14:textId="77777777" w:rsidR="005E7D2C" w:rsidRPr="00D822A3" w:rsidRDefault="005E7D2C" w:rsidP="005E7D2C">
      <w:pPr>
        <w:pStyle w:val="Code"/>
        <w:rPr>
          <w:highlight w:val="white"/>
          <w:lang w:val="en-GB"/>
        </w:rPr>
      </w:pPr>
      <w:r w:rsidRPr="00D822A3">
        <w:rPr>
          <w:highlight w:val="white"/>
          <w:lang w:val="en-GB"/>
        </w:rPr>
        <w:t>namespace CCompiler {</w:t>
      </w:r>
    </w:p>
    <w:p w14:paraId="74F59E60" w14:textId="77777777" w:rsidR="005E7D2C" w:rsidRPr="00D822A3" w:rsidRDefault="005E7D2C" w:rsidP="005E7D2C">
      <w:pPr>
        <w:pStyle w:val="Code"/>
        <w:rPr>
          <w:highlight w:val="white"/>
          <w:lang w:val="en-GB"/>
        </w:rPr>
      </w:pPr>
      <w:r w:rsidRPr="00D822A3">
        <w:rPr>
          <w:highlight w:val="white"/>
          <w:lang w:val="en-GB"/>
        </w:rPr>
        <w:t xml:space="preserve">  public class ListMap&lt;KeyType,ValueType&gt; :</w:t>
      </w:r>
    </w:p>
    <w:p w14:paraId="0DC9B513" w14:textId="77777777" w:rsidR="005E7D2C" w:rsidRPr="00D822A3" w:rsidRDefault="005E7D2C" w:rsidP="005E7D2C">
      <w:pPr>
        <w:pStyle w:val="Code"/>
        <w:rPr>
          <w:highlight w:val="white"/>
          <w:lang w:val="en-GB"/>
        </w:rPr>
      </w:pPr>
      <w:r w:rsidRPr="00D822A3">
        <w:rPr>
          <w:highlight w:val="white"/>
          <w:lang w:val="en-GB"/>
        </w:rPr>
        <w:t xml:space="preserve">               IDictionary&lt;KeyType,ValueType&gt; {</w:t>
      </w:r>
    </w:p>
    <w:p w14:paraId="0E345879"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List&lt;KeyValuePair&lt;KeyType,ValueType&gt;&gt; m_list =</w:t>
      </w:r>
    </w:p>
    <w:p w14:paraId="0932C0C6" w14:textId="77777777" w:rsidR="005E7D2C" w:rsidRPr="00D822A3" w:rsidRDefault="005E7D2C" w:rsidP="005E7D2C">
      <w:pPr>
        <w:pStyle w:val="Code"/>
        <w:rPr>
          <w:highlight w:val="white"/>
          <w:lang w:val="en-GB"/>
        </w:rPr>
      </w:pPr>
      <w:r w:rsidRPr="00D822A3">
        <w:rPr>
          <w:highlight w:val="white"/>
          <w:lang w:val="en-GB"/>
        </w:rPr>
        <w:t xml:space="preserve">      new List&lt;KeyValuePair&lt;KeyType,ValueType&gt;&gt;();</w:t>
      </w:r>
    </w:p>
    <w:p w14:paraId="7B1A22D9" w14:textId="77777777" w:rsidR="005E7D2C" w:rsidRPr="00D822A3" w:rsidRDefault="005E7D2C" w:rsidP="005E7D2C">
      <w:pPr>
        <w:pStyle w:val="Code"/>
        <w:rPr>
          <w:highlight w:val="white"/>
          <w:lang w:val="en-GB"/>
        </w:rPr>
      </w:pPr>
    </w:p>
    <w:p w14:paraId="34B7E481" w14:textId="77777777" w:rsidR="005E7D2C" w:rsidRPr="00D822A3" w:rsidRDefault="005E7D2C" w:rsidP="005E7D2C">
      <w:pPr>
        <w:pStyle w:val="Code"/>
        <w:rPr>
          <w:highlight w:val="white"/>
          <w:lang w:val="en-GB"/>
        </w:rPr>
      </w:pPr>
      <w:r w:rsidRPr="00D822A3">
        <w:rPr>
          <w:highlight w:val="white"/>
          <w:lang w:val="en-GB"/>
        </w:rPr>
        <w:t xml:space="preserve">    public int Count {</w:t>
      </w:r>
    </w:p>
    <w:p w14:paraId="0DC60481" w14:textId="77777777" w:rsidR="005E7D2C" w:rsidRPr="00D822A3" w:rsidRDefault="005E7D2C" w:rsidP="005E7D2C">
      <w:pPr>
        <w:pStyle w:val="Code"/>
        <w:rPr>
          <w:highlight w:val="white"/>
          <w:lang w:val="en-GB"/>
        </w:rPr>
      </w:pPr>
      <w:r w:rsidRPr="00D822A3">
        <w:rPr>
          <w:highlight w:val="white"/>
          <w:lang w:val="en-GB"/>
        </w:rPr>
        <w:t xml:space="preserve">      get { return m_list.Count; }</w:t>
      </w:r>
    </w:p>
    <w:p w14:paraId="00A781F6" w14:textId="77777777" w:rsidR="005E7D2C" w:rsidRPr="00D822A3" w:rsidRDefault="005E7D2C" w:rsidP="005E7D2C">
      <w:pPr>
        <w:pStyle w:val="Code"/>
        <w:rPr>
          <w:highlight w:val="white"/>
          <w:lang w:val="en-GB"/>
        </w:rPr>
      </w:pPr>
      <w:r w:rsidRPr="00D822A3">
        <w:rPr>
          <w:highlight w:val="white"/>
          <w:lang w:val="en-GB"/>
        </w:rPr>
        <w:t xml:space="preserve">    }</w:t>
      </w:r>
    </w:p>
    <w:p w14:paraId="35317D94" w14:textId="77777777" w:rsidR="005E7D2C" w:rsidRPr="00D822A3" w:rsidRDefault="005E7D2C" w:rsidP="005E7D2C">
      <w:pPr>
        <w:pStyle w:val="Code"/>
        <w:rPr>
          <w:highlight w:val="white"/>
          <w:lang w:val="en-GB"/>
        </w:rPr>
      </w:pPr>
    </w:p>
    <w:p w14:paraId="46AB6DFC" w14:textId="77777777" w:rsidR="005E7D2C" w:rsidRPr="00D822A3" w:rsidRDefault="005E7D2C" w:rsidP="005E7D2C">
      <w:pPr>
        <w:pStyle w:val="Code"/>
        <w:rPr>
          <w:highlight w:val="white"/>
          <w:lang w:val="en-GB"/>
        </w:rPr>
      </w:pPr>
      <w:r w:rsidRPr="00D822A3">
        <w:rPr>
          <w:highlight w:val="white"/>
          <w:lang w:val="en-GB"/>
        </w:rPr>
        <w:t xml:space="preserve">    public void Clear() {</w:t>
      </w:r>
    </w:p>
    <w:p w14:paraId="39A72C02" w14:textId="77777777" w:rsidR="005E7D2C" w:rsidRPr="00D822A3" w:rsidRDefault="005E7D2C" w:rsidP="005E7D2C">
      <w:pPr>
        <w:pStyle w:val="Code"/>
        <w:rPr>
          <w:highlight w:val="white"/>
          <w:lang w:val="en-GB"/>
        </w:rPr>
      </w:pPr>
      <w:r w:rsidRPr="00D822A3">
        <w:rPr>
          <w:highlight w:val="white"/>
          <w:lang w:val="en-GB"/>
        </w:rPr>
        <w:t xml:space="preserve">      m_list.Clear();</w:t>
      </w:r>
    </w:p>
    <w:p w14:paraId="5D502796" w14:textId="77777777" w:rsidR="005E7D2C" w:rsidRPr="00D822A3" w:rsidRDefault="005E7D2C" w:rsidP="005E7D2C">
      <w:pPr>
        <w:pStyle w:val="Code"/>
        <w:rPr>
          <w:highlight w:val="white"/>
          <w:lang w:val="en-GB"/>
        </w:rPr>
      </w:pPr>
      <w:r w:rsidRPr="00D822A3">
        <w:rPr>
          <w:highlight w:val="white"/>
          <w:lang w:val="en-GB"/>
        </w:rPr>
        <w:t xml:space="preserve">    }</w:t>
      </w:r>
    </w:p>
    <w:p w14:paraId="670B7DAE" w14:textId="77777777" w:rsidR="005E7D2C" w:rsidRPr="00D822A3" w:rsidRDefault="005E7D2C" w:rsidP="005E7D2C">
      <w:pPr>
        <w:pStyle w:val="Code"/>
        <w:rPr>
          <w:highlight w:val="white"/>
          <w:lang w:val="en-GB"/>
        </w:rPr>
      </w:pPr>
    </w:p>
    <w:p w14:paraId="3EE17465" w14:textId="77777777" w:rsidR="005E7D2C" w:rsidRPr="00D822A3" w:rsidRDefault="005E7D2C" w:rsidP="005E7D2C">
      <w:pPr>
        <w:pStyle w:val="Code"/>
        <w:rPr>
          <w:highlight w:val="white"/>
          <w:lang w:val="en-GB"/>
        </w:rPr>
      </w:pPr>
      <w:r w:rsidRPr="00D822A3">
        <w:rPr>
          <w:highlight w:val="white"/>
          <w:lang w:val="en-GB"/>
        </w:rPr>
        <w:t xml:space="preserve">    public bool IsReadOnly {</w:t>
      </w:r>
    </w:p>
    <w:p w14:paraId="6A3B2E04" w14:textId="77777777" w:rsidR="005E7D2C" w:rsidRPr="00D822A3" w:rsidRDefault="005E7D2C" w:rsidP="005E7D2C">
      <w:pPr>
        <w:pStyle w:val="Code"/>
        <w:rPr>
          <w:highlight w:val="white"/>
          <w:lang w:val="en-GB"/>
        </w:rPr>
      </w:pPr>
      <w:r w:rsidRPr="00D822A3">
        <w:rPr>
          <w:highlight w:val="white"/>
          <w:lang w:val="en-GB"/>
        </w:rPr>
        <w:t xml:space="preserve">      get { return false; }</w:t>
      </w:r>
    </w:p>
    <w:p w14:paraId="7B613BCC" w14:textId="77777777" w:rsidR="005E7D2C" w:rsidRPr="00D822A3" w:rsidRDefault="005E7D2C" w:rsidP="005E7D2C">
      <w:pPr>
        <w:pStyle w:val="Code"/>
        <w:rPr>
          <w:highlight w:val="white"/>
          <w:lang w:val="en-GB"/>
        </w:rPr>
      </w:pPr>
      <w:r w:rsidRPr="00D822A3">
        <w:rPr>
          <w:highlight w:val="white"/>
          <w:lang w:val="en-GB"/>
        </w:rPr>
        <w:t xml:space="preserve">    }</w:t>
      </w:r>
    </w:p>
    <w:p w14:paraId="5C3FF3F9" w14:textId="77777777" w:rsidR="005E7D2C" w:rsidRPr="00D822A3" w:rsidRDefault="005E7D2C" w:rsidP="005E7D2C">
      <w:pPr>
        <w:pStyle w:val="Code"/>
        <w:rPr>
          <w:highlight w:val="white"/>
          <w:lang w:val="en-GB"/>
        </w:rPr>
      </w:pPr>
    </w:p>
    <w:p w14:paraId="1C7F82D5" w14:textId="77777777" w:rsidR="005E7D2C" w:rsidRPr="00D822A3" w:rsidRDefault="005E7D2C" w:rsidP="005E7D2C">
      <w:pPr>
        <w:pStyle w:val="Code"/>
        <w:rPr>
          <w:highlight w:val="white"/>
          <w:lang w:val="en-GB"/>
        </w:rPr>
      </w:pPr>
      <w:r w:rsidRPr="00D822A3">
        <w:rPr>
          <w:highlight w:val="white"/>
          <w:lang w:val="en-GB"/>
        </w:rPr>
        <w:t xml:space="preserve">    public ValueType this[KeyType key] {</w:t>
      </w:r>
    </w:p>
    <w:p w14:paraId="62CAE404" w14:textId="77777777" w:rsidR="005E7D2C" w:rsidRPr="00D822A3" w:rsidRDefault="005E7D2C" w:rsidP="005E7D2C">
      <w:pPr>
        <w:pStyle w:val="Code"/>
        <w:rPr>
          <w:highlight w:val="white"/>
          <w:lang w:val="en-GB"/>
        </w:rPr>
      </w:pPr>
      <w:r w:rsidRPr="00D822A3">
        <w:rPr>
          <w:highlight w:val="white"/>
          <w:lang w:val="en-GB"/>
        </w:rPr>
        <w:t xml:space="preserve">      get {</w:t>
      </w:r>
    </w:p>
    <w:p w14:paraId="1C9A67F7" w14:textId="77777777" w:rsidR="005E7D2C" w:rsidRPr="00D822A3" w:rsidRDefault="005E7D2C" w:rsidP="005E7D2C">
      <w:pPr>
        <w:pStyle w:val="Code"/>
        <w:rPr>
          <w:highlight w:val="white"/>
          <w:lang w:val="en-GB"/>
        </w:rPr>
      </w:pPr>
      <w:r w:rsidRPr="00D822A3">
        <w:rPr>
          <w:highlight w:val="white"/>
          <w:lang w:val="en-GB"/>
        </w:rPr>
        <w:t xml:space="preserve">        if (key == null) {</w:t>
      </w:r>
    </w:p>
    <w:p w14:paraId="6A932188" w14:textId="77777777" w:rsidR="005E7D2C" w:rsidRPr="00D822A3" w:rsidRDefault="005E7D2C" w:rsidP="005E7D2C">
      <w:pPr>
        <w:pStyle w:val="Code"/>
        <w:rPr>
          <w:highlight w:val="white"/>
          <w:lang w:val="en-GB"/>
        </w:rPr>
      </w:pPr>
      <w:r w:rsidRPr="00D822A3">
        <w:rPr>
          <w:highlight w:val="white"/>
          <w:lang w:val="en-GB"/>
        </w:rPr>
        <w:t xml:space="preserve">          throw (new ArgumentNullException());</w:t>
      </w:r>
    </w:p>
    <w:p w14:paraId="297A3E17"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51ACD078" w14:textId="77777777" w:rsidR="005E7D2C" w:rsidRPr="00D822A3" w:rsidRDefault="005E7D2C" w:rsidP="005E7D2C">
      <w:pPr>
        <w:pStyle w:val="Code"/>
        <w:rPr>
          <w:highlight w:val="white"/>
          <w:lang w:val="en-GB"/>
        </w:rPr>
      </w:pPr>
    </w:p>
    <w:p w14:paraId="6DC67CCF" w14:textId="77777777" w:rsidR="005E7D2C" w:rsidRPr="00D822A3" w:rsidRDefault="005E7D2C" w:rsidP="005E7D2C">
      <w:pPr>
        <w:pStyle w:val="Code"/>
        <w:rPr>
          <w:highlight w:val="white"/>
          <w:lang w:val="en-GB"/>
        </w:rPr>
      </w:pPr>
      <w:r w:rsidRPr="00D822A3">
        <w:rPr>
          <w:highlight w:val="white"/>
          <w:lang w:val="en-GB"/>
        </w:rPr>
        <w:t xml:space="preserve">        ValueType value;</w:t>
      </w:r>
    </w:p>
    <w:p w14:paraId="72AEFCA5" w14:textId="77777777" w:rsidR="005E7D2C" w:rsidRPr="00D822A3" w:rsidRDefault="005E7D2C" w:rsidP="005E7D2C">
      <w:pPr>
        <w:pStyle w:val="Code"/>
        <w:rPr>
          <w:highlight w:val="white"/>
          <w:lang w:val="en-GB"/>
        </w:rPr>
      </w:pPr>
    </w:p>
    <w:p w14:paraId="3E1F3210" w14:textId="77777777" w:rsidR="005E7D2C" w:rsidRPr="00D822A3" w:rsidRDefault="005E7D2C" w:rsidP="005E7D2C">
      <w:pPr>
        <w:pStyle w:val="Code"/>
        <w:rPr>
          <w:highlight w:val="white"/>
          <w:lang w:val="en-GB"/>
        </w:rPr>
      </w:pPr>
      <w:r w:rsidRPr="00D822A3">
        <w:rPr>
          <w:highlight w:val="white"/>
          <w:lang w:val="en-GB"/>
        </w:rPr>
        <w:t xml:space="preserve">        if (TryGetValue(key, out value)) {</w:t>
      </w:r>
    </w:p>
    <w:p w14:paraId="4DD06DD9" w14:textId="77777777" w:rsidR="005E7D2C" w:rsidRPr="00D822A3" w:rsidRDefault="005E7D2C" w:rsidP="005E7D2C">
      <w:pPr>
        <w:pStyle w:val="Code"/>
        <w:rPr>
          <w:highlight w:val="white"/>
          <w:lang w:val="en-GB"/>
        </w:rPr>
      </w:pPr>
      <w:r w:rsidRPr="00D822A3">
        <w:rPr>
          <w:highlight w:val="white"/>
          <w:lang w:val="en-GB"/>
        </w:rPr>
        <w:t xml:space="preserve">          return value;</w:t>
      </w:r>
    </w:p>
    <w:p w14:paraId="5012F619" w14:textId="77777777" w:rsidR="005E7D2C" w:rsidRPr="00D822A3" w:rsidRDefault="005E7D2C" w:rsidP="005E7D2C">
      <w:pPr>
        <w:pStyle w:val="Code"/>
        <w:rPr>
          <w:highlight w:val="white"/>
          <w:lang w:val="en-GB"/>
        </w:rPr>
      </w:pPr>
      <w:r w:rsidRPr="00D822A3">
        <w:rPr>
          <w:highlight w:val="white"/>
          <w:lang w:val="en-GB"/>
        </w:rPr>
        <w:t xml:space="preserve">        }</w:t>
      </w:r>
    </w:p>
    <w:p w14:paraId="0277F5E0" w14:textId="77777777" w:rsidR="005E7D2C" w:rsidRPr="00D822A3" w:rsidRDefault="005E7D2C" w:rsidP="005E7D2C">
      <w:pPr>
        <w:pStyle w:val="Code"/>
        <w:rPr>
          <w:highlight w:val="white"/>
          <w:lang w:val="en-GB"/>
        </w:rPr>
      </w:pPr>
      <w:r w:rsidRPr="00D822A3">
        <w:rPr>
          <w:highlight w:val="white"/>
          <w:lang w:val="en-GB"/>
        </w:rPr>
        <w:t xml:space="preserve">        else {</w:t>
      </w:r>
    </w:p>
    <w:p w14:paraId="4F204F37"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258BDDB5" w14:textId="77777777" w:rsidR="005E7D2C" w:rsidRPr="00D822A3" w:rsidRDefault="005E7D2C" w:rsidP="005E7D2C">
      <w:pPr>
        <w:pStyle w:val="Code"/>
        <w:rPr>
          <w:highlight w:val="white"/>
          <w:lang w:val="en-GB"/>
        </w:rPr>
      </w:pPr>
      <w:r w:rsidRPr="00D822A3">
        <w:rPr>
          <w:highlight w:val="white"/>
          <w:lang w:val="en-GB"/>
        </w:rPr>
        <w:t xml:space="preserve">        }</w:t>
      </w:r>
    </w:p>
    <w:p w14:paraId="01C52261" w14:textId="77777777" w:rsidR="005E7D2C" w:rsidRPr="00D822A3" w:rsidRDefault="005E7D2C" w:rsidP="005E7D2C">
      <w:pPr>
        <w:pStyle w:val="Code"/>
        <w:rPr>
          <w:highlight w:val="white"/>
          <w:lang w:val="en-GB"/>
        </w:rPr>
      </w:pPr>
      <w:r w:rsidRPr="00D822A3">
        <w:rPr>
          <w:highlight w:val="white"/>
          <w:lang w:val="en-GB"/>
        </w:rPr>
        <w:t xml:space="preserve">      }</w:t>
      </w:r>
    </w:p>
    <w:p w14:paraId="02C48A81" w14:textId="77777777" w:rsidR="005E7D2C" w:rsidRPr="00D822A3" w:rsidRDefault="005E7D2C" w:rsidP="005E7D2C">
      <w:pPr>
        <w:pStyle w:val="Code"/>
        <w:rPr>
          <w:highlight w:val="white"/>
          <w:lang w:val="en-GB"/>
        </w:rPr>
      </w:pPr>
    </w:p>
    <w:p w14:paraId="4902313C" w14:textId="77777777" w:rsidR="005E7D2C" w:rsidRPr="00D822A3" w:rsidRDefault="005E7D2C" w:rsidP="005E7D2C">
      <w:pPr>
        <w:pStyle w:val="Code"/>
        <w:rPr>
          <w:highlight w:val="white"/>
          <w:lang w:val="en-GB"/>
        </w:rPr>
      </w:pPr>
      <w:r w:rsidRPr="00D822A3">
        <w:rPr>
          <w:highlight w:val="white"/>
          <w:lang w:val="en-GB"/>
        </w:rPr>
        <w:t xml:space="preserve">      set {</w:t>
      </w:r>
    </w:p>
    <w:p w14:paraId="7427A860" w14:textId="77777777" w:rsidR="005E7D2C" w:rsidRPr="00D822A3" w:rsidRDefault="005E7D2C" w:rsidP="005E7D2C">
      <w:pPr>
        <w:pStyle w:val="Code"/>
        <w:rPr>
          <w:highlight w:val="white"/>
          <w:lang w:val="en-GB"/>
        </w:rPr>
      </w:pPr>
      <w:r w:rsidRPr="00D822A3">
        <w:rPr>
          <w:highlight w:val="white"/>
          <w:lang w:val="en-GB"/>
        </w:rPr>
        <w:t xml:space="preserve">        if (ContainsKey(key)) {</w:t>
      </w:r>
    </w:p>
    <w:p w14:paraId="30735E6A" w14:textId="77777777" w:rsidR="005E7D2C" w:rsidRPr="00D822A3" w:rsidRDefault="005E7D2C" w:rsidP="005E7D2C">
      <w:pPr>
        <w:pStyle w:val="Code"/>
        <w:rPr>
          <w:highlight w:val="white"/>
          <w:lang w:val="en-GB"/>
        </w:rPr>
      </w:pPr>
      <w:r w:rsidRPr="00D822A3">
        <w:rPr>
          <w:highlight w:val="white"/>
          <w:lang w:val="en-GB"/>
        </w:rPr>
        <w:t xml:space="preserve">          Remove(key);</w:t>
      </w:r>
    </w:p>
    <w:p w14:paraId="54F9E5F1" w14:textId="77777777" w:rsidR="005E7D2C" w:rsidRPr="00D822A3" w:rsidRDefault="005E7D2C" w:rsidP="005E7D2C">
      <w:pPr>
        <w:pStyle w:val="Code"/>
        <w:rPr>
          <w:highlight w:val="white"/>
          <w:lang w:val="en-GB"/>
        </w:rPr>
      </w:pPr>
      <w:r w:rsidRPr="00D822A3">
        <w:rPr>
          <w:highlight w:val="white"/>
          <w:lang w:val="en-GB"/>
        </w:rPr>
        <w:t xml:space="preserve">        }</w:t>
      </w:r>
    </w:p>
    <w:p w14:paraId="11F73BCD" w14:textId="77777777" w:rsidR="005E7D2C" w:rsidRPr="00D822A3" w:rsidRDefault="005E7D2C" w:rsidP="005E7D2C">
      <w:pPr>
        <w:pStyle w:val="Code"/>
        <w:rPr>
          <w:highlight w:val="white"/>
          <w:lang w:val="en-GB"/>
        </w:rPr>
      </w:pPr>
    </w:p>
    <w:p w14:paraId="54BDD481" w14:textId="77777777" w:rsidR="005E7D2C" w:rsidRPr="00D822A3" w:rsidRDefault="005E7D2C" w:rsidP="005E7D2C">
      <w:pPr>
        <w:pStyle w:val="Code"/>
        <w:rPr>
          <w:highlight w:val="white"/>
          <w:lang w:val="en-GB"/>
        </w:rPr>
      </w:pPr>
      <w:r w:rsidRPr="00D822A3">
        <w:rPr>
          <w:highlight w:val="white"/>
          <w:lang w:val="en-GB"/>
        </w:rPr>
        <w:t xml:space="preserve">        m_list.Add(new KeyValuePair&lt;KeyType,ValueType&gt;(key, value));</w:t>
      </w:r>
    </w:p>
    <w:p w14:paraId="118E3913" w14:textId="77777777" w:rsidR="005E7D2C" w:rsidRPr="00D822A3" w:rsidRDefault="005E7D2C" w:rsidP="005E7D2C">
      <w:pPr>
        <w:pStyle w:val="Code"/>
        <w:rPr>
          <w:highlight w:val="white"/>
          <w:lang w:val="en-GB"/>
        </w:rPr>
      </w:pPr>
      <w:r w:rsidRPr="00D822A3">
        <w:rPr>
          <w:highlight w:val="white"/>
          <w:lang w:val="en-GB"/>
        </w:rPr>
        <w:t xml:space="preserve">      }</w:t>
      </w:r>
    </w:p>
    <w:p w14:paraId="18304A13" w14:textId="77777777" w:rsidR="005E7D2C" w:rsidRPr="00D822A3" w:rsidRDefault="005E7D2C" w:rsidP="005E7D2C">
      <w:pPr>
        <w:pStyle w:val="Code"/>
        <w:rPr>
          <w:highlight w:val="white"/>
          <w:lang w:val="en-GB"/>
        </w:rPr>
      </w:pPr>
      <w:r w:rsidRPr="00D822A3">
        <w:rPr>
          <w:highlight w:val="white"/>
          <w:lang w:val="en-GB"/>
        </w:rPr>
        <w:t xml:space="preserve">    }</w:t>
      </w:r>
    </w:p>
    <w:p w14:paraId="0F9668E9" w14:textId="77777777" w:rsidR="005E7D2C" w:rsidRPr="00D822A3" w:rsidRDefault="005E7D2C" w:rsidP="005E7D2C">
      <w:pPr>
        <w:pStyle w:val="Code"/>
        <w:rPr>
          <w:highlight w:val="white"/>
          <w:lang w:val="en-GB"/>
        </w:rPr>
      </w:pPr>
    </w:p>
    <w:p w14:paraId="18437A5B" w14:textId="77777777" w:rsidR="005E7D2C" w:rsidRPr="00D822A3" w:rsidRDefault="005E7D2C" w:rsidP="005E7D2C">
      <w:pPr>
        <w:pStyle w:val="Code"/>
        <w:rPr>
          <w:highlight w:val="white"/>
          <w:lang w:val="en-GB"/>
        </w:rPr>
      </w:pPr>
      <w:r w:rsidRPr="00D822A3">
        <w:rPr>
          <w:highlight w:val="white"/>
          <w:lang w:val="en-GB"/>
        </w:rPr>
        <w:t xml:space="preserve">    public ICollection&lt;KeyType&gt; Keys {</w:t>
      </w:r>
    </w:p>
    <w:p w14:paraId="6FB9A203" w14:textId="77777777" w:rsidR="005E7D2C" w:rsidRPr="00D822A3" w:rsidRDefault="005E7D2C" w:rsidP="005E7D2C">
      <w:pPr>
        <w:pStyle w:val="Code"/>
        <w:rPr>
          <w:highlight w:val="white"/>
          <w:lang w:val="en-GB"/>
        </w:rPr>
      </w:pPr>
      <w:r w:rsidRPr="00D822A3">
        <w:rPr>
          <w:highlight w:val="white"/>
          <w:lang w:val="en-GB"/>
        </w:rPr>
        <w:t xml:space="preserve">      get {</w:t>
      </w:r>
    </w:p>
    <w:p w14:paraId="3F894CB1" w14:textId="77777777" w:rsidR="005E7D2C" w:rsidRPr="00D822A3" w:rsidRDefault="005E7D2C" w:rsidP="005E7D2C">
      <w:pPr>
        <w:pStyle w:val="Code"/>
        <w:rPr>
          <w:highlight w:val="white"/>
          <w:lang w:val="en-GB"/>
        </w:rPr>
      </w:pPr>
      <w:r w:rsidRPr="00D822A3">
        <w:rPr>
          <w:highlight w:val="white"/>
          <w:lang w:val="en-GB"/>
        </w:rPr>
        <w:t xml:space="preserve">        ICollection&lt;KeyType&gt; collection = new ListSet&lt;KeyType&gt;();</w:t>
      </w:r>
    </w:p>
    <w:p w14:paraId="11500908" w14:textId="77777777" w:rsidR="005E7D2C" w:rsidRPr="00D822A3" w:rsidRDefault="005E7D2C" w:rsidP="005E7D2C">
      <w:pPr>
        <w:pStyle w:val="Code"/>
        <w:rPr>
          <w:highlight w:val="white"/>
          <w:lang w:val="en-GB"/>
        </w:rPr>
      </w:pPr>
    </w:p>
    <w:p w14:paraId="46772C81"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64F33E55" w14:textId="77777777" w:rsidR="005E7D2C" w:rsidRPr="00D822A3" w:rsidRDefault="005E7D2C" w:rsidP="005E7D2C">
      <w:pPr>
        <w:pStyle w:val="Code"/>
        <w:rPr>
          <w:highlight w:val="white"/>
          <w:lang w:val="en-GB"/>
        </w:rPr>
      </w:pPr>
      <w:r w:rsidRPr="00D822A3">
        <w:rPr>
          <w:highlight w:val="white"/>
          <w:lang w:val="en-GB"/>
        </w:rPr>
        <w:t xml:space="preserve">          collection.Add(pair.Key);</w:t>
      </w:r>
    </w:p>
    <w:p w14:paraId="62AB2B2D" w14:textId="77777777" w:rsidR="005E7D2C" w:rsidRPr="00D822A3" w:rsidRDefault="005E7D2C" w:rsidP="005E7D2C">
      <w:pPr>
        <w:pStyle w:val="Code"/>
        <w:rPr>
          <w:highlight w:val="white"/>
          <w:lang w:val="en-GB"/>
        </w:rPr>
      </w:pPr>
      <w:r w:rsidRPr="00D822A3">
        <w:rPr>
          <w:highlight w:val="white"/>
          <w:lang w:val="en-GB"/>
        </w:rPr>
        <w:t xml:space="preserve">        }</w:t>
      </w:r>
    </w:p>
    <w:p w14:paraId="5BA4578E" w14:textId="77777777" w:rsidR="005E7D2C" w:rsidRPr="00D822A3" w:rsidRDefault="005E7D2C" w:rsidP="005E7D2C">
      <w:pPr>
        <w:pStyle w:val="Code"/>
        <w:rPr>
          <w:highlight w:val="white"/>
          <w:lang w:val="en-GB"/>
        </w:rPr>
      </w:pPr>
    </w:p>
    <w:p w14:paraId="4ABFC63E"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3A250254" w14:textId="77777777" w:rsidR="005E7D2C" w:rsidRPr="00D822A3" w:rsidRDefault="005E7D2C" w:rsidP="005E7D2C">
      <w:pPr>
        <w:pStyle w:val="Code"/>
        <w:rPr>
          <w:highlight w:val="white"/>
          <w:lang w:val="en-GB"/>
        </w:rPr>
      </w:pPr>
      <w:r w:rsidRPr="00D822A3">
        <w:rPr>
          <w:highlight w:val="white"/>
          <w:lang w:val="en-GB"/>
        </w:rPr>
        <w:t xml:space="preserve">      }</w:t>
      </w:r>
    </w:p>
    <w:p w14:paraId="38D72722" w14:textId="77777777" w:rsidR="005E7D2C" w:rsidRPr="00D822A3" w:rsidRDefault="005E7D2C" w:rsidP="005E7D2C">
      <w:pPr>
        <w:pStyle w:val="Code"/>
        <w:rPr>
          <w:highlight w:val="white"/>
          <w:lang w:val="en-GB"/>
        </w:rPr>
      </w:pPr>
      <w:r w:rsidRPr="00D822A3">
        <w:rPr>
          <w:highlight w:val="white"/>
          <w:lang w:val="en-GB"/>
        </w:rPr>
        <w:t xml:space="preserve">    }</w:t>
      </w:r>
    </w:p>
    <w:p w14:paraId="31051C4B" w14:textId="77777777" w:rsidR="005E7D2C" w:rsidRPr="00D822A3" w:rsidRDefault="005E7D2C" w:rsidP="005E7D2C">
      <w:pPr>
        <w:pStyle w:val="Code"/>
        <w:rPr>
          <w:highlight w:val="white"/>
          <w:lang w:val="en-GB"/>
        </w:rPr>
      </w:pPr>
    </w:p>
    <w:p w14:paraId="2C1B3407" w14:textId="77777777" w:rsidR="005E7D2C" w:rsidRPr="00D822A3" w:rsidRDefault="005E7D2C" w:rsidP="005E7D2C">
      <w:pPr>
        <w:pStyle w:val="Code"/>
        <w:rPr>
          <w:highlight w:val="white"/>
          <w:lang w:val="en-GB"/>
        </w:rPr>
      </w:pPr>
      <w:r w:rsidRPr="00D822A3">
        <w:rPr>
          <w:highlight w:val="white"/>
          <w:lang w:val="en-GB"/>
        </w:rPr>
        <w:t xml:space="preserve">    public ICollection&lt;ValueType&gt; Values {</w:t>
      </w:r>
    </w:p>
    <w:p w14:paraId="2AA7AEA9" w14:textId="77777777" w:rsidR="005E7D2C" w:rsidRPr="00D822A3" w:rsidRDefault="005E7D2C" w:rsidP="005E7D2C">
      <w:pPr>
        <w:pStyle w:val="Code"/>
        <w:rPr>
          <w:highlight w:val="white"/>
          <w:lang w:val="en-GB"/>
        </w:rPr>
      </w:pPr>
      <w:r w:rsidRPr="00D822A3">
        <w:rPr>
          <w:highlight w:val="white"/>
          <w:lang w:val="en-GB"/>
        </w:rPr>
        <w:t xml:space="preserve">      get {</w:t>
      </w:r>
    </w:p>
    <w:p w14:paraId="7DE4531F" w14:textId="77777777" w:rsidR="005E7D2C" w:rsidRPr="00D822A3" w:rsidRDefault="005E7D2C" w:rsidP="005E7D2C">
      <w:pPr>
        <w:pStyle w:val="Code"/>
        <w:rPr>
          <w:highlight w:val="white"/>
          <w:lang w:val="en-GB"/>
        </w:rPr>
      </w:pPr>
      <w:r w:rsidRPr="00D822A3">
        <w:rPr>
          <w:highlight w:val="white"/>
          <w:lang w:val="en-GB"/>
        </w:rPr>
        <w:t xml:space="preserve">        ICollection&lt;ValueType&gt; collection = new ListSet&lt;ValueType&gt;();</w:t>
      </w:r>
    </w:p>
    <w:p w14:paraId="3B55C246" w14:textId="77777777" w:rsidR="005E7D2C" w:rsidRPr="00D822A3" w:rsidRDefault="005E7D2C" w:rsidP="005E7D2C">
      <w:pPr>
        <w:pStyle w:val="Code"/>
        <w:rPr>
          <w:highlight w:val="white"/>
          <w:lang w:val="en-GB"/>
        </w:rPr>
      </w:pPr>
    </w:p>
    <w:p w14:paraId="640AD490"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0E89900D" w14:textId="77777777" w:rsidR="005E7D2C" w:rsidRPr="00D822A3" w:rsidRDefault="005E7D2C" w:rsidP="005E7D2C">
      <w:pPr>
        <w:pStyle w:val="Code"/>
        <w:rPr>
          <w:highlight w:val="white"/>
          <w:lang w:val="en-GB"/>
        </w:rPr>
      </w:pPr>
      <w:r w:rsidRPr="00D822A3">
        <w:rPr>
          <w:highlight w:val="white"/>
          <w:lang w:val="en-GB"/>
        </w:rPr>
        <w:t xml:space="preserve">          collection.Add(pair.Value);</w:t>
      </w:r>
    </w:p>
    <w:p w14:paraId="4E68003D" w14:textId="77777777" w:rsidR="005E7D2C" w:rsidRPr="00D822A3" w:rsidRDefault="005E7D2C" w:rsidP="005E7D2C">
      <w:pPr>
        <w:pStyle w:val="Code"/>
        <w:rPr>
          <w:highlight w:val="white"/>
          <w:lang w:val="en-GB"/>
        </w:rPr>
      </w:pPr>
      <w:r w:rsidRPr="00D822A3">
        <w:rPr>
          <w:highlight w:val="white"/>
          <w:lang w:val="en-GB"/>
        </w:rPr>
        <w:t xml:space="preserve">        }</w:t>
      </w:r>
    </w:p>
    <w:p w14:paraId="06DE02E0" w14:textId="77777777" w:rsidR="005E7D2C" w:rsidRPr="00D822A3" w:rsidRDefault="005E7D2C" w:rsidP="005E7D2C">
      <w:pPr>
        <w:pStyle w:val="Code"/>
        <w:rPr>
          <w:highlight w:val="white"/>
          <w:lang w:val="en-GB"/>
        </w:rPr>
      </w:pPr>
    </w:p>
    <w:p w14:paraId="0E20EF45" w14:textId="77777777" w:rsidR="005E7D2C" w:rsidRPr="00D822A3" w:rsidRDefault="005E7D2C" w:rsidP="005E7D2C">
      <w:pPr>
        <w:pStyle w:val="Code"/>
        <w:rPr>
          <w:highlight w:val="white"/>
          <w:lang w:val="en-GB"/>
        </w:rPr>
      </w:pPr>
      <w:r w:rsidRPr="00D822A3">
        <w:rPr>
          <w:highlight w:val="white"/>
          <w:lang w:val="en-GB"/>
        </w:rPr>
        <w:t xml:space="preserve">        return collection;</w:t>
      </w:r>
    </w:p>
    <w:p w14:paraId="2087DDC5" w14:textId="77777777" w:rsidR="005E7D2C" w:rsidRPr="00D822A3" w:rsidRDefault="005E7D2C" w:rsidP="005E7D2C">
      <w:pPr>
        <w:pStyle w:val="Code"/>
        <w:rPr>
          <w:highlight w:val="white"/>
          <w:lang w:val="en-GB"/>
        </w:rPr>
      </w:pPr>
      <w:r w:rsidRPr="00D822A3">
        <w:rPr>
          <w:highlight w:val="white"/>
          <w:lang w:val="en-GB"/>
        </w:rPr>
        <w:t xml:space="preserve">      }</w:t>
      </w:r>
    </w:p>
    <w:p w14:paraId="17538EC8" w14:textId="77777777" w:rsidR="005E7D2C" w:rsidRPr="00D822A3" w:rsidRDefault="005E7D2C" w:rsidP="005E7D2C">
      <w:pPr>
        <w:pStyle w:val="Code"/>
        <w:rPr>
          <w:highlight w:val="white"/>
          <w:lang w:val="en-GB"/>
        </w:rPr>
      </w:pPr>
      <w:r w:rsidRPr="00D822A3">
        <w:rPr>
          <w:highlight w:val="white"/>
          <w:lang w:val="en-GB"/>
        </w:rPr>
        <w:t xml:space="preserve">    }</w:t>
      </w:r>
    </w:p>
    <w:p w14:paraId="7B995BAE" w14:textId="77777777" w:rsidR="005E7D2C" w:rsidRPr="00D822A3" w:rsidRDefault="005E7D2C" w:rsidP="005E7D2C">
      <w:pPr>
        <w:pStyle w:val="Code"/>
        <w:rPr>
          <w:highlight w:val="white"/>
          <w:lang w:val="en-GB"/>
        </w:rPr>
      </w:pPr>
    </w:p>
    <w:p w14:paraId="455F17EC" w14:textId="77777777" w:rsidR="005E7D2C" w:rsidRPr="00D822A3" w:rsidRDefault="005E7D2C" w:rsidP="005E7D2C">
      <w:pPr>
        <w:pStyle w:val="Code"/>
        <w:rPr>
          <w:highlight w:val="white"/>
          <w:lang w:val="en-GB"/>
        </w:rPr>
      </w:pPr>
      <w:r w:rsidRPr="00D822A3">
        <w:rPr>
          <w:highlight w:val="white"/>
          <w:lang w:val="en-GB"/>
        </w:rPr>
        <w:t xml:space="preserve">    public void Add(KeyType key, ValueType value) {</w:t>
      </w:r>
    </w:p>
    <w:p w14:paraId="6C25A05C" w14:textId="77777777" w:rsidR="005E7D2C" w:rsidRPr="00D822A3" w:rsidRDefault="005E7D2C" w:rsidP="005E7D2C">
      <w:pPr>
        <w:pStyle w:val="Code"/>
        <w:rPr>
          <w:highlight w:val="white"/>
          <w:lang w:val="en-GB"/>
        </w:rPr>
      </w:pPr>
      <w:r w:rsidRPr="00D822A3">
        <w:rPr>
          <w:highlight w:val="white"/>
          <w:lang w:val="en-GB"/>
        </w:rPr>
        <w:t xml:space="preserve">      Add(new KeyValuePair&lt;KeyType,ValueType&gt;(key, value));</w:t>
      </w:r>
    </w:p>
    <w:p w14:paraId="7A85CB46" w14:textId="77777777" w:rsidR="005E7D2C" w:rsidRPr="00D822A3" w:rsidRDefault="005E7D2C" w:rsidP="005E7D2C">
      <w:pPr>
        <w:pStyle w:val="Code"/>
        <w:rPr>
          <w:highlight w:val="white"/>
          <w:lang w:val="en-GB"/>
        </w:rPr>
      </w:pPr>
      <w:r w:rsidRPr="00D822A3">
        <w:rPr>
          <w:highlight w:val="white"/>
          <w:lang w:val="en-GB"/>
        </w:rPr>
        <w:t xml:space="preserve">    }</w:t>
      </w:r>
    </w:p>
    <w:p w14:paraId="79D44552" w14:textId="77777777" w:rsidR="005E7D2C" w:rsidRPr="00D822A3" w:rsidRDefault="005E7D2C" w:rsidP="005E7D2C">
      <w:pPr>
        <w:pStyle w:val="Code"/>
        <w:rPr>
          <w:highlight w:val="white"/>
          <w:lang w:val="en-GB"/>
        </w:rPr>
      </w:pPr>
    </w:p>
    <w:p w14:paraId="5F745598" w14:textId="77777777" w:rsidR="005E7D2C" w:rsidRPr="00D822A3" w:rsidRDefault="005E7D2C" w:rsidP="005E7D2C">
      <w:pPr>
        <w:pStyle w:val="Code"/>
        <w:rPr>
          <w:highlight w:val="white"/>
          <w:lang w:val="en-GB"/>
        </w:rPr>
      </w:pPr>
      <w:r w:rsidRPr="00D822A3">
        <w:rPr>
          <w:highlight w:val="white"/>
          <w:lang w:val="en-GB"/>
        </w:rPr>
        <w:t xml:space="preserve">    public void Add(KeyValuePair&lt;KeyType,ValueType&gt; pair) {</w:t>
      </w:r>
    </w:p>
    <w:p w14:paraId="0D049D56" w14:textId="77777777" w:rsidR="005E7D2C" w:rsidRPr="00D822A3" w:rsidRDefault="005E7D2C" w:rsidP="005E7D2C">
      <w:pPr>
        <w:pStyle w:val="Code"/>
        <w:rPr>
          <w:highlight w:val="white"/>
          <w:lang w:val="en-GB"/>
        </w:rPr>
      </w:pPr>
      <w:r w:rsidRPr="00D822A3">
        <w:rPr>
          <w:highlight w:val="white"/>
          <w:lang w:val="en-GB"/>
        </w:rPr>
        <w:t xml:space="preserve">      if (ContainsKey(pair.Key)) {</w:t>
      </w:r>
    </w:p>
    <w:p w14:paraId="05149C0D" w14:textId="77777777" w:rsidR="005E7D2C" w:rsidRPr="00D822A3" w:rsidRDefault="005E7D2C" w:rsidP="005E7D2C">
      <w:pPr>
        <w:pStyle w:val="Code"/>
        <w:rPr>
          <w:highlight w:val="white"/>
          <w:lang w:val="en-GB"/>
        </w:rPr>
      </w:pPr>
      <w:r w:rsidRPr="00D822A3">
        <w:rPr>
          <w:highlight w:val="white"/>
          <w:lang w:val="en-GB"/>
        </w:rPr>
        <w:t xml:space="preserve">        throw (new ArgumentException());</w:t>
      </w:r>
    </w:p>
    <w:p w14:paraId="02B34DDB" w14:textId="77777777" w:rsidR="005E7D2C" w:rsidRPr="00D822A3" w:rsidRDefault="005E7D2C" w:rsidP="005E7D2C">
      <w:pPr>
        <w:pStyle w:val="Code"/>
        <w:rPr>
          <w:highlight w:val="white"/>
          <w:lang w:val="en-GB"/>
        </w:rPr>
      </w:pPr>
      <w:r w:rsidRPr="00D822A3">
        <w:rPr>
          <w:highlight w:val="white"/>
          <w:lang w:val="en-GB"/>
        </w:rPr>
        <w:t xml:space="preserve">      }</w:t>
      </w:r>
    </w:p>
    <w:p w14:paraId="33BE87B3" w14:textId="77777777" w:rsidR="005E7D2C" w:rsidRPr="00D822A3" w:rsidRDefault="005E7D2C" w:rsidP="005E7D2C">
      <w:pPr>
        <w:pStyle w:val="Code"/>
        <w:rPr>
          <w:highlight w:val="white"/>
          <w:lang w:val="en-GB"/>
        </w:rPr>
      </w:pPr>
      <w:r w:rsidRPr="00D822A3">
        <w:rPr>
          <w:highlight w:val="white"/>
          <w:lang w:val="en-GB"/>
        </w:rPr>
        <w:t xml:space="preserve">      </w:t>
      </w:r>
    </w:p>
    <w:p w14:paraId="2F68C043" w14:textId="77777777" w:rsidR="005E7D2C" w:rsidRPr="00D822A3" w:rsidRDefault="005E7D2C" w:rsidP="005E7D2C">
      <w:pPr>
        <w:pStyle w:val="Code"/>
        <w:rPr>
          <w:highlight w:val="white"/>
          <w:lang w:val="en-GB"/>
        </w:rPr>
      </w:pPr>
      <w:r w:rsidRPr="00D822A3">
        <w:rPr>
          <w:highlight w:val="white"/>
          <w:lang w:val="en-GB"/>
        </w:rPr>
        <w:t xml:space="preserve">      m_list.Add(pair);</w:t>
      </w:r>
    </w:p>
    <w:p w14:paraId="60A499D6" w14:textId="77777777" w:rsidR="005E7D2C" w:rsidRPr="00D822A3" w:rsidRDefault="005E7D2C" w:rsidP="005E7D2C">
      <w:pPr>
        <w:pStyle w:val="Code"/>
        <w:rPr>
          <w:highlight w:val="white"/>
          <w:lang w:val="en-GB"/>
        </w:rPr>
      </w:pPr>
      <w:r w:rsidRPr="00D822A3">
        <w:rPr>
          <w:highlight w:val="white"/>
          <w:lang w:val="en-GB"/>
        </w:rPr>
        <w:t xml:space="preserve">    }</w:t>
      </w:r>
    </w:p>
    <w:p w14:paraId="25AE9C3B" w14:textId="77777777" w:rsidR="005E7D2C" w:rsidRPr="00D822A3" w:rsidRDefault="005E7D2C" w:rsidP="005E7D2C">
      <w:pPr>
        <w:pStyle w:val="Code"/>
        <w:rPr>
          <w:highlight w:val="white"/>
          <w:lang w:val="en-GB"/>
        </w:rPr>
      </w:pPr>
    </w:p>
    <w:p w14:paraId="36AC5615" w14:textId="77777777" w:rsidR="005E7D2C" w:rsidRPr="00D822A3" w:rsidRDefault="005E7D2C" w:rsidP="005E7D2C">
      <w:pPr>
        <w:pStyle w:val="Code"/>
        <w:rPr>
          <w:highlight w:val="white"/>
          <w:lang w:val="en-GB"/>
        </w:rPr>
      </w:pPr>
      <w:r w:rsidRPr="00D822A3">
        <w:rPr>
          <w:highlight w:val="white"/>
          <w:lang w:val="en-GB"/>
        </w:rPr>
        <w:lastRenderedPageBreak/>
        <w:t xml:space="preserve">    public bool ContainsKey(KeyType key) {</w:t>
      </w:r>
    </w:p>
    <w:p w14:paraId="0C6F2485"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1ED8C155" w14:textId="77777777" w:rsidR="005E7D2C" w:rsidRPr="00D822A3" w:rsidRDefault="005E7D2C" w:rsidP="005E7D2C">
      <w:pPr>
        <w:pStyle w:val="Code"/>
        <w:rPr>
          <w:highlight w:val="white"/>
          <w:lang w:val="en-GB"/>
        </w:rPr>
      </w:pPr>
      <w:r w:rsidRPr="00D822A3">
        <w:rPr>
          <w:highlight w:val="white"/>
          <w:lang w:val="en-GB"/>
        </w:rPr>
        <w:t xml:space="preserve">        if (pair.Key.Equals(key)) {</w:t>
      </w:r>
    </w:p>
    <w:p w14:paraId="7C7DAA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C02DB6B" w14:textId="77777777" w:rsidR="005E7D2C" w:rsidRPr="00D822A3" w:rsidRDefault="005E7D2C" w:rsidP="005E7D2C">
      <w:pPr>
        <w:pStyle w:val="Code"/>
        <w:rPr>
          <w:highlight w:val="white"/>
          <w:lang w:val="en-GB"/>
        </w:rPr>
      </w:pPr>
      <w:r w:rsidRPr="00D822A3">
        <w:rPr>
          <w:highlight w:val="white"/>
          <w:lang w:val="en-GB"/>
        </w:rPr>
        <w:t xml:space="preserve">        }</w:t>
      </w:r>
    </w:p>
    <w:p w14:paraId="14A89FDE" w14:textId="77777777" w:rsidR="005E7D2C" w:rsidRPr="00D822A3" w:rsidRDefault="005E7D2C" w:rsidP="005E7D2C">
      <w:pPr>
        <w:pStyle w:val="Code"/>
        <w:rPr>
          <w:highlight w:val="white"/>
          <w:lang w:val="en-GB"/>
        </w:rPr>
      </w:pPr>
      <w:r w:rsidRPr="00D822A3">
        <w:rPr>
          <w:highlight w:val="white"/>
          <w:lang w:val="en-GB"/>
        </w:rPr>
        <w:t xml:space="preserve">      }</w:t>
      </w:r>
    </w:p>
    <w:p w14:paraId="2409D534" w14:textId="77777777" w:rsidR="005E7D2C" w:rsidRPr="00D822A3" w:rsidRDefault="005E7D2C" w:rsidP="005E7D2C">
      <w:pPr>
        <w:pStyle w:val="Code"/>
        <w:rPr>
          <w:highlight w:val="white"/>
          <w:lang w:val="en-GB"/>
        </w:rPr>
      </w:pPr>
    </w:p>
    <w:p w14:paraId="2844DF4B"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75370AF2" w14:textId="77777777" w:rsidR="005E7D2C" w:rsidRPr="00D822A3" w:rsidRDefault="005E7D2C" w:rsidP="005E7D2C">
      <w:pPr>
        <w:pStyle w:val="Code"/>
        <w:rPr>
          <w:highlight w:val="white"/>
          <w:lang w:val="en-GB"/>
        </w:rPr>
      </w:pPr>
      <w:r w:rsidRPr="00D822A3">
        <w:rPr>
          <w:highlight w:val="white"/>
          <w:lang w:val="en-GB"/>
        </w:rPr>
        <w:t xml:space="preserve">    }</w:t>
      </w:r>
    </w:p>
    <w:p w14:paraId="5BABE9C9" w14:textId="77777777" w:rsidR="005E7D2C" w:rsidRPr="00D822A3" w:rsidRDefault="005E7D2C" w:rsidP="005E7D2C">
      <w:pPr>
        <w:pStyle w:val="Code"/>
        <w:rPr>
          <w:highlight w:val="white"/>
          <w:lang w:val="en-GB"/>
        </w:rPr>
      </w:pPr>
    </w:p>
    <w:p w14:paraId="6D34B83B" w14:textId="77777777" w:rsidR="005E7D2C" w:rsidRPr="00D822A3" w:rsidRDefault="005E7D2C" w:rsidP="005E7D2C">
      <w:pPr>
        <w:pStyle w:val="Code"/>
        <w:rPr>
          <w:highlight w:val="white"/>
          <w:lang w:val="en-GB"/>
        </w:rPr>
      </w:pPr>
      <w:r w:rsidRPr="00D822A3">
        <w:rPr>
          <w:highlight w:val="white"/>
          <w:lang w:val="en-GB"/>
        </w:rPr>
        <w:t xml:space="preserve">    public bool Contains(KeyValuePair&lt;KeyType,ValueType&gt; pair) {</w:t>
      </w:r>
    </w:p>
    <w:p w14:paraId="1A8CA513" w14:textId="77777777" w:rsidR="005E7D2C" w:rsidRPr="00D822A3" w:rsidRDefault="005E7D2C" w:rsidP="005E7D2C">
      <w:pPr>
        <w:pStyle w:val="Code"/>
        <w:rPr>
          <w:highlight w:val="white"/>
          <w:lang w:val="en-GB"/>
        </w:rPr>
      </w:pPr>
      <w:r w:rsidRPr="00D822A3">
        <w:rPr>
          <w:highlight w:val="white"/>
          <w:lang w:val="en-GB"/>
        </w:rPr>
        <w:t xml:space="preserve">      return m_list.Contains(pair);</w:t>
      </w:r>
    </w:p>
    <w:p w14:paraId="20A58446" w14:textId="77777777" w:rsidR="005E7D2C" w:rsidRPr="00D822A3" w:rsidRDefault="005E7D2C" w:rsidP="005E7D2C">
      <w:pPr>
        <w:pStyle w:val="Code"/>
        <w:rPr>
          <w:highlight w:val="white"/>
          <w:lang w:val="en-GB"/>
        </w:rPr>
      </w:pPr>
      <w:r w:rsidRPr="00D822A3">
        <w:rPr>
          <w:highlight w:val="white"/>
          <w:lang w:val="en-GB"/>
        </w:rPr>
        <w:t xml:space="preserve">    }</w:t>
      </w:r>
    </w:p>
    <w:p w14:paraId="08D03804" w14:textId="77777777" w:rsidR="005E7D2C" w:rsidRPr="00D822A3" w:rsidRDefault="005E7D2C" w:rsidP="005E7D2C">
      <w:pPr>
        <w:pStyle w:val="Code"/>
        <w:rPr>
          <w:highlight w:val="white"/>
          <w:lang w:val="en-GB"/>
        </w:rPr>
      </w:pPr>
    </w:p>
    <w:p w14:paraId="3701A8FA" w14:textId="77777777" w:rsidR="005E7D2C" w:rsidRPr="00D822A3" w:rsidRDefault="005E7D2C" w:rsidP="005E7D2C">
      <w:pPr>
        <w:pStyle w:val="Code"/>
        <w:rPr>
          <w:highlight w:val="white"/>
          <w:lang w:val="en-GB"/>
        </w:rPr>
      </w:pPr>
      <w:r w:rsidRPr="00D822A3">
        <w:rPr>
          <w:highlight w:val="white"/>
          <w:lang w:val="en-GB"/>
        </w:rPr>
        <w:t xml:space="preserve">    public bool Remove(KeyType key) {</w:t>
      </w:r>
    </w:p>
    <w:p w14:paraId="55BC492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334F17D7"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7C524F32"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7CB524ED" w14:textId="77777777" w:rsidR="005E7D2C" w:rsidRPr="00D822A3" w:rsidRDefault="005E7D2C" w:rsidP="005E7D2C">
      <w:pPr>
        <w:pStyle w:val="Code"/>
        <w:rPr>
          <w:highlight w:val="white"/>
          <w:lang w:val="en-GB"/>
        </w:rPr>
      </w:pPr>
      <w:r w:rsidRPr="00D822A3">
        <w:rPr>
          <w:highlight w:val="white"/>
          <w:lang w:val="en-GB"/>
        </w:rPr>
        <w:t xml:space="preserve">          return true;</w:t>
      </w:r>
    </w:p>
    <w:p w14:paraId="4C568A5D" w14:textId="77777777" w:rsidR="005E7D2C" w:rsidRPr="00D822A3" w:rsidRDefault="005E7D2C" w:rsidP="005E7D2C">
      <w:pPr>
        <w:pStyle w:val="Code"/>
        <w:rPr>
          <w:highlight w:val="white"/>
          <w:lang w:val="en-GB"/>
        </w:rPr>
      </w:pPr>
      <w:r w:rsidRPr="00D822A3">
        <w:rPr>
          <w:highlight w:val="white"/>
          <w:lang w:val="en-GB"/>
        </w:rPr>
        <w:t xml:space="preserve">        }</w:t>
      </w:r>
    </w:p>
    <w:p w14:paraId="2F06EBC7" w14:textId="77777777" w:rsidR="005E7D2C" w:rsidRPr="00D822A3" w:rsidRDefault="005E7D2C" w:rsidP="005E7D2C">
      <w:pPr>
        <w:pStyle w:val="Code"/>
        <w:rPr>
          <w:highlight w:val="white"/>
          <w:lang w:val="en-GB"/>
        </w:rPr>
      </w:pPr>
      <w:r w:rsidRPr="00D822A3">
        <w:rPr>
          <w:highlight w:val="white"/>
          <w:lang w:val="en-GB"/>
        </w:rPr>
        <w:t xml:space="preserve">      }</w:t>
      </w:r>
    </w:p>
    <w:p w14:paraId="378FEA8A" w14:textId="77777777" w:rsidR="005E7D2C" w:rsidRPr="00D822A3" w:rsidRDefault="005E7D2C" w:rsidP="005E7D2C">
      <w:pPr>
        <w:pStyle w:val="Code"/>
        <w:rPr>
          <w:highlight w:val="white"/>
          <w:lang w:val="en-GB"/>
        </w:rPr>
      </w:pPr>
    </w:p>
    <w:p w14:paraId="27258148"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4DD7621" w14:textId="77777777" w:rsidR="005E7D2C" w:rsidRPr="00D822A3" w:rsidRDefault="005E7D2C" w:rsidP="005E7D2C">
      <w:pPr>
        <w:pStyle w:val="Code"/>
        <w:rPr>
          <w:highlight w:val="white"/>
          <w:lang w:val="en-GB"/>
        </w:rPr>
      </w:pPr>
      <w:r w:rsidRPr="00D822A3">
        <w:rPr>
          <w:highlight w:val="white"/>
          <w:lang w:val="en-GB"/>
        </w:rPr>
        <w:t xml:space="preserve">    }</w:t>
      </w:r>
    </w:p>
    <w:p w14:paraId="1F09BB10" w14:textId="77777777" w:rsidR="005E7D2C" w:rsidRPr="00D822A3" w:rsidRDefault="005E7D2C" w:rsidP="005E7D2C">
      <w:pPr>
        <w:pStyle w:val="Code"/>
        <w:rPr>
          <w:highlight w:val="white"/>
          <w:lang w:val="en-GB"/>
        </w:rPr>
      </w:pPr>
    </w:p>
    <w:p w14:paraId="535A1DF1" w14:textId="77777777" w:rsidR="005E7D2C" w:rsidRPr="00D822A3" w:rsidRDefault="005E7D2C" w:rsidP="005E7D2C">
      <w:pPr>
        <w:pStyle w:val="Code"/>
        <w:rPr>
          <w:highlight w:val="white"/>
          <w:lang w:val="en-GB"/>
        </w:rPr>
      </w:pPr>
      <w:r w:rsidRPr="00D822A3">
        <w:rPr>
          <w:highlight w:val="white"/>
          <w:lang w:val="en-GB"/>
        </w:rPr>
        <w:t xml:space="preserve">    public bool Remove(KeyValuePair&lt;KeyType,ValueType&gt; pair) {</w:t>
      </w:r>
    </w:p>
    <w:p w14:paraId="433B8B2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573B60" w14:textId="77777777" w:rsidR="005E7D2C" w:rsidRPr="00D822A3" w:rsidRDefault="005E7D2C" w:rsidP="005E7D2C">
      <w:pPr>
        <w:pStyle w:val="Code"/>
        <w:rPr>
          <w:highlight w:val="white"/>
          <w:lang w:val="en-GB"/>
        </w:rPr>
      </w:pPr>
      <w:r w:rsidRPr="00D822A3">
        <w:rPr>
          <w:highlight w:val="white"/>
          <w:lang w:val="en-GB"/>
        </w:rPr>
        <w:t xml:space="preserve">        m_list.Remove(pair);</w:t>
      </w:r>
    </w:p>
    <w:p w14:paraId="538DBFA5" w14:textId="77777777" w:rsidR="005E7D2C" w:rsidRPr="00D822A3" w:rsidRDefault="005E7D2C" w:rsidP="005E7D2C">
      <w:pPr>
        <w:pStyle w:val="Code"/>
        <w:rPr>
          <w:highlight w:val="white"/>
          <w:lang w:val="en-GB"/>
        </w:rPr>
      </w:pPr>
      <w:r w:rsidRPr="00D822A3">
        <w:rPr>
          <w:highlight w:val="white"/>
          <w:lang w:val="en-GB"/>
        </w:rPr>
        <w:t xml:space="preserve">        return true;</w:t>
      </w:r>
    </w:p>
    <w:p w14:paraId="7FFDFAC0" w14:textId="77777777" w:rsidR="005E7D2C" w:rsidRPr="00D822A3" w:rsidRDefault="005E7D2C" w:rsidP="005E7D2C">
      <w:pPr>
        <w:pStyle w:val="Code"/>
        <w:rPr>
          <w:highlight w:val="white"/>
          <w:lang w:val="en-GB"/>
        </w:rPr>
      </w:pPr>
      <w:r w:rsidRPr="00D822A3">
        <w:rPr>
          <w:highlight w:val="white"/>
          <w:lang w:val="en-GB"/>
        </w:rPr>
        <w:t xml:space="preserve">      }</w:t>
      </w:r>
    </w:p>
    <w:p w14:paraId="4D898179" w14:textId="77777777" w:rsidR="005E7D2C" w:rsidRPr="00D822A3" w:rsidRDefault="005E7D2C" w:rsidP="005E7D2C">
      <w:pPr>
        <w:pStyle w:val="Code"/>
        <w:rPr>
          <w:highlight w:val="white"/>
          <w:lang w:val="en-GB"/>
        </w:rPr>
      </w:pPr>
    </w:p>
    <w:p w14:paraId="2F38E43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3496C820" w14:textId="77777777" w:rsidR="005E7D2C" w:rsidRPr="00D822A3" w:rsidRDefault="005E7D2C" w:rsidP="005E7D2C">
      <w:pPr>
        <w:pStyle w:val="Code"/>
        <w:rPr>
          <w:highlight w:val="white"/>
          <w:lang w:val="en-GB"/>
        </w:rPr>
      </w:pPr>
      <w:r w:rsidRPr="00D822A3">
        <w:rPr>
          <w:highlight w:val="white"/>
          <w:lang w:val="en-GB"/>
        </w:rPr>
        <w:t xml:space="preserve">    }</w:t>
      </w:r>
    </w:p>
    <w:p w14:paraId="1788406E" w14:textId="77777777" w:rsidR="005E7D2C" w:rsidRPr="00D822A3" w:rsidRDefault="005E7D2C" w:rsidP="005E7D2C">
      <w:pPr>
        <w:pStyle w:val="Code"/>
        <w:rPr>
          <w:highlight w:val="white"/>
          <w:lang w:val="en-GB"/>
        </w:rPr>
      </w:pPr>
    </w:p>
    <w:p w14:paraId="611C7667" w14:textId="77777777" w:rsidR="005E7D2C" w:rsidRPr="00D822A3" w:rsidRDefault="005E7D2C" w:rsidP="005E7D2C">
      <w:pPr>
        <w:pStyle w:val="Code"/>
        <w:rPr>
          <w:highlight w:val="white"/>
          <w:lang w:val="en-GB"/>
        </w:rPr>
      </w:pPr>
      <w:r w:rsidRPr="00D822A3">
        <w:rPr>
          <w:highlight w:val="white"/>
          <w:lang w:val="en-GB"/>
        </w:rPr>
        <w:t xml:space="preserve">    public void CopyTo(KeyValuePair&lt;KeyType,ValueType&gt;[] array, int index) {</w:t>
      </w:r>
    </w:p>
    <w:p w14:paraId="1BF7415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779233A4" w14:textId="77777777" w:rsidR="005E7D2C" w:rsidRPr="00D822A3" w:rsidRDefault="005E7D2C" w:rsidP="005E7D2C">
      <w:pPr>
        <w:pStyle w:val="Code"/>
        <w:rPr>
          <w:highlight w:val="white"/>
          <w:lang w:val="en-GB"/>
        </w:rPr>
      </w:pPr>
      <w:r w:rsidRPr="00D822A3">
        <w:rPr>
          <w:highlight w:val="white"/>
          <w:lang w:val="en-GB"/>
        </w:rPr>
        <w:t xml:space="preserve">        array[index++] = pair;</w:t>
      </w:r>
    </w:p>
    <w:p w14:paraId="3ED40BA5" w14:textId="77777777" w:rsidR="005E7D2C" w:rsidRPr="00D822A3" w:rsidRDefault="005E7D2C" w:rsidP="005E7D2C">
      <w:pPr>
        <w:pStyle w:val="Code"/>
        <w:rPr>
          <w:highlight w:val="white"/>
          <w:lang w:val="en-GB"/>
        </w:rPr>
      </w:pPr>
      <w:r w:rsidRPr="00D822A3">
        <w:rPr>
          <w:highlight w:val="white"/>
          <w:lang w:val="en-GB"/>
        </w:rPr>
        <w:t xml:space="preserve">      }</w:t>
      </w:r>
    </w:p>
    <w:p w14:paraId="67CF9686" w14:textId="77777777" w:rsidR="005E7D2C" w:rsidRPr="00D822A3" w:rsidRDefault="005E7D2C" w:rsidP="005E7D2C">
      <w:pPr>
        <w:pStyle w:val="Code"/>
        <w:rPr>
          <w:highlight w:val="white"/>
          <w:lang w:val="en-GB"/>
        </w:rPr>
      </w:pPr>
      <w:r w:rsidRPr="00D822A3">
        <w:rPr>
          <w:highlight w:val="white"/>
          <w:lang w:val="en-GB"/>
        </w:rPr>
        <w:t xml:space="preserve">    }</w:t>
      </w:r>
    </w:p>
    <w:p w14:paraId="21CE8DDD" w14:textId="77777777" w:rsidR="005E7D2C" w:rsidRPr="00D822A3" w:rsidRDefault="005E7D2C" w:rsidP="005E7D2C">
      <w:pPr>
        <w:pStyle w:val="Code"/>
        <w:rPr>
          <w:highlight w:val="white"/>
          <w:lang w:val="en-GB"/>
        </w:rPr>
      </w:pPr>
    </w:p>
    <w:p w14:paraId="0C252271" w14:textId="77777777" w:rsidR="005E7D2C" w:rsidRPr="00D822A3" w:rsidRDefault="005E7D2C" w:rsidP="005E7D2C">
      <w:pPr>
        <w:pStyle w:val="Code"/>
        <w:rPr>
          <w:highlight w:val="white"/>
          <w:lang w:val="en-GB"/>
        </w:rPr>
      </w:pPr>
      <w:r w:rsidRPr="00D822A3">
        <w:rPr>
          <w:highlight w:val="white"/>
          <w:lang w:val="en-GB"/>
        </w:rPr>
        <w:t xml:space="preserve">    public bool TryGetValue(KeyType key, out ValueType value) {</w:t>
      </w:r>
    </w:p>
    <w:p w14:paraId="07A703A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m_list) {</w:t>
      </w:r>
    </w:p>
    <w:p w14:paraId="2D43AC6E" w14:textId="77777777" w:rsidR="005E7D2C" w:rsidRPr="00D822A3" w:rsidRDefault="005E7D2C" w:rsidP="005E7D2C">
      <w:pPr>
        <w:pStyle w:val="Code"/>
        <w:rPr>
          <w:highlight w:val="white"/>
          <w:lang w:val="en-GB"/>
        </w:rPr>
      </w:pPr>
      <w:r w:rsidRPr="00D822A3">
        <w:rPr>
          <w:highlight w:val="white"/>
          <w:lang w:val="en-GB"/>
        </w:rPr>
        <w:t xml:space="preserve">        if (key.Equals(pair.Key)) {</w:t>
      </w:r>
    </w:p>
    <w:p w14:paraId="183AC97C" w14:textId="77777777" w:rsidR="005E7D2C" w:rsidRPr="00D822A3" w:rsidRDefault="005E7D2C" w:rsidP="005E7D2C">
      <w:pPr>
        <w:pStyle w:val="Code"/>
        <w:rPr>
          <w:highlight w:val="white"/>
          <w:lang w:val="en-GB"/>
        </w:rPr>
      </w:pPr>
      <w:r w:rsidRPr="00D822A3">
        <w:rPr>
          <w:highlight w:val="white"/>
          <w:lang w:val="en-GB"/>
        </w:rPr>
        <w:t xml:space="preserve">          value = pair.Value;</w:t>
      </w:r>
    </w:p>
    <w:p w14:paraId="22506580" w14:textId="77777777" w:rsidR="005E7D2C" w:rsidRPr="00D822A3" w:rsidRDefault="005E7D2C" w:rsidP="005E7D2C">
      <w:pPr>
        <w:pStyle w:val="Code"/>
        <w:rPr>
          <w:highlight w:val="white"/>
          <w:lang w:val="en-GB"/>
        </w:rPr>
      </w:pPr>
      <w:r w:rsidRPr="00D822A3">
        <w:rPr>
          <w:highlight w:val="white"/>
          <w:lang w:val="en-GB"/>
        </w:rPr>
        <w:t xml:space="preserve">          return true;</w:t>
      </w:r>
    </w:p>
    <w:p w14:paraId="0152B5F9" w14:textId="77777777" w:rsidR="005E7D2C" w:rsidRPr="00D822A3" w:rsidRDefault="005E7D2C" w:rsidP="005E7D2C">
      <w:pPr>
        <w:pStyle w:val="Code"/>
        <w:rPr>
          <w:highlight w:val="white"/>
          <w:lang w:val="en-GB"/>
        </w:rPr>
      </w:pPr>
      <w:r w:rsidRPr="00D822A3">
        <w:rPr>
          <w:highlight w:val="white"/>
          <w:lang w:val="en-GB"/>
        </w:rPr>
        <w:t xml:space="preserve">        }</w:t>
      </w:r>
    </w:p>
    <w:p w14:paraId="5D1BB618" w14:textId="77777777" w:rsidR="005E7D2C" w:rsidRPr="00D822A3" w:rsidRDefault="005E7D2C" w:rsidP="005E7D2C">
      <w:pPr>
        <w:pStyle w:val="Code"/>
        <w:rPr>
          <w:highlight w:val="white"/>
          <w:lang w:val="en-GB"/>
        </w:rPr>
      </w:pPr>
      <w:r w:rsidRPr="00D822A3">
        <w:rPr>
          <w:highlight w:val="white"/>
          <w:lang w:val="en-GB"/>
        </w:rPr>
        <w:t xml:space="preserve">      }</w:t>
      </w:r>
    </w:p>
    <w:p w14:paraId="0B25B01B" w14:textId="77777777" w:rsidR="005E7D2C" w:rsidRPr="00D822A3" w:rsidRDefault="005E7D2C" w:rsidP="005E7D2C">
      <w:pPr>
        <w:pStyle w:val="Code"/>
        <w:rPr>
          <w:highlight w:val="white"/>
          <w:lang w:val="en-GB"/>
        </w:rPr>
      </w:pPr>
    </w:p>
    <w:p w14:paraId="3FE1C4A4" w14:textId="77777777" w:rsidR="005E7D2C" w:rsidRPr="00D822A3" w:rsidRDefault="005E7D2C" w:rsidP="005E7D2C">
      <w:pPr>
        <w:pStyle w:val="Code"/>
        <w:rPr>
          <w:highlight w:val="white"/>
          <w:lang w:val="en-GB"/>
        </w:rPr>
      </w:pPr>
      <w:r w:rsidRPr="00D822A3">
        <w:rPr>
          <w:highlight w:val="white"/>
          <w:lang w:val="en-GB"/>
        </w:rPr>
        <w:t xml:space="preserve">      value = default(ValueType);</w:t>
      </w:r>
    </w:p>
    <w:p w14:paraId="53419055"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54AF508" w14:textId="77777777" w:rsidR="005E7D2C" w:rsidRPr="00D822A3" w:rsidRDefault="005E7D2C" w:rsidP="005E7D2C">
      <w:pPr>
        <w:pStyle w:val="Code"/>
        <w:rPr>
          <w:highlight w:val="white"/>
          <w:lang w:val="en-GB"/>
        </w:rPr>
      </w:pPr>
      <w:r w:rsidRPr="00D822A3">
        <w:rPr>
          <w:highlight w:val="white"/>
          <w:lang w:val="en-GB"/>
        </w:rPr>
        <w:t xml:space="preserve">    }</w:t>
      </w:r>
    </w:p>
    <w:p w14:paraId="77A6F9D0" w14:textId="77777777" w:rsidR="005E7D2C" w:rsidRPr="00D822A3" w:rsidRDefault="005E7D2C" w:rsidP="005E7D2C">
      <w:pPr>
        <w:pStyle w:val="Code"/>
        <w:rPr>
          <w:highlight w:val="white"/>
          <w:lang w:val="en-GB"/>
        </w:rPr>
      </w:pPr>
    </w:p>
    <w:p w14:paraId="5BCA8C75" w14:textId="77777777" w:rsidR="005E7D2C" w:rsidRPr="00D822A3" w:rsidRDefault="005E7D2C" w:rsidP="005E7D2C">
      <w:pPr>
        <w:pStyle w:val="Code"/>
        <w:rPr>
          <w:highlight w:val="white"/>
          <w:lang w:val="en-GB"/>
        </w:rPr>
      </w:pPr>
      <w:r w:rsidRPr="00D822A3">
        <w:rPr>
          <w:highlight w:val="white"/>
          <w:lang w:val="en-GB"/>
        </w:rPr>
        <w:t xml:space="preserve">    IEnumerator IEnumerable.GetEnumerator() {</w:t>
      </w:r>
    </w:p>
    <w:p w14:paraId="047B53ED"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0A4F6266" w14:textId="77777777" w:rsidR="005E7D2C" w:rsidRPr="00D822A3" w:rsidRDefault="005E7D2C" w:rsidP="005E7D2C">
      <w:pPr>
        <w:pStyle w:val="Code"/>
        <w:rPr>
          <w:highlight w:val="white"/>
          <w:lang w:val="en-GB"/>
        </w:rPr>
      </w:pPr>
      <w:r w:rsidRPr="00D822A3">
        <w:rPr>
          <w:highlight w:val="white"/>
          <w:lang w:val="en-GB"/>
        </w:rPr>
        <w:t xml:space="preserve">    }</w:t>
      </w:r>
    </w:p>
    <w:p w14:paraId="227E987B" w14:textId="77777777" w:rsidR="005E7D2C" w:rsidRPr="00D822A3" w:rsidRDefault="005E7D2C" w:rsidP="005E7D2C">
      <w:pPr>
        <w:pStyle w:val="Code"/>
        <w:rPr>
          <w:highlight w:val="white"/>
          <w:lang w:val="en-GB"/>
        </w:rPr>
      </w:pPr>
    </w:p>
    <w:p w14:paraId="6DAC6DB7"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w:t>
      </w:r>
    </w:p>
    <w:p w14:paraId="0AF9E6D1" w14:textId="77777777" w:rsidR="005E7D2C" w:rsidRPr="00D822A3" w:rsidRDefault="005E7D2C" w:rsidP="005E7D2C">
      <w:pPr>
        <w:pStyle w:val="Code"/>
        <w:rPr>
          <w:highlight w:val="white"/>
          <w:lang w:val="en-GB"/>
        </w:rPr>
      </w:pPr>
      <w:r w:rsidRPr="00D822A3">
        <w:rPr>
          <w:highlight w:val="white"/>
          <w:lang w:val="en-GB"/>
        </w:rPr>
        <w:lastRenderedPageBreak/>
        <w:t xml:space="preserve">    IEnumerable&lt;KeyValuePair&lt;KeyType,ValueType&gt;&gt;.GetEnumerator() {</w:t>
      </w:r>
    </w:p>
    <w:p w14:paraId="3018919B" w14:textId="77777777" w:rsidR="005E7D2C" w:rsidRPr="00D822A3" w:rsidRDefault="005E7D2C" w:rsidP="005E7D2C">
      <w:pPr>
        <w:pStyle w:val="Code"/>
        <w:rPr>
          <w:highlight w:val="white"/>
          <w:lang w:val="en-GB"/>
        </w:rPr>
      </w:pPr>
      <w:r w:rsidRPr="00D822A3">
        <w:rPr>
          <w:highlight w:val="white"/>
          <w:lang w:val="en-GB"/>
        </w:rPr>
        <w:t xml:space="preserve">      return (new ListMapEnumerator&lt;KeyType,ValueType&gt;(m_list));</w:t>
      </w:r>
    </w:p>
    <w:p w14:paraId="3996AB32" w14:textId="77777777" w:rsidR="005E7D2C" w:rsidRPr="00D822A3" w:rsidRDefault="005E7D2C" w:rsidP="005E7D2C">
      <w:pPr>
        <w:pStyle w:val="Code"/>
        <w:rPr>
          <w:highlight w:val="white"/>
          <w:lang w:val="en-GB"/>
        </w:rPr>
      </w:pPr>
      <w:r w:rsidRPr="00D822A3">
        <w:rPr>
          <w:highlight w:val="white"/>
          <w:lang w:val="en-GB"/>
        </w:rPr>
        <w:t xml:space="preserve">    }</w:t>
      </w:r>
    </w:p>
    <w:p w14:paraId="6432665E" w14:textId="77777777" w:rsidR="005E7D2C" w:rsidRPr="00D822A3" w:rsidRDefault="005E7D2C" w:rsidP="005E7D2C">
      <w:pPr>
        <w:pStyle w:val="Code"/>
        <w:rPr>
          <w:highlight w:val="white"/>
          <w:lang w:val="en-GB"/>
        </w:rPr>
      </w:pPr>
    </w:p>
    <w:p w14:paraId="7C8E0FBE"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70FEE5EE" w14:textId="77777777" w:rsidR="005E7D2C" w:rsidRPr="00D822A3" w:rsidRDefault="005E7D2C" w:rsidP="005E7D2C">
      <w:pPr>
        <w:pStyle w:val="Code"/>
        <w:rPr>
          <w:highlight w:val="white"/>
          <w:lang w:val="en-GB"/>
        </w:rPr>
      </w:pPr>
      <w:r w:rsidRPr="00D822A3">
        <w:rPr>
          <w:highlight w:val="white"/>
          <w:lang w:val="en-GB"/>
        </w:rPr>
        <w:t xml:space="preserve">      return base.GetHashCode();</w:t>
      </w:r>
    </w:p>
    <w:p w14:paraId="7DC7C9AD" w14:textId="77777777" w:rsidR="005E7D2C" w:rsidRPr="00D822A3" w:rsidRDefault="005E7D2C" w:rsidP="005E7D2C">
      <w:pPr>
        <w:pStyle w:val="Code"/>
        <w:rPr>
          <w:highlight w:val="white"/>
          <w:lang w:val="en-GB"/>
        </w:rPr>
      </w:pPr>
      <w:r w:rsidRPr="00D822A3">
        <w:rPr>
          <w:highlight w:val="white"/>
          <w:lang w:val="en-GB"/>
        </w:rPr>
        <w:t xml:space="preserve">    }</w:t>
      </w:r>
    </w:p>
    <w:p w14:paraId="7490F98A" w14:textId="77777777" w:rsidR="005E7D2C" w:rsidRPr="00D822A3" w:rsidRDefault="005E7D2C" w:rsidP="005E7D2C">
      <w:pPr>
        <w:pStyle w:val="Code"/>
        <w:rPr>
          <w:highlight w:val="white"/>
          <w:lang w:val="en-GB"/>
        </w:rPr>
      </w:pPr>
    </w:p>
    <w:p w14:paraId="78C22189"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4A8D6F18" w14:textId="77777777" w:rsidR="005E7D2C" w:rsidRPr="00D822A3" w:rsidRDefault="005E7D2C" w:rsidP="005E7D2C">
      <w:pPr>
        <w:pStyle w:val="Code"/>
        <w:rPr>
          <w:highlight w:val="white"/>
          <w:lang w:val="en-GB"/>
        </w:rPr>
      </w:pPr>
      <w:r w:rsidRPr="00D822A3">
        <w:rPr>
          <w:highlight w:val="white"/>
          <w:lang w:val="en-GB"/>
        </w:rPr>
        <w:t xml:space="preserve">      if (obj is IEnumerable&lt;KeyValuePair&lt;KeyType,ValueType&gt;&gt;) {</w:t>
      </w:r>
    </w:p>
    <w:p w14:paraId="2EEBBBF8"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enumerable =</w:t>
      </w:r>
    </w:p>
    <w:p w14:paraId="2496E12D" w14:textId="77777777" w:rsidR="005E7D2C" w:rsidRPr="00D822A3" w:rsidRDefault="005E7D2C" w:rsidP="005E7D2C">
      <w:pPr>
        <w:pStyle w:val="Code"/>
        <w:rPr>
          <w:highlight w:val="white"/>
          <w:lang w:val="en-GB"/>
        </w:rPr>
      </w:pPr>
      <w:r w:rsidRPr="00D822A3">
        <w:rPr>
          <w:highlight w:val="white"/>
          <w:lang w:val="en-GB"/>
        </w:rPr>
        <w:t xml:space="preserve">          (IEnumerable&lt;KeyValuePair&lt;KeyType,ValueType&gt;&gt;) obj;</w:t>
      </w:r>
    </w:p>
    <w:p w14:paraId="4B494B25" w14:textId="77777777" w:rsidR="005E7D2C" w:rsidRPr="00D822A3" w:rsidRDefault="005E7D2C" w:rsidP="005E7D2C">
      <w:pPr>
        <w:pStyle w:val="Code"/>
        <w:rPr>
          <w:highlight w:val="white"/>
          <w:lang w:val="en-GB"/>
        </w:rPr>
      </w:pPr>
      <w:r w:rsidRPr="00D822A3">
        <w:rPr>
          <w:highlight w:val="white"/>
          <w:lang w:val="en-GB"/>
        </w:rPr>
        <w:t xml:space="preserve">        int count = 0;</w:t>
      </w:r>
    </w:p>
    <w:p w14:paraId="55D4B570" w14:textId="77777777" w:rsidR="005E7D2C" w:rsidRPr="00D822A3" w:rsidRDefault="005E7D2C" w:rsidP="005E7D2C">
      <w:pPr>
        <w:pStyle w:val="Code"/>
        <w:rPr>
          <w:highlight w:val="white"/>
          <w:lang w:val="en-GB"/>
        </w:rPr>
      </w:pPr>
    </w:p>
    <w:p w14:paraId="5C417236" w14:textId="77777777" w:rsidR="005E7D2C" w:rsidRPr="00D822A3" w:rsidRDefault="005E7D2C" w:rsidP="005E7D2C">
      <w:pPr>
        <w:pStyle w:val="Code"/>
        <w:rPr>
          <w:highlight w:val="white"/>
          <w:lang w:val="en-GB"/>
        </w:rPr>
      </w:pPr>
      <w:r w:rsidRPr="00D822A3">
        <w:rPr>
          <w:highlight w:val="white"/>
          <w:lang w:val="en-GB"/>
        </w:rPr>
        <w:t xml:space="preserve">        foreach (KeyValuePair&lt;KeyType,ValueType&gt; pair in enumerable) {</w:t>
      </w:r>
    </w:p>
    <w:p w14:paraId="55C76A5E" w14:textId="77777777" w:rsidR="005E7D2C" w:rsidRPr="00D822A3" w:rsidRDefault="005E7D2C" w:rsidP="005E7D2C">
      <w:pPr>
        <w:pStyle w:val="Code"/>
        <w:rPr>
          <w:highlight w:val="white"/>
          <w:lang w:val="en-GB"/>
        </w:rPr>
      </w:pPr>
      <w:r w:rsidRPr="00D822A3">
        <w:rPr>
          <w:highlight w:val="white"/>
          <w:lang w:val="en-GB"/>
        </w:rPr>
        <w:t xml:space="preserve">          if (!m_list.Contains(pair)) {</w:t>
      </w:r>
    </w:p>
    <w:p w14:paraId="5E486F70"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1BE80CFB" w14:textId="77777777" w:rsidR="005E7D2C" w:rsidRPr="00D822A3" w:rsidRDefault="005E7D2C" w:rsidP="005E7D2C">
      <w:pPr>
        <w:pStyle w:val="Code"/>
        <w:rPr>
          <w:highlight w:val="white"/>
          <w:lang w:val="en-GB"/>
        </w:rPr>
      </w:pPr>
      <w:r w:rsidRPr="00D822A3">
        <w:rPr>
          <w:highlight w:val="white"/>
          <w:lang w:val="en-GB"/>
        </w:rPr>
        <w:t xml:space="preserve">          }</w:t>
      </w:r>
    </w:p>
    <w:p w14:paraId="3046C53D" w14:textId="77777777" w:rsidR="005E7D2C" w:rsidRPr="00D822A3" w:rsidRDefault="005E7D2C" w:rsidP="005E7D2C">
      <w:pPr>
        <w:pStyle w:val="Code"/>
        <w:rPr>
          <w:highlight w:val="white"/>
          <w:lang w:val="en-GB"/>
        </w:rPr>
      </w:pPr>
    </w:p>
    <w:p w14:paraId="260976A6" w14:textId="77777777" w:rsidR="005E7D2C" w:rsidRPr="00D822A3" w:rsidRDefault="005E7D2C" w:rsidP="005E7D2C">
      <w:pPr>
        <w:pStyle w:val="Code"/>
        <w:rPr>
          <w:highlight w:val="white"/>
          <w:lang w:val="en-GB"/>
        </w:rPr>
      </w:pPr>
      <w:r w:rsidRPr="00D822A3">
        <w:rPr>
          <w:highlight w:val="white"/>
          <w:lang w:val="en-GB"/>
        </w:rPr>
        <w:t xml:space="preserve">          ++count;</w:t>
      </w:r>
    </w:p>
    <w:p w14:paraId="54198EB4" w14:textId="77777777" w:rsidR="005E7D2C" w:rsidRPr="00D822A3" w:rsidRDefault="005E7D2C" w:rsidP="005E7D2C">
      <w:pPr>
        <w:pStyle w:val="Code"/>
        <w:rPr>
          <w:highlight w:val="white"/>
          <w:lang w:val="en-GB"/>
        </w:rPr>
      </w:pPr>
      <w:r w:rsidRPr="00D822A3">
        <w:rPr>
          <w:highlight w:val="white"/>
          <w:lang w:val="en-GB"/>
        </w:rPr>
        <w:t xml:space="preserve">        }</w:t>
      </w:r>
    </w:p>
    <w:p w14:paraId="73846568" w14:textId="77777777" w:rsidR="005E7D2C" w:rsidRPr="00D822A3" w:rsidRDefault="005E7D2C" w:rsidP="005E7D2C">
      <w:pPr>
        <w:pStyle w:val="Code"/>
        <w:rPr>
          <w:highlight w:val="white"/>
          <w:lang w:val="en-GB"/>
        </w:rPr>
      </w:pPr>
    </w:p>
    <w:p w14:paraId="393334B4" w14:textId="77777777" w:rsidR="005E7D2C" w:rsidRPr="00D822A3" w:rsidRDefault="005E7D2C" w:rsidP="005E7D2C">
      <w:pPr>
        <w:pStyle w:val="Code"/>
        <w:rPr>
          <w:highlight w:val="white"/>
          <w:lang w:val="en-GB"/>
        </w:rPr>
      </w:pPr>
      <w:r w:rsidRPr="00D822A3">
        <w:rPr>
          <w:highlight w:val="white"/>
          <w:lang w:val="en-GB"/>
        </w:rPr>
        <w:t xml:space="preserve">        return (count == m_list.Count);</w:t>
      </w:r>
    </w:p>
    <w:p w14:paraId="7C79A2D9" w14:textId="77777777" w:rsidR="005E7D2C" w:rsidRPr="00D822A3" w:rsidRDefault="005E7D2C" w:rsidP="005E7D2C">
      <w:pPr>
        <w:pStyle w:val="Code"/>
        <w:rPr>
          <w:highlight w:val="white"/>
          <w:lang w:val="en-GB"/>
        </w:rPr>
      </w:pPr>
      <w:r w:rsidRPr="00D822A3">
        <w:rPr>
          <w:highlight w:val="white"/>
          <w:lang w:val="en-GB"/>
        </w:rPr>
        <w:t xml:space="preserve">      }</w:t>
      </w:r>
    </w:p>
    <w:p w14:paraId="61694748" w14:textId="77777777" w:rsidR="005E7D2C" w:rsidRPr="00D822A3" w:rsidRDefault="005E7D2C" w:rsidP="005E7D2C">
      <w:pPr>
        <w:pStyle w:val="Code"/>
        <w:rPr>
          <w:highlight w:val="white"/>
          <w:lang w:val="en-GB"/>
        </w:rPr>
      </w:pPr>
    </w:p>
    <w:p w14:paraId="1EE0771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24457058" w14:textId="77777777" w:rsidR="005E7D2C" w:rsidRPr="00D822A3" w:rsidRDefault="005E7D2C" w:rsidP="005E7D2C">
      <w:pPr>
        <w:pStyle w:val="Code"/>
        <w:rPr>
          <w:highlight w:val="white"/>
          <w:lang w:val="en-GB"/>
        </w:rPr>
      </w:pPr>
      <w:r w:rsidRPr="00D822A3">
        <w:rPr>
          <w:highlight w:val="white"/>
          <w:lang w:val="en-GB"/>
        </w:rPr>
        <w:t xml:space="preserve">    }</w:t>
      </w:r>
    </w:p>
    <w:p w14:paraId="16F3A248" w14:textId="77777777" w:rsidR="005E7D2C" w:rsidRPr="00D822A3" w:rsidRDefault="005E7D2C" w:rsidP="005E7D2C">
      <w:pPr>
        <w:pStyle w:val="Code"/>
        <w:rPr>
          <w:highlight w:val="white"/>
          <w:lang w:val="en-GB"/>
        </w:rPr>
      </w:pPr>
      <w:r w:rsidRPr="00D822A3">
        <w:rPr>
          <w:highlight w:val="white"/>
          <w:lang w:val="en-GB"/>
        </w:rPr>
        <w:t xml:space="preserve">  }</w:t>
      </w:r>
    </w:p>
    <w:p w14:paraId="1BA5747B" w14:textId="77777777" w:rsidR="005E7D2C" w:rsidRPr="00D822A3" w:rsidRDefault="005E7D2C" w:rsidP="005E7D2C">
      <w:pPr>
        <w:pStyle w:val="Code"/>
        <w:rPr>
          <w:lang w:val="en-GB"/>
        </w:rPr>
      </w:pPr>
      <w:r w:rsidRPr="00D822A3">
        <w:rPr>
          <w:highlight w:val="white"/>
          <w:lang w:val="en-GB"/>
        </w:rPr>
        <w:t>}</w:t>
      </w:r>
    </w:p>
    <w:p w14:paraId="357261BC" w14:textId="77777777" w:rsidR="005E7D2C" w:rsidRPr="00D822A3" w:rsidRDefault="005E7D2C" w:rsidP="005E7D2C">
      <w:pPr>
        <w:pStyle w:val="CodeHeader"/>
        <w:rPr>
          <w:lang w:val="en-GB"/>
        </w:rPr>
      </w:pPr>
      <w:r w:rsidRPr="00D822A3">
        <w:rPr>
          <w:highlight w:val="white"/>
          <w:lang w:val="en-GB"/>
        </w:rPr>
        <w:t>ListMapEnumerator</w:t>
      </w:r>
      <w:r w:rsidRPr="00D822A3">
        <w:rPr>
          <w:lang w:val="en-GB"/>
        </w:rPr>
        <w:t>.cs</w:t>
      </w:r>
    </w:p>
    <w:p w14:paraId="001C34FB" w14:textId="77777777" w:rsidR="005E7D2C" w:rsidRPr="00D822A3" w:rsidRDefault="005E7D2C" w:rsidP="005E7D2C">
      <w:pPr>
        <w:pStyle w:val="Code"/>
        <w:rPr>
          <w:highlight w:val="white"/>
          <w:lang w:val="en-GB"/>
        </w:rPr>
      </w:pPr>
      <w:r w:rsidRPr="00D822A3">
        <w:rPr>
          <w:highlight w:val="white"/>
          <w:lang w:val="en-GB"/>
        </w:rPr>
        <w:t>using System;</w:t>
      </w:r>
    </w:p>
    <w:p w14:paraId="55291FD4" w14:textId="77777777" w:rsidR="005E7D2C" w:rsidRPr="00D822A3" w:rsidRDefault="005E7D2C" w:rsidP="005E7D2C">
      <w:pPr>
        <w:pStyle w:val="Code"/>
        <w:rPr>
          <w:highlight w:val="white"/>
          <w:lang w:val="en-GB"/>
        </w:rPr>
      </w:pPr>
      <w:r w:rsidRPr="00D822A3">
        <w:rPr>
          <w:highlight w:val="white"/>
          <w:lang w:val="en-GB"/>
        </w:rPr>
        <w:t>using System.Collections;</w:t>
      </w:r>
    </w:p>
    <w:p w14:paraId="25B6ED06"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5AFBB58" w14:textId="77777777" w:rsidR="005E7D2C" w:rsidRPr="00D822A3" w:rsidRDefault="005E7D2C" w:rsidP="005E7D2C">
      <w:pPr>
        <w:pStyle w:val="Code"/>
        <w:rPr>
          <w:highlight w:val="white"/>
          <w:lang w:val="en-GB"/>
        </w:rPr>
      </w:pPr>
    </w:p>
    <w:p w14:paraId="71B319B3" w14:textId="77777777" w:rsidR="005E7D2C" w:rsidRPr="00D822A3" w:rsidRDefault="005E7D2C" w:rsidP="005E7D2C">
      <w:pPr>
        <w:pStyle w:val="Code"/>
        <w:rPr>
          <w:highlight w:val="white"/>
          <w:lang w:val="en-GB"/>
        </w:rPr>
      </w:pPr>
      <w:r w:rsidRPr="00D822A3">
        <w:rPr>
          <w:highlight w:val="white"/>
          <w:lang w:val="en-GB"/>
        </w:rPr>
        <w:t>namespace CCompiler {</w:t>
      </w:r>
    </w:p>
    <w:p w14:paraId="7EEDD63E" w14:textId="77777777" w:rsidR="005E7D2C" w:rsidRPr="00D822A3" w:rsidRDefault="005E7D2C" w:rsidP="005E7D2C">
      <w:pPr>
        <w:pStyle w:val="Code"/>
        <w:rPr>
          <w:highlight w:val="white"/>
          <w:lang w:val="en-GB"/>
        </w:rPr>
      </w:pPr>
      <w:r w:rsidRPr="00D822A3">
        <w:rPr>
          <w:highlight w:val="white"/>
          <w:lang w:val="en-GB"/>
        </w:rPr>
        <w:t xml:space="preserve">  class ListMapEnumerator&lt;KeyType,ValueType&gt; :</w:t>
      </w:r>
    </w:p>
    <w:p w14:paraId="05411039"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 {</w:t>
      </w:r>
    </w:p>
    <w:p w14:paraId="2C180C63" w14:textId="77777777" w:rsidR="005E7D2C" w:rsidRPr="00D822A3" w:rsidRDefault="005E7D2C" w:rsidP="005E7D2C">
      <w:pPr>
        <w:pStyle w:val="Code"/>
        <w:rPr>
          <w:highlight w:val="white"/>
          <w:lang w:val="en-GB"/>
        </w:rPr>
      </w:pPr>
      <w:r w:rsidRPr="00D822A3">
        <w:rPr>
          <w:highlight w:val="white"/>
          <w:lang w:val="en-GB"/>
        </w:rPr>
        <w:t xml:space="preserve">    private int m_index = -1;</w:t>
      </w:r>
    </w:p>
    <w:p w14:paraId="319FF5DA" w14:textId="77777777" w:rsidR="005E7D2C" w:rsidRPr="00D822A3" w:rsidRDefault="005E7D2C" w:rsidP="005E7D2C">
      <w:pPr>
        <w:pStyle w:val="Code"/>
        <w:rPr>
          <w:highlight w:val="white"/>
          <w:lang w:val="en-GB"/>
        </w:rPr>
      </w:pPr>
      <w:r w:rsidRPr="00D822A3">
        <w:rPr>
          <w:highlight w:val="white"/>
          <w:lang w:val="en-GB"/>
        </w:rPr>
        <w:t xml:space="preserve">    private List&lt;KeyValuePair&lt;KeyType, ValueType&gt;&gt; m_list;</w:t>
      </w:r>
    </w:p>
    <w:p w14:paraId="60A77566" w14:textId="77777777" w:rsidR="005E7D2C" w:rsidRPr="00D822A3" w:rsidRDefault="005E7D2C" w:rsidP="005E7D2C">
      <w:pPr>
        <w:pStyle w:val="Code"/>
        <w:rPr>
          <w:highlight w:val="white"/>
          <w:lang w:val="en-GB"/>
        </w:rPr>
      </w:pPr>
    </w:p>
    <w:p w14:paraId="134FB5A8" w14:textId="77777777" w:rsidR="005E7D2C" w:rsidRPr="00D822A3" w:rsidRDefault="005E7D2C" w:rsidP="005E7D2C">
      <w:pPr>
        <w:pStyle w:val="Code"/>
        <w:rPr>
          <w:highlight w:val="white"/>
          <w:lang w:val="en-GB"/>
        </w:rPr>
      </w:pPr>
      <w:r w:rsidRPr="00D822A3">
        <w:rPr>
          <w:highlight w:val="white"/>
          <w:lang w:val="en-GB"/>
        </w:rPr>
        <w:t xml:space="preserve">    public ListMapEnumerator(List&lt;KeyValuePair&lt;KeyType,ValueType&gt;&gt; list) {</w:t>
      </w:r>
    </w:p>
    <w:p w14:paraId="73F89B36" w14:textId="77777777" w:rsidR="005E7D2C" w:rsidRPr="00D822A3" w:rsidRDefault="005E7D2C" w:rsidP="005E7D2C">
      <w:pPr>
        <w:pStyle w:val="Code"/>
        <w:rPr>
          <w:highlight w:val="white"/>
          <w:lang w:val="en-GB"/>
        </w:rPr>
      </w:pPr>
      <w:r w:rsidRPr="00D822A3">
        <w:rPr>
          <w:highlight w:val="white"/>
          <w:lang w:val="en-GB"/>
        </w:rPr>
        <w:t xml:space="preserve">      m_list = list;</w:t>
      </w:r>
    </w:p>
    <w:p w14:paraId="236754C4" w14:textId="77777777" w:rsidR="005E7D2C" w:rsidRPr="00D822A3" w:rsidRDefault="005E7D2C" w:rsidP="005E7D2C">
      <w:pPr>
        <w:pStyle w:val="Code"/>
        <w:rPr>
          <w:highlight w:val="white"/>
          <w:lang w:val="en-GB"/>
        </w:rPr>
      </w:pPr>
      <w:r w:rsidRPr="00D822A3">
        <w:rPr>
          <w:highlight w:val="white"/>
          <w:lang w:val="en-GB"/>
        </w:rPr>
        <w:t xml:space="preserve">    }</w:t>
      </w:r>
    </w:p>
    <w:p w14:paraId="4E2B9747" w14:textId="77777777" w:rsidR="005E7D2C" w:rsidRPr="00D822A3" w:rsidRDefault="005E7D2C" w:rsidP="005E7D2C">
      <w:pPr>
        <w:pStyle w:val="Code"/>
        <w:rPr>
          <w:highlight w:val="white"/>
          <w:lang w:val="en-GB"/>
        </w:rPr>
      </w:pPr>
    </w:p>
    <w:p w14:paraId="795761D8" w14:textId="77777777" w:rsidR="005E7D2C" w:rsidRPr="00D822A3" w:rsidRDefault="005E7D2C" w:rsidP="005E7D2C">
      <w:pPr>
        <w:pStyle w:val="Code"/>
        <w:rPr>
          <w:highlight w:val="white"/>
          <w:lang w:val="en-GB"/>
        </w:rPr>
      </w:pPr>
      <w:r w:rsidRPr="00D822A3">
        <w:rPr>
          <w:highlight w:val="white"/>
          <w:lang w:val="en-GB"/>
        </w:rPr>
        <w:t xml:space="preserve">    public bool MoveNext() {</w:t>
      </w:r>
    </w:p>
    <w:p w14:paraId="2851A09E" w14:textId="77777777" w:rsidR="005E7D2C" w:rsidRPr="00D822A3" w:rsidRDefault="005E7D2C" w:rsidP="005E7D2C">
      <w:pPr>
        <w:pStyle w:val="Code"/>
        <w:rPr>
          <w:highlight w:val="white"/>
          <w:lang w:val="en-GB"/>
        </w:rPr>
      </w:pPr>
      <w:r w:rsidRPr="00D822A3">
        <w:rPr>
          <w:highlight w:val="white"/>
          <w:lang w:val="en-GB"/>
        </w:rPr>
        <w:t xml:space="preserve">      ++m_index;</w:t>
      </w:r>
    </w:p>
    <w:p w14:paraId="5E8B9EB2" w14:textId="77777777" w:rsidR="005E7D2C" w:rsidRPr="00D822A3" w:rsidRDefault="005E7D2C" w:rsidP="005E7D2C">
      <w:pPr>
        <w:pStyle w:val="Code"/>
        <w:rPr>
          <w:highlight w:val="white"/>
          <w:lang w:val="en-GB"/>
        </w:rPr>
      </w:pPr>
      <w:r w:rsidRPr="00D822A3">
        <w:rPr>
          <w:highlight w:val="white"/>
          <w:lang w:val="en-GB"/>
        </w:rPr>
        <w:t xml:space="preserve">      return (m_index &lt; m_list.Count);</w:t>
      </w:r>
    </w:p>
    <w:p w14:paraId="2D53EF94" w14:textId="77777777" w:rsidR="005E7D2C" w:rsidRPr="00D822A3" w:rsidRDefault="005E7D2C" w:rsidP="005E7D2C">
      <w:pPr>
        <w:pStyle w:val="Code"/>
        <w:rPr>
          <w:highlight w:val="white"/>
          <w:lang w:val="en-GB"/>
        </w:rPr>
      </w:pPr>
      <w:r w:rsidRPr="00D822A3">
        <w:rPr>
          <w:highlight w:val="white"/>
          <w:lang w:val="en-GB"/>
        </w:rPr>
        <w:t xml:space="preserve">    }</w:t>
      </w:r>
    </w:p>
    <w:p w14:paraId="081ABD3D" w14:textId="77777777" w:rsidR="005E7D2C" w:rsidRPr="00D822A3" w:rsidRDefault="005E7D2C" w:rsidP="005E7D2C">
      <w:pPr>
        <w:pStyle w:val="Code"/>
        <w:rPr>
          <w:highlight w:val="white"/>
          <w:lang w:val="en-GB"/>
        </w:rPr>
      </w:pPr>
    </w:p>
    <w:p w14:paraId="04DA70AE" w14:textId="77777777" w:rsidR="005E7D2C" w:rsidRPr="00D822A3" w:rsidRDefault="005E7D2C" w:rsidP="005E7D2C">
      <w:pPr>
        <w:pStyle w:val="Code"/>
        <w:rPr>
          <w:highlight w:val="white"/>
          <w:lang w:val="en-GB"/>
        </w:rPr>
      </w:pPr>
      <w:r w:rsidRPr="00D822A3">
        <w:rPr>
          <w:highlight w:val="white"/>
          <w:lang w:val="en-GB"/>
        </w:rPr>
        <w:t xml:space="preserve">    public void Reset() {</w:t>
      </w:r>
    </w:p>
    <w:p w14:paraId="4B217A6F" w14:textId="77777777" w:rsidR="005E7D2C" w:rsidRPr="00D822A3" w:rsidRDefault="005E7D2C" w:rsidP="005E7D2C">
      <w:pPr>
        <w:pStyle w:val="Code"/>
        <w:rPr>
          <w:highlight w:val="white"/>
          <w:lang w:val="en-GB"/>
        </w:rPr>
      </w:pPr>
      <w:r w:rsidRPr="00D822A3">
        <w:rPr>
          <w:highlight w:val="white"/>
          <w:lang w:val="en-GB"/>
        </w:rPr>
        <w:t xml:space="preserve">      m_index = 0;</w:t>
      </w:r>
    </w:p>
    <w:p w14:paraId="5E62C924" w14:textId="77777777" w:rsidR="005E7D2C" w:rsidRPr="00D822A3" w:rsidRDefault="005E7D2C" w:rsidP="005E7D2C">
      <w:pPr>
        <w:pStyle w:val="Code"/>
        <w:rPr>
          <w:highlight w:val="white"/>
          <w:lang w:val="en-GB"/>
        </w:rPr>
      </w:pPr>
      <w:r w:rsidRPr="00D822A3">
        <w:rPr>
          <w:highlight w:val="white"/>
          <w:lang w:val="en-GB"/>
        </w:rPr>
        <w:t xml:space="preserve">    }</w:t>
      </w:r>
    </w:p>
    <w:p w14:paraId="0ECB5B99" w14:textId="77777777" w:rsidR="005E7D2C" w:rsidRPr="00D822A3" w:rsidRDefault="005E7D2C" w:rsidP="005E7D2C">
      <w:pPr>
        <w:pStyle w:val="Code"/>
        <w:rPr>
          <w:highlight w:val="white"/>
          <w:lang w:val="en-GB"/>
        </w:rPr>
      </w:pPr>
    </w:p>
    <w:p w14:paraId="2A85B72D" w14:textId="77777777" w:rsidR="005E7D2C" w:rsidRPr="00D822A3" w:rsidRDefault="005E7D2C" w:rsidP="005E7D2C">
      <w:pPr>
        <w:pStyle w:val="Code"/>
        <w:rPr>
          <w:highlight w:val="white"/>
          <w:lang w:val="en-GB"/>
        </w:rPr>
      </w:pPr>
      <w:r w:rsidRPr="00D822A3">
        <w:rPr>
          <w:highlight w:val="white"/>
          <w:lang w:val="en-GB"/>
        </w:rPr>
        <w:t xml:space="preserve">    KeyValuePair&lt;KeyType,ValueType&gt;</w:t>
      </w:r>
    </w:p>
    <w:p w14:paraId="66D114D5" w14:textId="77777777" w:rsidR="005E7D2C" w:rsidRPr="00D822A3" w:rsidRDefault="005E7D2C" w:rsidP="005E7D2C">
      <w:pPr>
        <w:pStyle w:val="Code"/>
        <w:rPr>
          <w:highlight w:val="white"/>
          <w:lang w:val="en-GB"/>
        </w:rPr>
      </w:pPr>
      <w:r w:rsidRPr="00D822A3">
        <w:rPr>
          <w:highlight w:val="white"/>
          <w:lang w:val="en-GB"/>
        </w:rPr>
        <w:t xml:space="preserve">    IEnumerator&lt;KeyValuePair&lt;KeyType,ValueType&gt;&gt;.Current {</w:t>
      </w:r>
    </w:p>
    <w:p w14:paraId="7E192743" w14:textId="77777777" w:rsidR="005E7D2C" w:rsidRPr="00D822A3" w:rsidRDefault="005E7D2C" w:rsidP="005E7D2C">
      <w:pPr>
        <w:pStyle w:val="Code"/>
        <w:rPr>
          <w:highlight w:val="white"/>
          <w:lang w:val="en-GB"/>
        </w:rPr>
      </w:pPr>
      <w:r w:rsidRPr="00D822A3">
        <w:rPr>
          <w:highlight w:val="white"/>
          <w:lang w:val="en-GB"/>
        </w:rPr>
        <w:t xml:space="preserve">      get {</w:t>
      </w:r>
    </w:p>
    <w:p w14:paraId="26042728" w14:textId="77777777" w:rsidR="005E7D2C" w:rsidRPr="00D822A3" w:rsidRDefault="005E7D2C" w:rsidP="005E7D2C">
      <w:pPr>
        <w:pStyle w:val="Code"/>
        <w:rPr>
          <w:highlight w:val="white"/>
          <w:lang w:val="en-GB"/>
        </w:rPr>
      </w:pPr>
      <w:r w:rsidRPr="00D822A3">
        <w:rPr>
          <w:highlight w:val="white"/>
          <w:lang w:val="en-GB"/>
        </w:rPr>
        <w:lastRenderedPageBreak/>
        <w:t xml:space="preserve">        if (m_index &lt; m_list.Count) {</w:t>
      </w:r>
    </w:p>
    <w:p w14:paraId="085F0014"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3F92AAE0" w14:textId="77777777" w:rsidR="005E7D2C" w:rsidRPr="00D822A3" w:rsidRDefault="005E7D2C" w:rsidP="005E7D2C">
      <w:pPr>
        <w:pStyle w:val="Code"/>
        <w:rPr>
          <w:highlight w:val="white"/>
          <w:lang w:val="en-GB"/>
        </w:rPr>
      </w:pPr>
      <w:r w:rsidRPr="00D822A3">
        <w:rPr>
          <w:highlight w:val="white"/>
          <w:lang w:val="en-GB"/>
        </w:rPr>
        <w:t xml:space="preserve">        }</w:t>
      </w:r>
    </w:p>
    <w:p w14:paraId="78B22245" w14:textId="77777777" w:rsidR="005E7D2C" w:rsidRPr="00D822A3" w:rsidRDefault="005E7D2C" w:rsidP="005E7D2C">
      <w:pPr>
        <w:pStyle w:val="Code"/>
        <w:rPr>
          <w:highlight w:val="white"/>
          <w:lang w:val="en-GB"/>
        </w:rPr>
      </w:pPr>
      <w:r w:rsidRPr="00D822A3">
        <w:rPr>
          <w:highlight w:val="white"/>
          <w:lang w:val="en-GB"/>
        </w:rPr>
        <w:t xml:space="preserve">        else {</w:t>
      </w:r>
    </w:p>
    <w:p w14:paraId="64D9BB88"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FFC4406" w14:textId="77777777" w:rsidR="005E7D2C" w:rsidRPr="00D822A3" w:rsidRDefault="005E7D2C" w:rsidP="005E7D2C">
      <w:pPr>
        <w:pStyle w:val="Code"/>
        <w:rPr>
          <w:highlight w:val="white"/>
          <w:lang w:val="en-GB"/>
        </w:rPr>
      </w:pPr>
      <w:r w:rsidRPr="00D822A3">
        <w:rPr>
          <w:highlight w:val="white"/>
          <w:lang w:val="en-GB"/>
        </w:rPr>
        <w:t xml:space="preserve">        }</w:t>
      </w:r>
    </w:p>
    <w:p w14:paraId="5BCA5812" w14:textId="77777777" w:rsidR="005E7D2C" w:rsidRPr="00D822A3" w:rsidRDefault="005E7D2C" w:rsidP="005E7D2C">
      <w:pPr>
        <w:pStyle w:val="Code"/>
        <w:rPr>
          <w:highlight w:val="white"/>
          <w:lang w:val="en-GB"/>
        </w:rPr>
      </w:pPr>
      <w:r w:rsidRPr="00D822A3">
        <w:rPr>
          <w:highlight w:val="white"/>
          <w:lang w:val="en-GB"/>
        </w:rPr>
        <w:t xml:space="preserve">      }</w:t>
      </w:r>
    </w:p>
    <w:p w14:paraId="7CA185B9" w14:textId="77777777" w:rsidR="005E7D2C" w:rsidRPr="00D822A3" w:rsidRDefault="005E7D2C" w:rsidP="005E7D2C">
      <w:pPr>
        <w:pStyle w:val="Code"/>
        <w:rPr>
          <w:highlight w:val="white"/>
          <w:lang w:val="en-GB"/>
        </w:rPr>
      </w:pPr>
      <w:r w:rsidRPr="00D822A3">
        <w:rPr>
          <w:highlight w:val="white"/>
          <w:lang w:val="en-GB"/>
        </w:rPr>
        <w:t xml:space="preserve">    }</w:t>
      </w:r>
    </w:p>
    <w:p w14:paraId="5B940C95" w14:textId="77777777" w:rsidR="005E7D2C" w:rsidRPr="00D822A3" w:rsidRDefault="005E7D2C" w:rsidP="005E7D2C">
      <w:pPr>
        <w:pStyle w:val="Code"/>
        <w:rPr>
          <w:highlight w:val="white"/>
          <w:lang w:val="en-GB"/>
        </w:rPr>
      </w:pPr>
    </w:p>
    <w:p w14:paraId="59B38C11" w14:textId="77777777" w:rsidR="005E7D2C" w:rsidRPr="00D822A3" w:rsidRDefault="005E7D2C" w:rsidP="005E7D2C">
      <w:pPr>
        <w:pStyle w:val="Code"/>
        <w:rPr>
          <w:highlight w:val="white"/>
          <w:lang w:val="en-GB"/>
        </w:rPr>
      </w:pPr>
      <w:r w:rsidRPr="00D822A3">
        <w:rPr>
          <w:highlight w:val="white"/>
          <w:lang w:val="en-GB"/>
        </w:rPr>
        <w:t xml:space="preserve">    object IEnumerator.Current {</w:t>
      </w:r>
    </w:p>
    <w:p w14:paraId="58113D25" w14:textId="77777777" w:rsidR="005E7D2C" w:rsidRPr="00D822A3" w:rsidRDefault="005E7D2C" w:rsidP="005E7D2C">
      <w:pPr>
        <w:pStyle w:val="Code"/>
        <w:rPr>
          <w:highlight w:val="white"/>
          <w:lang w:val="en-GB"/>
        </w:rPr>
      </w:pPr>
      <w:r w:rsidRPr="00D822A3">
        <w:rPr>
          <w:highlight w:val="white"/>
          <w:lang w:val="en-GB"/>
        </w:rPr>
        <w:t xml:space="preserve">      get {</w:t>
      </w:r>
    </w:p>
    <w:p w14:paraId="28638D88" w14:textId="77777777" w:rsidR="005E7D2C" w:rsidRPr="00D822A3" w:rsidRDefault="005E7D2C" w:rsidP="005E7D2C">
      <w:pPr>
        <w:pStyle w:val="Code"/>
        <w:rPr>
          <w:highlight w:val="white"/>
          <w:lang w:val="en-GB"/>
        </w:rPr>
      </w:pPr>
      <w:r w:rsidRPr="00D822A3">
        <w:rPr>
          <w:highlight w:val="white"/>
          <w:lang w:val="en-GB"/>
        </w:rPr>
        <w:t xml:space="preserve">        if (m_index &lt; m_list.Count) {</w:t>
      </w:r>
    </w:p>
    <w:p w14:paraId="0E397320" w14:textId="77777777" w:rsidR="005E7D2C" w:rsidRPr="00D822A3" w:rsidRDefault="005E7D2C" w:rsidP="005E7D2C">
      <w:pPr>
        <w:pStyle w:val="Code"/>
        <w:rPr>
          <w:highlight w:val="white"/>
          <w:lang w:val="en-GB"/>
        </w:rPr>
      </w:pPr>
      <w:r w:rsidRPr="00D822A3">
        <w:rPr>
          <w:highlight w:val="white"/>
          <w:lang w:val="en-GB"/>
        </w:rPr>
        <w:t xml:space="preserve">          return m_list[m_index];</w:t>
      </w:r>
    </w:p>
    <w:p w14:paraId="4D02487F" w14:textId="77777777" w:rsidR="005E7D2C" w:rsidRPr="00D822A3" w:rsidRDefault="005E7D2C" w:rsidP="005E7D2C">
      <w:pPr>
        <w:pStyle w:val="Code"/>
        <w:rPr>
          <w:highlight w:val="white"/>
          <w:lang w:val="en-GB"/>
        </w:rPr>
      </w:pPr>
      <w:r w:rsidRPr="00D822A3">
        <w:rPr>
          <w:highlight w:val="white"/>
          <w:lang w:val="en-GB"/>
        </w:rPr>
        <w:t xml:space="preserve">        }</w:t>
      </w:r>
    </w:p>
    <w:p w14:paraId="6BA420FA" w14:textId="77777777" w:rsidR="005E7D2C" w:rsidRPr="00D822A3" w:rsidRDefault="005E7D2C" w:rsidP="005E7D2C">
      <w:pPr>
        <w:pStyle w:val="Code"/>
        <w:rPr>
          <w:highlight w:val="white"/>
          <w:lang w:val="en-GB"/>
        </w:rPr>
      </w:pPr>
      <w:r w:rsidRPr="00D822A3">
        <w:rPr>
          <w:highlight w:val="white"/>
          <w:lang w:val="en-GB"/>
        </w:rPr>
        <w:t xml:space="preserve">        else {</w:t>
      </w:r>
    </w:p>
    <w:p w14:paraId="129205CB" w14:textId="77777777" w:rsidR="005E7D2C" w:rsidRPr="00D822A3" w:rsidRDefault="005E7D2C" w:rsidP="005E7D2C">
      <w:pPr>
        <w:pStyle w:val="Code"/>
        <w:rPr>
          <w:highlight w:val="white"/>
          <w:lang w:val="en-GB"/>
        </w:rPr>
      </w:pPr>
      <w:r w:rsidRPr="00D822A3">
        <w:rPr>
          <w:highlight w:val="white"/>
          <w:lang w:val="en-GB"/>
        </w:rPr>
        <w:t xml:space="preserve">          throw (new InvalidOperationException());</w:t>
      </w:r>
    </w:p>
    <w:p w14:paraId="06F4F0AD" w14:textId="77777777" w:rsidR="005E7D2C" w:rsidRPr="00D822A3" w:rsidRDefault="005E7D2C" w:rsidP="005E7D2C">
      <w:pPr>
        <w:pStyle w:val="Code"/>
        <w:rPr>
          <w:highlight w:val="white"/>
          <w:lang w:val="en-GB"/>
        </w:rPr>
      </w:pPr>
      <w:r w:rsidRPr="00D822A3">
        <w:rPr>
          <w:highlight w:val="white"/>
          <w:lang w:val="en-GB"/>
        </w:rPr>
        <w:t xml:space="preserve">        }</w:t>
      </w:r>
    </w:p>
    <w:p w14:paraId="7DC1CB99" w14:textId="77777777" w:rsidR="005E7D2C" w:rsidRPr="00D822A3" w:rsidRDefault="005E7D2C" w:rsidP="005E7D2C">
      <w:pPr>
        <w:pStyle w:val="Code"/>
        <w:rPr>
          <w:highlight w:val="white"/>
          <w:lang w:val="en-GB"/>
        </w:rPr>
      </w:pPr>
      <w:r w:rsidRPr="00D822A3">
        <w:rPr>
          <w:highlight w:val="white"/>
          <w:lang w:val="en-GB"/>
        </w:rPr>
        <w:t xml:space="preserve">      }</w:t>
      </w:r>
    </w:p>
    <w:p w14:paraId="0EACB9FA" w14:textId="77777777" w:rsidR="005E7D2C" w:rsidRPr="00D822A3" w:rsidRDefault="005E7D2C" w:rsidP="005E7D2C">
      <w:pPr>
        <w:pStyle w:val="Code"/>
        <w:rPr>
          <w:highlight w:val="white"/>
          <w:lang w:val="en-GB"/>
        </w:rPr>
      </w:pPr>
      <w:r w:rsidRPr="00D822A3">
        <w:rPr>
          <w:highlight w:val="white"/>
          <w:lang w:val="en-GB"/>
        </w:rPr>
        <w:t xml:space="preserve">    }</w:t>
      </w:r>
    </w:p>
    <w:p w14:paraId="13675602" w14:textId="77777777" w:rsidR="005E7D2C" w:rsidRPr="00D822A3" w:rsidRDefault="005E7D2C" w:rsidP="005E7D2C">
      <w:pPr>
        <w:pStyle w:val="Code"/>
        <w:rPr>
          <w:highlight w:val="white"/>
          <w:lang w:val="en-GB"/>
        </w:rPr>
      </w:pPr>
    </w:p>
    <w:p w14:paraId="7E5B4850" w14:textId="77777777" w:rsidR="005E7D2C" w:rsidRPr="00D822A3" w:rsidRDefault="005E7D2C" w:rsidP="005E7D2C">
      <w:pPr>
        <w:pStyle w:val="Code"/>
        <w:rPr>
          <w:highlight w:val="white"/>
          <w:lang w:val="en-GB"/>
        </w:rPr>
      </w:pPr>
      <w:r w:rsidRPr="00D822A3">
        <w:rPr>
          <w:highlight w:val="white"/>
          <w:lang w:val="en-GB"/>
        </w:rPr>
        <w:t xml:space="preserve">    public void Dispose() {</w:t>
      </w:r>
    </w:p>
    <w:p w14:paraId="0EF2311B" w14:textId="77777777" w:rsidR="005E7D2C" w:rsidRPr="00D822A3" w:rsidRDefault="005E7D2C" w:rsidP="005E7D2C">
      <w:pPr>
        <w:pStyle w:val="Code"/>
        <w:rPr>
          <w:highlight w:val="white"/>
          <w:lang w:val="en-GB"/>
        </w:rPr>
      </w:pPr>
      <w:r w:rsidRPr="00D822A3">
        <w:rPr>
          <w:highlight w:val="white"/>
          <w:lang w:val="en-GB"/>
        </w:rPr>
        <w:t xml:space="preserve">      // Empty.</w:t>
      </w:r>
    </w:p>
    <w:p w14:paraId="7C529F03" w14:textId="77777777" w:rsidR="005E7D2C" w:rsidRPr="00D822A3" w:rsidRDefault="005E7D2C" w:rsidP="005E7D2C">
      <w:pPr>
        <w:pStyle w:val="Code"/>
        <w:rPr>
          <w:highlight w:val="white"/>
          <w:lang w:val="en-GB"/>
        </w:rPr>
      </w:pPr>
      <w:r w:rsidRPr="00D822A3">
        <w:rPr>
          <w:highlight w:val="white"/>
          <w:lang w:val="en-GB"/>
        </w:rPr>
        <w:t xml:space="preserve">    }</w:t>
      </w:r>
    </w:p>
    <w:p w14:paraId="08AB3DDD" w14:textId="77777777" w:rsidR="005E7D2C" w:rsidRPr="00D822A3" w:rsidRDefault="005E7D2C" w:rsidP="005E7D2C">
      <w:pPr>
        <w:pStyle w:val="Code"/>
        <w:rPr>
          <w:highlight w:val="white"/>
          <w:lang w:val="en-GB"/>
        </w:rPr>
      </w:pPr>
      <w:r w:rsidRPr="00D822A3">
        <w:rPr>
          <w:highlight w:val="white"/>
          <w:lang w:val="en-GB"/>
        </w:rPr>
        <w:t xml:space="preserve">  }</w:t>
      </w:r>
    </w:p>
    <w:p w14:paraId="061453B9" w14:textId="54DC878B"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30" w:name="_Toc32312748"/>
      <w:bookmarkStart w:id="531" w:name="_Toc128724229"/>
      <w:bookmarkStart w:id="532" w:name="_Toc323656800"/>
      <w:bookmarkStart w:id="533" w:name="_Toc324085682"/>
      <w:bookmarkStart w:id="534" w:name="_Ref324113434"/>
      <w:bookmarkStart w:id="535" w:name="_Toc324680324"/>
      <w:bookmarkStart w:id="536" w:name="_Toc54120036"/>
      <w:r w:rsidRPr="00D822A3">
        <w:lastRenderedPageBreak/>
        <w:t>The ASCII Table</w:t>
      </w:r>
      <w:bookmarkEnd w:id="530"/>
      <w:bookmarkEnd w:id="531"/>
      <w:bookmarkEnd w:id="532"/>
      <w:bookmarkEnd w:id="533"/>
      <w:bookmarkEnd w:id="534"/>
      <w:bookmarkEnd w:id="535"/>
      <w:bookmarkEnd w:id="53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r w:rsidRPr="00D822A3">
              <w:rPr>
                <w:i/>
                <w:snapToGrid w:val="0"/>
                <w:lang w:val="en-GB"/>
              </w:rPr>
              <w:t>nul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r w:rsidRPr="00D822A3">
              <w:rPr>
                <w:i/>
                <w:snapToGrid w:val="0"/>
                <w:lang w:val="en-GB"/>
              </w:rPr>
              <w:t>stx</w:t>
            </w:r>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r w:rsidRPr="00D822A3">
              <w:rPr>
                <w:i/>
                <w:snapToGrid w:val="0"/>
                <w:lang w:val="en-GB"/>
              </w:rPr>
              <w:t>etx</w:t>
            </w:r>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r w:rsidRPr="00D822A3">
              <w:rPr>
                <w:i/>
                <w:snapToGrid w:val="0"/>
                <w:lang w:val="en-GB"/>
              </w:rPr>
              <w:t>eot</w:t>
            </w:r>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r w:rsidRPr="00D822A3">
              <w:rPr>
                <w:i/>
                <w:snapToGrid w:val="0"/>
                <w:lang w:val="en-GB"/>
              </w:rPr>
              <w:t>enq</w:t>
            </w:r>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r w:rsidRPr="00D822A3">
              <w:rPr>
                <w:i/>
                <w:snapToGrid w:val="0"/>
                <w:lang w:val="en-GB"/>
              </w:rPr>
              <w:t>ht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r w:rsidRPr="00D822A3">
              <w:rPr>
                <w:snapToGrid w:val="0"/>
                <w:lang w:val="en-GB"/>
              </w:rPr>
              <w:t>i</w:t>
            </w:r>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r w:rsidRPr="00D822A3">
              <w:rPr>
                <w:i/>
                <w:snapToGrid w:val="0"/>
                <w:lang w:val="en-GB"/>
              </w:rPr>
              <w:t>lf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r w:rsidRPr="00D822A3">
              <w:rPr>
                <w:i/>
                <w:snapToGrid w:val="0"/>
                <w:lang w:val="en-GB"/>
              </w:rPr>
              <w:t>vt \vt</w:t>
            </w:r>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r w:rsidRPr="00D822A3">
              <w:rPr>
                <w:i/>
                <w:snapToGrid w:val="0"/>
                <w:lang w:val="en-GB"/>
              </w:rPr>
              <w:t>cr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r w:rsidRPr="00D822A3">
              <w:rPr>
                <w:i/>
                <w:snapToGrid w:val="0"/>
                <w:lang w:val="en-GB"/>
              </w:rPr>
              <w:t>si</w:t>
            </w:r>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r w:rsidRPr="00D822A3">
              <w:rPr>
                <w:i/>
                <w:snapToGrid w:val="0"/>
                <w:lang w:val="en-GB"/>
              </w:rPr>
              <w:t>dle</w:t>
            </w:r>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r w:rsidRPr="00D822A3">
              <w:rPr>
                <w:i/>
                <w:snapToGrid w:val="0"/>
                <w:lang w:val="en-GB"/>
              </w:rPr>
              <w:t>dc1</w:t>
            </w:r>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r w:rsidRPr="00D822A3">
              <w:rPr>
                <w:i/>
                <w:snapToGrid w:val="0"/>
                <w:lang w:val="en-GB"/>
              </w:rPr>
              <w:t>dc2</w:t>
            </w:r>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r w:rsidRPr="00D822A3">
              <w:rPr>
                <w:i/>
                <w:snapToGrid w:val="0"/>
                <w:lang w:val="en-GB"/>
              </w:rPr>
              <w:t>dc3</w:t>
            </w:r>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r w:rsidRPr="00D822A3">
              <w:rPr>
                <w:i/>
                <w:snapToGrid w:val="0"/>
                <w:lang w:val="en-GB"/>
              </w:rPr>
              <w:t>dc4</w:t>
            </w:r>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r w:rsidRPr="00D822A3">
              <w:rPr>
                <w:i/>
                <w:snapToGrid w:val="0"/>
                <w:lang w:val="en-GB"/>
              </w:rPr>
              <w:t>nak</w:t>
            </w:r>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r w:rsidRPr="00D822A3">
              <w:rPr>
                <w:i/>
                <w:snapToGrid w:val="0"/>
                <w:lang w:val="en-GB"/>
              </w:rPr>
              <w:t>syn</w:t>
            </w:r>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r w:rsidRPr="00D822A3">
              <w:rPr>
                <w:i/>
                <w:snapToGrid w:val="0"/>
                <w:lang w:val="en-GB"/>
              </w:rPr>
              <w:t>etb</w:t>
            </w:r>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r w:rsidRPr="00D822A3">
              <w:rPr>
                <w:i/>
                <w:snapToGrid w:val="0"/>
                <w:lang w:val="en-GB"/>
              </w:rPr>
              <w:t>em</w:t>
            </w:r>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r w:rsidRPr="00D822A3">
              <w:rPr>
                <w:i/>
                <w:snapToGrid w:val="0"/>
                <w:lang w:val="en-GB"/>
              </w:rPr>
              <w:t>gs</w:t>
            </w:r>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r w:rsidRPr="00D822A3">
              <w:rPr>
                <w:i/>
                <w:snapToGrid w:val="0"/>
                <w:lang w:val="en-GB"/>
              </w:rPr>
              <w:t>rs</w:t>
            </w:r>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37" w:name="_Toc54120037"/>
      <w:r w:rsidRPr="00D822A3">
        <w:lastRenderedPageBreak/>
        <w:t>A</w:t>
      </w:r>
      <w:r w:rsidR="00281D34" w:rsidRPr="00D822A3">
        <w:t xml:space="preserve"> Crash Course in C</w:t>
      </w:r>
      <w:bookmarkEnd w:id="53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the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The researchers Dennis Ritchie and Ken Thompon created the language B by simplifying the research language BCPL</w:t>
      </w:r>
      <w:r w:rsidRPr="00D822A3">
        <w:rPr>
          <w:rStyle w:val="Fotnotsreferens"/>
          <w:lang w:val="en-GB"/>
        </w:rPr>
        <w:footnoteReference w:id="6"/>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38" w:name="_Toc320485572"/>
      <w:bookmarkStart w:id="539" w:name="_Toc323656681"/>
      <w:bookmarkStart w:id="540" w:name="_Toc324085419"/>
      <w:bookmarkStart w:id="541" w:name="_Toc383781071"/>
      <w:bookmarkStart w:id="542" w:name="_Toc54120038"/>
      <w:r w:rsidRPr="00D822A3">
        <w:rPr>
          <w:lang w:val="en-GB"/>
        </w:rPr>
        <w:t>The Compiler and the Linker</w:t>
      </w:r>
      <w:bookmarkEnd w:id="538"/>
      <w:bookmarkEnd w:id="539"/>
      <w:bookmarkEnd w:id="540"/>
      <w:bookmarkEnd w:id="541"/>
      <w:bookmarkEnd w:id="54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the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r w:rsidRPr="00D822A3">
        <w:rPr>
          <w:rStyle w:val="CodeInText0"/>
          <w:lang w:val="en-GB"/>
        </w:rPr>
        <w:t>Program.c</w:t>
      </w:r>
      <w:r w:rsidRPr="00D822A3">
        <w:rPr>
          <w:lang w:val="en-GB"/>
        </w:rPr>
        <w:t xml:space="preserve"> and a routine used by the program in </w:t>
      </w:r>
      <w:r w:rsidRPr="00D822A3">
        <w:rPr>
          <w:rStyle w:val="CodeInText0"/>
          <w:lang w:val="en-GB"/>
        </w:rPr>
        <w:t>Routine.c</w:t>
      </w:r>
      <w:r w:rsidRPr="00D822A3">
        <w:rPr>
          <w:lang w:val="en-GB"/>
        </w:rPr>
        <w:t xml:space="preserve">. Furthermore, the program calls a function in the standard library. In this case, the compiler translates the source code into object code and the linker joins the code into the executable file </w:t>
      </w:r>
      <w:r w:rsidRPr="00D822A3">
        <w:rPr>
          <w:rStyle w:val="CodeInText0"/>
          <w:lang w:val="en-GB"/>
        </w:rPr>
        <w:t>Program.exe</w:t>
      </w:r>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56F84" w:rsidRPr="003F7CF1" w:rsidRDefault="00356F8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56F84" w:rsidRPr="003F7CF1" w:rsidRDefault="00356F84"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56F84" w:rsidRPr="003F7CF1" w:rsidRDefault="00356F84"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56F84" w:rsidRPr="003F7CF1" w:rsidRDefault="00356F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56F84" w:rsidRPr="003F7CF1" w:rsidRDefault="00356F84"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56F84" w:rsidRPr="003F7CF1" w:rsidRDefault="00356F84"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56F84" w:rsidRPr="003F7CF1" w:rsidRDefault="00356F84"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56F84" w:rsidRPr="003F7CF1" w:rsidRDefault="00356F84"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56F84" w:rsidRPr="003F7CF1" w:rsidRDefault="00356F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56F84" w:rsidRPr="003F7CF1" w:rsidRDefault="00356F84"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56F84" w:rsidRPr="003F7CF1" w:rsidRDefault="00356F84"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56F84" w:rsidRPr="003F7CF1" w:rsidRDefault="00356F84"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56F84" w:rsidRPr="003F7CF1" w:rsidRDefault="00356F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56F84" w:rsidRPr="003F7CF1" w:rsidRDefault="00356F84"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56F84" w:rsidRPr="003F7CF1" w:rsidRDefault="00356F84"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56F84" w:rsidRPr="003F7CF1" w:rsidRDefault="00356F84"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56F84" w:rsidRPr="003F7CF1" w:rsidRDefault="00356F84"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56F84" w:rsidRPr="003F7CF1" w:rsidRDefault="00356F84"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43" w:name="_Toc320485573"/>
      <w:bookmarkStart w:id="544" w:name="_Toc323656682"/>
      <w:bookmarkStart w:id="545" w:name="_Toc324085420"/>
      <w:bookmarkStart w:id="546" w:name="_Toc383781072"/>
      <w:bookmarkStart w:id="547" w:name="_Toc54120039"/>
      <w:r w:rsidRPr="00D822A3">
        <w:rPr>
          <w:lang w:val="en-GB"/>
        </w:rPr>
        <w:t>The Hello-World Program</w:t>
      </w:r>
      <w:bookmarkEnd w:id="543"/>
      <w:bookmarkEnd w:id="544"/>
      <w:bookmarkEnd w:id="545"/>
      <w:bookmarkEnd w:id="546"/>
      <w:bookmarkEnd w:id="54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7"/>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48" w:name="_Toc320485574"/>
      <w:bookmarkStart w:id="549" w:name="_Toc323656683"/>
      <w:bookmarkStart w:id="550" w:name="_Toc324085421"/>
      <w:bookmarkStart w:id="551" w:name="_Toc383781073"/>
      <w:bookmarkStart w:id="552" w:name="_Toc54120040"/>
      <w:r w:rsidRPr="00D822A3">
        <w:rPr>
          <w:lang w:val="en-GB"/>
        </w:rPr>
        <w:t>Comments</w:t>
      </w:r>
      <w:bookmarkEnd w:id="548"/>
      <w:bookmarkEnd w:id="549"/>
      <w:bookmarkEnd w:id="550"/>
      <w:bookmarkEnd w:id="551"/>
      <w:bookmarkEnd w:id="55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8"/>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7689A00B"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5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54" w:name="_Toc323656684"/>
      <w:bookmarkStart w:id="555" w:name="_Toc324085422"/>
      <w:bookmarkStart w:id="556" w:name="_Toc383781074"/>
      <w:bookmarkStart w:id="557" w:name="_Toc54120041"/>
      <w:r w:rsidRPr="00D822A3">
        <w:rPr>
          <w:lang w:val="en-GB"/>
        </w:rPr>
        <w:t>Types and Variables</w:t>
      </w:r>
      <w:bookmarkEnd w:id="553"/>
      <w:bookmarkEnd w:id="554"/>
      <w:bookmarkEnd w:id="555"/>
      <w:bookmarkEnd w:id="556"/>
      <w:bookmarkEnd w:id="55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8" w:name="_Toc320485576"/>
      <w:bookmarkStart w:id="559" w:name="_Toc323656685"/>
      <w:bookmarkStart w:id="560" w:name="_Toc324085423"/>
      <w:bookmarkStart w:id="561" w:name="_Toc383781075"/>
      <w:bookmarkStart w:id="562" w:name="_Ref383781525"/>
      <w:bookmarkStart w:id="563" w:name="_Toc54120042"/>
      <w:r w:rsidRPr="00D822A3">
        <w:rPr>
          <w:lang w:val="en-GB"/>
        </w:rPr>
        <w:t>Simple Types</w:t>
      </w:r>
      <w:bookmarkEnd w:id="558"/>
      <w:bookmarkEnd w:id="559"/>
      <w:bookmarkEnd w:id="560"/>
      <w:bookmarkEnd w:id="561"/>
      <w:bookmarkEnd w:id="562"/>
      <w:bookmarkEnd w:id="56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r w:rsidRPr="00D822A3">
        <w:rPr>
          <w:rStyle w:val="CodeInText0"/>
          <w:lang w:val="en-GB"/>
        </w:rPr>
        <w:t>boolean</w:t>
      </w:r>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9"/>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4" w:name="_Toc320485577"/>
      <w:bookmarkStart w:id="565" w:name="_Toc323656686"/>
      <w:bookmarkStart w:id="566" w:name="_Toc324085424"/>
      <w:bookmarkStart w:id="567" w:name="_Toc383781076"/>
      <w:bookmarkStart w:id="568" w:name="_Toc54120043"/>
      <w:r w:rsidRPr="00D822A3">
        <w:rPr>
          <w:lang w:val="en-GB"/>
        </w:rPr>
        <w:t>Variables</w:t>
      </w:r>
      <w:bookmarkEnd w:id="564"/>
      <w:bookmarkEnd w:id="565"/>
      <w:bookmarkEnd w:id="566"/>
      <w:bookmarkEnd w:id="567"/>
      <w:bookmarkEnd w:id="56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10"/>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56F84" w:rsidRPr="003F7CF1" w:rsidRDefault="00356F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56F84" w:rsidRPr="003F7CF1" w:rsidRDefault="00356F84"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56F84" w:rsidRPr="003F7CF1" w:rsidRDefault="00356F84"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56F84" w:rsidRPr="003F7CF1" w:rsidRDefault="00356F84"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56F84" w:rsidRPr="003F7CF1" w:rsidRDefault="00356F8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56F84" w:rsidRPr="003F7CF1" w:rsidRDefault="00356F8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56F84" w:rsidRPr="003F7CF1" w:rsidRDefault="00356F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56F84" w:rsidRPr="003F7CF1" w:rsidRDefault="00356F84"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56F84" w:rsidRPr="003F7CF1" w:rsidRDefault="00356F84"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56F84" w:rsidRPr="003F7CF1" w:rsidRDefault="00356F84"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56F84" w:rsidRPr="003F7CF1" w:rsidRDefault="00356F84"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56F84" w:rsidRPr="003F7CF1" w:rsidRDefault="00356F84"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56F84" w:rsidRPr="003F7CF1" w:rsidRDefault="00356F84"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56F84" w:rsidRPr="003F7CF1" w:rsidRDefault="00356F84"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56F84" w:rsidRPr="003F7CF1" w:rsidRDefault="00356F8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11"/>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78"/>
      <w:bookmarkStart w:id="570" w:name="_Toc323656687"/>
      <w:bookmarkStart w:id="571" w:name="_Toc324085425"/>
      <w:bookmarkStart w:id="572" w:name="_Toc383781077"/>
      <w:bookmarkStart w:id="573" w:name="_Toc54120044"/>
      <w:bookmarkStart w:id="574" w:name="_Toc320485579"/>
      <w:r w:rsidRPr="00D822A3">
        <w:rPr>
          <w:lang w:val="en-GB"/>
        </w:rPr>
        <w:t>Constants</w:t>
      </w:r>
      <w:bookmarkEnd w:id="569"/>
      <w:bookmarkEnd w:id="570"/>
      <w:bookmarkEnd w:id="571"/>
      <w:bookmarkEnd w:id="572"/>
      <w:bookmarkEnd w:id="57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5" w:name="_Toc323656688"/>
      <w:bookmarkStart w:id="576" w:name="_Toc324085426"/>
      <w:bookmarkStart w:id="577" w:name="_Toc383781078"/>
      <w:bookmarkStart w:id="578" w:name="_Toc54120045"/>
      <w:r w:rsidRPr="00D822A3">
        <w:rPr>
          <w:lang w:val="en-GB"/>
        </w:rPr>
        <w:t>Output</w:t>
      </w:r>
      <w:bookmarkEnd w:id="574"/>
      <w:bookmarkEnd w:id="575"/>
      <w:bookmarkEnd w:id="576"/>
      <w:bookmarkEnd w:id="577"/>
      <w:bookmarkEnd w:id="57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r w:rsidRPr="00D822A3">
        <w:rPr>
          <w:rStyle w:val="CodeInText0"/>
          <w:lang w:val="en-GB"/>
        </w:rPr>
        <w:t>printf</w:t>
      </w:r>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r w:rsidRPr="00D822A3">
              <w:rPr>
                <w:lang w:val="en-GB"/>
              </w:rPr>
              <w:t>lf</w:t>
            </w:r>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r w:rsidRPr="00D822A3">
        <w:rPr>
          <w:i/>
          <w:lang w:val="en-GB"/>
        </w:rPr>
        <w:t>i</w:t>
      </w:r>
      <w:r w:rsidRPr="00D822A3">
        <w:rPr>
          <w:lang w:val="en-GB"/>
        </w:rPr>
        <w:t xml:space="preserve"> represents an integer, </w:t>
      </w:r>
      <w:r w:rsidRPr="00D822A3">
        <w:rPr>
          <w:i/>
          <w:lang w:val="en-GB"/>
        </w:rPr>
        <w:t>f</w:t>
      </w:r>
      <w:r w:rsidRPr="00D822A3">
        <w:rPr>
          <w:rStyle w:val="Fotnotsreferens"/>
          <w:i/>
          <w:szCs w:val="21"/>
          <w:lang w:val="en-GB"/>
        </w:rPr>
        <w:footnoteReference w:id="12"/>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9" w:name="_Toc320485580"/>
      <w:bookmarkStart w:id="580" w:name="_Toc323656689"/>
      <w:bookmarkStart w:id="581" w:name="_Toc324085427"/>
      <w:bookmarkStart w:id="582" w:name="_Toc383781079"/>
      <w:bookmarkStart w:id="583" w:name="_Toc54120046"/>
      <w:r w:rsidRPr="00D822A3">
        <w:rPr>
          <w:lang w:val="en-GB"/>
        </w:rPr>
        <w:t>Input</w:t>
      </w:r>
      <w:bookmarkEnd w:id="579"/>
      <w:bookmarkEnd w:id="580"/>
      <w:bookmarkEnd w:id="581"/>
      <w:bookmarkEnd w:id="582"/>
      <w:bookmarkEnd w:id="583"/>
    </w:p>
    <w:p w14:paraId="299686DD" w14:textId="77777777" w:rsidR="00E80032" w:rsidRPr="00D822A3" w:rsidRDefault="00E80032" w:rsidP="00E80032">
      <w:pPr>
        <w:rPr>
          <w:lang w:val="en-GB"/>
        </w:rPr>
      </w:pPr>
      <w:r w:rsidRPr="00D822A3">
        <w:rPr>
          <w:lang w:val="en-GB"/>
        </w:rPr>
        <w:t xml:space="preserve">The standard functions for input is and </w:t>
      </w:r>
      <w:r w:rsidRPr="00D822A3">
        <w:rPr>
          <w:rStyle w:val="CodeInText0"/>
          <w:lang w:val="en-GB"/>
        </w:rPr>
        <w:t>scanf</w:t>
      </w:r>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r w:rsidRPr="00D822A3">
        <w:rPr>
          <w:rStyle w:val="CodeInText0"/>
          <w:lang w:val="en-GB"/>
        </w:rPr>
        <w:t>printf</w:t>
      </w:r>
      <w:r w:rsidRPr="00D822A3">
        <w:rPr>
          <w:lang w:val="en-GB"/>
        </w:rPr>
        <w:t xml:space="preserve">, its first argument is the format string. The format codes mostly agree with those of </w:t>
      </w:r>
      <w:r w:rsidRPr="00D822A3">
        <w:rPr>
          <w:rStyle w:val="CodeInText0"/>
          <w:lang w:val="en-GB"/>
        </w:rPr>
        <w:t>printf</w:t>
      </w:r>
      <w:r w:rsidRPr="00D822A3">
        <w:rPr>
          <w:lang w:val="en-GB"/>
        </w:rPr>
        <w:t xml:space="preserve">, but not completely. See the table at the end of the chapter for a list of format codes. For instance, </w:t>
      </w:r>
      <w:r w:rsidRPr="00D822A3">
        <w:rPr>
          <w:rStyle w:val="CodeInText0"/>
          <w:lang w:val="en-GB"/>
        </w:rPr>
        <w:t>scanf</w:t>
      </w:r>
      <w:r w:rsidRPr="00D822A3">
        <w:rPr>
          <w:lang w:val="en-GB"/>
        </w:rPr>
        <w:t xml:space="preserve"> expects </w:t>
      </w:r>
      <w:r w:rsidRPr="00D822A3">
        <w:rPr>
          <w:rStyle w:val="KeyWord"/>
          <w:lang w:val="en-GB"/>
        </w:rPr>
        <w:t>lf</w:t>
      </w:r>
      <w:r w:rsidRPr="00D822A3">
        <w:rPr>
          <w:lang w:val="en-GB"/>
        </w:rPr>
        <w:t xml:space="preserve"> to read a double value, in contrast to </w:t>
      </w:r>
      <w:r w:rsidRPr="00D822A3">
        <w:rPr>
          <w:rStyle w:val="CodeInText0"/>
          <w:lang w:val="en-GB"/>
        </w:rPr>
        <w:t>printf</w:t>
      </w:r>
      <w:r w:rsidRPr="00D822A3">
        <w:rPr>
          <w:lang w:val="en-GB"/>
        </w:rPr>
        <w:t xml:space="preserve"> that expects </w:t>
      </w:r>
      <w:r w:rsidRPr="00D822A3">
        <w:rPr>
          <w:rStyle w:val="KeyWord"/>
          <w:lang w:val="en-GB"/>
        </w:rPr>
        <w:t>f</w:t>
      </w:r>
      <w:r w:rsidRPr="00D822A3">
        <w:rPr>
          <w:rStyle w:val="Fotnotsreferens"/>
          <w:i/>
          <w:szCs w:val="21"/>
          <w:lang w:val="en-GB"/>
        </w:rPr>
        <w:footnoteReference w:id="13"/>
      </w:r>
      <w:r w:rsidRPr="00D822A3">
        <w:rPr>
          <w:lang w:val="en-GB"/>
        </w:rPr>
        <w:t>.</w:t>
      </w:r>
    </w:p>
    <w:p w14:paraId="0CA40E7A" w14:textId="26CF6002" w:rsidR="00E80032" w:rsidRPr="00D822A3" w:rsidRDefault="00E80032" w:rsidP="00E80032">
      <w:pPr>
        <w:rPr>
          <w:lang w:val="en-GB"/>
        </w:rPr>
      </w:pPr>
      <w:r w:rsidRPr="00D822A3">
        <w:rPr>
          <w:lang w:val="en-GB"/>
        </w:rPr>
        <w:t xml:space="preserve">Another difference is that while </w:t>
      </w:r>
      <w:r w:rsidRPr="00D822A3">
        <w:rPr>
          <w:rStyle w:val="CodeInText0"/>
          <w:lang w:val="en-GB"/>
        </w:rPr>
        <w:t>printf</w:t>
      </w:r>
      <w:r w:rsidRPr="00D822A3">
        <w:rPr>
          <w:lang w:val="en-GB"/>
        </w:rPr>
        <w:t xml:space="preserve"> wants the values corresponding to the format codes, </w:t>
      </w:r>
      <w:r w:rsidRPr="00D822A3">
        <w:rPr>
          <w:rStyle w:val="CodeInText0"/>
          <w:lang w:val="en-GB"/>
        </w:rPr>
        <w:t>scanf</w:t>
      </w:r>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207336" w:rsidRPr="00D822A3">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r w:rsidRPr="00D822A3">
              <w:rPr>
                <w:lang w:val="en-GB"/>
              </w:rPr>
              <w:lastRenderedPageBreak/>
              <w:t>lf</w:t>
            </w:r>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r w:rsidRPr="00D822A3">
              <w:rPr>
                <w:lang w:val="en-GB"/>
              </w:rPr>
              <w:t>ld</w:t>
            </w:r>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r w:rsidRPr="00D822A3">
        <w:rPr>
          <w:rStyle w:val="CodeInText0"/>
          <w:lang w:val="en-GB"/>
        </w:rPr>
        <w:t>scanf</w:t>
      </w:r>
      <w:r w:rsidRPr="00D822A3">
        <w:rPr>
          <w:lang w:val="en-GB"/>
        </w:rPr>
        <w:t xml:space="preserve"> expects </w:t>
      </w:r>
      <w:r w:rsidRPr="00D822A3">
        <w:rPr>
          <w:rStyle w:val="CodeInText0"/>
          <w:lang w:val="en-GB"/>
        </w:rPr>
        <w:t>lf</w:t>
      </w:r>
      <w:r w:rsidRPr="00D822A3">
        <w:rPr>
          <w:lang w:val="en-GB"/>
        </w:rPr>
        <w:t xml:space="preserve"> to represent a double float, in contrast to </w:t>
      </w:r>
      <w:r w:rsidRPr="00D822A3">
        <w:rPr>
          <w:rStyle w:val="CodeInText0"/>
          <w:lang w:val="en-GB"/>
        </w:rPr>
        <w:t>printf</w:t>
      </w:r>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8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r w:rsidRPr="00D822A3">
        <w:rPr>
          <w:rStyle w:val="CodeInText0"/>
          <w:lang w:val="en-GB"/>
        </w:rPr>
        <w:t>scanf</w:t>
      </w:r>
      <w:r w:rsidRPr="00D822A3">
        <w:rPr>
          <w:lang w:val="en-GB"/>
        </w:rPr>
        <w:t xml:space="preserve"> that reads a string until it reaches a white-space character</w:t>
      </w:r>
      <w:r w:rsidRPr="00D822A3">
        <w:rPr>
          <w:rStyle w:val="Fotnotsreferens"/>
          <w:lang w:val="en-GB"/>
        </w:rPr>
        <w:footnoteReference w:id="14"/>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r w:rsidRPr="00D822A3">
        <w:rPr>
          <w:rStyle w:val="CodeInText0"/>
          <w:lang w:val="en-GB"/>
        </w:rPr>
        <w:t>scanf</w:t>
      </w:r>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8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4DCF5ED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6" w:name="_Toc323656690"/>
      <w:bookmarkStart w:id="587" w:name="_Toc324085428"/>
      <w:bookmarkStart w:id="588" w:name="_Toc383781080"/>
      <w:bookmarkStart w:id="589" w:name="_Toc54120047"/>
      <w:r w:rsidRPr="00D822A3">
        <w:rPr>
          <w:lang w:val="en-GB"/>
        </w:rPr>
        <w:t>Enumerations</w:t>
      </w:r>
      <w:bookmarkEnd w:id="584"/>
      <w:bookmarkEnd w:id="586"/>
      <w:bookmarkEnd w:id="587"/>
      <w:bookmarkEnd w:id="588"/>
      <w:bookmarkEnd w:id="58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5"/>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0485582"/>
      <w:bookmarkStart w:id="591" w:name="_Toc323656691"/>
      <w:bookmarkStart w:id="592" w:name="_Toc324085429"/>
      <w:bookmarkStart w:id="593" w:name="_Toc383781081"/>
      <w:bookmarkStart w:id="594" w:name="_Toc54120048"/>
      <w:r w:rsidRPr="00D822A3">
        <w:rPr>
          <w:lang w:val="en-GB"/>
        </w:rPr>
        <w:t>Arrays</w:t>
      </w:r>
      <w:bookmarkEnd w:id="590"/>
      <w:bookmarkEnd w:id="591"/>
      <w:bookmarkEnd w:id="592"/>
      <w:bookmarkEnd w:id="593"/>
      <w:bookmarkEnd w:id="59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of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56F84" w:rsidRPr="003F7CF1" w:rsidRDefault="00356F84"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56F84" w:rsidRPr="003F7CF1" w:rsidRDefault="00356F84"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56F84" w:rsidRPr="003F7CF1" w:rsidRDefault="00356F84"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56F84" w:rsidRPr="003F7CF1" w:rsidRDefault="00356F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56F84" w:rsidRPr="003F7CF1" w:rsidRDefault="00356F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56F84" w:rsidRPr="003F7CF1" w:rsidRDefault="00356F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56F84" w:rsidRPr="003F7CF1" w:rsidRDefault="00356F8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56F84" w:rsidRPr="003F7CF1" w:rsidRDefault="00356F84"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56F84" w:rsidRPr="003F7CF1" w:rsidRDefault="00356F84"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56F84" w:rsidRPr="003F7CF1" w:rsidRDefault="00356F84"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56F84" w:rsidRPr="003F7CF1" w:rsidRDefault="00356F84"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56F84" w:rsidRPr="003F7CF1" w:rsidRDefault="00356F84"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56F84" w:rsidRPr="003F7CF1" w:rsidRDefault="00356F84"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56F84" w:rsidRPr="003F7CF1" w:rsidRDefault="00356F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56F84" w:rsidRPr="003F7CF1" w:rsidRDefault="00356F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56F84" w:rsidRPr="003F7CF1" w:rsidRDefault="00356F84"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56F84" w:rsidRPr="003F7CF1" w:rsidRDefault="00356F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56F84" w:rsidRPr="003F7CF1" w:rsidRDefault="00356F84"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56F84" w:rsidRPr="003F7CF1" w:rsidRDefault="00356F84"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56F84" w:rsidRPr="003F7CF1" w:rsidRDefault="00356F84"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56F84" w:rsidRPr="003F7CF1" w:rsidRDefault="00356F84"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56F84" w:rsidRPr="003F7CF1" w:rsidRDefault="00356F84"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56F84" w:rsidRPr="003F7CF1" w:rsidRDefault="00356F84"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56F84" w:rsidRPr="003F7CF1" w:rsidRDefault="00356F84"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56F84" w:rsidRPr="003F7CF1" w:rsidRDefault="00356F84"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56F84" w:rsidRPr="003F7CF1" w:rsidRDefault="00356F84"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56F84" w:rsidRPr="003F7CF1" w:rsidRDefault="00356F84"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56F84" w:rsidRPr="003F7CF1" w:rsidRDefault="00356F84"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56F84" w:rsidRPr="003F7CF1" w:rsidRDefault="00356F84"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56F84" w:rsidRPr="003F7CF1" w:rsidRDefault="00356F84"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56F84" w:rsidRPr="003F7CF1" w:rsidRDefault="00356F84"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56F84" w:rsidRPr="003F7CF1" w:rsidRDefault="00356F84"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56F84" w:rsidRPr="003F7CF1" w:rsidRDefault="00356F84"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56F84" w:rsidRPr="003F7CF1" w:rsidRDefault="00356F84"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56F84" w:rsidRPr="003F7CF1" w:rsidRDefault="00356F84"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56F84" w:rsidRPr="003F7CF1" w:rsidRDefault="00356F84"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56F84" w:rsidRPr="003F7CF1" w:rsidRDefault="00356F84"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56F84" w:rsidRPr="003F7CF1" w:rsidRDefault="00356F84"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56F84" w:rsidRPr="003F7CF1" w:rsidRDefault="00356F84"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56F84" w:rsidRPr="003F7CF1" w:rsidRDefault="00356F84"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56F84" w:rsidRPr="003F7CF1" w:rsidRDefault="00356F84"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56F84" w:rsidRPr="003F7CF1" w:rsidRDefault="00356F84"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56F84" w:rsidRPr="003F7CF1" w:rsidRDefault="00356F84"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56F84" w:rsidRPr="003F7CF1" w:rsidRDefault="00356F84"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56F84" w:rsidRPr="003F7CF1" w:rsidRDefault="00356F84"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56F84" w:rsidRPr="003F7CF1" w:rsidRDefault="00356F8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56F84" w:rsidRPr="003F7CF1" w:rsidRDefault="00356F84"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56F84" w:rsidRPr="003F7CF1" w:rsidRDefault="00356F84"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56F84" w:rsidRPr="003F7CF1" w:rsidRDefault="00356F84"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56F84" w:rsidRPr="003F7CF1" w:rsidRDefault="00356F84"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56F84" w:rsidRPr="003F7CF1" w:rsidRDefault="00356F84"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56F84" w:rsidRPr="003F7CF1" w:rsidRDefault="00356F84"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56F84" w:rsidRPr="003F7CF1" w:rsidRDefault="00356F84"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56F84" w:rsidRPr="003F7CF1" w:rsidRDefault="00356F84"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56F84" w:rsidRPr="003F7CF1" w:rsidRDefault="00356F84"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56F84" w:rsidRPr="003F7CF1" w:rsidRDefault="00356F84"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5" w:name="_Toc320485583"/>
      <w:bookmarkStart w:id="596" w:name="_Toc323656692"/>
      <w:bookmarkStart w:id="597" w:name="_Toc324085430"/>
      <w:bookmarkStart w:id="598" w:name="_Toc383781082"/>
      <w:bookmarkStart w:id="599" w:name="_Toc54120049"/>
      <w:r w:rsidRPr="00D822A3">
        <w:rPr>
          <w:lang w:val="en-GB"/>
        </w:rPr>
        <w:t>Characters and Strings</w:t>
      </w:r>
      <w:bookmarkEnd w:id="595"/>
      <w:bookmarkEnd w:id="596"/>
      <w:bookmarkEnd w:id="597"/>
      <w:bookmarkEnd w:id="598"/>
      <w:bookmarkEnd w:id="599"/>
    </w:p>
    <w:p w14:paraId="15688872" w14:textId="0FFB9701"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207336" w:rsidRPr="00D822A3">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56F84" w:rsidRPr="003F7CF1" w:rsidRDefault="00356F84"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56F84" w:rsidRPr="003F7CF1" w:rsidRDefault="00356F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56F84" w:rsidRPr="003F7CF1" w:rsidRDefault="00356F84"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56F84" w:rsidRPr="003F7CF1" w:rsidRDefault="00356F84"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56F84" w:rsidRPr="003F7CF1" w:rsidRDefault="00356F84"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56F84" w:rsidRPr="003F7CF1" w:rsidRDefault="00356F84"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56F84" w:rsidRPr="003F7CF1" w:rsidRDefault="00356F84"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56F84" w:rsidRPr="003F7CF1" w:rsidRDefault="00356F84"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3656693"/>
      <w:bookmarkStart w:id="601" w:name="_Toc324085431"/>
      <w:bookmarkStart w:id="602" w:name="_Toc383781083"/>
      <w:bookmarkStart w:id="603" w:name="_Toc54120050"/>
      <w:r w:rsidRPr="00D822A3">
        <w:rPr>
          <w:lang w:val="en-GB"/>
        </w:rPr>
        <w:t>The ASCII Table</w:t>
      </w:r>
      <w:bookmarkEnd w:id="600"/>
      <w:bookmarkEnd w:id="601"/>
      <w:bookmarkEnd w:id="602"/>
      <w:bookmarkEnd w:id="603"/>
    </w:p>
    <w:p w14:paraId="3B8A786D" w14:textId="209D4254"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207336" w:rsidRPr="00D822A3">
        <w:rPr>
          <w:b/>
          <w:bCs/>
          <w:lang w:val="en-GB"/>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4" w:name="_Toc320485584"/>
      <w:bookmarkStart w:id="605" w:name="_Toc323656694"/>
      <w:bookmarkStart w:id="606" w:name="_Toc324085432"/>
      <w:bookmarkStart w:id="607" w:name="_Ref383780778"/>
      <w:bookmarkStart w:id="608" w:name="_Toc383781084"/>
      <w:bookmarkStart w:id="609" w:name="_Toc54120051"/>
      <w:r w:rsidRPr="00D822A3">
        <w:rPr>
          <w:lang w:val="en-GB"/>
        </w:rPr>
        <w:t>Pointers</w:t>
      </w:r>
      <w:bookmarkEnd w:id="604"/>
      <w:bookmarkEnd w:id="605"/>
      <w:bookmarkEnd w:id="606"/>
      <w:bookmarkEnd w:id="607"/>
      <w:bookmarkEnd w:id="608"/>
      <w:bookmarkEnd w:id="60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r w:rsidRPr="00D822A3">
        <w:rPr>
          <w:rStyle w:val="CodeInText0"/>
          <w:lang w:val="en-GB"/>
        </w:rPr>
        <w:t>i</w:t>
      </w:r>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r w:rsidRPr="00D822A3">
        <w:rPr>
          <w:rStyle w:val="CodeInText0"/>
          <w:lang w:val="en-GB"/>
        </w:rPr>
        <w:t>i</w:t>
      </w:r>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56F84" w:rsidRPr="003F7CF1" w:rsidRDefault="00356F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56F84" w:rsidRPr="003F7CF1" w:rsidRDefault="00356F8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56F84" w:rsidRPr="003F7CF1" w:rsidRDefault="00356F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56F84" w:rsidRPr="003F7CF1" w:rsidRDefault="00356F84"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56F84" w:rsidRPr="003F7CF1" w:rsidRDefault="00356F84"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56F84" w:rsidRPr="003F7CF1" w:rsidRDefault="00356F84"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56F84" w:rsidRPr="003F7CF1" w:rsidRDefault="00356F84"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56F84" w:rsidRPr="003F7CF1" w:rsidRDefault="00356F84"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56F84" w:rsidRPr="003F7CF1" w:rsidRDefault="00356F84"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56F84" w:rsidRPr="003F7CF1" w:rsidRDefault="00356F84"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56F84" w:rsidRPr="003F7CF1" w:rsidRDefault="00356F84"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56F84" w:rsidRPr="003F7CF1" w:rsidRDefault="00356F84"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56F84" w:rsidRPr="003F7CF1" w:rsidRDefault="00356F84"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56F84" w:rsidRPr="003F7CF1" w:rsidRDefault="00356F84"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56F84" w:rsidRPr="003F7CF1" w:rsidRDefault="00356F84"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56F84" w:rsidRPr="003F7CF1" w:rsidRDefault="00356F84"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56F84" w:rsidRPr="003F7CF1" w:rsidRDefault="00356F84"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56F84" w:rsidRPr="003F7CF1" w:rsidRDefault="00356F84"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56F84" w:rsidRPr="003F7CF1" w:rsidRDefault="00356F84"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56F84" w:rsidRPr="003F7CF1" w:rsidRDefault="00356F84"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6"/>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r w:rsidR="00B02345" w:rsidRPr="00D822A3">
        <w:rPr>
          <w:rStyle w:val="KeyWord"/>
          <w:lang w:val="en-GB"/>
        </w:rPr>
        <w:t>dereference</w:t>
      </w:r>
      <w:r w:rsidRPr="00D822A3">
        <w:rPr>
          <w:rStyle w:val="KeyWord"/>
          <w:lang w:val="en-GB"/>
        </w:rPr>
        <w:t>ers</w:t>
      </w:r>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r w:rsidR="00B02345" w:rsidRPr="00D822A3">
        <w:rPr>
          <w:lang w:val="en-GB"/>
        </w:rPr>
        <w:t>dereference</w:t>
      </w:r>
      <w:r w:rsidRPr="00D822A3">
        <w:rPr>
          <w:lang w:val="en-GB"/>
        </w:rPr>
        <w:t xml:space="preserve">erring operators can be regarded as each other reverses. Note that the asterisk is used on two occasions, when we define a pointer variable and when we </w:t>
      </w:r>
      <w:r w:rsidR="00B02345" w:rsidRPr="00D822A3">
        <w:rPr>
          <w:lang w:val="en-GB"/>
        </w:rPr>
        <w:t>dereference</w:t>
      </w:r>
      <w:r w:rsidRPr="00D822A3">
        <w:rPr>
          <w:lang w:val="en-GB"/>
        </w:rPr>
        <w:t xml:space="preserve">er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7"/>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5"/>
      <w:bookmarkStart w:id="611" w:name="_Toc323656695"/>
      <w:bookmarkStart w:id="612" w:name="_Toc324085433"/>
      <w:bookmarkStart w:id="613" w:name="_Toc383781085"/>
      <w:bookmarkStart w:id="614" w:name="_Toc54120052"/>
      <w:r w:rsidRPr="00D822A3">
        <w:rPr>
          <w:lang w:val="en-GB"/>
        </w:rPr>
        <w:t>Pointers and Dynamic Memory</w:t>
      </w:r>
      <w:bookmarkEnd w:id="610"/>
      <w:bookmarkEnd w:id="611"/>
      <w:bookmarkEnd w:id="612"/>
      <w:bookmarkEnd w:id="613"/>
      <w:bookmarkEnd w:id="61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r w:rsidRPr="00D822A3">
        <w:rPr>
          <w:rStyle w:val="CodeInText0"/>
          <w:lang w:val="en-GB"/>
        </w:rPr>
        <w:t>calloc</w:t>
      </w:r>
      <w:r w:rsidRPr="00D822A3">
        <w:rPr>
          <w:rStyle w:val="Italic"/>
          <w:lang w:val="en-GB"/>
        </w:rPr>
        <w:t xml:space="preserve">, </w:t>
      </w:r>
      <w:r w:rsidRPr="00D822A3">
        <w:rPr>
          <w:rStyle w:val="CodeInText0"/>
          <w:lang w:val="en-GB"/>
        </w:rPr>
        <w:t>realloc</w:t>
      </w:r>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56F84" w:rsidRPr="003F7CF1" w:rsidRDefault="00356F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56F84" w:rsidRPr="003F7CF1" w:rsidRDefault="00356F84"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56F84" w:rsidRPr="003F7CF1" w:rsidRDefault="00356F84"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56F84" w:rsidRPr="003F7CF1" w:rsidRDefault="00356F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56F84" w:rsidRPr="003F7CF1" w:rsidRDefault="00356F84"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56F84" w:rsidRPr="003F7CF1" w:rsidRDefault="00356F84"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56F84" w:rsidRPr="003F7CF1" w:rsidRDefault="00356F84"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56F84" w:rsidRPr="003F7CF1" w:rsidRDefault="00356F84"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56F84" w:rsidRPr="003F7CF1" w:rsidRDefault="00356F84"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56F84" w:rsidRPr="003F7CF1" w:rsidRDefault="00356F84"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56F84" w:rsidRPr="003F7CF1" w:rsidRDefault="00356F84"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56F84" w:rsidRPr="003F7CF1" w:rsidRDefault="00356F84"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56F84" w:rsidRPr="003F7CF1" w:rsidRDefault="00356F84"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56F84" w:rsidRPr="003F7CF1" w:rsidRDefault="00356F84"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r w:rsidRPr="00D822A3">
        <w:rPr>
          <w:rStyle w:val="CodeInText0"/>
          <w:lang w:val="en-GB"/>
        </w:rPr>
        <w:t>realloc</w:t>
      </w:r>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56F84" w:rsidRPr="003F7CF1" w:rsidRDefault="00356F84"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56F84" w:rsidRPr="003F7CF1" w:rsidRDefault="00356F84"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56F84" w:rsidRPr="003F7CF1" w:rsidRDefault="00356F84"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56F84" w:rsidRPr="003F7CF1" w:rsidRDefault="00356F84"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56F84" w:rsidRPr="003F7CF1" w:rsidRDefault="00356F84"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56F84" w:rsidRPr="003F7CF1" w:rsidRDefault="00356F84"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56F84" w:rsidRPr="003F7CF1" w:rsidRDefault="00356F84"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56F84" w:rsidRPr="003F7CF1" w:rsidRDefault="00356F84"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56F84" w:rsidRPr="003F7CF1" w:rsidRDefault="00356F84"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r w:rsidRPr="00D822A3">
        <w:rPr>
          <w:rStyle w:val="CodeInText0"/>
          <w:lang w:val="en-GB"/>
        </w:rPr>
        <w:t>calloc</w:t>
      </w:r>
      <w:r w:rsidRPr="00D822A3">
        <w:rPr>
          <w:lang w:val="en-GB"/>
        </w:rPr>
        <w:t xml:space="preserve"> is that </w:t>
      </w:r>
      <w:r w:rsidRPr="00D822A3">
        <w:rPr>
          <w:rStyle w:val="CodeInText0"/>
          <w:lang w:val="en-GB"/>
        </w:rPr>
        <w:t>calloc</w:t>
      </w:r>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56F84" w:rsidRPr="003F7CF1" w:rsidRDefault="00356F84"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56F84" w:rsidRPr="003F7CF1" w:rsidRDefault="00356F84"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56F84" w:rsidRPr="003F7CF1" w:rsidRDefault="00356F84"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56F84" w:rsidRPr="003F7CF1" w:rsidRDefault="00356F84"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r w:rsidR="00B02345" w:rsidRPr="00D822A3">
        <w:rPr>
          <w:lang w:val="en-GB"/>
        </w:rPr>
        <w:t>dereference</w:t>
      </w:r>
      <w:r w:rsidRPr="00D822A3">
        <w:rPr>
          <w:lang w:val="en-GB"/>
        </w:rPr>
        <w:t>er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56F84" w:rsidRPr="003F7CF1" w:rsidRDefault="00356F84"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56F84" w:rsidRPr="003F7CF1" w:rsidRDefault="00356F84"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56F84" w:rsidRPr="003F7CF1" w:rsidRDefault="00356F84"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56F84" w:rsidRPr="003F7CF1" w:rsidRDefault="00356F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56F84" w:rsidRPr="003F7CF1" w:rsidRDefault="00356F8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56F84" w:rsidRPr="003F7CF1" w:rsidRDefault="00356F84"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56F84" w:rsidRPr="003F7CF1" w:rsidRDefault="00356F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56F84" w:rsidRPr="003F7CF1" w:rsidRDefault="00356F84"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56F84" w:rsidRPr="003F7CF1" w:rsidRDefault="00356F84"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56F84" w:rsidRPr="003F7CF1" w:rsidRDefault="00356F84"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56F84" w:rsidRPr="003F7CF1" w:rsidRDefault="00356F84"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56F84" w:rsidRPr="003F7CF1" w:rsidRDefault="00356F84"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56F84" w:rsidRPr="003F7CF1" w:rsidRDefault="00356F84"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56F84" w:rsidRPr="003F7CF1" w:rsidRDefault="00356F84"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56F84" w:rsidRPr="003F7CF1" w:rsidRDefault="00356F84"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56F84" w:rsidRPr="003F7CF1" w:rsidRDefault="00356F84"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56F84" w:rsidRPr="003F7CF1" w:rsidRDefault="00356F84"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56F84" w:rsidRPr="003F7CF1" w:rsidRDefault="00356F84"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56F84" w:rsidRPr="003F7CF1" w:rsidRDefault="00356F84"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56F84" w:rsidRPr="003F7CF1" w:rsidRDefault="00356F84"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56F84" w:rsidRPr="003F7CF1" w:rsidRDefault="00356F84"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5" w:name="_Toc320485586"/>
      <w:bookmarkStart w:id="616" w:name="_Toc323656696"/>
      <w:bookmarkStart w:id="617" w:name="_Toc324085434"/>
      <w:bookmarkStart w:id="618" w:name="_Toc383781086"/>
      <w:bookmarkStart w:id="619" w:name="_Toc54120053"/>
      <w:r w:rsidRPr="00D822A3">
        <w:rPr>
          <w:lang w:val="en-GB"/>
        </w:rPr>
        <w:t>Defining our own types</w:t>
      </w:r>
      <w:bookmarkEnd w:id="615"/>
      <w:bookmarkEnd w:id="616"/>
      <w:bookmarkEnd w:id="617"/>
      <w:bookmarkEnd w:id="618"/>
      <w:bookmarkEnd w:id="61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0" w:name="_Toc320485587"/>
      <w:bookmarkStart w:id="621" w:name="_Toc323656697"/>
      <w:bookmarkStart w:id="622" w:name="_Toc324085435"/>
      <w:bookmarkStart w:id="623" w:name="_Toc383781087"/>
      <w:bookmarkStart w:id="624" w:name="_Toc54120054"/>
      <w:r w:rsidRPr="00D822A3">
        <w:rPr>
          <w:lang w:val="en-GB"/>
        </w:rPr>
        <w:t>The Type Size</w:t>
      </w:r>
      <w:bookmarkEnd w:id="620"/>
      <w:bookmarkEnd w:id="621"/>
      <w:bookmarkEnd w:id="622"/>
      <w:bookmarkEnd w:id="623"/>
      <w:bookmarkEnd w:id="624"/>
    </w:p>
    <w:p w14:paraId="2A85A616" w14:textId="7C4815F2" w:rsidR="00E80032" w:rsidRPr="00D822A3" w:rsidRDefault="00E80032" w:rsidP="00E80032">
      <w:pPr>
        <w:rPr>
          <w:lang w:val="en-GB"/>
        </w:rPr>
      </w:pPr>
      <w:r w:rsidRPr="00D822A3">
        <w:rPr>
          <w:lang w:val="en-GB"/>
        </w:rPr>
        <w:t xml:space="preserve">The operator </w:t>
      </w:r>
      <w:r w:rsidRPr="00D822A3">
        <w:rPr>
          <w:rStyle w:val="CodeInText0"/>
          <w:lang w:val="en-GB"/>
        </w:rPr>
        <w:t>sizeof</w:t>
      </w:r>
      <w:r w:rsidRPr="00D822A3">
        <w:rPr>
          <w:lang w:val="en-GB"/>
        </w:rPr>
        <w:t xml:space="preserve"> gives us the size of a type</w:t>
      </w:r>
      <w:r w:rsidRPr="00D822A3">
        <w:rPr>
          <w:rStyle w:val="Fotnotsreferens"/>
          <w:szCs w:val="21"/>
          <w:lang w:val="en-GB"/>
        </w:rPr>
        <w:footnoteReference w:id="18"/>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D822A3">
        <w:rPr>
          <w:rStyle w:val="KeyWord"/>
          <w:lang w:val="en-GB"/>
        </w:rPr>
        <w:t>implementation dependant</w:t>
      </w:r>
      <w:r w:rsidRPr="00D822A3">
        <w:rPr>
          <w:lang w:val="en-GB"/>
        </w:rPr>
        <w:t xml:space="preserve">. The operator returns a value of the type </w:t>
      </w:r>
      <w:r w:rsidRPr="00D822A3">
        <w:rPr>
          <w:rStyle w:val="CodeInText0"/>
          <w:lang w:val="en-GB"/>
        </w:rPr>
        <w:t>size_t</w:t>
      </w:r>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2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26" w:name="_Toc320485588"/>
      <w:bookmarkStart w:id="627" w:name="_Toc323656698"/>
      <w:bookmarkStart w:id="628" w:name="_Toc324085436"/>
      <w:bookmarkStart w:id="629" w:name="_Toc383781088"/>
      <w:bookmarkStart w:id="630" w:name="_Toc54120055"/>
      <w:r w:rsidRPr="00D822A3">
        <w:rPr>
          <w:lang w:val="en-GB"/>
        </w:rPr>
        <w:t>Expressions and Operators</w:t>
      </w:r>
      <w:bookmarkEnd w:id="626"/>
      <w:bookmarkEnd w:id="627"/>
      <w:bookmarkEnd w:id="628"/>
      <w:bookmarkEnd w:id="629"/>
      <w:bookmarkEnd w:id="63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56F84" w:rsidRPr="003F7CF1" w:rsidRDefault="00356F8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0249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56F84" w:rsidRPr="003F7CF1" w:rsidRDefault="00356F84"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56F84" w:rsidRPr="003F7CF1" w:rsidRDefault="00356F8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56F84" w:rsidRPr="003F7CF1" w:rsidRDefault="00356F84"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56F84" w:rsidRPr="003F7CF1" w:rsidRDefault="00356F84"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4902490"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56F84" w:rsidRPr="003F7CF1" w:rsidRDefault="00356F84"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56F84" w:rsidRPr="003F7CF1" w:rsidRDefault="00356F84"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56F84" w:rsidRPr="003F7CF1" w:rsidRDefault="00356F84"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89"/>
      <w:bookmarkStart w:id="632" w:name="_Toc323656699"/>
      <w:bookmarkStart w:id="633" w:name="_Toc324085437"/>
      <w:bookmarkStart w:id="634" w:name="_Toc383781089"/>
      <w:bookmarkStart w:id="635" w:name="_Toc54120056"/>
      <w:r w:rsidRPr="00D822A3">
        <w:rPr>
          <w:lang w:val="en-GB"/>
        </w:rPr>
        <w:t>Arithmetic Operators</w:t>
      </w:r>
      <w:bookmarkEnd w:id="631"/>
      <w:bookmarkEnd w:id="632"/>
      <w:bookmarkEnd w:id="633"/>
      <w:bookmarkEnd w:id="634"/>
      <w:bookmarkEnd w:id="63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36" w:name="_Toc320485590"/>
      <w:bookmarkStart w:id="637" w:name="_Toc323656700"/>
      <w:bookmarkStart w:id="638" w:name="_Toc324085438"/>
      <w:bookmarkStart w:id="639" w:name="_Toc383781090"/>
      <w:bookmarkStart w:id="640" w:name="_Toc54120057"/>
      <w:r w:rsidRPr="00D822A3">
        <w:rPr>
          <w:rStyle w:val="Italic"/>
          <w:i w:val="0"/>
          <w:lang w:val="en-GB"/>
        </w:rPr>
        <w:t>Pointer Arithmetic</w:t>
      </w:r>
      <w:bookmarkEnd w:id="636"/>
      <w:bookmarkEnd w:id="637"/>
      <w:bookmarkEnd w:id="638"/>
      <w:bookmarkEnd w:id="639"/>
      <w:bookmarkEnd w:id="64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r w:rsidRPr="00D822A3">
        <w:rPr>
          <w:rStyle w:val="CodeInText0"/>
          <w:lang w:val="en-GB"/>
        </w:rPr>
        <w:t>numberPtr</w:t>
      </w:r>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56F84" w:rsidRPr="003F7CF1" w:rsidRDefault="00356F84"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56F84" w:rsidRPr="003F7CF1" w:rsidRDefault="00356F84"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56F84" w:rsidRPr="003F7CF1" w:rsidRDefault="00356F84"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56F84" w:rsidRPr="003F7CF1" w:rsidRDefault="00356F84"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56F84" w:rsidRPr="003F7CF1" w:rsidRDefault="00356F84"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56F84" w:rsidRPr="003F7CF1" w:rsidRDefault="00356F84"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56F84" w:rsidRPr="003F7CF1" w:rsidRDefault="00356F84"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56F84" w:rsidRPr="003F7CF1" w:rsidRDefault="00356F84"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56F84" w:rsidRPr="003F7CF1" w:rsidRDefault="00356F84"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56F84" w:rsidRPr="003F7CF1" w:rsidRDefault="00356F84"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56F84" w:rsidRPr="003F7CF1" w:rsidRDefault="00356F84"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56F84" w:rsidRPr="003F7CF1" w:rsidRDefault="00356F84"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56F84" w:rsidRPr="003F7CF1" w:rsidRDefault="00356F84"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56F84" w:rsidRPr="003F7CF1" w:rsidRDefault="00356F84"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56F84" w:rsidRPr="003F7CF1" w:rsidRDefault="00356F84"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56F84" w:rsidRPr="003F7CF1" w:rsidRDefault="00356F84"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56F84" w:rsidRPr="003F7CF1" w:rsidRDefault="00356F84"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56F84" w:rsidRPr="003F7CF1" w:rsidRDefault="00356F84"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56F84" w:rsidRPr="003F7CF1" w:rsidRDefault="00356F84"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r w:rsidR="00B02345" w:rsidRPr="00D822A3">
        <w:rPr>
          <w:lang w:val="en-GB"/>
        </w:rPr>
        <w:t>dereference</w:t>
      </w:r>
      <w:r w:rsidRPr="00D822A3">
        <w:rPr>
          <w:lang w:val="en-GB"/>
        </w:rPr>
        <w:t xml:space="preserve">ereeing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1"/>
      <w:bookmarkStart w:id="642" w:name="_Toc323656701"/>
      <w:bookmarkStart w:id="643" w:name="_Toc324085439"/>
      <w:bookmarkStart w:id="644" w:name="_Toc383781091"/>
      <w:bookmarkStart w:id="645" w:name="_Toc54120058"/>
      <w:r w:rsidRPr="00D822A3">
        <w:rPr>
          <w:lang w:val="en-GB"/>
        </w:rPr>
        <w:t>Increment and decrement</w:t>
      </w:r>
      <w:bookmarkEnd w:id="641"/>
      <w:bookmarkEnd w:id="642"/>
      <w:bookmarkEnd w:id="643"/>
      <w:bookmarkEnd w:id="644"/>
      <w:bookmarkEnd w:id="64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9"/>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2"/>
      <w:bookmarkStart w:id="647" w:name="_Toc323656702"/>
      <w:bookmarkStart w:id="648" w:name="_Toc324085440"/>
      <w:bookmarkStart w:id="649" w:name="_Toc383781092"/>
      <w:bookmarkStart w:id="650" w:name="_Toc54120059"/>
      <w:r w:rsidRPr="00D822A3">
        <w:rPr>
          <w:lang w:val="en-GB"/>
        </w:rPr>
        <w:t>Relational Operators</w:t>
      </w:r>
      <w:bookmarkEnd w:id="646"/>
      <w:bookmarkEnd w:id="647"/>
      <w:bookmarkEnd w:id="648"/>
      <w:bookmarkEnd w:id="649"/>
      <w:bookmarkEnd w:id="65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20"/>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3"/>
      <w:bookmarkStart w:id="652" w:name="_Toc323656703"/>
      <w:bookmarkStart w:id="653" w:name="_Toc324085441"/>
      <w:bookmarkStart w:id="654" w:name="_Toc383781093"/>
      <w:bookmarkStart w:id="655" w:name="_Toc54120060"/>
      <w:r w:rsidRPr="00D822A3">
        <w:rPr>
          <w:lang w:val="en-GB"/>
        </w:rPr>
        <w:t>Logical Operators</w:t>
      </w:r>
      <w:bookmarkEnd w:id="651"/>
      <w:bookmarkEnd w:id="652"/>
      <w:bookmarkEnd w:id="653"/>
      <w:bookmarkEnd w:id="654"/>
      <w:bookmarkEnd w:id="65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r w:rsidRPr="00D822A3">
        <w:rPr>
          <w:rStyle w:val="KeyWord"/>
          <w:lang w:val="en-GB"/>
        </w:rPr>
        <w:t>and</w:t>
      </w:r>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D822A3">
        <w:rPr>
          <w:rStyle w:val="CodeInText0"/>
          <w:lang w:val="en-GB"/>
        </w:rPr>
        <w:t>i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1 / i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4"/>
      <w:bookmarkStart w:id="657" w:name="_Toc323656704"/>
      <w:bookmarkStart w:id="658" w:name="_Toc324085442"/>
      <w:bookmarkStart w:id="659" w:name="_Toc383781094"/>
      <w:bookmarkStart w:id="660" w:name="_Toc54120061"/>
      <w:r w:rsidRPr="00D822A3">
        <w:rPr>
          <w:lang w:val="en-GB"/>
        </w:rPr>
        <w:t>Bitwise Operators</w:t>
      </w:r>
      <w:bookmarkEnd w:id="656"/>
      <w:bookmarkEnd w:id="657"/>
      <w:bookmarkEnd w:id="658"/>
      <w:bookmarkEnd w:id="659"/>
      <w:bookmarkEnd w:id="66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pt;height:18pt" o:ole="">
            <v:imagedata r:id="rId12" o:title=""/>
          </v:shape>
          <o:OLEObject Type="Embed" ProgID="Equation.3" ShapeID="_x0000_i1027" DrawAspect="Content" ObjectID="_1664902485"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pt;height:18pt" o:ole="">
            <v:imagedata r:id="rId14" o:title=""/>
          </v:shape>
          <o:OLEObject Type="Embed" ProgID="Equation.3" ShapeID="_x0000_i1028" DrawAspect="Content" ObjectID="_1664902486"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5"/>
      <w:bookmarkStart w:id="662" w:name="_Toc323656705"/>
      <w:bookmarkStart w:id="663" w:name="_Toc324085443"/>
      <w:bookmarkStart w:id="664" w:name="_Toc383781095"/>
      <w:bookmarkStart w:id="665" w:name="_Toc54120062"/>
      <w:r w:rsidRPr="00D822A3">
        <w:rPr>
          <w:lang w:val="en-GB"/>
        </w:rPr>
        <w:lastRenderedPageBreak/>
        <w:t>Assignment</w:t>
      </w:r>
      <w:bookmarkEnd w:id="661"/>
      <w:bookmarkEnd w:id="662"/>
      <w:bookmarkEnd w:id="663"/>
      <w:bookmarkEnd w:id="664"/>
      <w:bookmarkEnd w:id="66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6" w:name="_Toc320485596"/>
      <w:bookmarkStart w:id="667" w:name="_Toc323656706"/>
      <w:bookmarkStart w:id="668" w:name="_Toc324085444"/>
      <w:bookmarkStart w:id="669" w:name="_Toc383781096"/>
      <w:bookmarkStart w:id="670" w:name="_Toc54120063"/>
      <w:r w:rsidRPr="00D822A3">
        <w:rPr>
          <w:lang w:val="en-GB"/>
        </w:rPr>
        <w:t>The Condition Operator</w:t>
      </w:r>
      <w:bookmarkEnd w:id="666"/>
      <w:bookmarkEnd w:id="667"/>
      <w:bookmarkEnd w:id="668"/>
      <w:bookmarkEnd w:id="669"/>
      <w:bookmarkEnd w:id="67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7"/>
      <w:bookmarkStart w:id="672" w:name="_Toc323656707"/>
      <w:bookmarkStart w:id="673" w:name="_Toc324085445"/>
      <w:bookmarkStart w:id="674" w:name="_Toc383781097"/>
      <w:bookmarkStart w:id="675" w:name="_Toc54120064"/>
      <w:r w:rsidRPr="00D822A3">
        <w:rPr>
          <w:lang w:val="en-GB"/>
        </w:rPr>
        <w:t>Precedence and Associatively</w:t>
      </w:r>
      <w:bookmarkEnd w:id="671"/>
      <w:bookmarkEnd w:id="672"/>
      <w:bookmarkEnd w:id="673"/>
      <w:bookmarkEnd w:id="674"/>
      <w:bookmarkEnd w:id="67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Below follows a table over the pr</w:t>
      </w:r>
      <w:r w:rsidR="00414C74" w:rsidRPr="00D822A3">
        <w:rPr>
          <w:lang w:val="en-GB"/>
        </w:rPr>
        <w:t>or</w:t>
      </w:r>
      <w:r w:rsidRPr="00D822A3">
        <w:rPr>
          <w:lang w:val="en-GB"/>
        </w:rPr>
        <w:t xml:space="preserve">ities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 ++ -- + - (type) sizeof</w:t>
            </w:r>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76" w:name="_Toc320485598"/>
      <w:bookmarkStart w:id="677" w:name="_Toc323656708"/>
      <w:bookmarkStart w:id="678" w:name="_Toc324085446"/>
      <w:bookmarkStart w:id="679" w:name="_Toc383781098"/>
      <w:bookmarkStart w:id="680" w:name="_Toc54120065"/>
      <w:r w:rsidRPr="00D822A3">
        <w:rPr>
          <w:lang w:val="en-GB"/>
        </w:rPr>
        <w:t>Statements</w:t>
      </w:r>
      <w:bookmarkEnd w:id="676"/>
      <w:bookmarkEnd w:id="677"/>
      <w:bookmarkEnd w:id="678"/>
      <w:bookmarkEnd w:id="679"/>
      <w:bookmarkEnd w:id="68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break, continue, goto,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599"/>
      <w:bookmarkStart w:id="682" w:name="_Toc323656709"/>
      <w:bookmarkStart w:id="683" w:name="_Toc324085447"/>
      <w:bookmarkStart w:id="684" w:name="_Toc383781099"/>
      <w:bookmarkStart w:id="685" w:name="_Toc54120066"/>
      <w:r w:rsidRPr="00D822A3">
        <w:rPr>
          <w:lang w:val="en-GB"/>
        </w:rPr>
        <w:t>Selection statements</w:t>
      </w:r>
      <w:bookmarkEnd w:id="681"/>
      <w:bookmarkEnd w:id="682"/>
      <w:bookmarkEnd w:id="683"/>
      <w:bookmarkEnd w:id="684"/>
      <w:bookmarkEnd w:id="68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r w:rsidRPr="00D822A3">
        <w:rPr>
          <w:rStyle w:val="CodeInText0"/>
          <w:lang w:val="en-GB"/>
        </w:rPr>
        <w:t>i</w:t>
      </w:r>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As all values not equal to zero are interpreted as true, the following statement is equivalent with the previous one.fexacltly</w:t>
      </w:r>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r w:rsidRPr="00D822A3">
        <w:rPr>
          <w:rStyle w:val="CodeInText0"/>
          <w:lang w:val="en-GB"/>
        </w:rPr>
        <w:t>i</w:t>
      </w:r>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21"/>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0"/>
      <w:bookmarkStart w:id="687" w:name="_Toc323656710"/>
      <w:bookmarkStart w:id="688" w:name="_Toc324085448"/>
      <w:bookmarkStart w:id="689" w:name="_Toc383781100"/>
      <w:bookmarkStart w:id="690" w:name="_Toc54120067"/>
      <w:r w:rsidRPr="00D822A3">
        <w:rPr>
          <w:lang w:val="en-GB"/>
        </w:rPr>
        <w:t>Iteration statements</w:t>
      </w:r>
      <w:bookmarkEnd w:id="686"/>
      <w:bookmarkEnd w:id="687"/>
      <w:bookmarkEnd w:id="688"/>
      <w:bookmarkEnd w:id="689"/>
      <w:bookmarkEnd w:id="69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inf</w:t>
      </w:r>
      <w:r w:rsidR="002F35C1" w:rsidRPr="00D822A3">
        <w:rPr>
          <w:lang w:val="en-GB"/>
        </w:rPr>
        <w:t>initializer</w:t>
      </w:r>
      <w:r w:rsidRPr="00D822A3">
        <w:rPr>
          <w:lang w:val="en-GB"/>
        </w:rPr>
        <w:t>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r w:rsidRPr="00D822A3">
        <w:rPr>
          <w:rStyle w:val="CodeInText0"/>
          <w:lang w:val="en-GB"/>
        </w:rPr>
        <w:t>i</w:t>
      </w:r>
      <w:r w:rsidRPr="00D822A3">
        <w:rPr>
          <w:lang w:val="en-GB"/>
        </w:rPr>
        <w:t xml:space="preserve"> will never be updated and we will be stuck in an inf</w:t>
      </w:r>
      <w:r w:rsidR="002F35C1" w:rsidRPr="00D822A3">
        <w:rPr>
          <w:lang w:val="en-GB"/>
        </w:rPr>
        <w:t>initializer</w:t>
      </w:r>
      <w:r w:rsidRPr="00D822A3">
        <w:rPr>
          <w:lang w:val="en-GB"/>
        </w:rPr>
        <w:t xml:space="preserve">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0485601"/>
      <w:bookmarkStart w:id="692" w:name="_Toc323656711"/>
      <w:bookmarkStart w:id="693" w:name="_Toc324085449"/>
      <w:bookmarkStart w:id="694" w:name="_Toc383781101"/>
      <w:bookmarkStart w:id="695" w:name="_Toc54120068"/>
      <w:r w:rsidRPr="00D822A3">
        <w:rPr>
          <w:lang w:val="en-GB"/>
        </w:rPr>
        <w:t>Jump statements</w:t>
      </w:r>
      <w:bookmarkEnd w:id="691"/>
      <w:bookmarkEnd w:id="692"/>
      <w:bookmarkEnd w:id="693"/>
      <w:bookmarkEnd w:id="694"/>
      <w:bookmarkEnd w:id="69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r w:rsidRPr="00D822A3">
        <w:rPr>
          <w:rStyle w:val="CodeInText0"/>
          <w:lang w:val="en-GB"/>
        </w:rPr>
        <w:t>goto</w:t>
      </w:r>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r w:rsidRPr="00D822A3">
        <w:rPr>
          <w:rStyle w:val="CodeInText0"/>
          <w:lang w:val="en-GB"/>
        </w:rPr>
        <w:t>goto</w:t>
      </w:r>
      <w:r w:rsidRPr="00D822A3">
        <w:rPr>
          <w:lang w:val="en-GB"/>
        </w:rPr>
        <w:t xml:space="preserve"> statement is considered to give rise to unstructured code, so called “spagetti code.” I strongly recommended that you omit </w:t>
      </w:r>
      <w:r w:rsidRPr="00D822A3">
        <w:rPr>
          <w:rStyle w:val="CodeInText0"/>
          <w:lang w:val="en-GB"/>
        </w:rPr>
        <w:t>goto</w:t>
      </w:r>
      <w:r w:rsidRPr="00D822A3">
        <w:rPr>
          <w:lang w:val="en-GB"/>
        </w:rPr>
        <w:t xml:space="preserve"> altogether. To put it bluntly: now when you seen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6" w:name="_Toc320485602"/>
      <w:bookmarkStart w:id="697" w:name="_Toc323656712"/>
      <w:bookmarkStart w:id="698" w:name="_Toc324085450"/>
      <w:bookmarkStart w:id="699" w:name="_Toc383781102"/>
      <w:bookmarkStart w:id="700" w:name="_Toc54120069"/>
      <w:r w:rsidRPr="00D822A3">
        <w:rPr>
          <w:lang w:val="en-GB"/>
        </w:rPr>
        <w:t>Expression statements</w:t>
      </w:r>
      <w:bookmarkEnd w:id="696"/>
      <w:bookmarkEnd w:id="697"/>
      <w:bookmarkEnd w:id="698"/>
      <w:bookmarkEnd w:id="699"/>
      <w:bookmarkEnd w:id="70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701" w:name="_Toc323656713"/>
      <w:bookmarkStart w:id="702" w:name="_Toc324085451"/>
      <w:bookmarkStart w:id="703" w:name="_Toc383781103"/>
      <w:bookmarkStart w:id="704" w:name="_Toc54120070"/>
      <w:r w:rsidRPr="00D822A3">
        <w:rPr>
          <w:lang w:val="en-GB"/>
        </w:rPr>
        <w:t>Volatile</w:t>
      </w:r>
      <w:bookmarkEnd w:id="701"/>
      <w:bookmarkEnd w:id="702"/>
      <w:bookmarkEnd w:id="703"/>
      <w:bookmarkEnd w:id="70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70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706" w:author="Stefan Björnander" w:date="2012-05-06T21:16:00Z">
          <w:pPr>
            <w:pStyle w:val="CommandLine"/>
          </w:pPr>
        </w:pPrChange>
      </w:pPr>
    </w:p>
    <w:p w14:paraId="0D44E5CA" w14:textId="77777777" w:rsidR="00E80032" w:rsidRPr="00D822A3" w:rsidRDefault="00E80032">
      <w:pPr>
        <w:pStyle w:val="Code"/>
        <w:rPr>
          <w:lang w:val="en-GB"/>
        </w:rPr>
        <w:pPrChange w:id="707" w:author="Stefan Björnander" w:date="2012-05-06T21:16:00Z">
          <w:pPr>
            <w:pStyle w:val="CommandLine"/>
          </w:pPr>
        </w:pPrChange>
      </w:pPr>
      <w:r w:rsidRPr="00D822A3">
        <w:rPr>
          <w:rFonts w:eastAsia="Times New Roman"/>
          <w:noProof w:val="0"/>
          <w:color w:val="000000" w:themeColor="text1"/>
          <w:lang w:val="en-GB"/>
          <w:rPrChange w:id="70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70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1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11" w:name="_Toc320485603"/>
      <w:bookmarkStart w:id="712" w:name="_Toc323656714"/>
      <w:bookmarkStart w:id="713" w:name="_Toc324085452"/>
      <w:bookmarkStart w:id="714" w:name="_Toc383781104"/>
      <w:bookmarkStart w:id="715" w:name="_Toc54120071"/>
      <w:r w:rsidRPr="00D822A3">
        <w:rPr>
          <w:lang w:val="en-GB"/>
        </w:rPr>
        <w:t>Functions</w:t>
      </w:r>
      <w:bookmarkEnd w:id="711"/>
      <w:bookmarkEnd w:id="712"/>
      <w:bookmarkEnd w:id="713"/>
      <w:bookmarkEnd w:id="714"/>
      <w:bookmarkEnd w:id="71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56F84" w:rsidRPr="003F7CF1" w:rsidRDefault="00356F8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56F84" w:rsidRPr="003F7CF1" w:rsidRDefault="00356F84"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56F84" w:rsidRPr="003F7CF1" w:rsidRDefault="00356F8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56F84" w:rsidRPr="003F7CF1" w:rsidRDefault="00356F84"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56F84" w:rsidRPr="003F7CF1" w:rsidRDefault="00356F84"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56F84" w:rsidRPr="003F7CF1" w:rsidRDefault="00356F84"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56F84" w:rsidRPr="003F7CF1" w:rsidRDefault="00356F84"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56F84" w:rsidRPr="003F7CF1" w:rsidRDefault="00356F84"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56F84" w:rsidRPr="003F7CF1" w:rsidRDefault="00356F84"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56F84" w:rsidRPr="003F7CF1" w:rsidRDefault="00356F84"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56F84" w:rsidRPr="003F7CF1" w:rsidRDefault="00356F84"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56F84" w:rsidRPr="003F7CF1" w:rsidRDefault="00356F84"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r w:rsidRPr="00D822A3">
        <w:rPr>
          <w:rStyle w:val="CodeInText0"/>
          <w:lang w:val="en-GB"/>
        </w:rPr>
        <w:t>SquareRoot</w:t>
      </w:r>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22"/>
      </w:r>
      <w:r w:rsidRPr="00D822A3">
        <w:rPr>
          <w:lang w:val="en-GB"/>
        </w:rPr>
        <w:t xml:space="preserve">, a function can have local variables; </w:t>
      </w:r>
      <w:r w:rsidRPr="00D822A3">
        <w:rPr>
          <w:rStyle w:val="CodeInText0"/>
          <w:lang w:val="en-GB"/>
        </w:rPr>
        <w:t>root</w:t>
      </w:r>
      <w:r w:rsidRPr="00D822A3">
        <w:rPr>
          <w:lang w:val="en-GB"/>
        </w:rPr>
        <w:t xml:space="preserve"> and </w:t>
      </w:r>
      <w:r w:rsidRPr="00D822A3">
        <w:rPr>
          <w:rStyle w:val="CodeInText0"/>
          <w:lang w:val="en-GB"/>
        </w:rPr>
        <w:t>oldRoot</w:t>
      </w:r>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16" w:name="_Toc320485604"/>
      <w:bookmarkStart w:id="717" w:name="_Toc323656715"/>
      <w:bookmarkStart w:id="718" w:name="_Toc324085453"/>
      <w:bookmarkStart w:id="719" w:name="_Toc383781105"/>
      <w:bookmarkStart w:id="720" w:name="_Toc54120072"/>
      <w:r w:rsidRPr="00D822A3">
        <w:rPr>
          <w:lang w:val="en-GB"/>
        </w:rPr>
        <w:lastRenderedPageBreak/>
        <w:t>Void Functions</w:t>
      </w:r>
      <w:bookmarkEnd w:id="716"/>
      <w:bookmarkEnd w:id="717"/>
      <w:bookmarkEnd w:id="718"/>
      <w:bookmarkEnd w:id="719"/>
      <w:bookmarkEnd w:id="72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21" w:name="_Toc320485605"/>
      <w:bookmarkStart w:id="722" w:name="_Toc323656716"/>
      <w:bookmarkStart w:id="723" w:name="_Toc324085454"/>
      <w:bookmarkStart w:id="724" w:name="_Toc383781106"/>
      <w:bookmarkStart w:id="725" w:name="_Toc54120073"/>
      <w:r w:rsidRPr="00D822A3">
        <w:rPr>
          <w:lang w:val="en-GB"/>
        </w:rPr>
        <w:t>Local and global variables</w:t>
      </w:r>
      <w:bookmarkEnd w:id="721"/>
      <w:bookmarkEnd w:id="722"/>
      <w:bookmarkEnd w:id="723"/>
      <w:bookmarkEnd w:id="724"/>
      <w:bookmarkEnd w:id="72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23"/>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26" w:name="_Toc323656717"/>
      <w:bookmarkStart w:id="727" w:name="_Toc324085455"/>
      <w:bookmarkStart w:id="728" w:name="_Toc383781107"/>
      <w:bookmarkStart w:id="729" w:name="_Toc54120074"/>
      <w:r w:rsidRPr="00D822A3">
        <w:rPr>
          <w:lang w:val="en-GB"/>
        </w:rPr>
        <w:t>Inner Blocks with Local Variables</w:t>
      </w:r>
      <w:bookmarkEnd w:id="726"/>
      <w:bookmarkEnd w:id="727"/>
      <w:bookmarkEnd w:id="728"/>
      <w:bookmarkEnd w:id="729"/>
    </w:p>
    <w:p w14:paraId="2243B6C4" w14:textId="500A43CB" w:rsidR="00E80032" w:rsidRPr="00D822A3" w:rsidRDefault="00E80032" w:rsidP="00E80032">
      <w:pPr>
        <w:rPr>
          <w:lang w:val="en-GB"/>
        </w:rPr>
      </w:pPr>
      <w:r w:rsidRPr="00D822A3">
        <w:rPr>
          <w:lang w:val="en-GB"/>
        </w:rPr>
        <w:t xml:space="preserve">In C, you are allowed to use the bracket notation when </w:t>
      </w:r>
      <w:r w:rsidR="002F35C1" w:rsidRPr="00D822A3">
        <w:rPr>
          <w:lang w:val="en-GB"/>
        </w:rPr>
        <w:t>initializer</w:t>
      </w:r>
      <w:r w:rsidRPr="00D822A3">
        <w:rPr>
          <w:lang w:val="en-GB"/>
        </w:rPr>
        <w:t>ializing structures, unions, and arrays, but not when assigning</w:t>
      </w:r>
      <w:r w:rsidRPr="00D822A3">
        <w:rPr>
          <w:rStyle w:val="Fotnotsreferens"/>
          <w:lang w:val="en-GB"/>
        </w:rPr>
        <w:footnoteReference w:id="24"/>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3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r w:rsidR="002F35C1" w:rsidRPr="00D822A3">
        <w:rPr>
          <w:lang w:val="en-GB"/>
        </w:rPr>
        <w:t>initializer</w:t>
      </w:r>
      <w:r w:rsidRPr="00D822A3">
        <w:rPr>
          <w:lang w:val="en-GB"/>
        </w:rPr>
        <w:t>ializing structures.</w:t>
      </w:r>
    </w:p>
    <w:p w14:paraId="69EC1D7C" w14:textId="77777777" w:rsidR="00E80032" w:rsidRPr="00D822A3" w:rsidRDefault="00E80032" w:rsidP="00E80032">
      <w:pPr>
        <w:pStyle w:val="Code"/>
        <w:rPr>
          <w:lang w:val="en-GB"/>
        </w:rPr>
      </w:pPr>
      <w:r w:rsidRPr="00D822A3">
        <w:rPr>
          <w:color w:val="000000" w:themeColor="text1"/>
          <w:lang w:val="en-GB"/>
          <w:rPrChange w:id="73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3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3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34" w:name="_Toc320485606"/>
      <w:bookmarkStart w:id="735" w:name="_Toc323656718"/>
      <w:bookmarkStart w:id="736" w:name="_Toc324085456"/>
      <w:bookmarkStart w:id="737" w:name="_Toc383781108"/>
      <w:bookmarkStart w:id="738" w:name="_Toc54120075"/>
      <w:r w:rsidRPr="00D822A3">
        <w:rPr>
          <w:lang w:val="en-GB"/>
        </w:rPr>
        <w:t>Call-by-Value and Call-by-Reference</w:t>
      </w:r>
      <w:bookmarkEnd w:id="734"/>
      <w:bookmarkEnd w:id="735"/>
      <w:bookmarkEnd w:id="736"/>
      <w:bookmarkEnd w:id="737"/>
      <w:bookmarkEnd w:id="73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 xml:space="preserve"> are copied into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Then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56F84" w:rsidRPr="003F7CF1" w:rsidRDefault="00356F84"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56F84" w:rsidRPr="003F7CF1" w:rsidRDefault="00356F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56F84" w:rsidRPr="003F7CF1" w:rsidRDefault="00356F84"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56F84" w:rsidRPr="003F7CF1" w:rsidRDefault="00356F8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56F84" w:rsidRPr="003F7CF1" w:rsidRDefault="00356F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56F84" w:rsidRPr="003F7CF1" w:rsidRDefault="00356F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56F84" w:rsidRPr="003F7CF1" w:rsidRDefault="00356F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56F84" w:rsidRPr="003F7CF1" w:rsidRDefault="00356F84"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56F84" w:rsidRPr="003F7CF1" w:rsidRDefault="00356F84"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56F84" w:rsidRPr="003F7CF1" w:rsidRDefault="00356F84"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56F84" w:rsidRPr="003F7CF1" w:rsidRDefault="00356F84"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56F84" w:rsidRPr="003F7CF1" w:rsidRDefault="00356F84"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56F84" w:rsidRPr="003F7CF1" w:rsidRDefault="00356F84"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56F84" w:rsidRPr="003F7CF1" w:rsidRDefault="00356F84"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56F84" w:rsidRPr="003F7CF1" w:rsidRDefault="00356F84"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56F84" w:rsidRPr="003F7CF1" w:rsidRDefault="00356F84"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56F84" w:rsidRPr="003F7CF1" w:rsidRDefault="00356F84"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56F84" w:rsidRPr="003F7CF1" w:rsidRDefault="00356F84"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56F84" w:rsidRPr="003F7CF1" w:rsidRDefault="00356F84"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56F84" w:rsidRPr="003F7CF1" w:rsidRDefault="00356F84"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56F84" w:rsidRPr="003F7CF1" w:rsidRDefault="00356F84"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56F84" w:rsidRPr="003F7CF1" w:rsidRDefault="00356F84"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56F84" w:rsidRPr="003F7CF1" w:rsidRDefault="00356F84"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56F84" w:rsidRPr="003F7CF1" w:rsidRDefault="00356F84"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56F84" w:rsidRPr="003F7CF1" w:rsidRDefault="00356F84"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56F84" w:rsidRPr="003F7CF1" w:rsidRDefault="00356F84"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56F84" w:rsidRPr="003F7CF1" w:rsidRDefault="00356F84"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56F84" w:rsidRPr="003F7CF1" w:rsidRDefault="00356F84"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but rather their addresses. Therefore,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in </w:t>
      </w:r>
      <w:r w:rsidRPr="00D822A3">
        <w:rPr>
          <w:rStyle w:val="CodeInText0"/>
          <w:lang w:val="en-GB"/>
        </w:rPr>
        <w:t>Swap</w:t>
      </w:r>
      <w:r w:rsidRPr="00D822A3">
        <w:rPr>
          <w:lang w:val="en-GB"/>
        </w:rPr>
        <w:t xml:space="preserve"> does in fact contain the addresses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on main. As in the reference section above, we illustrate this with dashed arrows. Therefore, when </w:t>
      </w:r>
      <w:r w:rsidRPr="00D822A3">
        <w:rPr>
          <w:rStyle w:val="CodeInText0"/>
          <w:lang w:val="en-GB"/>
        </w:rPr>
        <w:t>num1</w:t>
      </w:r>
      <w:r w:rsidRPr="00D822A3">
        <w:rPr>
          <w:lang w:val="en-GB"/>
        </w:rPr>
        <w:t xml:space="preserve"> and </w:t>
      </w:r>
      <w:r w:rsidRPr="00D822A3">
        <w:rPr>
          <w:rStyle w:val="CodeInText0"/>
          <w:lang w:val="en-GB"/>
        </w:rPr>
        <w:t>num2</w:t>
      </w:r>
      <w:r w:rsidRPr="00D822A3">
        <w:rPr>
          <w:lang w:val="en-GB"/>
        </w:rPr>
        <w:t xml:space="preserve"> exchanges values, in fact the values of </w:t>
      </w:r>
      <w:r w:rsidRPr="00D822A3">
        <w:rPr>
          <w:rStyle w:val="CodeInText0"/>
          <w:lang w:val="en-GB"/>
        </w:rPr>
        <w:t>firstNum</w:t>
      </w:r>
      <w:r w:rsidRPr="00D822A3">
        <w:rPr>
          <w:lang w:val="en-GB"/>
        </w:rPr>
        <w:t xml:space="preserve"> and </w:t>
      </w:r>
      <w:r w:rsidRPr="00D822A3">
        <w:rPr>
          <w:rStyle w:val="CodeInText0"/>
          <w:lang w:val="en-GB"/>
        </w:rPr>
        <w:t>secondNum</w:t>
      </w:r>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56F84" w:rsidRPr="003F7CF1" w:rsidRDefault="00356F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56F84" w:rsidRPr="003F7CF1" w:rsidRDefault="00356F84"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56F84" w:rsidRPr="003F7CF1" w:rsidRDefault="00356F84"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56F84" w:rsidRPr="003F7CF1" w:rsidRDefault="00356F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56F84" w:rsidRPr="003F7CF1" w:rsidRDefault="00356F84"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56F84" w:rsidRPr="003F7CF1" w:rsidRDefault="00356F84"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56F84" w:rsidRPr="003F7CF1" w:rsidRDefault="00356F84"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56F84" w:rsidRPr="003F7CF1" w:rsidRDefault="00356F84"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56F84" w:rsidRPr="003F7CF1" w:rsidRDefault="00356F84"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56F84" w:rsidRPr="003F7CF1" w:rsidRDefault="00356F84"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56F84" w:rsidRPr="003F7CF1" w:rsidRDefault="00356F84"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56F84" w:rsidRPr="003F7CF1" w:rsidRDefault="00356F84"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56F84" w:rsidRPr="003F7CF1" w:rsidRDefault="00356F84"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56F84" w:rsidRPr="003F7CF1" w:rsidRDefault="00356F84"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56F84" w:rsidRPr="003F7CF1" w:rsidRDefault="00356F84"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56F84" w:rsidRPr="003F7CF1" w:rsidRDefault="00356F84"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56F84" w:rsidRPr="003F7CF1" w:rsidRDefault="00356F84"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56F84" w:rsidRPr="003F7CF1" w:rsidRDefault="00356F84"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56F84" w:rsidRPr="003F7CF1" w:rsidRDefault="00356F84"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56F84" w:rsidRPr="003F7CF1" w:rsidRDefault="00356F84"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56F84" w:rsidRPr="003F7CF1" w:rsidRDefault="00356F84"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56F84" w:rsidRPr="003F7CF1" w:rsidRDefault="00356F84"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56F84" w:rsidRPr="003F7CF1" w:rsidRDefault="00356F84"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56F84" w:rsidRPr="003F7CF1" w:rsidRDefault="00356F84"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56F84" w:rsidRPr="003F7CF1" w:rsidRDefault="00356F84"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56F84" w:rsidRPr="003F7CF1" w:rsidRDefault="00356F84"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56F84" w:rsidRPr="003F7CF1" w:rsidRDefault="00356F84"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56F84" w:rsidRPr="003F7CF1" w:rsidRDefault="00356F84"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56F84" w:rsidRPr="003F7CF1" w:rsidRDefault="00356F84"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56F84" w:rsidRPr="003F7CF1" w:rsidRDefault="00356F84"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56F84" w:rsidRPr="003F7CF1" w:rsidRDefault="00356F84"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56F84" w:rsidRPr="003F7CF1" w:rsidRDefault="00356F84"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56F84" w:rsidRPr="003F7CF1" w:rsidRDefault="00356F84"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56F84" w:rsidRPr="003F7CF1" w:rsidRDefault="00356F84"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56F84" w:rsidRPr="003F7CF1" w:rsidRDefault="00356F84"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56F84" w:rsidRPr="003F7CF1" w:rsidRDefault="00356F84"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56F84" w:rsidRPr="003F7CF1" w:rsidRDefault="00356F84"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56F84" w:rsidRPr="003F7CF1" w:rsidRDefault="00356F84"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56F84" w:rsidRPr="003F7CF1" w:rsidRDefault="00356F84"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56F84" w:rsidRPr="003F7CF1" w:rsidRDefault="00356F84"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39" w:name="_Toc320485607"/>
      <w:bookmarkStart w:id="740" w:name="_Toc323656719"/>
      <w:bookmarkStart w:id="741" w:name="_Toc324085457"/>
      <w:bookmarkStart w:id="742" w:name="_Toc383781109"/>
      <w:bookmarkStart w:id="743" w:name="_Toc54120076"/>
      <w:r w:rsidRPr="00D822A3">
        <w:rPr>
          <w:lang w:val="en-GB"/>
        </w:rPr>
        <w:t>Static, Extern, and Register Variables</w:t>
      </w:r>
      <w:bookmarkEnd w:id="739"/>
      <w:bookmarkEnd w:id="740"/>
      <w:bookmarkEnd w:id="741"/>
      <w:bookmarkEnd w:id="742"/>
      <w:bookmarkEnd w:id="743"/>
    </w:p>
    <w:p w14:paraId="0C33C95A" w14:textId="2884947C" w:rsidR="00E80032" w:rsidRPr="00D822A3" w:rsidRDefault="00E80032" w:rsidP="00E80032">
      <w:pPr>
        <w:rPr>
          <w:lang w:val="en-GB"/>
        </w:rPr>
      </w:pPr>
      <w:r w:rsidRPr="00D822A3">
        <w:rPr>
          <w:lang w:val="en-GB"/>
        </w:rPr>
        <w:t xml:space="preserve">In the function below, </w:t>
      </w:r>
      <w:r w:rsidRPr="00D822A3">
        <w:rPr>
          <w:rStyle w:val="CodeInText0"/>
          <w:lang w:val="en-GB"/>
        </w:rPr>
        <w:t>s_count</w:t>
      </w:r>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r w:rsidRPr="00D822A3">
        <w:rPr>
          <w:rStyle w:val="CodeInText0"/>
          <w:lang w:val="en-GB"/>
        </w:rPr>
        <w:t>s_count</w:t>
      </w:r>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r w:rsidRPr="00D822A3">
        <w:rPr>
          <w:rStyle w:val="CodeInText0"/>
          <w:lang w:val="en-GB"/>
        </w:rPr>
        <w:t>s_count</w:t>
      </w:r>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If we define a global variable in one file, it will be accessable in another file if we declare</w:t>
      </w:r>
      <w:r w:rsidRPr="00D822A3">
        <w:rPr>
          <w:rStyle w:val="Fotnotsreferens"/>
          <w:lang w:val="en-GB"/>
        </w:rPr>
        <w:footnoteReference w:id="25"/>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r w:rsidRPr="00D822A3">
        <w:rPr>
          <w:lang w:val="en-GB"/>
        </w:rPr>
        <w:t>File1.c</w:t>
      </w:r>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r w:rsidRPr="00D822A3">
        <w:rPr>
          <w:lang w:val="en-GB"/>
        </w:rPr>
        <w:t>File2.c</w:t>
      </w:r>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44" w:name="_Toc320485608"/>
      <w:bookmarkStart w:id="745" w:name="_Toc323656720"/>
      <w:bookmarkStart w:id="746" w:name="_Toc324085458"/>
      <w:bookmarkStart w:id="747" w:name="_Toc383781110"/>
      <w:bookmarkStart w:id="748" w:name="_Toc54120077"/>
      <w:r w:rsidRPr="00D822A3">
        <w:rPr>
          <w:lang w:val="en-GB"/>
        </w:rPr>
        <w:lastRenderedPageBreak/>
        <w:t>Recursion</w:t>
      </w:r>
      <w:bookmarkEnd w:id="744"/>
      <w:bookmarkEnd w:id="745"/>
      <w:bookmarkEnd w:id="746"/>
      <w:bookmarkEnd w:id="747"/>
      <w:bookmarkEnd w:id="74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8pt;height:12pt" o:ole="" fillcolor="window">
            <v:imagedata r:id="rId16" o:title=""/>
          </v:shape>
          <o:OLEObject Type="Embed" ProgID="Equation.3" ShapeID="_x0000_i1029" DrawAspect="Content" ObjectID="_1664902487"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49" w:name="_Toc320485609"/>
      <w:bookmarkStart w:id="750" w:name="_Toc323656721"/>
      <w:bookmarkStart w:id="751" w:name="_Toc324085459"/>
      <w:bookmarkStart w:id="752" w:name="_Toc383781111"/>
      <w:bookmarkStart w:id="753" w:name="_Toc54120078"/>
      <w:r w:rsidRPr="00D822A3">
        <w:rPr>
          <w:lang w:val="en-GB"/>
        </w:rPr>
        <w:t>Definition</w:t>
      </w:r>
      <w:r w:rsidR="00E80032" w:rsidRPr="00D822A3">
        <w:rPr>
          <w:lang w:val="en-GB"/>
        </w:rPr>
        <w:t xml:space="preserve"> and Declaration</w:t>
      </w:r>
      <w:bookmarkEnd w:id="749"/>
      <w:bookmarkEnd w:id="750"/>
      <w:bookmarkEnd w:id="751"/>
      <w:bookmarkEnd w:id="752"/>
      <w:bookmarkEnd w:id="75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288AAC04"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207336" w:rsidRPr="00D822A3">
        <w:rPr>
          <w:lang w:val="en-GB"/>
        </w:rPr>
        <w:t>16.12</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4902488"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4902489"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54" w:name="_Toc320485610"/>
      <w:bookmarkStart w:id="755" w:name="_Toc323656722"/>
      <w:bookmarkStart w:id="756" w:name="_Toc324085460"/>
      <w:bookmarkStart w:id="757" w:name="_Toc383781112"/>
      <w:bookmarkStart w:id="758" w:name="_Toc54120079"/>
      <w:r w:rsidRPr="00D822A3">
        <w:rPr>
          <w:lang w:val="en-GB"/>
        </w:rPr>
        <w:t>Higher-Order Functions</w:t>
      </w:r>
      <w:bookmarkEnd w:id="754"/>
      <w:bookmarkEnd w:id="755"/>
      <w:bookmarkEnd w:id="756"/>
      <w:bookmarkEnd w:id="757"/>
      <w:bookmarkEnd w:id="75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r w:rsidRPr="00D822A3">
        <w:rPr>
          <w:rStyle w:val="KeyWord"/>
          <w:lang w:val="en-GB"/>
        </w:rPr>
        <w:t>callback</w:t>
      </w:r>
      <w:r w:rsidRPr="00D822A3">
        <w:rPr>
          <w:lang w:val="en-GB"/>
        </w:rPr>
        <w:t xml:space="preserve"> function. The following example takes an array of the given size and applies the given function to each integer in the array. </w:t>
      </w:r>
      <w:r w:rsidRPr="00D822A3">
        <w:rPr>
          <w:rStyle w:val="CodeInText0"/>
          <w:lang w:val="en-GB"/>
        </w:rPr>
        <w:t>ApplyArray</w:t>
      </w:r>
      <w:r w:rsidRPr="00D822A3">
        <w:rPr>
          <w:lang w:val="en-GB"/>
        </w:rPr>
        <w:t xml:space="preserve"> a higher order function and </w:t>
      </w:r>
      <w:r w:rsidRPr="00D822A3">
        <w:rPr>
          <w:rStyle w:val="CodeInText0"/>
          <w:lang w:val="en-GB"/>
        </w:rPr>
        <w:t>Apply</w:t>
      </w:r>
      <w:r w:rsidRPr="00D822A3">
        <w:rPr>
          <w:lang w:val="en-GB"/>
        </w:rPr>
        <w:t xml:space="preserve"> is a callback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callback function. In the following code segment, the </w:t>
      </w:r>
      <w:r w:rsidRPr="00D822A3">
        <w:rPr>
          <w:rStyle w:val="CodeInText0"/>
          <w:lang w:val="en-GB"/>
        </w:rPr>
        <w:t>APPLY_FUNC</w:t>
      </w:r>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59" w:name="_Toc320485611"/>
      <w:bookmarkStart w:id="760" w:name="_Toc323656723"/>
      <w:bookmarkStart w:id="761" w:name="_Toc324085461"/>
      <w:bookmarkStart w:id="762" w:name="_Toc383781113"/>
      <w:bookmarkStart w:id="763" w:name="_Ref383865210"/>
      <w:bookmarkStart w:id="764" w:name="_Toc54120080"/>
      <w:r w:rsidRPr="00D822A3">
        <w:rPr>
          <w:lang w:val="en-GB"/>
        </w:rPr>
        <w:lastRenderedPageBreak/>
        <w:t>Structures and Linked Lists</w:t>
      </w:r>
      <w:bookmarkEnd w:id="759"/>
      <w:bookmarkEnd w:id="760"/>
      <w:bookmarkEnd w:id="761"/>
      <w:bookmarkEnd w:id="762"/>
      <w:bookmarkEnd w:id="763"/>
      <w:bookmarkEnd w:id="76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56F84" w:rsidRPr="003F7CF1" w:rsidRDefault="00356F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56F84" w:rsidRPr="003F7CF1" w:rsidRDefault="00356F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56F84" w:rsidRPr="003F7CF1" w:rsidRDefault="00356F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56F84" w:rsidRPr="003F7CF1" w:rsidRDefault="00356F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56F84" w:rsidRPr="003F7CF1" w:rsidRDefault="00356F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56F84" w:rsidRPr="003F7CF1" w:rsidRDefault="00356F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56F84" w:rsidRPr="003F7CF1" w:rsidRDefault="00356F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56F84" w:rsidRPr="003F7CF1" w:rsidRDefault="00356F84"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56F84" w:rsidRPr="003F7CF1" w:rsidRDefault="00356F84"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56F84" w:rsidRPr="003F7CF1" w:rsidRDefault="00356F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56F84" w:rsidRPr="003F7CF1" w:rsidRDefault="00356F84"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56F84" w:rsidRPr="003F7CF1" w:rsidRDefault="00356F84"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56F84" w:rsidRPr="003F7CF1" w:rsidRDefault="00356F84"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56F84" w:rsidRPr="003F7CF1" w:rsidRDefault="00356F84"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56F84" w:rsidRPr="003F7CF1" w:rsidRDefault="00356F84"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56F84" w:rsidRPr="003F7CF1" w:rsidRDefault="00356F84"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56F84" w:rsidRPr="003F7CF1" w:rsidRDefault="00356F84"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56F84" w:rsidRPr="003F7CF1" w:rsidRDefault="00356F84"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56F84" w:rsidRPr="003F7CF1" w:rsidRDefault="00356F84"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56F84" w:rsidRPr="003F7CF1" w:rsidRDefault="00356F84"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56F84" w:rsidRPr="003F7CF1" w:rsidRDefault="00356F84"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56F84" w:rsidRPr="003F7CF1" w:rsidRDefault="00356F84"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56F84" w:rsidRPr="003F7CF1" w:rsidRDefault="00356F84"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65" w:name="_Toc320485612"/>
      <w:bookmarkStart w:id="766" w:name="_Toc323656724"/>
      <w:bookmarkStart w:id="767" w:name="_Toc324085462"/>
      <w:bookmarkStart w:id="768" w:name="_Toc383781114"/>
      <w:bookmarkStart w:id="769" w:name="_Toc54120081"/>
      <w:r w:rsidRPr="00D822A3">
        <w:rPr>
          <w:lang w:val="en-GB"/>
        </w:rPr>
        <w:t>Stacks and Linked Lists</w:t>
      </w:r>
      <w:bookmarkEnd w:id="765"/>
      <w:bookmarkEnd w:id="766"/>
      <w:bookmarkEnd w:id="767"/>
      <w:bookmarkEnd w:id="768"/>
      <w:bookmarkEnd w:id="76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56F84" w:rsidRPr="003F7CF1" w:rsidRDefault="00356F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56F84" w:rsidRPr="003F7CF1" w:rsidRDefault="00356F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56F84" w:rsidRPr="003F7CF1" w:rsidRDefault="00356F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56F84" w:rsidRPr="003F7CF1" w:rsidRDefault="00356F84" w:rsidP="00E80032">
                              <w:pPr>
                                <w:pStyle w:val="SourceCodeBoxText"/>
                                <w:rPr>
                                  <w:sz w:val="19"/>
                                  <w:szCs w:val="19"/>
                                  <w:lang w:val="en-US"/>
                                </w:rPr>
                              </w:pPr>
                              <w:r w:rsidRPr="003F7CF1">
                                <w:rPr>
                                  <w:sz w:val="19"/>
                                  <w:szCs w:val="19"/>
                                  <w:lang w:val="en-US"/>
                                </w:rPr>
                                <w:t>push 1</w:t>
                              </w:r>
                            </w:p>
                            <w:p w14:paraId="3C159322" w14:textId="77777777" w:rsidR="00356F84" w:rsidRPr="003F7CF1" w:rsidRDefault="00356F84" w:rsidP="00E80032">
                              <w:pPr>
                                <w:pStyle w:val="SourceCodeBoxText"/>
                                <w:rPr>
                                  <w:sz w:val="19"/>
                                  <w:szCs w:val="19"/>
                                  <w:lang w:val="en-US"/>
                                </w:rPr>
                              </w:pPr>
                              <w:r w:rsidRPr="003F7CF1">
                                <w:rPr>
                                  <w:sz w:val="19"/>
                                  <w:szCs w:val="19"/>
                                  <w:lang w:val="en-US"/>
                                </w:rPr>
                                <w:t>push 2</w:t>
                              </w:r>
                            </w:p>
                            <w:p w14:paraId="22BA48C9" w14:textId="77777777" w:rsidR="00356F84" w:rsidRPr="003F7CF1" w:rsidRDefault="00356F84" w:rsidP="00E80032">
                              <w:pPr>
                                <w:pStyle w:val="SourceCodeBoxText"/>
                                <w:rPr>
                                  <w:sz w:val="19"/>
                                  <w:szCs w:val="19"/>
                                  <w:lang w:val="en-US"/>
                                </w:rPr>
                              </w:pPr>
                              <w:r w:rsidRPr="003F7CF1">
                                <w:rPr>
                                  <w:sz w:val="19"/>
                                  <w:szCs w:val="19"/>
                                  <w:lang w:val="en-US"/>
                                </w:rPr>
                                <w:t>push 3</w:t>
                              </w:r>
                            </w:p>
                            <w:p w14:paraId="5F86FACB"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56F84" w:rsidRPr="003F7CF1" w:rsidRDefault="00356F84"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56F84" w:rsidRPr="003F7CF1" w:rsidRDefault="00356F84"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56F84" w:rsidRPr="003F7CF1" w:rsidRDefault="00356F84"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56F84" w:rsidRPr="003F7CF1" w:rsidRDefault="00356F84" w:rsidP="00E80032">
                        <w:pPr>
                          <w:pStyle w:val="SourceCodeBoxText"/>
                          <w:rPr>
                            <w:sz w:val="19"/>
                            <w:szCs w:val="19"/>
                            <w:lang w:val="en-US"/>
                          </w:rPr>
                        </w:pPr>
                        <w:r w:rsidRPr="003F7CF1">
                          <w:rPr>
                            <w:sz w:val="19"/>
                            <w:szCs w:val="19"/>
                            <w:lang w:val="en-US"/>
                          </w:rPr>
                          <w:t>push 1</w:t>
                        </w:r>
                      </w:p>
                      <w:p w14:paraId="3C159322" w14:textId="77777777" w:rsidR="00356F84" w:rsidRPr="003F7CF1" w:rsidRDefault="00356F84" w:rsidP="00E80032">
                        <w:pPr>
                          <w:pStyle w:val="SourceCodeBoxText"/>
                          <w:rPr>
                            <w:sz w:val="19"/>
                            <w:szCs w:val="19"/>
                            <w:lang w:val="en-US"/>
                          </w:rPr>
                        </w:pPr>
                        <w:r w:rsidRPr="003F7CF1">
                          <w:rPr>
                            <w:sz w:val="19"/>
                            <w:szCs w:val="19"/>
                            <w:lang w:val="en-US"/>
                          </w:rPr>
                          <w:t>push 2</w:t>
                        </w:r>
                      </w:p>
                      <w:p w14:paraId="22BA48C9" w14:textId="77777777" w:rsidR="00356F84" w:rsidRPr="003F7CF1" w:rsidRDefault="00356F84" w:rsidP="00E80032">
                        <w:pPr>
                          <w:pStyle w:val="SourceCodeBoxText"/>
                          <w:rPr>
                            <w:sz w:val="19"/>
                            <w:szCs w:val="19"/>
                            <w:lang w:val="en-US"/>
                          </w:rPr>
                        </w:pPr>
                        <w:r w:rsidRPr="003F7CF1">
                          <w:rPr>
                            <w:sz w:val="19"/>
                            <w:szCs w:val="19"/>
                            <w:lang w:val="en-US"/>
                          </w:rPr>
                          <w:t>push 3</w:t>
                        </w:r>
                      </w:p>
                      <w:p w14:paraId="5F86FACB" w14:textId="77777777" w:rsidR="00356F84" w:rsidRPr="003F7CF1" w:rsidRDefault="00356F84"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r w:rsidRPr="00D822A3">
        <w:rPr>
          <w:sz w:val="21"/>
          <w:szCs w:val="21"/>
          <w:lang w:val="en-GB"/>
        </w:rPr>
        <w:t>Cell.h</w:t>
      </w:r>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r w:rsidRPr="00D822A3">
        <w:rPr>
          <w:sz w:val="21"/>
          <w:szCs w:val="21"/>
          <w:lang w:val="en-GB"/>
        </w:rPr>
        <w:t>Cell.c</w:t>
      </w:r>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r w:rsidRPr="00D822A3">
        <w:rPr>
          <w:sz w:val="21"/>
          <w:szCs w:val="21"/>
          <w:lang w:val="en-GB"/>
        </w:rPr>
        <w:t>Main.c</w:t>
      </w:r>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56F84" w:rsidRPr="003F7CF1" w:rsidRDefault="00356F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56F84" w:rsidRPr="003F7CF1" w:rsidRDefault="00356F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56F84" w:rsidRPr="003F7CF1" w:rsidRDefault="00356F84"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56F84" w:rsidRPr="003F7CF1" w:rsidRDefault="00356F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56F84" w:rsidRPr="003F7CF1" w:rsidRDefault="00356F84"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56F84" w:rsidRPr="003F7CF1" w:rsidRDefault="00356F84"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56F84" w:rsidRPr="003F7CF1" w:rsidRDefault="00356F84"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56F84" w:rsidRPr="003F7CF1" w:rsidRDefault="00356F84"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56F84" w:rsidRPr="003F7CF1" w:rsidRDefault="00356F84"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56F84" w:rsidRPr="003F7CF1" w:rsidRDefault="00356F84"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56F84" w:rsidRPr="003F7CF1" w:rsidRDefault="00356F84"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56F84" w:rsidRPr="003F7CF1" w:rsidRDefault="00356F84"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56F84" w:rsidRPr="003F7CF1" w:rsidRDefault="00356F84"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56F84" w:rsidRPr="003F7CF1" w:rsidRDefault="00356F84"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56F84" w:rsidRPr="003F7CF1" w:rsidRDefault="00356F84"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56F84" w:rsidRPr="003F7CF1" w:rsidRDefault="00356F84"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56F84" w:rsidRPr="003F7CF1" w:rsidRDefault="00356F84"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56F84" w:rsidRPr="003F7CF1" w:rsidRDefault="00356F84"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56F84" w:rsidRPr="003F7CF1" w:rsidRDefault="00356F84"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56F84" w:rsidRPr="003F7CF1" w:rsidRDefault="00356F84"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39453D6"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r w:rsidRPr="00D822A3">
        <w:rPr>
          <w:sz w:val="21"/>
          <w:szCs w:val="21"/>
          <w:lang w:val="en-GB"/>
        </w:rPr>
        <w:t>Stack.h</w:t>
      </w:r>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r w:rsidRPr="00D822A3">
        <w:rPr>
          <w:sz w:val="21"/>
          <w:szCs w:val="21"/>
          <w:lang w:val="en-GB"/>
        </w:rPr>
        <w:t>Stack.c</w:t>
      </w:r>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r w:rsidRPr="00D822A3">
        <w:rPr>
          <w:sz w:val="21"/>
          <w:szCs w:val="21"/>
          <w:lang w:val="en-GB"/>
        </w:rPr>
        <w:t>Main.c</w:t>
      </w:r>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r w:rsidRPr="00D822A3">
        <w:rPr>
          <w:rStyle w:val="CodeInText0"/>
          <w:lang w:val="en-GB"/>
        </w:rPr>
        <w:t>StackClear</w:t>
      </w:r>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r w:rsidRPr="00D822A3">
        <w:rPr>
          <w:rStyle w:val="CodeInText0"/>
          <w:lang w:val="en-GB"/>
        </w:rPr>
        <w:t>calloc</w:t>
      </w:r>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56F84" w:rsidRPr="003F7CF1" w:rsidRDefault="00356F84" w:rsidP="00E80032">
                              <w:pPr>
                                <w:pStyle w:val="SourceCodeBoxText"/>
                                <w:rPr>
                                  <w:sz w:val="19"/>
                                  <w:szCs w:val="19"/>
                                  <w:lang w:val="en-US"/>
                                </w:rPr>
                              </w:pPr>
                              <w:r w:rsidRPr="003F7CF1">
                                <w:rPr>
                                  <w:sz w:val="19"/>
                                  <w:szCs w:val="19"/>
                                  <w:lang w:val="en-US"/>
                                </w:rPr>
                                <w:t>3</w:t>
                              </w:r>
                            </w:p>
                            <w:p w14:paraId="40F6D3AC" w14:textId="77777777" w:rsidR="00356F84" w:rsidRPr="003F7CF1" w:rsidRDefault="00356F84"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56F84" w:rsidRPr="003F7CF1" w:rsidRDefault="00356F84"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56F84" w:rsidRPr="003F7CF1" w:rsidRDefault="00356F84"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56F84" w:rsidRPr="003F7CF1" w:rsidRDefault="00356F84"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56F84" w:rsidRPr="003F7CF1" w:rsidRDefault="00356F84"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56F84" w:rsidRPr="003F7CF1" w:rsidRDefault="00356F84"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56F84" w:rsidRPr="003F7CF1" w:rsidRDefault="00356F84"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56F84" w:rsidRPr="003F7CF1" w:rsidRDefault="00356F84" w:rsidP="00E80032">
                        <w:pPr>
                          <w:pStyle w:val="SourceCodeBoxText"/>
                          <w:rPr>
                            <w:sz w:val="19"/>
                            <w:szCs w:val="19"/>
                            <w:lang w:val="en-US"/>
                          </w:rPr>
                        </w:pPr>
                        <w:r w:rsidRPr="003F7CF1">
                          <w:rPr>
                            <w:sz w:val="19"/>
                            <w:szCs w:val="19"/>
                            <w:lang w:val="en-US"/>
                          </w:rPr>
                          <w:t>3</w:t>
                        </w:r>
                      </w:p>
                      <w:p w14:paraId="40F6D3AC" w14:textId="77777777" w:rsidR="00356F84" w:rsidRPr="003F7CF1" w:rsidRDefault="00356F84"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56F84" w:rsidRPr="003F7CF1" w:rsidRDefault="00356F84"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56F84" w:rsidRPr="003F7CF1" w:rsidRDefault="00356F84"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56F84" w:rsidRPr="003F7CF1" w:rsidRDefault="00356F84"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56F84" w:rsidRPr="003F7CF1" w:rsidRDefault="00356F84"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56F84" w:rsidRPr="003F7CF1" w:rsidRDefault="00356F84"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56F84" w:rsidRPr="003F7CF1" w:rsidRDefault="00356F84"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56F84" w:rsidRPr="003F7CF1" w:rsidRDefault="00356F84"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56F84" w:rsidRPr="003F7CF1" w:rsidRDefault="00356F84"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56F84" w:rsidRPr="003F7CF1" w:rsidRDefault="00356F84"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56F84" w:rsidRPr="003F7CF1" w:rsidRDefault="00356F84"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56F84" w:rsidRPr="003F7CF1" w:rsidRDefault="00356F84"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70" w:name="_Toc320485613"/>
      <w:bookmarkStart w:id="771" w:name="_Toc323656725"/>
      <w:bookmarkStart w:id="772" w:name="_Toc324085463"/>
      <w:bookmarkStart w:id="773" w:name="_Toc383781115"/>
      <w:bookmarkStart w:id="774" w:name="_Toc54120082"/>
      <w:r w:rsidRPr="00D822A3">
        <w:rPr>
          <w:lang w:val="en-GB"/>
        </w:rPr>
        <w:t>Unions</w:t>
      </w:r>
      <w:bookmarkEnd w:id="770"/>
      <w:bookmarkEnd w:id="771"/>
      <w:bookmarkEnd w:id="772"/>
      <w:bookmarkEnd w:id="773"/>
      <w:bookmarkEnd w:id="77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75" w:name="_Toc320485614"/>
      <w:bookmarkStart w:id="776" w:name="_Toc323656726"/>
      <w:bookmarkStart w:id="777" w:name="_Toc324085464"/>
      <w:bookmarkStart w:id="778" w:name="_Toc383781116"/>
      <w:bookmarkStart w:id="779" w:name="_Toc54120083"/>
      <w:r w:rsidRPr="00D822A3">
        <w:rPr>
          <w:lang w:val="en-GB"/>
        </w:rPr>
        <w:t>Bitfields</w:t>
      </w:r>
      <w:bookmarkEnd w:id="775"/>
      <w:bookmarkEnd w:id="776"/>
      <w:bookmarkEnd w:id="777"/>
      <w:bookmarkEnd w:id="778"/>
      <w:bookmarkEnd w:id="77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r w:rsidRPr="00D822A3">
        <w:rPr>
          <w:rStyle w:val="CodeInText0"/>
          <w:lang w:val="en-GB"/>
        </w:rPr>
        <w:t>sizeof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8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81" w:name="_Toc320485616"/>
      <w:bookmarkStart w:id="782" w:name="_Toc323656727"/>
      <w:bookmarkStart w:id="783" w:name="_Toc324085465"/>
      <w:bookmarkStart w:id="784" w:name="_Toc383781117"/>
      <w:bookmarkStart w:id="785" w:name="_Toc54120084"/>
      <w:r w:rsidRPr="00D822A3">
        <w:rPr>
          <w:lang w:val="en-GB"/>
        </w:rPr>
        <w:t>Structures with function pointers</w:t>
      </w:r>
      <w:bookmarkEnd w:id="781"/>
      <w:bookmarkEnd w:id="782"/>
      <w:bookmarkEnd w:id="783"/>
      <w:bookmarkEnd w:id="784"/>
      <w:bookmarkEnd w:id="78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6"/>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86" w:name="_Toc320485619"/>
      <w:bookmarkStart w:id="787" w:name="_Toc323656728"/>
      <w:bookmarkStart w:id="788" w:name="_Toc324085466"/>
      <w:bookmarkStart w:id="789" w:name="_Toc383781118"/>
      <w:bookmarkStart w:id="790" w:name="_Ref383781494"/>
      <w:bookmarkStart w:id="791" w:name="_Ref383865235"/>
      <w:bookmarkStart w:id="792" w:name="_Ref383865434"/>
      <w:bookmarkStart w:id="793" w:name="_Ref383866090"/>
      <w:bookmarkStart w:id="794" w:name="_Toc54120085"/>
      <w:r w:rsidRPr="00D822A3">
        <w:rPr>
          <w:lang w:val="en-GB"/>
        </w:rPr>
        <w:t>The Preprocessor</w:t>
      </w:r>
      <w:bookmarkEnd w:id="786"/>
      <w:bookmarkEnd w:id="787"/>
      <w:bookmarkEnd w:id="788"/>
      <w:bookmarkEnd w:id="789"/>
      <w:bookmarkEnd w:id="790"/>
      <w:bookmarkEnd w:id="791"/>
      <w:bookmarkEnd w:id="792"/>
      <w:bookmarkEnd w:id="793"/>
      <w:bookmarkEnd w:id="794"/>
    </w:p>
    <w:p w14:paraId="5E5C7357" w14:textId="122C10D6" w:rsidR="00E80032" w:rsidRPr="00D822A3" w:rsidRDefault="00E80032" w:rsidP="00E80032">
      <w:pPr>
        <w:rPr>
          <w:lang w:val="en-GB"/>
        </w:rPr>
      </w:pPr>
      <w:r w:rsidRPr="00D822A3">
        <w:rPr>
          <w:lang w:val="en-GB"/>
        </w:rPr>
        <w:t xml:space="preserve">The </w:t>
      </w:r>
      <w:r w:rsidRPr="00D822A3">
        <w:rPr>
          <w:rStyle w:val="KeyWord"/>
          <w:lang w:val="en-GB"/>
        </w:rPr>
        <w:t>preprocessor</w:t>
      </w:r>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&lt;stdio.h&gt;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55AD91DF"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207336" w:rsidRPr="00D822A3">
        <w:rPr>
          <w:lang w:val="en-GB"/>
        </w:rPr>
        <w:t>16.14</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95" w:name="_Toc320485618"/>
      <w:bookmarkStart w:id="796" w:name="_Toc323656729"/>
      <w:bookmarkStart w:id="797" w:name="_Toc324085467"/>
      <w:bookmarkStart w:id="798" w:name="_Toc383781119"/>
      <w:bookmarkStart w:id="799" w:name="_Toc54120086"/>
      <w:bookmarkStart w:id="800" w:name="_Toc320485621"/>
      <w:r w:rsidRPr="00D822A3">
        <w:rPr>
          <w:lang w:val="en-GB"/>
        </w:rPr>
        <w:t>The Standard Library</w:t>
      </w:r>
      <w:bookmarkEnd w:id="795"/>
      <w:bookmarkEnd w:id="796"/>
      <w:bookmarkEnd w:id="797"/>
      <w:bookmarkEnd w:id="798"/>
      <w:bookmarkEnd w:id="79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801" w:name="_Toc323656730"/>
      <w:bookmarkStart w:id="802" w:name="_Toc324085468"/>
      <w:bookmarkStart w:id="803" w:name="_Toc383781120"/>
      <w:bookmarkStart w:id="804" w:name="_Toc54120087"/>
      <w:r w:rsidRPr="00D822A3">
        <w:rPr>
          <w:lang w:val="en-GB"/>
        </w:rPr>
        <w:t>File Management</w:t>
      </w:r>
      <w:bookmarkEnd w:id="801"/>
      <w:bookmarkEnd w:id="802"/>
      <w:bookmarkEnd w:id="803"/>
      <w:bookmarkEnd w:id="80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r w:rsidRPr="00D822A3">
        <w:rPr>
          <w:rStyle w:val="CodeInText0"/>
          <w:lang w:val="en-GB"/>
        </w:rPr>
        <w:t>Input.txt</w:t>
      </w:r>
      <w:r w:rsidRPr="00D822A3">
        <w:rPr>
          <w:lang w:val="en-GB"/>
        </w:rPr>
        <w:t xml:space="preserve"> and writes their squares to the file </w:t>
      </w:r>
      <w:r w:rsidRPr="00D822A3">
        <w:rPr>
          <w:rStyle w:val="CodeInText0"/>
          <w:lang w:val="en-GB"/>
        </w:rPr>
        <w:t>Output.txt</w:t>
      </w:r>
      <w:r w:rsidRPr="00D822A3">
        <w:rPr>
          <w:lang w:val="en-GB"/>
        </w:rPr>
        <w:t xml:space="preserve">. The function </w:t>
      </w:r>
      <w:r w:rsidRPr="00D822A3">
        <w:rPr>
          <w:rStyle w:val="CodeInText0"/>
          <w:lang w:val="en-GB"/>
        </w:rPr>
        <w:t>feof</w:t>
      </w:r>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r w:rsidRPr="00D822A3">
        <w:rPr>
          <w:lang w:val="en-GB"/>
        </w:rPr>
        <w:t>Input.txt</w:t>
      </w:r>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r w:rsidRPr="00D822A3">
        <w:rPr>
          <w:rStyle w:val="CodeInText0"/>
          <w:lang w:val="en-GB"/>
        </w:rPr>
        <w:t>Numbers.bin</w:t>
      </w:r>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r w:rsidRPr="00D822A3">
        <w:rPr>
          <w:lang w:val="en-GB"/>
        </w:rPr>
        <w:t>BinaryFile.c</w:t>
      </w:r>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r w:rsidRPr="00D822A3">
        <w:rPr>
          <w:rStyle w:val="CodeInText0"/>
          <w:lang w:val="en-GB"/>
        </w:rPr>
        <w:t>Numbers.bin</w:t>
      </w:r>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805" w:name="_Toc323656731"/>
      <w:bookmarkStart w:id="806" w:name="_Toc324085469"/>
      <w:bookmarkStart w:id="807" w:name="_Toc383781121"/>
      <w:bookmarkStart w:id="808" w:name="_Toc54120088"/>
      <w:r w:rsidRPr="00D822A3">
        <w:rPr>
          <w:lang w:val="en-GB"/>
        </w:rPr>
        <w:t>Program Parameters</w:t>
      </w:r>
      <w:bookmarkEnd w:id="805"/>
      <w:bookmarkEnd w:id="806"/>
      <w:bookmarkEnd w:id="807"/>
      <w:bookmarkEnd w:id="80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r w:rsidRPr="00D822A3">
        <w:rPr>
          <w:rStyle w:val="CodeInText0"/>
          <w:lang w:val="en-GB"/>
        </w:rPr>
        <w:t>argc</w:t>
      </w:r>
      <w:r w:rsidRPr="00D822A3">
        <w:rPr>
          <w:lang w:val="en-GB"/>
        </w:rPr>
        <w:t xml:space="preserve"> parameter holds the number of input strings, and </w:t>
      </w:r>
      <w:r w:rsidRPr="00D822A3">
        <w:rPr>
          <w:rStyle w:val="CodeInText0"/>
          <w:lang w:val="en-GB"/>
        </w:rPr>
        <w:t>argv</w:t>
      </w:r>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r w:rsidRPr="00D822A3">
        <w:rPr>
          <w:rStyle w:val="CodeInText0"/>
          <w:lang w:val="en-GB"/>
        </w:rPr>
        <w:t>argv[0]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809" w:name="_Toc323656732"/>
      <w:bookmarkStart w:id="810" w:name="_Toc324085470"/>
      <w:bookmarkStart w:id="811" w:name="_Toc383781122"/>
      <w:bookmarkStart w:id="812" w:name="_Toc54120089"/>
      <w:r w:rsidRPr="00D822A3">
        <w:rPr>
          <w:lang w:val="en-GB"/>
        </w:rPr>
        <w:t>Environment Functions</w:t>
      </w:r>
      <w:bookmarkEnd w:id="809"/>
      <w:bookmarkEnd w:id="810"/>
      <w:bookmarkEnd w:id="811"/>
      <w:bookmarkEnd w:id="812"/>
    </w:p>
    <w:p w14:paraId="500F87E5" w14:textId="72D51971"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r w:rsidRPr="00D822A3">
        <w:rPr>
          <w:rStyle w:val="CodeInText0"/>
          <w:lang w:val="en-GB"/>
        </w:rPr>
        <w:t>atexit</w:t>
      </w:r>
      <w:r w:rsidRPr="00D822A3">
        <w:rPr>
          <w:lang w:val="en-GB"/>
        </w:rPr>
        <w:t xml:space="preserve"> states a function that is called when </w:t>
      </w:r>
      <w:r w:rsidRPr="00D822A3">
        <w:rPr>
          <w:rStyle w:val="CodeInText0"/>
          <w:lang w:val="en-GB"/>
        </w:rPr>
        <w:t>exit</w:t>
      </w:r>
      <w:r w:rsidRPr="00D822A3">
        <w:rPr>
          <w:lang w:val="en-GB"/>
        </w:rPr>
        <w:t xml:space="preserve"> is called; </w:t>
      </w:r>
      <w:r w:rsidRPr="00D822A3">
        <w:rPr>
          <w:rStyle w:val="CodeInText0"/>
          <w:lang w:val="en-GB"/>
        </w:rPr>
        <w:t>getenv</w:t>
      </w:r>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r w:rsidRPr="00D822A3">
          <w:rPr>
            <w:rStyle w:val="CodeInText0"/>
            <w:lang w:val="en-GB"/>
          </w:rPr>
          <w:t>EXIT_SUCCESS</w:t>
        </w:r>
      </w:hyperlink>
      <w:r w:rsidRPr="00D822A3">
        <w:rPr>
          <w:lang w:val="en-GB"/>
        </w:rPr>
        <w:t xml:space="preserve"> and </w:t>
      </w:r>
      <w:hyperlink r:id="rId26" w:history="1">
        <w:r w:rsidRPr="00D822A3">
          <w:rPr>
            <w:rStyle w:val="CodeInText0"/>
            <w:lang w:val="en-GB"/>
          </w:rPr>
          <w:t>EXIT_FAILURE</w:t>
        </w:r>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void</w:t>
      </w:r>
      <w:r w:rsidRPr="00D822A3">
        <w:rPr>
          <w:lang w:val="en-GB"/>
        </w:rPr>
        <w:t xml:space="preserve"> ExitFunction(</w:t>
      </w:r>
      <w:r w:rsidRPr="00D822A3">
        <w:rPr>
          <w:color w:val="000000" w:themeColor="text1"/>
          <w:lang w:val="en-GB"/>
          <w:rPrChange w:id="81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1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17" w:name="_Toc323656733"/>
      <w:bookmarkStart w:id="818" w:name="_Toc324085471"/>
      <w:bookmarkStart w:id="819" w:name="_Toc383781123"/>
      <w:bookmarkStart w:id="820" w:name="_Ref383865473"/>
      <w:bookmarkStart w:id="821" w:name="_Ref383865556"/>
      <w:bookmarkStart w:id="822" w:name="_Toc54120090"/>
      <w:r w:rsidRPr="00D822A3">
        <w:rPr>
          <w:lang w:val="en-GB"/>
        </w:rPr>
        <w:t>Searching and Sorting</w:t>
      </w:r>
      <w:bookmarkEnd w:id="817"/>
      <w:bookmarkEnd w:id="818"/>
      <w:bookmarkEnd w:id="819"/>
      <w:bookmarkEnd w:id="820"/>
      <w:bookmarkEnd w:id="821"/>
      <w:bookmarkEnd w:id="822"/>
    </w:p>
    <w:p w14:paraId="23F2EFA3" w14:textId="77777777" w:rsidR="00E80032" w:rsidRPr="00D822A3" w:rsidRDefault="00E80032" w:rsidP="00E80032">
      <w:pPr>
        <w:rPr>
          <w:lang w:val="en-GB"/>
        </w:rPr>
      </w:pPr>
      <w:r w:rsidRPr="00D822A3">
        <w:rPr>
          <w:lang w:val="en-GB"/>
        </w:rPr>
        <w:t xml:space="preserve">The </w:t>
      </w:r>
      <w:r w:rsidRPr="00D822A3">
        <w:rPr>
          <w:rStyle w:val="CodeInText0"/>
          <w:lang w:val="en-GB"/>
        </w:rPr>
        <w:t>bsearch</w:t>
      </w:r>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25" w:author="Stefan Björnander" w:date="2012-05-06T21:51:00Z">
            <w:rPr>
              <w:color w:val="0000FF"/>
            </w:rPr>
          </w:rPrChange>
        </w:rPr>
        <w:t>const</w:t>
      </w:r>
      <w:r w:rsidRPr="00D822A3">
        <w:rPr>
          <w:lang w:val="en-GB"/>
        </w:rPr>
        <w:t xml:space="preserve"> </w:t>
      </w:r>
      <w:r w:rsidRPr="00D822A3">
        <w:rPr>
          <w:color w:val="000000" w:themeColor="text1"/>
          <w:lang w:val="en-GB"/>
          <w:rPrChange w:id="826" w:author="Stefan Björnander" w:date="2012-05-06T21:51:00Z">
            <w:rPr>
              <w:color w:val="0000FF"/>
            </w:rPr>
          </w:rPrChange>
        </w:rPr>
        <w:t>int</w:t>
      </w:r>
      <w:r w:rsidRPr="00D822A3">
        <w:rPr>
          <w:lang w:val="en-GB"/>
        </w:rPr>
        <w:t xml:space="preserve">* intPtr1, </w:t>
      </w:r>
      <w:r w:rsidRPr="00D822A3">
        <w:rPr>
          <w:color w:val="000000" w:themeColor="text1"/>
          <w:lang w:val="en-GB"/>
          <w:rPrChange w:id="827" w:author="Stefan Björnander" w:date="2012-05-06T21:51:00Z">
            <w:rPr>
              <w:color w:val="0000FF"/>
            </w:rPr>
          </w:rPrChange>
        </w:rPr>
        <w:t>const</w:t>
      </w:r>
      <w:r w:rsidRPr="00D822A3">
        <w:rPr>
          <w:lang w:val="en-GB"/>
        </w:rPr>
        <w:t xml:space="preserve"> </w:t>
      </w:r>
      <w:r w:rsidRPr="00D822A3">
        <w:rPr>
          <w:color w:val="000000" w:themeColor="text1"/>
          <w:lang w:val="en-GB"/>
          <w:rPrChange w:id="82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2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3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3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qsort</w:t>
      </w:r>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3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3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3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3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37" w:name="_Toc323656734"/>
      <w:bookmarkStart w:id="838" w:name="_Toc324085472"/>
      <w:bookmarkStart w:id="839" w:name="_Toc383781124"/>
      <w:bookmarkStart w:id="840" w:name="_Toc54120091"/>
      <w:r w:rsidRPr="00D822A3">
        <w:rPr>
          <w:lang w:val="en-GB"/>
        </w:rPr>
        <w:t xml:space="preserve">Functions with </w:t>
      </w:r>
      <w:bookmarkStart w:id="841" w:name="_Toc320485620"/>
      <w:r w:rsidRPr="00D822A3">
        <w:rPr>
          <w:lang w:val="en-GB"/>
        </w:rPr>
        <w:t>Variable Number of Parameters</w:t>
      </w:r>
      <w:bookmarkEnd w:id="837"/>
      <w:bookmarkEnd w:id="838"/>
      <w:bookmarkEnd w:id="839"/>
      <w:bookmarkEnd w:id="841"/>
      <w:bookmarkEnd w:id="84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r w:rsidRPr="00D822A3">
        <w:rPr>
          <w:rStyle w:val="CodeInText0"/>
          <w:lang w:val="en-GB"/>
        </w:rPr>
        <w:t>printf</w:t>
      </w:r>
      <w:r w:rsidRPr="00D822A3">
        <w:rPr>
          <w:lang w:val="en-GB"/>
        </w:rPr>
        <w:t xml:space="preserve"> and </w:t>
      </w:r>
      <w:r w:rsidRPr="00D822A3">
        <w:rPr>
          <w:rStyle w:val="CodeInText0"/>
          <w:lang w:val="en-GB"/>
        </w:rPr>
        <w:t>scanf</w:t>
      </w:r>
      <w:r w:rsidRPr="00D822A3">
        <w:rPr>
          <w:lang w:val="en-GB"/>
        </w:rPr>
        <w:t xml:space="preserve">). One condition is that the function has at least one regular parameter in order for the </w:t>
      </w:r>
      <w:r w:rsidRPr="00D822A3">
        <w:rPr>
          <w:rStyle w:val="CodeInText0"/>
          <w:lang w:val="en-GB"/>
        </w:rPr>
        <w:t>va_start</w:t>
      </w:r>
      <w:r w:rsidRPr="00D822A3">
        <w:rPr>
          <w:lang w:val="en-GB"/>
        </w:rPr>
        <w:t xml:space="preserve"> macro to hook up to. The </w:t>
      </w:r>
      <w:r w:rsidRPr="00D822A3">
        <w:rPr>
          <w:rStyle w:val="CodeInText0"/>
          <w:lang w:val="en-GB"/>
        </w:rPr>
        <w:t>va_arg</w:t>
      </w:r>
      <w:r w:rsidRPr="00D822A3">
        <w:rPr>
          <w:lang w:val="en-GB"/>
        </w:rPr>
        <w:t xml:space="preserve"> macro reads the arguments and the </w:t>
      </w:r>
      <w:r w:rsidRPr="00D822A3">
        <w:rPr>
          <w:rStyle w:val="CodeInText0"/>
          <w:lang w:val="en-GB"/>
        </w:rPr>
        <w:t>va_end</w:t>
      </w:r>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42" w:name="_Toc323656735"/>
      <w:bookmarkStart w:id="843" w:name="_Toc324085473"/>
      <w:bookmarkStart w:id="844" w:name="_Toc383781125"/>
      <w:bookmarkStart w:id="845" w:name="_Toc54120092"/>
      <w:r w:rsidRPr="00D822A3">
        <w:rPr>
          <w:lang w:val="en-GB"/>
        </w:rPr>
        <w:t>String Management</w:t>
      </w:r>
      <w:bookmarkEnd w:id="842"/>
      <w:bookmarkEnd w:id="843"/>
      <w:bookmarkEnd w:id="844"/>
      <w:bookmarkEnd w:id="845"/>
    </w:p>
    <w:p w14:paraId="375DC584" w14:textId="77777777" w:rsidR="00E80032" w:rsidRPr="00D822A3" w:rsidRDefault="00E80032" w:rsidP="00E80032">
      <w:pPr>
        <w:rPr>
          <w:lang w:val="en-GB"/>
        </w:rPr>
      </w:pPr>
      <w:r w:rsidRPr="00D822A3">
        <w:rPr>
          <w:lang w:val="en-GB"/>
        </w:rPr>
        <w:t xml:space="preserve">There are several functions dealing with strings: </w:t>
      </w:r>
      <w:r w:rsidRPr="00D822A3">
        <w:rPr>
          <w:rStyle w:val="CodeInText0"/>
          <w:lang w:val="en-GB"/>
        </w:rPr>
        <w:t>strcpy</w:t>
      </w:r>
      <w:r w:rsidRPr="00D822A3">
        <w:rPr>
          <w:lang w:val="en-GB"/>
        </w:rPr>
        <w:t xml:space="preserve"> copies a string; </w:t>
      </w:r>
      <w:r w:rsidRPr="00D822A3">
        <w:rPr>
          <w:rStyle w:val="CodeInText0"/>
          <w:lang w:val="en-GB"/>
        </w:rPr>
        <w:t>strcat</w:t>
      </w:r>
      <w:r w:rsidRPr="00D822A3">
        <w:rPr>
          <w:lang w:val="en-GB"/>
        </w:rPr>
        <w:t xml:space="preserve"> adds a string; </w:t>
      </w:r>
      <w:r w:rsidRPr="00D822A3">
        <w:rPr>
          <w:rStyle w:val="CodeInText0"/>
          <w:lang w:val="en-GB"/>
        </w:rPr>
        <w:t>strlen</w:t>
      </w:r>
      <w:r w:rsidRPr="00D822A3">
        <w:rPr>
          <w:lang w:val="en-GB"/>
        </w:rPr>
        <w:t xml:space="preserve"> gives the length of a string; </w:t>
      </w:r>
      <w:r w:rsidRPr="00D822A3">
        <w:rPr>
          <w:rStyle w:val="CodeInText0"/>
          <w:lang w:val="en-GB"/>
        </w:rPr>
        <w:t>strcmp</w:t>
      </w:r>
      <w:r w:rsidRPr="00D822A3">
        <w:rPr>
          <w:lang w:val="en-GB"/>
        </w:rPr>
        <w:t xml:space="preserve"> compares two strings;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gives the first and last occurrence of a character in a string. All functions look for the finishing null character (‘\0’), </w:t>
      </w:r>
      <w:r w:rsidRPr="00D822A3">
        <w:rPr>
          <w:rStyle w:val="CodeInText0"/>
          <w:lang w:val="en-GB"/>
        </w:rPr>
        <w:t>strcmp</w:t>
      </w:r>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r w:rsidRPr="00D822A3">
        <w:rPr>
          <w:rStyle w:val="CodeInText0"/>
          <w:lang w:val="en-GB"/>
        </w:rPr>
        <w:t>strchr</w:t>
      </w:r>
      <w:r w:rsidRPr="00D822A3">
        <w:rPr>
          <w:lang w:val="en-GB"/>
        </w:rPr>
        <w:t xml:space="preserve"> and </w:t>
      </w:r>
      <w:r w:rsidRPr="00D822A3">
        <w:rPr>
          <w:rStyle w:val="CodeInText0"/>
          <w:lang w:val="en-GB"/>
        </w:rPr>
        <w:t>strrchr</w:t>
      </w:r>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4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4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48" w:author="Stefan Björnander" w:date="2012-05-06T21:51:00Z">
            <w:rPr>
              <w:color w:val="0000FF"/>
            </w:rPr>
          </w:rPrChange>
        </w:rPr>
        <w:t>int</w:t>
      </w:r>
      <w:r w:rsidRPr="00D822A3">
        <w:rPr>
          <w:lang w:val="en-GB"/>
        </w:rPr>
        <w:t xml:space="preserve"> LastIndexOf(</w:t>
      </w:r>
      <w:r w:rsidRPr="00D822A3">
        <w:rPr>
          <w:color w:val="000000" w:themeColor="text1"/>
          <w:lang w:val="en-GB"/>
          <w:rPrChange w:id="849" w:author="Stefan Björnander" w:date="2012-05-06T21:51:00Z">
            <w:rPr>
              <w:color w:val="0000FF"/>
            </w:rPr>
          </w:rPrChange>
        </w:rPr>
        <w:t>char</w:t>
      </w:r>
      <w:r w:rsidRPr="00D822A3">
        <w:rPr>
          <w:lang w:val="en-GB"/>
        </w:rPr>
        <w:t xml:space="preserve"> s[], </w:t>
      </w:r>
      <w:r w:rsidRPr="00D822A3">
        <w:rPr>
          <w:color w:val="000000" w:themeColor="text1"/>
          <w:lang w:val="en-GB"/>
          <w:rPrChange w:id="85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51" w:author="Stefan Björnander" w:date="2012-05-06T21:51:00Z">
            <w:rPr>
              <w:color w:val="A31515"/>
            </w:rPr>
          </w:rPrChange>
        </w:rPr>
        <w:t>"Hello"</w:t>
      </w:r>
      <w:r w:rsidRPr="00D822A3">
        <w:rPr>
          <w:lang w:val="en-GB"/>
        </w:rPr>
        <w:t xml:space="preserve">, s2[] = </w:t>
      </w:r>
      <w:r w:rsidRPr="00D822A3">
        <w:rPr>
          <w:color w:val="000000" w:themeColor="text1"/>
          <w:lang w:val="en-GB"/>
          <w:rPrChange w:id="85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5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r w:rsidRPr="00D822A3">
        <w:rPr>
          <w:rStyle w:val="CodeInText0"/>
          <w:lang w:val="en-GB"/>
        </w:rPr>
        <w:t>sprintf</w:t>
      </w:r>
      <w:r w:rsidRPr="00D822A3">
        <w:rPr>
          <w:lang w:val="en-GB"/>
        </w:rPr>
        <w:t xml:space="preserve"> and read from a string with </w:t>
      </w:r>
      <w:r w:rsidRPr="00D822A3">
        <w:rPr>
          <w:rStyle w:val="CodeInText0"/>
          <w:lang w:val="en-GB"/>
        </w:rPr>
        <w:t>sscanf</w:t>
      </w:r>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56" w:author="Stefan Björnander" w:date="2012-05-06T21:51:00Z">
            <w:rPr>
              <w:color w:val="0000FF"/>
            </w:rPr>
          </w:rPrChange>
        </w:rPr>
        <w:t>if</w:t>
      </w:r>
      <w:r w:rsidRPr="00D822A3">
        <w:rPr>
          <w:lang w:val="en-GB"/>
        </w:rPr>
        <w:t xml:space="preserve"> (sscanf(s2, </w:t>
      </w:r>
      <w:r w:rsidRPr="00D822A3">
        <w:rPr>
          <w:color w:val="000000" w:themeColor="text1"/>
          <w:lang w:val="en-GB"/>
          <w:rPrChange w:id="85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5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59" w:name="_Toc323656736"/>
      <w:bookmarkStart w:id="860" w:name="_Toc324085474"/>
      <w:bookmarkStart w:id="861" w:name="_Toc383781126"/>
      <w:bookmarkStart w:id="862" w:name="_Toc54120093"/>
      <w:r w:rsidRPr="00D822A3">
        <w:rPr>
          <w:lang w:val="en-GB"/>
        </w:rPr>
        <w:t>Memory Management</w:t>
      </w:r>
      <w:bookmarkEnd w:id="859"/>
      <w:bookmarkEnd w:id="860"/>
      <w:bookmarkEnd w:id="861"/>
      <w:bookmarkEnd w:id="86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r w:rsidRPr="00D822A3">
        <w:rPr>
          <w:rStyle w:val="CodeInText0"/>
          <w:lang w:val="en-GB"/>
        </w:rPr>
        <w:t>memset</w:t>
      </w:r>
      <w:r w:rsidRPr="00D822A3">
        <w:rPr>
          <w:lang w:val="en-GB"/>
        </w:rPr>
        <w:t xml:space="preserve"> sets each byte of a memory block to a given value; </w:t>
      </w:r>
      <w:r w:rsidRPr="00D822A3">
        <w:rPr>
          <w:rStyle w:val="CodeInText0"/>
          <w:lang w:val="en-GB"/>
        </w:rPr>
        <w:t>memcmp</w:t>
      </w:r>
      <w:r w:rsidRPr="00D822A3">
        <w:rPr>
          <w:lang w:val="en-GB"/>
        </w:rPr>
        <w:t xml:space="preserve"> compares the memory blocks; </w:t>
      </w:r>
      <w:r w:rsidRPr="00D822A3">
        <w:rPr>
          <w:rStyle w:val="CodeInText0"/>
          <w:lang w:val="en-GB"/>
        </w:rPr>
        <w:t>memcpy</w:t>
      </w:r>
      <w:r w:rsidRPr="00D822A3">
        <w:rPr>
          <w:lang w:val="en-GB"/>
        </w:rPr>
        <w:t xml:space="preserve"> and </w:t>
      </w:r>
      <w:r w:rsidRPr="00D822A3">
        <w:rPr>
          <w:rStyle w:val="CodeInText0"/>
          <w:lang w:val="en-GB"/>
        </w:rPr>
        <w:t>memmove</w:t>
      </w:r>
      <w:r w:rsidRPr="00D822A3">
        <w:rPr>
          <w:lang w:val="en-GB"/>
        </w:rPr>
        <w:t xml:space="preserve"> copies a memory block. The difference between them is that </w:t>
      </w:r>
      <w:r w:rsidRPr="00D822A3">
        <w:rPr>
          <w:rStyle w:val="CodeInText0"/>
          <w:lang w:val="en-GB"/>
        </w:rPr>
        <w:t>memcpy</w:t>
      </w:r>
      <w:r w:rsidRPr="00D822A3">
        <w:rPr>
          <w:lang w:val="en-GB"/>
        </w:rPr>
        <w:t xml:space="preserve"> copies the bytes of the block directly when </w:t>
      </w:r>
      <w:r w:rsidRPr="00D822A3">
        <w:rPr>
          <w:rStyle w:val="CodeInText0"/>
          <w:lang w:val="en-GB"/>
        </w:rPr>
        <w:t>memmove</w:t>
      </w:r>
      <w:r w:rsidRPr="00D822A3">
        <w:rPr>
          <w:lang w:val="en-GB"/>
        </w:rPr>
        <w:t xml:space="preserve"> uses a buffer, which gives that </w:t>
      </w:r>
      <w:r w:rsidRPr="00D822A3">
        <w:rPr>
          <w:rStyle w:val="CodeInText0"/>
          <w:lang w:val="en-GB"/>
        </w:rPr>
        <w:t>memcpy</w:t>
      </w:r>
      <w:r w:rsidRPr="00D822A3">
        <w:rPr>
          <w:lang w:val="en-GB"/>
        </w:rPr>
        <w:t xml:space="preserve"> is faster and </w:t>
      </w:r>
      <w:r w:rsidRPr="00D822A3">
        <w:rPr>
          <w:rStyle w:val="CodeInText0"/>
          <w:lang w:val="en-GB"/>
        </w:rPr>
        <w:t>memmove</w:t>
      </w:r>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6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6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65" w:name="_Toc323656737"/>
      <w:bookmarkStart w:id="866" w:name="_Toc324085475"/>
      <w:bookmarkStart w:id="867" w:name="_Toc383781127"/>
      <w:bookmarkStart w:id="868" w:name="_Toc54120094"/>
      <w:r w:rsidRPr="00D822A3">
        <w:rPr>
          <w:lang w:val="en-GB"/>
        </w:rPr>
        <w:t>Mathematical Functions</w:t>
      </w:r>
      <w:bookmarkEnd w:id="865"/>
      <w:bookmarkEnd w:id="866"/>
      <w:bookmarkEnd w:id="867"/>
      <w:bookmarkEnd w:id="86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r w:rsidRPr="00D822A3">
        <w:rPr>
          <w:rStyle w:val="CodeInText0"/>
          <w:lang w:val="en-GB"/>
        </w:rPr>
        <w:t>acos</w:t>
      </w:r>
      <w:r w:rsidRPr="00D822A3">
        <w:rPr>
          <w:lang w:val="en-GB"/>
        </w:rPr>
        <w:t xml:space="preserve">, </w:t>
      </w:r>
      <w:r w:rsidRPr="00D822A3">
        <w:rPr>
          <w:rStyle w:val="CodeInText0"/>
          <w:lang w:val="en-GB"/>
        </w:rPr>
        <w:t>asin</w:t>
      </w:r>
      <w:r w:rsidRPr="00D822A3">
        <w:rPr>
          <w:lang w:val="en-GB"/>
        </w:rPr>
        <w:t xml:space="preserve">, and </w:t>
      </w:r>
      <w:r w:rsidRPr="00D822A3">
        <w:rPr>
          <w:rStyle w:val="CodeInText0"/>
          <w:lang w:val="en-GB"/>
        </w:rPr>
        <w:t>atan</w:t>
      </w:r>
      <w:r w:rsidRPr="00D822A3">
        <w:rPr>
          <w:lang w:val="en-GB"/>
        </w:rPr>
        <w:t xml:space="preserve">, and </w:t>
      </w:r>
      <w:r w:rsidRPr="00D822A3">
        <w:rPr>
          <w:rStyle w:val="CodeInText0"/>
          <w:lang w:val="en-GB"/>
        </w:rPr>
        <w:t>atan2</w:t>
      </w:r>
      <w:r w:rsidRPr="00D822A3">
        <w:rPr>
          <w:lang w:val="en-GB"/>
        </w:rPr>
        <w:t xml:space="preserve">; the hyperbolic functions </w:t>
      </w:r>
      <w:r w:rsidRPr="00D822A3">
        <w:rPr>
          <w:rStyle w:val="CodeInText0"/>
          <w:lang w:val="en-GB"/>
        </w:rPr>
        <w:t>cosh</w:t>
      </w:r>
      <w:r w:rsidRPr="00D822A3">
        <w:rPr>
          <w:lang w:val="en-GB"/>
        </w:rPr>
        <w:t xml:space="preserve">, </w:t>
      </w:r>
      <w:r w:rsidRPr="00D822A3">
        <w:rPr>
          <w:rStyle w:val="CodeInText0"/>
          <w:lang w:val="en-GB"/>
        </w:rPr>
        <w:t>sinh</w:t>
      </w:r>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r w:rsidRPr="00D822A3">
        <w:rPr>
          <w:rStyle w:val="CodeInText0"/>
          <w:lang w:val="en-GB"/>
        </w:rPr>
        <w:t>log10</w:t>
      </w:r>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r w:rsidRPr="00D822A3">
        <w:rPr>
          <w:rStyle w:val="CodeInText0"/>
          <w:lang w:val="en-GB"/>
        </w:rPr>
        <w:t>atan2</w:t>
      </w:r>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69" w:name="_Toc320485615"/>
      <w:bookmarkStart w:id="870" w:name="_Toc323656738"/>
      <w:bookmarkStart w:id="871" w:name="_Toc324085476"/>
      <w:bookmarkStart w:id="872" w:name="_Toc383781128"/>
      <w:bookmarkStart w:id="873" w:name="_Toc54120095"/>
      <w:r w:rsidRPr="00D822A3">
        <w:rPr>
          <w:lang w:val="en-GB"/>
        </w:rPr>
        <w:t>Long Jumps</w:t>
      </w:r>
      <w:bookmarkEnd w:id="869"/>
      <w:bookmarkEnd w:id="870"/>
      <w:bookmarkEnd w:id="871"/>
      <w:bookmarkEnd w:id="872"/>
      <w:bookmarkEnd w:id="873"/>
    </w:p>
    <w:p w14:paraId="2F4CF170" w14:textId="77777777" w:rsidR="00E80032" w:rsidRPr="00D822A3" w:rsidRDefault="00E80032" w:rsidP="00E80032">
      <w:pPr>
        <w:rPr>
          <w:lang w:val="en-GB" w:eastAsia="sv-SE"/>
        </w:rPr>
      </w:pPr>
      <w:r w:rsidRPr="00D822A3">
        <w:rPr>
          <w:lang w:val="en-GB" w:eastAsia="sv-SE"/>
        </w:rPr>
        <w:t xml:space="preserve">Regular jumps with </w:t>
      </w:r>
      <w:r w:rsidRPr="00D822A3">
        <w:rPr>
          <w:rStyle w:val="CodeInText0"/>
          <w:lang w:val="en-GB"/>
        </w:rPr>
        <w:t>goto</w:t>
      </w:r>
      <w:r w:rsidRPr="00D822A3">
        <w:rPr>
          <w:lang w:val="en-GB" w:eastAsia="sv-SE"/>
        </w:rPr>
        <w:t xml:space="preserve"> can only occur in the same function body; long jumps with the standard function </w:t>
      </w:r>
      <w:r w:rsidRPr="00D822A3">
        <w:rPr>
          <w:rStyle w:val="CodeInText0"/>
          <w:lang w:val="en-GB"/>
        </w:rPr>
        <w:t>setjmp</w:t>
      </w:r>
      <w:r w:rsidRPr="00D822A3">
        <w:rPr>
          <w:lang w:val="en-GB" w:eastAsia="sv-SE"/>
        </w:rPr>
        <w:t xml:space="preserve"> and </w:t>
      </w:r>
      <w:r w:rsidRPr="00D822A3">
        <w:rPr>
          <w:rStyle w:val="CodeInText0"/>
          <w:lang w:val="en-GB"/>
        </w:rPr>
        <w:t>longjump</w:t>
      </w:r>
      <w:r w:rsidRPr="00D822A3">
        <w:rPr>
          <w:lang w:val="en-GB" w:eastAsia="sv-SE"/>
        </w:rPr>
        <w:t xml:space="preserve"> can, on the other hand, occur throw call sequences; </w:t>
      </w:r>
      <w:r w:rsidRPr="00D822A3">
        <w:rPr>
          <w:rStyle w:val="CodeInText0"/>
          <w:lang w:val="en-GB"/>
        </w:rPr>
        <w:t>setjmp</w:t>
      </w:r>
      <w:r w:rsidRPr="00D822A3">
        <w:rPr>
          <w:lang w:val="en-GB" w:eastAsia="sv-SE"/>
        </w:rPr>
        <w:t xml:space="preserve"> saves the state of the program execution and </w:t>
      </w:r>
      <w:r w:rsidRPr="00D822A3">
        <w:rPr>
          <w:rStyle w:val="CodeInText0"/>
          <w:lang w:val="en-GB"/>
        </w:rPr>
        <w:t>longjmp</w:t>
      </w:r>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r w:rsidRPr="00D822A3">
        <w:rPr>
          <w:rStyle w:val="CodeInText0"/>
          <w:lang w:val="en-GB"/>
        </w:rPr>
        <w:t>setjump</w:t>
      </w:r>
      <w:r w:rsidRPr="00D822A3">
        <w:rPr>
          <w:lang w:val="en-GB" w:eastAsia="sv-SE"/>
        </w:rPr>
        <w:t xml:space="preserve"> returns zero when the jump is set and a non-zero value when a long jump occurs</w:t>
      </w:r>
      <w:r w:rsidRPr="00D822A3">
        <w:rPr>
          <w:rStyle w:val="Fotnotsreferens"/>
          <w:lang w:val="en-GB"/>
        </w:rPr>
        <w:footnoteReference w:id="27"/>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74" w:name="_Toc323656739"/>
      <w:bookmarkStart w:id="875" w:name="_Toc324085477"/>
      <w:bookmarkStart w:id="876" w:name="_Toc383781129"/>
      <w:bookmarkStart w:id="877" w:name="_Toc54120096"/>
      <w:r w:rsidRPr="00D822A3">
        <w:rPr>
          <w:lang w:val="en-GB"/>
        </w:rPr>
        <w:t>Time</w:t>
      </w:r>
      <w:bookmarkEnd w:id="874"/>
      <w:bookmarkEnd w:id="875"/>
      <w:bookmarkEnd w:id="876"/>
      <w:bookmarkEnd w:id="877"/>
    </w:p>
    <w:p w14:paraId="3ADE0528" w14:textId="743DEB39"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r w:rsidRPr="00D822A3">
        <w:rPr>
          <w:rStyle w:val="CodeInText0"/>
          <w:lang w:val="en-GB"/>
        </w:rPr>
        <w:t>localtime</w:t>
      </w:r>
      <w:r w:rsidRPr="00D822A3">
        <w:rPr>
          <w:lang w:val="en-GB"/>
        </w:rPr>
        <w:t xml:space="preserve"> function. If we call instead call </w:t>
      </w:r>
      <w:r w:rsidRPr="00D822A3">
        <w:rPr>
          <w:rStyle w:val="CodeInText0"/>
          <w:lang w:val="en-GB"/>
        </w:rPr>
        <w:t>gmtime</w:t>
      </w:r>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r w:rsidRPr="00D822A3">
        <w:rPr>
          <w:rStyle w:val="CodeInText0"/>
          <w:lang w:val="en-GB"/>
        </w:rPr>
        <w:t>tm_year</w:t>
      </w:r>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78" w:author="Stefan Björnander" w:date="2012-05-06T21:51:00Z">
            <w:rPr>
              <w:color w:val="A31515"/>
            </w:rPr>
          </w:rPrChange>
        </w:rPr>
        <w:t>"Feb"</w:t>
      </w:r>
      <w:r w:rsidRPr="00D822A3">
        <w:rPr>
          <w:lang w:val="en-GB"/>
        </w:rPr>
        <w:t xml:space="preserve">, </w:t>
      </w:r>
      <w:r w:rsidRPr="00D822A3">
        <w:rPr>
          <w:color w:val="000000" w:themeColor="text1"/>
          <w:lang w:val="en-GB"/>
          <w:rPrChange w:id="879" w:author="Stefan Björnander" w:date="2012-05-06T21:51:00Z">
            <w:rPr>
              <w:color w:val="A31515"/>
            </w:rPr>
          </w:rPrChange>
        </w:rPr>
        <w:t>"Mar"</w:t>
      </w:r>
      <w:r w:rsidRPr="00D822A3">
        <w:rPr>
          <w:lang w:val="en-GB"/>
        </w:rPr>
        <w:t xml:space="preserve">, </w:t>
      </w:r>
      <w:r w:rsidRPr="00D822A3">
        <w:rPr>
          <w:color w:val="000000" w:themeColor="text1"/>
          <w:lang w:val="en-GB"/>
          <w:rPrChange w:id="88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81" w:author="Stefan Björnander" w:date="2012-05-06T21:51:00Z">
            <w:rPr>
              <w:color w:val="A31515"/>
            </w:rPr>
          </w:rPrChange>
        </w:rPr>
        <w:t>"Jun"</w:t>
      </w:r>
      <w:r w:rsidRPr="00D822A3">
        <w:rPr>
          <w:lang w:val="en-GB"/>
        </w:rPr>
        <w:t xml:space="preserve">, </w:t>
      </w:r>
      <w:r w:rsidRPr="00D822A3">
        <w:rPr>
          <w:color w:val="000000" w:themeColor="text1"/>
          <w:lang w:val="en-GB"/>
          <w:rPrChange w:id="882" w:author="Stefan Björnander" w:date="2012-05-06T21:51:00Z">
            <w:rPr>
              <w:color w:val="A31515"/>
            </w:rPr>
          </w:rPrChange>
        </w:rPr>
        <w:t>"Jul"</w:t>
      </w:r>
      <w:r w:rsidRPr="00D822A3">
        <w:rPr>
          <w:lang w:val="en-GB"/>
        </w:rPr>
        <w:t xml:space="preserve">, </w:t>
      </w:r>
      <w:r w:rsidRPr="00D822A3">
        <w:rPr>
          <w:color w:val="000000" w:themeColor="text1"/>
          <w:lang w:val="en-GB"/>
          <w:rPrChange w:id="88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84" w:author="Stefan Björnander" w:date="2012-05-06T21:51:00Z">
            <w:rPr>
              <w:color w:val="A31515"/>
            </w:rPr>
          </w:rPrChange>
        </w:rPr>
        <w:t>"Oct"</w:t>
      </w:r>
      <w:r w:rsidRPr="00D822A3">
        <w:rPr>
          <w:lang w:val="en-GB"/>
        </w:rPr>
        <w:t xml:space="preserve">, </w:t>
      </w:r>
      <w:r w:rsidRPr="00D822A3">
        <w:rPr>
          <w:color w:val="000000" w:themeColor="text1"/>
          <w:lang w:val="en-GB"/>
          <w:rPrChange w:id="885" w:author="Stefan Björnander" w:date="2012-05-06T21:51:00Z">
            <w:rPr>
              <w:color w:val="A31515"/>
            </w:rPr>
          </w:rPrChange>
        </w:rPr>
        <w:t>"Nov"</w:t>
      </w:r>
      <w:r w:rsidRPr="00D822A3">
        <w:rPr>
          <w:lang w:val="en-GB"/>
        </w:rPr>
        <w:t>,</w:t>
      </w:r>
      <w:r w:rsidRPr="00D822A3">
        <w:rPr>
          <w:color w:val="000000" w:themeColor="text1"/>
          <w:lang w:val="en-GB"/>
          <w:rPrChange w:id="88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87" w:author="Stefan Björnander" w:date="2012-05-06T21:51:00Z">
            <w:rPr>
              <w:color w:val="A31515"/>
            </w:rPr>
          </w:rPrChange>
        </w:rPr>
        <w:t>"Mon"</w:t>
      </w:r>
      <w:r w:rsidRPr="00D822A3">
        <w:rPr>
          <w:lang w:val="en-GB"/>
        </w:rPr>
        <w:t xml:space="preserve">, </w:t>
      </w:r>
      <w:r w:rsidRPr="00D822A3">
        <w:rPr>
          <w:color w:val="000000" w:themeColor="text1"/>
          <w:lang w:val="en-GB"/>
          <w:rPrChange w:id="888" w:author="Stefan Björnander" w:date="2012-05-06T21:51:00Z">
            <w:rPr>
              <w:color w:val="A31515"/>
            </w:rPr>
          </w:rPrChange>
        </w:rPr>
        <w:t>"Tue"</w:t>
      </w:r>
      <w:r w:rsidRPr="00D822A3">
        <w:rPr>
          <w:lang w:val="en-GB"/>
        </w:rPr>
        <w:t xml:space="preserve">, </w:t>
      </w:r>
      <w:r w:rsidRPr="00D822A3">
        <w:rPr>
          <w:color w:val="000000" w:themeColor="text1"/>
          <w:lang w:val="en-GB"/>
          <w:rPrChange w:id="88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90" w:author="Stefan Björnander" w:date="2012-05-06T21:51:00Z">
            <w:rPr>
              <w:color w:val="A31515"/>
            </w:rPr>
          </w:rPrChange>
        </w:rPr>
        <w:t>"Fri"</w:t>
      </w:r>
      <w:r w:rsidRPr="00D822A3">
        <w:rPr>
          <w:lang w:val="en-GB"/>
        </w:rPr>
        <w:t xml:space="preserve">, </w:t>
      </w:r>
      <w:r w:rsidRPr="00D822A3">
        <w:rPr>
          <w:color w:val="000000" w:themeColor="text1"/>
          <w:lang w:val="en-GB"/>
          <w:rPrChange w:id="89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9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9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9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95" w:name="_Toc323656740"/>
      <w:bookmarkStart w:id="896" w:name="_Toc324085478"/>
      <w:bookmarkStart w:id="897" w:name="_Toc383781130"/>
      <w:bookmarkStart w:id="898" w:name="_Toc54120097"/>
      <w:r w:rsidRPr="00D822A3">
        <w:rPr>
          <w:lang w:val="en-GB"/>
        </w:rPr>
        <w:t>Random Numbers</w:t>
      </w:r>
      <w:bookmarkEnd w:id="895"/>
      <w:bookmarkEnd w:id="896"/>
      <w:bookmarkEnd w:id="897"/>
      <w:bookmarkEnd w:id="898"/>
    </w:p>
    <w:p w14:paraId="113C753A" w14:textId="0675EE8F"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r w:rsidRPr="00D822A3">
        <w:rPr>
          <w:rStyle w:val="CodeInText0"/>
          <w:lang w:val="en-GB"/>
        </w:rPr>
        <w:t>srand</w:t>
      </w:r>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r w:rsidRPr="00D822A3">
          <w:rPr>
            <w:rStyle w:val="CodeInText0"/>
            <w:lang w:val="en-GB"/>
          </w:rPr>
          <w:t>RAND_MAX</w:t>
        </w:r>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9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90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90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902" w:name="_Toc323656741"/>
      <w:bookmarkStart w:id="903" w:name="_Toc324085479"/>
      <w:bookmarkStart w:id="904" w:name="_Toc383781131"/>
      <w:bookmarkStart w:id="905" w:name="_Toc54120098"/>
      <w:r w:rsidRPr="00D822A3">
        <w:rPr>
          <w:lang w:val="en-GB"/>
        </w:rPr>
        <w:t>Limits of Integral and Floating Types</w:t>
      </w:r>
      <w:bookmarkEnd w:id="902"/>
      <w:bookmarkEnd w:id="903"/>
      <w:bookmarkEnd w:id="904"/>
      <w:bookmarkEnd w:id="90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906" w:name="_Toc323656742"/>
      <w:bookmarkStart w:id="907" w:name="_Toc324085480"/>
      <w:bookmarkStart w:id="908" w:name="_Toc383781132"/>
      <w:bookmarkStart w:id="909" w:name="_Toc54120099"/>
      <w:r w:rsidRPr="00D822A3">
        <w:rPr>
          <w:lang w:val="en-GB"/>
        </w:rPr>
        <w:t>Character Functions</w:t>
      </w:r>
      <w:bookmarkEnd w:id="906"/>
      <w:bookmarkEnd w:id="907"/>
      <w:bookmarkEnd w:id="908"/>
      <w:bookmarkEnd w:id="90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1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r w:rsidRPr="00D822A3">
              <w:rPr>
                <w:b/>
                <w:sz w:val="21"/>
                <w:szCs w:val="21"/>
                <w:lang w:val="en-GB"/>
              </w:rPr>
              <w:t>isalpha</w:t>
            </w:r>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r w:rsidRPr="00D822A3">
              <w:rPr>
                <w:b/>
                <w:sz w:val="21"/>
                <w:szCs w:val="21"/>
                <w:lang w:val="en-GB"/>
              </w:rPr>
              <w:t>islower</w:t>
            </w:r>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r w:rsidRPr="00D822A3">
              <w:rPr>
                <w:b/>
                <w:sz w:val="21"/>
                <w:szCs w:val="21"/>
                <w:lang w:val="en-GB"/>
              </w:rPr>
              <w:t>isupper</w:t>
            </w:r>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r w:rsidRPr="00D822A3">
              <w:rPr>
                <w:b/>
                <w:sz w:val="21"/>
                <w:szCs w:val="21"/>
                <w:lang w:val="en-GB"/>
              </w:rPr>
              <w:t>isdigit</w:t>
            </w:r>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r w:rsidRPr="00D822A3">
              <w:rPr>
                <w:b/>
                <w:sz w:val="21"/>
                <w:szCs w:val="21"/>
                <w:lang w:val="en-GB"/>
              </w:rPr>
              <w:t>Isxdigit</w:t>
            </w:r>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11"/>
            <w:commentRangeStart w:id="912"/>
            <w:r w:rsidRPr="00D822A3">
              <w:rPr>
                <w:b/>
                <w:sz w:val="21"/>
                <w:szCs w:val="21"/>
                <w:lang w:val="en-GB"/>
              </w:rPr>
              <w:t>Isalnum</w:t>
            </w:r>
            <w:commentRangeEnd w:id="911"/>
            <w:r w:rsidR="00166455" w:rsidRPr="00D822A3">
              <w:rPr>
                <w:rStyle w:val="Kommentarsreferens"/>
                <w:rFonts w:eastAsia="Times New Roman" w:cs="Times New Roman"/>
                <w:lang w:val="en-GB"/>
              </w:rPr>
              <w:commentReference w:id="911"/>
            </w:r>
            <w:commentRangeEnd w:id="912"/>
            <w:r w:rsidR="00166455" w:rsidRPr="00D822A3">
              <w:rPr>
                <w:rStyle w:val="Kommentarsreferens"/>
                <w:rFonts w:eastAsia="Times New Roman" w:cs="Times New Roman"/>
                <w:lang w:val="en-GB"/>
              </w:rPr>
              <w:commentReference w:id="91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r w:rsidRPr="00D822A3">
              <w:rPr>
                <w:b/>
                <w:sz w:val="21"/>
                <w:szCs w:val="21"/>
                <w:lang w:val="en-GB"/>
              </w:rPr>
              <w:t>Isspace</w:t>
            </w:r>
          </w:p>
        </w:tc>
        <w:tc>
          <w:tcPr>
            <w:tcW w:w="7904" w:type="dxa"/>
          </w:tcPr>
          <w:p w14:paraId="7A1BA1D2" w14:textId="77777777" w:rsidR="00E80032" w:rsidRPr="00D822A3" w:rsidRDefault="00E80032" w:rsidP="000803FF">
            <w:pPr>
              <w:rPr>
                <w:lang w:val="en-GB"/>
              </w:rPr>
            </w:pPr>
            <w:r w:rsidRPr="00D822A3">
              <w:rPr>
                <w:lang w:val="en-GB"/>
              </w:rPr>
              <w:t>White-space character: space (0x20), horizontal tab (0x09), vertical tab (0x0B), new-line (0x0A), form-feed (0x0D), or carriage return (0x0C).</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r w:rsidRPr="00D822A3">
              <w:rPr>
                <w:b/>
                <w:sz w:val="21"/>
                <w:szCs w:val="21"/>
                <w:lang w:val="en-GB"/>
              </w:rPr>
              <w:t>Iscntrl</w:t>
            </w:r>
          </w:p>
        </w:tc>
        <w:tc>
          <w:tcPr>
            <w:tcW w:w="7904" w:type="dxa"/>
          </w:tcPr>
          <w:p w14:paraId="1E4A5FAF" w14:textId="77777777" w:rsidR="00E80032" w:rsidRPr="00D822A3" w:rsidRDefault="00E80032" w:rsidP="000803FF">
            <w:pPr>
              <w:rPr>
                <w:lang w:val="en-GB"/>
              </w:rPr>
            </w:pPr>
            <w:r w:rsidRPr="00D822A3">
              <w:rPr>
                <w:lang w:val="en-GB"/>
              </w:rPr>
              <w:t>Control character: characters with ASCII codes 0x00 to 0x0F, inclusive, and delete (0x1F).</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r w:rsidRPr="00D822A3">
              <w:rPr>
                <w:b/>
                <w:sz w:val="21"/>
                <w:szCs w:val="21"/>
                <w:lang w:val="en-GB"/>
              </w:rPr>
              <w:lastRenderedPageBreak/>
              <w:t>Isprint</w:t>
            </w:r>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r w:rsidRPr="00D822A3">
              <w:rPr>
                <w:b/>
                <w:sz w:val="21"/>
                <w:szCs w:val="21"/>
                <w:lang w:val="en-GB"/>
              </w:rPr>
              <w:t>Isgraph</w:t>
            </w:r>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r w:rsidRPr="00D822A3">
              <w:rPr>
                <w:b/>
                <w:sz w:val="21"/>
                <w:szCs w:val="21"/>
                <w:lang w:val="en-GB"/>
              </w:rPr>
              <w:t>ispunct</w:t>
            </w:r>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tolower</w:t>
      </w:r>
      <w:r w:rsidRPr="00D822A3">
        <w:rPr>
          <w:lang w:val="en-GB"/>
        </w:rPr>
        <w:t xml:space="preserve"> and </w:t>
      </w:r>
      <w:r w:rsidRPr="00D822A3">
        <w:rPr>
          <w:rStyle w:val="CodeInText0"/>
          <w:lang w:val="en-GB"/>
        </w:rPr>
        <w:t>toupper</w:t>
      </w:r>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13" w:name="_Toc323656743"/>
      <w:bookmarkStart w:id="914" w:name="_Toc324085481"/>
      <w:bookmarkStart w:id="915" w:name="_Toc383781133"/>
      <w:bookmarkStart w:id="916" w:name="_Toc54120100"/>
      <w:r w:rsidRPr="00D822A3">
        <w:rPr>
          <w:lang w:val="en-GB"/>
        </w:rPr>
        <w:t>Further Reading</w:t>
      </w:r>
      <w:bookmarkEnd w:id="800"/>
      <w:bookmarkEnd w:id="913"/>
      <w:bookmarkEnd w:id="914"/>
      <w:bookmarkEnd w:id="915"/>
      <w:bookmarkEnd w:id="91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D01BEE8"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r w:rsidRPr="00D822A3">
          <w:rPr>
            <w:lang w:val="en-GB"/>
          </w:rPr>
          <w:t>Deitel</w:t>
        </w:r>
      </w:hyperlink>
      <w:r w:rsidRPr="00D822A3">
        <w:rPr>
          <w:lang w:val="en-GB"/>
        </w:rPr>
        <w:t xml:space="preserve"> (6th Edition, Prentice Hall, 2009), which which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(3th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17" w:name="_Toc54120101"/>
      <w:r w:rsidRPr="00D822A3">
        <w:rPr>
          <w:lang w:val="en-GB"/>
        </w:rPr>
        <w:lastRenderedPageBreak/>
        <w:t>Foreword</w:t>
      </w:r>
      <w:bookmarkEnd w:id="91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xml:space="preserve">; that is, the least meaningful parts of the source code. For instance, the characters ‘i' and ‘f’ is put together into the keyword </w:t>
      </w:r>
      <w:r w:rsidRPr="00D822A3">
        <w:rPr>
          <w:b/>
          <w:lang w:val="en-GB"/>
        </w:rPr>
        <w:t>if</w:t>
      </w:r>
      <w:r w:rsidRPr="00D822A3">
        <w:rPr>
          <w:lang w:val="en-GB"/>
        </w:rPr>
        <w:t xml:space="preserve">, and the characters ‘!’ and ‘=’ is put together into the operator </w:t>
      </w:r>
      <w:r w:rsidRPr="00D822A3">
        <w:rPr>
          <w:b/>
          <w:lang w:val="en-GB"/>
        </w:rPr>
        <w:t>not_equal</w:t>
      </w:r>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x86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When the target code has been generated, the registers need to be allocated. We use a graph coloring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The Preprocessor</w:t>
      </w:r>
    </w:p>
    <w:p w14:paraId="7B492FE5" w14:textId="77777777" w:rsidR="00F03D06" w:rsidRPr="00D822A3" w:rsidRDefault="00F03D06" w:rsidP="00F03D06">
      <w:pPr>
        <w:rPr>
          <w:lang w:val="en-GB"/>
        </w:rPr>
      </w:pPr>
      <w:r w:rsidRPr="00D822A3">
        <w:rPr>
          <w:lang w:val="en-GB"/>
        </w:rPr>
        <w:t>The C programming language comes with a preprocessor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preprocessor,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JLex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Alfred V. Aho, Lam, Monica S. Lam, Ravi Sethi,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Keith Cooper, Linda Torczon.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Charles N. Fischer, Ron K. Cytron,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Steven S. Muchnick.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 Introduction. Introduces the compiler phases described in the following chapters by demonstrating a compiler for a small toy language generating MIPS-code executable in the SPIM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56F84" w:rsidRDefault="00356F84" w:rsidP="005F7461">
                              <w:pPr>
                                <w:spacing w:before="60" w:after="0"/>
                                <w:jc w:val="center"/>
                                <w:rPr>
                                  <w:lang w:val="sv-SE"/>
                                </w:rPr>
                              </w:pPr>
                              <w:r>
                                <w:rPr>
                                  <w:lang w:val="sv-SE"/>
                                </w:rPr>
                                <w:t>Preprocessor</w:t>
                              </w:r>
                            </w:p>
                            <w:p w14:paraId="04F32221" w14:textId="77777777" w:rsidR="00356F84" w:rsidRPr="00C7380D" w:rsidRDefault="00356F84"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56F84" w:rsidRPr="008541FD" w:rsidRDefault="00356F84" w:rsidP="005F7461">
                              <w:pPr>
                                <w:spacing w:before="60" w:after="0"/>
                                <w:jc w:val="center"/>
                              </w:pPr>
                              <w:r w:rsidRPr="008541FD">
                                <w:t>Source</w:t>
                              </w:r>
                              <w:r>
                                <w:t xml:space="preserve"> </w:t>
                              </w:r>
                              <w:r w:rsidRPr="008541FD">
                                <w:t>Code</w:t>
                              </w:r>
                            </w:p>
                            <w:p w14:paraId="4FCEAC5C" w14:textId="77777777" w:rsidR="00356F84" w:rsidRDefault="00356F84"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56F84" w:rsidRDefault="00356F84"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56F84" w:rsidRDefault="00356F84" w:rsidP="005F7461">
                              <w:pPr>
                                <w:pStyle w:val="Normalwebb"/>
                                <w:spacing w:before="60" w:line="256" w:lineRule="auto"/>
                                <w:jc w:val="center"/>
                              </w:pPr>
                              <w:r>
                                <w:rPr>
                                  <w:rFonts w:eastAsia="Calibri"/>
                                  <w:sz w:val="22"/>
                                  <w:szCs w:val="22"/>
                                  <w:lang w:val="en-US"/>
                                </w:rPr>
                                <w:t>Processed Code</w:t>
                              </w:r>
                            </w:p>
                            <w:p w14:paraId="14142DBC" w14:textId="77777777" w:rsidR="00356F84" w:rsidRDefault="00356F84"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56F84" w:rsidRDefault="00356F84"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56F84" w:rsidRDefault="00356F84" w:rsidP="005F7461">
                              <w:pPr>
                                <w:pStyle w:val="Normalwebb"/>
                                <w:spacing w:before="60" w:line="254" w:lineRule="auto"/>
                                <w:jc w:val="center"/>
                              </w:pPr>
                              <w:r>
                                <w:rPr>
                                  <w:rFonts w:eastAsia="Calibri"/>
                                  <w:sz w:val="22"/>
                                  <w:szCs w:val="22"/>
                                  <w:lang w:val="en-US"/>
                                </w:rPr>
                                <w:t>Syntax Tree</w:t>
                              </w:r>
                            </w:p>
                            <w:p w14:paraId="070DB26E" w14:textId="77777777" w:rsidR="00356F84" w:rsidRDefault="00356F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56F84" w:rsidRDefault="00356F84"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56F84" w:rsidRDefault="00356F84" w:rsidP="005F7461">
                              <w:pPr>
                                <w:pStyle w:val="Normalwebb"/>
                                <w:spacing w:before="60" w:line="252" w:lineRule="auto"/>
                                <w:jc w:val="center"/>
                              </w:pPr>
                              <w:r>
                                <w:rPr>
                                  <w:rFonts w:eastAsia="Calibri"/>
                                  <w:sz w:val="22"/>
                                  <w:szCs w:val="22"/>
                                  <w:lang w:val="en-US"/>
                                </w:rPr>
                                <w:t>Optimized Syntax Tree</w:t>
                              </w:r>
                            </w:p>
                            <w:p w14:paraId="3315953C" w14:textId="77777777" w:rsidR="00356F84" w:rsidRDefault="00356F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56F84" w:rsidRDefault="00356F84"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56F84" w:rsidRDefault="00356F84" w:rsidP="005F7461">
                              <w:pPr>
                                <w:pStyle w:val="Normalwebb"/>
                                <w:spacing w:before="60" w:line="252" w:lineRule="auto"/>
                                <w:jc w:val="center"/>
                              </w:pPr>
                              <w:r>
                                <w:rPr>
                                  <w:rFonts w:eastAsia="Calibri"/>
                                  <w:sz w:val="22"/>
                                  <w:szCs w:val="22"/>
                                  <w:lang w:val="en-US"/>
                                </w:rPr>
                                <w:t>Middle Code List</w:t>
                              </w:r>
                            </w:p>
                            <w:p w14:paraId="321C1BE9" w14:textId="77777777" w:rsidR="00356F84" w:rsidRDefault="00356F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56F84" w:rsidRDefault="00356F84" w:rsidP="005F7461">
                              <w:pPr>
                                <w:pStyle w:val="Normalwebb"/>
                                <w:spacing w:before="60" w:line="252" w:lineRule="auto"/>
                                <w:jc w:val="center"/>
                              </w:pPr>
                              <w:r>
                                <w:rPr>
                                  <w:rFonts w:eastAsia="Calibri"/>
                                  <w:sz w:val="22"/>
                                  <w:szCs w:val="22"/>
                                  <w:lang w:val="en-US"/>
                                </w:rPr>
                                <w:t>Optimized Middle Code List</w:t>
                              </w:r>
                            </w:p>
                            <w:p w14:paraId="4CF9CB98" w14:textId="77777777" w:rsidR="00356F84" w:rsidRDefault="00356F84"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56F84" w:rsidRDefault="00356F84"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56F84" w:rsidRDefault="00356F84"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56F84" w:rsidRDefault="00356F84" w:rsidP="005F7461">
                        <w:pPr>
                          <w:spacing w:before="60" w:after="0"/>
                          <w:jc w:val="center"/>
                          <w:rPr>
                            <w:lang w:val="sv-SE"/>
                          </w:rPr>
                        </w:pPr>
                        <w:r>
                          <w:rPr>
                            <w:lang w:val="sv-SE"/>
                          </w:rPr>
                          <w:t>Preprocessor</w:t>
                        </w:r>
                      </w:p>
                      <w:p w14:paraId="04F32221" w14:textId="77777777" w:rsidR="00356F84" w:rsidRPr="00C7380D" w:rsidRDefault="00356F84"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56F84" w:rsidRPr="008541FD" w:rsidRDefault="00356F84" w:rsidP="005F7461">
                        <w:pPr>
                          <w:spacing w:before="60" w:after="0"/>
                          <w:jc w:val="center"/>
                        </w:pPr>
                        <w:r w:rsidRPr="008541FD">
                          <w:t>Source</w:t>
                        </w:r>
                        <w:r>
                          <w:t xml:space="preserve"> </w:t>
                        </w:r>
                        <w:r w:rsidRPr="008541FD">
                          <w:t>Code</w:t>
                        </w:r>
                      </w:p>
                      <w:p w14:paraId="4FCEAC5C" w14:textId="77777777" w:rsidR="00356F84" w:rsidRDefault="00356F84"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56F84" w:rsidRDefault="00356F84"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56F84" w:rsidRDefault="00356F84" w:rsidP="005F7461">
                        <w:pPr>
                          <w:pStyle w:val="Normalwebb"/>
                          <w:spacing w:before="60" w:line="256" w:lineRule="auto"/>
                          <w:jc w:val="center"/>
                        </w:pPr>
                        <w:r>
                          <w:rPr>
                            <w:rFonts w:eastAsia="Calibri"/>
                            <w:sz w:val="22"/>
                            <w:szCs w:val="22"/>
                            <w:lang w:val="en-US"/>
                          </w:rPr>
                          <w:t>Processed Code</w:t>
                        </w:r>
                      </w:p>
                      <w:p w14:paraId="14142DBC" w14:textId="77777777" w:rsidR="00356F84" w:rsidRDefault="00356F84"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56F84" w:rsidRDefault="00356F84"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56F84" w:rsidRDefault="00356F84" w:rsidP="005F7461">
                        <w:pPr>
                          <w:pStyle w:val="Normalwebb"/>
                          <w:spacing w:before="60" w:line="254" w:lineRule="auto"/>
                          <w:jc w:val="center"/>
                        </w:pPr>
                        <w:r>
                          <w:rPr>
                            <w:rFonts w:eastAsia="Calibri"/>
                            <w:sz w:val="22"/>
                            <w:szCs w:val="22"/>
                            <w:lang w:val="en-US"/>
                          </w:rPr>
                          <w:t>Syntax Tree</w:t>
                        </w:r>
                      </w:p>
                      <w:p w14:paraId="070DB26E" w14:textId="77777777" w:rsidR="00356F84" w:rsidRDefault="00356F84"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56F84" w:rsidRDefault="00356F84"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56F84" w:rsidRDefault="00356F84" w:rsidP="005F7461">
                        <w:pPr>
                          <w:pStyle w:val="Normalwebb"/>
                          <w:spacing w:before="60" w:line="252" w:lineRule="auto"/>
                          <w:jc w:val="center"/>
                        </w:pPr>
                        <w:r>
                          <w:rPr>
                            <w:rFonts w:eastAsia="Calibri"/>
                            <w:sz w:val="22"/>
                            <w:szCs w:val="22"/>
                            <w:lang w:val="en-US"/>
                          </w:rPr>
                          <w:t>Optimized Syntax Tree</w:t>
                        </w:r>
                      </w:p>
                      <w:p w14:paraId="3315953C" w14:textId="77777777" w:rsidR="00356F84" w:rsidRDefault="00356F84"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56F84" w:rsidRDefault="00356F84"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56F84" w:rsidRDefault="00356F84" w:rsidP="005F7461">
                        <w:pPr>
                          <w:pStyle w:val="Normalwebb"/>
                          <w:spacing w:before="60" w:line="252" w:lineRule="auto"/>
                          <w:jc w:val="center"/>
                        </w:pPr>
                        <w:r>
                          <w:rPr>
                            <w:rFonts w:eastAsia="Calibri"/>
                            <w:sz w:val="22"/>
                            <w:szCs w:val="22"/>
                            <w:lang w:val="en-US"/>
                          </w:rPr>
                          <w:t>Middle Code List</w:t>
                        </w:r>
                      </w:p>
                      <w:p w14:paraId="321C1BE9" w14:textId="77777777" w:rsidR="00356F84" w:rsidRDefault="00356F84"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56F84" w:rsidRDefault="00356F84" w:rsidP="005F7461">
                        <w:pPr>
                          <w:pStyle w:val="Normalwebb"/>
                          <w:spacing w:before="60" w:line="252" w:lineRule="auto"/>
                          <w:jc w:val="center"/>
                        </w:pPr>
                        <w:r>
                          <w:rPr>
                            <w:rFonts w:eastAsia="Calibri"/>
                            <w:sz w:val="22"/>
                            <w:szCs w:val="22"/>
                            <w:lang w:val="en-US"/>
                          </w:rPr>
                          <w:t>Optimized Middle Code List</w:t>
                        </w:r>
                      </w:p>
                      <w:p w14:paraId="4CF9CB98" w14:textId="77777777" w:rsidR="00356F84" w:rsidRDefault="00356F84"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56F84" w:rsidRDefault="00356F84"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56F84" w:rsidRDefault="00356F84"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56F84" w:rsidRDefault="00356F84" w:rsidP="006F14D0">
                              <w:pPr>
                                <w:spacing w:before="60" w:after="0"/>
                                <w:jc w:val="center"/>
                                <w:rPr>
                                  <w:lang w:val="sv-SE"/>
                                </w:rPr>
                              </w:pPr>
                              <w:r>
                                <w:rPr>
                                  <w:lang w:val="sv-SE"/>
                                </w:rPr>
                                <w:t>Preprocessor</w:t>
                              </w:r>
                            </w:p>
                            <w:p w14:paraId="2CD90E0F" w14:textId="77777777" w:rsidR="00356F84" w:rsidRPr="00C7380D" w:rsidRDefault="00356F84"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56F84" w:rsidRPr="008541FD" w:rsidRDefault="00356F84" w:rsidP="006F14D0">
                              <w:pPr>
                                <w:spacing w:before="60" w:after="0"/>
                                <w:jc w:val="center"/>
                              </w:pPr>
                              <w:r w:rsidRPr="008541FD">
                                <w:t>Source</w:t>
                              </w:r>
                              <w:r>
                                <w:t xml:space="preserve"> </w:t>
                              </w:r>
                              <w:r w:rsidRPr="008541FD">
                                <w:t>Code</w:t>
                              </w:r>
                            </w:p>
                            <w:p w14:paraId="1314F231" w14:textId="77777777" w:rsidR="00356F84" w:rsidRDefault="00356F84"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56F84" w:rsidRDefault="00356F84"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56F84" w:rsidRDefault="00356F84" w:rsidP="006F14D0">
                              <w:pPr>
                                <w:pStyle w:val="Normalwebb"/>
                                <w:spacing w:before="60" w:line="256" w:lineRule="auto"/>
                                <w:jc w:val="center"/>
                              </w:pPr>
                              <w:r>
                                <w:rPr>
                                  <w:rFonts w:eastAsia="Calibri"/>
                                  <w:sz w:val="22"/>
                                  <w:szCs w:val="22"/>
                                  <w:lang w:val="en-US"/>
                                </w:rPr>
                                <w:t>Processed Code</w:t>
                              </w:r>
                            </w:p>
                            <w:p w14:paraId="705B7689" w14:textId="77777777" w:rsidR="00356F84" w:rsidRDefault="00356F84"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56F84" w:rsidRDefault="00356F84"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56F84" w:rsidRDefault="00356F84" w:rsidP="006F14D0">
                              <w:pPr>
                                <w:pStyle w:val="Normalwebb"/>
                                <w:spacing w:before="60" w:line="254" w:lineRule="auto"/>
                                <w:jc w:val="center"/>
                              </w:pPr>
                              <w:r>
                                <w:rPr>
                                  <w:rFonts w:eastAsia="Calibri"/>
                                  <w:sz w:val="22"/>
                                  <w:szCs w:val="22"/>
                                  <w:lang w:val="en-US"/>
                                </w:rPr>
                                <w:t>Syntax Tree</w:t>
                              </w:r>
                            </w:p>
                            <w:p w14:paraId="20988EE2" w14:textId="77777777" w:rsidR="00356F84" w:rsidRDefault="00356F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56F84" w:rsidRDefault="00356F84"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56F84" w:rsidRDefault="00356F84" w:rsidP="006F14D0">
                              <w:pPr>
                                <w:pStyle w:val="Normalwebb"/>
                                <w:spacing w:before="60" w:line="252" w:lineRule="auto"/>
                                <w:jc w:val="center"/>
                              </w:pPr>
                              <w:r>
                                <w:rPr>
                                  <w:rFonts w:eastAsia="Calibri"/>
                                  <w:sz w:val="22"/>
                                  <w:szCs w:val="22"/>
                                  <w:lang w:val="en-US"/>
                                </w:rPr>
                                <w:t>Optimized Syntax Tree</w:t>
                              </w:r>
                            </w:p>
                            <w:p w14:paraId="35223DB0" w14:textId="77777777" w:rsidR="00356F84" w:rsidRDefault="00356F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56F84" w:rsidRDefault="00356F84"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56F84" w:rsidRDefault="00356F84" w:rsidP="006F14D0">
                              <w:pPr>
                                <w:pStyle w:val="Normalwebb"/>
                                <w:spacing w:before="60" w:line="252" w:lineRule="auto"/>
                                <w:jc w:val="center"/>
                              </w:pPr>
                              <w:r>
                                <w:rPr>
                                  <w:rFonts w:eastAsia="Calibri"/>
                                  <w:sz w:val="22"/>
                                  <w:szCs w:val="22"/>
                                  <w:lang w:val="en-US"/>
                                </w:rPr>
                                <w:t>Middle Code List</w:t>
                              </w:r>
                            </w:p>
                            <w:p w14:paraId="5410A942" w14:textId="77777777" w:rsidR="00356F84" w:rsidRDefault="00356F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56F84" w:rsidRDefault="00356F84" w:rsidP="006F14D0">
                              <w:pPr>
                                <w:pStyle w:val="Normalwebb"/>
                                <w:spacing w:before="60" w:line="252" w:lineRule="auto"/>
                                <w:jc w:val="center"/>
                              </w:pPr>
                              <w:r>
                                <w:rPr>
                                  <w:rFonts w:eastAsia="Calibri"/>
                                  <w:sz w:val="22"/>
                                  <w:szCs w:val="22"/>
                                  <w:lang w:val="en-US"/>
                                </w:rPr>
                                <w:t>Optimized Middle Code List</w:t>
                              </w:r>
                            </w:p>
                            <w:p w14:paraId="36F7A1DE" w14:textId="77777777" w:rsidR="00356F84" w:rsidRDefault="00356F84"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56F84" w:rsidRDefault="00356F84"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56F84" w:rsidRDefault="00356F84"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56F84" w:rsidRDefault="00356F84" w:rsidP="006F14D0">
                        <w:pPr>
                          <w:spacing w:before="60" w:after="0"/>
                          <w:jc w:val="center"/>
                          <w:rPr>
                            <w:lang w:val="sv-SE"/>
                          </w:rPr>
                        </w:pPr>
                        <w:r>
                          <w:rPr>
                            <w:lang w:val="sv-SE"/>
                          </w:rPr>
                          <w:t>Preprocessor</w:t>
                        </w:r>
                      </w:p>
                      <w:p w14:paraId="2CD90E0F" w14:textId="77777777" w:rsidR="00356F84" w:rsidRPr="00C7380D" w:rsidRDefault="00356F84"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56F84" w:rsidRPr="008541FD" w:rsidRDefault="00356F84" w:rsidP="006F14D0">
                        <w:pPr>
                          <w:spacing w:before="60" w:after="0"/>
                          <w:jc w:val="center"/>
                        </w:pPr>
                        <w:r w:rsidRPr="008541FD">
                          <w:t>Source</w:t>
                        </w:r>
                        <w:r>
                          <w:t xml:space="preserve"> </w:t>
                        </w:r>
                        <w:r w:rsidRPr="008541FD">
                          <w:t>Code</w:t>
                        </w:r>
                      </w:p>
                      <w:p w14:paraId="1314F231" w14:textId="77777777" w:rsidR="00356F84" w:rsidRDefault="00356F84"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56F84" w:rsidRDefault="00356F84"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56F84" w:rsidRDefault="00356F84" w:rsidP="006F14D0">
                        <w:pPr>
                          <w:pStyle w:val="Normalwebb"/>
                          <w:spacing w:before="60" w:line="256" w:lineRule="auto"/>
                          <w:jc w:val="center"/>
                        </w:pPr>
                        <w:r>
                          <w:rPr>
                            <w:rFonts w:eastAsia="Calibri"/>
                            <w:sz w:val="22"/>
                            <w:szCs w:val="22"/>
                            <w:lang w:val="en-US"/>
                          </w:rPr>
                          <w:t>Processed Code</w:t>
                        </w:r>
                      </w:p>
                      <w:p w14:paraId="705B7689" w14:textId="77777777" w:rsidR="00356F84" w:rsidRDefault="00356F84"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56F84" w:rsidRDefault="00356F84"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56F84" w:rsidRDefault="00356F84" w:rsidP="006F14D0">
                        <w:pPr>
                          <w:pStyle w:val="Normalwebb"/>
                          <w:spacing w:before="60" w:line="254" w:lineRule="auto"/>
                          <w:jc w:val="center"/>
                        </w:pPr>
                        <w:r>
                          <w:rPr>
                            <w:rFonts w:eastAsia="Calibri"/>
                            <w:sz w:val="22"/>
                            <w:szCs w:val="22"/>
                            <w:lang w:val="en-US"/>
                          </w:rPr>
                          <w:t>Syntax Tree</w:t>
                        </w:r>
                      </w:p>
                      <w:p w14:paraId="20988EE2" w14:textId="77777777" w:rsidR="00356F84" w:rsidRDefault="00356F84"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56F84" w:rsidRDefault="00356F84"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56F84" w:rsidRDefault="00356F84" w:rsidP="006F14D0">
                        <w:pPr>
                          <w:pStyle w:val="Normalwebb"/>
                          <w:spacing w:before="60" w:line="252" w:lineRule="auto"/>
                          <w:jc w:val="center"/>
                        </w:pPr>
                        <w:r>
                          <w:rPr>
                            <w:rFonts w:eastAsia="Calibri"/>
                            <w:sz w:val="22"/>
                            <w:szCs w:val="22"/>
                            <w:lang w:val="en-US"/>
                          </w:rPr>
                          <w:t>Optimized Syntax Tree</w:t>
                        </w:r>
                      </w:p>
                      <w:p w14:paraId="35223DB0" w14:textId="77777777" w:rsidR="00356F84" w:rsidRDefault="00356F84"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56F84" w:rsidRDefault="00356F84"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56F84" w:rsidRDefault="00356F84" w:rsidP="006F14D0">
                        <w:pPr>
                          <w:pStyle w:val="Normalwebb"/>
                          <w:spacing w:before="60" w:line="252" w:lineRule="auto"/>
                          <w:jc w:val="center"/>
                        </w:pPr>
                        <w:r>
                          <w:rPr>
                            <w:rFonts w:eastAsia="Calibri"/>
                            <w:sz w:val="22"/>
                            <w:szCs w:val="22"/>
                            <w:lang w:val="en-US"/>
                          </w:rPr>
                          <w:t>Middle Code List</w:t>
                        </w:r>
                      </w:p>
                      <w:p w14:paraId="5410A942" w14:textId="77777777" w:rsidR="00356F84" w:rsidRDefault="00356F84"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56F84" w:rsidRDefault="00356F84" w:rsidP="006F14D0">
                        <w:pPr>
                          <w:pStyle w:val="Normalwebb"/>
                          <w:spacing w:before="60" w:line="252" w:lineRule="auto"/>
                          <w:jc w:val="center"/>
                        </w:pPr>
                        <w:r>
                          <w:rPr>
                            <w:rFonts w:eastAsia="Calibri"/>
                            <w:sz w:val="22"/>
                            <w:szCs w:val="22"/>
                            <w:lang w:val="en-US"/>
                          </w:rPr>
                          <w:t>Optimized Middle Code List</w:t>
                        </w:r>
                      </w:p>
                      <w:p w14:paraId="36F7A1DE" w14:textId="77777777" w:rsidR="00356F84" w:rsidRDefault="00356F84"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56F84" w:rsidRDefault="00356F84"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56F84" w:rsidRDefault="00356F84"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1" w:author="Stefan Bjornander" w:date="2015-05-23T17:42:00Z" w:initials="SB">
    <w:p w14:paraId="7086E310" w14:textId="77777777" w:rsidR="00356F84" w:rsidRDefault="00356F84">
      <w:pPr>
        <w:pStyle w:val="Kommentarer"/>
      </w:pPr>
      <w:r>
        <w:rPr>
          <w:rStyle w:val="Kommentarsreferens"/>
        </w:rPr>
        <w:annotationRef/>
      </w:r>
    </w:p>
    <w:p w14:paraId="01C1DAD9" w14:textId="77777777" w:rsidR="00356F84" w:rsidRDefault="00356F84">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12" w:author="Stefan Bjornander" w:date="2015-05-23T17:42:00Z" w:initials="SB">
    <w:p w14:paraId="04F55807" w14:textId="77777777" w:rsidR="00356F84" w:rsidRDefault="00356F84">
      <w:pPr>
        <w:pStyle w:val="Kommentarer"/>
      </w:pPr>
      <w:r>
        <w:rPr>
          <w:rStyle w:val="Kommentarsreferens"/>
        </w:rPr>
        <w:annotationRef/>
      </w:r>
    </w:p>
    <w:p w14:paraId="533EC9EE" w14:textId="77777777" w:rsidR="00356F84" w:rsidRDefault="00356F84">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56F84" w:rsidRDefault="00356F84" w:rsidP="006C7309">
      <w:pPr>
        <w:spacing w:line="240" w:lineRule="auto"/>
      </w:pPr>
      <w:r>
        <w:separator/>
      </w:r>
    </w:p>
  </w:endnote>
  <w:endnote w:type="continuationSeparator" w:id="0">
    <w:p w14:paraId="0DD18C9D" w14:textId="77777777" w:rsidR="00356F84" w:rsidRDefault="00356F84"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56F84" w:rsidRDefault="00356F84" w:rsidP="006C7309">
      <w:pPr>
        <w:spacing w:line="240" w:lineRule="auto"/>
      </w:pPr>
      <w:r>
        <w:separator/>
      </w:r>
    </w:p>
  </w:footnote>
  <w:footnote w:type="continuationSeparator" w:id="0">
    <w:p w14:paraId="0BA3DA21" w14:textId="77777777" w:rsidR="00356F84" w:rsidRDefault="00356F84" w:rsidP="006C7309">
      <w:pPr>
        <w:spacing w:line="240" w:lineRule="auto"/>
      </w:pPr>
      <w:r>
        <w:continuationSeparator/>
      </w:r>
    </w:p>
  </w:footnote>
  <w:footnote w:id="1">
    <w:p w14:paraId="1F73F94F" w14:textId="77777777" w:rsidR="00356F84" w:rsidRPr="007E20F3" w:rsidRDefault="00356F84"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2">
    <w:p w14:paraId="09AB3D7E" w14:textId="48C364FF" w:rsidR="00356F84" w:rsidRPr="002D6FCA" w:rsidRDefault="00356F84">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3">
    <w:p w14:paraId="10319273" w14:textId="77777777" w:rsidR="00356F84" w:rsidRPr="00DB458B" w:rsidRDefault="00356F84"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4">
    <w:p w14:paraId="58CBFD86" w14:textId="63AA4163" w:rsidR="00356F84" w:rsidRDefault="00356F84" w:rsidP="00DB458B">
      <w:r>
        <w:rPr>
          <w:rStyle w:val="Fotnotsreferens"/>
        </w:rPr>
        <w:footnoteRef/>
      </w:r>
      <w:r>
        <w:t xml:space="preserve"> As mention in Section </w:t>
      </w:r>
      <w:r>
        <w:fldChar w:fldCharType="begin"/>
      </w:r>
      <w:r>
        <w:instrText xml:space="preserve"> REF _Ref419646553 \r \h </w:instrText>
      </w:r>
      <w:r>
        <w:fldChar w:fldCharType="separate"/>
      </w:r>
      <w:r>
        <w:t>14.2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356F84" w:rsidRPr="00DB458B" w:rsidRDefault="00356F84">
      <w:pPr>
        <w:pStyle w:val="Fotnotstext"/>
      </w:pPr>
    </w:p>
  </w:footnote>
  <w:footnote w:id="5">
    <w:p w14:paraId="3057005F" w14:textId="77777777" w:rsidR="00356F84" w:rsidRPr="00304E17" w:rsidRDefault="00356F84"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6">
    <w:p w14:paraId="2574BD6E" w14:textId="77777777" w:rsidR="00356F84" w:rsidRPr="00725EAE" w:rsidRDefault="00356F84"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7">
    <w:p w14:paraId="0A93E7E0" w14:textId="77777777" w:rsidR="00356F84" w:rsidRPr="00B4576D" w:rsidRDefault="00356F84"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8">
    <w:p w14:paraId="673337B7" w14:textId="77777777" w:rsidR="00356F84" w:rsidRPr="00080A22" w:rsidRDefault="00356F84"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9">
    <w:p w14:paraId="32ED624A" w14:textId="02CA01E8" w:rsidR="00356F84" w:rsidRDefault="00356F84"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356F84" w:rsidRDefault="00356F84" w:rsidP="00E80032">
      <w:pPr>
        <w:pStyle w:val="Code"/>
      </w:pPr>
      <w:r>
        <w:t>#define BOOL int</w:t>
      </w:r>
    </w:p>
    <w:p w14:paraId="5A8A6026" w14:textId="77777777" w:rsidR="00356F84" w:rsidRDefault="00356F84" w:rsidP="00E80032">
      <w:pPr>
        <w:pStyle w:val="Code"/>
      </w:pPr>
      <w:r>
        <w:t>#define TRUE 1</w:t>
      </w:r>
    </w:p>
    <w:p w14:paraId="09976B6C" w14:textId="77777777" w:rsidR="00356F84" w:rsidRPr="00BF232B" w:rsidRDefault="00356F84" w:rsidP="00E80032">
      <w:pPr>
        <w:pStyle w:val="Code"/>
      </w:pPr>
      <w:r>
        <w:t>#define FALSE 0</w:t>
      </w:r>
    </w:p>
  </w:footnote>
  <w:footnote w:id="10">
    <w:p w14:paraId="1100CB01" w14:textId="77777777" w:rsidR="00356F84" w:rsidRDefault="00356F84"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1">
    <w:p w14:paraId="6678A4C0" w14:textId="77777777" w:rsidR="00356F84" w:rsidRDefault="00356F84" w:rsidP="00E80032">
      <w:r>
        <w:rPr>
          <w:rStyle w:val="Fotnotsreferens"/>
        </w:rPr>
        <w:footnoteRef/>
      </w:r>
      <w:r>
        <w:t xml:space="preserve"> Depending of the compiler and its warning level settings.</w:t>
      </w:r>
    </w:p>
  </w:footnote>
  <w:footnote w:id="12">
    <w:p w14:paraId="3D554D37" w14:textId="77777777" w:rsidR="00356F84" w:rsidRPr="004679D4" w:rsidRDefault="00356F84"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3">
    <w:p w14:paraId="0C800D4D" w14:textId="77777777" w:rsidR="00356F84" w:rsidRPr="00C03AB7" w:rsidRDefault="00356F84"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4">
    <w:p w14:paraId="278B000B" w14:textId="77777777" w:rsidR="00356F84" w:rsidRPr="000C5114" w:rsidRDefault="00356F84"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5">
    <w:p w14:paraId="1A8D5AE6" w14:textId="77777777" w:rsidR="00356F84" w:rsidRPr="002343ED" w:rsidRDefault="00356F84"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6">
    <w:p w14:paraId="3BE4E62C" w14:textId="77777777" w:rsidR="00356F84" w:rsidRDefault="00356F84" w:rsidP="00E80032">
      <w:r>
        <w:rPr>
          <w:rStyle w:val="Fotnotsreferens"/>
        </w:rPr>
        <w:footnoteRef/>
      </w:r>
      <w:r>
        <w:t xml:space="preserve"> However, we have no knowledge about the actual address; it may be 10,000 or anything else.</w:t>
      </w:r>
    </w:p>
  </w:footnote>
  <w:footnote w:id="17">
    <w:p w14:paraId="575EFDCD" w14:textId="77777777" w:rsidR="00356F84" w:rsidRPr="009B0162" w:rsidRDefault="00356F84" w:rsidP="00E80032">
      <w:r>
        <w:rPr>
          <w:rStyle w:val="Fotnotsreferens"/>
        </w:rPr>
        <w:footnoteRef/>
      </w:r>
      <w:r w:rsidRPr="009B0162">
        <w:t xml:space="preserve"> In C++, the ampersand is also used</w:t>
      </w:r>
      <w:r>
        <w:t xml:space="preserve"> to define references variables, which are not included in C.</w:t>
      </w:r>
    </w:p>
  </w:footnote>
  <w:footnote w:id="18">
    <w:p w14:paraId="723B76D0" w14:textId="77777777" w:rsidR="00356F84" w:rsidRDefault="00356F84"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9">
    <w:p w14:paraId="6E4A057E" w14:textId="77777777" w:rsidR="00356F84" w:rsidRDefault="00356F84"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0">
    <w:p w14:paraId="28C19D66" w14:textId="77777777" w:rsidR="00356F84" w:rsidRPr="00E554CC" w:rsidRDefault="00356F84"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1">
    <w:p w14:paraId="26C017D1" w14:textId="77777777" w:rsidR="00356F84" w:rsidRPr="00391B01" w:rsidRDefault="00356F84"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2">
    <w:p w14:paraId="325E6486" w14:textId="77777777" w:rsidR="00356F84" w:rsidRDefault="00356F84"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3">
    <w:p w14:paraId="6A4339FA" w14:textId="77777777" w:rsidR="00356F84" w:rsidRDefault="00356F84"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4">
    <w:p w14:paraId="301408BC" w14:textId="77777777" w:rsidR="00356F84" w:rsidRDefault="00356F84" w:rsidP="00E80032">
      <w:r>
        <w:rPr>
          <w:rStyle w:val="Fotnotsreferens"/>
        </w:rPr>
        <w:footnoteRef/>
      </w:r>
      <w:r>
        <w:t xml:space="preserve"> There is no rational explanation, just accept it.</w:t>
      </w:r>
    </w:p>
  </w:footnote>
  <w:footnote w:id="25">
    <w:p w14:paraId="0B9FD0C4" w14:textId="77777777" w:rsidR="00356F84" w:rsidRDefault="00356F84"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6">
    <w:p w14:paraId="0D18B916" w14:textId="77777777" w:rsidR="00356F84" w:rsidRPr="00EF01A1" w:rsidRDefault="00356F84"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7">
    <w:p w14:paraId="08813838" w14:textId="77777777" w:rsidR="00356F84" w:rsidRPr="008655EC" w:rsidRDefault="00356F84"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4"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1C2C6AD8"/>
    <w:multiLevelType w:val="multilevel"/>
    <w:tmpl w:val="A164F7E6"/>
    <w:numStyleLink w:val="Heading"/>
  </w:abstractNum>
  <w:abstractNum w:abstractNumId="36" w15:restartNumberingAfterBreak="0">
    <w:nsid w:val="1CA76E12"/>
    <w:multiLevelType w:val="multilevel"/>
    <w:tmpl w:val="A164F7E6"/>
    <w:numStyleLink w:val="Heading"/>
  </w:abstractNum>
  <w:abstractNum w:abstractNumId="37"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3"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5"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8" w15:restartNumberingAfterBreak="0">
    <w:nsid w:val="3240777C"/>
    <w:multiLevelType w:val="multilevel"/>
    <w:tmpl w:val="A164F7E6"/>
    <w:numStyleLink w:val="Heading"/>
  </w:abstractNum>
  <w:abstractNum w:abstractNumId="49"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1"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3"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5"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7"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E61B8E"/>
    <w:multiLevelType w:val="multilevel"/>
    <w:tmpl w:val="A164F7E6"/>
    <w:numStyleLink w:val="Heading"/>
  </w:abstractNum>
  <w:abstractNum w:abstractNumId="59"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1"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3"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5"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6"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7"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8"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2"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4"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5"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9"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3" w15:restartNumberingAfterBreak="0">
    <w:nsid w:val="68915423"/>
    <w:multiLevelType w:val="multilevel"/>
    <w:tmpl w:val="A164F7E6"/>
    <w:numStyleLink w:val="Heading"/>
  </w:abstractNum>
  <w:abstractNum w:abstractNumId="84"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692B52DB"/>
    <w:multiLevelType w:val="multilevel"/>
    <w:tmpl w:val="A164F7E6"/>
    <w:numStyleLink w:val="Heading"/>
  </w:abstractNum>
  <w:abstractNum w:abstractNumId="86"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0"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3"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4"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6"/>
  </w:num>
  <w:num w:numId="2">
    <w:abstractNumId w:val="57"/>
  </w:num>
  <w:num w:numId="3">
    <w:abstractNumId w:val="30"/>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4"/>
  </w:num>
  <w:num w:numId="7">
    <w:abstractNumId w:val="58"/>
  </w:num>
  <w:num w:numId="8">
    <w:abstractNumId w:val="85"/>
  </w:num>
  <w:num w:numId="9">
    <w:abstractNumId w:val="48"/>
  </w:num>
  <w:num w:numId="10">
    <w:abstractNumId w:val="36"/>
  </w:num>
  <w:num w:numId="11">
    <w:abstractNumId w:val="83"/>
  </w:num>
  <w:num w:numId="12">
    <w:abstractNumId w:val="35"/>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1"/>
  </w:num>
  <w:num w:numId="31">
    <w:abstractNumId w:val="13"/>
  </w:num>
  <w:num w:numId="32">
    <w:abstractNumId w:val="95"/>
  </w:num>
  <w:num w:numId="33">
    <w:abstractNumId w:val="59"/>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3"/>
  </w:num>
  <w:num w:numId="43">
    <w:abstractNumId w:val="44"/>
  </w:num>
  <w:num w:numId="44">
    <w:abstractNumId w:val="78"/>
  </w:num>
  <w:num w:numId="45">
    <w:abstractNumId w:val="84"/>
  </w:num>
  <w:num w:numId="46">
    <w:abstractNumId w:val="52"/>
  </w:num>
  <w:num w:numId="47">
    <w:abstractNumId w:val="65"/>
  </w:num>
  <w:num w:numId="48">
    <w:abstractNumId w:val="11"/>
  </w:num>
  <w:num w:numId="49">
    <w:abstractNumId w:val="17"/>
  </w:num>
  <w:num w:numId="50">
    <w:abstractNumId w:val="56"/>
  </w:num>
  <w:num w:numId="51">
    <w:abstractNumId w:val="10"/>
  </w:num>
  <w:num w:numId="52">
    <w:abstractNumId w:val="92"/>
  </w:num>
  <w:num w:numId="53">
    <w:abstractNumId w:val="80"/>
  </w:num>
  <w:num w:numId="54">
    <w:abstractNumId w:val="31"/>
  </w:num>
  <w:num w:numId="55">
    <w:abstractNumId w:val="69"/>
  </w:num>
  <w:num w:numId="56">
    <w:abstractNumId w:val="18"/>
  </w:num>
  <w:num w:numId="57">
    <w:abstractNumId w:val="87"/>
  </w:num>
  <w:num w:numId="58">
    <w:abstractNumId w:val="34"/>
  </w:num>
  <w:num w:numId="59">
    <w:abstractNumId w:val="16"/>
  </w:num>
  <w:num w:numId="60">
    <w:abstractNumId w:val="60"/>
  </w:num>
  <w:num w:numId="61">
    <w:abstractNumId w:val="60"/>
    <w:lvlOverride w:ilvl="0">
      <w:startOverride w:val="1"/>
    </w:lvlOverride>
  </w:num>
  <w:num w:numId="62">
    <w:abstractNumId w:val="60"/>
    <w:lvlOverride w:ilvl="0">
      <w:startOverride w:val="1"/>
    </w:lvlOverride>
  </w:num>
  <w:num w:numId="63">
    <w:abstractNumId w:val="60"/>
    <w:lvlOverride w:ilvl="0">
      <w:startOverride w:val="1"/>
    </w:lvlOverride>
  </w:num>
  <w:num w:numId="64">
    <w:abstractNumId w:val="60"/>
    <w:lvlOverride w:ilvl="0">
      <w:startOverride w:val="1"/>
    </w:lvlOverride>
  </w:num>
  <w:num w:numId="65">
    <w:abstractNumId w:val="33"/>
  </w:num>
  <w:num w:numId="66">
    <w:abstractNumId w:val="47"/>
  </w:num>
  <w:num w:numId="67">
    <w:abstractNumId w:val="27"/>
  </w:num>
  <w:num w:numId="68">
    <w:abstractNumId w:val="93"/>
  </w:num>
  <w:num w:numId="69">
    <w:abstractNumId w:val="38"/>
  </w:num>
  <w:num w:numId="70">
    <w:abstractNumId w:val="25"/>
  </w:num>
  <w:num w:numId="71">
    <w:abstractNumId w:val="82"/>
  </w:num>
  <w:num w:numId="72">
    <w:abstractNumId w:val="24"/>
  </w:num>
  <w:num w:numId="73">
    <w:abstractNumId w:val="77"/>
  </w:num>
  <w:num w:numId="74">
    <w:abstractNumId w:val="49"/>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1"/>
  </w:num>
  <w:num w:numId="81">
    <w:abstractNumId w:val="73"/>
  </w:num>
  <w:num w:numId="82">
    <w:abstractNumId w:val="61"/>
  </w:num>
  <w:num w:numId="83">
    <w:abstractNumId w:val="68"/>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0"/>
  </w:num>
  <w:num w:numId="88">
    <w:abstractNumId w:val="91"/>
  </w:num>
  <w:num w:numId="89">
    <w:abstractNumId w:val="75"/>
  </w:num>
  <w:num w:numId="90">
    <w:abstractNumId w:val="88"/>
  </w:num>
  <w:num w:numId="91">
    <w:abstractNumId w:val="19"/>
  </w:num>
  <w:num w:numId="92">
    <w:abstractNumId w:val="23"/>
  </w:num>
  <w:num w:numId="93">
    <w:abstractNumId w:val="53"/>
  </w:num>
  <w:num w:numId="94">
    <w:abstractNumId w:val="15"/>
  </w:num>
  <w:num w:numId="95">
    <w:abstractNumId w:val="39"/>
  </w:num>
  <w:num w:numId="96">
    <w:abstractNumId w:val="55"/>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9"/>
  </w:num>
  <w:num w:numId="100">
    <w:abstractNumId w:val="76"/>
  </w:num>
  <w:num w:numId="101">
    <w:abstractNumId w:val="72"/>
  </w:num>
  <w:num w:numId="102">
    <w:abstractNumId w:val="94"/>
  </w:num>
  <w:num w:numId="103">
    <w:abstractNumId w:val="32"/>
  </w:num>
  <w:num w:numId="104">
    <w:abstractNumId w:val="45"/>
  </w:num>
  <w:num w:numId="105">
    <w:abstractNumId w:val="21"/>
  </w:num>
  <w:num w:numId="106">
    <w:abstractNumId w:val="70"/>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1"/>
  </w:num>
  <w:num w:numId="109">
    <w:abstractNumId w:val="37"/>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7"/>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4"/>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0"/>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5"/>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5"/>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0"/>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2"/>
  </w:num>
  <w:num w:numId="141">
    <w:abstractNumId w:val="89"/>
  </w:num>
  <w:num w:numId="142">
    <w:abstractNumId w:val="63"/>
  </w:num>
  <w:num w:numId="143">
    <w:abstractNumId w:val="21"/>
  </w:num>
  <w:num w:numId="144">
    <w:abstractNumId w:val="70"/>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1"/>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2"/>
  </w:num>
  <w:num w:numId="163">
    <w:abstractNumId w:val="74"/>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6"/>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6"/>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6DE"/>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80"/>
    <w:rsid w:val="001F15E5"/>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7336"/>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C21"/>
    <w:rsid w:val="002C2D6E"/>
    <w:rsid w:val="002C2E81"/>
    <w:rsid w:val="002C34AF"/>
    <w:rsid w:val="002C35B6"/>
    <w:rsid w:val="002C3726"/>
    <w:rsid w:val="002C375A"/>
    <w:rsid w:val="002C3770"/>
    <w:rsid w:val="002C3B33"/>
    <w:rsid w:val="002C4824"/>
    <w:rsid w:val="002C4D31"/>
    <w:rsid w:val="002C4D53"/>
    <w:rsid w:val="002C4F32"/>
    <w:rsid w:val="002C5092"/>
    <w:rsid w:val="002C5359"/>
    <w:rsid w:val="002C5994"/>
    <w:rsid w:val="002C5A0F"/>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C4E"/>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F"/>
    <w:rsid w:val="00356B1F"/>
    <w:rsid w:val="00356C57"/>
    <w:rsid w:val="00356E7E"/>
    <w:rsid w:val="00356F84"/>
    <w:rsid w:val="00356F85"/>
    <w:rsid w:val="00357180"/>
    <w:rsid w:val="0035730A"/>
    <w:rsid w:val="00357A3E"/>
    <w:rsid w:val="00357B2A"/>
    <w:rsid w:val="00357BD3"/>
    <w:rsid w:val="00357C7F"/>
    <w:rsid w:val="00357CBD"/>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5036"/>
    <w:rsid w:val="004451CD"/>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F80"/>
    <w:rsid w:val="0058403D"/>
    <w:rsid w:val="0058403E"/>
    <w:rsid w:val="005840CC"/>
    <w:rsid w:val="005843DF"/>
    <w:rsid w:val="005844F5"/>
    <w:rsid w:val="00584B7F"/>
    <w:rsid w:val="00584D79"/>
    <w:rsid w:val="00584DB1"/>
    <w:rsid w:val="00584DFF"/>
    <w:rsid w:val="00584E5F"/>
    <w:rsid w:val="00585610"/>
    <w:rsid w:val="0058578B"/>
    <w:rsid w:val="00585A01"/>
    <w:rsid w:val="00585AF9"/>
    <w:rsid w:val="00585F92"/>
    <w:rsid w:val="0058602A"/>
    <w:rsid w:val="00586119"/>
    <w:rsid w:val="00586537"/>
    <w:rsid w:val="00586633"/>
    <w:rsid w:val="005867AE"/>
    <w:rsid w:val="005869AB"/>
    <w:rsid w:val="00586C7E"/>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634F"/>
    <w:rsid w:val="005B642C"/>
    <w:rsid w:val="005B65BD"/>
    <w:rsid w:val="005B664C"/>
    <w:rsid w:val="005B66D3"/>
    <w:rsid w:val="005B684D"/>
    <w:rsid w:val="005B693F"/>
    <w:rsid w:val="005B6983"/>
    <w:rsid w:val="005B6A9D"/>
    <w:rsid w:val="005B6D4B"/>
    <w:rsid w:val="005B7215"/>
    <w:rsid w:val="005B7616"/>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698"/>
    <w:rsid w:val="006557ED"/>
    <w:rsid w:val="00655855"/>
    <w:rsid w:val="006559B4"/>
    <w:rsid w:val="00655B7D"/>
    <w:rsid w:val="00655C13"/>
    <w:rsid w:val="00655CA6"/>
    <w:rsid w:val="00655E43"/>
    <w:rsid w:val="0065603F"/>
    <w:rsid w:val="006565A3"/>
    <w:rsid w:val="006565BA"/>
    <w:rsid w:val="0065673C"/>
    <w:rsid w:val="00656920"/>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812"/>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1DAB"/>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9F"/>
    <w:rsid w:val="006D62EC"/>
    <w:rsid w:val="006D6A23"/>
    <w:rsid w:val="006D6BD3"/>
    <w:rsid w:val="006D6C0C"/>
    <w:rsid w:val="006D6DA7"/>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500"/>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3E1A"/>
    <w:rsid w:val="0075409A"/>
    <w:rsid w:val="007540B8"/>
    <w:rsid w:val="0075439E"/>
    <w:rsid w:val="00754673"/>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E01"/>
    <w:rsid w:val="00760F00"/>
    <w:rsid w:val="00760F0C"/>
    <w:rsid w:val="00760F2C"/>
    <w:rsid w:val="00760F62"/>
    <w:rsid w:val="00761319"/>
    <w:rsid w:val="00761392"/>
    <w:rsid w:val="007613C0"/>
    <w:rsid w:val="00761445"/>
    <w:rsid w:val="0076164B"/>
    <w:rsid w:val="0076168F"/>
    <w:rsid w:val="007619AF"/>
    <w:rsid w:val="00761BA8"/>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3045"/>
    <w:rsid w:val="00793240"/>
    <w:rsid w:val="0079343C"/>
    <w:rsid w:val="007934F3"/>
    <w:rsid w:val="007937C0"/>
    <w:rsid w:val="007938E6"/>
    <w:rsid w:val="00793950"/>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DA6"/>
    <w:rsid w:val="007B1E93"/>
    <w:rsid w:val="007B1EB9"/>
    <w:rsid w:val="007B2091"/>
    <w:rsid w:val="007B2398"/>
    <w:rsid w:val="007B255E"/>
    <w:rsid w:val="007B2944"/>
    <w:rsid w:val="007B2BDE"/>
    <w:rsid w:val="007B2E31"/>
    <w:rsid w:val="007B2E40"/>
    <w:rsid w:val="007B2FEE"/>
    <w:rsid w:val="007B3026"/>
    <w:rsid w:val="007B334F"/>
    <w:rsid w:val="007B34B6"/>
    <w:rsid w:val="007B35F5"/>
    <w:rsid w:val="007B36AA"/>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AA8"/>
    <w:rsid w:val="007C7CB2"/>
    <w:rsid w:val="007C7F9C"/>
    <w:rsid w:val="007D0024"/>
    <w:rsid w:val="007D023E"/>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79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F57"/>
    <w:rsid w:val="0089136B"/>
    <w:rsid w:val="008913FF"/>
    <w:rsid w:val="00891545"/>
    <w:rsid w:val="0089193E"/>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A37"/>
    <w:rsid w:val="00944BF3"/>
    <w:rsid w:val="00944C2D"/>
    <w:rsid w:val="00944F9A"/>
    <w:rsid w:val="00945384"/>
    <w:rsid w:val="0094556E"/>
    <w:rsid w:val="0094571B"/>
    <w:rsid w:val="0094596F"/>
    <w:rsid w:val="00945A59"/>
    <w:rsid w:val="00945E77"/>
    <w:rsid w:val="0094617E"/>
    <w:rsid w:val="009464A0"/>
    <w:rsid w:val="009468E9"/>
    <w:rsid w:val="009468F6"/>
    <w:rsid w:val="00946A87"/>
    <w:rsid w:val="00946DC7"/>
    <w:rsid w:val="00946E9C"/>
    <w:rsid w:val="00947267"/>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7A"/>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D0A"/>
    <w:rsid w:val="009A4399"/>
    <w:rsid w:val="009A4714"/>
    <w:rsid w:val="009A4978"/>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462"/>
    <w:rsid w:val="00A34A0A"/>
    <w:rsid w:val="00A34AC4"/>
    <w:rsid w:val="00A34B02"/>
    <w:rsid w:val="00A35258"/>
    <w:rsid w:val="00A3530F"/>
    <w:rsid w:val="00A35487"/>
    <w:rsid w:val="00A35707"/>
    <w:rsid w:val="00A35779"/>
    <w:rsid w:val="00A35B8D"/>
    <w:rsid w:val="00A35C17"/>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87"/>
    <w:rsid w:val="00AB75CE"/>
    <w:rsid w:val="00AB7925"/>
    <w:rsid w:val="00AB7BFD"/>
    <w:rsid w:val="00AB7DF5"/>
    <w:rsid w:val="00AB7E45"/>
    <w:rsid w:val="00AC046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C44"/>
    <w:rsid w:val="00AE1DB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D19"/>
    <w:rsid w:val="00B47F94"/>
    <w:rsid w:val="00B50024"/>
    <w:rsid w:val="00B5020A"/>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C39"/>
    <w:rsid w:val="00B52E0F"/>
    <w:rsid w:val="00B52FB6"/>
    <w:rsid w:val="00B535DA"/>
    <w:rsid w:val="00B5379F"/>
    <w:rsid w:val="00B53869"/>
    <w:rsid w:val="00B53F04"/>
    <w:rsid w:val="00B541AE"/>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977"/>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F31"/>
    <w:rsid w:val="00BA503D"/>
    <w:rsid w:val="00BA5395"/>
    <w:rsid w:val="00BA53A2"/>
    <w:rsid w:val="00BA546D"/>
    <w:rsid w:val="00BA56BE"/>
    <w:rsid w:val="00BA593F"/>
    <w:rsid w:val="00BA5940"/>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9C9"/>
    <w:rsid w:val="00C43A07"/>
    <w:rsid w:val="00C43F58"/>
    <w:rsid w:val="00C4438C"/>
    <w:rsid w:val="00C444E2"/>
    <w:rsid w:val="00C446B8"/>
    <w:rsid w:val="00C446C4"/>
    <w:rsid w:val="00C44A54"/>
    <w:rsid w:val="00C44B72"/>
    <w:rsid w:val="00C44C2B"/>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53C"/>
    <w:rsid w:val="00C57B25"/>
    <w:rsid w:val="00C57CBD"/>
    <w:rsid w:val="00C57F15"/>
    <w:rsid w:val="00C602C6"/>
    <w:rsid w:val="00C603E5"/>
    <w:rsid w:val="00C607D4"/>
    <w:rsid w:val="00C60859"/>
    <w:rsid w:val="00C608C6"/>
    <w:rsid w:val="00C60D81"/>
    <w:rsid w:val="00C60FDF"/>
    <w:rsid w:val="00C61101"/>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01D"/>
    <w:rsid w:val="00C91106"/>
    <w:rsid w:val="00C91892"/>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10AC"/>
    <w:rsid w:val="00CA1177"/>
    <w:rsid w:val="00CA1338"/>
    <w:rsid w:val="00CA1912"/>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245"/>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DE5"/>
    <w:rsid w:val="00D26E4A"/>
    <w:rsid w:val="00D270D0"/>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7DC"/>
    <w:rsid w:val="00D549CF"/>
    <w:rsid w:val="00D54CEB"/>
    <w:rsid w:val="00D54F8E"/>
    <w:rsid w:val="00D5503D"/>
    <w:rsid w:val="00D555B6"/>
    <w:rsid w:val="00D55C6E"/>
    <w:rsid w:val="00D55C7E"/>
    <w:rsid w:val="00D55FF1"/>
    <w:rsid w:val="00D5611B"/>
    <w:rsid w:val="00D56179"/>
    <w:rsid w:val="00D5618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29C"/>
    <w:rsid w:val="00DF44AC"/>
    <w:rsid w:val="00DF46F1"/>
    <w:rsid w:val="00DF482C"/>
    <w:rsid w:val="00DF4B7B"/>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7"/>
    <w:rsid w:val="00E16F6A"/>
    <w:rsid w:val="00E1736E"/>
    <w:rsid w:val="00E173E1"/>
    <w:rsid w:val="00E1756D"/>
    <w:rsid w:val="00E1784B"/>
    <w:rsid w:val="00E17A8B"/>
    <w:rsid w:val="00E17F5D"/>
    <w:rsid w:val="00E200C0"/>
    <w:rsid w:val="00E20208"/>
    <w:rsid w:val="00E2061C"/>
    <w:rsid w:val="00E20A48"/>
    <w:rsid w:val="00E20A4C"/>
    <w:rsid w:val="00E2129D"/>
    <w:rsid w:val="00E21764"/>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4E3"/>
    <w:rsid w:val="00E369C4"/>
    <w:rsid w:val="00E36FED"/>
    <w:rsid w:val="00E3787A"/>
    <w:rsid w:val="00E37AFC"/>
    <w:rsid w:val="00E37C0B"/>
    <w:rsid w:val="00E37C59"/>
    <w:rsid w:val="00E37C9D"/>
    <w:rsid w:val="00E37D14"/>
    <w:rsid w:val="00E37FF7"/>
    <w:rsid w:val="00E37FFA"/>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2CD"/>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DFD"/>
    <w:rsid w:val="00F13F65"/>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E9C"/>
    <w:rsid w:val="00F650C4"/>
    <w:rsid w:val="00F650DD"/>
    <w:rsid w:val="00F65204"/>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68"/>
    <w:rsid w:val="00FB0ECE"/>
    <w:rsid w:val="00FB12D6"/>
    <w:rsid w:val="00FB1583"/>
    <w:rsid w:val="00FB1804"/>
    <w:rsid w:val="00FB1C41"/>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2899</TotalTime>
  <Pages>478</Pages>
  <Words>146249</Words>
  <Characters>775121</Characters>
  <Application>Microsoft Office Word</Application>
  <DocSecurity>0</DocSecurity>
  <Lines>6459</Lines>
  <Paragraphs>1839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253</cp:revision>
  <cp:lastPrinted>2017-05-07T13:41:00Z</cp:lastPrinted>
  <dcterms:created xsi:type="dcterms:W3CDTF">2020-10-17T08:45:00Z</dcterms:created>
  <dcterms:modified xsi:type="dcterms:W3CDTF">2020-10-22T18:08:00Z</dcterms:modified>
</cp:coreProperties>
</file>