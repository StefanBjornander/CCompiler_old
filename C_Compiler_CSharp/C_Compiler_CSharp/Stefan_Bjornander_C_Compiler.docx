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5DDFCBF8"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16A0C3B4" w14:textId="523D930F" w:rsidR="00846970" w:rsidRDefault="00735809">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30808F2F" w14:textId="64121291"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4F01B9CB" w14:textId="744FCF83"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104171AC" w14:textId="7D907FAE"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39B28D8E" w14:textId="486BC84B"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11ED51A9" w14:textId="2F908900"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8628866" w14:textId="17D47C24"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717A03F" w14:textId="38B1D840"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406B8001" w14:textId="3FC74124"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771A8E83" w14:textId="5034DD6B"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0DA23DC" w14:textId="220D9498"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B9E9AE4" w14:textId="6B029999"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EA91336" w14:textId="63D265DA"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752FE85" w14:textId="4C99231F"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75FB108D" w14:textId="5A3C6AE6" w:rsidR="00846970" w:rsidRDefault="00735809">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3BB6E211" w14:textId="0DE65A21"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5F7BC3">
              <w:rPr>
                <w:noProof/>
                <w:webHidden/>
              </w:rPr>
              <w:t>14</w:t>
            </w:r>
            <w:r w:rsidR="00846970">
              <w:rPr>
                <w:noProof/>
                <w:webHidden/>
              </w:rPr>
              <w:fldChar w:fldCharType="end"/>
            </w:r>
          </w:hyperlink>
        </w:p>
        <w:p w14:paraId="720B6EEE" w14:textId="3184C8AF"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5F7BC3">
              <w:rPr>
                <w:noProof/>
                <w:webHidden/>
              </w:rPr>
              <w:t>16</w:t>
            </w:r>
            <w:r w:rsidR="00846970">
              <w:rPr>
                <w:noProof/>
                <w:webHidden/>
              </w:rPr>
              <w:fldChar w:fldCharType="end"/>
            </w:r>
          </w:hyperlink>
        </w:p>
        <w:p w14:paraId="3BAB889D" w14:textId="66460076"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5F7BC3">
              <w:rPr>
                <w:noProof/>
                <w:webHidden/>
              </w:rPr>
              <w:t>18</w:t>
            </w:r>
            <w:r w:rsidR="00846970">
              <w:rPr>
                <w:noProof/>
                <w:webHidden/>
              </w:rPr>
              <w:fldChar w:fldCharType="end"/>
            </w:r>
          </w:hyperlink>
        </w:p>
        <w:p w14:paraId="3EA4B518" w14:textId="7C9B48ED" w:rsidR="00846970" w:rsidRDefault="00735809">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4FC42D30" w14:textId="5FB1CB2C" w:rsidR="00846970" w:rsidRDefault="00735809">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3406719D" w14:textId="2FB0525C"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5F7BC3">
              <w:rPr>
                <w:noProof/>
                <w:webHidden/>
              </w:rPr>
              <w:t>32</w:t>
            </w:r>
            <w:r w:rsidR="00846970">
              <w:rPr>
                <w:noProof/>
                <w:webHidden/>
              </w:rPr>
              <w:fldChar w:fldCharType="end"/>
            </w:r>
          </w:hyperlink>
        </w:p>
        <w:p w14:paraId="76417271" w14:textId="3069DD9F" w:rsidR="00846970" w:rsidRDefault="00735809">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5F7BC3">
              <w:rPr>
                <w:noProof/>
                <w:webHidden/>
              </w:rPr>
              <w:t>33</w:t>
            </w:r>
            <w:r w:rsidR="00846970">
              <w:rPr>
                <w:noProof/>
                <w:webHidden/>
              </w:rPr>
              <w:fldChar w:fldCharType="end"/>
            </w:r>
          </w:hyperlink>
        </w:p>
        <w:p w14:paraId="47D05428" w14:textId="75CE563D" w:rsidR="00846970" w:rsidRDefault="00735809">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5F7BC3">
              <w:rPr>
                <w:noProof/>
                <w:webHidden/>
              </w:rPr>
              <w:t>36</w:t>
            </w:r>
            <w:r w:rsidR="00846970">
              <w:rPr>
                <w:noProof/>
                <w:webHidden/>
              </w:rPr>
              <w:fldChar w:fldCharType="end"/>
            </w:r>
          </w:hyperlink>
        </w:p>
        <w:p w14:paraId="1E396D28" w14:textId="36DE3F7C" w:rsidR="00846970" w:rsidRDefault="00735809">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5F7BC3">
              <w:rPr>
                <w:noProof/>
                <w:webHidden/>
              </w:rPr>
              <w:t>38</w:t>
            </w:r>
            <w:r w:rsidR="00846970">
              <w:rPr>
                <w:noProof/>
                <w:webHidden/>
              </w:rPr>
              <w:fldChar w:fldCharType="end"/>
            </w:r>
          </w:hyperlink>
        </w:p>
        <w:p w14:paraId="1C1D5D38" w14:textId="4A2120F0"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2D8DDDF9" w14:textId="4460807B"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36896EE0" w14:textId="08DFC971"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5F7BC3">
              <w:rPr>
                <w:noProof/>
                <w:webHidden/>
              </w:rPr>
              <w:t>45</w:t>
            </w:r>
            <w:r w:rsidR="00846970">
              <w:rPr>
                <w:noProof/>
                <w:webHidden/>
              </w:rPr>
              <w:fldChar w:fldCharType="end"/>
            </w:r>
          </w:hyperlink>
        </w:p>
        <w:p w14:paraId="516F63E9" w14:textId="0080BDED"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5F7BC3">
              <w:rPr>
                <w:noProof/>
                <w:webHidden/>
              </w:rPr>
              <w:t>51</w:t>
            </w:r>
            <w:r w:rsidR="00846970">
              <w:rPr>
                <w:noProof/>
                <w:webHidden/>
              </w:rPr>
              <w:fldChar w:fldCharType="end"/>
            </w:r>
          </w:hyperlink>
        </w:p>
        <w:p w14:paraId="3958C7FF" w14:textId="1842EF82" w:rsidR="00846970" w:rsidRDefault="00735809">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DFD6020" w14:textId="069E71B1"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C5D60FA" w14:textId="48071732"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5F7BC3">
              <w:rPr>
                <w:noProof/>
                <w:webHidden/>
              </w:rPr>
              <w:t>63</w:t>
            </w:r>
            <w:r w:rsidR="00846970">
              <w:rPr>
                <w:noProof/>
                <w:webHidden/>
              </w:rPr>
              <w:fldChar w:fldCharType="end"/>
            </w:r>
          </w:hyperlink>
        </w:p>
        <w:p w14:paraId="455E16E2" w14:textId="679FEF75"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5F7BC3">
              <w:rPr>
                <w:noProof/>
                <w:webHidden/>
              </w:rPr>
              <w:t>65</w:t>
            </w:r>
            <w:r w:rsidR="00846970">
              <w:rPr>
                <w:noProof/>
                <w:webHidden/>
              </w:rPr>
              <w:fldChar w:fldCharType="end"/>
            </w:r>
          </w:hyperlink>
        </w:p>
        <w:p w14:paraId="45A0C18E" w14:textId="3C55B8DE"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5F7BC3">
              <w:rPr>
                <w:noProof/>
                <w:webHidden/>
              </w:rPr>
              <w:t>66</w:t>
            </w:r>
            <w:r w:rsidR="00846970">
              <w:rPr>
                <w:noProof/>
                <w:webHidden/>
              </w:rPr>
              <w:fldChar w:fldCharType="end"/>
            </w:r>
          </w:hyperlink>
        </w:p>
        <w:p w14:paraId="432E3C2D" w14:textId="452917AF"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5FC77126" w14:textId="10A6B276"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014CA0BD" w14:textId="693226B1"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5F7BC3">
              <w:rPr>
                <w:noProof/>
                <w:webHidden/>
              </w:rPr>
              <w:t>69</w:t>
            </w:r>
            <w:r w:rsidR="00846970">
              <w:rPr>
                <w:noProof/>
                <w:webHidden/>
              </w:rPr>
              <w:fldChar w:fldCharType="end"/>
            </w:r>
          </w:hyperlink>
        </w:p>
        <w:p w14:paraId="73BF35A5" w14:textId="4BF94B20"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5F7BC3">
              <w:rPr>
                <w:noProof/>
                <w:webHidden/>
              </w:rPr>
              <w:t>70</w:t>
            </w:r>
            <w:r w:rsidR="00846970">
              <w:rPr>
                <w:noProof/>
                <w:webHidden/>
              </w:rPr>
              <w:fldChar w:fldCharType="end"/>
            </w:r>
          </w:hyperlink>
        </w:p>
        <w:p w14:paraId="0979E39F" w14:textId="3776B706"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5F7BC3">
              <w:rPr>
                <w:noProof/>
                <w:webHidden/>
              </w:rPr>
              <w:t>71</w:t>
            </w:r>
            <w:r w:rsidR="00846970">
              <w:rPr>
                <w:noProof/>
                <w:webHidden/>
              </w:rPr>
              <w:fldChar w:fldCharType="end"/>
            </w:r>
          </w:hyperlink>
        </w:p>
        <w:p w14:paraId="241E0056" w14:textId="32841002"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5F7BC3">
              <w:rPr>
                <w:noProof/>
                <w:webHidden/>
              </w:rPr>
              <w:t>72</w:t>
            </w:r>
            <w:r w:rsidR="00846970">
              <w:rPr>
                <w:noProof/>
                <w:webHidden/>
              </w:rPr>
              <w:fldChar w:fldCharType="end"/>
            </w:r>
          </w:hyperlink>
        </w:p>
        <w:p w14:paraId="2DFFB836" w14:textId="7B5BB25D"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5F7BC3">
              <w:rPr>
                <w:noProof/>
                <w:webHidden/>
              </w:rPr>
              <w:t>73</w:t>
            </w:r>
            <w:r w:rsidR="00846970">
              <w:rPr>
                <w:noProof/>
                <w:webHidden/>
              </w:rPr>
              <w:fldChar w:fldCharType="end"/>
            </w:r>
          </w:hyperlink>
        </w:p>
        <w:p w14:paraId="464AC8B5" w14:textId="4CD8E7EF"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5F7BC3">
              <w:rPr>
                <w:noProof/>
                <w:webHidden/>
              </w:rPr>
              <w:t>75</w:t>
            </w:r>
            <w:r w:rsidR="00846970">
              <w:rPr>
                <w:noProof/>
                <w:webHidden/>
              </w:rPr>
              <w:fldChar w:fldCharType="end"/>
            </w:r>
          </w:hyperlink>
        </w:p>
        <w:p w14:paraId="3E02A078" w14:textId="09D0EAF0"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5F7BC3">
              <w:rPr>
                <w:noProof/>
                <w:webHidden/>
              </w:rPr>
              <w:t>77</w:t>
            </w:r>
            <w:r w:rsidR="00846970">
              <w:rPr>
                <w:noProof/>
                <w:webHidden/>
              </w:rPr>
              <w:fldChar w:fldCharType="end"/>
            </w:r>
          </w:hyperlink>
        </w:p>
        <w:p w14:paraId="05D2F7D6" w14:textId="3DCE1C70"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097A70DC" w14:textId="6F9F0C27"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39487087" w14:textId="3FC5DD6F"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2B11C542" w14:textId="60A037D0"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63C94320" w14:textId="35CD7818"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3B210DC6" w14:textId="5896E5C2"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7E1A3506" w14:textId="055921E9" w:rsidR="00846970" w:rsidRDefault="00735809">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4E712E0D" w14:textId="29B16263"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670080C3" w14:textId="5DA68E98"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5F7BC3">
              <w:rPr>
                <w:noProof/>
                <w:webHidden/>
              </w:rPr>
              <w:t>82</w:t>
            </w:r>
            <w:r w:rsidR="00846970">
              <w:rPr>
                <w:noProof/>
                <w:webHidden/>
              </w:rPr>
              <w:fldChar w:fldCharType="end"/>
            </w:r>
          </w:hyperlink>
        </w:p>
        <w:p w14:paraId="1958A317" w14:textId="3644D54A"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5F7BC3">
              <w:rPr>
                <w:noProof/>
                <w:webHidden/>
              </w:rPr>
              <w:t>85</w:t>
            </w:r>
            <w:r w:rsidR="00846970">
              <w:rPr>
                <w:noProof/>
                <w:webHidden/>
              </w:rPr>
              <w:fldChar w:fldCharType="end"/>
            </w:r>
          </w:hyperlink>
        </w:p>
        <w:p w14:paraId="7875728F" w14:textId="5590DCDD"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5F7BC3">
              <w:rPr>
                <w:noProof/>
                <w:webHidden/>
              </w:rPr>
              <w:t>87</w:t>
            </w:r>
            <w:r w:rsidR="00846970">
              <w:rPr>
                <w:noProof/>
                <w:webHidden/>
              </w:rPr>
              <w:fldChar w:fldCharType="end"/>
            </w:r>
          </w:hyperlink>
        </w:p>
        <w:p w14:paraId="4CB8C38C" w14:textId="16D3C23A"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5F7BC3">
              <w:rPr>
                <w:noProof/>
                <w:webHidden/>
              </w:rPr>
              <w:t>88</w:t>
            </w:r>
            <w:r w:rsidR="00846970">
              <w:rPr>
                <w:noProof/>
                <w:webHidden/>
              </w:rPr>
              <w:fldChar w:fldCharType="end"/>
            </w:r>
          </w:hyperlink>
        </w:p>
        <w:p w14:paraId="6732A567" w14:textId="1E95BA09"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5F7BC3">
              <w:rPr>
                <w:noProof/>
                <w:webHidden/>
              </w:rPr>
              <w:t>90</w:t>
            </w:r>
            <w:r w:rsidR="00846970">
              <w:rPr>
                <w:noProof/>
                <w:webHidden/>
              </w:rPr>
              <w:fldChar w:fldCharType="end"/>
            </w:r>
          </w:hyperlink>
        </w:p>
        <w:p w14:paraId="1D004E91" w14:textId="5A2EC893"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5F7BC3">
              <w:rPr>
                <w:noProof/>
                <w:webHidden/>
              </w:rPr>
              <w:t>92</w:t>
            </w:r>
            <w:r w:rsidR="00846970">
              <w:rPr>
                <w:noProof/>
                <w:webHidden/>
              </w:rPr>
              <w:fldChar w:fldCharType="end"/>
            </w:r>
          </w:hyperlink>
        </w:p>
        <w:p w14:paraId="2FD2C49A" w14:textId="345163C8"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5F7BC3">
              <w:rPr>
                <w:noProof/>
                <w:webHidden/>
              </w:rPr>
              <w:t>93</w:t>
            </w:r>
            <w:r w:rsidR="00846970">
              <w:rPr>
                <w:noProof/>
                <w:webHidden/>
              </w:rPr>
              <w:fldChar w:fldCharType="end"/>
            </w:r>
          </w:hyperlink>
        </w:p>
        <w:p w14:paraId="43CD1D10" w14:textId="5CA115C1"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5F7BC3">
              <w:rPr>
                <w:noProof/>
                <w:webHidden/>
              </w:rPr>
              <w:t>94</w:t>
            </w:r>
            <w:r w:rsidR="00846970">
              <w:rPr>
                <w:noProof/>
                <w:webHidden/>
              </w:rPr>
              <w:fldChar w:fldCharType="end"/>
            </w:r>
          </w:hyperlink>
        </w:p>
        <w:p w14:paraId="2EE0D5D7" w14:textId="01485147"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5F7BC3">
              <w:rPr>
                <w:noProof/>
                <w:webHidden/>
              </w:rPr>
              <w:t>97</w:t>
            </w:r>
            <w:r w:rsidR="00846970">
              <w:rPr>
                <w:noProof/>
                <w:webHidden/>
              </w:rPr>
              <w:fldChar w:fldCharType="end"/>
            </w:r>
          </w:hyperlink>
        </w:p>
        <w:p w14:paraId="02786995" w14:textId="3F410F08"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60772FC0" w14:textId="67A0FAA7"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576FC28D" w14:textId="55C7F7FD"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758777FB" w14:textId="4BB7289A"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6912D370" w14:textId="4DFC05DE"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12466840" w14:textId="576FB0E5"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321A1CB1" w14:textId="66EED6AE"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5F7BC3">
              <w:rPr>
                <w:noProof/>
                <w:webHidden/>
              </w:rPr>
              <w:t>102</w:t>
            </w:r>
            <w:r w:rsidR="00846970">
              <w:rPr>
                <w:noProof/>
                <w:webHidden/>
              </w:rPr>
              <w:fldChar w:fldCharType="end"/>
            </w:r>
          </w:hyperlink>
        </w:p>
        <w:p w14:paraId="2ECB8A0B" w14:textId="122C3DA2"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517B965F" w14:textId="6900F5CD"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0D449434" w14:textId="66C0CD20"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5F7BC3">
              <w:rPr>
                <w:noProof/>
                <w:webHidden/>
              </w:rPr>
              <w:t>105</w:t>
            </w:r>
            <w:r w:rsidR="00846970">
              <w:rPr>
                <w:noProof/>
                <w:webHidden/>
              </w:rPr>
              <w:fldChar w:fldCharType="end"/>
            </w:r>
          </w:hyperlink>
        </w:p>
        <w:p w14:paraId="1AF652A1" w14:textId="083AFBD6"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5F7BC3">
              <w:rPr>
                <w:noProof/>
                <w:webHidden/>
              </w:rPr>
              <w:t>106</w:t>
            </w:r>
            <w:r w:rsidR="00846970">
              <w:rPr>
                <w:noProof/>
                <w:webHidden/>
              </w:rPr>
              <w:fldChar w:fldCharType="end"/>
            </w:r>
          </w:hyperlink>
        </w:p>
        <w:p w14:paraId="76CCA5C1" w14:textId="651B26B0"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5F7BC3">
              <w:rPr>
                <w:noProof/>
                <w:webHidden/>
              </w:rPr>
              <w:t>107</w:t>
            </w:r>
            <w:r w:rsidR="00846970">
              <w:rPr>
                <w:noProof/>
                <w:webHidden/>
              </w:rPr>
              <w:fldChar w:fldCharType="end"/>
            </w:r>
          </w:hyperlink>
        </w:p>
        <w:p w14:paraId="23FFD0F4" w14:textId="15360CD3"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5F7BC3">
              <w:rPr>
                <w:noProof/>
                <w:webHidden/>
              </w:rPr>
              <w:t>108</w:t>
            </w:r>
            <w:r w:rsidR="00846970">
              <w:rPr>
                <w:noProof/>
                <w:webHidden/>
              </w:rPr>
              <w:fldChar w:fldCharType="end"/>
            </w:r>
          </w:hyperlink>
        </w:p>
        <w:p w14:paraId="27FFF397" w14:textId="14409005"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5F7BC3">
              <w:rPr>
                <w:noProof/>
                <w:webHidden/>
              </w:rPr>
              <w:t>109</w:t>
            </w:r>
            <w:r w:rsidR="00846970">
              <w:rPr>
                <w:noProof/>
                <w:webHidden/>
              </w:rPr>
              <w:fldChar w:fldCharType="end"/>
            </w:r>
          </w:hyperlink>
        </w:p>
        <w:p w14:paraId="21309E41" w14:textId="71584B88"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5F7BC3">
              <w:rPr>
                <w:noProof/>
                <w:webHidden/>
              </w:rPr>
              <w:t>112</w:t>
            </w:r>
            <w:r w:rsidR="00846970">
              <w:rPr>
                <w:noProof/>
                <w:webHidden/>
              </w:rPr>
              <w:fldChar w:fldCharType="end"/>
            </w:r>
          </w:hyperlink>
        </w:p>
        <w:p w14:paraId="6133F881" w14:textId="0DC98D82"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5F7BC3">
              <w:rPr>
                <w:noProof/>
                <w:webHidden/>
              </w:rPr>
              <w:t>113</w:t>
            </w:r>
            <w:r w:rsidR="00846970">
              <w:rPr>
                <w:noProof/>
                <w:webHidden/>
              </w:rPr>
              <w:fldChar w:fldCharType="end"/>
            </w:r>
          </w:hyperlink>
        </w:p>
        <w:p w14:paraId="21D1655A" w14:textId="1086903F" w:rsidR="00846970" w:rsidRDefault="00735809">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5F7BC3">
              <w:rPr>
                <w:noProof/>
                <w:webHidden/>
              </w:rPr>
              <w:t>116</w:t>
            </w:r>
            <w:r w:rsidR="00846970">
              <w:rPr>
                <w:noProof/>
                <w:webHidden/>
              </w:rPr>
              <w:fldChar w:fldCharType="end"/>
            </w:r>
          </w:hyperlink>
        </w:p>
        <w:p w14:paraId="7929E42A" w14:textId="7E57FB3D" w:rsidR="00846970" w:rsidRDefault="00735809">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5F7BC3">
              <w:rPr>
                <w:noProof/>
                <w:webHidden/>
              </w:rPr>
              <w:t>122</w:t>
            </w:r>
            <w:r w:rsidR="00846970">
              <w:rPr>
                <w:noProof/>
                <w:webHidden/>
              </w:rPr>
              <w:fldChar w:fldCharType="end"/>
            </w:r>
          </w:hyperlink>
        </w:p>
        <w:p w14:paraId="5723217B" w14:textId="2503E970" w:rsidR="00846970" w:rsidRDefault="00735809">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5F7BC3">
              <w:rPr>
                <w:noProof/>
                <w:webHidden/>
              </w:rPr>
              <w:t>124</w:t>
            </w:r>
            <w:r w:rsidR="00846970">
              <w:rPr>
                <w:noProof/>
                <w:webHidden/>
              </w:rPr>
              <w:fldChar w:fldCharType="end"/>
            </w:r>
          </w:hyperlink>
        </w:p>
        <w:p w14:paraId="79C86032" w14:textId="2178A0B7" w:rsidR="00846970" w:rsidRDefault="00735809">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5F7BC3">
              <w:rPr>
                <w:noProof/>
                <w:webHidden/>
              </w:rPr>
              <w:t>130</w:t>
            </w:r>
            <w:r w:rsidR="00846970">
              <w:rPr>
                <w:noProof/>
                <w:webHidden/>
              </w:rPr>
              <w:fldChar w:fldCharType="end"/>
            </w:r>
          </w:hyperlink>
        </w:p>
        <w:p w14:paraId="171F4950" w14:textId="2370C8F6" w:rsidR="00846970" w:rsidRDefault="00735809">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5F7BC3">
              <w:rPr>
                <w:noProof/>
                <w:webHidden/>
              </w:rPr>
              <w:t>136</w:t>
            </w:r>
            <w:r w:rsidR="00846970">
              <w:rPr>
                <w:noProof/>
                <w:webHidden/>
              </w:rPr>
              <w:fldChar w:fldCharType="end"/>
            </w:r>
          </w:hyperlink>
        </w:p>
        <w:p w14:paraId="264C5250" w14:textId="2AF977A5" w:rsidR="00846970" w:rsidRDefault="00735809">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5F7BC3">
              <w:rPr>
                <w:noProof/>
                <w:webHidden/>
              </w:rPr>
              <w:t>139</w:t>
            </w:r>
            <w:r w:rsidR="00846970">
              <w:rPr>
                <w:noProof/>
                <w:webHidden/>
              </w:rPr>
              <w:fldChar w:fldCharType="end"/>
            </w:r>
          </w:hyperlink>
        </w:p>
        <w:p w14:paraId="58FE8F24" w14:textId="3DAA93DB" w:rsidR="00846970" w:rsidRDefault="00735809">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5F7BC3">
              <w:rPr>
                <w:noProof/>
                <w:webHidden/>
              </w:rPr>
              <w:t>150</w:t>
            </w:r>
            <w:r w:rsidR="00846970">
              <w:rPr>
                <w:noProof/>
                <w:webHidden/>
              </w:rPr>
              <w:fldChar w:fldCharType="end"/>
            </w:r>
          </w:hyperlink>
        </w:p>
        <w:p w14:paraId="38C64E3E" w14:textId="49BD36E3" w:rsidR="00846970" w:rsidRDefault="00735809">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5F7BC3">
              <w:rPr>
                <w:noProof/>
                <w:webHidden/>
              </w:rPr>
              <w:t>152</w:t>
            </w:r>
            <w:r w:rsidR="00846970">
              <w:rPr>
                <w:noProof/>
                <w:webHidden/>
              </w:rPr>
              <w:fldChar w:fldCharType="end"/>
            </w:r>
          </w:hyperlink>
        </w:p>
        <w:p w14:paraId="2AB46529" w14:textId="5357CD4A" w:rsidR="00846970" w:rsidRDefault="00735809">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5F7BC3">
              <w:rPr>
                <w:noProof/>
                <w:webHidden/>
              </w:rPr>
              <w:t>157</w:t>
            </w:r>
            <w:r w:rsidR="00846970">
              <w:rPr>
                <w:noProof/>
                <w:webHidden/>
              </w:rPr>
              <w:fldChar w:fldCharType="end"/>
            </w:r>
          </w:hyperlink>
        </w:p>
        <w:p w14:paraId="6599980E" w14:textId="34AFBC4C" w:rsidR="00846970" w:rsidRDefault="00735809">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506B39D6" w14:textId="67BBC0BF" w:rsidR="00846970" w:rsidRDefault="00735809">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3C969E09" w14:textId="72D59A41" w:rsidR="00846970" w:rsidRDefault="00735809">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5F7BC3">
              <w:rPr>
                <w:noProof/>
                <w:webHidden/>
              </w:rPr>
              <w:t>163</w:t>
            </w:r>
            <w:r w:rsidR="00846970">
              <w:rPr>
                <w:noProof/>
                <w:webHidden/>
              </w:rPr>
              <w:fldChar w:fldCharType="end"/>
            </w:r>
          </w:hyperlink>
        </w:p>
        <w:p w14:paraId="79398A32" w14:textId="11FF180B" w:rsidR="00846970" w:rsidRDefault="00735809">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5F7BC3">
              <w:rPr>
                <w:noProof/>
                <w:webHidden/>
              </w:rPr>
              <w:t>169</w:t>
            </w:r>
            <w:r w:rsidR="00846970">
              <w:rPr>
                <w:noProof/>
                <w:webHidden/>
              </w:rPr>
              <w:fldChar w:fldCharType="end"/>
            </w:r>
          </w:hyperlink>
        </w:p>
        <w:p w14:paraId="2F779295" w14:textId="6DE38842" w:rsidR="00846970" w:rsidRDefault="00735809">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5F7BC3">
              <w:rPr>
                <w:noProof/>
                <w:webHidden/>
              </w:rPr>
              <w:t>173</w:t>
            </w:r>
            <w:r w:rsidR="00846970">
              <w:rPr>
                <w:noProof/>
                <w:webHidden/>
              </w:rPr>
              <w:fldChar w:fldCharType="end"/>
            </w:r>
          </w:hyperlink>
        </w:p>
        <w:p w14:paraId="193F1FB2" w14:textId="0F6AB615" w:rsidR="00846970" w:rsidRDefault="00735809">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25AFA0AB" w14:textId="7726F8DE"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5DB39204" w14:textId="2FCE36AC"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5F7BC3">
              <w:rPr>
                <w:noProof/>
                <w:webHidden/>
              </w:rPr>
              <w:t>180</w:t>
            </w:r>
            <w:r w:rsidR="00846970">
              <w:rPr>
                <w:noProof/>
                <w:webHidden/>
              </w:rPr>
              <w:fldChar w:fldCharType="end"/>
            </w:r>
          </w:hyperlink>
        </w:p>
        <w:p w14:paraId="4CF591BF" w14:textId="40779810"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5F7BC3">
              <w:rPr>
                <w:noProof/>
                <w:webHidden/>
              </w:rPr>
              <w:t>183</w:t>
            </w:r>
            <w:r w:rsidR="00846970">
              <w:rPr>
                <w:noProof/>
                <w:webHidden/>
              </w:rPr>
              <w:fldChar w:fldCharType="end"/>
            </w:r>
          </w:hyperlink>
        </w:p>
        <w:p w14:paraId="03E5349E" w14:textId="047B6F98" w:rsidR="00846970" w:rsidRDefault="00735809">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5F7BC3">
              <w:rPr>
                <w:noProof/>
                <w:webHidden/>
              </w:rPr>
              <w:t>185</w:t>
            </w:r>
            <w:r w:rsidR="00846970">
              <w:rPr>
                <w:noProof/>
                <w:webHidden/>
              </w:rPr>
              <w:fldChar w:fldCharType="end"/>
            </w:r>
          </w:hyperlink>
        </w:p>
        <w:p w14:paraId="0B2037EA" w14:textId="31491FBE"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6E0DCD6B" w14:textId="6A7DF2E5"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228E71AB" w14:textId="25921DE1"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5F7BC3">
              <w:rPr>
                <w:noProof/>
                <w:webHidden/>
              </w:rPr>
              <w:t>187</w:t>
            </w:r>
            <w:r w:rsidR="00846970">
              <w:rPr>
                <w:noProof/>
                <w:webHidden/>
              </w:rPr>
              <w:fldChar w:fldCharType="end"/>
            </w:r>
          </w:hyperlink>
        </w:p>
        <w:p w14:paraId="4DAB60E5" w14:textId="6106F2E0"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5F7BC3">
              <w:rPr>
                <w:noProof/>
                <w:webHidden/>
              </w:rPr>
              <w:t>188</w:t>
            </w:r>
            <w:r w:rsidR="00846970">
              <w:rPr>
                <w:noProof/>
                <w:webHidden/>
              </w:rPr>
              <w:fldChar w:fldCharType="end"/>
            </w:r>
          </w:hyperlink>
        </w:p>
        <w:p w14:paraId="42B11EBD" w14:textId="3DEBD9E4"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5F7BC3">
              <w:rPr>
                <w:noProof/>
                <w:webHidden/>
              </w:rPr>
              <w:t>189</w:t>
            </w:r>
            <w:r w:rsidR="00846970">
              <w:rPr>
                <w:noProof/>
                <w:webHidden/>
              </w:rPr>
              <w:fldChar w:fldCharType="end"/>
            </w:r>
          </w:hyperlink>
        </w:p>
        <w:p w14:paraId="1FF50191" w14:textId="1AAE015D"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1549E767" w14:textId="130F3C76"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4F3F1815" w14:textId="70AA0662"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428BCA46" w14:textId="01BA2C48"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07DBC7CF" w14:textId="127F1B09"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5F7BC3">
              <w:rPr>
                <w:noProof/>
                <w:webHidden/>
              </w:rPr>
              <w:t>194</w:t>
            </w:r>
            <w:r w:rsidR="00846970">
              <w:rPr>
                <w:noProof/>
                <w:webHidden/>
              </w:rPr>
              <w:fldChar w:fldCharType="end"/>
            </w:r>
          </w:hyperlink>
        </w:p>
        <w:p w14:paraId="158D04A7" w14:textId="0814710F"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5DF833D6" w14:textId="690C15D9"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15E9894A" w14:textId="4D3BF9FA"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5F7BC3">
              <w:rPr>
                <w:noProof/>
                <w:webHidden/>
              </w:rPr>
              <w:t>196</w:t>
            </w:r>
            <w:r w:rsidR="00846970">
              <w:rPr>
                <w:noProof/>
                <w:webHidden/>
              </w:rPr>
              <w:fldChar w:fldCharType="end"/>
            </w:r>
          </w:hyperlink>
        </w:p>
        <w:p w14:paraId="3B44889E" w14:textId="25588028" w:rsidR="00846970" w:rsidRDefault="00735809">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4F39D9BC" w14:textId="625CB015" w:rsidR="00846970" w:rsidRDefault="00735809">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7962CDF2" w14:textId="4D0DABC2" w:rsidR="00846970" w:rsidRDefault="00735809">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5F7BC3">
              <w:rPr>
                <w:noProof/>
                <w:webHidden/>
              </w:rPr>
              <w:t>199</w:t>
            </w:r>
            <w:r w:rsidR="00846970">
              <w:rPr>
                <w:noProof/>
                <w:webHidden/>
              </w:rPr>
              <w:fldChar w:fldCharType="end"/>
            </w:r>
          </w:hyperlink>
        </w:p>
        <w:p w14:paraId="5E83B626" w14:textId="607DDB44" w:rsidR="00846970" w:rsidRDefault="00735809">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5F7BC3">
              <w:rPr>
                <w:noProof/>
                <w:webHidden/>
              </w:rPr>
              <w:t>200</w:t>
            </w:r>
            <w:r w:rsidR="00846970">
              <w:rPr>
                <w:noProof/>
                <w:webHidden/>
              </w:rPr>
              <w:fldChar w:fldCharType="end"/>
            </w:r>
          </w:hyperlink>
        </w:p>
        <w:p w14:paraId="7DEFA5BE" w14:textId="7292E31C"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5F7BC3">
              <w:rPr>
                <w:noProof/>
                <w:webHidden/>
              </w:rPr>
              <w:t>201</w:t>
            </w:r>
            <w:r w:rsidR="00846970">
              <w:rPr>
                <w:noProof/>
                <w:webHidden/>
              </w:rPr>
              <w:fldChar w:fldCharType="end"/>
            </w:r>
          </w:hyperlink>
        </w:p>
        <w:p w14:paraId="6DB67756" w14:textId="41BD191B"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5F7BC3">
              <w:rPr>
                <w:noProof/>
                <w:webHidden/>
              </w:rPr>
              <w:t>203</w:t>
            </w:r>
            <w:r w:rsidR="00846970">
              <w:rPr>
                <w:noProof/>
                <w:webHidden/>
              </w:rPr>
              <w:fldChar w:fldCharType="end"/>
            </w:r>
          </w:hyperlink>
        </w:p>
        <w:p w14:paraId="0C0D0E43" w14:textId="50B6352D"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5F7BC3">
              <w:rPr>
                <w:noProof/>
                <w:webHidden/>
              </w:rPr>
              <w:t>204</w:t>
            </w:r>
            <w:r w:rsidR="00846970">
              <w:rPr>
                <w:noProof/>
                <w:webHidden/>
              </w:rPr>
              <w:fldChar w:fldCharType="end"/>
            </w:r>
          </w:hyperlink>
        </w:p>
        <w:p w14:paraId="6BE8E918" w14:textId="4A8825E0"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5F7BC3">
              <w:rPr>
                <w:noProof/>
                <w:webHidden/>
              </w:rPr>
              <w:t>205</w:t>
            </w:r>
            <w:r w:rsidR="00846970">
              <w:rPr>
                <w:noProof/>
                <w:webHidden/>
              </w:rPr>
              <w:fldChar w:fldCharType="end"/>
            </w:r>
          </w:hyperlink>
        </w:p>
        <w:p w14:paraId="614325DE" w14:textId="01240601"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5F7BC3">
              <w:rPr>
                <w:noProof/>
                <w:webHidden/>
              </w:rPr>
              <w:t>208</w:t>
            </w:r>
            <w:r w:rsidR="00846970">
              <w:rPr>
                <w:noProof/>
                <w:webHidden/>
              </w:rPr>
              <w:fldChar w:fldCharType="end"/>
            </w:r>
          </w:hyperlink>
        </w:p>
        <w:p w14:paraId="6810A211" w14:textId="4C5D7074" w:rsidR="00846970" w:rsidRDefault="00735809">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5F7BC3">
              <w:rPr>
                <w:noProof/>
                <w:webHidden/>
              </w:rPr>
              <w:t>212</w:t>
            </w:r>
            <w:r w:rsidR="00846970">
              <w:rPr>
                <w:noProof/>
                <w:webHidden/>
              </w:rPr>
              <w:fldChar w:fldCharType="end"/>
            </w:r>
          </w:hyperlink>
        </w:p>
        <w:p w14:paraId="61266002" w14:textId="74921B9E" w:rsidR="00846970" w:rsidRDefault="00735809">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5F7BC3">
              <w:rPr>
                <w:noProof/>
                <w:webHidden/>
              </w:rPr>
              <w:t>216</w:t>
            </w:r>
            <w:r w:rsidR="00846970">
              <w:rPr>
                <w:noProof/>
                <w:webHidden/>
              </w:rPr>
              <w:fldChar w:fldCharType="end"/>
            </w:r>
          </w:hyperlink>
        </w:p>
        <w:p w14:paraId="183E13E8" w14:textId="71E21C3D" w:rsidR="00846970" w:rsidRDefault="00735809">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5F7BC3">
              <w:rPr>
                <w:noProof/>
                <w:webHidden/>
              </w:rPr>
              <w:t>219</w:t>
            </w:r>
            <w:r w:rsidR="00846970">
              <w:rPr>
                <w:noProof/>
                <w:webHidden/>
              </w:rPr>
              <w:fldChar w:fldCharType="end"/>
            </w:r>
          </w:hyperlink>
        </w:p>
        <w:p w14:paraId="208E6354" w14:textId="78FF6E1D"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5F7BC3">
              <w:rPr>
                <w:noProof/>
                <w:webHidden/>
              </w:rPr>
              <w:t>221</w:t>
            </w:r>
            <w:r w:rsidR="00846970">
              <w:rPr>
                <w:noProof/>
                <w:webHidden/>
              </w:rPr>
              <w:fldChar w:fldCharType="end"/>
            </w:r>
          </w:hyperlink>
        </w:p>
        <w:p w14:paraId="11856243" w14:textId="2721BED3"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5F7BC3">
              <w:rPr>
                <w:noProof/>
                <w:webHidden/>
              </w:rPr>
              <w:t>226</w:t>
            </w:r>
            <w:r w:rsidR="00846970">
              <w:rPr>
                <w:noProof/>
                <w:webHidden/>
              </w:rPr>
              <w:fldChar w:fldCharType="end"/>
            </w:r>
          </w:hyperlink>
        </w:p>
        <w:p w14:paraId="45176886" w14:textId="763517F7"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5F7BC3">
              <w:rPr>
                <w:noProof/>
                <w:webHidden/>
              </w:rPr>
              <w:t>227</w:t>
            </w:r>
            <w:r w:rsidR="00846970">
              <w:rPr>
                <w:noProof/>
                <w:webHidden/>
              </w:rPr>
              <w:fldChar w:fldCharType="end"/>
            </w:r>
          </w:hyperlink>
        </w:p>
        <w:p w14:paraId="2E11C1C2" w14:textId="0FAC3449"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5F7BC3">
              <w:rPr>
                <w:noProof/>
                <w:webHidden/>
              </w:rPr>
              <w:t>232</w:t>
            </w:r>
            <w:r w:rsidR="00846970">
              <w:rPr>
                <w:noProof/>
                <w:webHidden/>
              </w:rPr>
              <w:fldChar w:fldCharType="end"/>
            </w:r>
          </w:hyperlink>
        </w:p>
        <w:p w14:paraId="7A430A96" w14:textId="3457337F"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5F7BC3">
              <w:rPr>
                <w:noProof/>
                <w:webHidden/>
              </w:rPr>
              <w:t>235</w:t>
            </w:r>
            <w:r w:rsidR="00846970">
              <w:rPr>
                <w:noProof/>
                <w:webHidden/>
              </w:rPr>
              <w:fldChar w:fldCharType="end"/>
            </w:r>
          </w:hyperlink>
        </w:p>
        <w:p w14:paraId="78FA17E5" w14:textId="34C72D76"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5F7BC3">
              <w:rPr>
                <w:noProof/>
                <w:webHidden/>
              </w:rPr>
              <w:t>237</w:t>
            </w:r>
            <w:r w:rsidR="00846970">
              <w:rPr>
                <w:noProof/>
                <w:webHidden/>
              </w:rPr>
              <w:fldChar w:fldCharType="end"/>
            </w:r>
          </w:hyperlink>
        </w:p>
        <w:p w14:paraId="2D73B2B0" w14:textId="0D556B11"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5F7BC3">
              <w:rPr>
                <w:noProof/>
                <w:webHidden/>
              </w:rPr>
              <w:t>238</w:t>
            </w:r>
            <w:r w:rsidR="00846970">
              <w:rPr>
                <w:noProof/>
                <w:webHidden/>
              </w:rPr>
              <w:fldChar w:fldCharType="end"/>
            </w:r>
          </w:hyperlink>
        </w:p>
        <w:p w14:paraId="4A9AE593" w14:textId="11393169"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5F7BC3">
              <w:rPr>
                <w:noProof/>
                <w:webHidden/>
              </w:rPr>
              <w:t>239</w:t>
            </w:r>
            <w:r w:rsidR="00846970">
              <w:rPr>
                <w:noProof/>
                <w:webHidden/>
              </w:rPr>
              <w:fldChar w:fldCharType="end"/>
            </w:r>
          </w:hyperlink>
        </w:p>
        <w:p w14:paraId="336617DD" w14:textId="7C71A123"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5F7BC3">
              <w:rPr>
                <w:noProof/>
                <w:webHidden/>
              </w:rPr>
              <w:t>241</w:t>
            </w:r>
            <w:r w:rsidR="00846970">
              <w:rPr>
                <w:noProof/>
                <w:webHidden/>
              </w:rPr>
              <w:fldChar w:fldCharType="end"/>
            </w:r>
          </w:hyperlink>
        </w:p>
        <w:p w14:paraId="6EAE3C7E" w14:textId="5AF41C54"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5F7BC3">
              <w:rPr>
                <w:noProof/>
                <w:webHidden/>
              </w:rPr>
              <w:t>243</w:t>
            </w:r>
            <w:r w:rsidR="00846970">
              <w:rPr>
                <w:noProof/>
                <w:webHidden/>
              </w:rPr>
              <w:fldChar w:fldCharType="end"/>
            </w:r>
          </w:hyperlink>
        </w:p>
        <w:p w14:paraId="2D53AB5B" w14:textId="41BB304E"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5F7BC3">
              <w:rPr>
                <w:noProof/>
                <w:webHidden/>
              </w:rPr>
              <w:t>244</w:t>
            </w:r>
            <w:r w:rsidR="00846970">
              <w:rPr>
                <w:noProof/>
                <w:webHidden/>
              </w:rPr>
              <w:fldChar w:fldCharType="end"/>
            </w:r>
          </w:hyperlink>
        </w:p>
        <w:p w14:paraId="7DE18604" w14:textId="37DF2B21"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5F7BC3">
              <w:rPr>
                <w:noProof/>
                <w:webHidden/>
              </w:rPr>
              <w:t>249</w:t>
            </w:r>
            <w:r w:rsidR="00846970">
              <w:rPr>
                <w:noProof/>
                <w:webHidden/>
              </w:rPr>
              <w:fldChar w:fldCharType="end"/>
            </w:r>
          </w:hyperlink>
        </w:p>
        <w:p w14:paraId="4FDF3DFD" w14:textId="4A97BA5E"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4259FA89" w14:textId="511EDF1B"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10ED3BA1" w14:textId="4E27257C"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5F7BC3">
              <w:rPr>
                <w:noProof/>
                <w:webHidden/>
              </w:rPr>
              <w:t>251</w:t>
            </w:r>
            <w:r w:rsidR="00846970">
              <w:rPr>
                <w:noProof/>
                <w:webHidden/>
              </w:rPr>
              <w:fldChar w:fldCharType="end"/>
            </w:r>
          </w:hyperlink>
        </w:p>
        <w:p w14:paraId="78154B81" w14:textId="012294CD"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63FE80A8" w14:textId="4220FC03"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359AA358" w14:textId="33099AFB"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5F7BC3">
              <w:rPr>
                <w:noProof/>
                <w:webHidden/>
              </w:rPr>
              <w:t>255</w:t>
            </w:r>
            <w:r w:rsidR="00846970">
              <w:rPr>
                <w:noProof/>
                <w:webHidden/>
              </w:rPr>
              <w:fldChar w:fldCharType="end"/>
            </w:r>
          </w:hyperlink>
        </w:p>
        <w:p w14:paraId="0879398B" w14:textId="0566499A"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5F7BC3">
              <w:rPr>
                <w:noProof/>
                <w:webHidden/>
              </w:rPr>
              <w:t>256</w:t>
            </w:r>
            <w:r w:rsidR="00846970">
              <w:rPr>
                <w:noProof/>
                <w:webHidden/>
              </w:rPr>
              <w:fldChar w:fldCharType="end"/>
            </w:r>
          </w:hyperlink>
        </w:p>
        <w:p w14:paraId="2DA1436B" w14:textId="7FC0928E"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5F7BC3">
              <w:rPr>
                <w:noProof/>
                <w:webHidden/>
              </w:rPr>
              <w:t>258</w:t>
            </w:r>
            <w:r w:rsidR="00846970">
              <w:rPr>
                <w:noProof/>
                <w:webHidden/>
              </w:rPr>
              <w:fldChar w:fldCharType="end"/>
            </w:r>
          </w:hyperlink>
        </w:p>
        <w:p w14:paraId="1EA42302" w14:textId="776A2A01"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5F7BC3">
              <w:rPr>
                <w:noProof/>
                <w:webHidden/>
              </w:rPr>
              <w:t>259</w:t>
            </w:r>
            <w:r w:rsidR="00846970">
              <w:rPr>
                <w:noProof/>
                <w:webHidden/>
              </w:rPr>
              <w:fldChar w:fldCharType="end"/>
            </w:r>
          </w:hyperlink>
        </w:p>
        <w:p w14:paraId="19DFD3FA" w14:textId="58DF5765"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5F7BC3">
              <w:rPr>
                <w:noProof/>
                <w:webHidden/>
              </w:rPr>
              <w:t>262</w:t>
            </w:r>
            <w:r w:rsidR="00846970">
              <w:rPr>
                <w:noProof/>
                <w:webHidden/>
              </w:rPr>
              <w:fldChar w:fldCharType="end"/>
            </w:r>
          </w:hyperlink>
        </w:p>
        <w:p w14:paraId="3AD3E5E7" w14:textId="2FDCA77C" w:rsidR="00846970" w:rsidRDefault="00735809">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6E279EB7" w14:textId="31A66B99" w:rsidR="00846970" w:rsidRDefault="00735809">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0100BD7B" w14:textId="74077223"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1471D9D9" w14:textId="4B2706A4"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5F7BC3">
              <w:rPr>
                <w:noProof/>
                <w:webHidden/>
              </w:rPr>
              <w:t>267</w:t>
            </w:r>
            <w:r w:rsidR="00846970">
              <w:rPr>
                <w:noProof/>
                <w:webHidden/>
              </w:rPr>
              <w:fldChar w:fldCharType="end"/>
            </w:r>
          </w:hyperlink>
        </w:p>
        <w:p w14:paraId="6EBF1C38" w14:textId="508ACE54"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5F7BC3">
              <w:rPr>
                <w:noProof/>
                <w:webHidden/>
              </w:rPr>
              <w:t>268</w:t>
            </w:r>
            <w:r w:rsidR="00846970">
              <w:rPr>
                <w:noProof/>
                <w:webHidden/>
              </w:rPr>
              <w:fldChar w:fldCharType="end"/>
            </w:r>
          </w:hyperlink>
        </w:p>
        <w:p w14:paraId="34AA7323" w14:textId="22D34531"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5F7BC3">
              <w:rPr>
                <w:noProof/>
                <w:webHidden/>
              </w:rPr>
              <w:t>270</w:t>
            </w:r>
            <w:r w:rsidR="00846970">
              <w:rPr>
                <w:noProof/>
                <w:webHidden/>
              </w:rPr>
              <w:fldChar w:fldCharType="end"/>
            </w:r>
          </w:hyperlink>
        </w:p>
        <w:p w14:paraId="0A0FDF68" w14:textId="38019F65"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1DFA5C85" w14:textId="69E9443B"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28BC1596" w14:textId="468A753D"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5294E8F8" w14:textId="1BA13701"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35BA44E4" w14:textId="16CA12F4"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5F7BC3">
              <w:rPr>
                <w:noProof/>
                <w:webHidden/>
              </w:rPr>
              <w:t>273</w:t>
            </w:r>
            <w:r w:rsidR="00846970">
              <w:rPr>
                <w:noProof/>
                <w:webHidden/>
              </w:rPr>
              <w:fldChar w:fldCharType="end"/>
            </w:r>
          </w:hyperlink>
        </w:p>
        <w:p w14:paraId="45F1ADA7" w14:textId="4FA4D3B0"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5F7BC3">
              <w:rPr>
                <w:noProof/>
                <w:webHidden/>
              </w:rPr>
              <w:t>278</w:t>
            </w:r>
            <w:r w:rsidR="00846970">
              <w:rPr>
                <w:noProof/>
                <w:webHidden/>
              </w:rPr>
              <w:fldChar w:fldCharType="end"/>
            </w:r>
          </w:hyperlink>
        </w:p>
        <w:p w14:paraId="639FBCCD" w14:textId="71D16FCA"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5F7BC3">
              <w:rPr>
                <w:noProof/>
                <w:webHidden/>
              </w:rPr>
              <w:t>281</w:t>
            </w:r>
            <w:r w:rsidR="00846970">
              <w:rPr>
                <w:noProof/>
                <w:webHidden/>
              </w:rPr>
              <w:fldChar w:fldCharType="end"/>
            </w:r>
          </w:hyperlink>
        </w:p>
        <w:p w14:paraId="021AFC36" w14:textId="2F1002BC"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5F7BC3">
              <w:rPr>
                <w:noProof/>
                <w:webHidden/>
              </w:rPr>
              <w:t>282</w:t>
            </w:r>
            <w:r w:rsidR="00846970">
              <w:rPr>
                <w:noProof/>
                <w:webHidden/>
              </w:rPr>
              <w:fldChar w:fldCharType="end"/>
            </w:r>
          </w:hyperlink>
        </w:p>
        <w:p w14:paraId="604A6122" w14:textId="4FD813B1" w:rsidR="00846970" w:rsidRDefault="00735809">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5F7BC3">
              <w:rPr>
                <w:noProof/>
                <w:webHidden/>
              </w:rPr>
              <w:t>289</w:t>
            </w:r>
            <w:r w:rsidR="00846970">
              <w:rPr>
                <w:noProof/>
                <w:webHidden/>
              </w:rPr>
              <w:fldChar w:fldCharType="end"/>
            </w:r>
          </w:hyperlink>
        </w:p>
        <w:p w14:paraId="207D3411" w14:textId="361CCCEE"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5F7BC3">
              <w:rPr>
                <w:noProof/>
                <w:webHidden/>
              </w:rPr>
              <w:t>290</w:t>
            </w:r>
            <w:r w:rsidR="00846970">
              <w:rPr>
                <w:noProof/>
                <w:webHidden/>
              </w:rPr>
              <w:fldChar w:fldCharType="end"/>
            </w:r>
          </w:hyperlink>
        </w:p>
        <w:p w14:paraId="7E432B11" w14:textId="20C52FF3" w:rsidR="00846970" w:rsidRDefault="00735809">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71D82289" w14:textId="2ABC5545" w:rsidR="00846970" w:rsidRDefault="00735809">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0BB1C940" w14:textId="679DDFFA" w:rsidR="00846970" w:rsidRDefault="00735809">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3E8249E2" w14:textId="40DE09CC" w:rsidR="00846970" w:rsidRDefault="00735809">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5F7BC3">
              <w:rPr>
                <w:noProof/>
                <w:webHidden/>
              </w:rPr>
              <w:t>297</w:t>
            </w:r>
            <w:r w:rsidR="00846970">
              <w:rPr>
                <w:noProof/>
                <w:webHidden/>
              </w:rPr>
              <w:fldChar w:fldCharType="end"/>
            </w:r>
          </w:hyperlink>
        </w:p>
        <w:p w14:paraId="27592E55" w14:textId="7B12EBA1" w:rsidR="00846970" w:rsidRDefault="00735809">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5F7BC3">
              <w:rPr>
                <w:noProof/>
                <w:webHidden/>
              </w:rPr>
              <w:t>300</w:t>
            </w:r>
            <w:r w:rsidR="00846970">
              <w:rPr>
                <w:noProof/>
                <w:webHidden/>
              </w:rPr>
              <w:fldChar w:fldCharType="end"/>
            </w:r>
          </w:hyperlink>
        </w:p>
        <w:p w14:paraId="23533471" w14:textId="6A80C6AB" w:rsidR="00846970" w:rsidRDefault="00735809">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5F7BC3">
              <w:rPr>
                <w:noProof/>
                <w:webHidden/>
              </w:rPr>
              <w:t>302</w:t>
            </w:r>
            <w:r w:rsidR="00846970">
              <w:rPr>
                <w:noProof/>
                <w:webHidden/>
              </w:rPr>
              <w:fldChar w:fldCharType="end"/>
            </w:r>
          </w:hyperlink>
        </w:p>
        <w:p w14:paraId="4A0FAA6B" w14:textId="1A2031E5" w:rsidR="00846970" w:rsidRDefault="00735809">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5F7BC3">
              <w:rPr>
                <w:noProof/>
                <w:webHidden/>
              </w:rPr>
              <w:t>308</w:t>
            </w:r>
            <w:r w:rsidR="00846970">
              <w:rPr>
                <w:noProof/>
                <w:webHidden/>
              </w:rPr>
              <w:fldChar w:fldCharType="end"/>
            </w:r>
          </w:hyperlink>
        </w:p>
        <w:p w14:paraId="56099CC4" w14:textId="4D8B302E" w:rsidR="00846970" w:rsidRDefault="00735809">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5F7BC3">
              <w:rPr>
                <w:noProof/>
                <w:webHidden/>
              </w:rPr>
              <w:t>309</w:t>
            </w:r>
            <w:r w:rsidR="00846970">
              <w:rPr>
                <w:noProof/>
                <w:webHidden/>
              </w:rPr>
              <w:fldChar w:fldCharType="end"/>
            </w:r>
          </w:hyperlink>
        </w:p>
        <w:p w14:paraId="49CFF97F" w14:textId="535D52DA" w:rsidR="00846970" w:rsidRDefault="00735809">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5F7BC3">
              <w:rPr>
                <w:noProof/>
                <w:webHidden/>
              </w:rPr>
              <w:t>318</w:t>
            </w:r>
            <w:r w:rsidR="00846970">
              <w:rPr>
                <w:noProof/>
                <w:webHidden/>
              </w:rPr>
              <w:fldChar w:fldCharType="end"/>
            </w:r>
          </w:hyperlink>
        </w:p>
        <w:p w14:paraId="4AA3655D" w14:textId="45A60C9D"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5F7BC3">
              <w:rPr>
                <w:noProof/>
                <w:webHidden/>
              </w:rPr>
              <w:t>319</w:t>
            </w:r>
            <w:r w:rsidR="00846970">
              <w:rPr>
                <w:noProof/>
                <w:webHidden/>
              </w:rPr>
              <w:fldChar w:fldCharType="end"/>
            </w:r>
          </w:hyperlink>
        </w:p>
        <w:p w14:paraId="79746DA9" w14:textId="158AC9F3"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5F7BC3">
              <w:rPr>
                <w:noProof/>
                <w:webHidden/>
              </w:rPr>
              <w:t>331</w:t>
            </w:r>
            <w:r w:rsidR="00846970">
              <w:rPr>
                <w:noProof/>
                <w:webHidden/>
              </w:rPr>
              <w:fldChar w:fldCharType="end"/>
            </w:r>
          </w:hyperlink>
        </w:p>
        <w:p w14:paraId="029FD42D" w14:textId="1F94C1CD"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5F7BC3">
              <w:rPr>
                <w:noProof/>
                <w:webHidden/>
              </w:rPr>
              <w:t>341</w:t>
            </w:r>
            <w:r w:rsidR="00846970">
              <w:rPr>
                <w:noProof/>
                <w:webHidden/>
              </w:rPr>
              <w:fldChar w:fldCharType="end"/>
            </w:r>
          </w:hyperlink>
        </w:p>
        <w:p w14:paraId="489B657D" w14:textId="0D4EF3D8" w:rsidR="00846970" w:rsidRDefault="00735809">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5F7BC3">
              <w:rPr>
                <w:noProof/>
                <w:webHidden/>
              </w:rPr>
              <w:t>350</w:t>
            </w:r>
            <w:r w:rsidR="00846970">
              <w:rPr>
                <w:noProof/>
                <w:webHidden/>
              </w:rPr>
              <w:fldChar w:fldCharType="end"/>
            </w:r>
          </w:hyperlink>
        </w:p>
        <w:p w14:paraId="0C914D86" w14:textId="34A24BC7" w:rsidR="00846970" w:rsidRDefault="00735809">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5F7BC3">
              <w:rPr>
                <w:noProof/>
                <w:webHidden/>
              </w:rPr>
              <w:t>356</w:t>
            </w:r>
            <w:r w:rsidR="00846970">
              <w:rPr>
                <w:noProof/>
                <w:webHidden/>
              </w:rPr>
              <w:fldChar w:fldCharType="end"/>
            </w:r>
          </w:hyperlink>
        </w:p>
        <w:p w14:paraId="3D57C161" w14:textId="65EF6B2A" w:rsidR="00846970" w:rsidRDefault="00735809">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6AA28CD0" w14:textId="6A7CADBB" w:rsidR="00846970" w:rsidRDefault="00735809">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7900FAF3" w14:textId="49B69C2E"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35A831FE" w14:textId="76BDA17E"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5F7BC3">
              <w:rPr>
                <w:noProof/>
                <w:webHidden/>
              </w:rPr>
              <w:t>365</w:t>
            </w:r>
            <w:r w:rsidR="00846970">
              <w:rPr>
                <w:noProof/>
                <w:webHidden/>
              </w:rPr>
              <w:fldChar w:fldCharType="end"/>
            </w:r>
          </w:hyperlink>
        </w:p>
        <w:p w14:paraId="10929E8A" w14:textId="0A3576D9"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5F7BC3">
              <w:rPr>
                <w:noProof/>
                <w:webHidden/>
              </w:rPr>
              <w:t>369</w:t>
            </w:r>
            <w:r w:rsidR="00846970">
              <w:rPr>
                <w:noProof/>
                <w:webHidden/>
              </w:rPr>
              <w:fldChar w:fldCharType="end"/>
            </w:r>
          </w:hyperlink>
        </w:p>
        <w:p w14:paraId="63D8CFA0" w14:textId="372FC366" w:rsidR="00846970" w:rsidRDefault="00735809">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5F7BC3">
              <w:rPr>
                <w:noProof/>
                <w:webHidden/>
              </w:rPr>
              <w:t>370</w:t>
            </w:r>
            <w:r w:rsidR="00846970">
              <w:rPr>
                <w:noProof/>
                <w:webHidden/>
              </w:rPr>
              <w:fldChar w:fldCharType="end"/>
            </w:r>
          </w:hyperlink>
        </w:p>
        <w:p w14:paraId="0FA20F82" w14:textId="332497CF" w:rsidR="00846970" w:rsidRDefault="00735809">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5F7BC3">
              <w:rPr>
                <w:noProof/>
                <w:webHidden/>
              </w:rPr>
              <w:t>373</w:t>
            </w:r>
            <w:r w:rsidR="00846970">
              <w:rPr>
                <w:noProof/>
                <w:webHidden/>
              </w:rPr>
              <w:fldChar w:fldCharType="end"/>
            </w:r>
          </w:hyperlink>
        </w:p>
        <w:p w14:paraId="5739B4A8" w14:textId="4E8DA2FD"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5F7BC3">
              <w:rPr>
                <w:noProof/>
                <w:webHidden/>
              </w:rPr>
              <w:t>375</w:t>
            </w:r>
            <w:r w:rsidR="00846970">
              <w:rPr>
                <w:noProof/>
                <w:webHidden/>
              </w:rPr>
              <w:fldChar w:fldCharType="end"/>
            </w:r>
          </w:hyperlink>
        </w:p>
        <w:p w14:paraId="5BD48757" w14:textId="231DEC1F"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5F7BC3">
              <w:rPr>
                <w:noProof/>
                <w:webHidden/>
              </w:rPr>
              <w:t>376</w:t>
            </w:r>
            <w:r w:rsidR="00846970">
              <w:rPr>
                <w:noProof/>
                <w:webHidden/>
              </w:rPr>
              <w:fldChar w:fldCharType="end"/>
            </w:r>
          </w:hyperlink>
        </w:p>
        <w:p w14:paraId="03590D8B" w14:textId="41F5802F"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5F7BC3">
              <w:rPr>
                <w:noProof/>
                <w:webHidden/>
              </w:rPr>
              <w:t>377</w:t>
            </w:r>
            <w:r w:rsidR="00846970">
              <w:rPr>
                <w:noProof/>
                <w:webHidden/>
              </w:rPr>
              <w:fldChar w:fldCharType="end"/>
            </w:r>
          </w:hyperlink>
        </w:p>
        <w:p w14:paraId="0A69476B" w14:textId="6FC80810"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5F7BC3">
              <w:rPr>
                <w:noProof/>
                <w:webHidden/>
              </w:rPr>
              <w:t>378</w:t>
            </w:r>
            <w:r w:rsidR="00846970">
              <w:rPr>
                <w:noProof/>
                <w:webHidden/>
              </w:rPr>
              <w:fldChar w:fldCharType="end"/>
            </w:r>
          </w:hyperlink>
        </w:p>
        <w:p w14:paraId="03E59703" w14:textId="21E2822A"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5F7BC3">
              <w:rPr>
                <w:noProof/>
                <w:webHidden/>
              </w:rPr>
              <w:t>381</w:t>
            </w:r>
            <w:r w:rsidR="00846970">
              <w:rPr>
                <w:noProof/>
                <w:webHidden/>
              </w:rPr>
              <w:fldChar w:fldCharType="end"/>
            </w:r>
          </w:hyperlink>
        </w:p>
        <w:p w14:paraId="19DEF7FA" w14:textId="16C32864"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5F7BC3">
              <w:rPr>
                <w:noProof/>
                <w:webHidden/>
              </w:rPr>
              <w:t>382</w:t>
            </w:r>
            <w:r w:rsidR="00846970">
              <w:rPr>
                <w:noProof/>
                <w:webHidden/>
              </w:rPr>
              <w:fldChar w:fldCharType="end"/>
            </w:r>
          </w:hyperlink>
        </w:p>
        <w:p w14:paraId="19DBF9E7" w14:textId="600A1C90"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5F7BC3">
              <w:rPr>
                <w:noProof/>
                <w:webHidden/>
              </w:rPr>
              <w:t>383</w:t>
            </w:r>
            <w:r w:rsidR="00846970">
              <w:rPr>
                <w:noProof/>
                <w:webHidden/>
              </w:rPr>
              <w:fldChar w:fldCharType="end"/>
            </w:r>
          </w:hyperlink>
        </w:p>
        <w:p w14:paraId="270EE2B8" w14:textId="557BFC3A"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5F7BC3">
              <w:rPr>
                <w:noProof/>
                <w:webHidden/>
              </w:rPr>
              <w:t>388</w:t>
            </w:r>
            <w:r w:rsidR="00846970">
              <w:rPr>
                <w:noProof/>
                <w:webHidden/>
              </w:rPr>
              <w:fldChar w:fldCharType="end"/>
            </w:r>
          </w:hyperlink>
        </w:p>
        <w:p w14:paraId="011C717B" w14:textId="51AFA5A0"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5F7BC3">
              <w:rPr>
                <w:noProof/>
                <w:webHidden/>
              </w:rPr>
              <w:t>390</w:t>
            </w:r>
            <w:r w:rsidR="00846970">
              <w:rPr>
                <w:noProof/>
                <w:webHidden/>
              </w:rPr>
              <w:fldChar w:fldCharType="end"/>
            </w:r>
          </w:hyperlink>
        </w:p>
        <w:p w14:paraId="3B3A3DD9" w14:textId="5878D698"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5F7BC3">
              <w:rPr>
                <w:noProof/>
                <w:webHidden/>
              </w:rPr>
              <w:t>393</w:t>
            </w:r>
            <w:r w:rsidR="00846970">
              <w:rPr>
                <w:noProof/>
                <w:webHidden/>
              </w:rPr>
              <w:fldChar w:fldCharType="end"/>
            </w:r>
          </w:hyperlink>
        </w:p>
        <w:p w14:paraId="44637038" w14:textId="177417BF" w:rsidR="00846970" w:rsidRDefault="00735809">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5D4F71A" w14:textId="63780937" w:rsidR="00846970" w:rsidRDefault="00735809">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4618635B" w14:textId="034EA884" w:rsidR="00846970" w:rsidRDefault="00735809">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0A87BC4" w14:textId="49E7B0CB" w:rsidR="00846970" w:rsidRDefault="00735809">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4AA0E2A6" w14:textId="4826A1DB"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1923C8FB" w14:textId="0D495717"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5F7BC3">
              <w:rPr>
                <w:noProof/>
                <w:webHidden/>
              </w:rPr>
              <w:t>403</w:t>
            </w:r>
            <w:r w:rsidR="00846970">
              <w:rPr>
                <w:noProof/>
                <w:webHidden/>
              </w:rPr>
              <w:fldChar w:fldCharType="end"/>
            </w:r>
          </w:hyperlink>
        </w:p>
        <w:p w14:paraId="0CE21463" w14:textId="542FE7D7"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5F7BC3">
              <w:rPr>
                <w:noProof/>
                <w:webHidden/>
              </w:rPr>
              <w:t>404</w:t>
            </w:r>
            <w:r w:rsidR="00846970">
              <w:rPr>
                <w:noProof/>
                <w:webHidden/>
              </w:rPr>
              <w:fldChar w:fldCharType="end"/>
            </w:r>
          </w:hyperlink>
        </w:p>
        <w:p w14:paraId="5834CD37" w14:textId="7D5FC903"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5F7BC3">
              <w:rPr>
                <w:noProof/>
                <w:webHidden/>
              </w:rPr>
              <w:t>408</w:t>
            </w:r>
            <w:r w:rsidR="00846970">
              <w:rPr>
                <w:noProof/>
                <w:webHidden/>
              </w:rPr>
              <w:fldChar w:fldCharType="end"/>
            </w:r>
          </w:hyperlink>
        </w:p>
        <w:p w14:paraId="7CB19A1B" w14:textId="0A39C2EE"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5F7BC3">
              <w:rPr>
                <w:noProof/>
                <w:webHidden/>
              </w:rPr>
              <w:t>410</w:t>
            </w:r>
            <w:r w:rsidR="00846970">
              <w:rPr>
                <w:noProof/>
                <w:webHidden/>
              </w:rPr>
              <w:fldChar w:fldCharType="end"/>
            </w:r>
          </w:hyperlink>
        </w:p>
        <w:p w14:paraId="447209ED" w14:textId="1548EB29" w:rsidR="00846970" w:rsidRDefault="00735809">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65F39659" w14:textId="2077CA05" w:rsidR="00846970" w:rsidRDefault="00735809">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4CDBB896" w14:textId="12CF0953" w:rsidR="00846970" w:rsidRDefault="00735809">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24452DAF" w14:textId="0699F869"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0CF6483A" w14:textId="0FA6D3AC" w:rsidR="00846970" w:rsidRDefault="00735809">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5F7BC3">
              <w:rPr>
                <w:noProof/>
                <w:webHidden/>
              </w:rPr>
              <w:t>417</w:t>
            </w:r>
            <w:r w:rsidR="00846970">
              <w:rPr>
                <w:noProof/>
                <w:webHidden/>
              </w:rPr>
              <w:fldChar w:fldCharType="end"/>
            </w:r>
          </w:hyperlink>
        </w:p>
        <w:p w14:paraId="5F3D8EA4" w14:textId="0D0444A4"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579624E9" w14:textId="1A46BE8C"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3612D7BC" w14:textId="13C75B3F" w:rsidR="00846970" w:rsidRDefault="00735809">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5F7BC3">
              <w:rPr>
                <w:noProof/>
                <w:webHidden/>
              </w:rPr>
              <w:t>420</w:t>
            </w:r>
            <w:r w:rsidR="00846970">
              <w:rPr>
                <w:noProof/>
                <w:webHidden/>
              </w:rPr>
              <w:fldChar w:fldCharType="end"/>
            </w:r>
          </w:hyperlink>
        </w:p>
        <w:p w14:paraId="0BEB2004" w14:textId="55C04DA1" w:rsidR="00846970" w:rsidRDefault="00735809">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5637EF53" w14:textId="361D5C4F" w:rsidR="00846970" w:rsidRDefault="00735809">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3AE533FF" w14:textId="673359D8" w:rsidR="00846970" w:rsidRDefault="00735809">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5F7BC3">
              <w:rPr>
                <w:noProof/>
                <w:webHidden/>
              </w:rPr>
              <w:t>423</w:t>
            </w:r>
            <w:r w:rsidR="00846970">
              <w:rPr>
                <w:noProof/>
                <w:webHidden/>
              </w:rPr>
              <w:fldChar w:fldCharType="end"/>
            </w:r>
          </w:hyperlink>
        </w:p>
        <w:p w14:paraId="0608863F" w14:textId="092F121D" w:rsidR="00846970" w:rsidRDefault="00735809">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1012D2BE" w14:textId="5E11AE11" w:rsidR="00846970" w:rsidRDefault="00735809">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3D2B6AD0" w14:textId="78C161D7"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45AD7259" w14:textId="22BB7B4C"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2A08906F" w14:textId="7A346C0C"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2599AC78" w14:textId="5E785992"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137A4FA3" w14:textId="0D2A8A70"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5F7BC3">
              <w:rPr>
                <w:noProof/>
                <w:webHidden/>
              </w:rPr>
              <w:t>427</w:t>
            </w:r>
            <w:r w:rsidR="00846970">
              <w:rPr>
                <w:noProof/>
                <w:webHidden/>
              </w:rPr>
              <w:fldChar w:fldCharType="end"/>
            </w:r>
          </w:hyperlink>
        </w:p>
        <w:p w14:paraId="564DE419" w14:textId="09CCDF2F"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5F7BC3">
              <w:rPr>
                <w:noProof/>
                <w:webHidden/>
              </w:rPr>
              <w:t>428</w:t>
            </w:r>
            <w:r w:rsidR="00846970">
              <w:rPr>
                <w:noProof/>
                <w:webHidden/>
              </w:rPr>
              <w:fldChar w:fldCharType="end"/>
            </w:r>
          </w:hyperlink>
        </w:p>
        <w:p w14:paraId="053482A7" w14:textId="3245384D"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4A8505E7" w14:textId="6C3FCE2C"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6C404276" w14:textId="22A3B3C6"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78429702" w14:textId="606E7CC0"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2DA82888" w14:textId="75DF323A"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5F7BC3">
              <w:rPr>
                <w:noProof/>
                <w:webHidden/>
              </w:rPr>
              <w:t>431</w:t>
            </w:r>
            <w:r w:rsidR="00846970">
              <w:rPr>
                <w:noProof/>
                <w:webHidden/>
              </w:rPr>
              <w:fldChar w:fldCharType="end"/>
            </w:r>
          </w:hyperlink>
        </w:p>
        <w:p w14:paraId="2727A62D" w14:textId="4C5B5EB1"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5F7BC3">
              <w:rPr>
                <w:noProof/>
                <w:webHidden/>
              </w:rPr>
              <w:t>433</w:t>
            </w:r>
            <w:r w:rsidR="00846970">
              <w:rPr>
                <w:noProof/>
                <w:webHidden/>
              </w:rPr>
              <w:fldChar w:fldCharType="end"/>
            </w:r>
          </w:hyperlink>
        </w:p>
        <w:p w14:paraId="371ECBBD" w14:textId="5E355D0C"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337ADEC3" w14:textId="5CA8288D" w:rsidR="00846970" w:rsidRDefault="00735809">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0BC0B529" w14:textId="41D0D09C"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7AF2A2F5" w14:textId="5F68A9C0"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5F7BC3">
              <w:rPr>
                <w:noProof/>
                <w:webHidden/>
              </w:rPr>
              <w:t>435</w:t>
            </w:r>
            <w:r w:rsidR="00846970">
              <w:rPr>
                <w:noProof/>
                <w:webHidden/>
              </w:rPr>
              <w:fldChar w:fldCharType="end"/>
            </w:r>
          </w:hyperlink>
        </w:p>
        <w:p w14:paraId="496292A1" w14:textId="6E438135"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65A00D9E" w14:textId="314AE377"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48374C27" w14:textId="5BE6057B"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0C714146" w14:textId="4E705BBD"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5F7BC3">
              <w:rPr>
                <w:noProof/>
                <w:webHidden/>
              </w:rPr>
              <w:t>437</w:t>
            </w:r>
            <w:r w:rsidR="00846970">
              <w:rPr>
                <w:noProof/>
                <w:webHidden/>
              </w:rPr>
              <w:fldChar w:fldCharType="end"/>
            </w:r>
          </w:hyperlink>
        </w:p>
        <w:p w14:paraId="6FE1CA62" w14:textId="05CC7A9D"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41DF508" w14:textId="60FC3557"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C4E0F3E" w14:textId="2F9498A1"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69ABA778" w14:textId="6C39F5AD" w:rsidR="00846970" w:rsidRDefault="00735809">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7944A0A6" w14:textId="4D2241B6"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58D3FC62" w14:textId="4751E864"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5F7BC3">
              <w:rPr>
                <w:noProof/>
                <w:webHidden/>
              </w:rPr>
              <w:t>441</w:t>
            </w:r>
            <w:r w:rsidR="00846970">
              <w:rPr>
                <w:noProof/>
                <w:webHidden/>
              </w:rPr>
              <w:fldChar w:fldCharType="end"/>
            </w:r>
          </w:hyperlink>
        </w:p>
        <w:p w14:paraId="57863403" w14:textId="244C17A6"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52862CF5" w14:textId="669AA3EE"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07792FE" w14:textId="0ACB7434" w:rsidR="00846970" w:rsidRDefault="00735809">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64EC18A" w14:textId="3546F178" w:rsidR="00846970" w:rsidRDefault="00735809">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16638582" w14:textId="0C7AEEE8"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0577F2" w14:textId="25D18E39"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D73D77" w14:textId="7355159F"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5F7BC3">
              <w:rPr>
                <w:noProof/>
                <w:webHidden/>
              </w:rPr>
              <w:t>446</w:t>
            </w:r>
            <w:r w:rsidR="00846970">
              <w:rPr>
                <w:noProof/>
                <w:webHidden/>
              </w:rPr>
              <w:fldChar w:fldCharType="end"/>
            </w:r>
          </w:hyperlink>
        </w:p>
        <w:p w14:paraId="735DACE4" w14:textId="76C30A07"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5F7BC3">
              <w:rPr>
                <w:noProof/>
                <w:webHidden/>
              </w:rPr>
              <w:t>447</w:t>
            </w:r>
            <w:r w:rsidR="00846970">
              <w:rPr>
                <w:noProof/>
                <w:webHidden/>
              </w:rPr>
              <w:fldChar w:fldCharType="end"/>
            </w:r>
          </w:hyperlink>
        </w:p>
        <w:p w14:paraId="6BBEA5BA" w14:textId="381ACC83"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5F7BC3">
              <w:rPr>
                <w:noProof/>
                <w:webHidden/>
              </w:rPr>
              <w:t>449</w:t>
            </w:r>
            <w:r w:rsidR="00846970">
              <w:rPr>
                <w:noProof/>
                <w:webHidden/>
              </w:rPr>
              <w:fldChar w:fldCharType="end"/>
            </w:r>
          </w:hyperlink>
        </w:p>
        <w:p w14:paraId="0BE8BDE5" w14:textId="506AD8CC"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7AC9AE43" w14:textId="1B9BD747"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262F49C3" w14:textId="0D9292BE"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5F7BC3">
              <w:rPr>
                <w:noProof/>
                <w:webHidden/>
              </w:rPr>
              <w:t>451</w:t>
            </w:r>
            <w:r w:rsidR="00846970">
              <w:rPr>
                <w:noProof/>
                <w:webHidden/>
              </w:rPr>
              <w:fldChar w:fldCharType="end"/>
            </w:r>
          </w:hyperlink>
        </w:p>
        <w:p w14:paraId="7F2D7668" w14:textId="616A5EF2" w:rsidR="00846970" w:rsidRDefault="00735809">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0E24794F" w14:textId="6FDC6AE2"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284E7330" w14:textId="0FB2D825"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64A5C7B6" w14:textId="2B556221"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46EB71B3" w14:textId="419F4DE5" w:rsidR="00846970" w:rsidRDefault="00735809">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5175BF09" w14:textId="1153CF03" w:rsidR="00846970" w:rsidRDefault="00735809">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2D2EA266" w14:textId="4E675EC3" w:rsidR="00846970" w:rsidRDefault="00735809">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7118ECA2" w14:textId="38BE877D"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643AEAED" w14:textId="14C59660"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43536B7A" w14:textId="1301D622"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724EF7F1" w14:textId="07B58A5D"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5F7BC3">
              <w:rPr>
                <w:noProof/>
                <w:webHidden/>
              </w:rPr>
              <w:t>461</w:t>
            </w:r>
            <w:r w:rsidR="00846970">
              <w:rPr>
                <w:noProof/>
                <w:webHidden/>
              </w:rPr>
              <w:fldChar w:fldCharType="end"/>
            </w:r>
          </w:hyperlink>
        </w:p>
        <w:p w14:paraId="5A8AC379" w14:textId="700B87E9"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879DA97" w14:textId="493243CF"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5C3A056" w14:textId="0D7ED563"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0CEAAFAE" w14:textId="31816044"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22624EAD" w14:textId="60230BA8"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3070F99F" w14:textId="31A0F2D7"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5F7BC3">
              <w:rPr>
                <w:noProof/>
                <w:webHidden/>
              </w:rPr>
              <w:t>465</w:t>
            </w:r>
            <w:r w:rsidR="00846970">
              <w:rPr>
                <w:noProof/>
                <w:webHidden/>
              </w:rPr>
              <w:fldChar w:fldCharType="end"/>
            </w:r>
          </w:hyperlink>
        </w:p>
        <w:p w14:paraId="79251A21" w14:textId="03C21D38"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1F686E3C" w14:textId="784B12E2"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0459AC39" w14:textId="39DBD1B6" w:rsidR="00846970" w:rsidRDefault="00735809">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5F7BC3">
              <w:rPr>
                <w:noProof/>
                <w:webHidden/>
              </w:rPr>
              <w:t>467</w:t>
            </w:r>
            <w:r w:rsidR="00846970">
              <w:rPr>
                <w:noProof/>
                <w:webHidden/>
              </w:rPr>
              <w:fldChar w:fldCharType="end"/>
            </w:r>
          </w:hyperlink>
        </w:p>
        <w:p w14:paraId="7F30B190" w14:textId="1314E6BF" w:rsidR="00846970" w:rsidRDefault="00735809">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5F7BC3">
              <w:rPr>
                <w:noProof/>
                <w:webHidden/>
              </w:rPr>
              <w:t>468</w:t>
            </w:r>
            <w:r w:rsidR="00846970">
              <w:rPr>
                <w:noProof/>
                <w:webHidden/>
              </w:rPr>
              <w:fldChar w:fldCharType="end"/>
            </w:r>
          </w:hyperlink>
        </w:p>
        <w:p w14:paraId="0A18DD9F" w14:textId="22A3E125" w:rsidR="00846970" w:rsidRDefault="00735809">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5F7BC3">
              <w:rPr>
                <w:noProof/>
                <w:webHidden/>
              </w:rPr>
              <w:t>469</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 xml:space="preserve">together with a </w:t>
      </w:r>
      <w:proofErr w:type="spellStart"/>
      <w:r w:rsidRPr="00D822A3">
        <w:rPr>
          <w:lang w:val="en-GB"/>
        </w:rPr>
        <w:t>makefile</w:t>
      </w:r>
      <w:proofErr w:type="spellEnd"/>
      <w:r w:rsidRPr="00D822A3">
        <w:rPr>
          <w:lang w:val="en-GB"/>
        </w:rPr>
        <w:t xml:space="preserve"> with instructions for further </w:t>
      </w:r>
      <w:proofErr w:type="spellStart"/>
      <w:r w:rsidRPr="00D822A3">
        <w:rPr>
          <w:lang w:val="en-GB"/>
        </w:rPr>
        <w:t>assemblering</w:t>
      </w:r>
      <w:proofErr w:type="spellEnd"/>
      <w:r w:rsidRPr="00D822A3">
        <w:rPr>
          <w:lang w:val="en-GB"/>
        </w:rPr>
        <w:t xml:space="preserve">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735809" w:rsidRPr="00D2146B" w:rsidRDefault="00735809"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735809" w:rsidRPr="00D2146B" w:rsidRDefault="00735809"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735809" w:rsidRDefault="00735809"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735809" w:rsidRDefault="00735809" w:rsidP="00942B30">
                              <w:pPr>
                                <w:spacing w:before="60" w:line="256" w:lineRule="auto"/>
                                <w:jc w:val="center"/>
                                <w:rPr>
                                  <w:sz w:val="24"/>
                                  <w:szCs w:val="24"/>
                                </w:rPr>
                              </w:pPr>
                              <w:r>
                                <w:rPr>
                                  <w:rFonts w:eastAsia="Calibri"/>
                                  <w:color w:val="000000"/>
                                  <w:sz w:val="18"/>
                                  <w:szCs w:val="18"/>
                                </w:rPr>
                                <w:t>Parser</w:t>
                              </w:r>
                            </w:p>
                            <w:p w14:paraId="1ABFD117" w14:textId="77777777" w:rsidR="00735809" w:rsidRDefault="00735809"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735809" w:rsidRDefault="00735809" w:rsidP="003727AB">
                              <w:pPr>
                                <w:spacing w:before="60" w:line="254" w:lineRule="auto"/>
                                <w:jc w:val="center"/>
                                <w:rPr>
                                  <w:sz w:val="24"/>
                                  <w:szCs w:val="24"/>
                                </w:rPr>
                              </w:pPr>
                              <w:r>
                                <w:rPr>
                                  <w:rFonts w:eastAsia="Calibri"/>
                                  <w:color w:val="000000"/>
                                  <w:sz w:val="18"/>
                                  <w:szCs w:val="18"/>
                                </w:rPr>
                                <w:t>Scanner</w:t>
                              </w:r>
                            </w:p>
                            <w:p w14:paraId="03FD0412" w14:textId="77777777" w:rsidR="00735809" w:rsidRDefault="00735809"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735809" w:rsidRDefault="00735809"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735809" w:rsidRDefault="00735809" w:rsidP="003567A1">
                              <w:pPr>
                                <w:spacing w:before="0" w:line="252" w:lineRule="auto"/>
                                <w:jc w:val="center"/>
                                <w:rPr>
                                  <w:sz w:val="24"/>
                                  <w:szCs w:val="24"/>
                                </w:rPr>
                              </w:pPr>
                            </w:p>
                            <w:p w14:paraId="217B84F7" w14:textId="77777777" w:rsidR="00735809" w:rsidRDefault="00735809"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735809" w:rsidRDefault="00735809"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735809" w:rsidRPr="00EF6288" w:rsidRDefault="00735809"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735809" w:rsidRDefault="00735809"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735809" w:rsidRDefault="00735809"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735809" w:rsidRDefault="00735809"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735809" w:rsidRPr="00E962F6" w:rsidRDefault="00735809"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735809" w:rsidRDefault="00735809"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735809" w:rsidRDefault="00735809"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735809" w:rsidRDefault="00735809"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735809" w:rsidRDefault="00735809"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735809" w:rsidRDefault="00735809"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735809" w:rsidRPr="00D2146B" w:rsidRDefault="00735809"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735809" w:rsidRPr="00D2146B" w:rsidRDefault="00735809"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735809" w:rsidRDefault="00735809"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735809" w:rsidRDefault="00735809" w:rsidP="00942B30">
                        <w:pPr>
                          <w:spacing w:before="60" w:line="256" w:lineRule="auto"/>
                          <w:jc w:val="center"/>
                          <w:rPr>
                            <w:sz w:val="24"/>
                            <w:szCs w:val="24"/>
                          </w:rPr>
                        </w:pPr>
                        <w:r>
                          <w:rPr>
                            <w:rFonts w:eastAsia="Calibri"/>
                            <w:color w:val="000000"/>
                            <w:sz w:val="18"/>
                            <w:szCs w:val="18"/>
                          </w:rPr>
                          <w:t>Parser</w:t>
                        </w:r>
                      </w:p>
                      <w:p w14:paraId="1ABFD117" w14:textId="77777777" w:rsidR="00735809" w:rsidRDefault="00735809"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735809" w:rsidRDefault="00735809" w:rsidP="003727AB">
                        <w:pPr>
                          <w:spacing w:before="60" w:line="254" w:lineRule="auto"/>
                          <w:jc w:val="center"/>
                          <w:rPr>
                            <w:sz w:val="24"/>
                            <w:szCs w:val="24"/>
                          </w:rPr>
                        </w:pPr>
                        <w:r>
                          <w:rPr>
                            <w:rFonts w:eastAsia="Calibri"/>
                            <w:color w:val="000000"/>
                            <w:sz w:val="18"/>
                            <w:szCs w:val="18"/>
                          </w:rPr>
                          <w:t>Scanner</w:t>
                        </w:r>
                      </w:p>
                      <w:p w14:paraId="03FD0412" w14:textId="77777777" w:rsidR="00735809" w:rsidRDefault="00735809"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735809" w:rsidRDefault="00735809"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735809" w:rsidRDefault="00735809" w:rsidP="003567A1">
                        <w:pPr>
                          <w:spacing w:before="0" w:line="252" w:lineRule="auto"/>
                          <w:jc w:val="center"/>
                          <w:rPr>
                            <w:sz w:val="24"/>
                            <w:szCs w:val="24"/>
                          </w:rPr>
                        </w:pPr>
                      </w:p>
                      <w:p w14:paraId="217B84F7" w14:textId="77777777" w:rsidR="00735809" w:rsidRDefault="00735809"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735809" w:rsidRDefault="00735809"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735809" w:rsidRPr="00EF6288" w:rsidRDefault="00735809"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735809" w:rsidRDefault="00735809"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735809" w:rsidRDefault="00735809"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735809" w:rsidRDefault="00735809"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735809" w:rsidRPr="00E962F6" w:rsidRDefault="00735809"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735809" w:rsidRDefault="00735809"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735809" w:rsidRDefault="00735809"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735809" w:rsidRDefault="00735809"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735809" w:rsidRDefault="00735809"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735809" w:rsidRDefault="00735809"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735809" w:rsidRPr="00D2146B" w:rsidRDefault="00735809"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735809" w:rsidRPr="00D2146B" w:rsidRDefault="00735809"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735809" w:rsidRDefault="00735809"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735809" w:rsidRDefault="00735809" w:rsidP="00541B67">
                              <w:pPr>
                                <w:spacing w:before="60" w:line="256" w:lineRule="auto"/>
                                <w:jc w:val="center"/>
                                <w:rPr>
                                  <w:sz w:val="24"/>
                                  <w:szCs w:val="24"/>
                                </w:rPr>
                              </w:pPr>
                              <w:r>
                                <w:rPr>
                                  <w:rFonts w:eastAsia="Calibri"/>
                                  <w:color w:val="000000"/>
                                  <w:sz w:val="18"/>
                                  <w:szCs w:val="18"/>
                                </w:rPr>
                                <w:t>Parser</w:t>
                              </w:r>
                            </w:p>
                            <w:p w14:paraId="738A4637" w14:textId="77777777" w:rsidR="00735809" w:rsidRDefault="00735809"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735809" w:rsidRDefault="00735809" w:rsidP="00541B67">
                              <w:pPr>
                                <w:spacing w:before="60" w:line="254" w:lineRule="auto"/>
                                <w:jc w:val="center"/>
                                <w:rPr>
                                  <w:sz w:val="24"/>
                                  <w:szCs w:val="24"/>
                                </w:rPr>
                              </w:pPr>
                              <w:r>
                                <w:rPr>
                                  <w:rFonts w:eastAsia="Calibri"/>
                                  <w:color w:val="000000"/>
                                  <w:sz w:val="18"/>
                                  <w:szCs w:val="18"/>
                                </w:rPr>
                                <w:t>Scanner</w:t>
                              </w:r>
                            </w:p>
                            <w:p w14:paraId="1FC59E41" w14:textId="77777777" w:rsidR="00735809" w:rsidRDefault="00735809"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735809" w:rsidRDefault="00735809"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735809" w:rsidRDefault="00735809" w:rsidP="00541B67">
                              <w:pPr>
                                <w:spacing w:before="0" w:line="252" w:lineRule="auto"/>
                                <w:jc w:val="center"/>
                                <w:rPr>
                                  <w:sz w:val="24"/>
                                  <w:szCs w:val="24"/>
                                </w:rPr>
                              </w:pPr>
                            </w:p>
                            <w:p w14:paraId="1164C4DA" w14:textId="77777777" w:rsidR="00735809" w:rsidRDefault="00735809"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735809" w:rsidRDefault="00735809"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735809" w:rsidRPr="00EF6288" w:rsidRDefault="00735809"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735809" w:rsidRDefault="00735809"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735809" w:rsidRDefault="00735809"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735809" w:rsidRDefault="00735809"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735809" w:rsidRPr="00E962F6" w:rsidRDefault="00735809"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735809" w:rsidRDefault="00735809"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735809" w:rsidRDefault="00735809"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735809" w:rsidRDefault="00735809"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735809" w:rsidRDefault="00735809"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735809" w:rsidRDefault="00735809"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735809" w:rsidRPr="00D2146B" w:rsidRDefault="00735809"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735809" w:rsidRPr="00D2146B" w:rsidRDefault="00735809"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735809" w:rsidRDefault="00735809"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735809" w:rsidRDefault="00735809" w:rsidP="00541B67">
                        <w:pPr>
                          <w:spacing w:before="60" w:line="256" w:lineRule="auto"/>
                          <w:jc w:val="center"/>
                          <w:rPr>
                            <w:sz w:val="24"/>
                            <w:szCs w:val="24"/>
                          </w:rPr>
                        </w:pPr>
                        <w:r>
                          <w:rPr>
                            <w:rFonts w:eastAsia="Calibri"/>
                            <w:color w:val="000000"/>
                            <w:sz w:val="18"/>
                            <w:szCs w:val="18"/>
                          </w:rPr>
                          <w:t>Parser</w:t>
                        </w:r>
                      </w:p>
                      <w:p w14:paraId="738A4637" w14:textId="77777777" w:rsidR="00735809" w:rsidRDefault="00735809"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735809" w:rsidRDefault="00735809" w:rsidP="00541B67">
                        <w:pPr>
                          <w:spacing w:before="60" w:line="254" w:lineRule="auto"/>
                          <w:jc w:val="center"/>
                          <w:rPr>
                            <w:sz w:val="24"/>
                            <w:szCs w:val="24"/>
                          </w:rPr>
                        </w:pPr>
                        <w:r>
                          <w:rPr>
                            <w:rFonts w:eastAsia="Calibri"/>
                            <w:color w:val="000000"/>
                            <w:sz w:val="18"/>
                            <w:szCs w:val="18"/>
                          </w:rPr>
                          <w:t>Scanner</w:t>
                        </w:r>
                      </w:p>
                      <w:p w14:paraId="1FC59E41" w14:textId="77777777" w:rsidR="00735809" w:rsidRDefault="00735809"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735809" w:rsidRDefault="00735809"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735809" w:rsidRDefault="00735809" w:rsidP="00541B67">
                        <w:pPr>
                          <w:spacing w:before="0" w:line="252" w:lineRule="auto"/>
                          <w:jc w:val="center"/>
                          <w:rPr>
                            <w:sz w:val="24"/>
                            <w:szCs w:val="24"/>
                          </w:rPr>
                        </w:pPr>
                      </w:p>
                      <w:p w14:paraId="1164C4DA" w14:textId="77777777" w:rsidR="00735809" w:rsidRDefault="00735809"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735809" w:rsidRDefault="00735809"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735809" w:rsidRPr="00EF6288" w:rsidRDefault="00735809"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735809" w:rsidRDefault="00735809"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735809" w:rsidRDefault="00735809"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735809" w:rsidRDefault="00735809"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735809" w:rsidRPr="00E962F6" w:rsidRDefault="00735809"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735809" w:rsidRDefault="00735809"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735809" w:rsidRDefault="00735809"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735809" w:rsidRDefault="00735809"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735809" w:rsidRDefault="00735809"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735809" w:rsidRDefault="00735809"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 xml:space="preserve">The </w:t>
      </w:r>
      <w:proofErr w:type="spellStart"/>
      <w:r w:rsidRPr="00D822A3">
        <w:rPr>
          <w:lang w:val="en-GB"/>
        </w:rPr>
        <w:t>Preprocessor</w:t>
      </w:r>
      <w:bookmarkEnd w:id="2"/>
      <w:proofErr w:type="spellEnd"/>
    </w:p>
    <w:p w14:paraId="5669FD68" w14:textId="630316DB" w:rsidR="00396DE9" w:rsidRPr="00D822A3" w:rsidRDefault="00396DE9" w:rsidP="00EA0D62">
      <w:pPr>
        <w:rPr>
          <w:lang w:val="en-GB"/>
        </w:rPr>
      </w:pPr>
      <w:r w:rsidRPr="00D822A3">
        <w:rPr>
          <w:lang w:val="en-GB"/>
        </w:rPr>
        <w:t xml:space="preserve">As the name implies, the </w:t>
      </w:r>
      <w:proofErr w:type="spellStart"/>
      <w:r w:rsidRPr="00D822A3">
        <w:rPr>
          <w:lang w:val="en-GB"/>
        </w:rPr>
        <w:t>pr</w:t>
      </w:r>
      <w:r w:rsidR="002F250A" w:rsidRPr="00D822A3">
        <w:rPr>
          <w:lang w:val="en-GB"/>
        </w:rPr>
        <w:t>e</w:t>
      </w:r>
      <w:r w:rsidRPr="00D822A3">
        <w:rPr>
          <w:lang w:val="en-GB"/>
        </w:rPr>
        <w:t>processor</w:t>
      </w:r>
      <w:proofErr w:type="spellEnd"/>
      <w:r w:rsidRPr="00D822A3">
        <w:rPr>
          <w:lang w:val="en-GB"/>
        </w:rPr>
        <w:t xml:space="preserve">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w:t>
      </w:r>
      <w:proofErr w:type="gramStart"/>
      <w:r w:rsidR="008C30DD" w:rsidRPr="00D822A3">
        <w:rPr>
          <w:lang w:val="en-GB"/>
        </w:rPr>
        <w:t>look into</w:t>
      </w:r>
      <w:proofErr w:type="gramEnd"/>
      <w:r w:rsidR="008C30DD" w:rsidRPr="00D822A3">
        <w:rPr>
          <w:lang w:val="en-GB"/>
        </w:rPr>
        <w:t xml:space="preserve"> the </w:t>
      </w:r>
      <w:proofErr w:type="spellStart"/>
      <w:r w:rsidR="008C30DD" w:rsidRPr="00D822A3">
        <w:rPr>
          <w:lang w:val="en-GB"/>
        </w:rPr>
        <w:t>preprocessor</w:t>
      </w:r>
      <w:proofErr w:type="spellEnd"/>
      <w:r w:rsidR="008C30DD" w:rsidRPr="00D822A3">
        <w:rPr>
          <w:lang w:val="en-GB"/>
        </w:rPr>
        <w:t xml:space="preserve">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5F7BC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w:t>
      </w:r>
      <w:proofErr w:type="spellStart"/>
      <w:r w:rsidR="0016428D" w:rsidRPr="00D822A3">
        <w:rPr>
          <w:lang w:val="en-GB"/>
        </w:rPr>
        <w:t>i</w:t>
      </w:r>
      <w:proofErr w:type="spellEnd"/>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w:t>
      </w:r>
      <w:proofErr w:type="spellStart"/>
      <w:r w:rsidR="00FC005A" w:rsidRPr="00D822A3">
        <w:rPr>
          <w:lang w:val="en-GB"/>
        </w:rPr>
        <w:t>tokes</w:t>
      </w:r>
      <w:proofErr w:type="spellEnd"/>
      <w:r w:rsidR="00FC005A" w:rsidRPr="00D822A3">
        <w:rPr>
          <w:lang w:val="en-GB"/>
        </w:rPr>
        <w:t xml:space="preserve">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 xml:space="preserve">The symbol table is </w:t>
      </w:r>
      <w:proofErr w:type="gramStart"/>
      <w:r w:rsidR="00EB1B29" w:rsidRPr="00D822A3">
        <w:rPr>
          <w:lang w:val="en-GB"/>
        </w:rPr>
        <w:t>actually a</w:t>
      </w:r>
      <w:proofErr w:type="gramEnd"/>
      <w:r w:rsidR="00EB1B29" w:rsidRPr="00D822A3">
        <w:rPr>
          <w:lang w:val="en-GB"/>
        </w:rPr>
        <w:t xml:space="preserve">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 xml:space="preserve">The register allocator creates a graph where the tracks is the vertices, and two vertices have an edge if their tracks overlaps in the code. Then we perform a </w:t>
      </w:r>
      <w:proofErr w:type="spellStart"/>
      <w:r w:rsidRPr="00D822A3">
        <w:rPr>
          <w:lang w:val="en-GB"/>
        </w:rPr>
        <w:t>color</w:t>
      </w:r>
      <w:proofErr w:type="spellEnd"/>
      <w:r w:rsidRPr="00D822A3">
        <w:rPr>
          <w:lang w:val="en-GB"/>
        </w:rPr>
        <w:t xml:space="preserve">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r w:rsidR="00DA1753" w:rsidRPr="00D822A3">
        <w:rPr>
          <w:rStyle w:val="KeyWord0"/>
          <w:lang w:val="en-GB"/>
        </w:rPr>
        <w:t>d</w:t>
      </w:r>
      <w:r w:rsidR="00DA1753" w:rsidRPr="00D822A3">
        <w:rPr>
          <w:lang w:val="en-GB"/>
        </w:rPr>
        <w:t xml:space="preserve"> are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35AA8715"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proofErr w:type="spellStart"/>
      <w:r w:rsidR="002C6C03" w:rsidRPr="00D822A3">
        <w:rPr>
          <w:lang w:val="en-GB"/>
        </w:rPr>
        <w:t>makefile</w:t>
      </w:r>
      <w:proofErr w:type="spellEnd"/>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proofErr w:type="spellStart"/>
      <w:r w:rsidRPr="00D822A3">
        <w:rPr>
          <w:lang w:val="en-GB"/>
        </w:rPr>
        <w:t>Main.cs</w:t>
      </w:r>
      <w:proofErr w:type="spellEnd"/>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10FB7368" w:rsidR="00DD147E" w:rsidRPr="00D822A3" w:rsidRDefault="000340B6" w:rsidP="00DD147E">
      <w:pPr>
        <w:rPr>
          <w:highlight w:val="white"/>
          <w:lang w:val="en-GB"/>
        </w:rPr>
      </w:pPr>
      <w:proofErr w:type="gramStart"/>
      <w:r w:rsidRPr="00D822A3">
        <w:rPr>
          <w:highlight w:val="white"/>
          <w:lang w:val="en-GB"/>
        </w:rPr>
        <w:t>First of all</w:t>
      </w:r>
      <w:proofErr w:type="gramEnd"/>
      <w:r w:rsidRPr="00D822A3">
        <w:rPr>
          <w:highlight w:val="white"/>
          <w:lang w:val="en-GB"/>
        </w:rPr>
        <w:t xml:space="preserve">,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 xml:space="preserve">s and a </w:t>
      </w:r>
      <w:proofErr w:type="spellStart"/>
      <w:r w:rsidR="00BC235C" w:rsidRPr="00D822A3">
        <w:rPr>
          <w:highlight w:val="white"/>
          <w:lang w:val="en-GB"/>
        </w:rPr>
        <w:t>makefile</w:t>
      </w:r>
      <w:proofErr w:type="spellEnd"/>
      <w:r w:rsidR="00BC235C" w:rsidRPr="00D822A3">
        <w:rPr>
          <w:highlight w:val="white"/>
          <w:lang w:val="en-GB"/>
        </w:rPr>
        <w:t xml:space="preserv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6FFA2974"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proofErr w:type="spellStart"/>
      <w:r w:rsidR="003C44DF" w:rsidRPr="00D822A3">
        <w:rPr>
          <w:highlight w:val="white"/>
          <w:lang w:val="en-GB"/>
        </w:rPr>
        <w:t>makefile</w:t>
      </w:r>
      <w:proofErr w:type="spellEnd"/>
      <w:r w:rsidR="003C44DF" w:rsidRPr="00D822A3">
        <w:rPr>
          <w:highlight w:val="white"/>
          <w:lang w:val="en-GB"/>
        </w:rPr>
        <w:t>.</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w:t>
      </w:r>
      <w:proofErr w:type="spellStart"/>
      <w:r w:rsidR="002667E0" w:rsidRPr="00D822A3">
        <w:rPr>
          <w:highlight w:val="white"/>
          <w:lang w:val="en-GB"/>
        </w:rPr>
        <w:t>preprocessing</w:t>
      </w:r>
      <w:proofErr w:type="spellEnd"/>
      <w:r w:rsidR="002667E0" w:rsidRPr="00D822A3">
        <w:rPr>
          <w:highlight w:val="white"/>
          <w:lang w:val="en-GB"/>
        </w:rPr>
        <w:t xml:space="preserve">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 xml:space="preserve">he </w:t>
      </w:r>
      <w:proofErr w:type="spellStart"/>
      <w:r w:rsidR="002667E0" w:rsidRPr="00D822A3">
        <w:rPr>
          <w:highlight w:val="white"/>
          <w:lang w:val="en-GB"/>
        </w:rPr>
        <w:t>preprocessing</w:t>
      </w:r>
      <w:proofErr w:type="spellEnd"/>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w:t>
      </w:r>
      <w:proofErr w:type="spellStart"/>
      <w:r w:rsidR="002667E0" w:rsidRPr="00D822A3">
        <w:rPr>
          <w:highlight w:val="white"/>
          <w:lang w:val="en-GB"/>
        </w:rPr>
        <w:t>preprocessed</w:t>
      </w:r>
      <w:proofErr w:type="spellEnd"/>
      <w:r w:rsidR="002667E0" w:rsidRPr="00D822A3">
        <w:rPr>
          <w:highlight w:val="white"/>
          <w:lang w:val="en-GB"/>
        </w:rPr>
        <w:t xml:space="preserve">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w:t>
      </w:r>
      <w:proofErr w:type="spellStart"/>
      <w:r w:rsidR="00375C15" w:rsidRPr="00D822A3">
        <w:rPr>
          <w:highlight w:val="white"/>
          <w:lang w:val="en-GB"/>
        </w:rPr>
        <w:t>preprocessed</w:t>
      </w:r>
      <w:proofErr w:type="spellEnd"/>
      <w:r w:rsidR="00375C15" w:rsidRPr="00D822A3">
        <w:rPr>
          <w:highlight w:val="white"/>
          <w:lang w:val="en-GB"/>
        </w:rPr>
        <w:t xml:space="preserve">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w:t>
      </w:r>
      <w:proofErr w:type="gramStart"/>
      <w:r w:rsidR="00EE1973" w:rsidRPr="00D822A3">
        <w:rPr>
          <w:highlight w:val="white"/>
          <w:lang w:val="en-GB"/>
        </w:rPr>
        <w:t>in order to</w:t>
      </w:r>
      <w:proofErr w:type="gramEnd"/>
      <w:r w:rsidR="00EE1973" w:rsidRPr="00D822A3">
        <w:rPr>
          <w:highlight w:val="white"/>
          <w:lang w:val="en-GB"/>
        </w:rPr>
        <w:t xml:space="preserve">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w:t>
      </w:r>
      <w:proofErr w:type="gramStart"/>
      <w:r w:rsidR="00B2097E" w:rsidRPr="00D822A3">
        <w:rPr>
          <w:highlight w:val="white"/>
          <w:lang w:val="en-GB"/>
        </w:rPr>
        <w:t>is</w:t>
      </w:r>
      <w:proofErr w:type="gramEnd"/>
      <w:r w:rsidR="00B2097E" w:rsidRPr="00D822A3">
        <w:rPr>
          <w:highlight w:val="white"/>
          <w:lang w:val="en-GB"/>
        </w:rPr>
        <w:t xml:space="preserve">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lastRenderedPageBreak/>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proofErr w:type="gramStart"/>
      <w:r w:rsidR="00124599" w:rsidRPr="00D822A3">
        <w:rPr>
          <w:highlight w:val="white"/>
          <w:lang w:val="en-GB"/>
        </w:rPr>
        <w:t xml:space="preserve">shall </w:t>
      </w:r>
      <w:r w:rsidR="00601724" w:rsidRPr="00D822A3">
        <w:rPr>
          <w:highlight w:val="white"/>
          <w:lang w:val="en-GB"/>
        </w:rPr>
        <w:t>marker shall</w:t>
      </w:r>
      <w:proofErr w:type="gramEnd"/>
      <w:r w:rsidR="00601724" w:rsidRPr="00D822A3">
        <w:rPr>
          <w:highlight w:val="white"/>
          <w:lang w:val="en-GB"/>
        </w:rPr>
        <w:t xml:space="preserve">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lastRenderedPageBreak/>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w:t>
      </w:r>
      <w:proofErr w:type="spellStart"/>
      <w:r w:rsidRPr="00D822A3">
        <w:rPr>
          <w:highlight w:val="white"/>
          <w:lang w:val="en-GB"/>
        </w:rPr>
        <w:t>makefile</w:t>
      </w:r>
      <w:proofErr w:type="spellEnd"/>
      <w:r w:rsidRPr="00D822A3">
        <w:rPr>
          <w:highlight w:val="white"/>
          <w:lang w:val="en-GB"/>
        </w:rPr>
        <w:t xml:space="preserv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 xml:space="preserve">We call the resulting executable file “main”, and we state that it is dependent of the object files; that is, the file names with the </w:t>
      </w:r>
      <w:proofErr w:type="gramStart"/>
      <w:r w:rsidRPr="00D822A3">
        <w:rPr>
          <w:highlight w:val="white"/>
          <w:lang w:val="en-GB"/>
        </w:rPr>
        <w:t>“.o</w:t>
      </w:r>
      <w:proofErr w:type="gramEnd"/>
      <w:r w:rsidRPr="00D822A3">
        <w:rPr>
          <w:highlight w:val="white"/>
          <w:lang w:val="en-GB"/>
        </w:rPr>
        <w:t>”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proofErr w:type="spellStart"/>
      <w:r w:rsidRPr="00D822A3">
        <w:rPr>
          <w:rStyle w:val="KeyWord0"/>
          <w:highlight w:val="white"/>
          <w:lang w:val="en-GB"/>
        </w:rPr>
        <w:t>ld</w:t>
      </w:r>
      <w:proofErr w:type="spellEnd"/>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lastRenderedPageBreak/>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proofErr w:type="spellStart"/>
      <w:r w:rsidRPr="00D822A3">
        <w:rPr>
          <w:rStyle w:val="KeyWord0"/>
          <w:highlight w:val="white"/>
          <w:lang w:val="en-GB"/>
        </w:rPr>
        <w:t>nasm</w:t>
      </w:r>
      <w:proofErr w:type="spellEnd"/>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 xml:space="preserve">Below is an example of how the </w:t>
      </w:r>
      <w:proofErr w:type="spellStart"/>
      <w:r w:rsidRPr="00D822A3">
        <w:rPr>
          <w:highlight w:val="white"/>
          <w:lang w:val="en-GB"/>
        </w:rPr>
        <w:t>makefile</w:t>
      </w:r>
      <w:proofErr w:type="spellEnd"/>
      <w:r w:rsidRPr="00D822A3">
        <w:rPr>
          <w:highlight w:val="white"/>
          <w:lang w:val="en-GB"/>
        </w:rPr>
        <w:t xml:space="preserv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lastRenderedPageBreak/>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w:t>
      </w:r>
      <w:proofErr w:type="spellStart"/>
      <w:r w:rsidR="00AA1002" w:rsidRPr="00D822A3">
        <w:rPr>
          <w:highlight w:val="white"/>
          <w:lang w:val="en-GB"/>
        </w:rPr>
        <w:t>preprocessor</w:t>
      </w:r>
      <w:proofErr w:type="spellEnd"/>
      <w:r w:rsidR="00AA1002" w:rsidRPr="00D822A3">
        <w:rPr>
          <w:highlight w:val="white"/>
          <w:lang w:val="en-GB"/>
        </w:rPr>
        <w:t xml:space="preserve"> directive.</w:t>
      </w:r>
      <w:r w:rsidR="00F561C8" w:rsidRPr="00D822A3">
        <w:rPr>
          <w:highlight w:val="white"/>
          <w:lang w:val="en-GB"/>
        </w:rPr>
        <w:t xml:space="preserve"> We use the set of include files information extracted by the </w:t>
      </w:r>
      <w:proofErr w:type="spellStart"/>
      <w:r w:rsidR="00F561C8" w:rsidRPr="00D822A3">
        <w:rPr>
          <w:highlight w:val="white"/>
          <w:lang w:val="en-GB"/>
        </w:rPr>
        <w:t>preprocessor</w:t>
      </w:r>
      <w:proofErr w:type="spellEnd"/>
      <w:r w:rsidR="00F561C8" w:rsidRPr="00D822A3">
        <w:rPr>
          <w:highlight w:val="white"/>
          <w:lang w:val="en-GB"/>
        </w:rPr>
        <w:t>.</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lastRenderedPageBreak/>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w:t>
      </w:r>
      <w:proofErr w:type="gramStart"/>
      <w:r w:rsidR="00FC6A53" w:rsidRPr="00D822A3">
        <w:rPr>
          <w:highlight w:val="white"/>
          <w:lang w:val="en-GB"/>
        </w:rPr>
        <w:t>have to</w:t>
      </w:r>
      <w:proofErr w:type="gramEnd"/>
      <w:r w:rsidR="00FC6A53" w:rsidRPr="00D822A3">
        <w:rPr>
          <w:highlight w:val="white"/>
          <w:lang w:val="en-GB"/>
        </w:rPr>
        <w:t xml:space="preserve">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proofErr w:type="gramStart"/>
      <w:r w:rsidR="00F136C4" w:rsidRPr="00D822A3">
        <w:rPr>
          <w:highlight w:val="white"/>
          <w:lang w:val="en-GB"/>
        </w:rPr>
        <w:t>look into</w:t>
      </w:r>
      <w:proofErr w:type="gramEnd"/>
      <w:r w:rsidR="00F136C4" w:rsidRPr="00D822A3">
        <w:rPr>
          <w:highlight w:val="white"/>
          <w:lang w:val="en-GB"/>
        </w:rPr>
        <w:t xml:space="preserve">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proofErr w:type="gramStart"/>
      <w:r w:rsidR="00FA5797" w:rsidRPr="00D822A3">
        <w:rPr>
          <w:highlight w:val="white"/>
          <w:lang w:val="en-GB"/>
        </w:rPr>
        <w:t>fresh</w:t>
      </w:r>
      <w:proofErr w:type="gramEnd"/>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proofErr w:type="gramStart"/>
      <w:r w:rsidRPr="00D822A3">
        <w:rPr>
          <w:highlight w:val="white"/>
          <w:lang w:val="en-GB"/>
        </w:rPr>
        <w:t>In order for</w:t>
      </w:r>
      <w:proofErr w:type="gramEnd"/>
      <w:r w:rsidRPr="00D822A3">
        <w:rPr>
          <w:highlight w:val="white"/>
          <w:lang w:val="en-GB"/>
        </w:rPr>
        <w:t xml:space="preserve"> the parsers of this book to work properly, we add three parser classes.</w:t>
      </w:r>
      <w:r w:rsidR="006A0812" w:rsidRPr="00D822A3">
        <w:rPr>
          <w:highlight w:val="white"/>
          <w:lang w:val="en-GB"/>
        </w:rPr>
        <w:t xml:space="preserve"> We need them </w:t>
      </w:r>
      <w:proofErr w:type="gramStart"/>
      <w:r w:rsidR="006A0812" w:rsidRPr="00D822A3">
        <w:rPr>
          <w:highlight w:val="white"/>
          <w:lang w:val="en-GB"/>
        </w:rPr>
        <w:t>in order to</w:t>
      </w:r>
      <w:proofErr w:type="gramEnd"/>
      <w:r w:rsidR="006A0812" w:rsidRPr="00D822A3">
        <w:rPr>
          <w:highlight w:val="white"/>
          <w:lang w:val="en-GB"/>
        </w:rPr>
        <w:t xml:space="preserve">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lastRenderedPageBreak/>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w:t>
      </w:r>
      <w:proofErr w:type="spellStart"/>
      <w:r w:rsidRPr="00D822A3">
        <w:rPr>
          <w:highlight w:val="white"/>
          <w:lang w:val="en-GB"/>
        </w:rPr>
        <w:t>preprocessor</w:t>
      </w:r>
      <w:proofErr w:type="spellEnd"/>
      <w:r w:rsidRPr="00D822A3">
        <w:rPr>
          <w:highlight w:val="white"/>
          <w:lang w:val="en-GB"/>
        </w:rPr>
        <w:t xml:space="preserve">,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19B7A8A0"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5F7BC3">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proofErr w:type="spellStart"/>
      <w:r w:rsidRPr="00D822A3">
        <w:rPr>
          <w:lang w:val="en-GB"/>
        </w:rPr>
        <w:t>Scanner.</w:t>
      </w:r>
      <w:r w:rsidR="009E5232" w:rsidRPr="00D822A3">
        <w:rPr>
          <w:lang w:val="en-GB"/>
        </w:rPr>
        <w:t>gplex</w:t>
      </w:r>
      <w:proofErr w:type="spellEnd"/>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w:t>
      </w:r>
      <w:proofErr w:type="gramStart"/>
      <w:r w:rsidRPr="00D822A3">
        <w:rPr>
          <w:highlight w:val="white"/>
          <w:lang w:val="en-GB"/>
        </w:rPr>
        <w:t>sequence ’</w:t>
      </w:r>
      <w:proofErr w:type="gramEnd"/>
      <w:r w:rsidRPr="00D822A3">
        <w:rPr>
          <w:highlight w:val="white"/>
          <w:lang w:val="en-GB"/>
        </w:rPr>
        <w:t xml:space="preserve">\n’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proofErr w:type="spellStart"/>
      <w:r w:rsidR="00874EA5" w:rsidRPr="00D822A3">
        <w:rPr>
          <w:rStyle w:val="KeyWord0"/>
          <w:highlight w:val="white"/>
          <w:lang w:val="en-GB"/>
        </w:rPr>
        <w:t>m_escapeMap</w:t>
      </w:r>
      <w:proofErr w:type="spellEnd"/>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proofErr w:type="spellStart"/>
      <w:r w:rsidR="00E7078E" w:rsidRPr="00D822A3">
        <w:rPr>
          <w:highlight w:val="white"/>
          <w:lang w:val="en-GB"/>
        </w:rPr>
        <w:t>FF</w:t>
      </w:r>
      <w:r w:rsidR="00E7078E" w:rsidRPr="00D822A3">
        <w:rPr>
          <w:rStyle w:val="Index"/>
          <w:highlight w:val="white"/>
          <w:lang w:val="en-GB"/>
        </w:rPr>
        <w:t>16</w:t>
      </w:r>
      <w:proofErr w:type="spellEnd"/>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proofErr w:type="spellStart"/>
      <w:r w:rsidR="00F71851" w:rsidRPr="00D822A3">
        <w:rPr>
          <w:highlight w:val="white"/>
          <w:lang w:val="en-GB"/>
        </w:rPr>
        <w:t>preprocessor</w:t>
      </w:r>
      <w:proofErr w:type="spellEnd"/>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w:t>
      </w:r>
      <w:proofErr w:type="spellStart"/>
      <w:r w:rsidR="006230BD" w:rsidRPr="00D822A3">
        <w:rPr>
          <w:highlight w:val="white"/>
          <w:lang w:val="en-GB"/>
        </w:rPr>
        <w:t>0x</w:t>
      </w:r>
      <w:proofErr w:type="spellEnd"/>
      <w:r w:rsidR="006230BD" w:rsidRPr="00D822A3">
        <w:rPr>
          <w:highlight w:val="white"/>
          <w:lang w:val="en-GB"/>
        </w:rPr>
        <w:t>” or “</w:t>
      </w:r>
      <w:proofErr w:type="spellStart"/>
      <w:r w:rsidR="006230BD" w:rsidRPr="00D822A3">
        <w:rPr>
          <w:highlight w:val="white"/>
          <w:lang w:val="en-GB"/>
        </w:rPr>
        <w:t>0X</w:t>
      </w:r>
      <w:proofErr w:type="spellEnd"/>
      <w:r w:rsidR="006230BD" w:rsidRPr="00D822A3">
        <w:rPr>
          <w:highlight w:val="white"/>
          <w:lang w:val="en-GB"/>
        </w:rPr>
        <w:t>”</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4FB9B098"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3F09907C"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F244C1A"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w:t>
      </w:r>
      <w:proofErr w:type="spellStart"/>
      <w:r w:rsidRPr="00D822A3">
        <w:rPr>
          <w:highlight w:val="white"/>
          <w:lang w:val="en-GB"/>
        </w:rPr>
        <w:t>preprocessor</w:t>
      </w:r>
      <w:proofErr w:type="spellEnd"/>
      <w:r w:rsidRPr="00D822A3">
        <w:rPr>
          <w:highlight w:val="white"/>
          <w:lang w:val="en-GB"/>
        </w:rPr>
        <w:t xml:space="preserve">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proofErr w:type="gramStart"/>
      <w:r w:rsidR="0065097A" w:rsidRPr="00D822A3">
        <w:rPr>
          <w:highlight w:val="white"/>
          <w:lang w:val="en-GB"/>
        </w:rPr>
        <w:t>two dollar</w:t>
      </w:r>
      <w:proofErr w:type="gramEnd"/>
      <w:r w:rsidR="0065097A" w:rsidRPr="00D822A3">
        <w:rPr>
          <w:highlight w:val="white"/>
          <w:lang w:val="en-GB"/>
        </w:rPr>
        <w:t xml:space="preserve">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077A8422" w14:textId="77777777" w:rsidR="005879B4" w:rsidRPr="005879B4" w:rsidRDefault="005879B4" w:rsidP="005879B4">
      <w:pPr>
        <w:pStyle w:val="Code"/>
        <w:rPr>
          <w:highlight w:val="white"/>
        </w:rPr>
      </w:pPr>
      <w:r w:rsidRPr="005879B4">
        <w:rPr>
          <w:highlight w:val="white"/>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 xml:space="preserve">Finally, when the scanner finds a character that has not been handled by the rules above, </w:t>
      </w:r>
      <w:proofErr w:type="spellStart"/>
      <w:proofErr w:type="gramStart"/>
      <w:r w:rsidRPr="00D822A3">
        <w:rPr>
          <w:highlight w:val="white"/>
          <w:lang w:val="en-GB"/>
        </w:rPr>
        <w:t>a</w:t>
      </w:r>
      <w:proofErr w:type="spellEnd"/>
      <w:proofErr w:type="gramEnd"/>
      <w:r w:rsidRPr="00D822A3">
        <w:rPr>
          <w:highlight w:val="white"/>
          <w:lang w:val="en-GB"/>
        </w:rPr>
        <w:t xml:space="preserve">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bookmarkStart w:id="30" w:name="_Ref54783705"/>
      <w:r w:rsidRPr="00D822A3">
        <w:rPr>
          <w:lang w:val="en-GB"/>
        </w:rPr>
        <w:lastRenderedPageBreak/>
        <w:t>Parsing</w:t>
      </w:r>
      <w:bookmarkEnd w:id="26"/>
      <w:bookmarkEnd w:id="28"/>
      <w:bookmarkEnd w:id="29"/>
      <w:bookmarkEnd w:id="30"/>
    </w:p>
    <w:p w14:paraId="60103DBC" w14:textId="1B0AFE46" w:rsidR="00DF6A2B" w:rsidRPr="00D822A3" w:rsidRDefault="00DF6A2B" w:rsidP="00E40B78">
      <w:pPr>
        <w:rPr>
          <w:lang w:val="en-GB"/>
        </w:rPr>
      </w:pPr>
      <w:r w:rsidRPr="00D822A3">
        <w:rPr>
          <w:lang w:val="en-GB"/>
        </w:rPr>
        <w:t xml:space="preserve">The parser can </w:t>
      </w:r>
      <w:proofErr w:type="gramStart"/>
      <w:r w:rsidRPr="00D822A3">
        <w:rPr>
          <w:lang w:val="en-GB"/>
        </w:rPr>
        <w:t>be considered</w:t>
      </w:r>
      <w:r w:rsidR="00FE48E6" w:rsidRPr="00D822A3">
        <w:rPr>
          <w:lang w:val="en-GB"/>
        </w:rPr>
        <w:t xml:space="preserve"> to be</w:t>
      </w:r>
      <w:proofErr w:type="gramEnd"/>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proofErr w:type="spellStart"/>
      <w:r w:rsidRPr="00D822A3">
        <w:rPr>
          <w:lang w:val="en-GB"/>
        </w:rPr>
        <w:t>MainParser.gppg</w:t>
      </w:r>
      <w:proofErr w:type="spellEnd"/>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08EF8BAA"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5F7BC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 xml:space="preserve">are </w:t>
      </w:r>
      <w:proofErr w:type="spellStart"/>
      <w:r w:rsidR="003B5D53">
        <w:rPr>
          <w:highlight w:val="white"/>
          <w:lang w:val="en-GB"/>
        </w:rPr>
        <w:t>enums</w:t>
      </w:r>
      <w:proofErr w:type="spellEnd"/>
      <w:r w:rsidR="003B5D53">
        <w:rPr>
          <w:highlight w:val="white"/>
          <w:lang w:val="en-GB"/>
        </w:rPr>
        <w:t>,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w:t>
      </w:r>
      <w:proofErr w:type="spellStart"/>
      <w:r w:rsidRPr="00D822A3">
        <w:rPr>
          <w:highlight w:val="white"/>
          <w:lang w:val="en-GB"/>
        </w:rPr>
        <w:t>threee</w:t>
      </w:r>
      <w:proofErr w:type="spellEnd"/>
      <w:r w:rsidRPr="00D822A3">
        <w:rPr>
          <w:highlight w:val="white"/>
          <w:lang w:val="en-GB"/>
        </w:rPr>
        <w:t xml:space="preserv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 xml:space="preserve">regular </w:t>
      </w:r>
      <w:proofErr w:type="gramStart"/>
      <w:r w:rsidRPr="00D822A3">
        <w:rPr>
          <w:highlight w:val="white"/>
          <w:lang w:val="en-GB"/>
        </w:rPr>
        <w:t>parentheses ’</w:t>
      </w:r>
      <w:proofErr w:type="gramEnd"/>
      <w:r w:rsidRPr="00D822A3">
        <w:rPr>
          <w:highlight w:val="white"/>
          <w:lang w:val="en-GB"/>
        </w:rPr>
        <w:t>(’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 xml:space="preserve">The interrupt, </w:t>
      </w:r>
      <w:proofErr w:type="spellStart"/>
      <w:r w:rsidRPr="00D822A3">
        <w:rPr>
          <w:highlight w:val="white"/>
          <w:lang w:val="en-GB"/>
        </w:rPr>
        <w:t>jump_register</w:t>
      </w:r>
      <w:proofErr w:type="spellEnd"/>
      <w:r w:rsidRPr="00D822A3">
        <w:rPr>
          <w:highlight w:val="white"/>
          <w:lang w:val="en-GB"/>
        </w:rPr>
        <w:t xml:space="preserve">, </w:t>
      </w:r>
      <w:proofErr w:type="spellStart"/>
      <w:r w:rsidRPr="00D822A3">
        <w:rPr>
          <w:highlight w:val="white"/>
          <w:lang w:val="en-GB"/>
        </w:rPr>
        <w:t>syscall</w:t>
      </w:r>
      <w:proofErr w:type="spellEnd"/>
      <w:r w:rsidRPr="00D822A3">
        <w:rPr>
          <w:highlight w:val="white"/>
          <w:lang w:val="en-GB"/>
        </w:rPr>
        <w:t>,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 xml:space="preserve">been taken care of by the </w:t>
      </w:r>
      <w:proofErr w:type="spellStart"/>
      <w:r w:rsidRPr="00D822A3">
        <w:rPr>
          <w:highlight w:val="white"/>
          <w:lang w:val="en-GB"/>
        </w:rPr>
        <w:t>preprocessor</w:t>
      </w:r>
      <w:proofErr w:type="spellEnd"/>
      <w:r w:rsidRPr="00D822A3">
        <w:rPr>
          <w:highlight w:val="white"/>
          <w:lang w:val="en-GB"/>
        </w:rPr>
        <w:t>.</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7FBCB211" w14:textId="77777777" w:rsidR="001024A7" w:rsidRPr="001024A7" w:rsidRDefault="001024A7" w:rsidP="001024A7">
      <w:pPr>
        <w:pStyle w:val="Code"/>
        <w:rPr>
          <w:highlight w:val="white"/>
        </w:rPr>
      </w:pPr>
      <w:r w:rsidRPr="001024A7">
        <w:rPr>
          <w:highlight w:val="white"/>
        </w:rPr>
        <w:t>%type &lt;middle_code_list&gt; declarator_list declaration</w:t>
      </w:r>
    </w:p>
    <w:p w14:paraId="050821DA" w14:textId="77777777" w:rsidR="001024A7" w:rsidRPr="001024A7" w:rsidRDefault="001024A7" w:rsidP="001024A7">
      <w:pPr>
        <w:pStyle w:val="Code"/>
        <w:rPr>
          <w:highlight w:val="white"/>
        </w:rPr>
      </w:pPr>
      <w:r w:rsidRPr="001024A7">
        <w:rPr>
          <w:highlight w:val="white"/>
        </w:rPr>
        <w:t xml:space="preserve">                         declaration_list optional_declaration_list</w:t>
      </w:r>
    </w:p>
    <w:p w14:paraId="24075C6C" w14:textId="77777777" w:rsidR="001024A7" w:rsidRPr="001024A7" w:rsidRDefault="001024A7" w:rsidP="001024A7">
      <w:pPr>
        <w:pStyle w:val="Code"/>
        <w:rPr>
          <w:highlight w:val="white"/>
        </w:rPr>
      </w:pPr>
      <w:r w:rsidRPr="001024A7">
        <w:rPr>
          <w:highlight w:val="white"/>
        </w:rPr>
        <w:t xml:space="preserve">                         initialization_bitfield_simple_declarator</w:t>
      </w:r>
    </w:p>
    <w:p w14:paraId="282514DF" w14:textId="77777777" w:rsidR="00F023DC" w:rsidRPr="001024A7" w:rsidRDefault="00F023DC" w:rsidP="001024A7">
      <w:pPr>
        <w:pStyle w:val="Code"/>
        <w:rPr>
          <w:highlight w:val="white"/>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1" w:name="_Toc54625022"/>
      <w:r w:rsidRPr="00D822A3">
        <w:rPr>
          <w:lang w:val="en-GB"/>
        </w:rPr>
        <w:lastRenderedPageBreak/>
        <w:t xml:space="preserve">The </w:t>
      </w:r>
      <w:proofErr w:type="spellStart"/>
      <w:r w:rsidRPr="00D822A3">
        <w:rPr>
          <w:lang w:val="en-GB"/>
        </w:rPr>
        <w:t>MiddleCode</w:t>
      </w:r>
      <w:proofErr w:type="spellEnd"/>
      <w:r>
        <w:rPr>
          <w:lang w:val="en-GB"/>
        </w:rPr>
        <w:t xml:space="preserve"> Class</w:t>
      </w:r>
      <w:bookmarkEnd w:id="31"/>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proofErr w:type="spellStart"/>
      <w:r>
        <w:rPr>
          <w:lang w:val="en-GB"/>
        </w:rPr>
        <w:t>MiddleCode.cs</w:t>
      </w:r>
      <w:proofErr w:type="spellEnd"/>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2" w:name="_Toc54625023"/>
      <w:r w:rsidRPr="00D822A3">
        <w:rPr>
          <w:lang w:val="en-GB"/>
        </w:rPr>
        <w:t>Declarations</w:t>
      </w:r>
      <w:bookmarkEnd w:id="32"/>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3" w:author="Stefan Bjornander" w:date="2015-04-26T09:16:00Z">
        <w:r w:rsidR="000865C3" w:rsidRPr="00D822A3">
          <w:rPr>
            <w:lang w:val="en-GB"/>
          </w:rPr>
          <w:t xml:space="preserve">The </w:t>
        </w:r>
      </w:ins>
      <w:r w:rsidR="00563AF1" w:rsidRPr="00D822A3">
        <w:rPr>
          <w:rStyle w:val="KeyWord0"/>
          <w:lang w:val="en-GB"/>
        </w:rPr>
        <w:t>source_code_file</w:t>
      </w:r>
      <w:ins w:id="34"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proofErr w:type="spellStart"/>
      <w:r w:rsidRPr="00D822A3">
        <w:rPr>
          <w:lang w:val="en-GB"/>
        </w:rPr>
        <w:t>MiddleCodeGenerator.cs</w:t>
      </w:r>
      <w:proofErr w:type="spellEnd"/>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5" w:name="_Toc54625024"/>
      <w:r w:rsidRPr="00D822A3">
        <w:rPr>
          <w:lang w:val="en-GB"/>
        </w:rPr>
        <w:t>Backpatching</w:t>
      </w:r>
      <w:bookmarkEnd w:id="35"/>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w:t>
      </w:r>
      <w:proofErr w:type="gramStart"/>
      <w:r w:rsidR="00A562A3" w:rsidRPr="00D822A3">
        <w:rPr>
          <w:lang w:val="en-GB"/>
        </w:rPr>
        <w:t>in order to</w:t>
      </w:r>
      <w:proofErr w:type="gramEnd"/>
      <w:r w:rsidR="00A562A3" w:rsidRPr="00D822A3">
        <w:rPr>
          <w:lang w:val="en-GB"/>
        </w:rPr>
        <w:t xml:space="preserve">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proofErr w:type="spellStart"/>
      <w:r w:rsidRPr="00D822A3">
        <w:rPr>
          <w:lang w:val="en-GB"/>
        </w:rPr>
        <w:t>MiddleCodeGenerator.cs</w:t>
      </w:r>
      <w:proofErr w:type="spellEnd"/>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6" w:name="_Ref54270751"/>
      <w:bookmarkStart w:id="37" w:name="_Toc54625025"/>
      <w:r w:rsidRPr="00D822A3">
        <w:rPr>
          <w:lang w:val="en-GB"/>
        </w:rPr>
        <w:t>Function</w:t>
      </w:r>
      <w:r w:rsidR="00015AA9" w:rsidRPr="00D822A3">
        <w:rPr>
          <w:lang w:val="en-GB"/>
        </w:rPr>
        <w:t xml:space="preserve"> </w:t>
      </w:r>
      <w:r w:rsidR="00FC52DE" w:rsidRPr="00D822A3">
        <w:rPr>
          <w:lang w:val="en-GB"/>
        </w:rPr>
        <w:t>Definition</w:t>
      </w:r>
      <w:bookmarkEnd w:id="36"/>
      <w:bookmarkEnd w:id="37"/>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proofErr w:type="gramStart"/>
      <w:r w:rsidR="00C52DCF" w:rsidRPr="00D822A3">
        <w:rPr>
          <w:rStyle w:val="CodeInText0"/>
          <w:lang w:val="en-GB"/>
        </w:rPr>
        <w:t>square</w:t>
      </w:r>
      <w:r w:rsidR="00E667B3" w:rsidRPr="00D822A3">
        <w:rPr>
          <w:rStyle w:val="CodeInText0"/>
          <w:lang w:val="en-GB"/>
        </w:rPr>
        <w:t>(</w:t>
      </w:r>
      <w:proofErr w:type="gramEnd"/>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w:t>
      </w:r>
      <w:proofErr w:type="spellStart"/>
      <w:r w:rsidR="00D21862">
        <w:rPr>
          <w:lang w:val="en-GB"/>
        </w:rPr>
        <w:t>hanles</w:t>
      </w:r>
      <w:proofErr w:type="spellEnd"/>
      <w:r w:rsidR="00D21862">
        <w:rPr>
          <w:lang w:val="en-GB"/>
        </w:rPr>
        <w:t xml:space="preserve">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proofErr w:type="spellStart"/>
      <w:r w:rsidRPr="00D822A3">
        <w:rPr>
          <w:lang w:val="en-GB"/>
        </w:rPr>
        <w:t>MainParser.gppg</w:t>
      </w:r>
      <w:proofErr w:type="spellEnd"/>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2CE8D13E" w14:textId="77777777" w:rsidR="004624FA" w:rsidRPr="004624FA" w:rsidRDefault="004624FA" w:rsidP="004624FA">
      <w:pPr>
        <w:pStyle w:val="Code"/>
        <w:rPr>
          <w:highlight w:val="white"/>
        </w:rPr>
      </w:pPr>
      <w:r w:rsidRPr="004624FA">
        <w:rPr>
          <w:highlight w:val="white"/>
        </w:rPr>
        <w:t xml:space="preserve">    LEFT_BLOCK optional_declaration_list optional_statement_list RIGHT_BLOCK {</w:t>
      </w:r>
    </w:p>
    <w:p w14:paraId="7AAFFBB4" w14:textId="77777777" w:rsidR="004624FA" w:rsidRPr="004624FA" w:rsidRDefault="004624FA" w:rsidP="004624FA">
      <w:pPr>
        <w:pStyle w:val="Code"/>
        <w:rPr>
          <w:highlight w:val="white"/>
        </w:rPr>
      </w:pPr>
      <w:r w:rsidRPr="004624FA">
        <w:rPr>
          <w:highlight w:val="white"/>
        </w:rPr>
        <w:t xml:space="preserve">      $8.CodeList.InsertRange(0, $7);</w:t>
      </w:r>
    </w:p>
    <w:p w14:paraId="4C5833D5" w14:textId="77777777" w:rsidR="004624FA" w:rsidRPr="004624FA" w:rsidRDefault="004624FA" w:rsidP="004624FA">
      <w:pPr>
        <w:pStyle w:val="Code"/>
        <w:rPr>
          <w:highlight w:val="white"/>
        </w:rPr>
      </w:pPr>
      <w:r w:rsidRPr="004624FA">
        <w:rPr>
          <w:highlight w:val="white"/>
        </w:rPr>
        <w:t xml:space="preserve">      MiddleCodeGenerator.BackpatchGoto();</w:t>
      </w:r>
    </w:p>
    <w:p w14:paraId="6EC94D90" w14:textId="77777777" w:rsidR="004624FA" w:rsidRPr="004624FA" w:rsidRDefault="004624FA" w:rsidP="004624FA">
      <w:pPr>
        <w:pStyle w:val="Code"/>
        <w:rPr>
          <w:highlight w:val="white"/>
        </w:rPr>
      </w:pPr>
      <w:r w:rsidRPr="004624FA">
        <w:rPr>
          <w:highlight w:val="white"/>
        </w:rPr>
        <w:t xml:space="preserve">      MiddleCodeGenerator.FunctionEnd($8);</w:t>
      </w:r>
    </w:p>
    <w:p w14:paraId="3BB18FB0" w14:textId="77777777" w:rsidR="004624FA" w:rsidRPr="004624FA" w:rsidRDefault="004624FA" w:rsidP="004624FA">
      <w:pPr>
        <w:pStyle w:val="Code"/>
        <w:rPr>
          <w:highlight w:val="white"/>
        </w:rPr>
      </w:pPr>
      <w:r w:rsidRPr="004624FA">
        <w:rPr>
          <w:highlight w:val="white"/>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42A528E6" w14:textId="77777777" w:rsidR="00C61039" w:rsidRPr="00C61039" w:rsidRDefault="00C61039" w:rsidP="00C61039">
      <w:pPr>
        <w:pStyle w:val="Code"/>
        <w:rPr>
          <w:highlight w:val="white"/>
        </w:rPr>
      </w:pPr>
      <w:r w:rsidRPr="00C61039">
        <w:rPr>
          <w:highlight w:val="white"/>
        </w:rPr>
        <w:t xml:space="preserve">    LEFT_BLOCK optional_declaration_list optional_statement_list RIGHT_BLOCK {</w:t>
      </w:r>
    </w:p>
    <w:p w14:paraId="551EC563" w14:textId="77777777" w:rsidR="00C61039" w:rsidRPr="00C61039" w:rsidRDefault="00C61039" w:rsidP="00C61039">
      <w:pPr>
        <w:pStyle w:val="Code"/>
        <w:rPr>
          <w:highlight w:val="white"/>
        </w:rPr>
      </w:pPr>
      <w:r w:rsidRPr="00C61039">
        <w:rPr>
          <w:highlight w:val="white"/>
        </w:rPr>
        <w:t xml:space="preserve">      $7.CodeList.InsertRange(0, $6);</w:t>
      </w:r>
    </w:p>
    <w:p w14:paraId="18874BE5" w14:textId="77777777" w:rsidR="00C61039" w:rsidRPr="00C61039" w:rsidRDefault="00C61039" w:rsidP="00C61039">
      <w:pPr>
        <w:pStyle w:val="Code"/>
        <w:rPr>
          <w:highlight w:val="white"/>
        </w:rPr>
      </w:pPr>
      <w:r w:rsidRPr="00C61039">
        <w:rPr>
          <w:highlight w:val="white"/>
        </w:rPr>
        <w:t xml:space="preserve">      MiddleCodeGenerator.BackpatchGoto();</w:t>
      </w:r>
    </w:p>
    <w:p w14:paraId="19775D5F" w14:textId="77777777" w:rsidR="00C61039" w:rsidRPr="00C61039" w:rsidRDefault="00C61039" w:rsidP="00C61039">
      <w:pPr>
        <w:pStyle w:val="Code"/>
        <w:rPr>
          <w:highlight w:val="white"/>
        </w:rPr>
      </w:pPr>
      <w:r w:rsidRPr="00C61039">
        <w:rPr>
          <w:highlight w:val="white"/>
        </w:rPr>
        <w:t xml:space="preserve">      MiddleCodeGenerator.FunctionEnd($7);</w:t>
      </w:r>
    </w:p>
    <w:p w14:paraId="1345BC70" w14:textId="77777777" w:rsidR="00C61039" w:rsidRPr="00C61039" w:rsidRDefault="00C61039" w:rsidP="00C61039">
      <w:pPr>
        <w:pStyle w:val="Code"/>
        <w:rPr>
          <w:highlight w:val="white"/>
        </w:rPr>
      </w:pPr>
      <w:r w:rsidRPr="00C61039">
        <w:rPr>
          <w:highlight w:val="white"/>
        </w:rPr>
        <w:t xml:space="preserve">    };</w:t>
      </w:r>
    </w:p>
    <w:p w14:paraId="53CAC5B9" w14:textId="77777777" w:rsidR="002B7454" w:rsidRPr="00C61039" w:rsidRDefault="002B7454" w:rsidP="00C61039">
      <w:pPr>
        <w:pStyle w:val="Code"/>
        <w:rPr>
          <w:highlight w:val="white"/>
        </w:rPr>
      </w:pPr>
    </w:p>
    <w:p w14:paraId="1D82B03D" w14:textId="77777777" w:rsidR="009B6F20" w:rsidRPr="009B6F20" w:rsidRDefault="009B6F20" w:rsidP="009B6F20">
      <w:pPr>
        <w:pStyle w:val="Code"/>
        <w:rPr>
          <w:highlight w:val="white"/>
        </w:rPr>
      </w:pPr>
      <w:r w:rsidRPr="009B6F20">
        <w:rPr>
          <w:highlight w:val="white"/>
        </w:rPr>
        <w:t>optional_declaration_list:</w:t>
      </w:r>
    </w:p>
    <w:p w14:paraId="39AFC58A" w14:textId="0B229FBD" w:rsidR="009B6F20" w:rsidRPr="009B6F20" w:rsidRDefault="009B6F20" w:rsidP="009B6F20">
      <w:pPr>
        <w:pStyle w:val="Code"/>
        <w:rPr>
          <w:highlight w:val="white"/>
        </w:rPr>
      </w:pPr>
      <w:r w:rsidRPr="009B6F20">
        <w:rPr>
          <w:highlight w:val="white"/>
        </w:rPr>
        <w:t xml:space="preserve">    /* Empty */      { $$ = new List&lt;MiddleCode&gt;(); } </w:t>
      </w:r>
    </w:p>
    <w:p w14:paraId="273A0D82" w14:textId="77777777" w:rsidR="009B6F20" w:rsidRPr="009B6F20" w:rsidRDefault="009B6F20" w:rsidP="009B6F20">
      <w:pPr>
        <w:pStyle w:val="Code"/>
        <w:rPr>
          <w:highlight w:val="white"/>
        </w:rPr>
      </w:pPr>
      <w:r w:rsidRPr="009B6F20">
        <w:rPr>
          <w:highlight w:val="white"/>
        </w:rPr>
        <w:t xml:space="preserve">  | declaration_list { $$ = $1; };</w:t>
      </w:r>
    </w:p>
    <w:p w14:paraId="65B1B951" w14:textId="7BFBEFDD" w:rsidR="00E40B78" w:rsidRPr="00D822A3" w:rsidRDefault="00E40B78" w:rsidP="00E40B78">
      <w:pPr>
        <w:rPr>
          <w:lang w:val="en-GB"/>
        </w:rPr>
      </w:pPr>
      <w:r w:rsidRPr="00D822A3">
        <w:rPr>
          <w:lang w:val="en-GB"/>
        </w:rPr>
        <w:t xml:space="preserve">The </w:t>
      </w:r>
      <w:proofErr w:type="spellStart"/>
      <w:r w:rsidR="00EB324E">
        <w:rPr>
          <w:rStyle w:val="CodeInText"/>
          <w:lang w:val="en-GB"/>
        </w:rPr>
        <w:t>G</w:t>
      </w:r>
      <w:r w:rsidRPr="00D822A3">
        <w:rPr>
          <w:rStyle w:val="CodeInText"/>
          <w:lang w:val="en-GB"/>
        </w:rPr>
        <w:t>enerateFunctionHeader</w:t>
      </w:r>
      <w:proofErr w:type="spellEnd"/>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proofErr w:type="spellStart"/>
      <w:r w:rsidRPr="00D822A3">
        <w:rPr>
          <w:lang w:val="en-GB"/>
        </w:rPr>
        <w:t>MiddleCodeGenerator.cs</w:t>
      </w:r>
      <w:proofErr w:type="spellEnd"/>
    </w:p>
    <w:p w14:paraId="21BA0FBA" w14:textId="77777777" w:rsidR="008F2CF5" w:rsidRPr="00D822A3" w:rsidRDefault="008F2CF5" w:rsidP="00B35B83">
      <w:pPr>
        <w:pStyle w:val="Code"/>
        <w:rPr>
          <w:highlight w:val="white"/>
          <w:lang w:val="en-GB"/>
        </w:rPr>
      </w:pPr>
      <w:r w:rsidRPr="00D822A3">
        <w:rPr>
          <w:highlight w:val="white"/>
          <w:lang w:val="en-GB"/>
        </w:rPr>
        <w:lastRenderedPageBreak/>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w:t>
      </w:r>
      <w:proofErr w:type="gramStart"/>
      <w:r w:rsidR="00F2052D" w:rsidRPr="00D822A3">
        <w:rPr>
          <w:highlight w:val="white"/>
          <w:lang w:val="en-GB"/>
        </w:rPr>
        <w:t>actually</w:t>
      </w:r>
      <w:r w:rsidR="003761A3" w:rsidRPr="00D822A3">
        <w:rPr>
          <w:highlight w:val="white"/>
          <w:lang w:val="en-GB"/>
        </w:rPr>
        <w:t xml:space="preserve"> </w:t>
      </w:r>
      <w:r w:rsidR="00F2052D" w:rsidRPr="00D822A3">
        <w:rPr>
          <w:highlight w:val="white"/>
          <w:lang w:val="en-GB"/>
        </w:rPr>
        <w:t>the</w:t>
      </w:r>
      <w:proofErr w:type="gramEnd"/>
      <w:r w:rsidR="00F2052D" w:rsidRPr="00D822A3">
        <w:rPr>
          <w:highlight w:val="white"/>
          <w:lang w:val="en-GB"/>
        </w:rPr>
        <w:t xml:space="preserv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proofErr w:type="spellStart"/>
      <w:r w:rsidRPr="00D822A3">
        <w:rPr>
          <w:lang w:val="en-GB"/>
        </w:rPr>
        <w:t>MiddleCodeGenerator.cs</w:t>
      </w:r>
      <w:proofErr w:type="spellEnd"/>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w:t>
      </w:r>
      <w:proofErr w:type="gramStart"/>
      <w:r w:rsidR="002C5092" w:rsidRPr="00D822A3">
        <w:rPr>
          <w:highlight w:val="white"/>
          <w:lang w:val="en-GB"/>
        </w:rPr>
        <w:t xml:space="preserve">a </w:t>
      </w:r>
      <w:r w:rsidR="002C5092" w:rsidRPr="00D822A3">
        <w:rPr>
          <w:rStyle w:val="KeyWord0"/>
          <w:highlight w:val="white"/>
          <w:lang w:val="en-GB"/>
        </w:rPr>
        <w:t>for</w:t>
      </w:r>
      <w:proofErr w:type="gramEnd"/>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1405CC5E" w14:textId="77777777" w:rsidR="00C8478E" w:rsidRPr="00C8478E" w:rsidRDefault="00C8478E" w:rsidP="00C8478E">
      <w:pPr>
        <w:pStyle w:val="Code"/>
        <w:rPr>
          <w:highlight w:val="white"/>
        </w:rPr>
      </w:pPr>
      <w:r w:rsidRPr="00C8478E">
        <w:rPr>
          <w:highlight w:val="white"/>
        </w:rPr>
        <w:t xml:space="preserve">        if (SymbolTable.CurrentFunction.UniqueName.Equals</w:t>
      </w:r>
    </w:p>
    <w:p w14:paraId="3D7DFBA7" w14:textId="77777777" w:rsidR="00C8478E" w:rsidRPr="00C8478E" w:rsidRDefault="00C8478E" w:rsidP="00C8478E">
      <w:pPr>
        <w:pStyle w:val="Code"/>
        <w:rPr>
          <w:highlight w:val="white"/>
        </w:rPr>
      </w:pPr>
      <w:r w:rsidRPr="00C8478E">
        <w:rPr>
          <w:highlight w:val="white"/>
        </w:rPr>
        <w:t xml:space="preserve">                        (AssemblyCodeGenerator.MainName)) {</w:t>
      </w:r>
    </w:p>
    <w:p w14:paraId="252C16C7" w14:textId="77777777" w:rsidR="00C8478E" w:rsidRPr="00C8478E" w:rsidRDefault="00C8478E" w:rsidP="00C8478E">
      <w:pPr>
        <w:pStyle w:val="Code"/>
        <w:rPr>
          <w:highlight w:val="white"/>
        </w:rPr>
      </w:pPr>
      <w:r w:rsidRPr="00C8478E">
        <w:rPr>
          <w:highlight w:val="white"/>
        </w:rPr>
        <w:t xml:space="preserve">          AddMiddleCode(statement.CodeList, MiddleOperator.Exit);</w:t>
      </w:r>
    </w:p>
    <w:p w14:paraId="2772935B" w14:textId="77777777" w:rsidR="00C8478E" w:rsidRPr="00C8478E" w:rsidRDefault="00C8478E" w:rsidP="00C8478E">
      <w:pPr>
        <w:pStyle w:val="Code"/>
        <w:rPr>
          <w:highlight w:val="white"/>
        </w:rPr>
      </w:pPr>
      <w:r w:rsidRPr="00C8478E">
        <w:rPr>
          <w:highlight w:val="white"/>
        </w:rPr>
        <w:t xml:space="preserve">        }</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2EC0D51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365ADFB3"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0254FB3A"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77624109"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proofErr w:type="spellEnd"/>
      <w:r w:rsidR="0086738F" w:rsidRPr="00D822A3">
        <w:rPr>
          <w:highlight w:val="white"/>
          <w:lang w:val="en-GB"/>
        </w:rPr>
        <w:t xml:space="preserve"> or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proofErr w:type="spellEnd"/>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5F7BC3">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56FAC2B3"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w:t>
      </w:r>
      <w:proofErr w:type="gramStart"/>
      <w:r w:rsidR="00712E3A">
        <w:rPr>
          <w:highlight w:val="white"/>
          <w:lang w:val="en-GB"/>
        </w:rPr>
        <w:t>is</w:t>
      </w:r>
      <w:proofErr w:type="gramEnd"/>
      <w:r w:rsidR="00712E3A">
        <w:rPr>
          <w:highlight w:val="white"/>
          <w:lang w:val="en-GB"/>
        </w:rPr>
        <w:t xml:space="preserve">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5F7BC3">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5E3FE6EB" w:rsidR="00E52658" w:rsidRPr="00D822A3" w:rsidRDefault="00E52658" w:rsidP="00E5265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8" w:name="_Toc54625026"/>
      <w:r w:rsidRPr="00D822A3">
        <w:rPr>
          <w:highlight w:val="white"/>
          <w:lang w:val="en-GB"/>
        </w:rPr>
        <w:t>Specifier</w:t>
      </w:r>
      <w:r w:rsidR="0095481A" w:rsidRPr="00D822A3">
        <w:rPr>
          <w:highlight w:val="white"/>
          <w:lang w:val="en-GB"/>
        </w:rPr>
        <w:t xml:space="preserve"> List</w:t>
      </w:r>
      <w:bookmarkEnd w:id="38"/>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proofErr w:type="spellStart"/>
      <w:r w:rsidRPr="00D822A3">
        <w:rPr>
          <w:highlight w:val="white"/>
          <w:lang w:val="en-GB"/>
        </w:rPr>
        <w:t>MainParser.gppg</w:t>
      </w:r>
      <w:proofErr w:type="spellEnd"/>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lastRenderedPageBreak/>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lastRenderedPageBreak/>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w:t>
      </w:r>
      <w:proofErr w:type="gramStart"/>
      <w:r w:rsidR="006E2725">
        <w:rPr>
          <w:highlight w:val="white"/>
          <w:lang w:val="en-GB"/>
        </w:rPr>
        <w:t>an</w:t>
      </w:r>
      <w:proofErr w:type="gramEnd"/>
      <w:r w:rsidR="006E2725">
        <w:rPr>
          <w:highlight w:val="white"/>
          <w:lang w:val="en-GB"/>
        </w:rPr>
        <w:t xml:space="preserve">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proofErr w:type="spellStart"/>
      <w:r w:rsidRPr="00D822A3">
        <w:rPr>
          <w:highlight w:val="white"/>
          <w:lang w:val="en-GB"/>
        </w:rPr>
        <w:t>MainParser.gppg</w:t>
      </w:r>
      <w:proofErr w:type="spellEnd"/>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9B6F20" w:rsidRDefault="00037FA3" w:rsidP="009B6F20">
      <w:pPr>
        <w:pStyle w:val="Code"/>
        <w:rPr>
          <w:highlight w:val="white"/>
        </w:rPr>
      </w:pPr>
    </w:p>
    <w:p w14:paraId="4B4512BD" w14:textId="77777777" w:rsidR="009B6F20" w:rsidRPr="009B6F20" w:rsidRDefault="009B6F20" w:rsidP="009B6F20">
      <w:pPr>
        <w:pStyle w:val="Code"/>
        <w:rPr>
          <w:highlight w:val="white"/>
        </w:rPr>
      </w:pPr>
      <w:r w:rsidRPr="009B6F20">
        <w:rPr>
          <w:highlight w:val="white"/>
        </w:rPr>
        <w:t>declaration_list:</w:t>
      </w:r>
    </w:p>
    <w:p w14:paraId="33ECCCAE" w14:textId="77777777" w:rsidR="009B6F20" w:rsidRPr="009B6F20" w:rsidRDefault="009B6F20" w:rsidP="009B6F20">
      <w:pPr>
        <w:pStyle w:val="Code"/>
        <w:rPr>
          <w:highlight w:val="white"/>
        </w:rPr>
      </w:pPr>
      <w:r w:rsidRPr="009B6F20">
        <w:rPr>
          <w:highlight w:val="white"/>
        </w:rPr>
        <w:t xml:space="preserve">    declaration {</w:t>
      </w:r>
    </w:p>
    <w:p w14:paraId="1E74F7E5" w14:textId="77777777" w:rsidR="009B6F20" w:rsidRPr="009B6F20" w:rsidRDefault="009B6F20" w:rsidP="009B6F20">
      <w:pPr>
        <w:pStyle w:val="Code"/>
        <w:rPr>
          <w:highlight w:val="white"/>
        </w:rPr>
      </w:pPr>
      <w:r w:rsidRPr="009B6F20">
        <w:rPr>
          <w:highlight w:val="white"/>
        </w:rPr>
        <w:t xml:space="preserve">      $$ = $1;</w:t>
      </w:r>
    </w:p>
    <w:p w14:paraId="0856C704" w14:textId="77777777" w:rsidR="009B6F20" w:rsidRPr="009B6F20" w:rsidRDefault="009B6F20" w:rsidP="009B6F20">
      <w:pPr>
        <w:pStyle w:val="Code"/>
        <w:rPr>
          <w:highlight w:val="white"/>
        </w:rPr>
      </w:pPr>
      <w:r w:rsidRPr="009B6F20">
        <w:rPr>
          <w:highlight w:val="white"/>
        </w:rPr>
        <w:t xml:space="preserve">    }</w:t>
      </w:r>
    </w:p>
    <w:p w14:paraId="041D881F" w14:textId="77777777" w:rsidR="009B6F20" w:rsidRPr="009B6F20" w:rsidRDefault="009B6F20" w:rsidP="009B6F20">
      <w:pPr>
        <w:pStyle w:val="Code"/>
        <w:rPr>
          <w:highlight w:val="white"/>
        </w:rPr>
      </w:pPr>
      <w:r w:rsidRPr="009B6F20">
        <w:rPr>
          <w:highlight w:val="white"/>
        </w:rPr>
        <w:t xml:space="preserve">  | declaration_list declaration {</w:t>
      </w:r>
    </w:p>
    <w:p w14:paraId="7BFBD26B" w14:textId="77777777" w:rsidR="009B6F20" w:rsidRPr="009B6F20" w:rsidRDefault="009B6F20" w:rsidP="009B6F20">
      <w:pPr>
        <w:pStyle w:val="Code"/>
        <w:rPr>
          <w:highlight w:val="white"/>
        </w:rPr>
      </w:pPr>
      <w:r w:rsidRPr="009B6F20">
        <w:rPr>
          <w:highlight w:val="white"/>
        </w:rPr>
        <w:t xml:space="preserve">      $1.AddRange($2);</w:t>
      </w:r>
    </w:p>
    <w:p w14:paraId="06C445D1" w14:textId="77777777" w:rsidR="009B6F20" w:rsidRPr="009B6F20" w:rsidRDefault="009B6F20" w:rsidP="009B6F20">
      <w:pPr>
        <w:pStyle w:val="Code"/>
        <w:rPr>
          <w:highlight w:val="white"/>
        </w:rPr>
      </w:pPr>
      <w:r w:rsidRPr="009B6F20">
        <w:rPr>
          <w:highlight w:val="white"/>
        </w:rPr>
        <w:t xml:space="preserve">      $$ = $1;</w:t>
      </w:r>
    </w:p>
    <w:p w14:paraId="32B7089E" w14:textId="77777777" w:rsidR="009B6F20" w:rsidRPr="009B6F20" w:rsidRDefault="009B6F20" w:rsidP="009B6F20">
      <w:pPr>
        <w:pStyle w:val="Code"/>
        <w:rPr>
          <w:highlight w:val="white"/>
        </w:rPr>
      </w:pPr>
      <w:r w:rsidRPr="009B6F20">
        <w:rPr>
          <w:highlight w:val="white"/>
        </w:rPr>
        <w:t xml:space="preserve">    };</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 xml:space="preserve">We need to do this </w:t>
      </w:r>
      <w:proofErr w:type="gramStart"/>
      <w:r w:rsidR="00E23F10" w:rsidRPr="00D822A3">
        <w:rPr>
          <w:highlight w:val="white"/>
          <w:lang w:val="en-GB"/>
        </w:rPr>
        <w:t>in order for</w:t>
      </w:r>
      <w:proofErr w:type="gramEnd"/>
      <w:r w:rsidR="00E23F10" w:rsidRPr="00D822A3">
        <w:rPr>
          <w:highlight w:val="white"/>
          <w:lang w:val="en-GB"/>
        </w:rPr>
        <w:t xml:space="preserve">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lastRenderedPageBreak/>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proofErr w:type="spellStart"/>
      <w:r w:rsidRPr="00D822A3">
        <w:rPr>
          <w:highlight w:val="white"/>
          <w:lang w:val="en-GB"/>
        </w:rPr>
        <w:t>MiddleCodeGenerator.cs</w:t>
      </w:r>
      <w:proofErr w:type="spellEnd"/>
    </w:p>
    <w:p w14:paraId="197A8704" w14:textId="0FEC4774" w:rsidR="00B65D09" w:rsidRPr="00D822A3" w:rsidRDefault="00B65D09" w:rsidP="00B65D09">
      <w:pPr>
        <w:pStyle w:val="Code"/>
        <w:rPr>
          <w:highlight w:val="white"/>
          <w:lang w:val="en-GB"/>
        </w:rPr>
      </w:pPr>
      <w:r w:rsidRPr="00D822A3">
        <w:rPr>
          <w:highlight w:val="white"/>
          <w:lang w:val="en-GB"/>
        </w:rPr>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lastRenderedPageBreak/>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proofErr w:type="spellStart"/>
      <w:r w:rsidRPr="00D822A3">
        <w:rPr>
          <w:highlight w:val="white"/>
          <w:lang w:val="en-GB"/>
        </w:rPr>
        <w:t>MainParser.</w:t>
      </w:r>
      <w:r w:rsidR="00A85C92" w:rsidRPr="00D822A3">
        <w:rPr>
          <w:highlight w:val="white"/>
          <w:lang w:val="en-GB"/>
        </w:rPr>
        <w:t>gppg</w:t>
      </w:r>
      <w:proofErr w:type="spellEnd"/>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0A4F5561"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5F7BC3">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w:t>
      </w:r>
      <w:r w:rsidR="007A5268" w:rsidRPr="00D822A3">
        <w:rPr>
          <w:highlight w:val="white"/>
          <w:lang w:val="en-GB"/>
        </w:rPr>
        <w:lastRenderedPageBreak/>
        <w:t>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proofErr w:type="spellStart"/>
      <w:r w:rsidRPr="00D822A3">
        <w:rPr>
          <w:highlight w:val="white"/>
          <w:lang w:val="en-GB"/>
        </w:rPr>
        <w:t>MiddleCodeGenerator.cs</w:t>
      </w:r>
      <w:proofErr w:type="spellEnd"/>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lastRenderedPageBreak/>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proofErr w:type="spellStart"/>
      <w:r w:rsidRPr="00D822A3">
        <w:rPr>
          <w:highlight w:val="white"/>
          <w:lang w:val="en-GB"/>
        </w:rPr>
        <w:t>MiddleCodeGenerator.cs</w:t>
      </w:r>
      <w:proofErr w:type="spellEnd"/>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9" w:name="_Toc54625027"/>
      <w:r w:rsidRPr="00D822A3">
        <w:rPr>
          <w:highlight w:val="white"/>
          <w:lang w:val="en-GB"/>
        </w:rPr>
        <w:t>Declarator</w:t>
      </w:r>
      <w:bookmarkEnd w:id="39"/>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proofErr w:type="spellStart"/>
      <w:r w:rsidRPr="00D822A3">
        <w:rPr>
          <w:highlight w:val="white"/>
          <w:lang w:val="en-GB"/>
        </w:rPr>
        <w:t>MainParser.gppg</w:t>
      </w:r>
      <w:proofErr w:type="spellEnd"/>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proofErr w:type="spellStart"/>
      <w:r w:rsidRPr="00D822A3">
        <w:rPr>
          <w:highlight w:val="white"/>
          <w:lang w:val="en-GB"/>
        </w:rPr>
        <w:t>MainParser.gppg</w:t>
      </w:r>
      <w:proofErr w:type="spellEnd"/>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lastRenderedPageBreak/>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w:t>
      </w:r>
      <w:proofErr w:type="gramStart"/>
      <w:r w:rsidR="00A844D1">
        <w:rPr>
          <w:highlight w:val="white"/>
          <w:lang w:val="en-GB"/>
        </w:rPr>
        <w:t>possible</w:t>
      </w:r>
      <w:proofErr w:type="gramEnd"/>
      <w:r w:rsidR="00A844D1">
        <w:rPr>
          <w:highlight w:val="white"/>
          <w:lang w:val="en-GB"/>
        </w:rPr>
        <w:t xml:space="preserv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proofErr w:type="spellStart"/>
      <w:r w:rsidRPr="00D822A3">
        <w:rPr>
          <w:highlight w:val="white"/>
          <w:lang w:val="en-GB"/>
        </w:rPr>
        <w:t>MiddleCodeGenerator.cs</w:t>
      </w:r>
      <w:proofErr w:type="spellEnd"/>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13FA076A"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5F7BC3">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335827C5"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5F7BC3">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653E69F6"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w:t>
      </w:r>
      <w:proofErr w:type="gramStart"/>
      <w:r w:rsidR="00EE146E">
        <w:rPr>
          <w:highlight w:val="white"/>
          <w:lang w:val="en-GB"/>
        </w:rPr>
        <w:t>Similar to</w:t>
      </w:r>
      <w:proofErr w:type="gramEnd"/>
      <w:r w:rsidR="00EE146E">
        <w:rPr>
          <w:highlight w:val="white"/>
          <w:lang w:val="en-GB"/>
        </w:rPr>
        <w:t xml:space="preserve">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lastRenderedPageBreak/>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w:t>
      </w:r>
      <w:proofErr w:type="gramStart"/>
      <w:r w:rsidR="003A173F">
        <w:rPr>
          <w:highlight w:val="white"/>
          <w:lang w:val="en-GB"/>
        </w:rPr>
        <w:t>Similar to</w:t>
      </w:r>
      <w:proofErr w:type="gramEnd"/>
      <w:r w:rsidR="003A173F">
        <w:rPr>
          <w:highlight w:val="white"/>
          <w:lang w:val="en-GB"/>
        </w:rPr>
        <w:t xml:space="preserve">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46242B4E"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w:t>
      </w:r>
      <w:proofErr w:type="spellStart"/>
      <w:r>
        <w:rPr>
          <w:highlight w:val="white"/>
          <w:lang w:val="en-GB"/>
        </w:rPr>
        <w:t>alist</w:t>
      </w:r>
      <w:proofErr w:type="spellEnd"/>
      <w:r>
        <w:rPr>
          <w:highlight w:val="white"/>
          <w:lang w:val="en-GB"/>
        </w:rPr>
        <w:t xml:space="preserve"> of middle code instructions that assign the value to the symbol </w:t>
      </w:r>
      <w:proofErr w:type="gramStart"/>
      <w:r>
        <w:rPr>
          <w:highlight w:val="white"/>
          <w:lang w:val="en-GB"/>
        </w:rPr>
        <w:t>in  run</w:t>
      </w:r>
      <w:proofErr w:type="gramEnd"/>
      <w:r>
        <w:rPr>
          <w:highlight w:val="white"/>
          <w:lang w:val="en-GB"/>
        </w:rPr>
        <w:t>-time.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w:t>
      </w:r>
      <w:proofErr w:type="gramStart"/>
      <w:r w:rsidR="00B62405">
        <w:rPr>
          <w:highlight w:val="white"/>
          <w:lang w:val="en-GB"/>
        </w:rPr>
        <w:t>actually be</w:t>
      </w:r>
      <w:proofErr w:type="gramEnd"/>
      <w:r w:rsidR="00B62405">
        <w:rPr>
          <w:highlight w:val="white"/>
          <w:lang w:val="en-GB"/>
        </w:rPr>
        <w:t xml:space="preserv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lastRenderedPageBreak/>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t xml:space="preserve">If the number of bits is less </w:t>
      </w:r>
      <w:proofErr w:type="spellStart"/>
      <w:r>
        <w:rPr>
          <w:highlight w:val="white"/>
          <w:lang w:val="en-GB"/>
        </w:rPr>
        <w:t>then</w:t>
      </w:r>
      <w:proofErr w:type="spellEnd"/>
      <w:r>
        <w:rPr>
          <w:highlight w:val="white"/>
          <w:lang w:val="en-GB"/>
        </w:rPr>
        <w:t xml:space="preserve">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proofErr w:type="spellStart"/>
      <w:r w:rsidRPr="00D822A3">
        <w:rPr>
          <w:highlight w:val="white"/>
          <w:lang w:val="en-GB"/>
        </w:rPr>
        <w:t>MainParser.gppg</w:t>
      </w:r>
      <w:proofErr w:type="spellEnd"/>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lastRenderedPageBreak/>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proofErr w:type="spellStart"/>
      <w:r w:rsidRPr="00D822A3">
        <w:rPr>
          <w:highlight w:val="white"/>
          <w:lang w:val="en-GB"/>
        </w:rPr>
        <w:t>MiddleCodeGenerator.cs</w:t>
      </w:r>
      <w:proofErr w:type="spellEnd"/>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 xml:space="preserve">We will always have at least a declarator with a certain type or a pointer </w:t>
      </w:r>
      <w:proofErr w:type="gramStart"/>
      <w:r>
        <w:rPr>
          <w:highlight w:val="white"/>
        </w:rPr>
        <w:t>type, since</w:t>
      </w:r>
      <w:proofErr w:type="gramEnd"/>
      <w:r>
        <w:rPr>
          <w:highlight w:val="white"/>
        </w:rPr>
        <w:t xml:space="preserv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lastRenderedPageBreak/>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w:t>
      </w:r>
      <w:proofErr w:type="gramStart"/>
      <w:r w:rsidR="00AE2152">
        <w:rPr>
          <w:highlight w:val="white"/>
          <w:lang w:val="en-GB"/>
        </w:rPr>
        <w:t>Similar to</w:t>
      </w:r>
      <w:proofErr w:type="gramEnd"/>
      <w:r w:rsidR="00AE2152">
        <w:rPr>
          <w:highlight w:val="white"/>
          <w:lang w:val="en-GB"/>
        </w:rPr>
        <w:t xml:space="preserve">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proofErr w:type="spellStart"/>
      <w:r w:rsidRPr="00D822A3">
        <w:rPr>
          <w:highlight w:val="white"/>
          <w:lang w:val="en-GB"/>
        </w:rPr>
        <w:t>MiddleCodeGenerator.cs</w:t>
      </w:r>
      <w:proofErr w:type="spellEnd"/>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proofErr w:type="spellStart"/>
      <w:r w:rsidRPr="00D822A3">
        <w:rPr>
          <w:highlight w:val="white"/>
          <w:lang w:val="en-GB"/>
        </w:rPr>
        <w:t>MainParser.gppg</w:t>
      </w:r>
      <w:proofErr w:type="spellEnd"/>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w:t>
      </w:r>
      <w:proofErr w:type="gramStart"/>
      <w:r>
        <w:rPr>
          <w:highlight w:val="white"/>
          <w:lang w:val="en-GB"/>
        </w:rPr>
        <w:t>is allowed to</w:t>
      </w:r>
      <w:proofErr w:type="gramEnd"/>
      <w:r>
        <w:rPr>
          <w:highlight w:val="white"/>
          <w:lang w:val="en-GB"/>
        </w:rPr>
        <w:t xml:space="preserve">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proofErr w:type="spellStart"/>
      <w:r w:rsidRPr="00D822A3">
        <w:rPr>
          <w:highlight w:val="white"/>
          <w:lang w:val="en-GB"/>
        </w:rPr>
        <w:t>MainParser.gppg</w:t>
      </w:r>
      <w:proofErr w:type="spellEnd"/>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lastRenderedPageBreak/>
        <w:t xml:space="preserve">We create a set and add the names of the name list to the set. The </w:t>
      </w:r>
      <w:r w:rsidRPr="007B2690">
        <w:rPr>
          <w:rStyle w:val="KeyWord0"/>
          <w:highlight w:val="white"/>
        </w:rPr>
        <w:t>Add</w:t>
      </w:r>
      <w:r>
        <w:rPr>
          <w:highlight w:val="white"/>
          <w:lang w:val="en-GB"/>
        </w:rPr>
        <w:t xml:space="preserve"> method returns true </w:t>
      </w:r>
      <w:proofErr w:type="gramStart"/>
      <w:r w:rsidR="007B2690">
        <w:rPr>
          <w:highlight w:val="white"/>
          <w:lang w:val="en-GB"/>
        </w:rPr>
        <w:t>as long as</w:t>
      </w:r>
      <w:proofErr w:type="gramEnd"/>
      <w:r w:rsidR="007B2690">
        <w:rPr>
          <w:highlight w:val="white"/>
          <w:lang w:val="en-GB"/>
        </w:rPr>
        <w:t xml:space="preserve">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proofErr w:type="spellStart"/>
      <w:r w:rsidRPr="00D822A3">
        <w:rPr>
          <w:highlight w:val="white"/>
          <w:lang w:val="en-GB"/>
        </w:rPr>
        <w:t>MainParser.gppg</w:t>
      </w:r>
      <w:proofErr w:type="spellEnd"/>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 xml:space="preserve">parameter declaration can be made up be declaration specifier list and a declarator or an abstract declarator, or only a declaration specifier </w:t>
      </w:r>
      <w:proofErr w:type="gramStart"/>
      <w:r w:rsidR="00EA7B83">
        <w:rPr>
          <w:highlight w:val="white"/>
          <w:lang w:val="en-GB"/>
        </w:rPr>
        <w:t>list, since</w:t>
      </w:r>
      <w:proofErr w:type="gramEnd"/>
      <w:r w:rsidR="00EA7B83">
        <w:rPr>
          <w:highlight w:val="white"/>
          <w:lang w:val="en-GB"/>
        </w:rPr>
        <w:t xml:space="preserv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lastRenderedPageBreak/>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proofErr w:type="spellStart"/>
      <w:r w:rsidRPr="00D822A3">
        <w:rPr>
          <w:highlight w:val="white"/>
          <w:lang w:val="en-GB"/>
        </w:rPr>
        <w:t>MiddleCodeGenerator.cs</w:t>
      </w:r>
      <w:proofErr w:type="spellEnd"/>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4094155A"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 xml:space="preserve">the name, </w:t>
      </w:r>
      <w:proofErr w:type="spellStart"/>
      <w:r w:rsidR="006D34F1">
        <w:rPr>
          <w:highlight w:val="white"/>
          <w:lang w:val="en-GB"/>
        </w:rPr>
        <w:t>storeage</w:t>
      </w:r>
      <w:proofErr w:type="spellEnd"/>
      <w:r w:rsidR="006D34F1">
        <w:rPr>
          <w:highlight w:val="white"/>
          <w:lang w:val="en-GB"/>
        </w:rPr>
        <w:t>,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5F7BC3">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proofErr w:type="spellStart"/>
      <w:r w:rsidRPr="00D822A3">
        <w:rPr>
          <w:highlight w:val="white"/>
          <w:lang w:val="en-GB"/>
        </w:rPr>
        <w:t>MainParser.gppg</w:t>
      </w:r>
      <w:proofErr w:type="spellEnd"/>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lastRenderedPageBreak/>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lastRenderedPageBreak/>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40" w:name="_Toc54625028"/>
      <w:r w:rsidRPr="00D822A3">
        <w:rPr>
          <w:highlight w:val="white"/>
          <w:lang w:val="en-GB"/>
        </w:rPr>
        <w:t>Stat</w:t>
      </w:r>
      <w:r w:rsidR="008E06B1" w:rsidRPr="00D822A3">
        <w:rPr>
          <w:highlight w:val="white"/>
          <w:lang w:val="en-GB"/>
        </w:rPr>
        <w:t>e</w:t>
      </w:r>
      <w:r w:rsidRPr="00D822A3">
        <w:rPr>
          <w:highlight w:val="white"/>
          <w:lang w:val="en-GB"/>
        </w:rPr>
        <w:t>ments</w:t>
      </w:r>
      <w:bookmarkEnd w:id="40"/>
    </w:p>
    <w:p w14:paraId="1D5ED6B3" w14:textId="17B3BA07" w:rsidR="00E40B78" w:rsidRPr="00D822A3" w:rsidRDefault="00E40B78" w:rsidP="00C901A8">
      <w:pPr>
        <w:rPr>
          <w:lang w:val="en-GB"/>
        </w:rPr>
      </w:pPr>
      <w:r w:rsidRPr="00D822A3">
        <w:rPr>
          <w:lang w:val="en-GB"/>
        </w:rPr>
        <w:t xml:space="preserve">The </w:t>
      </w:r>
      <w:proofErr w:type="spellStart"/>
      <w:r w:rsidR="001A47DA" w:rsidRPr="00D822A3">
        <w:rPr>
          <w:rStyle w:val="CodeInText"/>
          <w:lang w:val="en-GB"/>
        </w:rPr>
        <w:t>G</w:t>
      </w:r>
      <w:r w:rsidRPr="00D822A3">
        <w:rPr>
          <w:rStyle w:val="CodeInText"/>
          <w:lang w:val="en-GB"/>
        </w:rPr>
        <w:t>enerateFunctionCode</w:t>
      </w:r>
      <w:proofErr w:type="spellEnd"/>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w:t>
      </w:r>
      <w:proofErr w:type="gramStart"/>
      <w:r w:rsidRPr="00D822A3">
        <w:rPr>
          <w:lang w:val="en-GB"/>
        </w:rPr>
        <w:t>the it</w:t>
      </w:r>
      <w:proofErr w:type="gramEnd"/>
      <w:r w:rsidRPr="00D822A3">
        <w:rPr>
          <w:lang w:val="en-GB"/>
        </w:rPr>
        <w:t xml:space="preserve">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 xml:space="preserve">The object code is </w:t>
      </w:r>
      <w:proofErr w:type="gramStart"/>
      <w:r w:rsidRPr="00D822A3">
        <w:rPr>
          <w:lang w:val="en-GB"/>
        </w:rPr>
        <w:t>actually generated</w:t>
      </w:r>
      <w:proofErr w:type="gramEnd"/>
      <w:r w:rsidRPr="00D822A3">
        <w:rPr>
          <w:lang w:val="en-GB"/>
        </w:rPr>
        <w:t xml:space="preserve">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 xml:space="preserve">If the function is the main </w:t>
      </w:r>
      <w:proofErr w:type="gramStart"/>
      <w:r w:rsidRPr="00D822A3">
        <w:rPr>
          <w:lang w:val="en-GB"/>
        </w:rPr>
        <w:t>function</w:t>
      </w:r>
      <w:proofErr w:type="gramEnd"/>
      <w:r w:rsidRPr="00D822A3">
        <w:rPr>
          <w:lang w:val="en-GB"/>
        </w:rPr>
        <w:t xml:space="preserve">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proofErr w:type="spellStart"/>
      <w:r w:rsidRPr="00D822A3">
        <w:rPr>
          <w:rStyle w:val="CodeInText"/>
          <w:lang w:val="en-GB"/>
        </w:rPr>
        <w:t>generate</w:t>
      </w:r>
      <w:r w:rsidR="005F79CB" w:rsidRPr="00D822A3">
        <w:rPr>
          <w:rStyle w:val="CodeInText"/>
          <w:lang w:val="en-GB"/>
        </w:rPr>
        <w:t>Assembly</w:t>
      </w:r>
      <w:r w:rsidRPr="00D822A3">
        <w:rPr>
          <w:rStyle w:val="CodeInText"/>
          <w:lang w:val="en-GB"/>
        </w:rPr>
        <w:t>Text</w:t>
      </w:r>
      <w:proofErr w:type="spellEnd"/>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proofErr w:type="spellStart"/>
      <w:r w:rsidRPr="00D822A3">
        <w:rPr>
          <w:rStyle w:val="CodeInText"/>
          <w:lang w:val="en-GB"/>
        </w:rPr>
        <w:t>goto</w:t>
      </w:r>
      <w:proofErr w:type="spellEnd"/>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1" w:name="_Toc54625029"/>
      <w:bookmarkStart w:id="42" w:name="_Ref418259975"/>
      <w:r w:rsidRPr="00D822A3">
        <w:rPr>
          <w:lang w:val="en-GB"/>
        </w:rPr>
        <w:t xml:space="preserve">The </w:t>
      </w:r>
      <w:r w:rsidR="000D5EF4">
        <w:rPr>
          <w:lang w:val="en-GB"/>
        </w:rPr>
        <w:t xml:space="preserve">if-else </w:t>
      </w:r>
      <w:r w:rsidRPr="00D822A3">
        <w:rPr>
          <w:lang w:val="en-GB"/>
        </w:rPr>
        <w:t>Problem</w:t>
      </w:r>
      <w:bookmarkEnd w:id="41"/>
    </w:p>
    <w:p w14:paraId="649A08E8" w14:textId="2A74DBC1" w:rsidR="00516DD1" w:rsidRPr="00D822A3" w:rsidRDefault="00516DD1">
      <w:pPr>
        <w:rPr>
          <w:ins w:id="43" w:author="Stefan Bjornander" w:date="2015-04-26T09:44:00Z"/>
          <w:lang w:val="en-GB"/>
        </w:rPr>
        <w:pPrChange w:id="44" w:author="Stefan Bjornander" w:date="2015-04-26T09:25:00Z">
          <w:pPr>
            <w:pStyle w:val="Code"/>
          </w:pPr>
        </w:pPrChange>
      </w:pPr>
      <w:ins w:id="45" w:author="Stefan Bjornander" w:date="2015-04-26T09:27:00Z">
        <w:r w:rsidRPr="00D822A3">
          <w:rPr>
            <w:lang w:val="en-GB"/>
          </w:rPr>
          <w:t xml:space="preserve">The </w:t>
        </w:r>
        <w:r w:rsidRPr="00B96261">
          <w:rPr>
            <w:rStyle w:val="KeyWord0"/>
            <w:rPrChange w:id="46"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7" w:author="Stefan Bjornander" w:date="2015-04-26T09:43:00Z">
        <w:r w:rsidRPr="00D822A3">
          <w:rPr>
            <w:noProof/>
            <w:lang w:val="en-GB"/>
          </w:rPr>
          <w:delText xml:space="preserve">In </w:delText>
        </w:r>
      </w:del>
      <w:ins w:id="48" w:author="Stefan Bjornander" w:date="2015-04-26T09:45:00Z">
        <w:r w:rsidRPr="00D822A3">
          <w:rPr>
            <w:noProof/>
            <w:lang w:val="en-GB"/>
          </w:rPr>
          <w:t xml:space="preserve">is the problem of </w:t>
        </w:r>
      </w:ins>
      <w:ins w:id="49" w:author="Stefan Bjornander" w:date="2015-04-26T09:51:00Z">
        <w:r w:rsidRPr="00D822A3">
          <w:rPr>
            <w:noProof/>
            <w:lang w:val="en-GB"/>
          </w:rPr>
          <w:t>syntac</w:t>
        </w:r>
      </w:ins>
      <w:ins w:id="50" w:author="Stefan Bjornander" w:date="2015-04-26T09:53:00Z">
        <w:r w:rsidRPr="00D822A3">
          <w:rPr>
            <w:noProof/>
            <w:lang w:val="en-GB"/>
          </w:rPr>
          <w:t xml:space="preserve">tically </w:t>
        </w:r>
      </w:ins>
      <w:ins w:id="51" w:author="Stefan Bjornander" w:date="2015-04-26T09:45:00Z">
        <w:r w:rsidRPr="00D822A3">
          <w:rPr>
            <w:noProof/>
            <w:lang w:val="en-GB"/>
          </w:rPr>
          <w:t xml:space="preserve">interpret </w:t>
        </w:r>
      </w:ins>
      <w:del w:id="52" w:author="Stefan Bjornander" w:date="2015-04-26T09:45:00Z">
        <w:r w:rsidRPr="00D822A3">
          <w:rPr>
            <w:noProof/>
            <w:lang w:val="en-GB"/>
          </w:rPr>
          <w:delText xml:space="preserve">the </w:delText>
        </w:r>
      </w:del>
      <w:ins w:id="53" w:author="Stefan Bjornander" w:date="2015-04-26T09:45:00Z">
        <w:r w:rsidRPr="00D822A3">
          <w:rPr>
            <w:noProof/>
            <w:lang w:val="en-GB"/>
          </w:rPr>
          <w:t>the leftmost source code below.</w:t>
        </w:r>
      </w:ins>
      <w:ins w:id="54"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5" w:author="Stefan Bjornander" w:date="2015-04-26T09:47:00Z">
        <w:r w:rsidRPr="00D822A3">
          <w:rPr>
            <w:noProof/>
            <w:lang w:val="en-GB"/>
          </w:rPr>
          <w:t xml:space="preserve">is the correct one, each </w:t>
        </w:r>
        <w:r w:rsidRPr="00B96261">
          <w:rPr>
            <w:rStyle w:val="KeyWord0"/>
            <w:rPrChange w:id="56" w:author="Stefan Bjornander" w:date="2015-04-26T09:48:00Z">
              <w:rPr>
                <w:rStyle w:val="CodeInText"/>
              </w:rPr>
            </w:rPrChange>
          </w:rPr>
          <w:t>else</w:t>
        </w:r>
        <w:r w:rsidRPr="00D822A3">
          <w:rPr>
            <w:noProof/>
            <w:lang w:val="en-GB"/>
          </w:rPr>
          <w:t xml:space="preserve"> shall be</w:t>
        </w:r>
      </w:ins>
      <w:ins w:id="57" w:author="Stefan Bjornander" w:date="2015-04-26T09:58:00Z">
        <w:r w:rsidRPr="00D822A3">
          <w:rPr>
            <w:noProof/>
            <w:lang w:val="en-GB"/>
          </w:rPr>
          <w:t xml:space="preserve"> connected</w:t>
        </w:r>
      </w:ins>
      <w:ins w:id="58" w:author="Stefan Bjornander" w:date="2015-04-26T09:47:00Z">
        <w:r w:rsidRPr="00D822A3">
          <w:rPr>
            <w:noProof/>
            <w:lang w:val="en-GB"/>
          </w:rPr>
          <w:t xml:space="preserve"> to the </w:t>
        </w:r>
      </w:ins>
      <w:ins w:id="59" w:author="Stefan Bjornander" w:date="2015-04-26T09:59:00Z">
        <w:r w:rsidRPr="00D822A3">
          <w:rPr>
            <w:noProof/>
            <w:lang w:val="en-GB"/>
          </w:rPr>
          <w:t xml:space="preserve">latest preceding </w:t>
        </w:r>
      </w:ins>
      <w:ins w:id="60" w:author="Stefan Bjornander" w:date="2015-04-26T09:48:00Z">
        <w:r w:rsidRPr="00B96261">
          <w:rPr>
            <w:rStyle w:val="KeyWord0"/>
            <w:rPrChange w:id="61"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3">
          <w:tblGrid>
            <w:gridCol w:w="3116"/>
            <w:gridCol w:w="3117"/>
            <w:gridCol w:w="3117"/>
          </w:tblGrid>
        </w:tblGridChange>
      </w:tblGrid>
      <w:tr w:rsidR="00516DD1" w:rsidRPr="00D822A3" w14:paraId="306EE423" w14:textId="77777777" w:rsidTr="00516DD1">
        <w:trPr>
          <w:ins w:id="64" w:author="Stefan Bjornander" w:date="2015-04-26T09:44:00Z"/>
        </w:trPr>
        <w:tc>
          <w:tcPr>
            <w:tcW w:w="3116" w:type="dxa"/>
            <w:tcPrChange w:id="6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if (a &lt; b)</w:t>
              </w:r>
            </w:ins>
          </w:p>
          <w:p w14:paraId="3B9E4E6E"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if (c &lt; d)</w:t>
              </w:r>
            </w:ins>
          </w:p>
          <w:p w14:paraId="4333B730"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 = 1;</w:t>
              </w:r>
            </w:ins>
          </w:p>
          <w:p w14:paraId="3207957D" w14:textId="77777777" w:rsidR="00516DD1" w:rsidRPr="00D822A3" w:rsidRDefault="00516DD1">
            <w:pPr>
              <w:pStyle w:val="Code"/>
              <w:rPr>
                <w:ins w:id="72" w:author="Stefan Bjornander" w:date="2015-04-26T09:44:00Z"/>
                <w:lang w:val="en-GB"/>
              </w:rPr>
            </w:pPr>
            <w:ins w:id="73" w:author="Stefan Bjornander" w:date="2015-04-26T09:44:00Z">
              <w:r w:rsidRPr="00D822A3">
                <w:rPr>
                  <w:lang w:val="en-GB"/>
                </w:rPr>
                <w:t xml:space="preserve">  else</w:t>
              </w:r>
            </w:ins>
          </w:p>
          <w:p w14:paraId="67FEA936" w14:textId="77777777" w:rsidR="00516DD1" w:rsidRPr="00D822A3" w:rsidRDefault="00516DD1">
            <w:pPr>
              <w:pStyle w:val="Code"/>
              <w:rPr>
                <w:ins w:id="74" w:author="Stefan Bjornander" w:date="2015-04-26T09:44:00Z"/>
                <w:del w:id="75" w:author="Stefan Bjornander" w:date="2015-04-26T09:44:00Z"/>
                <w:lang w:val="en-GB"/>
              </w:rPr>
            </w:pPr>
            <w:ins w:id="76" w:author="Stefan Bjornander" w:date="2015-04-26T09:44:00Z">
              <w:r w:rsidRPr="00D822A3">
                <w:rPr>
                  <w:lang w:val="en-GB"/>
                </w:rPr>
                <w:t xml:space="preserve">    f = 2;</w:t>
              </w:r>
            </w:ins>
          </w:p>
          <w:p w14:paraId="2FAE5D6D" w14:textId="77777777" w:rsidR="00516DD1" w:rsidRPr="00D822A3" w:rsidRDefault="00516DD1">
            <w:pPr>
              <w:pStyle w:val="Code"/>
              <w:rPr>
                <w:ins w:id="77" w:author="Stefan Bjornander" w:date="2015-04-26T09:44:00Z"/>
                <w:lang w:val="en-GB"/>
              </w:rPr>
            </w:pPr>
          </w:p>
        </w:tc>
        <w:tc>
          <w:tcPr>
            <w:tcW w:w="3117" w:type="dxa"/>
            <w:tcPrChange w:id="7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9" w:author="Stefan Bjornander" w:date="2015-04-26T09:44:00Z">
              <w:r w:rsidRPr="00D822A3">
                <w:rPr>
                  <w:lang w:val="en-GB"/>
                </w:rPr>
                <w:t>if (a &lt; b) {</w:t>
              </w:r>
            </w:ins>
          </w:p>
          <w:p w14:paraId="556A4791" w14:textId="77777777" w:rsidR="00516DD1" w:rsidRPr="00D822A3" w:rsidRDefault="00516DD1">
            <w:pPr>
              <w:pStyle w:val="Code"/>
              <w:rPr>
                <w:lang w:val="en-GB"/>
              </w:rPr>
            </w:pPr>
            <w:ins w:id="80"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1"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2"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3" w:author="Stefan Bjornander" w:date="2015-04-26T09:44:00Z">
              <w:r w:rsidRPr="00D822A3">
                <w:rPr>
                  <w:lang w:val="en-GB"/>
                </w:rPr>
                <w:t xml:space="preserve">    f = 2;</w:t>
              </w:r>
            </w:ins>
          </w:p>
          <w:p w14:paraId="576B5809" w14:textId="77777777" w:rsidR="00516DD1" w:rsidRPr="00D822A3" w:rsidRDefault="00516DD1">
            <w:pPr>
              <w:pStyle w:val="Code"/>
              <w:rPr>
                <w:del w:id="84" w:author="Stefan Bjornander" w:date="2015-04-26T09:45:00Z"/>
                <w:lang w:val="en-GB"/>
              </w:rPr>
            </w:pPr>
            <w:ins w:id="85" w:author="Stefan Bjornander" w:date="2015-04-26T09:44:00Z">
              <w:r w:rsidRPr="00D822A3">
                <w:rPr>
                  <w:lang w:val="en-GB"/>
                </w:rPr>
                <w:t>}</w:t>
              </w:r>
            </w:ins>
          </w:p>
          <w:p w14:paraId="4C1D31DA" w14:textId="77777777" w:rsidR="00516DD1" w:rsidRPr="00D822A3" w:rsidRDefault="00516DD1">
            <w:pPr>
              <w:pStyle w:val="Code"/>
              <w:rPr>
                <w:del w:id="86" w:author="Stefan Bjornander" w:date="2015-04-26T09:45:00Z"/>
                <w:lang w:val="en-GB"/>
              </w:rPr>
            </w:pPr>
          </w:p>
          <w:p w14:paraId="170E5735" w14:textId="77777777" w:rsidR="00516DD1" w:rsidRPr="00D822A3" w:rsidRDefault="00516DD1">
            <w:pPr>
              <w:pStyle w:val="Code"/>
              <w:rPr>
                <w:ins w:id="87" w:author="Stefan Bjornander" w:date="2015-04-26T09:44:00Z"/>
                <w:lang w:val="en-GB"/>
              </w:rPr>
              <w:pPrChange w:id="88" w:author="Stefan Bjornander" w:date="2015-04-26T09:45:00Z">
                <w:pPr/>
              </w:pPrChange>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90" w:author="Stefan Bjornander" w:date="2015-04-26T09:45:00Z" w:name="move417804833"/>
            <w:ins w:id="91" w:author="Stefan Bjornander" w:date="2015-04-26T09:45:00Z">
              <w:r w:rsidRPr="00D822A3">
                <w:rPr>
                  <w:lang w:val="en-GB"/>
                </w:rPr>
                <w:t>if (a &lt; b)</w:t>
              </w:r>
            </w:ins>
          </w:p>
          <w:p w14:paraId="1D552566" w14:textId="77777777" w:rsidR="00516DD1" w:rsidRPr="00D822A3" w:rsidRDefault="00516DD1">
            <w:pPr>
              <w:pStyle w:val="Code"/>
              <w:rPr>
                <w:lang w:val="en-GB"/>
              </w:rPr>
            </w:pPr>
            <w:ins w:id="92"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3"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4"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5" w:author="Stefan Bjornander" w:date="2015-04-26T09:45:00Z">
              <w:r w:rsidRPr="00D822A3">
                <w:rPr>
                  <w:lang w:val="en-GB"/>
                </w:rPr>
                <w:t>else</w:t>
              </w:r>
            </w:ins>
          </w:p>
          <w:p w14:paraId="062525C9" w14:textId="77777777" w:rsidR="00516DD1" w:rsidRPr="00D822A3" w:rsidRDefault="00516DD1">
            <w:pPr>
              <w:pStyle w:val="Code"/>
              <w:rPr>
                <w:del w:id="96" w:author="Stefan Bjornander" w:date="2015-04-26T09:45:00Z"/>
                <w:lang w:val="en-GB"/>
              </w:rPr>
            </w:pPr>
            <w:ins w:id="97" w:author="Stefan Bjornander" w:date="2015-04-26T09:45:00Z">
              <w:r w:rsidRPr="00D822A3">
                <w:rPr>
                  <w:lang w:val="en-GB"/>
                </w:rPr>
                <w:t xml:space="preserve">  f = 2;</w:t>
              </w:r>
            </w:ins>
            <w:moveToRangeEnd w:id="90"/>
          </w:p>
          <w:p w14:paraId="5A274AD6" w14:textId="77777777" w:rsidR="00516DD1" w:rsidRPr="00D822A3" w:rsidRDefault="00516DD1">
            <w:pPr>
              <w:pStyle w:val="Code"/>
              <w:rPr>
                <w:ins w:id="98" w:author="Stefan Bjornander" w:date="2015-04-26T09:44:00Z"/>
                <w:lang w:val="en-GB"/>
              </w:rPr>
              <w:pPrChange w:id="99" w:author="Stefan Bjornander" w:date="2015-04-26T09:45:00Z">
                <w:pPr/>
              </w:pPrChange>
            </w:pPr>
          </w:p>
        </w:tc>
      </w:tr>
    </w:tbl>
    <w:p w14:paraId="2932D7E0" w14:textId="77777777" w:rsidR="00516DD1" w:rsidRPr="00D822A3" w:rsidRDefault="00516DD1" w:rsidP="00516DD1">
      <w:pPr>
        <w:pStyle w:val="Code"/>
        <w:rPr>
          <w:ins w:id="100" w:author="Stefan Bjornander" w:date="2015-04-26T09:49:00Z"/>
          <w:lang w:val="en-GB"/>
        </w:rPr>
      </w:pPr>
    </w:p>
    <w:p w14:paraId="1E9078F4" w14:textId="77777777" w:rsidR="00516DD1" w:rsidRPr="00D822A3" w:rsidRDefault="00516DD1">
      <w:pPr>
        <w:rPr>
          <w:ins w:id="101" w:author="Stefan Bjornander" w:date="2015-04-26T09:52:00Z"/>
          <w:lang w:val="en-GB"/>
        </w:rPr>
        <w:pPrChange w:id="102" w:author="Stefan Bjornander" w:date="2015-04-26T09:51:00Z">
          <w:pPr>
            <w:pStyle w:val="Code"/>
          </w:pPr>
        </w:pPrChange>
      </w:pPr>
      <w:r w:rsidRPr="00D822A3">
        <w:rPr>
          <w:noProof/>
          <w:lang w:val="en-GB"/>
        </w:rPr>
        <w:t xml:space="preserve">Below is a simple set of statement rules. Unfortunately, they are </w:t>
      </w:r>
      <w:ins w:id="103" w:author="Stefan Bjornander" w:date="2015-04-26T09:53:00Z">
        <w:r w:rsidRPr="00D822A3">
          <w:rPr>
            <w:noProof/>
            <w:lang w:val="en-GB"/>
          </w:rPr>
          <w:t>ambiguous</w:t>
        </w:r>
      </w:ins>
      <w:ins w:id="104" w:author="Stefan Bjornander" w:date="2015-04-26T09:50:00Z">
        <w:r w:rsidRPr="00D822A3">
          <w:rPr>
            <w:noProof/>
            <w:lang w:val="en-GB"/>
          </w:rPr>
          <w:t xml:space="preserve"> in that way that </w:t>
        </w:r>
      </w:ins>
      <w:ins w:id="105" w:author="Stefan Bjornander" w:date="2015-04-26T09:52:00Z">
        <w:r w:rsidRPr="00D822A3">
          <w:rPr>
            <w:noProof/>
            <w:lang w:val="en-GB"/>
          </w:rPr>
          <w:t xml:space="preserve">the </w:t>
        </w:r>
      </w:ins>
      <w:r w:rsidRPr="00D822A3">
        <w:rPr>
          <w:noProof/>
          <w:lang w:val="en-GB"/>
        </w:rPr>
        <w:t xml:space="preserve">an </w:t>
      </w:r>
      <w:ins w:id="106" w:author="Stefan Bjornander" w:date="2015-04-26T09:52:00Z">
        <w:r w:rsidRPr="00D822A3">
          <w:rPr>
            <w:rStyle w:val="CodeInText"/>
            <w:i/>
            <w:noProof/>
            <w:lang w:val="en-GB"/>
            <w:rPrChange w:id="107"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8" w:author="Stefan Bjornander" w:date="2015-04-26T09:52:00Z">
        <w:r w:rsidRPr="00D822A3">
          <w:rPr>
            <w:noProof/>
            <w:lang w:val="en-GB"/>
          </w:rPr>
          <w:t xml:space="preserve"> </w:t>
        </w:r>
        <w:r w:rsidRPr="00D822A3">
          <w:rPr>
            <w:rStyle w:val="CodeInText"/>
            <w:i/>
            <w:noProof/>
            <w:lang w:val="en-GB"/>
            <w:rPrChange w:id="109"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10"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1" w:author="Stefan Bjornander" w:date="2015-04-26T09:49:00Z"/>
          <w:lang w:val="en-GB"/>
        </w:rPr>
      </w:pPr>
      <w:ins w:id="112" w:author="Stefan Bjornander" w:date="2015-04-26T09:47:00Z">
        <w:r w:rsidRPr="00D822A3">
          <w:rPr>
            <w:lang w:val="en-GB"/>
          </w:rPr>
          <w:t>statement ::=</w:t>
        </w:r>
      </w:ins>
    </w:p>
    <w:p w14:paraId="7FBE5268" w14:textId="77777777" w:rsidR="00516DD1" w:rsidRPr="00D822A3" w:rsidRDefault="00516DD1" w:rsidP="00516DD1">
      <w:pPr>
        <w:pStyle w:val="Code"/>
        <w:rPr>
          <w:ins w:id="113" w:author="Stefan Bjornander" w:date="2015-04-26T09:47:00Z"/>
          <w:lang w:val="en-GB"/>
        </w:rPr>
      </w:pPr>
      <w:ins w:id="114" w:author="Stefan Bjornander" w:date="2015-04-26T09:49:00Z">
        <w:r w:rsidRPr="00D822A3">
          <w:rPr>
            <w:lang w:val="en-GB"/>
          </w:rPr>
          <w:t xml:space="preserve">   </w:t>
        </w:r>
      </w:ins>
      <w:r w:rsidRPr="00D822A3">
        <w:rPr>
          <w:lang w:val="en-GB"/>
        </w:rPr>
        <w:t xml:space="preserve"> </w:t>
      </w:r>
      <w:ins w:id="115" w:author="Stefan Bjornander" w:date="2015-04-26T09:49:00Z">
        <w:r w:rsidRPr="00D822A3">
          <w:rPr>
            <w:lang w:val="en-GB"/>
          </w:rPr>
          <w:t xml:space="preserve">IF LEFT_PAREN </w:t>
        </w:r>
      </w:ins>
      <w:ins w:id="116" w:author="Stefan Bjornander" w:date="2015-04-26T10:08:00Z">
        <w:r w:rsidRPr="00D822A3">
          <w:rPr>
            <w:lang w:val="en-GB"/>
          </w:rPr>
          <w:t xml:space="preserve">logical_expression </w:t>
        </w:r>
      </w:ins>
      <w:ins w:id="117" w:author="Stefan Bjornander" w:date="2015-04-26T09:49:00Z">
        <w:r w:rsidRPr="00D822A3">
          <w:rPr>
            <w:lang w:val="en-GB"/>
          </w:rPr>
          <w:t>RIGHT_PAREN statement</w:t>
        </w:r>
      </w:ins>
    </w:p>
    <w:p w14:paraId="436C5EC9" w14:textId="77777777" w:rsidR="00516DD1" w:rsidRPr="00D822A3" w:rsidRDefault="00516DD1" w:rsidP="00516DD1">
      <w:pPr>
        <w:pStyle w:val="Code"/>
        <w:rPr>
          <w:ins w:id="118" w:author="Stefan Bjornander" w:date="2015-04-26T09:49:00Z"/>
          <w:lang w:val="en-GB"/>
        </w:rPr>
      </w:pPr>
      <w:ins w:id="119" w:author="Stefan Bjornander" w:date="2015-04-26T09:49:00Z">
        <w:r w:rsidRPr="00D822A3">
          <w:rPr>
            <w:lang w:val="en-GB"/>
          </w:rPr>
          <w:t xml:space="preserve"> </w:t>
        </w:r>
      </w:ins>
      <w:r w:rsidRPr="00D822A3">
        <w:rPr>
          <w:lang w:val="en-GB"/>
        </w:rPr>
        <w:t xml:space="preserve"> </w:t>
      </w:r>
      <w:ins w:id="120" w:author="Stefan Bjornander" w:date="2015-04-26T09:49:00Z">
        <w:r w:rsidRPr="00D822A3">
          <w:rPr>
            <w:lang w:val="en-GB"/>
          </w:rPr>
          <w:t>|</w:t>
        </w:r>
      </w:ins>
      <w:r w:rsidRPr="00D822A3">
        <w:rPr>
          <w:lang w:val="en-GB"/>
        </w:rPr>
        <w:t xml:space="preserve"> </w:t>
      </w:r>
      <w:ins w:id="121" w:author="Stefan Bjornander" w:date="2015-04-26T09:49:00Z">
        <w:r w:rsidRPr="00D822A3">
          <w:rPr>
            <w:lang w:val="en-GB"/>
          </w:rPr>
          <w:t xml:space="preserve">IF LEFT_PAREN </w:t>
        </w:r>
      </w:ins>
      <w:ins w:id="122" w:author="Stefan Bjornander" w:date="2015-04-26T10:08:00Z">
        <w:r w:rsidRPr="00D822A3">
          <w:rPr>
            <w:lang w:val="en-GB"/>
          </w:rPr>
          <w:t xml:space="preserve">logical_expression </w:t>
        </w:r>
      </w:ins>
      <w:ins w:id="123"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4"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5" w:author="Stefan Bjornander" w:date="2015-04-26T09:47:00Z"/>
          <w:lang w:val="en-GB"/>
        </w:rPr>
        <w:pPrChange w:id="126" w:author="Stefan Bjornander" w:date="2015-04-26T09:25:00Z">
          <w:pPr>
            <w:pStyle w:val="Code"/>
          </w:pPr>
        </w:pPrChange>
      </w:pPr>
      <w:ins w:id="127" w:author="Stefan Bjornander" w:date="2015-04-26T09:51:00Z">
        <w:r w:rsidRPr="00D822A3">
          <w:rPr>
            <w:noProof/>
            <w:lang w:val="en-GB"/>
          </w:rPr>
          <w:lastRenderedPageBreak/>
          <w:t xml:space="preserve">To solve the problem, we need a more complicated </w:t>
        </w:r>
      </w:ins>
      <w:ins w:id="128" w:author="Stefan Bjornander" w:date="2015-04-26T09:53:00Z">
        <w:r w:rsidRPr="00D822A3">
          <w:rPr>
            <w:noProof/>
            <w:lang w:val="en-GB"/>
          </w:rPr>
          <w:t>set of rules</w:t>
        </w:r>
      </w:ins>
      <w:r w:rsidRPr="00D822A3">
        <w:rPr>
          <w:noProof/>
          <w:lang w:val="en-GB"/>
        </w:rPr>
        <w:t xml:space="preserve"> that works with open and closed statements.</w:t>
      </w:r>
      <w:ins w:id="129" w:author="Stefan Bjornander" w:date="2015-04-26T09:54:00Z">
        <w:r w:rsidRPr="00D822A3">
          <w:rPr>
            <w:noProof/>
            <w:lang w:val="en-GB"/>
          </w:rPr>
          <w:t xml:space="preserve"> The </w:t>
        </w:r>
      </w:ins>
      <w:ins w:id="130"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1" w:author="Stefan Bjornander" w:date="2015-04-26T09:58:00Z">
              <w:rPr>
                <w:rStyle w:val="CodeInText"/>
              </w:rPr>
            </w:rPrChange>
          </w:rPr>
          <w:t>else</w:t>
        </w:r>
        <w:r w:rsidRPr="00D822A3">
          <w:rPr>
            <w:noProof/>
            <w:lang w:val="en-GB"/>
          </w:rPr>
          <w:t xml:space="preserve"> with the</w:t>
        </w:r>
      </w:ins>
      <w:ins w:id="132" w:author="Stefan Bjornander" w:date="2015-04-26T09:58:00Z">
        <w:r w:rsidRPr="00D822A3">
          <w:rPr>
            <w:noProof/>
            <w:lang w:val="en-GB"/>
          </w:rPr>
          <w:t xml:space="preserve"> latest preceding</w:t>
        </w:r>
      </w:ins>
      <w:ins w:id="133" w:author="Stefan Bjornander" w:date="2015-04-26T09:57:00Z">
        <w:r w:rsidRPr="00D822A3">
          <w:rPr>
            <w:noProof/>
            <w:lang w:val="en-GB"/>
          </w:rPr>
          <w:t xml:space="preserve"> </w:t>
        </w:r>
      </w:ins>
      <w:ins w:id="134" w:author="Stefan Bjornander" w:date="2015-04-26T09:58:00Z">
        <w:r w:rsidRPr="00D822A3">
          <w:rPr>
            <w:rStyle w:val="CodeInText"/>
            <w:i/>
            <w:noProof/>
            <w:lang w:val="en-GB"/>
            <w:rPrChange w:id="135"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lastRenderedPageBreak/>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 xml:space="preserve">A theoretical explanation of the open-closed statement solution is beyond the scope of this book, but I recommend the Dragon Book by </w:t>
      </w:r>
      <w:proofErr w:type="spellStart"/>
      <w:r w:rsidRPr="00D822A3">
        <w:rPr>
          <w:lang w:val="en-GB"/>
        </w:rPr>
        <w:t>Aho</w:t>
      </w:r>
      <w:proofErr w:type="spellEnd"/>
      <w:r w:rsidRPr="00D822A3">
        <w:rPr>
          <w:lang w:val="en-GB"/>
        </w:rPr>
        <w:t xml:space="preserve"> et al. for a closer look.</w:t>
      </w:r>
    </w:p>
    <w:p w14:paraId="0DC12A5F" w14:textId="671F864F" w:rsidR="007C08E0" w:rsidRPr="00D822A3" w:rsidRDefault="007C08E0" w:rsidP="007C08E0">
      <w:pPr>
        <w:pStyle w:val="CodeHeader"/>
        <w:rPr>
          <w:lang w:val="en-GB"/>
        </w:rPr>
      </w:pPr>
      <w:proofErr w:type="spellStart"/>
      <w:r w:rsidRPr="00D822A3">
        <w:rPr>
          <w:lang w:val="en-GB"/>
        </w:rPr>
        <w:t>MainParser.cs</w:t>
      </w:r>
      <w:proofErr w:type="spellEnd"/>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6" w:name="_Toc54625030"/>
      <w:r w:rsidRPr="00733710">
        <w:rPr>
          <w:lang w:val="en-GB"/>
        </w:rPr>
        <w:t>The Forward-Jump Problem (Backpatching)</w:t>
      </w:r>
      <w:bookmarkEnd w:id="136"/>
    </w:p>
    <w:p w14:paraId="15980895" w14:textId="77777777" w:rsidR="00733710" w:rsidRPr="00D822A3" w:rsidRDefault="00733710" w:rsidP="00733710">
      <w:pPr>
        <w:rPr>
          <w:lang w:val="en-GB"/>
        </w:rPr>
      </w:pPr>
      <w:ins w:id="137" w:author="Stefan Bjornander" w:date="2015-04-26T09:25:00Z">
        <w:r w:rsidRPr="00D822A3">
          <w:rPr>
            <w:lang w:val="en-GB"/>
          </w:rPr>
          <w:t xml:space="preserve">When generating </w:t>
        </w:r>
      </w:ins>
      <w:r w:rsidRPr="00D822A3">
        <w:rPr>
          <w:lang w:val="en-GB"/>
        </w:rPr>
        <w:t xml:space="preserve">middle code instructions for </w:t>
      </w:r>
      <w:ins w:id="138" w:author="Stefan Bjornander" w:date="2015-04-26T09:25:00Z">
        <w:r w:rsidRPr="00D822A3">
          <w:rPr>
            <w:lang w:val="en-GB"/>
          </w:rPr>
          <w:t xml:space="preserve">expressions </w:t>
        </w:r>
      </w:ins>
      <w:r w:rsidRPr="00D822A3">
        <w:rPr>
          <w:lang w:val="en-GB"/>
        </w:rPr>
        <w:t>or</w:t>
      </w:r>
      <w:ins w:id="139" w:author="Stefan Bjornander" w:date="2015-04-26T09:25:00Z">
        <w:r w:rsidRPr="00D822A3">
          <w:rPr>
            <w:lang w:val="en-GB"/>
          </w:rPr>
          <w:t xml:space="preserve"> statement</w:t>
        </w:r>
      </w:ins>
      <w:r w:rsidRPr="00D822A3">
        <w:rPr>
          <w:lang w:val="en-GB"/>
        </w:rPr>
        <w:t>s</w:t>
      </w:r>
      <w:ins w:id="140" w:author="Stefan Bjornander" w:date="2015-04-26T09:25:00Z">
        <w:r w:rsidRPr="00D822A3">
          <w:rPr>
            <w:lang w:val="en-GB"/>
          </w:rPr>
          <w:t>, a common situation is that we</w:t>
        </w:r>
      </w:ins>
      <w:ins w:id="141"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w:t>
      </w:r>
      <w:proofErr w:type="gramStart"/>
      <w:r w:rsidRPr="00D822A3">
        <w:rPr>
          <w:lang w:val="en-GB"/>
        </w:rPr>
        <w:t xml:space="preserve">expression  </w:t>
      </w:r>
      <w:r w:rsidRPr="00D822A3">
        <w:rPr>
          <w:rStyle w:val="CodeInText"/>
          <w:lang w:val="en-GB"/>
        </w:rPr>
        <w:t>a</w:t>
      </w:r>
      <w:proofErr w:type="gramEnd"/>
      <w:r w:rsidRPr="00D822A3">
        <w:rPr>
          <w:rStyle w:val="CodeInText"/>
          <w:lang w:val="en-GB"/>
        </w:rPr>
        <w:t xml:space="preserve"> &lt; b</w:t>
      </w:r>
      <w:r w:rsidRPr="00D822A3">
        <w:rPr>
          <w:lang w:val="en-GB"/>
        </w:rPr>
        <w:t xml:space="preserve"> will generate the middle code in the middle and the sets to the right. The middle code line will a have undefined targets since we </w:t>
      </w:r>
      <w:proofErr w:type="gramStart"/>
      <w:r w:rsidRPr="00D822A3">
        <w:rPr>
          <w:lang w:val="en-GB"/>
        </w:rPr>
        <w:t>at the moment</w:t>
      </w:r>
      <w:proofErr w:type="gramEnd"/>
      <w:r w:rsidRPr="00D822A3">
        <w:rPr>
          <w:lang w:val="en-GB"/>
        </w:rPr>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lastRenderedPageBreak/>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43E26BE5"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 xml:space="preserve">Another example is the evaluation of a logical-and expression. Since C takes advantage of lazy evaluation, we </w:t>
      </w:r>
      <w:proofErr w:type="gramStart"/>
      <w:r w:rsidRPr="00D822A3">
        <w:rPr>
          <w:lang w:val="en-GB"/>
        </w:rPr>
        <w:t>have to</w:t>
      </w:r>
      <w:proofErr w:type="gramEnd"/>
      <w:r w:rsidRPr="00D822A3">
        <w:rPr>
          <w:lang w:val="en-GB"/>
        </w:rPr>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D822A3">
        <w:rPr>
          <w:lang w:val="en-GB"/>
        </w:rPr>
        <w:t>true</w:t>
      </w:r>
      <w:proofErr w:type="gramEnd"/>
      <w:r w:rsidRPr="00D822A3">
        <w:rPr>
          <w:lang w:val="en-GB"/>
        </w:rPr>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w:t>
      </w:r>
      <w:r w:rsidRPr="00D822A3">
        <w:rPr>
          <w:lang w:val="en-GB"/>
        </w:rPr>
        <w:lastRenderedPageBreak/>
        <w:t xml:space="preserve">true set of the total expression is the one of the second expression and the false set is the union of the </w:t>
      </w:r>
      <w:proofErr w:type="spellStart"/>
      <w:r w:rsidRPr="00D822A3">
        <w:rPr>
          <w:lang w:val="en-GB"/>
        </w:rPr>
        <w:t>falses</w:t>
      </w:r>
      <w:proofErr w:type="spellEnd"/>
      <w:r w:rsidRPr="00D822A3">
        <w:rPr>
          <w:lang w:val="en-GB"/>
        </w:rP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w:t>
      </w:r>
      <w:proofErr w:type="spellStart"/>
      <w:r w:rsidRPr="00D822A3">
        <w:rPr>
          <w:lang w:val="en-GB"/>
        </w:rPr>
        <w:t>ther</w:t>
      </w:r>
      <w:proofErr w:type="spellEnd"/>
      <w:r w:rsidRPr="00D822A3">
        <w:rPr>
          <w:lang w:val="en-GB"/>
        </w:rP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2" w:name="_Toc54625031"/>
      <w:r>
        <w:rPr>
          <w:highlight w:val="white"/>
          <w:lang w:val="en-GB"/>
        </w:rPr>
        <w:t>The Statement Class</w:t>
      </w:r>
      <w:bookmarkEnd w:id="142"/>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proofErr w:type="spellStart"/>
      <w:r w:rsidRPr="00D822A3">
        <w:rPr>
          <w:highlight w:val="white"/>
          <w:lang w:val="en-GB"/>
        </w:rPr>
        <w:t>Statement.cs</w:t>
      </w:r>
      <w:proofErr w:type="spellEnd"/>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lastRenderedPageBreak/>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xml:space="preserve">, while the long holds the whole </w:t>
      </w:r>
      <w:proofErr w:type="spellStart"/>
      <w:r w:rsidR="00583B74">
        <w:rPr>
          <w:highlight w:val="white"/>
          <w:lang w:val="en-GB"/>
        </w:rPr>
        <w:t>epression</w:t>
      </w:r>
      <w:proofErr w:type="spellEnd"/>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w:t>
      </w:r>
      <w:proofErr w:type="spellStart"/>
      <w:r w:rsidR="006979F2" w:rsidRPr="00D822A3">
        <w:rPr>
          <w:highlight w:val="white"/>
          <w:lang w:val="en-GB"/>
        </w:rPr>
        <w:t>the</w:t>
      </w:r>
      <w:proofErr w:type="spellEnd"/>
      <w:r w:rsidR="006979F2" w:rsidRPr="00D822A3">
        <w:rPr>
          <w:highlight w:val="white"/>
          <w:lang w:val="en-GB"/>
        </w:rPr>
        <w:t xml:space="preserv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3" w:name="_Toc54625032"/>
      <w:r>
        <w:rPr>
          <w:lang w:val="en-GB"/>
        </w:rPr>
        <w:t>The If Statement</w:t>
      </w:r>
      <w:bookmarkEnd w:id="143"/>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proofErr w:type="spellStart"/>
      <w:r w:rsidRPr="00D822A3">
        <w:rPr>
          <w:highlight w:val="white"/>
          <w:lang w:val="en-GB"/>
        </w:rPr>
        <w:t>MiddleCodeGenerator.cs</w:t>
      </w:r>
      <w:proofErr w:type="spellEnd"/>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lastRenderedPageBreak/>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4" w:name="_Toc54625033"/>
      <w:r w:rsidRPr="00D822A3">
        <w:rPr>
          <w:lang w:val="en-GB"/>
        </w:rPr>
        <w:t>Header Rules</w:t>
      </w:r>
      <w:bookmarkEnd w:id="14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5" w:name="_Toc54625034"/>
      <w:r w:rsidRPr="00D822A3">
        <w:rPr>
          <w:lang w:val="en-GB"/>
        </w:rPr>
        <w:t xml:space="preserve">The </w:t>
      </w:r>
      <w:r w:rsidR="004B7BC0" w:rsidRPr="00D822A3">
        <w:rPr>
          <w:lang w:val="en-GB"/>
        </w:rPr>
        <w:t>Switch S</w:t>
      </w:r>
      <w:r w:rsidRPr="00D822A3">
        <w:rPr>
          <w:lang w:val="en-GB"/>
        </w:rPr>
        <w:t>tatement</w:t>
      </w:r>
      <w:bookmarkEnd w:id="145"/>
    </w:p>
    <w:p w14:paraId="47A018AE" w14:textId="4D1D555B" w:rsidR="00F420E3" w:rsidRPr="00D822A3" w:rsidRDefault="00F420E3" w:rsidP="00F420E3">
      <w:pPr>
        <w:rPr>
          <w:lang w:val="en-GB"/>
        </w:rPr>
      </w:pPr>
      <w:r w:rsidRPr="00D822A3">
        <w:rPr>
          <w:lang w:val="en-GB"/>
        </w:rPr>
        <w:t xml:space="preserve">The </w:t>
      </w:r>
      <w:proofErr w:type="spellStart"/>
      <w:r w:rsidR="00740FB2">
        <w:rPr>
          <w:rStyle w:val="CodeInText"/>
          <w:lang w:val="en-GB"/>
        </w:rPr>
        <w:t>G</w:t>
      </w:r>
      <w:r w:rsidRPr="00D822A3">
        <w:rPr>
          <w:rStyle w:val="CodeInText"/>
          <w:lang w:val="en-GB"/>
        </w:rPr>
        <w:t>enerateSwitchStatement</w:t>
      </w:r>
      <w:proofErr w:type="spellEnd"/>
      <w:r w:rsidRPr="00D822A3">
        <w:rPr>
          <w:lang w:val="en-GB"/>
        </w:rPr>
        <w:t xml:space="preserve"> method generates middle code jump instructions for each of the case statements, which are stored in the </w:t>
      </w:r>
      <w:proofErr w:type="spellStart"/>
      <w:r w:rsidRPr="00D822A3">
        <w:rPr>
          <w:rStyle w:val="CodeInText"/>
          <w:lang w:val="en-GB"/>
        </w:rPr>
        <w:t>Main.CaseMapStack</w:t>
      </w:r>
      <w:proofErr w:type="spellEnd"/>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lastRenderedPageBreak/>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proofErr w:type="spellStart"/>
      <w:r w:rsidRPr="00D822A3">
        <w:rPr>
          <w:lang w:val="en-GB"/>
        </w:rPr>
        <w:t>MainParser.gppg</w:t>
      </w:r>
      <w:proofErr w:type="spellEnd"/>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proofErr w:type="spellStart"/>
      <w:r w:rsidR="00737D78" w:rsidRPr="00D822A3">
        <w:rPr>
          <w:rStyle w:val="KeyWord0"/>
          <w:highlight w:val="white"/>
          <w:lang w:val="en-GB"/>
        </w:rPr>
        <w:t>m_caseMapStack</w:t>
      </w:r>
      <w:proofErr w:type="spellEnd"/>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proofErr w:type="spellStart"/>
      <w:r w:rsidR="008B4BF6" w:rsidRPr="00D822A3">
        <w:rPr>
          <w:rStyle w:val="KeyWord0"/>
          <w:highlight w:val="white"/>
          <w:lang w:val="en-GB"/>
        </w:rPr>
        <w:t>m_caseMapStack</w:t>
      </w:r>
      <w:proofErr w:type="spellEnd"/>
      <w:r w:rsidR="008B4BF6" w:rsidRPr="00D822A3">
        <w:rPr>
          <w:rStyle w:val="KeyWord0"/>
          <w:highlight w:val="white"/>
          <w:lang w:val="en-GB"/>
        </w:rPr>
        <w:t>)</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proofErr w:type="spellStart"/>
      <w:r w:rsidR="00036BC6" w:rsidRPr="00D822A3">
        <w:rPr>
          <w:rStyle w:val="KeyWord0"/>
          <w:highlight w:val="white"/>
          <w:lang w:val="en-GB"/>
        </w:rPr>
        <w:t>m_breakStack</w:t>
      </w:r>
      <w:proofErr w:type="spellEnd"/>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proofErr w:type="spellStart"/>
      <w:r w:rsidRPr="00D822A3">
        <w:rPr>
          <w:lang w:val="en-GB"/>
        </w:rPr>
        <w:t>MiddleCodeGenerator.cs</w:t>
      </w:r>
      <w:proofErr w:type="spellEnd"/>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lastRenderedPageBreak/>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lastRenderedPageBreak/>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6" w:name="_Toc54625035"/>
      <w:r w:rsidRPr="00D822A3">
        <w:rPr>
          <w:highlight w:val="white"/>
          <w:lang w:val="en-GB"/>
        </w:rPr>
        <w:t>The Case Statement</w:t>
      </w:r>
      <w:bookmarkEnd w:id="146"/>
    </w:p>
    <w:p w14:paraId="01B0E396" w14:textId="77777777" w:rsidR="006445C4" w:rsidRPr="00D822A3" w:rsidRDefault="006445C4" w:rsidP="006445C4">
      <w:pPr>
        <w:pStyle w:val="CodeHeader"/>
        <w:rPr>
          <w:lang w:val="en-GB"/>
        </w:rPr>
      </w:pPr>
      <w:proofErr w:type="spellStart"/>
      <w:r w:rsidRPr="00D822A3">
        <w:rPr>
          <w:lang w:val="en-GB"/>
        </w:rPr>
        <w:t>MainParser.gppg</w:t>
      </w:r>
      <w:proofErr w:type="spellEnd"/>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proofErr w:type="spellStart"/>
      <w:r w:rsidRPr="00D822A3">
        <w:rPr>
          <w:rStyle w:val="CodeInText"/>
          <w:lang w:val="en-GB"/>
        </w:rPr>
        <w:t>Main.CaseMapStack</w:t>
      </w:r>
      <w:proofErr w:type="spellEnd"/>
      <w:r w:rsidRPr="00D822A3">
        <w:rPr>
          <w:lang w:val="en-GB"/>
        </w:rPr>
        <w:t xml:space="preserve"> must not be empty. If it is empty, the case statements </w:t>
      </w:r>
      <w:proofErr w:type="gramStart"/>
      <w:r w:rsidRPr="00D822A3">
        <w:rPr>
          <w:lang w:val="en-GB"/>
        </w:rPr>
        <w:t>misses</w:t>
      </w:r>
      <w:proofErr w:type="gramEnd"/>
      <w:r w:rsidRPr="00D822A3">
        <w:rPr>
          <w:lang w:val="en-GB"/>
        </w:rPr>
        <w:t xml:space="preserve">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proofErr w:type="spellStart"/>
      <w:r w:rsidRPr="00D822A3">
        <w:rPr>
          <w:rStyle w:val="CodeInText"/>
          <w:lang w:val="en-GB"/>
        </w:rPr>
        <w:t>Main.CaseMapStack</w:t>
      </w:r>
      <w:proofErr w:type="spellEnd"/>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 xml:space="preserve">without </w:t>
      </w:r>
      <w:proofErr w:type="gramStart"/>
      <w:r w:rsidRPr="00D822A3">
        <w:rPr>
          <w:lang w:val="en-GB"/>
        </w:rPr>
        <w:t>a</w:t>
      </w:r>
      <w:proofErr w:type="gramEnd"/>
      <w:r w:rsidRPr="00D822A3">
        <w:rPr>
          <w:lang w:val="en-GB"/>
        </w:rPr>
        <w:t xml:space="preserve">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lastRenderedPageBreak/>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7" w:name="_Toc54625036"/>
      <w:r w:rsidRPr="00D822A3">
        <w:rPr>
          <w:lang w:val="en-GB"/>
        </w:rPr>
        <w:t>The Default Statement</w:t>
      </w:r>
      <w:bookmarkEnd w:id="147"/>
    </w:p>
    <w:p w14:paraId="233BFF8F" w14:textId="77777777" w:rsidR="0097551C" w:rsidRPr="00D822A3" w:rsidRDefault="0097551C" w:rsidP="0097551C">
      <w:pPr>
        <w:rPr>
          <w:lang w:val="en-GB"/>
        </w:rPr>
      </w:pPr>
      <w:r w:rsidRPr="00D822A3">
        <w:rPr>
          <w:lang w:val="en-GB"/>
        </w:rPr>
        <w:t xml:space="preserve">The default statement </w:t>
      </w:r>
      <w:proofErr w:type="gramStart"/>
      <w:r w:rsidRPr="00D822A3">
        <w:rPr>
          <w:lang w:val="en-GB"/>
        </w:rPr>
        <w:t>have</w:t>
      </w:r>
      <w:proofErr w:type="gramEnd"/>
      <w:r w:rsidRPr="00D822A3">
        <w:rPr>
          <w:lang w:val="en-GB"/>
        </w:rPr>
        <w:t xml:space="preser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must not be empty. If it is empty, the default statements </w:t>
      </w:r>
      <w:proofErr w:type="gramStart"/>
      <w:r w:rsidRPr="00D822A3">
        <w:rPr>
          <w:lang w:val="en-GB"/>
        </w:rPr>
        <w:t>misses</w:t>
      </w:r>
      <w:proofErr w:type="gramEnd"/>
      <w:r w:rsidRPr="00D822A3">
        <w:rPr>
          <w:lang w:val="en-GB"/>
        </w:rPr>
        <w:t xml:space="preserve">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w:t>
      </w:r>
      <w:proofErr w:type="spellStart"/>
      <w:proofErr w:type="gramStart"/>
      <w:r w:rsidRPr="00D822A3">
        <w:rPr>
          <w:lang w:val="en-GB"/>
        </w:rPr>
        <w:t>a</w:t>
      </w:r>
      <w:proofErr w:type="spellEnd"/>
      <w:proofErr w:type="gramEnd"/>
      <w:r w:rsidRPr="00D822A3">
        <w:rPr>
          <w:lang w:val="en-GB"/>
        </w:rPr>
        <w:t xml:space="preserve">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proofErr w:type="spellStart"/>
      <w:r w:rsidRPr="00D822A3">
        <w:rPr>
          <w:lang w:val="en-GB"/>
        </w:rPr>
        <w:t>MainParser.gppg</w:t>
      </w:r>
      <w:proofErr w:type="spellEnd"/>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8" w:name="_Toc54625037"/>
      <w:r w:rsidRPr="00D822A3">
        <w:rPr>
          <w:lang w:val="en-GB"/>
        </w:rPr>
        <w:t>The While Statement</w:t>
      </w:r>
      <w:bookmarkEnd w:id="14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D822A3">
        <w:rPr>
          <w:rStyle w:val="CodeInText"/>
          <w:lang w:val="en-GB"/>
        </w:rPr>
        <w:t>jump_marker</w:t>
      </w:r>
      <w:proofErr w:type="spellEnd"/>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proofErr w:type="spellStart"/>
      <w:r w:rsidRPr="00D822A3">
        <w:rPr>
          <w:lang w:val="en-GB"/>
        </w:rPr>
        <w:t>MainParser.gppg</w:t>
      </w:r>
      <w:proofErr w:type="spellEnd"/>
    </w:p>
    <w:p w14:paraId="6B8EDEA2" w14:textId="77777777" w:rsidR="005935AB" w:rsidRPr="00D822A3" w:rsidRDefault="005935AB" w:rsidP="005935AB">
      <w:pPr>
        <w:pStyle w:val="Code"/>
        <w:rPr>
          <w:highlight w:val="white"/>
          <w:lang w:val="en-GB"/>
        </w:rPr>
      </w:pPr>
      <w:r w:rsidRPr="00D822A3">
        <w:rPr>
          <w:highlight w:val="white"/>
          <w:lang w:val="en-GB"/>
        </w:rPr>
        <w:lastRenderedPageBreak/>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proofErr w:type="gramStart"/>
      <w:r w:rsidRPr="00D822A3">
        <w:rPr>
          <w:highlight w:val="white"/>
          <w:lang w:val="en-GB"/>
        </w:rPr>
        <w:t>Similar to</w:t>
      </w:r>
      <w:proofErr w:type="gramEnd"/>
      <w:r w:rsidRPr="00D822A3">
        <w:rPr>
          <w:highlight w:val="white"/>
          <w:lang w:val="en-GB"/>
        </w:rPr>
        <w:t xml:space="preserve">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proofErr w:type="spellStart"/>
      <w:r w:rsidRPr="00D822A3">
        <w:rPr>
          <w:lang w:val="en-GB"/>
        </w:rPr>
        <w:t>MiddleCodeGenerator.cs</w:t>
      </w:r>
      <w:proofErr w:type="spellEnd"/>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w:t>
      </w:r>
      <w:proofErr w:type="gramStart"/>
      <w:r w:rsidRPr="00D822A3">
        <w:rPr>
          <w:highlight w:val="white"/>
          <w:lang w:val="en-GB"/>
        </w:rPr>
        <w:t>Similar to</w:t>
      </w:r>
      <w:proofErr w:type="gramEnd"/>
      <w:r w:rsidRPr="00D822A3">
        <w:rPr>
          <w:highlight w:val="white"/>
          <w:lang w:val="en-GB"/>
        </w:rPr>
        <w:t xml:space="preserve">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w:t>
      </w:r>
      <w:proofErr w:type="spellStart"/>
      <w:r w:rsidRPr="00D822A3">
        <w:rPr>
          <w:highlight w:val="white"/>
          <w:lang w:val="en-GB"/>
        </w:rPr>
        <w:t>backpatchar</w:t>
      </w:r>
      <w:proofErr w:type="spellEnd"/>
      <w:r w:rsidRPr="00D822A3">
        <w:rPr>
          <w:highlight w:val="white"/>
          <w:lang w:val="en-GB"/>
        </w:rPr>
        <w:t xml:space="preserve">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lastRenderedPageBreak/>
        <w:t xml:space="preserve">We backpatch the next set of the inner statement and </w:t>
      </w:r>
      <w:proofErr w:type="gramStart"/>
      <w:r w:rsidRPr="00D822A3">
        <w:rPr>
          <w:highlight w:val="white"/>
          <w:lang w:val="en-GB"/>
        </w:rPr>
        <w:t>its</w:t>
      </w:r>
      <w:proofErr w:type="gramEnd"/>
      <w:r w:rsidRPr="00D822A3">
        <w:rPr>
          <w:highlight w:val="white"/>
          <w:lang w:val="en-GB"/>
        </w:rPr>
        <w:t xml:space="preserve">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9" w:name="_Toc54625038"/>
      <w:r w:rsidRPr="00D822A3">
        <w:rPr>
          <w:lang w:val="en-GB"/>
        </w:rPr>
        <w:t>The Do Statement</w:t>
      </w:r>
      <w:bookmarkEnd w:id="149"/>
    </w:p>
    <w:p w14:paraId="0C66EB6A" w14:textId="77777777" w:rsidR="00AB1522" w:rsidRPr="00D822A3" w:rsidRDefault="00AB1522" w:rsidP="00AB1522">
      <w:pPr>
        <w:rPr>
          <w:lang w:val="en-GB"/>
        </w:rPr>
      </w:pPr>
      <w:r w:rsidRPr="00D822A3">
        <w:rPr>
          <w:lang w:val="en-GB"/>
        </w:rP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proofErr w:type="spellStart"/>
      <w:r w:rsidRPr="00D822A3">
        <w:rPr>
          <w:lang w:val="en-GB"/>
        </w:rPr>
        <w:t>MainParser.cs</w:t>
      </w:r>
      <w:proofErr w:type="spellEnd"/>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proofErr w:type="spellStart"/>
      <w:r w:rsidRPr="00D822A3">
        <w:rPr>
          <w:lang w:val="en-GB"/>
        </w:rPr>
        <w:t>MiddleCodeGenerator.cs</w:t>
      </w:r>
      <w:proofErr w:type="spellEnd"/>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0" w:name="_Toc54625039"/>
      <w:r w:rsidRPr="00D822A3">
        <w:rPr>
          <w:lang w:val="en-GB"/>
        </w:rPr>
        <w:t xml:space="preserve">The </w:t>
      </w:r>
      <w:proofErr w:type="gramStart"/>
      <w:r w:rsidRPr="00D822A3">
        <w:rPr>
          <w:lang w:val="en-GB"/>
        </w:rPr>
        <w:t>For</w:t>
      </w:r>
      <w:proofErr w:type="gramEnd"/>
      <w:r w:rsidRPr="00D822A3">
        <w:rPr>
          <w:lang w:val="en-GB"/>
        </w:rPr>
        <w:t xml:space="preserve"> Statement</w:t>
      </w:r>
      <w:bookmarkEnd w:id="150"/>
    </w:p>
    <w:p w14:paraId="58DDE9F3" w14:textId="77777777" w:rsidR="002E4EB4" w:rsidRPr="00D822A3" w:rsidRDefault="002E4EB4" w:rsidP="002E4EB4">
      <w:pPr>
        <w:rPr>
          <w:lang w:val="en-GB"/>
        </w:rPr>
      </w:pPr>
      <w:proofErr w:type="gramStart"/>
      <w:r w:rsidRPr="00D822A3">
        <w:rPr>
          <w:lang w:val="en-GB"/>
        </w:rPr>
        <w:t xml:space="preserve">The </w:t>
      </w:r>
      <w:r w:rsidRPr="00D822A3">
        <w:rPr>
          <w:rStyle w:val="KeyWord0"/>
          <w:lang w:val="en-GB"/>
        </w:rPr>
        <w:t>for</w:t>
      </w:r>
      <w:proofErr w:type="gramEnd"/>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sidRPr="00D822A3">
        <w:rPr>
          <w:rStyle w:val="CodeInText"/>
          <w:lang w:val="en-GB"/>
        </w:rPr>
        <w:t>jump_marker</w:t>
      </w:r>
      <w:proofErr w:type="spellEnd"/>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w:t>
      </w:r>
      <w:r w:rsidRPr="00D822A3">
        <w:rPr>
          <w:lang w:val="en-GB"/>
        </w:rPr>
        <w:lastRenderedPageBreak/>
        <w:t>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proofErr w:type="gramStart"/>
      <w:r w:rsidRPr="00D822A3">
        <w:rPr>
          <w:lang w:val="en-GB"/>
        </w:rPr>
        <w:t>The for</w:t>
      </w:r>
      <w:proofErr w:type="gramEnd"/>
      <w:r w:rsidRPr="00D822A3">
        <w:rPr>
          <w:lang w:val="en-GB"/>
        </w:rPr>
        <w:t xml:space="preserve"> statement is more complicated than </w:t>
      </w:r>
      <w:proofErr w:type="spellStart"/>
      <w:r w:rsidRPr="00D822A3">
        <w:rPr>
          <w:lang w:val="en-GB"/>
        </w:rPr>
        <w:t>the</w:t>
      </w:r>
      <w:proofErr w:type="spellEnd"/>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t>
      </w:r>
      <w:proofErr w:type="spellStart"/>
      <w:r w:rsidR="003D12F1" w:rsidRPr="00D822A3">
        <w:rPr>
          <w:highlight w:val="white"/>
          <w:lang w:val="en-GB"/>
        </w:rPr>
        <w:t>we re</w:t>
      </w:r>
      <w:proofErr w:type="spellEnd"/>
      <w:r w:rsidR="003D12F1" w:rsidRPr="00D822A3">
        <w:rPr>
          <w:highlight w:val="white"/>
          <w:lang w:val="en-GB"/>
        </w:rPr>
        <w:t xml:space="preserv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w:t>
      </w:r>
      <w:proofErr w:type="gramStart"/>
      <w:r w:rsidR="003D12F1" w:rsidRPr="00D822A3">
        <w:rPr>
          <w:highlight w:val="white"/>
          <w:lang w:val="en-GB"/>
        </w:rPr>
        <w:t>present</w:t>
      </w:r>
      <w:proofErr w:type="gramEnd"/>
      <w:r w:rsidR="003D12F1" w:rsidRPr="00D822A3">
        <w:rPr>
          <w:highlight w:val="white"/>
          <w:lang w:val="en-GB"/>
        </w:rPr>
        <w:t xml:space="preserve"> we are only interested in their potential side </w:t>
      </w:r>
      <w:proofErr w:type="spellStart"/>
      <w:r w:rsidR="003D12F1" w:rsidRPr="00D822A3">
        <w:rPr>
          <w:highlight w:val="white"/>
          <w:lang w:val="en-GB"/>
        </w:rPr>
        <w:t>effekts</w:t>
      </w:r>
      <w:proofErr w:type="spellEnd"/>
      <w:r w:rsidR="003D12F1" w:rsidRPr="00D822A3">
        <w:rPr>
          <w:highlight w:val="white"/>
          <w:lang w:val="en-GB"/>
        </w:rPr>
        <w:t>.</w:t>
      </w:r>
    </w:p>
    <w:p w14:paraId="7BD65007" w14:textId="6CAA7A1E" w:rsidR="006737CD" w:rsidRPr="00D822A3" w:rsidRDefault="006737CD" w:rsidP="006737CD">
      <w:pPr>
        <w:pStyle w:val="CodeHeader"/>
        <w:rPr>
          <w:highlight w:val="white"/>
          <w:lang w:val="en-GB"/>
        </w:rPr>
      </w:pPr>
      <w:proofErr w:type="spellStart"/>
      <w:r w:rsidRPr="00D822A3">
        <w:rPr>
          <w:highlight w:val="white"/>
          <w:lang w:val="en-GB"/>
        </w:rPr>
        <w:t>MiddleCodeGenerator.cs</w:t>
      </w:r>
      <w:proofErr w:type="spellEnd"/>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 xml:space="preserve">test </w:t>
      </w:r>
      <w:proofErr w:type="gramStart"/>
      <w:r w:rsidR="005E1C00" w:rsidRPr="00D822A3">
        <w:rPr>
          <w:highlight w:val="white"/>
          <w:lang w:val="en-GB"/>
        </w:rPr>
        <w:t>expression, since</w:t>
      </w:r>
      <w:proofErr w:type="gramEnd"/>
      <w:r w:rsidR="005E1C00" w:rsidRPr="00D822A3">
        <w:rPr>
          <w:highlight w:val="white"/>
          <w:lang w:val="en-GB"/>
        </w:rPr>
        <w:t xml:space="preserv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lastRenderedPageBreak/>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1" w:name="_Toc54625040"/>
      <w:r w:rsidRPr="00D822A3">
        <w:rPr>
          <w:lang w:val="en-GB"/>
        </w:rPr>
        <w:t xml:space="preserve">Label and </w:t>
      </w:r>
      <w:proofErr w:type="spellStart"/>
      <w:r w:rsidRPr="00D822A3">
        <w:rPr>
          <w:lang w:val="en-GB"/>
        </w:rPr>
        <w:t>Goto</w:t>
      </w:r>
      <w:proofErr w:type="spellEnd"/>
      <w:r w:rsidRPr="00D822A3">
        <w:rPr>
          <w:lang w:val="en-GB"/>
        </w:rPr>
        <w:t xml:space="preserve"> Statement</w:t>
      </w:r>
      <w:bookmarkEnd w:id="151"/>
    </w:p>
    <w:p w14:paraId="3D4A6642" w14:textId="57E8E556" w:rsidR="009845B3" w:rsidRPr="00D822A3" w:rsidRDefault="009845B3" w:rsidP="009845B3">
      <w:pPr>
        <w:rPr>
          <w:lang w:val="en-GB"/>
        </w:rPr>
      </w:pPr>
      <w:r w:rsidRPr="00D822A3">
        <w:rPr>
          <w:lang w:val="en-GB"/>
        </w:rPr>
        <w:t xml:space="preserve">The label statement is quite simple, we just add the name of the label together with the line number of the beginning of the statement following the label to </w:t>
      </w:r>
      <w:proofErr w:type="spellStart"/>
      <w:r w:rsidRPr="00D822A3">
        <w:rPr>
          <w:lang w:val="en-GB"/>
        </w:rPr>
        <w:t>Main.LabelMap</w:t>
      </w:r>
      <w:proofErr w:type="spellEnd"/>
      <w:r w:rsidRPr="00D822A3">
        <w:rPr>
          <w:lang w:val="en-GB"/>
        </w:rPr>
        <w:t xml:space="preserve">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w:t>
      </w:r>
      <w:proofErr w:type="spellStart"/>
      <w:r w:rsidR="00257A64" w:rsidRPr="00BD4B2D">
        <w:t>goto</w:t>
      </w:r>
      <w:proofErr w:type="spellEnd"/>
      <w:r w:rsidR="00257A64" w:rsidRPr="00BD4B2D">
        <w:t xml:space="preserve"> has no place in well-structured programs. </w:t>
      </w:r>
      <w:r w:rsidR="00257A64" w:rsidRPr="00CC64B1">
        <w:t xml:space="preserve">Labels and </w:t>
      </w:r>
      <w:proofErr w:type="spellStart"/>
      <w:r w:rsidR="00257A64" w:rsidRPr="00CC64B1">
        <w:t>goto</w:t>
      </w:r>
      <w:proofErr w:type="spellEnd"/>
      <w:r w:rsidR="00257A64" w:rsidRPr="00CC64B1">
        <w:t xml:space="preserve">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 xml:space="preserve">languages have omitted </w:t>
      </w:r>
      <w:proofErr w:type="spellStart"/>
      <w:r w:rsidR="00257A64" w:rsidRPr="00E01F3C">
        <w:t>goto</w:t>
      </w:r>
      <w:proofErr w:type="spellEnd"/>
      <w:r w:rsidR="00257A64" w:rsidRPr="00E01F3C">
        <w:t>.</w:t>
      </w:r>
    </w:p>
    <w:p w14:paraId="786481CA" w14:textId="537F5369" w:rsidR="00932FB0" w:rsidRPr="00D822A3" w:rsidRDefault="00932FB0" w:rsidP="00932FB0">
      <w:pPr>
        <w:pStyle w:val="CodeHeader"/>
        <w:rPr>
          <w:lang w:val="en-GB"/>
        </w:rPr>
      </w:pPr>
      <w:proofErr w:type="spellStart"/>
      <w:r w:rsidRPr="00D822A3">
        <w:rPr>
          <w:lang w:val="en-GB"/>
        </w:rPr>
        <w:t>MainParser.cs</w:t>
      </w:r>
      <w:proofErr w:type="spellEnd"/>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lastRenderedPageBreak/>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proofErr w:type="spellStart"/>
      <w:r w:rsidRPr="00D822A3">
        <w:rPr>
          <w:lang w:val="en-GB"/>
        </w:rPr>
        <w:t>MiddleCodeGenerator.cs</w:t>
      </w:r>
      <w:proofErr w:type="spellEnd"/>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w:t>
      </w:r>
      <w:proofErr w:type="gramStart"/>
      <w:r w:rsidRPr="00D822A3">
        <w:rPr>
          <w:highlight w:val="white"/>
          <w:lang w:val="en-GB"/>
        </w:rPr>
        <w:t>hold</w:t>
      </w:r>
      <w:proofErr w:type="gramEnd"/>
      <w:r w:rsidRPr="00D822A3">
        <w:rPr>
          <w:highlight w:val="white"/>
          <w:lang w:val="en-GB"/>
        </w:rPr>
        <w:t xml:space="preserve">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w:t>
      </w:r>
      <w:proofErr w:type="spellStart"/>
      <w:r w:rsidRPr="00D822A3">
        <w:rPr>
          <w:lang w:val="en-GB"/>
        </w:rPr>
        <w:t>goto</w:t>
      </w:r>
      <w:proofErr w:type="spellEnd"/>
      <w:r w:rsidRPr="00D822A3">
        <w:rPr>
          <w:lang w:val="en-GB"/>
        </w:rPr>
        <w:t xml:space="preserve">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 xml:space="preserve">with the label name as key and the </w:t>
      </w:r>
      <w:proofErr w:type="spellStart"/>
      <w:r w:rsidR="00567F5C" w:rsidRPr="00D822A3">
        <w:rPr>
          <w:lang w:val="en-GB"/>
        </w:rPr>
        <w:t>goto</w:t>
      </w:r>
      <w:proofErr w:type="spellEnd"/>
      <w:r w:rsidR="00567F5C" w:rsidRPr="00D822A3">
        <w:rPr>
          <w:lang w:val="en-GB"/>
        </w:rPr>
        <w:t xml:space="preserve">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 xml:space="preserve">start by adding middle code holding a </w:t>
      </w:r>
      <w:proofErr w:type="spellStart"/>
      <w:r w:rsidR="00D371A3" w:rsidRPr="00D822A3">
        <w:rPr>
          <w:highlight w:val="white"/>
          <w:lang w:val="en-GB"/>
        </w:rPr>
        <w:t>goto</w:t>
      </w:r>
      <w:proofErr w:type="spellEnd"/>
      <w:r w:rsidR="00D371A3" w:rsidRPr="00D822A3">
        <w:rPr>
          <w:highlight w:val="white"/>
          <w:lang w:val="en-GB"/>
        </w:rPr>
        <w:t xml:space="preserve">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w:t>
      </w:r>
      <w:proofErr w:type="spellStart"/>
      <w:r w:rsidRPr="00D822A3">
        <w:rPr>
          <w:highlight w:val="white"/>
          <w:lang w:val="en-GB"/>
        </w:rPr>
        <w:t>goto</w:t>
      </w:r>
      <w:proofErr w:type="spellEnd"/>
      <w:r w:rsidRPr="00D822A3">
        <w:rPr>
          <w:highlight w:val="white"/>
          <w:lang w:val="en-GB"/>
        </w:rPr>
        <w:t xml:space="preserve"> set map, we </w:t>
      </w:r>
      <w:r w:rsidR="00C04A59" w:rsidRPr="00D822A3">
        <w:rPr>
          <w:highlight w:val="white"/>
          <w:lang w:val="en-GB"/>
        </w:rPr>
        <w:t xml:space="preserve">look up the </w:t>
      </w:r>
      <w:proofErr w:type="spellStart"/>
      <w:r w:rsidR="00C04A59" w:rsidRPr="00D822A3">
        <w:rPr>
          <w:highlight w:val="white"/>
          <w:lang w:val="en-GB"/>
        </w:rPr>
        <w:t>goto</w:t>
      </w:r>
      <w:proofErr w:type="spellEnd"/>
      <w:r w:rsidR="00C04A59" w:rsidRPr="00D822A3">
        <w:rPr>
          <w:highlight w:val="white"/>
          <w:lang w:val="en-GB"/>
        </w:rPr>
        <w:t xml:space="preserve"> set and a the </w:t>
      </w:r>
      <w:proofErr w:type="spellStart"/>
      <w:r w:rsidR="00C04A59" w:rsidRPr="00D822A3">
        <w:rPr>
          <w:highlight w:val="white"/>
          <w:lang w:val="en-GB"/>
        </w:rPr>
        <w:t>goto</w:t>
      </w:r>
      <w:proofErr w:type="spellEnd"/>
      <w:r w:rsidR="00C04A59" w:rsidRPr="00D822A3">
        <w:rPr>
          <w:highlight w:val="white"/>
          <w:lang w:val="en-GB"/>
        </w:rPr>
        <w:t xml:space="preserve">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w:t>
      </w:r>
      <w:proofErr w:type="spellStart"/>
      <w:r w:rsidRPr="00D822A3">
        <w:rPr>
          <w:highlight w:val="white"/>
          <w:lang w:val="en-GB"/>
        </w:rPr>
        <w:t>goto</w:t>
      </w:r>
      <w:proofErr w:type="spellEnd"/>
      <w:r w:rsidRPr="00D822A3">
        <w:rPr>
          <w:highlight w:val="white"/>
          <w:lang w:val="en-GB"/>
        </w:rPr>
        <w:t xml:space="preserve"> set map, we create a new </w:t>
      </w:r>
      <w:proofErr w:type="spellStart"/>
      <w:r w:rsidRPr="00D822A3">
        <w:rPr>
          <w:highlight w:val="white"/>
          <w:lang w:val="en-GB"/>
        </w:rPr>
        <w:t>goto</w:t>
      </w:r>
      <w:proofErr w:type="spellEnd"/>
      <w:r w:rsidRPr="00D822A3">
        <w:rPr>
          <w:highlight w:val="white"/>
          <w:lang w:val="en-GB"/>
        </w:rPr>
        <w:t xml:space="preserve"> set to which we add the </w:t>
      </w:r>
      <w:proofErr w:type="spellStart"/>
      <w:r w:rsidRPr="00D822A3">
        <w:rPr>
          <w:highlight w:val="white"/>
          <w:lang w:val="en-GB"/>
        </w:rPr>
        <w:t>goto</w:t>
      </w:r>
      <w:proofErr w:type="spellEnd"/>
      <w:r w:rsidRPr="00D822A3">
        <w:rPr>
          <w:highlight w:val="white"/>
          <w:lang w:val="en-GB"/>
        </w:rPr>
        <w:t xml:space="preserve"> instruction, and then we add the label name and </w:t>
      </w:r>
      <w:proofErr w:type="spellStart"/>
      <w:r w:rsidRPr="00D822A3">
        <w:rPr>
          <w:highlight w:val="white"/>
          <w:lang w:val="en-GB"/>
        </w:rPr>
        <w:t>goto</w:t>
      </w:r>
      <w:proofErr w:type="spellEnd"/>
      <w:r w:rsidRPr="00D822A3">
        <w:rPr>
          <w:highlight w:val="white"/>
          <w:lang w:val="en-GB"/>
        </w:rPr>
        <w:t xml:space="preserve"> set to the </w:t>
      </w:r>
      <w:proofErr w:type="spellStart"/>
      <w:r w:rsidRPr="00D822A3">
        <w:rPr>
          <w:highlight w:val="white"/>
          <w:lang w:val="en-GB"/>
        </w:rPr>
        <w:t>the</w:t>
      </w:r>
      <w:proofErr w:type="spellEnd"/>
      <w:r w:rsidRPr="00D822A3">
        <w:rPr>
          <w:highlight w:val="white"/>
          <w:lang w:val="en-GB"/>
        </w:rPr>
        <w:t xml:space="preserve"> </w:t>
      </w:r>
      <w:proofErr w:type="spellStart"/>
      <w:r w:rsidRPr="00D822A3">
        <w:rPr>
          <w:highlight w:val="white"/>
          <w:lang w:val="en-GB"/>
        </w:rPr>
        <w:t>goto</w:t>
      </w:r>
      <w:proofErr w:type="spellEnd"/>
      <w:r w:rsidRPr="00D822A3">
        <w:rPr>
          <w:highlight w:val="white"/>
          <w:lang w:val="en-GB"/>
        </w:rPr>
        <w:t xml:space="preserve"> set map. </w:t>
      </w:r>
      <w:r w:rsidR="009B4D10" w:rsidRPr="00D822A3">
        <w:rPr>
          <w:highlight w:val="white"/>
          <w:lang w:val="en-GB"/>
        </w:rPr>
        <w:t xml:space="preserve">This situation occurs </w:t>
      </w:r>
      <w:r w:rsidR="004919A7" w:rsidRPr="00D822A3">
        <w:rPr>
          <w:highlight w:val="white"/>
          <w:lang w:val="en-GB"/>
        </w:rPr>
        <w:t xml:space="preserve">when we encounter the </w:t>
      </w:r>
      <w:proofErr w:type="spellStart"/>
      <w:r w:rsidR="004919A7" w:rsidRPr="00D822A3">
        <w:rPr>
          <w:highlight w:val="white"/>
          <w:lang w:val="en-GB"/>
        </w:rPr>
        <w:t>the</w:t>
      </w:r>
      <w:proofErr w:type="spellEnd"/>
      <w:r w:rsidR="004919A7" w:rsidRPr="00D822A3">
        <w:rPr>
          <w:highlight w:val="white"/>
          <w:lang w:val="en-GB"/>
        </w:rPr>
        <w:t xml:space="preserv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 xml:space="preserve">ith the </w:t>
      </w:r>
      <w:proofErr w:type="spellStart"/>
      <w:r w:rsidR="005441CF" w:rsidRPr="00D822A3">
        <w:rPr>
          <w:highlight w:val="white"/>
          <w:lang w:val="en-GB"/>
        </w:rPr>
        <w:t>goto</w:t>
      </w:r>
      <w:proofErr w:type="spellEnd"/>
      <w:r w:rsidR="005441CF" w:rsidRPr="00D822A3">
        <w:rPr>
          <w:highlight w:val="white"/>
          <w:lang w:val="en-GB"/>
        </w:rPr>
        <w:t xml:space="preserve">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proofErr w:type="gramStart"/>
      <w:r w:rsidR="00CD3573" w:rsidRPr="00D822A3">
        <w:rPr>
          <w:highlight w:val="white"/>
          <w:lang w:val="en-GB"/>
        </w:rPr>
        <w:t>Its</w:t>
      </w:r>
      <w:proofErr w:type="gramEnd"/>
      <w:r w:rsidR="00CD3573" w:rsidRPr="00D822A3">
        <w:rPr>
          <w:highlight w:val="white"/>
          <w:lang w:val="en-GB"/>
        </w:rPr>
        <w:t xml:space="preserve"> iterates through the </w:t>
      </w:r>
      <w:proofErr w:type="spellStart"/>
      <w:r w:rsidR="00CD3573" w:rsidRPr="00D822A3">
        <w:rPr>
          <w:highlight w:val="white"/>
          <w:lang w:val="en-GB"/>
        </w:rPr>
        <w:t>goto</w:t>
      </w:r>
      <w:proofErr w:type="spellEnd"/>
      <w:r w:rsidR="00CD3573" w:rsidRPr="00D822A3">
        <w:rPr>
          <w:highlight w:val="white"/>
          <w:lang w:val="en-GB"/>
        </w:rPr>
        <w:t xml:space="preserve"> set map</w:t>
      </w:r>
      <w:r w:rsidR="00535E66" w:rsidRPr="00D822A3">
        <w:rPr>
          <w:highlight w:val="white"/>
          <w:lang w:val="en-GB"/>
        </w:rPr>
        <w:t xml:space="preserve"> and, for each label name, we look up the label middle code instruction and backpatch the </w:t>
      </w:r>
      <w:proofErr w:type="spellStart"/>
      <w:r w:rsidR="00535E66" w:rsidRPr="00D822A3">
        <w:rPr>
          <w:highlight w:val="white"/>
          <w:lang w:val="en-GB"/>
        </w:rPr>
        <w:t>goto</w:t>
      </w:r>
      <w:proofErr w:type="spellEnd"/>
      <w:r w:rsidR="00535E66" w:rsidRPr="00D822A3">
        <w:rPr>
          <w:highlight w:val="white"/>
          <w:lang w:val="en-GB"/>
        </w:rPr>
        <w:t xml:space="preserve">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lastRenderedPageBreak/>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 xml:space="preserve">a key in the label map, we have a </w:t>
      </w:r>
      <w:proofErr w:type="spellStart"/>
      <w:r w:rsidR="00DD2FB6" w:rsidRPr="00D822A3">
        <w:rPr>
          <w:highlight w:val="white"/>
          <w:lang w:val="en-GB"/>
        </w:rPr>
        <w:t>goto</w:t>
      </w:r>
      <w:proofErr w:type="spellEnd"/>
      <w:r w:rsidR="00DD2FB6" w:rsidRPr="00D822A3">
        <w:rPr>
          <w:highlight w:val="white"/>
          <w:lang w:val="en-GB"/>
        </w:rPr>
        <w:t xml:space="preserve">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2" w:name="_Toc54625041"/>
      <w:r w:rsidRPr="00D822A3">
        <w:rPr>
          <w:lang w:val="en-GB"/>
        </w:rPr>
        <w:t>Return Statement</w:t>
      </w:r>
      <w:bookmarkEnd w:id="15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proofErr w:type="spellStart"/>
      <w:r w:rsidRPr="00D822A3">
        <w:rPr>
          <w:rStyle w:val="CodeInText"/>
          <w:lang w:val="en-GB"/>
        </w:rPr>
        <w:t>generateReturnStatement</w:t>
      </w:r>
      <w:proofErr w:type="spellEnd"/>
      <w:r w:rsidRPr="00D822A3">
        <w:rPr>
          <w:lang w:val="en-GB"/>
        </w:rPr>
        <w:t xml:space="preserve"> method is </w:t>
      </w:r>
      <w:proofErr w:type="spellStart"/>
      <w:r w:rsidRPr="00D822A3">
        <w:rPr>
          <w:lang w:val="en-GB"/>
        </w:rPr>
        <w:t>surprisely</w:t>
      </w:r>
      <w:proofErr w:type="spellEnd"/>
      <w:r w:rsidRPr="00D822A3">
        <w:rPr>
          <w:lang w:val="en-GB"/>
        </w:rPr>
        <w:t xml:space="preserve">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 xml:space="preserve">If the </w:t>
      </w:r>
      <w:proofErr w:type="spellStart"/>
      <w:r w:rsidRPr="00D822A3">
        <w:rPr>
          <w:lang w:val="en-GB"/>
        </w:rPr>
        <w:t>sorrounding</w:t>
      </w:r>
      <w:proofErr w:type="spellEnd"/>
      <w:r w:rsidRPr="00D822A3">
        <w:rPr>
          <w:lang w:val="en-GB"/>
        </w:rPr>
        <w:t xml:space="preserve"> function returns a pointer and the expression type is array, we compare the pointer type with array type. If the return expression is a </w:t>
      </w:r>
      <w:proofErr w:type="gramStart"/>
      <w:r w:rsidRPr="00D822A3">
        <w:rPr>
          <w:lang w:val="en-GB"/>
        </w:rPr>
        <w:t>string</w:t>
      </w:r>
      <w:proofErr w:type="gramEnd"/>
      <w:r w:rsidRPr="00D822A3">
        <w:rPr>
          <w:lang w:val="en-GB"/>
        </w:rPr>
        <w:t xml:space="preserve">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w:t>
      </w:r>
      <w:proofErr w:type="gramStart"/>
      <w:r w:rsidRPr="00D822A3">
        <w:rPr>
          <w:lang w:val="en-GB"/>
        </w:rPr>
        <w:t>has to</w:t>
      </w:r>
      <w:proofErr w:type="gramEnd"/>
      <w:r w:rsidRPr="00D822A3">
        <w:rPr>
          <w:lang w:val="en-GB"/>
        </w:rPr>
        <w:t xml:space="preserve">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w:t>
      </w:r>
      <w:proofErr w:type="gramStart"/>
      <w:r w:rsidRPr="00D822A3">
        <w:rPr>
          <w:lang w:val="en-GB"/>
        </w:rPr>
        <w:t>expression</w:t>
      </w:r>
      <w:proofErr w:type="gramEnd"/>
      <w:r w:rsidRPr="00D822A3">
        <w:rPr>
          <w:lang w:val="en-GB"/>
        </w:rPr>
        <w:t xml:space="preserve">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proofErr w:type="spellStart"/>
      <w:r w:rsidRPr="00D822A3">
        <w:rPr>
          <w:lang w:val="en-GB"/>
        </w:rPr>
        <w:t>MainParser.cs</w:t>
      </w:r>
      <w:proofErr w:type="spellEnd"/>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proofErr w:type="spellStart"/>
      <w:r w:rsidRPr="00D822A3">
        <w:rPr>
          <w:lang w:val="en-GB"/>
        </w:rPr>
        <w:t>MiddleCodeGenerator.cs</w:t>
      </w:r>
      <w:proofErr w:type="spellEnd"/>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 xml:space="preserve">If it </w:t>
      </w:r>
      <w:proofErr w:type="gramStart"/>
      <w:r w:rsidR="00EE7DF5" w:rsidRPr="00D822A3">
        <w:rPr>
          <w:highlight w:val="white"/>
          <w:lang w:val="en-GB"/>
        </w:rPr>
        <w:t>does</w:t>
      </w:r>
      <w:proofErr w:type="gramEnd"/>
      <w:r w:rsidR="00EE7DF5" w:rsidRPr="00D822A3">
        <w:rPr>
          <w:highlight w:val="white"/>
          <w:lang w:val="en-GB"/>
        </w:rPr>
        <w:t xml:space="preserve">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lastRenderedPageBreak/>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09C1BC1" w:rsidR="005762AE" w:rsidRDefault="005762AE" w:rsidP="005762AE">
      <w:pPr>
        <w:pStyle w:val="Code"/>
        <w:rPr>
          <w:highlight w:val="white"/>
          <w:lang w:val="en-GB"/>
        </w:rPr>
      </w:pPr>
      <w:r w:rsidRPr="00D822A3">
        <w:rPr>
          <w:highlight w:val="white"/>
          <w:lang w:val="en-GB"/>
        </w:rPr>
        <w:t xml:space="preserve">                      null, expression.Symbol);</w:t>
      </w:r>
    </w:p>
    <w:p w14:paraId="2FE1AFA1" w14:textId="001B785A" w:rsidR="00D47384" w:rsidRPr="00D47384" w:rsidRDefault="00D47384" w:rsidP="00D47384">
      <w:pPr>
        <w:pStyle w:val="Code"/>
        <w:rPr>
          <w:highlight w:val="white"/>
        </w:rPr>
      </w:pPr>
    </w:p>
    <w:p w14:paraId="48861122" w14:textId="77777777" w:rsidR="00D47384" w:rsidRPr="00D47384" w:rsidRDefault="00D47384" w:rsidP="00D47384">
      <w:pPr>
        <w:pStyle w:val="Code"/>
        <w:rPr>
          <w:highlight w:val="white"/>
        </w:rPr>
      </w:pPr>
      <w:r w:rsidRPr="00D47384">
        <w:rPr>
          <w:highlight w:val="white"/>
        </w:rPr>
        <w:t xml:space="preserve">        if (SymbolTable.CurrentFunction.UniqueName.Equals</w:t>
      </w:r>
    </w:p>
    <w:p w14:paraId="5A4C15AC" w14:textId="77777777" w:rsidR="00D47384" w:rsidRPr="00D47384" w:rsidRDefault="00D47384" w:rsidP="00D47384">
      <w:pPr>
        <w:pStyle w:val="Code"/>
        <w:rPr>
          <w:highlight w:val="white"/>
        </w:rPr>
      </w:pPr>
      <w:r w:rsidRPr="00D47384">
        <w:rPr>
          <w:highlight w:val="white"/>
        </w:rPr>
        <w:t xml:space="preserve">                        (AssemblyCodeGenerator.MainName)) {</w:t>
      </w:r>
    </w:p>
    <w:p w14:paraId="33E85CE6" w14:textId="77777777" w:rsidR="00D47384" w:rsidRPr="00D47384" w:rsidRDefault="00D47384" w:rsidP="00D47384">
      <w:pPr>
        <w:pStyle w:val="Code"/>
        <w:rPr>
          <w:highlight w:val="white"/>
        </w:rPr>
      </w:pPr>
      <w:r w:rsidRPr="00D47384">
        <w:rPr>
          <w:highlight w:val="white"/>
        </w:rPr>
        <w:t xml:space="preserve">          AddMiddleCode(codeList, MiddleOperator.Exit);</w:t>
      </w:r>
    </w:p>
    <w:p w14:paraId="7440AF3B" w14:textId="77777777" w:rsidR="00D47384" w:rsidRPr="00D47384" w:rsidRDefault="00D47384" w:rsidP="00D47384">
      <w:pPr>
        <w:pStyle w:val="Code"/>
        <w:rPr>
          <w:highlight w:val="white"/>
        </w:rPr>
      </w:pPr>
      <w:r w:rsidRPr="00D47384">
        <w:rPr>
          <w:highlight w:val="white"/>
        </w:rPr>
        <w:t xml:space="preserve">        }</w:t>
      </w:r>
    </w:p>
    <w:p w14:paraId="4B8188B5" w14:textId="56CA1781" w:rsidR="00AC571D" w:rsidRPr="00D822A3" w:rsidRDefault="00AC571D" w:rsidP="005762AE">
      <w:pPr>
        <w:pStyle w:val="Code"/>
        <w:rPr>
          <w:highlight w:val="white"/>
          <w:lang w:val="en-GB"/>
        </w:rPr>
      </w:pPr>
      <w:r w:rsidRPr="00D822A3">
        <w:rPr>
          <w:highlight w:val="white"/>
          <w:lang w:val="en-GB"/>
        </w:rPr>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EB705E9" w:rsidR="00CB4B89" w:rsidRDefault="00CB4B89" w:rsidP="00CB4B89">
      <w:pPr>
        <w:pStyle w:val="Code"/>
        <w:rPr>
          <w:highlight w:val="white"/>
          <w:lang w:val="en-GB"/>
        </w:rPr>
      </w:pPr>
      <w:r w:rsidRPr="00D822A3">
        <w:rPr>
          <w:highlight w:val="white"/>
          <w:lang w:val="en-GB"/>
        </w:rPr>
        <w:t xml:space="preserve">        AddMiddleCode(codeList, MiddleOperator.Return);</w:t>
      </w:r>
    </w:p>
    <w:p w14:paraId="4E6ABC98" w14:textId="77777777" w:rsidR="00D47384" w:rsidRDefault="00D47384" w:rsidP="00CB4B89">
      <w:pPr>
        <w:pStyle w:val="Code"/>
        <w:rPr>
          <w:highlight w:val="white"/>
          <w:lang w:val="en-GB"/>
        </w:rPr>
      </w:pPr>
    </w:p>
    <w:p w14:paraId="5E708E6B" w14:textId="77777777" w:rsidR="00D47384" w:rsidRPr="00D47384" w:rsidRDefault="00D47384" w:rsidP="00D47384">
      <w:pPr>
        <w:pStyle w:val="Code"/>
        <w:rPr>
          <w:highlight w:val="white"/>
        </w:rPr>
      </w:pPr>
      <w:r w:rsidRPr="00D47384">
        <w:rPr>
          <w:highlight w:val="white"/>
        </w:rPr>
        <w:t xml:space="preserve">        if (SymbolTable.CurrentFunction.UniqueName.Equals</w:t>
      </w:r>
    </w:p>
    <w:p w14:paraId="1F148C32" w14:textId="77777777" w:rsidR="00D47384" w:rsidRPr="00D47384" w:rsidRDefault="00D47384" w:rsidP="00D47384">
      <w:pPr>
        <w:pStyle w:val="Code"/>
        <w:rPr>
          <w:highlight w:val="white"/>
        </w:rPr>
      </w:pPr>
      <w:r w:rsidRPr="00D47384">
        <w:rPr>
          <w:highlight w:val="white"/>
        </w:rPr>
        <w:t xml:space="preserve">                        (AssemblyCodeGenerator.MainName)) {</w:t>
      </w:r>
    </w:p>
    <w:p w14:paraId="72530E29" w14:textId="77777777" w:rsidR="00D47384" w:rsidRPr="00D47384" w:rsidRDefault="00D47384" w:rsidP="00D47384">
      <w:pPr>
        <w:pStyle w:val="Code"/>
        <w:rPr>
          <w:highlight w:val="white"/>
        </w:rPr>
      </w:pPr>
      <w:r w:rsidRPr="00D47384">
        <w:rPr>
          <w:highlight w:val="white"/>
        </w:rPr>
        <w:t xml:space="preserve">          AddMiddleCode(codeList, MiddleOperator.Exit);</w:t>
      </w:r>
    </w:p>
    <w:p w14:paraId="77533D57" w14:textId="77777777" w:rsidR="00D47384" w:rsidRPr="00D47384" w:rsidRDefault="00D47384" w:rsidP="00D47384">
      <w:pPr>
        <w:pStyle w:val="Code"/>
        <w:rPr>
          <w:highlight w:val="white"/>
        </w:rPr>
      </w:pPr>
      <w:r w:rsidRPr="00D47384">
        <w:rPr>
          <w:highlight w:val="white"/>
        </w:rPr>
        <w:t xml:space="preserve">        }</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3" w:name="_Toc54625042"/>
      <w:r w:rsidRPr="00D822A3">
        <w:rPr>
          <w:lang w:val="en-GB"/>
        </w:rPr>
        <w:t>Optional Expression Statement</w:t>
      </w:r>
      <w:bookmarkEnd w:id="15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44917B03" w:rsidR="006A7B9E" w:rsidRPr="00D822A3" w:rsidRDefault="006A7B9E" w:rsidP="006A7B9E">
      <w:pPr>
        <w:rPr>
          <w:lang w:val="en-GB"/>
        </w:rPr>
      </w:pPr>
      <w:r w:rsidRPr="00D822A3">
        <w:rPr>
          <w:lang w:val="en-GB"/>
        </w:rPr>
        <w:t xml:space="preserve">An expression statement is an optional expression followed by a semicolon. The expression is </w:t>
      </w:r>
      <w:proofErr w:type="gramStart"/>
      <w:r w:rsidRPr="00D822A3">
        <w:rPr>
          <w:lang w:val="en-GB"/>
        </w:rPr>
        <w:t>evaluated</w:t>
      </w:r>
      <w:proofErr w:type="gramEnd"/>
      <w:r w:rsidRPr="00D822A3">
        <w:rPr>
          <w:lang w:val="en-GB"/>
        </w:rPr>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proofErr w:type="spellStart"/>
      <w:r w:rsidRPr="00D822A3">
        <w:rPr>
          <w:highlight w:val="white"/>
          <w:lang w:val="en-GB"/>
        </w:rPr>
        <w:t>MainParser.gppg</w:t>
      </w:r>
      <w:proofErr w:type="spellEnd"/>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proofErr w:type="spellStart"/>
      <w:r w:rsidRPr="00D822A3">
        <w:rPr>
          <w:lang w:val="en-GB"/>
        </w:rPr>
        <w:lastRenderedPageBreak/>
        <w:t>MiddleCodeGenerator.cs</w:t>
      </w:r>
      <w:proofErr w:type="spellEnd"/>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4" w:name="_Toc54625043"/>
      <w:r w:rsidRPr="00D822A3">
        <w:rPr>
          <w:lang w:val="en-GB"/>
        </w:rPr>
        <w:t>Block Statement</w:t>
      </w:r>
      <w:bookmarkEnd w:id="15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 xml:space="preserve">The block statement simple, a block is just a list of statements surrounded by brackets. Since </w:t>
      </w:r>
      <w:proofErr w:type="gramStart"/>
      <w:r w:rsidRPr="00D822A3">
        <w:rPr>
          <w:lang w:val="en-GB"/>
        </w:rPr>
        <w:t>a two variables</w:t>
      </w:r>
      <w:proofErr w:type="gramEnd"/>
      <w:r w:rsidRPr="00D822A3">
        <w:rPr>
          <w:lang w:val="en-GB"/>
        </w:rPr>
        <w:t xml:space="preserve">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proofErr w:type="spellStart"/>
      <w:r w:rsidRPr="00D822A3">
        <w:rPr>
          <w:lang w:val="en-GB"/>
        </w:rPr>
        <w:t>MainParser.cs</w:t>
      </w:r>
      <w:proofErr w:type="spellEnd"/>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229EFCCA" w14:textId="77777777" w:rsidR="006D1A61" w:rsidRPr="006D1A61" w:rsidRDefault="006D1A61" w:rsidP="006D1A61">
      <w:pPr>
        <w:pStyle w:val="Code"/>
        <w:rPr>
          <w:highlight w:val="white"/>
        </w:rPr>
      </w:pPr>
      <w:r w:rsidRPr="006D1A61">
        <w:rPr>
          <w:highlight w:val="white"/>
        </w:rPr>
        <w:t xml:space="preserve">    optional_declaration_list optional_statement_list RIGHT_BLOCK {</w:t>
      </w:r>
    </w:p>
    <w:p w14:paraId="4854A899" w14:textId="77777777" w:rsidR="006D1A61" w:rsidRPr="006D1A61" w:rsidRDefault="006D1A61" w:rsidP="006D1A61">
      <w:pPr>
        <w:pStyle w:val="Code"/>
        <w:rPr>
          <w:highlight w:val="white"/>
        </w:rPr>
      </w:pPr>
      <w:r w:rsidRPr="006D1A61">
        <w:rPr>
          <w:highlight w:val="white"/>
        </w:rPr>
        <w:t xml:space="preserve">      SymbolTable.CurrentTable =</w:t>
      </w:r>
    </w:p>
    <w:p w14:paraId="72D4DFE7" w14:textId="77777777" w:rsidR="006D1A61" w:rsidRPr="006D1A61" w:rsidRDefault="006D1A61" w:rsidP="006D1A61">
      <w:pPr>
        <w:pStyle w:val="Code"/>
        <w:rPr>
          <w:highlight w:val="white"/>
        </w:rPr>
      </w:pPr>
      <w:r w:rsidRPr="006D1A61">
        <w:rPr>
          <w:highlight w:val="white"/>
        </w:rPr>
        <w:t xml:space="preserve">        SymbolTable.CurrentTable.ParentTable;</w:t>
      </w:r>
    </w:p>
    <w:p w14:paraId="6B9E9774" w14:textId="05CCD546" w:rsidR="006D1A61" w:rsidRPr="006D1A61" w:rsidRDefault="006D1A61" w:rsidP="006D1A61">
      <w:pPr>
        <w:pStyle w:val="Code"/>
        <w:rPr>
          <w:highlight w:val="white"/>
        </w:rPr>
      </w:pPr>
      <w:r w:rsidRPr="006D1A61">
        <w:rPr>
          <w:highlight w:val="white"/>
        </w:rPr>
        <w:t xml:space="preserve">      $4.</w:t>
      </w:r>
      <w:r w:rsidR="00393ED1">
        <w:rPr>
          <w:highlight w:val="white"/>
        </w:rPr>
        <w:t>CodeList.</w:t>
      </w:r>
      <w:r w:rsidRPr="006D1A61">
        <w:rPr>
          <w:highlight w:val="white"/>
        </w:rPr>
        <w:t>InsertRange(0, $3);</w:t>
      </w:r>
    </w:p>
    <w:p w14:paraId="3E2524C4" w14:textId="77777777" w:rsidR="006D1A61" w:rsidRPr="006D1A61" w:rsidRDefault="006D1A61" w:rsidP="006D1A61">
      <w:pPr>
        <w:pStyle w:val="Code"/>
        <w:rPr>
          <w:highlight w:val="white"/>
        </w:rPr>
      </w:pPr>
      <w:r w:rsidRPr="006D1A61">
        <w:rPr>
          <w:highlight w:val="white"/>
        </w:rPr>
        <w:t xml:space="preserve">      $$ = $4;</w:t>
      </w:r>
    </w:p>
    <w:p w14:paraId="32005523" w14:textId="77777777" w:rsidR="006D1A61" w:rsidRPr="006D1A61" w:rsidRDefault="006D1A61" w:rsidP="006D1A61">
      <w:pPr>
        <w:pStyle w:val="Code"/>
        <w:rPr>
          <w:highlight w:val="white"/>
        </w:rPr>
      </w:pPr>
      <w:r w:rsidRPr="006D1A61">
        <w:rPr>
          <w:highlight w:val="white"/>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 xml:space="preserve">In case of </w:t>
      </w:r>
      <w:proofErr w:type="gramStart"/>
      <w:r w:rsidRPr="00D822A3">
        <w:rPr>
          <w:highlight w:val="white"/>
          <w:lang w:val="en-GB"/>
        </w:rPr>
        <w:t>an</w:t>
      </w:r>
      <w:proofErr w:type="gramEnd"/>
      <w:r w:rsidRPr="00D822A3">
        <w:rPr>
          <w:highlight w:val="white"/>
          <w:lang w:val="en-GB"/>
        </w:rPr>
        <w:t xml:space="preserve">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5" w:name="_Toc54625044"/>
      <w:r w:rsidRPr="00D822A3">
        <w:rPr>
          <w:lang w:val="en-GB"/>
        </w:rPr>
        <w:t>Declaration Statement</w:t>
      </w:r>
      <w:bookmarkEnd w:id="15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3440DD8B" w:rsidR="004D5DB0" w:rsidRDefault="00FB6AA4" w:rsidP="00FB6AA4">
      <w:pPr>
        <w:pStyle w:val="CodeHeader"/>
        <w:rPr>
          <w:lang w:val="en-GB"/>
        </w:rPr>
      </w:pPr>
      <w:proofErr w:type="spellStart"/>
      <w:r w:rsidRPr="00D822A3">
        <w:rPr>
          <w:lang w:val="en-GB"/>
        </w:rPr>
        <w:lastRenderedPageBreak/>
        <w:t>MainParser.cs</w:t>
      </w:r>
      <w:proofErr w:type="spellEnd"/>
    </w:p>
    <w:p w14:paraId="377FF5B0" w14:textId="722157AE" w:rsidR="00A5166E" w:rsidRPr="00D822A3" w:rsidRDefault="00A5166E" w:rsidP="00FB6AA4">
      <w:pPr>
        <w:pStyle w:val="CodeHeader"/>
        <w:rPr>
          <w:lang w:val="en-GB"/>
        </w:rPr>
      </w:pPr>
      <w:r>
        <w:rPr>
          <w:lang w:val="en-GB"/>
        </w:rPr>
        <w:t>XXX</w:t>
      </w:r>
    </w:p>
    <w:p w14:paraId="0A738E58" w14:textId="77777777" w:rsidR="00017213" w:rsidRPr="00D822A3" w:rsidRDefault="00017213" w:rsidP="00017213">
      <w:pPr>
        <w:pStyle w:val="Rubrik3"/>
        <w:tabs>
          <w:tab w:val="num" w:pos="360"/>
        </w:tabs>
        <w:rPr>
          <w:lang w:val="en-GB"/>
        </w:rPr>
      </w:pPr>
      <w:bookmarkStart w:id="156" w:name="_Toc54625045"/>
      <w:r w:rsidRPr="00D822A3">
        <w:rPr>
          <w:lang w:val="en-GB"/>
        </w:rPr>
        <w:t>Jump Register Statements</w:t>
      </w:r>
      <w:bookmarkEnd w:id="156"/>
    </w:p>
    <w:p w14:paraId="0E286EA8" w14:textId="77777777" w:rsidR="00017213" w:rsidRPr="00D822A3" w:rsidRDefault="00017213" w:rsidP="00017213">
      <w:pPr>
        <w:rPr>
          <w:lang w:val="en-GB"/>
        </w:rPr>
      </w:pPr>
      <w:r w:rsidRPr="00D822A3">
        <w:rPr>
          <w:lang w:val="en-GB"/>
        </w:rPr>
        <w:t xml:space="preserve">When performing a call to a function which address is stored in a pointer </w:t>
      </w:r>
      <w:proofErr w:type="gramStart"/>
      <w:r w:rsidRPr="00D822A3">
        <w:rPr>
          <w:lang w:val="en-GB"/>
        </w:rPr>
        <w:t>variables</w:t>
      </w:r>
      <w:proofErr w:type="gramEnd"/>
      <w:r w:rsidRPr="00D822A3">
        <w:rPr>
          <w:lang w:val="en-GB"/>
        </w:rPr>
        <w:t xml:space="preserve"> we need to store the address in a register and jump to that register.</w:t>
      </w:r>
    </w:p>
    <w:p w14:paraId="4029EEB6" w14:textId="77777777" w:rsidR="00017213" w:rsidRPr="00D822A3" w:rsidRDefault="00017213" w:rsidP="00017213">
      <w:pPr>
        <w:pStyle w:val="CodeHeader"/>
        <w:rPr>
          <w:lang w:val="en-GB"/>
        </w:rPr>
      </w:pPr>
      <w:proofErr w:type="spellStart"/>
      <w:r w:rsidRPr="00D822A3">
        <w:rPr>
          <w:lang w:val="en-GB"/>
        </w:rPr>
        <w:t>MainParser.gppg</w:t>
      </w:r>
      <w:proofErr w:type="spellEnd"/>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7" w:name="_Toc54625046"/>
      <w:r w:rsidRPr="00D822A3">
        <w:rPr>
          <w:lang w:val="en-GB"/>
        </w:rPr>
        <w:t>Interrupt Statements</w:t>
      </w:r>
      <w:bookmarkEnd w:id="15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proofErr w:type="spellStart"/>
      <w:r w:rsidRPr="00D822A3">
        <w:rPr>
          <w:lang w:val="en-GB"/>
        </w:rPr>
        <w:t>MainParser.gppg</w:t>
      </w:r>
      <w:proofErr w:type="spellEnd"/>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8" w:name="_Toc54625047"/>
      <w:r w:rsidRPr="00D822A3">
        <w:rPr>
          <w:lang w:val="en-GB"/>
        </w:rPr>
        <w:t>System Call Statements</w:t>
      </w:r>
      <w:bookmarkEnd w:id="15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proofErr w:type="spellStart"/>
      <w:r w:rsidRPr="00D822A3">
        <w:rPr>
          <w:lang w:val="en-GB"/>
        </w:rPr>
        <w:t>MainParser.gppg</w:t>
      </w:r>
      <w:proofErr w:type="spellEnd"/>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9" w:name="_Toc54625048"/>
      <w:r w:rsidRPr="00D822A3">
        <w:rPr>
          <w:lang w:val="en-GB"/>
        </w:rPr>
        <w:lastRenderedPageBreak/>
        <w:t>Expression</w:t>
      </w:r>
      <w:r w:rsidR="00FE4E0C" w:rsidRPr="00D822A3">
        <w:rPr>
          <w:lang w:val="en-GB"/>
        </w:rPr>
        <w:t>s</w:t>
      </w:r>
      <w:bookmarkEnd w:id="159"/>
    </w:p>
    <w:p w14:paraId="30F881BE" w14:textId="77777777" w:rsidR="00733710" w:rsidRDefault="00733710" w:rsidP="00733710">
      <w:pPr>
        <w:pStyle w:val="Rubrik3"/>
        <w:rPr>
          <w:highlight w:val="white"/>
          <w:lang w:val="en-GB"/>
        </w:rPr>
      </w:pPr>
      <w:bookmarkStart w:id="160" w:name="_Toc54625049"/>
      <w:r>
        <w:rPr>
          <w:highlight w:val="white"/>
          <w:lang w:val="en-GB"/>
        </w:rPr>
        <w:t>The Expression Class</w:t>
      </w:r>
      <w:bookmarkEnd w:id="160"/>
    </w:p>
    <w:p w14:paraId="48962F56" w14:textId="77777777" w:rsidR="00733710" w:rsidRPr="00D822A3" w:rsidRDefault="00733710" w:rsidP="00733710">
      <w:pPr>
        <w:pStyle w:val="CodeHeader"/>
        <w:rPr>
          <w:highlight w:val="white"/>
          <w:lang w:val="en-GB"/>
        </w:rPr>
      </w:pPr>
      <w:proofErr w:type="spellStart"/>
      <w:r w:rsidRPr="00D822A3">
        <w:rPr>
          <w:highlight w:val="white"/>
          <w:lang w:val="en-GB"/>
        </w:rPr>
        <w:t>Expression.cs</w:t>
      </w:r>
      <w:proofErr w:type="spellEnd"/>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proofErr w:type="spellStart"/>
      <w:r w:rsidRPr="00D822A3">
        <w:rPr>
          <w:highlight w:val="white"/>
          <w:lang w:val="en-GB"/>
        </w:rPr>
        <w:t>MainParser.cs</w:t>
      </w:r>
      <w:proofErr w:type="spellEnd"/>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lastRenderedPageBreak/>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proofErr w:type="spellStart"/>
      <w:r w:rsidRPr="00D822A3">
        <w:rPr>
          <w:highlight w:val="white"/>
          <w:lang w:val="en-GB"/>
        </w:rPr>
        <w:t>MiddleCodeGenerator.cs</w:t>
      </w:r>
      <w:proofErr w:type="spellEnd"/>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 xml:space="preserve">We return the symbol of the right </w:t>
      </w:r>
      <w:proofErr w:type="gramStart"/>
      <w:r w:rsidR="00D3214F">
        <w:rPr>
          <w:highlight w:val="white"/>
          <w:lang w:val="en-GB"/>
        </w:rPr>
        <w:t>expression</w:t>
      </w:r>
      <w:r w:rsidR="000B51B9">
        <w:rPr>
          <w:highlight w:val="white"/>
          <w:lang w:val="en-GB"/>
        </w:rPr>
        <w:t>, and</w:t>
      </w:r>
      <w:proofErr w:type="gramEnd"/>
      <w:r w:rsidR="000B51B9">
        <w:rPr>
          <w:highlight w:val="white"/>
          <w:lang w:val="en-GB"/>
        </w:rPr>
        <w:t xml:space="preserve">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1" w:name="_Toc54625050"/>
      <w:r w:rsidRPr="00D822A3">
        <w:rPr>
          <w:lang w:val="en-GB"/>
        </w:rPr>
        <w:t xml:space="preserve">The </w:t>
      </w:r>
      <w:r w:rsidR="009E1435" w:rsidRPr="00D822A3">
        <w:rPr>
          <w:lang w:val="en-GB"/>
        </w:rPr>
        <w:t>Assignment Expression</w:t>
      </w:r>
      <w:bookmarkEnd w:id="161"/>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proofErr w:type="spellStart"/>
      <w:r w:rsidRPr="00D822A3">
        <w:rPr>
          <w:highlight w:val="white"/>
          <w:lang w:val="en-GB"/>
        </w:rPr>
        <w:t>MainParser.cs</w:t>
      </w:r>
      <w:proofErr w:type="spellEnd"/>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lastRenderedPageBreak/>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proofErr w:type="spellStart"/>
      <w:r w:rsidRPr="00D822A3">
        <w:rPr>
          <w:highlight w:val="white"/>
          <w:lang w:val="en-GB"/>
        </w:rPr>
        <w:t>MiddleCodeGenerator.cs</w:t>
      </w:r>
      <w:proofErr w:type="spellEnd"/>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9CFCE6C" w14:textId="77777777" w:rsidR="00C40156" w:rsidRDefault="00C40156" w:rsidP="00C40156">
      <w:pPr>
        <w:pStyle w:val="Code"/>
        <w:rPr>
          <w:highlight w:val="white"/>
        </w:rPr>
      </w:pPr>
      <w:r w:rsidRPr="00C40156">
        <w:rPr>
          <w:highlight w:val="white"/>
        </w:rPr>
        <w:t xml:space="preserve">      rightExpression =</w:t>
      </w:r>
    </w:p>
    <w:p w14:paraId="7A3509A2" w14:textId="34A9E29C" w:rsidR="00C40156" w:rsidRDefault="00C40156" w:rsidP="00C40156">
      <w:pPr>
        <w:pStyle w:val="Code"/>
        <w:rPr>
          <w:highlight w:val="white"/>
        </w:rPr>
      </w:pPr>
      <w:r>
        <w:rPr>
          <w:highlight w:val="white"/>
        </w:rPr>
        <w:t xml:space="preserve">       </w:t>
      </w:r>
      <w:r w:rsidRPr="00C40156">
        <w:rPr>
          <w:highlight w:val="white"/>
        </w:rPr>
        <w:t xml:space="preserve"> TypeCast.ImplicitCast(rightExpression, leftExpression.Symbol.Type);</w:t>
      </w:r>
    </w:p>
    <w:p w14:paraId="746750D6" w14:textId="77777777" w:rsidR="00C40156" w:rsidRPr="00C40156" w:rsidRDefault="00C40156" w:rsidP="00C40156">
      <w:pPr>
        <w:pStyle w:val="Code"/>
        <w:rPr>
          <w:highlight w:val="white"/>
        </w:rPr>
      </w:pP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lastRenderedPageBreak/>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lastRenderedPageBreak/>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6B5B4107" w:rsidR="00974137" w:rsidRDefault="00974137" w:rsidP="00974137">
      <w:pPr>
        <w:pStyle w:val="Code"/>
        <w:rPr>
          <w:highlight w:val="white"/>
          <w:lang w:val="en-GB"/>
        </w:rPr>
      </w:pPr>
      <w:r w:rsidRPr="00D822A3">
        <w:rPr>
          <w:highlight w:val="white"/>
          <w:lang w:val="en-GB"/>
        </w:rPr>
        <w:t xml:space="preserve">        else {</w:t>
      </w:r>
    </w:p>
    <w:p w14:paraId="6BA86FF9" w14:textId="77777777" w:rsidR="00EC1143" w:rsidRPr="00EC1143" w:rsidRDefault="00EC1143" w:rsidP="00EC1143">
      <w:pPr>
        <w:pStyle w:val="Code"/>
        <w:rPr>
          <w:highlight w:val="white"/>
        </w:rPr>
      </w:pPr>
      <w:r w:rsidRPr="00EC1143">
        <w:rPr>
          <w:highlight w:val="white"/>
        </w:rPr>
        <w:t xml:space="preserve">          if (leftExpression.Symbol.Type.IsStructOrUnion()) {</w:t>
      </w:r>
    </w:p>
    <w:p w14:paraId="3ABF63B1" w14:textId="2C6709EC" w:rsidR="00D846FD" w:rsidRPr="00D846FD" w:rsidRDefault="00D846FD" w:rsidP="00D846FD">
      <w:pPr>
        <w:pStyle w:val="Code"/>
        <w:rPr>
          <w:highlight w:val="white"/>
        </w:rPr>
      </w:pPr>
      <w:r w:rsidRPr="00D846FD">
        <w:rPr>
          <w:highlight w:val="white"/>
        </w:rPr>
        <w:t xml:space="preserve">            AddMiddleCode(longList, MiddleOperator.</w:t>
      </w:r>
      <w:r w:rsidR="008E27F0">
        <w:rPr>
          <w:highlight w:val="white"/>
        </w:rPr>
        <w:t>AssignInit</w:t>
      </w:r>
      <w:r w:rsidRPr="00D846FD">
        <w:rPr>
          <w:highlight w:val="white"/>
        </w:rPr>
        <w:t>,</w:t>
      </w:r>
    </w:p>
    <w:p w14:paraId="5B604561" w14:textId="77777777" w:rsidR="00D846FD" w:rsidRPr="00D846FD" w:rsidRDefault="00D846FD" w:rsidP="00D846FD">
      <w:pPr>
        <w:pStyle w:val="Code"/>
        <w:rPr>
          <w:highlight w:val="white"/>
        </w:rPr>
      </w:pPr>
      <w:r w:rsidRPr="00D846FD">
        <w:rPr>
          <w:highlight w:val="white"/>
        </w:rPr>
        <w:t xml:space="preserve">                          leftExpression.Symbol, rightExpression.Symbol);</w:t>
      </w:r>
    </w:p>
    <w:p w14:paraId="5DD2A079" w14:textId="77777777" w:rsidR="00EC1143" w:rsidRPr="00EC1143" w:rsidRDefault="00EC1143" w:rsidP="00EC1143">
      <w:pPr>
        <w:pStyle w:val="Code"/>
        <w:rPr>
          <w:highlight w:val="white"/>
        </w:rPr>
      </w:pPr>
      <w:r w:rsidRPr="00EC1143">
        <w:rPr>
          <w:highlight w:val="white"/>
        </w:rPr>
        <w:t xml:space="preserve">          }</w:t>
      </w:r>
    </w:p>
    <w:p w14:paraId="746319D8" w14:textId="77777777" w:rsidR="00EC1143" w:rsidRPr="00EC1143" w:rsidRDefault="00EC1143" w:rsidP="00EC1143">
      <w:pPr>
        <w:pStyle w:val="Code"/>
        <w:rPr>
          <w:highlight w:val="white"/>
        </w:rPr>
      </w:pP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2" w:name="_Toc54625051"/>
      <w:r w:rsidRPr="00D822A3">
        <w:rPr>
          <w:lang w:val="en-GB"/>
        </w:rPr>
        <w:t>The Condition Expression</w:t>
      </w:r>
      <w:bookmarkEnd w:id="162"/>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proofErr w:type="spellStart"/>
      <w:r w:rsidRPr="00D822A3">
        <w:rPr>
          <w:lang w:val="en-GB"/>
        </w:rPr>
        <w:t>MainParser.gppg</w:t>
      </w:r>
      <w:proofErr w:type="spellEnd"/>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proofErr w:type="spellStart"/>
      <w:r w:rsidRPr="00D822A3">
        <w:rPr>
          <w:highlight w:val="white"/>
          <w:lang w:val="en-GB"/>
        </w:rPr>
        <w:t>MiddleCodeGenerator.cs</w:t>
      </w:r>
      <w:proofErr w:type="spellEnd"/>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lastRenderedPageBreak/>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w:t>
      </w:r>
      <w:proofErr w:type="spellStart"/>
      <w:r w:rsidRPr="00D822A3">
        <w:rPr>
          <w:highlight w:val="white"/>
          <w:lang w:val="en-GB"/>
        </w:rPr>
        <w:t>backpathing</w:t>
      </w:r>
      <w:proofErr w:type="spellEnd"/>
      <w:r w:rsidRPr="00D822A3">
        <w:rPr>
          <w:highlight w:val="white"/>
          <w:lang w:val="en-GB"/>
        </w:rPr>
        <w:t xml:space="preserve">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lastRenderedPageBreak/>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0F1AD45" w14:textId="77777777" w:rsidR="001812FF" w:rsidRPr="001812FF" w:rsidRDefault="001812FF" w:rsidP="001812FF">
      <w:pPr>
        <w:pStyle w:val="Code"/>
        <w:rPr>
          <w:highlight w:val="white"/>
        </w:rPr>
      </w:pPr>
      <w:r w:rsidRPr="001812FF">
        <w:rPr>
          <w:highlight w:val="white"/>
        </w:rPr>
        <w:t xml:space="preserve">        if (maxType.IsFloating()) {</w:t>
      </w:r>
    </w:p>
    <w:p w14:paraId="42910B08" w14:textId="77777777" w:rsidR="001812FF" w:rsidRPr="001812FF" w:rsidRDefault="001812FF" w:rsidP="001812FF">
      <w:pPr>
        <w:pStyle w:val="Code"/>
        <w:rPr>
          <w:highlight w:val="white"/>
        </w:rPr>
      </w:pPr>
      <w:r w:rsidRPr="001812FF">
        <w:rPr>
          <w:highlight w:val="white"/>
        </w:rPr>
        <w:t xml:space="preserve">          AddMiddleCode(trueExpression.LongList,</w:t>
      </w:r>
    </w:p>
    <w:p w14:paraId="5160F903" w14:textId="77777777" w:rsidR="001812FF" w:rsidRPr="001812FF" w:rsidRDefault="001812FF" w:rsidP="001812FF">
      <w:pPr>
        <w:pStyle w:val="Code"/>
        <w:rPr>
          <w:highlight w:val="white"/>
        </w:rPr>
      </w:pPr>
      <w:r w:rsidRPr="001812FF">
        <w:rPr>
          <w:highlight w:val="white"/>
        </w:rPr>
        <w:t xml:space="preserve">                        MiddleOperator.DecreaseStack);</w:t>
      </w:r>
    </w:p>
    <w:p w14:paraId="103DD065" w14:textId="77777777" w:rsidR="001812FF" w:rsidRPr="001812FF" w:rsidRDefault="001812FF" w:rsidP="001812FF">
      <w:pPr>
        <w:pStyle w:val="Code"/>
        <w:rPr>
          <w:highlight w:val="white"/>
        </w:rPr>
      </w:pPr>
      <w:r w:rsidRPr="001812FF">
        <w:rPr>
          <w:highlight w:val="white"/>
        </w:rPr>
        <w:t xml:space="preserve">        }</w:t>
      </w:r>
    </w:p>
    <w:p w14:paraId="2E70602D" w14:textId="77777777" w:rsidR="001812FF" w:rsidRPr="001812FF" w:rsidRDefault="001812FF" w:rsidP="001812FF">
      <w:pPr>
        <w:pStyle w:val="Code"/>
        <w:rPr>
          <w:highlight w:val="white"/>
        </w:rPr>
      </w:pPr>
      <w:r w:rsidRPr="001812FF">
        <w:rPr>
          <w:highlight w:val="white"/>
        </w:rPr>
        <w:t xml:space="preserve">        else {</w:t>
      </w:r>
    </w:p>
    <w:p w14:paraId="62966C61" w14:textId="74F21BC5" w:rsidR="001812FF" w:rsidRPr="001812FF" w:rsidRDefault="001812FF" w:rsidP="00AA6B80">
      <w:pPr>
        <w:pStyle w:val="Code"/>
        <w:rPr>
          <w:highlight w:val="white"/>
        </w:rPr>
      </w:pPr>
      <w:r w:rsidRPr="001812FF">
        <w:rPr>
          <w:highlight w:val="white"/>
        </w:rPr>
        <w:t xml:space="preserve">          if (trueExpression.Symbol.IsTemporary()</w:t>
      </w:r>
      <w:r w:rsidR="00AA6B80">
        <w:rPr>
          <w:highlight w:val="white"/>
        </w:rPr>
        <w:t>) {</w:t>
      </w:r>
    </w:p>
    <w:p w14:paraId="3FC8C238" w14:textId="77777777" w:rsidR="001812FF" w:rsidRPr="001812FF" w:rsidRDefault="001812FF" w:rsidP="001812FF">
      <w:pPr>
        <w:pStyle w:val="Code"/>
        <w:rPr>
          <w:highlight w:val="white"/>
        </w:rPr>
      </w:pPr>
      <w:r w:rsidRPr="001812FF">
        <w:rPr>
          <w:highlight w:val="white"/>
        </w:rPr>
        <w:t xml:space="preserve">            foreach (MiddleCode middleCode in trueExpression.LongList) {</w:t>
      </w:r>
    </w:p>
    <w:p w14:paraId="13CFB749" w14:textId="77777777" w:rsidR="001812FF" w:rsidRPr="001812FF" w:rsidRDefault="001812FF" w:rsidP="001812FF">
      <w:pPr>
        <w:pStyle w:val="Code"/>
        <w:rPr>
          <w:highlight w:val="white"/>
        </w:rPr>
      </w:pPr>
      <w:r w:rsidRPr="001812FF">
        <w:rPr>
          <w:highlight w:val="white"/>
        </w:rPr>
        <w:t xml:space="preserve">              if (middleCode[0] == trueExpression.Symbol) {</w:t>
      </w:r>
    </w:p>
    <w:p w14:paraId="22B7364D" w14:textId="77777777" w:rsidR="001812FF" w:rsidRPr="001812FF" w:rsidRDefault="001812FF" w:rsidP="001812FF">
      <w:pPr>
        <w:pStyle w:val="Code"/>
        <w:rPr>
          <w:highlight w:val="white"/>
        </w:rPr>
      </w:pPr>
      <w:r w:rsidRPr="001812FF">
        <w:rPr>
          <w:highlight w:val="white"/>
        </w:rPr>
        <w:t xml:space="preserve">                middleCode[0] = symbol;</w:t>
      </w:r>
    </w:p>
    <w:p w14:paraId="69AAE616" w14:textId="77777777" w:rsidR="001812FF" w:rsidRPr="001812FF" w:rsidRDefault="001812FF" w:rsidP="001812FF">
      <w:pPr>
        <w:pStyle w:val="Code"/>
        <w:rPr>
          <w:highlight w:val="white"/>
        </w:rPr>
      </w:pPr>
      <w:r w:rsidRPr="001812FF">
        <w:rPr>
          <w:highlight w:val="white"/>
        </w:rPr>
        <w:t xml:space="preserve">              }</w:t>
      </w:r>
    </w:p>
    <w:p w14:paraId="5C49CA15" w14:textId="77777777" w:rsidR="001812FF" w:rsidRPr="001812FF" w:rsidRDefault="001812FF" w:rsidP="001812FF">
      <w:pPr>
        <w:pStyle w:val="Code"/>
        <w:rPr>
          <w:highlight w:val="white"/>
        </w:rPr>
      </w:pPr>
      <w:r w:rsidRPr="001812FF">
        <w:rPr>
          <w:highlight w:val="white"/>
        </w:rPr>
        <w:t xml:space="preserve">            }</w:t>
      </w:r>
    </w:p>
    <w:p w14:paraId="15DA7DA5" w14:textId="77777777" w:rsidR="001812FF" w:rsidRPr="001812FF" w:rsidRDefault="001812FF" w:rsidP="001812FF">
      <w:pPr>
        <w:pStyle w:val="Code"/>
        <w:rPr>
          <w:highlight w:val="white"/>
        </w:rPr>
      </w:pPr>
      <w:r w:rsidRPr="001812FF">
        <w:rPr>
          <w:highlight w:val="white"/>
        </w:rPr>
        <w:t xml:space="preserve">          }</w:t>
      </w:r>
    </w:p>
    <w:p w14:paraId="7A12D9A3" w14:textId="77777777" w:rsidR="001812FF" w:rsidRPr="001812FF" w:rsidRDefault="001812FF" w:rsidP="001812FF">
      <w:pPr>
        <w:pStyle w:val="Code"/>
        <w:rPr>
          <w:highlight w:val="white"/>
        </w:rPr>
      </w:pPr>
      <w:r w:rsidRPr="001812FF">
        <w:rPr>
          <w:highlight w:val="white"/>
        </w:rPr>
        <w:t xml:space="preserve">          else {</w:t>
      </w:r>
    </w:p>
    <w:p w14:paraId="403432FB" w14:textId="77777777" w:rsidR="001812FF" w:rsidRPr="001812FF" w:rsidRDefault="001812FF" w:rsidP="001812FF">
      <w:pPr>
        <w:pStyle w:val="Code"/>
        <w:rPr>
          <w:highlight w:val="white"/>
        </w:rPr>
      </w:pPr>
      <w:r w:rsidRPr="001812FF">
        <w:rPr>
          <w:highlight w:val="white"/>
        </w:rPr>
        <w:t xml:space="preserve">            AddMiddleCode(trueExpression.LongList, MiddleOperator.Assign,</w:t>
      </w:r>
    </w:p>
    <w:p w14:paraId="2D94AF43" w14:textId="77777777" w:rsidR="001812FF" w:rsidRPr="001812FF" w:rsidRDefault="001812FF" w:rsidP="001812FF">
      <w:pPr>
        <w:pStyle w:val="Code"/>
        <w:rPr>
          <w:highlight w:val="white"/>
        </w:rPr>
      </w:pPr>
      <w:r w:rsidRPr="001812FF">
        <w:rPr>
          <w:highlight w:val="white"/>
        </w:rPr>
        <w:t xml:space="preserve">                          symbol, trueExpression.Symbol);</w:t>
      </w:r>
    </w:p>
    <w:p w14:paraId="3C145C48" w14:textId="77777777" w:rsidR="001812FF" w:rsidRPr="001812FF" w:rsidRDefault="001812FF" w:rsidP="001812FF">
      <w:pPr>
        <w:pStyle w:val="Code"/>
        <w:rPr>
          <w:highlight w:val="white"/>
        </w:rPr>
      </w:pPr>
      <w:r w:rsidRPr="001812FF">
        <w:rPr>
          <w:highlight w:val="white"/>
        </w:rPr>
        <w:t xml:space="preserve">          }</w:t>
      </w:r>
    </w:p>
    <w:p w14:paraId="7424FFCF" w14:textId="77777777" w:rsidR="001812FF" w:rsidRPr="001812FF" w:rsidRDefault="001812FF" w:rsidP="001812FF">
      <w:pPr>
        <w:pStyle w:val="Code"/>
        <w:rPr>
          <w:highlight w:val="white"/>
        </w:rPr>
      </w:pPr>
      <w:r w:rsidRPr="001812FF">
        <w:rPr>
          <w:highlight w:val="white"/>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proofErr w:type="gramStart"/>
      <w:r w:rsidRPr="00D822A3">
        <w:rPr>
          <w:highlight w:val="white"/>
          <w:lang w:val="en-GB"/>
        </w:rPr>
        <w:t>Similar to</w:t>
      </w:r>
      <w:proofErr w:type="gramEnd"/>
      <w:r w:rsidRPr="00D822A3">
        <w:rPr>
          <w:highlight w:val="white"/>
          <w:lang w:val="en-GB"/>
        </w:rPr>
        <w:t xml:space="preserve">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74C48FEB" w14:textId="77777777" w:rsidR="001812FF" w:rsidRPr="00AA6B80" w:rsidRDefault="001812FF" w:rsidP="00AA6B80">
      <w:pPr>
        <w:pStyle w:val="Code"/>
        <w:rPr>
          <w:highlight w:val="white"/>
        </w:rPr>
      </w:pPr>
      <w:r w:rsidRPr="00AA6B80">
        <w:rPr>
          <w:highlight w:val="white"/>
        </w:rPr>
        <w:t xml:space="preserve">        if (!maxType.IsFloating()) {</w:t>
      </w:r>
    </w:p>
    <w:p w14:paraId="1D84E016" w14:textId="2A0091BF" w:rsidR="001812FF" w:rsidRPr="00AA6B80" w:rsidRDefault="001812FF" w:rsidP="00AA6B80">
      <w:pPr>
        <w:pStyle w:val="Code"/>
        <w:rPr>
          <w:highlight w:val="white"/>
        </w:rPr>
      </w:pPr>
      <w:r w:rsidRPr="00AA6B80">
        <w:rPr>
          <w:highlight w:val="white"/>
        </w:rPr>
        <w:t xml:space="preserve">          if (falseExpression.Symbol.IsTemporary()</w:t>
      </w:r>
      <w:r w:rsidR="00AA6B80" w:rsidRPr="00AA6B80">
        <w:rPr>
          <w:highlight w:val="white"/>
        </w:rPr>
        <w:t>) {</w:t>
      </w:r>
    </w:p>
    <w:p w14:paraId="0D955E33" w14:textId="77777777" w:rsidR="001812FF" w:rsidRPr="00AA6B80" w:rsidRDefault="001812FF" w:rsidP="00AA6B80">
      <w:pPr>
        <w:pStyle w:val="Code"/>
        <w:rPr>
          <w:highlight w:val="white"/>
        </w:rPr>
      </w:pPr>
      <w:r w:rsidRPr="00AA6B80">
        <w:rPr>
          <w:highlight w:val="white"/>
        </w:rPr>
        <w:t xml:space="preserve">            foreach (MiddleCode middleCode in falseExpression.LongList) {</w:t>
      </w:r>
    </w:p>
    <w:p w14:paraId="364B7277" w14:textId="77777777" w:rsidR="001812FF" w:rsidRPr="00AA6B80" w:rsidRDefault="001812FF" w:rsidP="00AA6B80">
      <w:pPr>
        <w:pStyle w:val="Code"/>
        <w:rPr>
          <w:highlight w:val="white"/>
        </w:rPr>
      </w:pPr>
      <w:r w:rsidRPr="00AA6B80">
        <w:rPr>
          <w:highlight w:val="white"/>
        </w:rPr>
        <w:t xml:space="preserve">              if (middleCode[0] == falseExpression.Symbol) {</w:t>
      </w:r>
    </w:p>
    <w:p w14:paraId="077311F5" w14:textId="77777777" w:rsidR="001812FF" w:rsidRPr="00AA6B80" w:rsidRDefault="001812FF" w:rsidP="00AA6B80">
      <w:pPr>
        <w:pStyle w:val="Code"/>
        <w:rPr>
          <w:highlight w:val="white"/>
        </w:rPr>
      </w:pPr>
      <w:r w:rsidRPr="00AA6B80">
        <w:rPr>
          <w:highlight w:val="white"/>
        </w:rPr>
        <w:lastRenderedPageBreak/>
        <w:t xml:space="preserve">                middleCode[0] = symbol;</w:t>
      </w:r>
    </w:p>
    <w:p w14:paraId="6484857F" w14:textId="77777777" w:rsidR="001812FF" w:rsidRPr="00AA6B80" w:rsidRDefault="001812FF" w:rsidP="00AA6B80">
      <w:pPr>
        <w:pStyle w:val="Code"/>
        <w:rPr>
          <w:highlight w:val="white"/>
        </w:rPr>
      </w:pPr>
      <w:r w:rsidRPr="00AA6B80">
        <w:rPr>
          <w:highlight w:val="white"/>
        </w:rPr>
        <w:t xml:space="preserve">              }</w:t>
      </w:r>
    </w:p>
    <w:p w14:paraId="4B023A65" w14:textId="77777777" w:rsidR="001812FF" w:rsidRPr="00AA6B80" w:rsidRDefault="001812FF" w:rsidP="00AA6B80">
      <w:pPr>
        <w:pStyle w:val="Code"/>
        <w:rPr>
          <w:highlight w:val="white"/>
        </w:rPr>
      </w:pPr>
      <w:r w:rsidRPr="00AA6B80">
        <w:rPr>
          <w:highlight w:val="white"/>
        </w:rPr>
        <w:t xml:space="preserve">            }</w:t>
      </w:r>
    </w:p>
    <w:p w14:paraId="2F8705B1" w14:textId="77777777" w:rsidR="001812FF" w:rsidRPr="00AA6B80" w:rsidRDefault="001812FF" w:rsidP="00AA6B80">
      <w:pPr>
        <w:pStyle w:val="Code"/>
        <w:rPr>
          <w:highlight w:val="white"/>
        </w:rPr>
      </w:pPr>
      <w:r w:rsidRPr="00AA6B80">
        <w:rPr>
          <w:highlight w:val="white"/>
        </w:rPr>
        <w:t xml:space="preserve">          }</w:t>
      </w:r>
    </w:p>
    <w:p w14:paraId="69F21856" w14:textId="77777777" w:rsidR="001812FF" w:rsidRPr="00AA6B80" w:rsidRDefault="001812FF" w:rsidP="00AA6B80">
      <w:pPr>
        <w:pStyle w:val="Code"/>
        <w:rPr>
          <w:highlight w:val="white"/>
        </w:rPr>
      </w:pPr>
      <w:r w:rsidRPr="00AA6B80">
        <w:rPr>
          <w:highlight w:val="white"/>
        </w:rPr>
        <w:t xml:space="preserve">          else {</w:t>
      </w:r>
    </w:p>
    <w:p w14:paraId="079C8E90" w14:textId="77777777" w:rsidR="001812FF" w:rsidRPr="00AA6B80" w:rsidRDefault="001812FF" w:rsidP="00AA6B80">
      <w:pPr>
        <w:pStyle w:val="Code"/>
        <w:rPr>
          <w:highlight w:val="white"/>
        </w:rPr>
      </w:pPr>
      <w:r w:rsidRPr="00AA6B80">
        <w:rPr>
          <w:highlight w:val="white"/>
        </w:rPr>
        <w:t xml:space="preserve">            AddMiddleCode(falseExpression.LongList, MiddleOperator.Assign,</w:t>
      </w:r>
    </w:p>
    <w:p w14:paraId="1C15CC55" w14:textId="77777777" w:rsidR="001812FF" w:rsidRPr="00AA6B80" w:rsidRDefault="001812FF" w:rsidP="00AA6B80">
      <w:pPr>
        <w:pStyle w:val="Code"/>
        <w:rPr>
          <w:highlight w:val="white"/>
        </w:rPr>
      </w:pPr>
      <w:r w:rsidRPr="00AA6B80">
        <w:rPr>
          <w:highlight w:val="white"/>
        </w:rPr>
        <w:t xml:space="preserve">                          symbol, falseExpression.Symbol);</w:t>
      </w:r>
    </w:p>
    <w:p w14:paraId="0B4C9E31" w14:textId="77777777" w:rsidR="001812FF" w:rsidRPr="00AA6B80" w:rsidRDefault="001812FF" w:rsidP="00AA6B80">
      <w:pPr>
        <w:pStyle w:val="Code"/>
        <w:rPr>
          <w:highlight w:val="white"/>
        </w:rPr>
      </w:pPr>
      <w:r w:rsidRPr="00AA6B80">
        <w:rPr>
          <w:highlight w:val="white"/>
        </w:rPr>
        <w:t xml:space="preserve">          }</w:t>
      </w:r>
    </w:p>
    <w:p w14:paraId="155D71F4" w14:textId="77777777" w:rsidR="001812FF" w:rsidRPr="00AA6B80" w:rsidRDefault="001812FF" w:rsidP="00AA6B80">
      <w:pPr>
        <w:pStyle w:val="Code"/>
        <w:rPr>
          <w:highlight w:val="white"/>
        </w:rPr>
      </w:pPr>
      <w:r w:rsidRPr="00AA6B80">
        <w:rPr>
          <w:highlight w:val="white"/>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3" w:name="_Toc54625052"/>
      <w:r w:rsidRPr="00D822A3">
        <w:rPr>
          <w:lang w:val="en-GB"/>
        </w:rPr>
        <w:t>Constant Expression</w:t>
      </w:r>
      <w:bookmarkEnd w:id="163"/>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 xml:space="preserve">expression is a conditional </w:t>
      </w:r>
      <w:proofErr w:type="gramStart"/>
      <w:r w:rsidR="00122096" w:rsidRPr="00D822A3">
        <w:rPr>
          <w:lang w:val="en-GB"/>
        </w:rPr>
        <w:t>expression, since</w:t>
      </w:r>
      <w:proofErr w:type="gramEnd"/>
      <w:r w:rsidR="00122096" w:rsidRPr="00D822A3">
        <w:rPr>
          <w:lang w:val="en-GB"/>
        </w:rPr>
        <w:t xml:space="preserve"> it cannot hold commas or assignments.</w:t>
      </w:r>
    </w:p>
    <w:p w14:paraId="63C8CB4F" w14:textId="0786663A" w:rsidR="00E5121F" w:rsidRPr="00D822A3" w:rsidRDefault="00E5121F" w:rsidP="00E5121F">
      <w:pPr>
        <w:pStyle w:val="CodeHeader"/>
        <w:rPr>
          <w:lang w:val="en-GB"/>
        </w:rPr>
      </w:pPr>
      <w:proofErr w:type="spellStart"/>
      <w:r w:rsidRPr="00D822A3">
        <w:rPr>
          <w:lang w:val="en-GB"/>
        </w:rPr>
        <w:t>MainParser.cs</w:t>
      </w:r>
      <w:proofErr w:type="spellEnd"/>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proofErr w:type="spellStart"/>
      <w:r w:rsidRPr="00D822A3">
        <w:rPr>
          <w:highlight w:val="white"/>
          <w:lang w:val="en-GB"/>
        </w:rPr>
        <w:lastRenderedPageBreak/>
        <w:t>MiddleCodeGenerator.cs</w:t>
      </w:r>
      <w:proofErr w:type="spellEnd"/>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4" w:name="_Toc54625053"/>
      <w:r w:rsidRPr="00D822A3">
        <w:rPr>
          <w:lang w:val="en-GB"/>
        </w:rPr>
        <w:t>Logical Expression</w:t>
      </w:r>
      <w:r w:rsidR="00F4495B" w:rsidRPr="00D822A3">
        <w:rPr>
          <w:lang w:val="en-GB"/>
        </w:rPr>
        <w:t>s</w:t>
      </w:r>
      <w:bookmarkEnd w:id="164"/>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proofErr w:type="spellStart"/>
      <w:r w:rsidRPr="00D822A3">
        <w:rPr>
          <w:lang w:val="en-GB"/>
        </w:rPr>
        <w:t>MainParser.cs</w:t>
      </w:r>
      <w:proofErr w:type="spellEnd"/>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proofErr w:type="spellStart"/>
      <w:r w:rsidRPr="00D822A3">
        <w:rPr>
          <w:highlight w:val="white"/>
          <w:lang w:val="en-GB"/>
        </w:rPr>
        <w:t>MiddleCodeGenerator.cs</w:t>
      </w:r>
      <w:proofErr w:type="spellEnd"/>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w:t>
      </w:r>
      <w:proofErr w:type="gramStart"/>
      <w:r w:rsidRPr="00D822A3">
        <w:rPr>
          <w:highlight w:val="white"/>
          <w:lang w:val="en-GB"/>
        </w:rPr>
        <w:t>both the</w:t>
      </w:r>
      <w:proofErr w:type="gramEnd"/>
      <w:r w:rsidRPr="00D822A3">
        <w:rPr>
          <w:highlight w:val="white"/>
          <w:lang w:val="en-GB"/>
        </w:rPr>
        <w:t xml:space="preserv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lastRenderedPageBreak/>
        <w:t>shall</w:t>
      </w:r>
      <w:r w:rsidR="00234993" w:rsidRPr="00D822A3">
        <w:rPr>
          <w:highlight w:val="white"/>
          <w:lang w:val="en-GB"/>
        </w:rPr>
        <w:t xml:space="preserve"> not </w:t>
      </w:r>
      <w:proofErr w:type="gramStart"/>
      <w:r w:rsidR="00234993" w:rsidRPr="00D822A3">
        <w:rPr>
          <w:highlight w:val="white"/>
          <w:lang w:val="en-GB"/>
        </w:rPr>
        <w:t>evaluated</w:t>
      </w:r>
      <w:proofErr w:type="gramEnd"/>
      <w:r w:rsidR="00234993" w:rsidRPr="00D822A3">
        <w:rPr>
          <w:highlight w:val="white"/>
          <w:lang w:val="en-GB"/>
        </w:rPr>
        <w:t xml:space="preserve">.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proofErr w:type="spellStart"/>
      <w:r w:rsidRPr="00D822A3">
        <w:rPr>
          <w:lang w:val="en-GB"/>
        </w:rPr>
        <w:t>MainParser.cs</w:t>
      </w:r>
      <w:proofErr w:type="spellEnd"/>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proofErr w:type="spellStart"/>
      <w:r w:rsidRPr="00D822A3">
        <w:rPr>
          <w:highlight w:val="white"/>
          <w:lang w:val="en-GB"/>
        </w:rPr>
        <w:t>MiddleCodeGenerator.cs</w:t>
      </w:r>
      <w:proofErr w:type="spellEnd"/>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proofErr w:type="gramStart"/>
      <w:r w:rsidRPr="00D822A3">
        <w:rPr>
          <w:highlight w:val="white"/>
          <w:lang w:val="en-GB"/>
        </w:rPr>
        <w:t>Similar to</w:t>
      </w:r>
      <w:proofErr w:type="gramEnd"/>
      <w:r w:rsidRPr="00D822A3">
        <w:rPr>
          <w:highlight w:val="white"/>
          <w:lang w:val="en-GB"/>
        </w:rPr>
        <w:t xml:space="preserve">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 xml:space="preserve">We type cast </w:t>
      </w:r>
      <w:proofErr w:type="gramStart"/>
      <w:r w:rsidRPr="00D822A3">
        <w:rPr>
          <w:highlight w:val="white"/>
          <w:lang w:val="en-GB"/>
        </w:rPr>
        <w:t>both the</w:t>
      </w:r>
      <w:proofErr w:type="gramEnd"/>
      <w:r w:rsidRPr="00D822A3">
        <w:rPr>
          <w:highlight w:val="white"/>
          <w:lang w:val="en-GB"/>
        </w:rPr>
        <w:t xml:space="preserv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w:t>
      </w:r>
      <w:r w:rsidRPr="00D822A3">
        <w:rPr>
          <w:highlight w:val="white"/>
          <w:lang w:val="en-GB"/>
        </w:rPr>
        <w:lastRenderedPageBreak/>
        <w:t>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5" w:name="_Toc54625054"/>
      <w:r w:rsidRPr="00D822A3">
        <w:rPr>
          <w:highlight w:val="white"/>
          <w:lang w:val="en-GB"/>
        </w:rPr>
        <w:t>Bitwise Expression</w:t>
      </w:r>
      <w:r w:rsidR="00A26FB4" w:rsidRPr="00D822A3">
        <w:rPr>
          <w:highlight w:val="white"/>
          <w:lang w:val="en-GB"/>
        </w:rPr>
        <w:t>s</w:t>
      </w:r>
      <w:bookmarkEnd w:id="165"/>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proofErr w:type="spellStart"/>
      <w:r w:rsidRPr="00D822A3">
        <w:rPr>
          <w:rStyle w:val="CodeInText"/>
          <w:lang w:val="en-GB"/>
        </w:rPr>
        <w:t>inclucise</w:t>
      </w:r>
      <w:proofErr w:type="spellEnd"/>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proofErr w:type="spellStart"/>
      <w:r w:rsidRPr="00D822A3">
        <w:rPr>
          <w:rStyle w:val="CodeInText"/>
          <w:lang w:val="en-GB"/>
        </w:rPr>
        <w:t>and</w:t>
      </w:r>
      <w:proofErr w:type="spellEnd"/>
      <w:r w:rsidRPr="00D822A3">
        <w:rPr>
          <w:lang w:val="en-GB"/>
        </w:rPr>
        <w:t xml:space="preserve"> bitwise expression does not support lazy evaluation, which means that the right expressions is always evaluated regardless of the value of the left expression. Both the operands </w:t>
      </w:r>
      <w:proofErr w:type="gramStart"/>
      <w:r w:rsidRPr="00D822A3">
        <w:rPr>
          <w:lang w:val="en-GB"/>
        </w:rPr>
        <w:t>ha</w:t>
      </w:r>
      <w:r w:rsidR="00384FB6" w:rsidRPr="00D822A3">
        <w:rPr>
          <w:lang w:val="en-GB"/>
        </w:rPr>
        <w:t>ve</w:t>
      </w:r>
      <w:r w:rsidRPr="00D822A3">
        <w:rPr>
          <w:lang w:val="en-GB"/>
        </w:rPr>
        <w:t xml:space="preserve"> to</w:t>
      </w:r>
      <w:proofErr w:type="gramEnd"/>
      <w:r w:rsidRPr="00D822A3">
        <w:rPr>
          <w:lang w:val="en-GB"/>
        </w:rPr>
        <w:t xml:space="preserve"> be integral and the result is integral.</w:t>
      </w:r>
    </w:p>
    <w:p w14:paraId="329CF001" w14:textId="168458C7" w:rsidR="006B74F2" w:rsidRPr="00D822A3" w:rsidRDefault="006B74F2" w:rsidP="006B74F2">
      <w:pPr>
        <w:rPr>
          <w:highlight w:val="white"/>
          <w:lang w:val="en-GB"/>
        </w:rPr>
      </w:pPr>
      <w:proofErr w:type="spellStart"/>
      <w:r w:rsidRPr="00D822A3">
        <w:rPr>
          <w:highlight w:val="white"/>
          <w:lang w:val="en-GB"/>
        </w:rPr>
        <w:t>The</w:t>
      </w:r>
      <w:proofErr w:type="spellEnd"/>
      <w:r w:rsidRPr="00D822A3">
        <w:rPr>
          <w:highlight w:val="white"/>
          <w:lang w:val="en-GB"/>
        </w:rPr>
        <w:t xml:space="preserv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proofErr w:type="spellStart"/>
      <w:r w:rsidRPr="00D822A3">
        <w:rPr>
          <w:highlight w:val="white"/>
          <w:lang w:val="en-GB"/>
        </w:rPr>
        <w:t>MainParser.gppg</w:t>
      </w:r>
      <w:proofErr w:type="spellEnd"/>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lastRenderedPageBreak/>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proofErr w:type="spellStart"/>
      <w:r w:rsidRPr="00D822A3">
        <w:rPr>
          <w:highlight w:val="white"/>
          <w:lang w:val="en-GB"/>
        </w:rPr>
        <w:t>MiddleCodeGenerator.cs</w:t>
      </w:r>
      <w:proofErr w:type="spellEnd"/>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6" w:name="_Toc54625055"/>
      <w:bookmarkEnd w:id="42"/>
      <w:r w:rsidRPr="00D822A3">
        <w:rPr>
          <w:lang w:val="en-GB"/>
        </w:rPr>
        <w:t>Shift Expression</w:t>
      </w:r>
      <w:bookmarkEnd w:id="166"/>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proofErr w:type="spellStart"/>
      <w:r w:rsidRPr="00D822A3">
        <w:rPr>
          <w:lang w:val="en-GB"/>
        </w:rPr>
        <w:t>MainParser.gppg</w:t>
      </w:r>
      <w:proofErr w:type="spellEnd"/>
    </w:p>
    <w:p w14:paraId="76E21168" w14:textId="77777777" w:rsidR="00502C8E" w:rsidRPr="00D822A3" w:rsidRDefault="00502C8E" w:rsidP="00502C8E">
      <w:pPr>
        <w:pStyle w:val="Code"/>
        <w:rPr>
          <w:highlight w:val="white"/>
          <w:lang w:val="en-GB"/>
        </w:rPr>
      </w:pPr>
      <w:r w:rsidRPr="00D822A3">
        <w:rPr>
          <w:highlight w:val="white"/>
          <w:lang w:val="en-GB"/>
        </w:rPr>
        <w:lastRenderedPageBreak/>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7" w:name="_Toc54625056"/>
      <w:r w:rsidRPr="00D822A3">
        <w:rPr>
          <w:lang w:val="en-GB"/>
        </w:rPr>
        <w:lastRenderedPageBreak/>
        <w:t>Equality and Relation Expressions</w:t>
      </w:r>
      <w:bookmarkEnd w:id="167"/>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proofErr w:type="spellStart"/>
      <w:r w:rsidRPr="00D822A3">
        <w:rPr>
          <w:lang w:val="en-GB"/>
        </w:rPr>
        <w:t>MainParser.gppg</w:t>
      </w:r>
      <w:proofErr w:type="spellEnd"/>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proofErr w:type="spellStart"/>
      <w:r w:rsidRPr="00D822A3">
        <w:rPr>
          <w:lang w:val="en-GB"/>
        </w:rPr>
        <w:t>MiddleCodeGenerator.cs</w:t>
      </w:r>
      <w:proofErr w:type="spellEnd"/>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5BCF41AF" w:rsidR="00120793" w:rsidRDefault="00120793" w:rsidP="00120793">
      <w:pPr>
        <w:pStyle w:val="Code"/>
        <w:rPr>
          <w:highlight w:val="white"/>
          <w:lang w:val="en-GB"/>
        </w:rPr>
      </w:pPr>
      <w:r w:rsidRPr="00D822A3">
        <w:rPr>
          <w:highlight w:val="white"/>
          <w:lang w:val="en-GB"/>
        </w:rPr>
        <w:t xml:space="preserve">                    Message.Invalid_type_in_expression);</w:t>
      </w:r>
    </w:p>
    <w:p w14:paraId="3917BA01" w14:textId="77777777" w:rsidR="00696BA7" w:rsidRDefault="00696BA7" w:rsidP="00120793">
      <w:pPr>
        <w:pStyle w:val="Code"/>
        <w:rPr>
          <w:highlight w:val="white"/>
          <w:lang w:val="en-GB"/>
        </w:rPr>
      </w:pPr>
    </w:p>
    <w:p w14:paraId="4C4D0958" w14:textId="77777777" w:rsidR="00696BA7" w:rsidRPr="00696BA7" w:rsidRDefault="00696BA7" w:rsidP="00696BA7">
      <w:pPr>
        <w:pStyle w:val="Code"/>
        <w:rPr>
          <w:highlight w:val="white"/>
        </w:rPr>
      </w:pPr>
      <w:r w:rsidRPr="00696BA7">
        <w:rPr>
          <w:highlight w:val="white"/>
        </w:rPr>
        <w:t xml:space="preserve">      Expression constantExpression =</w:t>
      </w:r>
    </w:p>
    <w:p w14:paraId="427F622B" w14:textId="77777777" w:rsidR="00584441" w:rsidRDefault="00696BA7" w:rsidP="00584441">
      <w:pPr>
        <w:pStyle w:val="Code"/>
        <w:rPr>
          <w:highlight w:val="white"/>
        </w:rPr>
      </w:pPr>
      <w:r w:rsidRPr="00584441">
        <w:rPr>
          <w:highlight w:val="white"/>
        </w:rPr>
        <w:t xml:space="preserve">        ConstantExpression.</w:t>
      </w:r>
      <w:r w:rsidR="00584441" w:rsidRPr="00584441">
        <w:rPr>
          <w:highlight w:val="white"/>
        </w:rPr>
        <w:t>Relation</w:t>
      </w:r>
      <w:r w:rsidRPr="00584441">
        <w:rPr>
          <w:highlight w:val="white"/>
        </w:rPr>
        <w:t>(middleOp, leftExpression,</w:t>
      </w:r>
    </w:p>
    <w:p w14:paraId="426C5E3E" w14:textId="6933B342" w:rsidR="00696BA7" w:rsidRPr="00696BA7" w:rsidRDefault="00584441" w:rsidP="00584441">
      <w:pPr>
        <w:pStyle w:val="Code"/>
        <w:rPr>
          <w:highlight w:val="white"/>
        </w:rPr>
      </w:pPr>
      <w:r>
        <w:rPr>
          <w:highlight w:val="white"/>
        </w:rPr>
        <w:t xml:space="preserve">                                    </w:t>
      </w:r>
      <w:r w:rsidR="00696BA7" w:rsidRPr="00696BA7">
        <w:rPr>
          <w:highlight w:val="white"/>
        </w:rPr>
        <w:t>rightExpression);</w:t>
      </w:r>
    </w:p>
    <w:p w14:paraId="5268523B" w14:textId="77777777" w:rsidR="00696BA7" w:rsidRPr="00696BA7" w:rsidRDefault="00696BA7" w:rsidP="00696BA7">
      <w:pPr>
        <w:pStyle w:val="Code"/>
        <w:rPr>
          <w:highlight w:val="white"/>
        </w:rPr>
      </w:pPr>
      <w:r w:rsidRPr="00696BA7">
        <w:rPr>
          <w:highlight w:val="white"/>
        </w:rPr>
        <w:t xml:space="preserve">      if (constantExpression != null) {</w:t>
      </w:r>
    </w:p>
    <w:p w14:paraId="072775E2" w14:textId="77777777" w:rsidR="00696BA7" w:rsidRPr="00696BA7" w:rsidRDefault="00696BA7" w:rsidP="00696BA7">
      <w:pPr>
        <w:pStyle w:val="Code"/>
        <w:rPr>
          <w:highlight w:val="white"/>
        </w:rPr>
      </w:pPr>
      <w:r w:rsidRPr="00696BA7">
        <w:rPr>
          <w:highlight w:val="white"/>
        </w:rPr>
        <w:t xml:space="preserve">        return constantExpression;</w:t>
      </w:r>
    </w:p>
    <w:p w14:paraId="10FAD880" w14:textId="18AC8A48" w:rsidR="00696BA7" w:rsidRPr="00696BA7" w:rsidRDefault="00696BA7" w:rsidP="00696BA7">
      <w:pPr>
        <w:pStyle w:val="Code"/>
        <w:rPr>
          <w:highlight w:val="white"/>
        </w:rPr>
      </w:pPr>
      <w:r w:rsidRPr="00696BA7">
        <w:rPr>
          <w:highlight w:val="white"/>
        </w:rPr>
        <w:t xml:space="preserve">      }</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lastRenderedPageBreak/>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w:t>
      </w:r>
      <w:proofErr w:type="spellStart"/>
      <w:r w:rsidR="009B63FF" w:rsidRPr="00D822A3">
        <w:rPr>
          <w:highlight w:val="white"/>
          <w:lang w:val="en-GB"/>
        </w:rPr>
        <w:t>goto</w:t>
      </w:r>
      <w:proofErr w:type="spellEnd"/>
      <w:r w:rsidR="009B63FF" w:rsidRPr="00D822A3">
        <w:rPr>
          <w:highlight w:val="white"/>
          <w:lang w:val="en-GB"/>
        </w:rPr>
        <w:t xml:space="preserve">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w:t>
      </w:r>
      <w:proofErr w:type="spellStart"/>
      <w:r w:rsidR="006B1357" w:rsidRPr="00D822A3">
        <w:rPr>
          <w:highlight w:val="white"/>
          <w:lang w:val="en-GB"/>
        </w:rPr>
        <w:t>goto</w:t>
      </w:r>
      <w:proofErr w:type="spellEnd"/>
      <w:r w:rsidR="006B1357" w:rsidRPr="00D822A3">
        <w:rPr>
          <w:highlight w:val="white"/>
          <w:lang w:val="en-GB"/>
        </w:rPr>
        <w:t xml:space="preserve">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8"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8"/>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proofErr w:type="gramStart"/>
      <w:r w:rsidRPr="00D822A3">
        <w:rPr>
          <w:lang w:val="en-GB"/>
        </w:rPr>
        <w:t>complicated, since</w:t>
      </w:r>
      <w:proofErr w:type="gramEnd"/>
      <w:r w:rsidRPr="00D822A3">
        <w:rPr>
          <w:lang w:val="en-GB"/>
        </w:rPr>
        <w:t xml:space="preserve"> we need to take pointer arithmetic into consideration. </w:t>
      </w:r>
    </w:p>
    <w:p w14:paraId="220CE89A" w14:textId="77777777" w:rsidR="001F5000" w:rsidRPr="00D822A3" w:rsidRDefault="001F5000" w:rsidP="001F5000">
      <w:pPr>
        <w:pStyle w:val="CodeHeader"/>
        <w:rPr>
          <w:lang w:val="en-GB"/>
        </w:rPr>
      </w:pPr>
      <w:proofErr w:type="spellStart"/>
      <w:r w:rsidRPr="00D822A3">
        <w:rPr>
          <w:lang w:val="en-GB"/>
        </w:rPr>
        <w:t>MainParser.gppg</w:t>
      </w:r>
      <w:proofErr w:type="spellEnd"/>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lastRenderedPageBreak/>
        <w:t xml:space="preserve">  | MINUS { $$ = MiddleOperator.BinarySubtract; };</w:t>
      </w:r>
    </w:p>
    <w:p w14:paraId="139511A0" w14:textId="37A45AFF" w:rsidR="00772727" w:rsidRPr="00D822A3" w:rsidRDefault="001F5000" w:rsidP="001F5000">
      <w:pPr>
        <w:pStyle w:val="CodeHeader"/>
        <w:rPr>
          <w:lang w:val="en-GB"/>
        </w:rPr>
      </w:pPr>
      <w:proofErr w:type="spellStart"/>
      <w:r w:rsidRPr="00D822A3">
        <w:rPr>
          <w:lang w:val="en-GB"/>
        </w:rPr>
        <w:t>MiddleCodeGenerator.cs</w:t>
      </w:r>
      <w:proofErr w:type="spellEnd"/>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proofErr w:type="gramStart"/>
      <w:r w:rsidRPr="00D822A3">
        <w:rPr>
          <w:highlight w:val="white"/>
          <w:lang w:val="en-GB"/>
        </w:rPr>
        <w:t>Similar to</w:t>
      </w:r>
      <w:proofErr w:type="gramEnd"/>
      <w:r w:rsidRPr="00D822A3">
        <w:rPr>
          <w:highlight w:val="white"/>
          <w:lang w:val="en-GB"/>
        </w:rPr>
        <w:t xml:space="preserve">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2C9A290E" w14:textId="77777777" w:rsidR="00C71949" w:rsidRDefault="00A361FE" w:rsidP="00A361FE">
      <w:pPr>
        <w:pStyle w:val="Code"/>
        <w:rPr>
          <w:highlight w:val="white"/>
          <w:lang w:val="en-GB"/>
        </w:rPr>
      </w:pPr>
      <w:r w:rsidRPr="00D822A3">
        <w:rPr>
          <w:highlight w:val="white"/>
          <w:lang w:val="en-GB"/>
        </w:rPr>
        <w:t xml:space="preserve">        ConstantExpression.Arithmetic(</w:t>
      </w:r>
      <w:r w:rsidR="00C71949">
        <w:rPr>
          <w:highlight w:val="white"/>
          <w:lang w:val="en-GB"/>
        </w:rPr>
        <w:t>middleOp</w:t>
      </w:r>
      <w:r w:rsidRPr="00D822A3">
        <w:rPr>
          <w:highlight w:val="white"/>
          <w:lang w:val="en-GB"/>
        </w:rPr>
        <w:t>,</w:t>
      </w:r>
      <w:r w:rsidR="00C71949">
        <w:rPr>
          <w:highlight w:val="white"/>
          <w:lang w:val="en-GB"/>
        </w:rPr>
        <w:t xml:space="preserve"> </w:t>
      </w:r>
      <w:r w:rsidRPr="00D822A3">
        <w:rPr>
          <w:highlight w:val="white"/>
          <w:lang w:val="en-GB"/>
        </w:rPr>
        <w:t>leftExpression,</w:t>
      </w:r>
    </w:p>
    <w:p w14:paraId="43BCB9F5" w14:textId="65D6872E" w:rsidR="00A361FE" w:rsidRPr="00D822A3" w:rsidRDefault="00C71949" w:rsidP="00A361FE">
      <w:pPr>
        <w:pStyle w:val="Code"/>
        <w:rPr>
          <w:highlight w:val="white"/>
          <w:lang w:val="en-GB"/>
        </w:rPr>
      </w:pPr>
      <w:r>
        <w:rPr>
          <w:highlight w:val="white"/>
          <w:lang w:val="en-GB"/>
        </w:rPr>
        <w:t xml:space="preserve">                                     </w:t>
      </w:r>
      <w:r w:rsidR="00A361FE" w:rsidRPr="00D822A3">
        <w:rPr>
          <w:highlight w:val="white"/>
          <w:lang w:val="en-GB"/>
        </w:rPr>
        <w:t xml:space="preserve">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lastRenderedPageBreak/>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lastRenderedPageBreak/>
        <w:t xml:space="preserve">                                       (BigInteger) pointerSize);</w:t>
      </w:r>
    </w:p>
    <w:p w14:paraId="5C42D69A" w14:textId="6B1C2DB8" w:rsidR="00C065B3" w:rsidRPr="00D822A3" w:rsidRDefault="00C065B3" w:rsidP="00C065B3">
      <w:pPr>
        <w:rPr>
          <w:highlight w:val="white"/>
          <w:lang w:val="en-GB"/>
        </w:rPr>
      </w:pPr>
      <w:r w:rsidRPr="00D822A3">
        <w:rPr>
          <w:highlight w:val="white"/>
          <w:lang w:val="en-GB"/>
        </w:rPr>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1EEFD74" w:rsidR="00CA2195" w:rsidRPr="00D822A3" w:rsidRDefault="00CA2195" w:rsidP="00CA2195">
      <w:pPr>
        <w:pStyle w:val="Code"/>
        <w:rPr>
          <w:highlight w:val="white"/>
          <w:lang w:val="en-GB"/>
        </w:rPr>
      </w:pPr>
      <w:r w:rsidRPr="00D822A3">
        <w:rPr>
          <w:highlight w:val="white"/>
          <w:lang w:val="en-GB"/>
        </w:rPr>
        <w:t xml:space="preserve">        Symbol </w:t>
      </w:r>
      <w:r w:rsidR="00A97648">
        <w:rPr>
          <w:highlight w:val="white"/>
          <w:lang w:val="en-GB"/>
        </w:rPr>
        <w:t>additionSymbol</w:t>
      </w:r>
      <w:r w:rsidRPr="00D822A3">
        <w:rPr>
          <w:highlight w:val="white"/>
          <w:lang w:val="en-GB"/>
        </w:rPr>
        <w:t xml:space="preserve"> = new Symbol(Type.</w:t>
      </w:r>
      <w:r w:rsidR="002D469E">
        <w:rPr>
          <w:highlight w:val="white"/>
          <w:lang w:val="en-GB"/>
        </w:rPr>
        <w:t>Integer</w:t>
      </w:r>
      <w:r w:rsidRPr="00D822A3">
        <w:rPr>
          <w:highlight w:val="white"/>
          <w:lang w:val="en-GB"/>
        </w:rPr>
        <w:t>PointerType),</w:t>
      </w:r>
    </w:p>
    <w:p w14:paraId="4473B7B3" w14:textId="6C3FA4DF" w:rsidR="00CA2195" w:rsidRPr="00D822A3" w:rsidRDefault="00CA2195" w:rsidP="00CA2195">
      <w:pPr>
        <w:pStyle w:val="Code"/>
        <w:rPr>
          <w:highlight w:val="white"/>
          <w:lang w:val="en-GB"/>
        </w:rPr>
      </w:pPr>
      <w:r w:rsidRPr="00D822A3">
        <w:rPr>
          <w:highlight w:val="white"/>
          <w:lang w:val="en-GB"/>
        </w:rPr>
        <w:t xml:space="preserve">               sizeSymbol = new Symbol(Type.</w:t>
      </w:r>
      <w:r w:rsidR="002D469E">
        <w:rPr>
          <w:highlight w:val="white"/>
          <w:lang w:val="en-GB"/>
        </w:rPr>
        <w:t>Integer</w:t>
      </w:r>
      <w:r w:rsidRPr="00D822A3">
        <w:rPr>
          <w:highlight w:val="white"/>
          <w:lang w:val="en-GB"/>
        </w:rPr>
        <w:t>PointerType,</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72FFD344"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7CC9041E" w:rsidR="00CA2195" w:rsidRPr="00D822A3" w:rsidRDefault="00CA2195" w:rsidP="00CA2195">
      <w:pPr>
        <w:pStyle w:val="Code"/>
        <w:rPr>
          <w:highlight w:val="white"/>
          <w:lang w:val="en-GB"/>
        </w:rPr>
      </w:pPr>
      <w:r w:rsidRPr="00D822A3">
        <w:rPr>
          <w:highlight w:val="white"/>
          <w:lang w:val="en-GB"/>
        </w:rPr>
        <w:t xml:space="preserve">        AddMiddleCode(longList, </w:t>
      </w:r>
      <w:r w:rsidR="00A97648">
        <w:rPr>
          <w:highlight w:val="white"/>
          <w:lang w:val="en-GB"/>
        </w:rPr>
        <w:t>middleOp</w:t>
      </w:r>
      <w:r w:rsidRPr="00D822A3">
        <w:rPr>
          <w:highlight w:val="white"/>
          <w:lang w:val="en-GB"/>
        </w:rPr>
        <w:t xml:space="preserve">, </w:t>
      </w:r>
      <w:r w:rsidR="00A97648">
        <w:rPr>
          <w:highlight w:val="white"/>
          <w:lang w:val="en-GB"/>
        </w:rPr>
        <w:t>additionSymbol</w:t>
      </w:r>
      <w:r w:rsidRPr="00D822A3">
        <w:rPr>
          <w:highlight w:val="white"/>
          <w:lang w:val="en-GB"/>
        </w:rPr>
        <w:t>,</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67C5F5EA" w:rsidR="00CA2195" w:rsidRPr="00D822A3" w:rsidRDefault="00CA2195" w:rsidP="00CA2195">
      <w:pPr>
        <w:pStyle w:val="Code"/>
        <w:rPr>
          <w:highlight w:val="white"/>
          <w:lang w:val="en-GB"/>
        </w:rPr>
      </w:pPr>
      <w:r w:rsidRPr="00D822A3">
        <w:rPr>
          <w:highlight w:val="white"/>
          <w:lang w:val="en-GB"/>
        </w:rPr>
        <w:t xml:space="preserve">                      </w:t>
      </w:r>
      <w:r w:rsidR="00A97648">
        <w:rPr>
          <w:highlight w:val="white"/>
          <w:lang w:val="en-GB"/>
        </w:rPr>
        <w:t>additionSymbol</w:t>
      </w:r>
      <w:r w:rsidRPr="00D822A3">
        <w:rPr>
          <w:highlight w:val="white"/>
          <w:lang w:val="en-GB"/>
        </w:rPr>
        <w:t>,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9" w:name="_Toc54625058"/>
      <w:r w:rsidRPr="00D822A3">
        <w:rPr>
          <w:highlight w:val="white"/>
          <w:lang w:val="en-GB"/>
        </w:rPr>
        <w:t>Multiplication Expressions</w:t>
      </w:r>
      <w:bookmarkEnd w:id="169"/>
    </w:p>
    <w:p w14:paraId="0C6E35DE" w14:textId="77777777" w:rsidR="0062119D" w:rsidRPr="00D822A3" w:rsidRDefault="0062119D" w:rsidP="0062119D">
      <w:pPr>
        <w:pStyle w:val="CodeHeader"/>
        <w:rPr>
          <w:lang w:val="en-GB"/>
        </w:rPr>
      </w:pPr>
      <w:proofErr w:type="spellStart"/>
      <w:r w:rsidRPr="00D822A3">
        <w:rPr>
          <w:lang w:val="en-GB"/>
        </w:rPr>
        <w:t>MainParser.gppg</w:t>
      </w:r>
      <w:proofErr w:type="spellEnd"/>
    </w:p>
    <w:p w14:paraId="157F3EC9" w14:textId="77777777" w:rsidR="00516130" w:rsidRPr="00D822A3" w:rsidRDefault="00516130" w:rsidP="00516130">
      <w:pPr>
        <w:pStyle w:val="Code"/>
        <w:rPr>
          <w:highlight w:val="white"/>
          <w:lang w:val="en-GB"/>
        </w:rPr>
      </w:pPr>
      <w:r w:rsidRPr="00D822A3">
        <w:rPr>
          <w:highlight w:val="white"/>
          <w:lang w:val="en-GB"/>
        </w:rPr>
        <w:lastRenderedPageBreak/>
        <w:t>multiply_expression:</w:t>
      </w:r>
    </w:p>
    <w:p w14:paraId="4D986FA6" w14:textId="2E2CB82E" w:rsidR="00516130" w:rsidRPr="00D822A3" w:rsidRDefault="00516130" w:rsidP="00516130">
      <w:pPr>
        <w:pStyle w:val="Code"/>
        <w:rPr>
          <w:highlight w:val="white"/>
          <w:lang w:val="en-GB"/>
        </w:rPr>
      </w:pPr>
      <w:r w:rsidRPr="00D822A3">
        <w:rPr>
          <w:highlight w:val="white"/>
          <w:lang w:val="en-GB"/>
        </w:rPr>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 xml:space="preserve">The </w:t>
      </w:r>
      <w:proofErr w:type="spellStart"/>
      <w:r w:rsidRPr="00D822A3">
        <w:rPr>
          <w:highlight w:val="white"/>
          <w:lang w:val="en-GB"/>
        </w:rPr>
        <w:t>multiplcation</w:t>
      </w:r>
      <w:proofErr w:type="spellEnd"/>
      <w:r w:rsidRPr="00D822A3">
        <w:rPr>
          <w:highlight w:val="white"/>
          <w:lang w:val="en-GB"/>
        </w:rPr>
        <w:t xml:space="preserve">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proofErr w:type="spellStart"/>
      <w:r w:rsidRPr="00D822A3">
        <w:rPr>
          <w:lang w:val="en-GB"/>
        </w:rPr>
        <w:t>MiddleCodeGenerator.cs</w:t>
      </w:r>
      <w:proofErr w:type="spellEnd"/>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lastRenderedPageBreak/>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0" w:name="_Toc54625059"/>
      <w:r w:rsidRPr="00D822A3">
        <w:rPr>
          <w:lang w:val="en-GB"/>
        </w:rPr>
        <w:t>Cast</w:t>
      </w:r>
      <w:r w:rsidR="00F158B0" w:rsidRPr="00D822A3">
        <w:rPr>
          <w:lang w:val="en-GB"/>
        </w:rPr>
        <w:t xml:space="preserve"> Expressions</w:t>
      </w:r>
      <w:bookmarkEnd w:id="170"/>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proofErr w:type="spellStart"/>
      <w:r w:rsidRPr="00D822A3">
        <w:rPr>
          <w:lang w:val="en-GB"/>
        </w:rPr>
        <w:t>MainParser.gppg</w:t>
      </w:r>
      <w:proofErr w:type="spellEnd"/>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proofErr w:type="spellStart"/>
      <w:r w:rsidRPr="00D822A3">
        <w:rPr>
          <w:lang w:val="en-GB"/>
        </w:rPr>
        <w:t>MiddleCodeGenerator.cs</w:t>
      </w:r>
      <w:proofErr w:type="spellEnd"/>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 xml:space="preserve">If the declarator is null, we just return the </w:t>
      </w:r>
      <w:proofErr w:type="spellStart"/>
      <w:r w:rsidRPr="00D822A3">
        <w:rPr>
          <w:highlight w:val="white"/>
          <w:lang w:val="en-GB"/>
        </w:rPr>
        <w:t>specifer’s</w:t>
      </w:r>
      <w:proofErr w:type="spellEnd"/>
      <w:r w:rsidRPr="00D822A3">
        <w:rPr>
          <w:highlight w:val="white"/>
          <w:lang w:val="en-GB"/>
        </w:rPr>
        <w:t xml:space="preserve">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1" w:name="_Toc54625060"/>
      <w:r w:rsidRPr="00D822A3">
        <w:rPr>
          <w:lang w:val="en-GB"/>
        </w:rPr>
        <w:t>Prefix Expression</w:t>
      </w:r>
      <w:bookmarkEnd w:id="171"/>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lastRenderedPageBreak/>
        <w:t xml:space="preserve">The </w:t>
      </w:r>
      <w:proofErr w:type="spellStart"/>
      <w:r w:rsidRPr="00D822A3">
        <w:rPr>
          <w:rStyle w:val="CodeInText"/>
          <w:lang w:val="en-GB"/>
        </w:rPr>
        <w:t>sizeof</w:t>
      </w:r>
      <w:proofErr w:type="spellEnd"/>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2" w:name="_Toc54625061"/>
      <w:r w:rsidRPr="00D822A3">
        <w:rPr>
          <w:lang w:val="en-GB"/>
        </w:rPr>
        <w:t xml:space="preserve">Unary Addition </w:t>
      </w:r>
      <w:r w:rsidR="006342B0" w:rsidRPr="00D822A3">
        <w:rPr>
          <w:lang w:val="en-GB"/>
        </w:rPr>
        <w:t>Expressions</w:t>
      </w:r>
      <w:bookmarkEnd w:id="172"/>
    </w:p>
    <w:p w14:paraId="769EA068" w14:textId="0BAD61DE" w:rsidR="006342B0" w:rsidRPr="00D822A3" w:rsidRDefault="006342B0" w:rsidP="006342B0">
      <w:pPr>
        <w:pStyle w:val="CodeHeader"/>
        <w:rPr>
          <w:lang w:val="en-GB"/>
        </w:rPr>
      </w:pPr>
      <w:proofErr w:type="spellStart"/>
      <w:r w:rsidRPr="00D822A3">
        <w:rPr>
          <w:lang w:val="en-GB"/>
        </w:rPr>
        <w:t>MainParser.gppg</w:t>
      </w:r>
      <w:proofErr w:type="spellEnd"/>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proofErr w:type="spellStart"/>
      <w:r w:rsidRPr="00D822A3">
        <w:rPr>
          <w:lang w:val="en-GB"/>
        </w:rPr>
        <w:t>MiddleCodeGenerator.cs</w:t>
      </w:r>
      <w:proofErr w:type="spellEnd"/>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3" w:name="_Toc54625062"/>
      <w:r w:rsidRPr="00D822A3">
        <w:rPr>
          <w:highlight w:val="white"/>
          <w:lang w:val="en-GB"/>
        </w:rPr>
        <w:t>Logical Not Expression</w:t>
      </w:r>
      <w:bookmarkEnd w:id="173"/>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proofErr w:type="spellStart"/>
      <w:r w:rsidRPr="00D822A3">
        <w:rPr>
          <w:lang w:val="en-GB"/>
        </w:rPr>
        <w:t>MainParser.gppg</w:t>
      </w:r>
      <w:proofErr w:type="spellEnd"/>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proofErr w:type="spellStart"/>
      <w:r w:rsidRPr="00D822A3">
        <w:rPr>
          <w:lang w:val="en-GB"/>
        </w:rPr>
        <w:t>MiddleCodeGenerator.cs</w:t>
      </w:r>
      <w:proofErr w:type="spellEnd"/>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lastRenderedPageBreak/>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4" w:name="_Toc54625063"/>
      <w:r w:rsidRPr="00D822A3">
        <w:rPr>
          <w:highlight w:val="white"/>
          <w:lang w:val="en-GB"/>
        </w:rPr>
        <w:t>Bitwise Not Expression</w:t>
      </w:r>
      <w:bookmarkEnd w:id="174"/>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proofErr w:type="spellStart"/>
      <w:r w:rsidRPr="00D822A3">
        <w:rPr>
          <w:lang w:val="en-GB"/>
        </w:rPr>
        <w:t>MainParser.gppg</w:t>
      </w:r>
      <w:proofErr w:type="spellEnd"/>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5" w:name="_Toc54625064"/>
      <w:r w:rsidRPr="00D822A3">
        <w:rPr>
          <w:highlight w:val="white"/>
          <w:lang w:val="en-GB"/>
        </w:rPr>
        <w:t xml:space="preserve">The </w:t>
      </w:r>
      <w:proofErr w:type="spellStart"/>
      <w:r w:rsidR="00C71031" w:rsidRPr="00D822A3">
        <w:rPr>
          <w:highlight w:val="white"/>
          <w:lang w:val="en-GB"/>
        </w:rPr>
        <w:t>S</w:t>
      </w:r>
      <w:r w:rsidRPr="00D822A3">
        <w:rPr>
          <w:highlight w:val="white"/>
          <w:lang w:val="en-GB"/>
        </w:rPr>
        <w:t>izeof</w:t>
      </w:r>
      <w:proofErr w:type="spellEnd"/>
      <w:r w:rsidRPr="00D822A3">
        <w:rPr>
          <w:highlight w:val="white"/>
          <w:lang w:val="en-GB"/>
        </w:rPr>
        <w:t xml:space="preserve"> Expression</w:t>
      </w:r>
      <w:bookmarkEnd w:id="175"/>
    </w:p>
    <w:p w14:paraId="46FE60BA" w14:textId="77777777" w:rsidR="003C67C0" w:rsidRPr="00D822A3" w:rsidRDefault="003C67C0" w:rsidP="003C67C0">
      <w:pPr>
        <w:rPr>
          <w:lang w:val="en-GB"/>
        </w:rPr>
      </w:pPr>
      <w:r w:rsidRPr="00D822A3">
        <w:rPr>
          <w:lang w:val="en-GB"/>
        </w:rPr>
        <w:t xml:space="preserve">The </w:t>
      </w:r>
      <w:proofErr w:type="spellStart"/>
      <w:r w:rsidRPr="00D822A3">
        <w:rPr>
          <w:rStyle w:val="CodeInText"/>
          <w:lang w:val="en-GB"/>
        </w:rPr>
        <w:t>sizeof</w:t>
      </w:r>
      <w:proofErr w:type="spellEnd"/>
      <w:r w:rsidRPr="00D822A3">
        <w:rPr>
          <w:rStyle w:val="CodeInText"/>
          <w:lang w:val="en-GB"/>
        </w:rPr>
        <w:t>-operator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proofErr w:type="spellStart"/>
      <w:r w:rsidRPr="00D822A3">
        <w:rPr>
          <w:lang w:val="en-GB"/>
        </w:rPr>
        <w:t>MainParser.gppg</w:t>
      </w:r>
      <w:proofErr w:type="spellEnd"/>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 xml:space="preserve">Moreover, we check that it is not a function or a </w:t>
      </w:r>
      <w:proofErr w:type="gramStart"/>
      <w:r w:rsidRPr="00D822A3">
        <w:rPr>
          <w:highlight w:val="white"/>
          <w:lang w:val="en-GB"/>
        </w:rPr>
        <w:t>bitfield, since</w:t>
      </w:r>
      <w:proofErr w:type="gramEnd"/>
      <w:r w:rsidRPr="00D822A3">
        <w:rPr>
          <w:highlight w:val="white"/>
          <w:lang w:val="en-GB"/>
        </w:rPr>
        <w:t xml:space="preserv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lastRenderedPageBreak/>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7281B64F" w:rsidR="00270E94" w:rsidRPr="00D822A3" w:rsidRDefault="00270E94" w:rsidP="00270E9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proofErr w:type="spellStart"/>
      <w:r w:rsidRPr="00D822A3">
        <w:rPr>
          <w:lang w:val="en-GB"/>
        </w:rPr>
        <w:t>MainParser.gppg</w:t>
      </w:r>
      <w:proofErr w:type="spellEnd"/>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proofErr w:type="spellStart"/>
      <w:r w:rsidR="00D27D74" w:rsidRPr="00D822A3">
        <w:rPr>
          <w:highlight w:val="white"/>
          <w:lang w:val="en-GB"/>
        </w:rPr>
        <w:t>alsoe</w:t>
      </w:r>
      <w:proofErr w:type="spellEnd"/>
      <w:r w:rsidR="00D27D74" w:rsidRPr="00D822A3">
        <w:rPr>
          <w:highlight w:val="white"/>
          <w:lang w:val="en-GB"/>
        </w:rPr>
        <w:t xml:space="preserv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proofErr w:type="spellStart"/>
      <w:r w:rsidRPr="00D822A3">
        <w:rPr>
          <w:lang w:val="en-GB"/>
        </w:rPr>
        <w:t>MiddleCodeGenerator.cs</w:t>
      </w:r>
      <w:proofErr w:type="spellEnd"/>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6" w:name="_Toc54625065"/>
      <w:r w:rsidRPr="00D822A3">
        <w:rPr>
          <w:highlight w:val="white"/>
          <w:lang w:val="en-GB"/>
        </w:rPr>
        <w:t>Address Expression</w:t>
      </w:r>
      <w:bookmarkEnd w:id="176"/>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proofErr w:type="spellStart"/>
      <w:r w:rsidRPr="00D822A3">
        <w:rPr>
          <w:lang w:val="en-GB"/>
        </w:rPr>
        <w:t>MainParser.gppg</w:t>
      </w:r>
      <w:proofErr w:type="spellEnd"/>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lastRenderedPageBreak/>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7" w:name="_Toc54625066"/>
      <w:r w:rsidRPr="00D822A3">
        <w:rPr>
          <w:highlight w:val="white"/>
          <w:lang w:val="en-GB"/>
        </w:rPr>
        <w:t>Dereference</w:t>
      </w:r>
      <w:r w:rsidR="00B47577" w:rsidRPr="00D822A3">
        <w:rPr>
          <w:highlight w:val="white"/>
          <w:lang w:val="en-GB"/>
        </w:rPr>
        <w:t xml:space="preserve"> Expression</w:t>
      </w:r>
      <w:bookmarkEnd w:id="177"/>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proofErr w:type="spellStart"/>
      <w:r w:rsidRPr="00D822A3">
        <w:rPr>
          <w:lang w:val="en-GB"/>
        </w:rPr>
        <w:t>MainParser.gppg</w:t>
      </w:r>
      <w:proofErr w:type="spellEnd"/>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proofErr w:type="spellStart"/>
      <w:r w:rsidRPr="00D822A3">
        <w:rPr>
          <w:lang w:val="en-GB"/>
        </w:rPr>
        <w:t>MiddleCodeGenerator.cs</w:t>
      </w:r>
      <w:proofErr w:type="spellEnd"/>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8" w:name="_Toc54625067"/>
      <w:r w:rsidRPr="00D822A3">
        <w:rPr>
          <w:highlight w:val="white"/>
          <w:lang w:val="en-GB"/>
        </w:rPr>
        <w:t>Prefix Increment and Decrement Expression</w:t>
      </w:r>
      <w:bookmarkEnd w:id="178"/>
    </w:p>
    <w:p w14:paraId="4449250C" w14:textId="77777777" w:rsidR="00907CC4" w:rsidRPr="00D822A3" w:rsidRDefault="00907CC4" w:rsidP="00907CC4">
      <w:pPr>
        <w:rPr>
          <w:lang w:val="en-GB"/>
        </w:rPr>
      </w:pPr>
      <w:r w:rsidRPr="00D822A3">
        <w:rPr>
          <w:lang w:val="en-GB"/>
        </w:rPr>
        <w:t xml:space="preserve">The postfix increment and decrement change the operand and return the original value. The operand </w:t>
      </w:r>
      <w:proofErr w:type="gramStart"/>
      <w:r w:rsidRPr="00D822A3">
        <w:rPr>
          <w:lang w:val="en-GB"/>
        </w:rPr>
        <w:t>has to</w:t>
      </w:r>
      <w:proofErr w:type="gramEnd"/>
      <w:r w:rsidRPr="00D822A3">
        <w:rPr>
          <w:lang w:val="en-GB"/>
        </w:rPr>
        <w:t xml:space="preserve">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proofErr w:type="spellStart"/>
      <w:r w:rsidRPr="00D822A3">
        <w:rPr>
          <w:lang w:val="en-GB"/>
        </w:rPr>
        <w:t>MainParser.gppg</w:t>
      </w:r>
      <w:proofErr w:type="spellEnd"/>
    </w:p>
    <w:p w14:paraId="56D815B6" w14:textId="77777777" w:rsidR="006D47FA" w:rsidRPr="00D822A3" w:rsidRDefault="006D47FA" w:rsidP="006D47FA">
      <w:pPr>
        <w:pStyle w:val="Code"/>
        <w:rPr>
          <w:highlight w:val="white"/>
          <w:lang w:val="en-GB"/>
        </w:rPr>
      </w:pPr>
      <w:r w:rsidRPr="00D822A3">
        <w:rPr>
          <w:highlight w:val="white"/>
          <w:lang w:val="en-GB"/>
        </w:rPr>
        <w:lastRenderedPageBreak/>
        <w:t>prefix_expression:</w:t>
      </w:r>
    </w:p>
    <w:p w14:paraId="2FABD8B9" w14:textId="51657335" w:rsidR="006D47FA" w:rsidRPr="00D822A3" w:rsidRDefault="006D47FA" w:rsidP="006D47FA">
      <w:pPr>
        <w:pStyle w:val="Code"/>
        <w:rPr>
          <w:highlight w:val="white"/>
          <w:lang w:val="en-GB"/>
        </w:rPr>
      </w:pPr>
      <w:r w:rsidRPr="00D822A3">
        <w:rPr>
          <w:highlight w:val="white"/>
          <w:lang w:val="en-GB"/>
        </w:rPr>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proofErr w:type="spellStart"/>
      <w:r w:rsidRPr="00D822A3">
        <w:rPr>
          <w:lang w:val="en-GB"/>
        </w:rPr>
        <w:t>MiddleCodeGenerator.cs</w:t>
      </w:r>
      <w:proofErr w:type="spellEnd"/>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w:t>
      </w:r>
      <w:r w:rsidR="00C40D17" w:rsidRPr="00D822A3">
        <w:rPr>
          <w:highlight w:val="white"/>
          <w:lang w:val="en-GB"/>
        </w:rPr>
        <w:lastRenderedPageBreak/>
        <w:t xml:space="preserve">decremented has already been pushed at the stack by earlier operations. </w:t>
      </w:r>
      <w:r w:rsidR="00674727" w:rsidRPr="00D822A3">
        <w:rPr>
          <w:highlight w:val="white"/>
          <w:lang w:val="en-GB"/>
        </w:rPr>
        <w:t xml:space="preserve">We perform the operation, which is addition or subtraction. </w:t>
      </w:r>
      <w:r w:rsidR="00FD487E" w:rsidRPr="00D822A3">
        <w:rPr>
          <w:highlight w:val="white"/>
          <w:lang w:val="en-GB"/>
        </w:rPr>
        <w:t xml:space="preserve">We </w:t>
      </w:r>
      <w:proofErr w:type="spellStart"/>
      <w:r w:rsidR="00FD487E" w:rsidRPr="00D822A3">
        <w:rPr>
          <w:highlight w:val="white"/>
          <w:lang w:val="en-GB"/>
        </w:rPr>
        <w:t>preform</w:t>
      </w:r>
      <w:proofErr w:type="spellEnd"/>
      <w:r w:rsidR="00FD487E" w:rsidRPr="00D822A3">
        <w:rPr>
          <w:highlight w:val="white"/>
          <w:lang w:val="en-GB"/>
        </w:rPr>
        <w:t xml:space="preserve">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9" w:name="_Toc54625068"/>
      <w:r w:rsidRPr="00D822A3">
        <w:rPr>
          <w:highlight w:val="white"/>
          <w:lang w:val="en-GB"/>
        </w:rPr>
        <w:t>Postfix Increment and Decrement Expression</w:t>
      </w:r>
      <w:bookmarkEnd w:id="179"/>
    </w:p>
    <w:p w14:paraId="65713B98" w14:textId="77777777" w:rsidR="005949CB" w:rsidRPr="00D822A3" w:rsidRDefault="005949CB" w:rsidP="005949CB">
      <w:pPr>
        <w:pStyle w:val="CodeHeader"/>
        <w:rPr>
          <w:lang w:val="en-GB"/>
        </w:rPr>
      </w:pPr>
      <w:proofErr w:type="spellStart"/>
      <w:r w:rsidRPr="00D822A3">
        <w:rPr>
          <w:lang w:val="en-GB"/>
        </w:rPr>
        <w:t>MainParser.gppg</w:t>
      </w:r>
      <w:proofErr w:type="spellEnd"/>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proofErr w:type="spellStart"/>
      <w:r w:rsidRPr="00D822A3">
        <w:rPr>
          <w:lang w:val="en-GB"/>
        </w:rPr>
        <w:t>MiddleCodeGenerator.cs</w:t>
      </w:r>
      <w:proofErr w:type="spellEnd"/>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w:t>
      </w:r>
      <w:proofErr w:type="gramStart"/>
      <w:r w:rsidR="00615154" w:rsidRPr="00D822A3">
        <w:rPr>
          <w:highlight w:val="white"/>
          <w:lang w:val="en-GB"/>
        </w:rPr>
        <w:t>in order to</w:t>
      </w:r>
      <w:proofErr w:type="gramEnd"/>
      <w:r w:rsidR="00615154" w:rsidRPr="00D822A3">
        <w:rPr>
          <w:highlight w:val="white"/>
          <w:lang w:val="en-GB"/>
        </w:rPr>
        <w:t xml:space="preserve">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0" w:name="_Toc54625069"/>
      <w:r w:rsidRPr="00D822A3">
        <w:rPr>
          <w:highlight w:val="white"/>
          <w:lang w:val="en-GB"/>
        </w:rPr>
        <w:t>Arrow Expression</w:t>
      </w:r>
      <w:bookmarkEnd w:id="180"/>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proofErr w:type="spellStart"/>
      <w:r w:rsidRPr="00D822A3">
        <w:rPr>
          <w:lang w:val="en-GB"/>
        </w:rPr>
        <w:t>MainParser.gppg</w:t>
      </w:r>
      <w:proofErr w:type="spellEnd"/>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proofErr w:type="spellStart"/>
      <w:r w:rsidRPr="00D822A3">
        <w:rPr>
          <w:lang w:val="en-GB"/>
        </w:rPr>
        <w:t>MiddleCodeGenerator.cs</w:t>
      </w:r>
      <w:proofErr w:type="spellEnd"/>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1" w:name="_Toc54625070"/>
      <w:r w:rsidRPr="00D822A3">
        <w:rPr>
          <w:highlight w:val="white"/>
          <w:lang w:val="en-GB"/>
        </w:rPr>
        <w:lastRenderedPageBreak/>
        <w:t>Index Expression</w:t>
      </w:r>
      <w:bookmarkEnd w:id="181"/>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proofErr w:type="spellStart"/>
      <w:r w:rsidRPr="00D822A3">
        <w:rPr>
          <w:lang w:val="en-GB"/>
        </w:rPr>
        <w:t>MainParser.gppg</w:t>
      </w:r>
      <w:proofErr w:type="spellEnd"/>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proofErr w:type="spellStart"/>
      <w:r w:rsidRPr="00D822A3">
        <w:rPr>
          <w:lang w:val="en-GB"/>
        </w:rPr>
        <w:t>MiddleCodeGenerator.cs</w:t>
      </w:r>
      <w:proofErr w:type="spellEnd"/>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lastRenderedPageBreak/>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6E3223C6" w:rsidR="00B52C39" w:rsidRPr="00D822A3" w:rsidRDefault="00B52C39" w:rsidP="00B52C39">
      <w:pPr>
        <w:pStyle w:val="Code"/>
        <w:rPr>
          <w:highlight w:val="white"/>
          <w:lang w:val="en-GB"/>
        </w:rPr>
      </w:pPr>
      <w:r w:rsidRPr="00D822A3">
        <w:rPr>
          <w:highlight w:val="white"/>
          <w:lang w:val="en-GB"/>
        </w:rPr>
        <w:t xml:space="preserve">        Symbol sizeSymbol = new Symbol(</w:t>
      </w:r>
      <w:r w:rsidR="00114470" w:rsidRPr="00D822A3">
        <w:rPr>
          <w:highlight w:val="white"/>
          <w:lang w:val="en-GB"/>
        </w:rPr>
        <w:t>indexSymbol</w:t>
      </w:r>
      <w:r w:rsidRPr="00D822A3">
        <w:rPr>
          <w:highlight w:val="white"/>
          <w:lang w:val="en-GB"/>
        </w:rPr>
        <w:t>.Type,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2" w:name="_Toc54625071"/>
      <w:r w:rsidRPr="00D822A3">
        <w:rPr>
          <w:highlight w:val="white"/>
          <w:lang w:val="en-GB"/>
        </w:rPr>
        <w:t>Dot Expression</w:t>
      </w:r>
      <w:bookmarkEnd w:id="182"/>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proofErr w:type="spellStart"/>
      <w:r w:rsidRPr="00D822A3">
        <w:rPr>
          <w:lang w:val="en-GB"/>
        </w:rPr>
        <w:t>MainParser.gppg</w:t>
      </w:r>
      <w:proofErr w:type="spellEnd"/>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lastRenderedPageBreak/>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proofErr w:type="spellStart"/>
      <w:r w:rsidRPr="00D822A3">
        <w:rPr>
          <w:lang w:val="en-GB"/>
        </w:rPr>
        <w:t>MiddleCodeGenerator.cs</w:t>
      </w:r>
      <w:proofErr w:type="spellEnd"/>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62B26A65" w14:textId="77777777" w:rsidR="00F5333D" w:rsidRPr="00F5333D" w:rsidRDefault="00F5333D" w:rsidP="00F5333D">
      <w:pPr>
        <w:pStyle w:val="Code"/>
        <w:rPr>
          <w:highlight w:val="white"/>
        </w:rPr>
      </w:pPr>
      <w:r w:rsidRPr="00F5333D">
        <w:rPr>
          <w:highlight w:val="white"/>
        </w:rPr>
        <w:t xml:space="preserve">      Assert.Error(parentSymbol.Type.MemberMap != null, expression,</w:t>
      </w:r>
    </w:p>
    <w:p w14:paraId="71A894EE" w14:textId="77777777" w:rsidR="00F5333D" w:rsidRPr="00F5333D" w:rsidRDefault="00F5333D" w:rsidP="00F5333D">
      <w:pPr>
        <w:pStyle w:val="Code"/>
        <w:rPr>
          <w:highlight w:val="white"/>
        </w:rPr>
      </w:pPr>
      <w:r w:rsidRPr="00F5333D">
        <w:rPr>
          <w:highlight w:val="white"/>
        </w:rPr>
        <w:t xml:space="preserve">                   Message.Member_access_of_uncomplete_struct_or_union);</w:t>
      </w:r>
    </w:p>
    <w:p w14:paraId="521AE294" w14:textId="77777777" w:rsidR="005E30A8" w:rsidRPr="00F5333D" w:rsidRDefault="005E30A8" w:rsidP="00F5333D">
      <w:pPr>
        <w:pStyle w:val="Code"/>
        <w:rPr>
          <w:highlight w:val="white"/>
        </w:rPr>
      </w:pPr>
    </w:p>
    <w:p w14:paraId="4B86FDFF" w14:textId="77777777" w:rsidR="003C2484" w:rsidRPr="003C2484" w:rsidRDefault="003C2484" w:rsidP="003C2484">
      <w:pPr>
        <w:pStyle w:val="Code"/>
        <w:rPr>
          <w:highlight w:val="white"/>
        </w:rPr>
      </w:pPr>
      <w:r w:rsidRPr="003C2484">
        <w:rPr>
          <w:highlight w:val="white"/>
        </w:rPr>
        <w:t xml:space="preserve">      Symbol memberSymbol;</w:t>
      </w:r>
    </w:p>
    <w:p w14:paraId="6C2C1A15" w14:textId="77777777" w:rsidR="003C2484" w:rsidRDefault="003C2484" w:rsidP="003C2484">
      <w:pPr>
        <w:pStyle w:val="Code"/>
        <w:rPr>
          <w:highlight w:val="white"/>
        </w:rPr>
      </w:pPr>
      <w:r w:rsidRPr="003C2484">
        <w:rPr>
          <w:highlight w:val="white"/>
        </w:rPr>
        <w:t xml:space="preserve">      Assert.Error(parentSymbol.Type.MemberMap.TryGetValue(memberName,</w:t>
      </w:r>
    </w:p>
    <w:p w14:paraId="7A1BA188" w14:textId="77777777" w:rsidR="003C2484" w:rsidRDefault="003C2484" w:rsidP="003C2484">
      <w:pPr>
        <w:pStyle w:val="Code"/>
        <w:rPr>
          <w:highlight w:val="white"/>
        </w:rPr>
      </w:pPr>
      <w:r>
        <w:rPr>
          <w:highlight w:val="white"/>
        </w:rPr>
        <w:t xml:space="preserve">                  </w:t>
      </w:r>
      <w:r w:rsidRPr="003C2484">
        <w:rPr>
          <w:highlight w:val="white"/>
        </w:rPr>
        <w:t xml:space="preserve"> out memberSymbol),</w:t>
      </w:r>
      <w:r>
        <w:rPr>
          <w:highlight w:val="white"/>
        </w:rPr>
        <w:t xml:space="preserve"> </w:t>
      </w:r>
      <w:r w:rsidRPr="003C2484">
        <w:rPr>
          <w:highlight w:val="white"/>
        </w:rPr>
        <w:t>memberName,</w:t>
      </w:r>
    </w:p>
    <w:p w14:paraId="4A670844" w14:textId="745D8265" w:rsidR="003C2484" w:rsidRPr="003C2484" w:rsidRDefault="003C2484" w:rsidP="003C2484">
      <w:pPr>
        <w:pStyle w:val="Code"/>
        <w:rPr>
          <w:highlight w:val="white"/>
        </w:rPr>
      </w:pPr>
      <w:r>
        <w:rPr>
          <w:highlight w:val="white"/>
        </w:rPr>
        <w:t xml:space="preserve">                  </w:t>
      </w:r>
      <w:r w:rsidRPr="003C2484">
        <w:rPr>
          <w:highlight w:val="white"/>
        </w:rPr>
        <w:t xml:space="preserve"> Message.Unknown_member_in_dot_expression);</w:t>
      </w:r>
    </w:p>
    <w:p w14:paraId="56FA5843" w14:textId="77777777" w:rsidR="005E30A8" w:rsidRPr="003C2484" w:rsidRDefault="005E30A8" w:rsidP="003C2484">
      <w:pPr>
        <w:pStyle w:val="Code"/>
        <w:rPr>
          <w:highlight w:val="white"/>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3" w:name="_Toc54625072"/>
      <w:r w:rsidRPr="00D822A3">
        <w:rPr>
          <w:highlight w:val="white"/>
          <w:lang w:val="en-GB"/>
        </w:rPr>
        <w:t>Function Call Expression</w:t>
      </w:r>
      <w:bookmarkEnd w:id="183"/>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28D84F9A"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proofErr w:type="spellStart"/>
      <w:r w:rsidRPr="00D822A3">
        <w:rPr>
          <w:rStyle w:val="CodeInText"/>
          <w:lang w:val="en-GB"/>
        </w:rPr>
        <w:t>paramType</w:t>
      </w:r>
      <w:proofErr w:type="spellEnd"/>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proofErr w:type="spellStart"/>
      <w:r w:rsidRPr="00D822A3">
        <w:rPr>
          <w:lang w:val="en-GB"/>
        </w:rPr>
        <w:lastRenderedPageBreak/>
        <w:t>MainParser.gppg</w:t>
      </w:r>
      <w:proofErr w:type="spellEnd"/>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proofErr w:type="spellStart"/>
      <w:r w:rsidRPr="00D822A3">
        <w:rPr>
          <w:lang w:val="en-GB"/>
        </w:rPr>
        <w:t>MiddleCodeGenerator.cs</w:t>
      </w:r>
      <w:proofErr w:type="spellEnd"/>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lastRenderedPageBreak/>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17262C7D" w14:textId="77777777" w:rsidR="000D139D" w:rsidRPr="000D139D" w:rsidRDefault="000D139D" w:rsidP="000D139D">
      <w:pPr>
        <w:pStyle w:val="Code"/>
        <w:rPr>
          <w:highlight w:val="white"/>
        </w:rPr>
      </w:pPr>
      <w:r w:rsidRPr="000D139D">
        <w:rPr>
          <w:highlight w:val="white"/>
        </w:rPr>
        <w:t xml:space="preserve">        if (type.IsStructOrUnion()) {</w:t>
      </w:r>
    </w:p>
    <w:p w14:paraId="2E857424" w14:textId="77777777" w:rsidR="000D139D" w:rsidRPr="000D139D" w:rsidRDefault="000D139D" w:rsidP="000D139D">
      <w:pPr>
        <w:pStyle w:val="Code"/>
        <w:rPr>
          <w:highlight w:val="white"/>
        </w:rPr>
      </w:pPr>
      <w:r w:rsidRPr="000D139D">
        <w:rPr>
          <w:highlight w:val="white"/>
        </w:rPr>
        <w:t xml:space="preserve">          AddMiddleCode(longList, MiddleOperator.ParameterInitSize,</w:t>
      </w:r>
    </w:p>
    <w:p w14:paraId="25EBFCBE" w14:textId="77777777" w:rsidR="000D139D" w:rsidRDefault="000D139D" w:rsidP="000D139D">
      <w:pPr>
        <w:pStyle w:val="Code"/>
        <w:rPr>
          <w:highlight w:val="white"/>
        </w:rPr>
      </w:pPr>
      <w:r w:rsidRPr="000D139D">
        <w:rPr>
          <w:highlight w:val="white"/>
        </w:rPr>
        <w:t xml:space="preserve">                        SymbolTable.CurrentTable.CurrentOffset + totalOffset +</w:t>
      </w:r>
    </w:p>
    <w:p w14:paraId="3DD4259A" w14:textId="4D6B2036" w:rsidR="000D139D" w:rsidRPr="000D139D" w:rsidRDefault="000D139D" w:rsidP="000D139D">
      <w:pPr>
        <w:pStyle w:val="Code"/>
        <w:rPr>
          <w:highlight w:val="white"/>
        </w:rPr>
      </w:pPr>
      <w:r>
        <w:rPr>
          <w:highlight w:val="white"/>
        </w:rPr>
        <w:t xml:space="preserve">                       </w:t>
      </w:r>
      <w:r w:rsidRPr="000D139D">
        <w:rPr>
          <w:highlight w:val="white"/>
        </w:rPr>
        <w:t xml:space="preserve"> offset, type, argumentExpression.Symbol);</w:t>
      </w:r>
    </w:p>
    <w:p w14:paraId="0EB35B1E" w14:textId="77777777" w:rsidR="000D139D" w:rsidRPr="000D139D" w:rsidRDefault="000D139D" w:rsidP="000D139D">
      <w:pPr>
        <w:pStyle w:val="Code"/>
        <w:rPr>
          <w:highlight w:val="white"/>
        </w:rPr>
      </w:pPr>
      <w:r w:rsidRPr="000D139D">
        <w:rPr>
          <w:highlight w:val="white"/>
        </w:rPr>
        <w:t xml:space="preserve">        }</w:t>
      </w:r>
    </w:p>
    <w:p w14:paraId="11BB3D08" w14:textId="77777777" w:rsidR="000D139D" w:rsidRPr="000D139D" w:rsidRDefault="000D139D" w:rsidP="000D139D">
      <w:pPr>
        <w:pStyle w:val="Code"/>
        <w:rPr>
          <w:highlight w:val="white"/>
        </w:rPr>
      </w:pPr>
    </w:p>
    <w:p w14:paraId="4B324E9C" w14:textId="77777777" w:rsidR="000D139D" w:rsidRDefault="000D139D" w:rsidP="000D139D">
      <w:pPr>
        <w:pStyle w:val="Code"/>
        <w:rPr>
          <w:highlight w:val="white"/>
        </w:rPr>
      </w:pPr>
      <w:r w:rsidRPr="000D139D">
        <w:rPr>
          <w:highlight w:val="white"/>
        </w:rPr>
        <w:t xml:space="preserve">        AddMiddleCode(longList, MiddleOperator.Parameter,</w:t>
      </w:r>
    </w:p>
    <w:p w14:paraId="20B8B44B" w14:textId="77777777" w:rsidR="000D139D" w:rsidRDefault="000D139D" w:rsidP="000D139D">
      <w:pPr>
        <w:pStyle w:val="Code"/>
        <w:rPr>
          <w:highlight w:val="white"/>
        </w:rPr>
      </w:pPr>
      <w:r>
        <w:rPr>
          <w:highlight w:val="white"/>
        </w:rPr>
        <w:t xml:space="preserve">                     </w:t>
      </w:r>
      <w:r w:rsidRPr="000D139D">
        <w:rPr>
          <w:highlight w:val="white"/>
        </w:rPr>
        <w:t xml:space="preserve"> SymbolTable.CurrentTable. CurrentOffset + totalOffset +</w:t>
      </w:r>
    </w:p>
    <w:p w14:paraId="1CBE56B8" w14:textId="4CA85C98" w:rsidR="000D139D" w:rsidRPr="000D139D" w:rsidRDefault="000D139D" w:rsidP="000D139D">
      <w:pPr>
        <w:pStyle w:val="Code"/>
        <w:rPr>
          <w:highlight w:val="white"/>
        </w:rPr>
      </w:pPr>
      <w:r>
        <w:rPr>
          <w:highlight w:val="white"/>
        </w:rPr>
        <w:t xml:space="preserve">                     </w:t>
      </w:r>
      <w:r w:rsidRPr="000D139D">
        <w:rPr>
          <w:highlight w:val="white"/>
        </w:rPr>
        <w:t xml:space="preserve"> offset, type, argumentExpression.Symbol);</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38E494FC" w14:textId="77777777" w:rsidR="006F40B2" w:rsidRDefault="00F07266" w:rsidP="00F07266">
      <w:pPr>
        <w:pStyle w:val="Code"/>
        <w:rPr>
          <w:highlight w:val="white"/>
          <w:lang w:val="en-GB"/>
        </w:rPr>
      </w:pPr>
      <w:r w:rsidRPr="00D822A3">
        <w:rPr>
          <w:highlight w:val="white"/>
          <w:lang w:val="en-GB"/>
        </w:rPr>
        <w:t xml:space="preserve">      AddMiddleCode(longList, MiddleOperator.Call,</w:t>
      </w:r>
    </w:p>
    <w:p w14:paraId="05E24E56" w14:textId="2C31A08D" w:rsidR="006F40B2" w:rsidRDefault="006F40B2" w:rsidP="006F40B2">
      <w:pPr>
        <w:pStyle w:val="Code"/>
        <w:rPr>
          <w:highlight w:val="white"/>
          <w:lang w:val="en-GB"/>
        </w:rPr>
      </w:pPr>
      <w:r>
        <w:rPr>
          <w:highlight w:val="white"/>
          <w:lang w:val="en-GB"/>
        </w:rPr>
        <w:t xml:space="preserve">                   </w:t>
      </w:r>
      <w:r w:rsidR="005F69A3">
        <w:rPr>
          <w:highlight w:val="white"/>
          <w:lang w:val="en-GB"/>
        </w:rPr>
        <w:t xml:space="preserve"> </w:t>
      </w:r>
      <w:r w:rsidR="00F07266" w:rsidRPr="00D822A3">
        <w:rPr>
          <w:highlight w:val="white"/>
          <w:lang w:val="en-GB"/>
        </w:rPr>
        <w:t>SymbolTable.CurrentTable.CurrentOffset + totalOffset,</w:t>
      </w:r>
    </w:p>
    <w:p w14:paraId="28F5E573" w14:textId="734A5F7E" w:rsidR="00F07266" w:rsidRPr="00D822A3" w:rsidRDefault="006F40B2" w:rsidP="006F40B2">
      <w:pPr>
        <w:pStyle w:val="Code"/>
        <w:rPr>
          <w:highlight w:val="white"/>
          <w:lang w:val="en-GB"/>
        </w:rPr>
      </w:pPr>
      <w:r>
        <w:rPr>
          <w:highlight w:val="white"/>
          <w:lang w:val="en-GB"/>
        </w:rPr>
        <w:lastRenderedPageBreak/>
        <w:t xml:space="preserve">                   </w:t>
      </w:r>
      <w:r w:rsidR="005F69A3" w:rsidRPr="00D822A3">
        <w:rPr>
          <w:highlight w:val="white"/>
          <w:lang w:val="en-GB"/>
        </w:rPr>
        <w:t xml:space="preserve"> functionSymbol,</w:t>
      </w:r>
      <w:r w:rsidR="00F07266" w:rsidRPr="00D822A3">
        <w:rPr>
          <w:highlight w:val="white"/>
          <w:lang w:val="en-GB"/>
        </w:rPr>
        <w:t xml:space="preserve"> extra);</w:t>
      </w:r>
    </w:p>
    <w:p w14:paraId="7C702CB0" w14:textId="303B3A70" w:rsidR="00F07266" w:rsidRPr="00D822A3" w:rsidRDefault="00F07266" w:rsidP="00F07266">
      <w:pPr>
        <w:pStyle w:val="Code"/>
        <w:rPr>
          <w:highlight w:val="white"/>
          <w:lang w:val="en-GB"/>
        </w:rPr>
      </w:pPr>
      <w:r w:rsidRPr="00D822A3">
        <w:rPr>
          <w:highlight w:val="white"/>
          <w:lang w:val="en-GB"/>
        </w:rPr>
        <w:t xml:space="preserve">      AddMiddleCode(longList, MiddleOperator.PostCall,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4" w:name="_Toc54625073"/>
      <w:r w:rsidRPr="00D822A3">
        <w:rPr>
          <w:lang w:val="en-GB"/>
        </w:rPr>
        <w:t>Argument Expression List</w:t>
      </w:r>
      <w:bookmarkEnd w:id="184"/>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proofErr w:type="spellStart"/>
      <w:r w:rsidRPr="00D822A3">
        <w:rPr>
          <w:rStyle w:val="CodeInText"/>
          <w:lang w:val="en-GB"/>
        </w:rPr>
        <w:t>Generate.generateIntegerExpression</w:t>
      </w:r>
      <w:proofErr w:type="spellEnd"/>
      <w:r w:rsidRPr="00D822A3">
        <w:rPr>
          <w:lang w:val="en-GB"/>
        </w:rPr>
        <w:t>.</w:t>
      </w:r>
    </w:p>
    <w:p w14:paraId="42FA6894" w14:textId="4D95A5B7" w:rsidR="00EC3F16" w:rsidRPr="00D822A3" w:rsidRDefault="00EC3F16" w:rsidP="00EC3F16">
      <w:pPr>
        <w:pStyle w:val="CodeHeader"/>
        <w:rPr>
          <w:lang w:val="en-GB"/>
        </w:rPr>
      </w:pPr>
      <w:proofErr w:type="spellStart"/>
      <w:r w:rsidRPr="00D822A3">
        <w:rPr>
          <w:lang w:val="en-GB"/>
        </w:rPr>
        <w:t>MainParser.gppg</w:t>
      </w:r>
      <w:proofErr w:type="spellEnd"/>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proofErr w:type="spellStart"/>
      <w:r w:rsidRPr="00D822A3">
        <w:rPr>
          <w:lang w:val="en-GB"/>
        </w:rPr>
        <w:t>MiddleCodeGenerator.cs</w:t>
      </w:r>
      <w:proofErr w:type="spellEnd"/>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lastRenderedPageBreak/>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5" w:name="_Toc54625074"/>
      <w:r w:rsidRPr="00D822A3">
        <w:rPr>
          <w:highlight w:val="white"/>
          <w:lang w:val="en-GB"/>
        </w:rPr>
        <w:lastRenderedPageBreak/>
        <w:t>Primary Expressions</w:t>
      </w:r>
      <w:bookmarkEnd w:id="185"/>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proofErr w:type="spellStart"/>
      <w:r w:rsidRPr="00D822A3">
        <w:rPr>
          <w:lang w:val="en-GB"/>
        </w:rPr>
        <w:t>MainParser.gppg</w:t>
      </w:r>
      <w:proofErr w:type="spellEnd"/>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proofErr w:type="spellStart"/>
      <w:r w:rsidRPr="00D822A3">
        <w:rPr>
          <w:lang w:val="en-GB"/>
        </w:rPr>
        <w:t>MiddleCodeGenerator.cs</w:t>
      </w:r>
      <w:proofErr w:type="spellEnd"/>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proofErr w:type="spellStart"/>
      <w:r w:rsidRPr="00D822A3">
        <w:rPr>
          <w:lang w:val="en-GB"/>
        </w:rPr>
        <w:t>MainParser.gppg</w:t>
      </w:r>
      <w:proofErr w:type="spellEnd"/>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proofErr w:type="spellStart"/>
      <w:r w:rsidRPr="00D822A3">
        <w:rPr>
          <w:lang w:val="en-GB"/>
        </w:rPr>
        <w:t>MiddleCodeGenerator.cs</w:t>
      </w:r>
      <w:proofErr w:type="spellEnd"/>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76C6E288" w14:textId="7E2B964B" w:rsidR="00FA4B97" w:rsidRPr="00FA4B97" w:rsidRDefault="00FA4B97" w:rsidP="00FA4B97">
      <w:pPr>
        <w:pStyle w:val="Code"/>
        <w:rPr>
          <w:highlight w:val="white"/>
        </w:rPr>
      </w:pPr>
      <w:r w:rsidRPr="00FA4B97">
        <w:rPr>
          <w:highlight w:val="white"/>
        </w:rPr>
        <w:t xml:space="preserve">      Assert.Error(symbol != null, </w:t>
      </w:r>
      <w:r w:rsidR="005B2CB6">
        <w:rPr>
          <w:highlight w:val="white"/>
        </w:rPr>
        <w:t xml:space="preserve">name, </w:t>
      </w:r>
      <w:r w:rsidRPr="00FA4B97">
        <w:rPr>
          <w:highlight w:val="white"/>
        </w:rPr>
        <w:t>Message.Unknown_name);</w:t>
      </w:r>
    </w:p>
    <w:p w14:paraId="4E6B38C3" w14:textId="77777777" w:rsidR="00A770C6" w:rsidRPr="00FA4B97" w:rsidRDefault="00A770C6" w:rsidP="00FA4B97">
      <w:pPr>
        <w:pStyle w:val="Code"/>
        <w:rPr>
          <w:highlight w:val="white"/>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proofErr w:type="spellStart"/>
      <w:r w:rsidRPr="00D822A3">
        <w:rPr>
          <w:lang w:val="en-GB"/>
        </w:rPr>
        <w:t>MainParser.gppg</w:t>
      </w:r>
      <w:proofErr w:type="spellEnd"/>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proofErr w:type="spellStart"/>
      <w:r w:rsidRPr="00D822A3">
        <w:rPr>
          <w:lang w:val="en-GB"/>
        </w:rPr>
        <w:t>MiddleCodeGenerator.cs</w:t>
      </w:r>
      <w:proofErr w:type="spellEnd"/>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proofErr w:type="spellStart"/>
      <w:r w:rsidRPr="00D822A3">
        <w:rPr>
          <w:lang w:val="en-GB"/>
        </w:rPr>
        <w:t>MainParser.gppg</w:t>
      </w:r>
      <w:proofErr w:type="spellEnd"/>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proofErr w:type="spellStart"/>
      <w:r w:rsidRPr="00D822A3">
        <w:rPr>
          <w:lang w:val="en-GB"/>
        </w:rPr>
        <w:t>MiddleCodeGenerator.cs</w:t>
      </w:r>
      <w:proofErr w:type="spellEnd"/>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proofErr w:type="spellStart"/>
      <w:r w:rsidRPr="00D822A3">
        <w:rPr>
          <w:lang w:val="en-GB"/>
        </w:rPr>
        <w:t>MainParser.gppg</w:t>
      </w:r>
      <w:proofErr w:type="spellEnd"/>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proofErr w:type="spellStart"/>
      <w:r w:rsidRPr="00D822A3">
        <w:rPr>
          <w:lang w:val="en-GB"/>
        </w:rPr>
        <w:t>MiddleCodeGenerator.cs</w:t>
      </w:r>
      <w:proofErr w:type="spellEnd"/>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6" w:name="_Ref54202176"/>
      <w:bookmarkStart w:id="187" w:name="_Ref54202192"/>
      <w:bookmarkStart w:id="188" w:name="_Ref54264860"/>
      <w:bookmarkStart w:id="189"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6"/>
      <w:bookmarkEnd w:id="187"/>
      <w:bookmarkEnd w:id="188"/>
      <w:bookmarkEnd w:id="189"/>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proofErr w:type="spellStart"/>
      <w:r w:rsidRPr="00D822A3">
        <w:rPr>
          <w:lang w:val="en-GB"/>
        </w:rPr>
        <w:t>Mask.cs</w:t>
      </w:r>
      <w:proofErr w:type="spellEnd"/>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proofErr w:type="spellStart"/>
      <w:r w:rsidRPr="00D822A3">
        <w:rPr>
          <w:lang w:val="en-GB"/>
        </w:rPr>
        <w:t>Specifier.cs</w:t>
      </w:r>
      <w:proofErr w:type="spellEnd"/>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90"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188B0F87" w:rsidR="00A149ED" w:rsidRPr="00D822A3" w:rsidRDefault="00A149ED" w:rsidP="00A149ED">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 xml:space="preserve">If the type is constant or </w:t>
      </w:r>
      <w:proofErr w:type="gramStart"/>
      <w:r w:rsidRPr="00D822A3">
        <w:rPr>
          <w:highlight w:val="white"/>
          <w:lang w:val="en-GB"/>
        </w:rPr>
        <w:t>volatile</w:t>
      </w:r>
      <w:proofErr w:type="gramEnd"/>
      <w:r w:rsidRPr="00D822A3">
        <w:rPr>
          <w:highlight w:val="white"/>
          <w:lang w:val="en-GB"/>
        </w:rPr>
        <w:t xml:space="preserv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proofErr w:type="gramStart"/>
      <w:r w:rsidR="00C37108" w:rsidRPr="00D822A3">
        <w:rPr>
          <w:lang w:val="en-GB"/>
        </w:rPr>
        <w:t>definition</w:t>
      </w:r>
      <w:r w:rsidR="009245C0" w:rsidRPr="00D822A3">
        <w:rPr>
          <w:lang w:val="en-GB"/>
        </w:rPr>
        <w:t>s,</w:t>
      </w:r>
      <w:proofErr w:type="gramEnd"/>
      <w:r w:rsidR="009245C0" w:rsidRPr="00D822A3">
        <w:rPr>
          <w:lang w:val="en-GB"/>
        </w:rPr>
        <w:t xml:space="preserve">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 xml:space="preserve">method is called when a pointer is declared. </w:t>
      </w:r>
      <w:proofErr w:type="gramStart"/>
      <w:r w:rsidRPr="00D822A3">
        <w:rPr>
          <w:lang w:val="en-GB"/>
        </w:rPr>
        <w:t>It</w:t>
      </w:r>
      <w:proofErr w:type="gramEnd"/>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1" w:name="_Toc54625076"/>
      <w:r w:rsidRPr="00D822A3">
        <w:rPr>
          <w:lang w:val="en-GB"/>
        </w:rPr>
        <w:t>Declarators</w:t>
      </w:r>
      <w:bookmarkEnd w:id="191"/>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proofErr w:type="spellStart"/>
      <w:r w:rsidRPr="00D822A3">
        <w:rPr>
          <w:lang w:val="en-GB"/>
        </w:rPr>
        <w:t>Declarator.cs</w:t>
      </w:r>
      <w:proofErr w:type="spellEnd"/>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 xml:space="preserve">he new type cannot be a </w:t>
      </w:r>
      <w:proofErr w:type="gramStart"/>
      <w:r w:rsidR="002D5806" w:rsidRPr="00D822A3">
        <w:rPr>
          <w:highlight w:val="white"/>
          <w:lang w:val="en-GB"/>
        </w:rPr>
        <w:t>function, since</w:t>
      </w:r>
      <w:proofErr w:type="gramEnd"/>
      <w:r w:rsidR="002D5806" w:rsidRPr="00D822A3">
        <w:rPr>
          <w:highlight w:val="white"/>
          <w:lang w:val="en-GB"/>
        </w:rPr>
        <w:t xml:space="preserv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w:t>
      </w:r>
      <w:proofErr w:type="gramStart"/>
      <w:r w:rsidR="002972A6" w:rsidRPr="00D822A3">
        <w:rPr>
          <w:highlight w:val="white"/>
          <w:lang w:val="en-GB"/>
        </w:rPr>
        <w:t>function</w:t>
      </w:r>
      <w:r w:rsidR="00FD3D82" w:rsidRPr="00D822A3">
        <w:rPr>
          <w:highlight w:val="white"/>
          <w:lang w:val="en-GB"/>
        </w:rPr>
        <w:t>, since</w:t>
      </w:r>
      <w:proofErr w:type="gramEnd"/>
      <w:r w:rsidR="00FD3D82" w:rsidRPr="00D822A3">
        <w:rPr>
          <w:highlight w:val="white"/>
          <w:lang w:val="en-GB"/>
        </w:rPr>
        <w:t xml:space="preserv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2" w:name="_Toc54625077"/>
      <w:r w:rsidRPr="00D822A3">
        <w:rPr>
          <w:lang w:val="en-GB"/>
        </w:rPr>
        <w:lastRenderedPageBreak/>
        <w:t>The Symbol Table</w:t>
      </w:r>
      <w:bookmarkEnd w:id="192"/>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w:t>
      </w:r>
      <w:proofErr w:type="gramStart"/>
      <w:r w:rsidR="00033A0C" w:rsidRPr="00D822A3">
        <w:rPr>
          <w:lang w:val="en-GB"/>
        </w:rPr>
        <w:t>actually several</w:t>
      </w:r>
      <w:proofErr w:type="gramEnd"/>
      <w:r w:rsidR="00033A0C" w:rsidRPr="00D822A3">
        <w:rPr>
          <w:lang w:val="en-GB"/>
        </w:rPr>
        <w:t xml:space="preserve">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735809" w:rsidRPr="00D2146B" w:rsidRDefault="00735809" w:rsidP="0050082D">
                              <w:pPr>
                                <w:spacing w:before="0" w:after="0"/>
                                <w:rPr>
                                  <w:sz w:val="18"/>
                                  <w:szCs w:val="18"/>
                                  <w:lang w:val="sv-SE"/>
                                </w:rPr>
                              </w:pPr>
                              <w:r>
                                <w:rPr>
                                  <w:sz w:val="18"/>
                                  <w:szCs w:val="18"/>
                                  <w:lang w:val="sv-SE"/>
                                </w:rPr>
                                <w:t>Static int globalInt</w:t>
                              </w:r>
                            </w:p>
                            <w:p w14:paraId="69A6032C" w14:textId="768161F7" w:rsidR="00735809" w:rsidRDefault="00735809" w:rsidP="0050082D">
                              <w:pPr>
                                <w:spacing w:before="0" w:after="0"/>
                                <w:rPr>
                                  <w:sz w:val="18"/>
                                  <w:szCs w:val="18"/>
                                  <w:lang w:val="sv-SE"/>
                                </w:rPr>
                              </w:pPr>
                              <w:r>
                                <w:rPr>
                                  <w:sz w:val="18"/>
                                  <w:szCs w:val="18"/>
                                  <w:lang w:val="sv-SE"/>
                                </w:rPr>
                                <w:t>Static int i</w:t>
                              </w:r>
                            </w:p>
                            <w:p w14:paraId="65DC2C71" w14:textId="7AEEED2D" w:rsidR="00735809" w:rsidRDefault="00735809" w:rsidP="0050082D">
                              <w:pPr>
                                <w:spacing w:before="0" w:after="0"/>
                                <w:rPr>
                                  <w:sz w:val="18"/>
                                  <w:szCs w:val="18"/>
                                  <w:lang w:val="sv-SE"/>
                                </w:rPr>
                              </w:pPr>
                            </w:p>
                            <w:p w14:paraId="3B0DD407" w14:textId="21D67AC3" w:rsidR="00735809" w:rsidRPr="001B6705" w:rsidRDefault="00735809"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735809" w:rsidRPr="00D2146B" w:rsidRDefault="00735809"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735809" w:rsidRPr="00D2146B" w:rsidRDefault="00735809"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735809" w:rsidRDefault="00735809"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735809" w:rsidRPr="00D2146B" w:rsidRDefault="00735809" w:rsidP="0050082D">
                              <w:pPr>
                                <w:spacing w:before="0" w:after="0" w:line="256" w:lineRule="auto"/>
                                <w:rPr>
                                  <w:sz w:val="18"/>
                                  <w:szCs w:val="18"/>
                                </w:rPr>
                              </w:pPr>
                              <w:r>
                                <w:rPr>
                                  <w:sz w:val="18"/>
                                  <w:szCs w:val="18"/>
                                </w:rPr>
                                <w:t>Auto mainChar : char</w:t>
                              </w:r>
                            </w:p>
                            <w:p w14:paraId="302437A3" w14:textId="77777777" w:rsidR="00735809" w:rsidRDefault="00735809" w:rsidP="0050082D">
                              <w:pPr>
                                <w:spacing w:before="0" w:after="0" w:line="256" w:lineRule="auto"/>
                                <w:rPr>
                                  <w:rFonts w:eastAsia="Calibri"/>
                                  <w:color w:val="000000"/>
                                  <w:sz w:val="18"/>
                                  <w:szCs w:val="18"/>
                                </w:rPr>
                              </w:pPr>
                            </w:p>
                            <w:p w14:paraId="71CC6A80" w14:textId="77C30F45" w:rsidR="00735809" w:rsidRPr="00D2146B" w:rsidRDefault="00735809" w:rsidP="008C458D">
                              <w:pPr>
                                <w:spacing w:before="0" w:after="0" w:line="256" w:lineRule="auto"/>
                                <w:rPr>
                                  <w:sz w:val="18"/>
                                  <w:szCs w:val="18"/>
                                </w:rPr>
                              </w:pPr>
                              <w:r>
                                <w:rPr>
                                  <w:rFonts w:eastAsia="Calibri"/>
                                  <w:color w:val="000000"/>
                                  <w:sz w:val="18"/>
                                  <w:szCs w:val="18"/>
                                </w:rPr>
                                <w:t>m_parentTable</w:t>
                              </w:r>
                            </w:p>
                            <w:p w14:paraId="4A1EB75F" w14:textId="77777777" w:rsidR="00735809" w:rsidRPr="00D2146B" w:rsidRDefault="00735809" w:rsidP="0050082D">
                              <w:pPr>
                                <w:spacing w:before="0" w:after="0" w:line="256" w:lineRule="auto"/>
                                <w:rPr>
                                  <w:sz w:val="18"/>
                                  <w:szCs w:val="18"/>
                                </w:rPr>
                              </w:pPr>
                              <w:r w:rsidRPr="00D2146B">
                                <w:rPr>
                                  <w:rFonts w:eastAsia="Calibri"/>
                                  <w:color w:val="000000"/>
                                  <w:sz w:val="18"/>
                                  <w:szCs w:val="18"/>
                                </w:rPr>
                                <w:t> </w:t>
                              </w:r>
                            </w:p>
                            <w:p w14:paraId="176D8F8E" w14:textId="77777777" w:rsidR="00735809" w:rsidRPr="00D2146B" w:rsidRDefault="00735809"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735809" w:rsidRPr="00D2146B" w:rsidRDefault="00735809"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735809" w:rsidRPr="00D2146B" w:rsidRDefault="00735809" w:rsidP="0050082D">
                              <w:pPr>
                                <w:spacing w:before="0" w:after="0" w:line="254" w:lineRule="auto"/>
                                <w:rPr>
                                  <w:sz w:val="18"/>
                                  <w:szCs w:val="18"/>
                                </w:rPr>
                              </w:pPr>
                              <w:r>
                                <w:rPr>
                                  <w:rFonts w:eastAsia="Calibri"/>
                                  <w:color w:val="000000"/>
                                  <w:sz w:val="18"/>
                                  <w:szCs w:val="18"/>
                                </w:rPr>
                                <w:t>auto int i</w:t>
                              </w:r>
                            </w:p>
                            <w:p w14:paraId="1EB866A9" w14:textId="57278A33" w:rsidR="00735809" w:rsidRDefault="00735809"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735809" w:rsidRDefault="00735809" w:rsidP="00073BF2">
                              <w:pPr>
                                <w:spacing w:before="0" w:after="0" w:line="254" w:lineRule="auto"/>
                                <w:rPr>
                                  <w:rFonts w:eastAsia="Calibri"/>
                                  <w:color w:val="000000"/>
                                  <w:sz w:val="18"/>
                                  <w:szCs w:val="18"/>
                                </w:rPr>
                              </w:pPr>
                            </w:p>
                            <w:p w14:paraId="55FF5C13" w14:textId="77777777" w:rsidR="00735809" w:rsidRPr="00D2146B" w:rsidRDefault="00735809" w:rsidP="00073BF2">
                              <w:pPr>
                                <w:spacing w:before="0" w:after="0" w:line="256" w:lineRule="auto"/>
                                <w:rPr>
                                  <w:sz w:val="18"/>
                                  <w:szCs w:val="18"/>
                                </w:rPr>
                              </w:pPr>
                              <w:r>
                                <w:rPr>
                                  <w:rFonts w:eastAsia="Calibri"/>
                                  <w:color w:val="000000"/>
                                  <w:sz w:val="18"/>
                                  <w:szCs w:val="18"/>
                                </w:rPr>
                                <w:t>m_parentTable</w:t>
                              </w:r>
                            </w:p>
                            <w:p w14:paraId="20CF0F08" w14:textId="77777777" w:rsidR="00735809" w:rsidRPr="00D2146B" w:rsidRDefault="00735809" w:rsidP="00073BF2">
                              <w:pPr>
                                <w:spacing w:before="0" w:after="0" w:line="254" w:lineRule="auto"/>
                                <w:rPr>
                                  <w:sz w:val="18"/>
                                  <w:szCs w:val="18"/>
                                </w:rPr>
                              </w:pPr>
                            </w:p>
                            <w:p w14:paraId="2347329E" w14:textId="77777777" w:rsidR="00735809" w:rsidRPr="00D2146B" w:rsidRDefault="00735809" w:rsidP="0050082D">
                              <w:pPr>
                                <w:spacing w:before="0" w:after="0" w:line="254" w:lineRule="auto"/>
                                <w:rPr>
                                  <w:sz w:val="18"/>
                                  <w:szCs w:val="18"/>
                                </w:rPr>
                              </w:pPr>
                              <w:r w:rsidRPr="00D2146B">
                                <w:rPr>
                                  <w:rFonts w:eastAsia="Calibri"/>
                                  <w:color w:val="000000"/>
                                  <w:sz w:val="18"/>
                                  <w:szCs w:val="18"/>
                                </w:rPr>
                                <w:t> </w:t>
                              </w:r>
                            </w:p>
                            <w:p w14:paraId="7D6DAD56" w14:textId="77777777" w:rsidR="00735809" w:rsidRPr="00D2146B" w:rsidRDefault="00735809"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735809" w:rsidRPr="00D2146B" w:rsidRDefault="00735809"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735809" w:rsidRPr="00100F82" w:rsidRDefault="00735809" w:rsidP="00100F82">
                              <w:pPr>
                                <w:spacing w:before="0" w:after="0"/>
                                <w:rPr>
                                  <w:sz w:val="18"/>
                                  <w:szCs w:val="18"/>
                                </w:rPr>
                              </w:pPr>
                              <w:r w:rsidRPr="00100F82">
                                <w:rPr>
                                  <w:sz w:val="18"/>
                                  <w:szCs w:val="18"/>
                                </w:rPr>
                                <w:t>auto int i</w:t>
                              </w:r>
                            </w:p>
                            <w:p w14:paraId="5D0A676C" w14:textId="673BC4F3" w:rsidR="00735809" w:rsidRPr="00100F82" w:rsidRDefault="00735809" w:rsidP="00100F82">
                              <w:pPr>
                                <w:spacing w:before="0" w:after="0"/>
                                <w:rPr>
                                  <w:sz w:val="18"/>
                                  <w:szCs w:val="18"/>
                                </w:rPr>
                              </w:pPr>
                              <w:r w:rsidRPr="00100F82">
                                <w:rPr>
                                  <w:sz w:val="18"/>
                                  <w:szCs w:val="18"/>
                                </w:rPr>
                                <w:t>auto double blockDouble</w:t>
                              </w:r>
                            </w:p>
                            <w:p w14:paraId="5B01AFF6" w14:textId="77777777" w:rsidR="00735809" w:rsidRDefault="00735809" w:rsidP="00100F82">
                              <w:pPr>
                                <w:spacing w:before="0" w:after="0" w:line="256" w:lineRule="auto"/>
                                <w:rPr>
                                  <w:rFonts w:eastAsia="Calibri"/>
                                  <w:color w:val="000000"/>
                                  <w:sz w:val="18"/>
                                  <w:szCs w:val="18"/>
                                </w:rPr>
                              </w:pPr>
                            </w:p>
                            <w:p w14:paraId="35EF25BA" w14:textId="6D9A7EDC" w:rsidR="00735809" w:rsidRPr="00D2146B" w:rsidRDefault="00735809" w:rsidP="00100F82">
                              <w:pPr>
                                <w:spacing w:before="0" w:after="0" w:line="256" w:lineRule="auto"/>
                                <w:rPr>
                                  <w:sz w:val="18"/>
                                  <w:szCs w:val="18"/>
                                </w:rPr>
                              </w:pPr>
                              <w:r>
                                <w:rPr>
                                  <w:rFonts w:eastAsia="Calibri"/>
                                  <w:color w:val="000000"/>
                                  <w:sz w:val="18"/>
                                  <w:szCs w:val="18"/>
                                </w:rPr>
                                <w:t>m_parentTable</w:t>
                              </w:r>
                            </w:p>
                            <w:p w14:paraId="274031CF" w14:textId="32871C06" w:rsidR="00735809" w:rsidRDefault="00735809"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735809" w:rsidRDefault="00735809"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735809" w:rsidRDefault="00735809" w:rsidP="00D44BB8">
                              <w:pPr>
                                <w:spacing w:line="252" w:lineRule="auto"/>
                              </w:pPr>
                              <w:r>
                                <w:rPr>
                                  <w:rFonts w:eastAsia="Calibri"/>
                                  <w:color w:val="000000"/>
                                  <w:sz w:val="18"/>
                                  <w:szCs w:val="18"/>
                                </w:rPr>
                                <w:t>SymbolTable.CurrentTable</w:t>
                              </w:r>
                            </w:p>
                            <w:p w14:paraId="332537CB" w14:textId="66AB52F1" w:rsidR="00735809" w:rsidRDefault="00735809" w:rsidP="00D44BB8">
                              <w:pPr>
                                <w:spacing w:line="252" w:lineRule="auto"/>
                              </w:pPr>
                            </w:p>
                            <w:p w14:paraId="35DA4169" w14:textId="77777777" w:rsidR="00735809" w:rsidRDefault="00735809"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735809" w:rsidRPr="00610E6C" w:rsidRDefault="00735809"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735809" w:rsidRPr="00D2146B" w:rsidRDefault="00735809" w:rsidP="0050082D">
                        <w:pPr>
                          <w:spacing w:before="0" w:after="0"/>
                          <w:rPr>
                            <w:sz w:val="18"/>
                            <w:szCs w:val="18"/>
                            <w:lang w:val="sv-SE"/>
                          </w:rPr>
                        </w:pPr>
                        <w:r>
                          <w:rPr>
                            <w:sz w:val="18"/>
                            <w:szCs w:val="18"/>
                            <w:lang w:val="sv-SE"/>
                          </w:rPr>
                          <w:t>Static int globalInt</w:t>
                        </w:r>
                      </w:p>
                      <w:p w14:paraId="69A6032C" w14:textId="768161F7" w:rsidR="00735809" w:rsidRDefault="00735809" w:rsidP="0050082D">
                        <w:pPr>
                          <w:spacing w:before="0" w:after="0"/>
                          <w:rPr>
                            <w:sz w:val="18"/>
                            <w:szCs w:val="18"/>
                            <w:lang w:val="sv-SE"/>
                          </w:rPr>
                        </w:pPr>
                        <w:r>
                          <w:rPr>
                            <w:sz w:val="18"/>
                            <w:szCs w:val="18"/>
                            <w:lang w:val="sv-SE"/>
                          </w:rPr>
                          <w:t>Static int i</w:t>
                        </w:r>
                      </w:p>
                      <w:p w14:paraId="65DC2C71" w14:textId="7AEEED2D" w:rsidR="00735809" w:rsidRDefault="00735809" w:rsidP="0050082D">
                        <w:pPr>
                          <w:spacing w:before="0" w:after="0"/>
                          <w:rPr>
                            <w:sz w:val="18"/>
                            <w:szCs w:val="18"/>
                            <w:lang w:val="sv-SE"/>
                          </w:rPr>
                        </w:pPr>
                      </w:p>
                      <w:p w14:paraId="3B0DD407" w14:textId="21D67AC3" w:rsidR="00735809" w:rsidRPr="001B6705" w:rsidRDefault="00735809"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735809" w:rsidRPr="00D2146B" w:rsidRDefault="00735809"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735809" w:rsidRPr="00D2146B" w:rsidRDefault="00735809"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735809" w:rsidRDefault="00735809"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735809" w:rsidRPr="00D2146B" w:rsidRDefault="00735809" w:rsidP="0050082D">
                        <w:pPr>
                          <w:spacing w:before="0" w:after="0" w:line="256" w:lineRule="auto"/>
                          <w:rPr>
                            <w:sz w:val="18"/>
                            <w:szCs w:val="18"/>
                          </w:rPr>
                        </w:pPr>
                        <w:r>
                          <w:rPr>
                            <w:sz w:val="18"/>
                            <w:szCs w:val="18"/>
                          </w:rPr>
                          <w:t>Auto mainChar : char</w:t>
                        </w:r>
                      </w:p>
                      <w:p w14:paraId="302437A3" w14:textId="77777777" w:rsidR="00735809" w:rsidRDefault="00735809" w:rsidP="0050082D">
                        <w:pPr>
                          <w:spacing w:before="0" w:after="0" w:line="256" w:lineRule="auto"/>
                          <w:rPr>
                            <w:rFonts w:eastAsia="Calibri"/>
                            <w:color w:val="000000"/>
                            <w:sz w:val="18"/>
                            <w:szCs w:val="18"/>
                          </w:rPr>
                        </w:pPr>
                      </w:p>
                      <w:p w14:paraId="71CC6A80" w14:textId="77C30F45" w:rsidR="00735809" w:rsidRPr="00D2146B" w:rsidRDefault="00735809" w:rsidP="008C458D">
                        <w:pPr>
                          <w:spacing w:before="0" w:after="0" w:line="256" w:lineRule="auto"/>
                          <w:rPr>
                            <w:sz w:val="18"/>
                            <w:szCs w:val="18"/>
                          </w:rPr>
                        </w:pPr>
                        <w:r>
                          <w:rPr>
                            <w:rFonts w:eastAsia="Calibri"/>
                            <w:color w:val="000000"/>
                            <w:sz w:val="18"/>
                            <w:szCs w:val="18"/>
                          </w:rPr>
                          <w:t>m_parentTable</w:t>
                        </w:r>
                      </w:p>
                      <w:p w14:paraId="4A1EB75F" w14:textId="77777777" w:rsidR="00735809" w:rsidRPr="00D2146B" w:rsidRDefault="00735809" w:rsidP="0050082D">
                        <w:pPr>
                          <w:spacing w:before="0" w:after="0" w:line="256" w:lineRule="auto"/>
                          <w:rPr>
                            <w:sz w:val="18"/>
                            <w:szCs w:val="18"/>
                          </w:rPr>
                        </w:pPr>
                        <w:r w:rsidRPr="00D2146B">
                          <w:rPr>
                            <w:rFonts w:eastAsia="Calibri"/>
                            <w:color w:val="000000"/>
                            <w:sz w:val="18"/>
                            <w:szCs w:val="18"/>
                          </w:rPr>
                          <w:t> </w:t>
                        </w:r>
                      </w:p>
                      <w:p w14:paraId="176D8F8E" w14:textId="77777777" w:rsidR="00735809" w:rsidRPr="00D2146B" w:rsidRDefault="00735809"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735809" w:rsidRPr="00D2146B" w:rsidRDefault="00735809"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735809" w:rsidRPr="00D2146B" w:rsidRDefault="00735809" w:rsidP="0050082D">
                        <w:pPr>
                          <w:spacing w:before="0" w:after="0" w:line="254" w:lineRule="auto"/>
                          <w:rPr>
                            <w:sz w:val="18"/>
                            <w:szCs w:val="18"/>
                          </w:rPr>
                        </w:pPr>
                        <w:r>
                          <w:rPr>
                            <w:rFonts w:eastAsia="Calibri"/>
                            <w:color w:val="000000"/>
                            <w:sz w:val="18"/>
                            <w:szCs w:val="18"/>
                          </w:rPr>
                          <w:t>auto int i</w:t>
                        </w:r>
                      </w:p>
                      <w:p w14:paraId="1EB866A9" w14:textId="57278A33" w:rsidR="00735809" w:rsidRDefault="00735809"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735809" w:rsidRDefault="00735809" w:rsidP="00073BF2">
                        <w:pPr>
                          <w:spacing w:before="0" w:after="0" w:line="254" w:lineRule="auto"/>
                          <w:rPr>
                            <w:rFonts w:eastAsia="Calibri"/>
                            <w:color w:val="000000"/>
                            <w:sz w:val="18"/>
                            <w:szCs w:val="18"/>
                          </w:rPr>
                        </w:pPr>
                      </w:p>
                      <w:p w14:paraId="55FF5C13" w14:textId="77777777" w:rsidR="00735809" w:rsidRPr="00D2146B" w:rsidRDefault="00735809" w:rsidP="00073BF2">
                        <w:pPr>
                          <w:spacing w:before="0" w:after="0" w:line="256" w:lineRule="auto"/>
                          <w:rPr>
                            <w:sz w:val="18"/>
                            <w:szCs w:val="18"/>
                          </w:rPr>
                        </w:pPr>
                        <w:r>
                          <w:rPr>
                            <w:rFonts w:eastAsia="Calibri"/>
                            <w:color w:val="000000"/>
                            <w:sz w:val="18"/>
                            <w:szCs w:val="18"/>
                          </w:rPr>
                          <w:t>m_parentTable</w:t>
                        </w:r>
                      </w:p>
                      <w:p w14:paraId="20CF0F08" w14:textId="77777777" w:rsidR="00735809" w:rsidRPr="00D2146B" w:rsidRDefault="00735809" w:rsidP="00073BF2">
                        <w:pPr>
                          <w:spacing w:before="0" w:after="0" w:line="254" w:lineRule="auto"/>
                          <w:rPr>
                            <w:sz w:val="18"/>
                            <w:szCs w:val="18"/>
                          </w:rPr>
                        </w:pPr>
                      </w:p>
                      <w:p w14:paraId="2347329E" w14:textId="77777777" w:rsidR="00735809" w:rsidRPr="00D2146B" w:rsidRDefault="00735809" w:rsidP="0050082D">
                        <w:pPr>
                          <w:spacing w:before="0" w:after="0" w:line="254" w:lineRule="auto"/>
                          <w:rPr>
                            <w:sz w:val="18"/>
                            <w:szCs w:val="18"/>
                          </w:rPr>
                        </w:pPr>
                        <w:r w:rsidRPr="00D2146B">
                          <w:rPr>
                            <w:rFonts w:eastAsia="Calibri"/>
                            <w:color w:val="000000"/>
                            <w:sz w:val="18"/>
                            <w:szCs w:val="18"/>
                          </w:rPr>
                          <w:t> </w:t>
                        </w:r>
                      </w:p>
                      <w:p w14:paraId="7D6DAD56" w14:textId="77777777" w:rsidR="00735809" w:rsidRPr="00D2146B" w:rsidRDefault="00735809"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735809" w:rsidRPr="00D2146B" w:rsidRDefault="00735809"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735809" w:rsidRPr="00100F82" w:rsidRDefault="00735809" w:rsidP="00100F82">
                        <w:pPr>
                          <w:spacing w:before="0" w:after="0"/>
                          <w:rPr>
                            <w:sz w:val="18"/>
                            <w:szCs w:val="18"/>
                          </w:rPr>
                        </w:pPr>
                        <w:r w:rsidRPr="00100F82">
                          <w:rPr>
                            <w:sz w:val="18"/>
                            <w:szCs w:val="18"/>
                          </w:rPr>
                          <w:t>auto int i</w:t>
                        </w:r>
                      </w:p>
                      <w:p w14:paraId="5D0A676C" w14:textId="673BC4F3" w:rsidR="00735809" w:rsidRPr="00100F82" w:rsidRDefault="00735809" w:rsidP="00100F82">
                        <w:pPr>
                          <w:spacing w:before="0" w:after="0"/>
                          <w:rPr>
                            <w:sz w:val="18"/>
                            <w:szCs w:val="18"/>
                          </w:rPr>
                        </w:pPr>
                        <w:r w:rsidRPr="00100F82">
                          <w:rPr>
                            <w:sz w:val="18"/>
                            <w:szCs w:val="18"/>
                          </w:rPr>
                          <w:t>auto double blockDouble</w:t>
                        </w:r>
                      </w:p>
                      <w:p w14:paraId="5B01AFF6" w14:textId="77777777" w:rsidR="00735809" w:rsidRDefault="00735809" w:rsidP="00100F82">
                        <w:pPr>
                          <w:spacing w:before="0" w:after="0" w:line="256" w:lineRule="auto"/>
                          <w:rPr>
                            <w:rFonts w:eastAsia="Calibri"/>
                            <w:color w:val="000000"/>
                            <w:sz w:val="18"/>
                            <w:szCs w:val="18"/>
                          </w:rPr>
                        </w:pPr>
                      </w:p>
                      <w:p w14:paraId="35EF25BA" w14:textId="6D9A7EDC" w:rsidR="00735809" w:rsidRPr="00D2146B" w:rsidRDefault="00735809" w:rsidP="00100F82">
                        <w:pPr>
                          <w:spacing w:before="0" w:after="0" w:line="256" w:lineRule="auto"/>
                          <w:rPr>
                            <w:sz w:val="18"/>
                            <w:szCs w:val="18"/>
                          </w:rPr>
                        </w:pPr>
                        <w:r>
                          <w:rPr>
                            <w:rFonts w:eastAsia="Calibri"/>
                            <w:color w:val="000000"/>
                            <w:sz w:val="18"/>
                            <w:szCs w:val="18"/>
                          </w:rPr>
                          <w:t>m_parentTable</w:t>
                        </w:r>
                      </w:p>
                      <w:p w14:paraId="274031CF" w14:textId="32871C06" w:rsidR="00735809" w:rsidRDefault="00735809"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735809" w:rsidRDefault="00735809"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735809" w:rsidRDefault="00735809" w:rsidP="00D44BB8">
                        <w:pPr>
                          <w:spacing w:line="252" w:lineRule="auto"/>
                        </w:pPr>
                        <w:r>
                          <w:rPr>
                            <w:rFonts w:eastAsia="Calibri"/>
                            <w:color w:val="000000"/>
                            <w:sz w:val="18"/>
                            <w:szCs w:val="18"/>
                          </w:rPr>
                          <w:t>SymbolTable.CurrentTable</w:t>
                        </w:r>
                      </w:p>
                      <w:p w14:paraId="332537CB" w14:textId="66AB52F1" w:rsidR="00735809" w:rsidRDefault="00735809" w:rsidP="00D44BB8">
                        <w:pPr>
                          <w:spacing w:line="252" w:lineRule="auto"/>
                        </w:pPr>
                      </w:p>
                      <w:p w14:paraId="35DA4169" w14:textId="77777777" w:rsidR="00735809" w:rsidRDefault="00735809"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735809" w:rsidRPr="00610E6C" w:rsidRDefault="00735809"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proofErr w:type="spellStart"/>
      <w:r w:rsidRPr="00D822A3">
        <w:rPr>
          <w:lang w:val="en-GB"/>
        </w:rPr>
        <w:t>Scope.cs</w:t>
      </w:r>
      <w:proofErr w:type="spellEnd"/>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proofErr w:type="spellStart"/>
      <w:r w:rsidRPr="00D822A3">
        <w:rPr>
          <w:lang w:val="en-GB"/>
        </w:rPr>
        <w:t>SymbolTable.cs</w:t>
      </w:r>
      <w:proofErr w:type="spellEnd"/>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w:t>
      </w:r>
      <w:proofErr w:type="gramStart"/>
      <w:r w:rsidR="00872364" w:rsidRPr="00D822A3">
        <w:rPr>
          <w:highlight w:val="white"/>
          <w:lang w:val="en-GB"/>
        </w:rPr>
        <w:t>offset, since</w:t>
      </w:r>
      <w:proofErr w:type="gramEnd"/>
      <w:r w:rsidR="00872364" w:rsidRPr="00D822A3">
        <w:rPr>
          <w:highlight w:val="white"/>
          <w:lang w:val="en-GB"/>
        </w:rPr>
        <w:t xml:space="preserv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 xml:space="preserve">When adding a symbol with a name we </w:t>
      </w:r>
      <w:proofErr w:type="gramStart"/>
      <w:r w:rsidRPr="00D822A3">
        <w:rPr>
          <w:lang w:val="en-GB"/>
        </w:rPr>
        <w:t>have to</w:t>
      </w:r>
      <w:proofErr w:type="gramEnd"/>
      <w:r w:rsidRPr="00D822A3">
        <w:rPr>
          <w:lang w:val="en-GB"/>
        </w:rPr>
        <w:t xml:space="preserve">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 xml:space="preserve">If the symbol is </w:t>
      </w:r>
      <w:proofErr w:type="gramStart"/>
      <w:r w:rsidRPr="00D822A3">
        <w:rPr>
          <w:lang w:val="en-GB"/>
        </w:rPr>
        <w:t>extern</w:t>
      </w:r>
      <w:proofErr w:type="gramEnd"/>
      <w:r w:rsidRPr="00D822A3">
        <w:rPr>
          <w:lang w:val="en-GB"/>
        </w:rPr>
        <w:t xml:space="preserve">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3" w:name="_Toc54625078"/>
      <w:r w:rsidRPr="00D822A3">
        <w:rPr>
          <w:lang w:val="en-GB"/>
        </w:rPr>
        <w:t>The Symbol</w:t>
      </w:r>
      <w:bookmarkEnd w:id="193"/>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4" w:author="Stefan Bjornander" w:date="2015-04-25T18:28:00Z">
        <w:r w:rsidR="008154C7" w:rsidRPr="00D822A3">
          <w:rPr>
            <w:lang w:val="en-GB"/>
          </w:rPr>
          <w:t>T</w:t>
        </w:r>
      </w:ins>
      <w:ins w:id="195" w:author="Stefan Bjornander" w:date="2015-04-25T16:11:00Z">
        <w:r w:rsidR="008154C7" w:rsidRPr="00D822A3">
          <w:rPr>
            <w:lang w:val="en-GB"/>
          </w:rPr>
          <w:t xml:space="preserve">he </w:t>
        </w:r>
      </w:ins>
      <w:r w:rsidR="00FB1C41" w:rsidRPr="00D822A3">
        <w:rPr>
          <w:lang w:val="en-GB"/>
        </w:rPr>
        <w:t>r</w:t>
      </w:r>
      <w:ins w:id="196" w:author="Stefan Bjornander" w:date="2015-04-25T16:11:00Z">
        <w:r w:rsidR="008154C7" w:rsidRPr="00D822A3">
          <w:rPr>
            <w:lang w:val="en-GB"/>
          </w:rPr>
          <w:t>egister storage has been included for the sake of completeness</w:t>
        </w:r>
      </w:ins>
      <w:r w:rsidR="00FB1C41" w:rsidRPr="00D822A3">
        <w:rPr>
          <w:lang w:val="en-GB"/>
        </w:rPr>
        <w:t>. T</w:t>
      </w:r>
      <w:ins w:id="197"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proofErr w:type="spellStart"/>
      <w:r w:rsidRPr="00D822A3">
        <w:rPr>
          <w:highlight w:val="white"/>
          <w:lang w:val="en-GB"/>
        </w:rPr>
        <w:t>Storage.cs</w:t>
      </w:r>
      <w:proofErr w:type="spellEnd"/>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8" w:author="Stefan Bjornander" w:date="2015-04-25T18:27:00Z">
        <w:r w:rsidRPr="00D822A3">
          <w:rPr>
            <w:lang w:val="en-GB"/>
          </w:rPr>
          <w:t xml:space="preserve">If the storage specifier is omitted a global variable is regarded as static and a local variable is </w:t>
        </w:r>
      </w:ins>
      <w:ins w:id="199" w:author="Stefan Bjornander" w:date="2015-04-25T18:28:00Z">
        <w:r w:rsidRPr="00D822A3">
          <w:rPr>
            <w:lang w:val="en-GB"/>
          </w:rPr>
          <w:t>regarded as auto.</w:t>
        </w:r>
      </w:ins>
      <w:r w:rsidRPr="00D822A3">
        <w:rPr>
          <w:lang w:val="en-GB"/>
        </w:rPr>
        <w:t xml:space="preserve"> In this book, t</w:t>
      </w:r>
      <w:ins w:id="200"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0E7E5CFB"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5F7BC3">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proofErr w:type="spellStart"/>
      <w:r w:rsidR="00B5293D">
        <w:rPr>
          <w:lang w:val="en-GB"/>
        </w:rPr>
        <w:t>d</w:t>
      </w:r>
      <w:r w:rsidR="00B5293D" w:rsidRPr="00D822A3">
        <w:rPr>
          <w:lang w:val="en-GB"/>
        </w:rPr>
        <w:t>ereferred</w:t>
      </w:r>
      <w:proofErr w:type="spellEnd"/>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1" w:author="Stefan Bjornander" w:date="2015-04-25T10:11:00Z">
            <w:rPr>
              <w:rStyle w:val="CodeInText"/>
            </w:rPr>
          </w:rPrChange>
        </w:rPr>
        <w:t>typedef</w:t>
      </w:r>
      <w:r w:rsidRPr="00D822A3">
        <w:rPr>
          <w:lang w:val="en-GB"/>
        </w:rPr>
        <w:t>, in the table.</w:t>
      </w:r>
      <w:ins w:id="202" w:author="Stefan Bjornander" w:date="2015-04-25T10:11:00Z">
        <w:r w:rsidRPr="00D822A3">
          <w:rPr>
            <w:lang w:val="en-GB"/>
          </w:rPr>
          <w:t xml:space="preserve"> In some compiler technique </w:t>
        </w:r>
      </w:ins>
      <w:r w:rsidR="00440B10" w:rsidRPr="00D822A3">
        <w:rPr>
          <w:lang w:val="en-GB"/>
        </w:rPr>
        <w:t>textbooks,</w:t>
      </w:r>
      <w:ins w:id="203" w:author="Stefan Bjornander" w:date="2015-04-25T10:11:00Z">
        <w:r w:rsidRPr="00D822A3">
          <w:rPr>
            <w:lang w:val="en-GB"/>
          </w:rPr>
          <w:t xml:space="preserve"> the table is called</w:t>
        </w:r>
      </w:ins>
      <w:ins w:id="204" w:author="Stefan Bjornander" w:date="2015-04-25T10:14:00Z">
        <w:r w:rsidRPr="00D822A3">
          <w:rPr>
            <w:lang w:val="en-GB"/>
          </w:rPr>
          <w:t xml:space="preserve"> the </w:t>
        </w:r>
        <w:r w:rsidRPr="00D822A3">
          <w:rPr>
            <w:rStyle w:val="CodeInText"/>
            <w:i/>
            <w:lang w:val="en-GB"/>
            <w:rPrChange w:id="205"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proofErr w:type="spellStart"/>
      <w:r w:rsidRPr="00D822A3">
        <w:rPr>
          <w:lang w:val="en-GB"/>
        </w:rPr>
        <w:t>Symbol.cs</w:t>
      </w:r>
      <w:proofErr w:type="spellEnd"/>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w:t>
      </w:r>
      <w:proofErr w:type="gramStart"/>
      <w:r w:rsidRPr="00D822A3">
        <w:rPr>
          <w:rStyle w:val="CodeInText"/>
          <w:b w:val="0"/>
          <w:bCs/>
          <w:lang w:val="en-GB"/>
        </w:rPr>
        <w:t xml:space="preserve">actually </w:t>
      </w:r>
      <w:r w:rsidR="008C7EFF" w:rsidRPr="00D822A3">
        <w:rPr>
          <w:rStyle w:val="CodeInText"/>
          <w:b w:val="0"/>
          <w:bCs/>
          <w:lang w:val="en-GB"/>
        </w:rPr>
        <w:t>has</w:t>
      </w:r>
      <w:proofErr w:type="gramEnd"/>
      <w:r w:rsidR="008C7EFF" w:rsidRPr="00D822A3">
        <w:rPr>
          <w:rStyle w:val="CodeInText"/>
          <w:b w:val="0"/>
          <w:bCs/>
          <w:lang w:val="en-GB"/>
        </w:rPr>
        <w:t xml:space="preserve">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 xml:space="preserve">names are the same. For symbols without external linkage, the unique name is </w:t>
      </w:r>
      <w:proofErr w:type="gramStart"/>
      <w:r w:rsidRPr="00D822A3">
        <w:rPr>
          <w:rStyle w:val="CodeInText"/>
          <w:b w:val="0"/>
          <w:bCs/>
          <w:lang w:val="en-GB"/>
        </w:rPr>
        <w:t>really unique</w:t>
      </w:r>
      <w:proofErr w:type="gramEnd"/>
      <w:r w:rsidRPr="00D822A3">
        <w:rPr>
          <w:rStyle w:val="CodeInText"/>
          <w:b w:val="0"/>
          <w:bCs/>
          <w:lang w:val="en-GB"/>
        </w:rPr>
        <w:t>.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B024FB" w:rsidRDefault="009F7A62" w:rsidP="00B024FB">
      <w:pPr>
        <w:pStyle w:val="Code"/>
        <w:rPr>
          <w:highlight w:val="white"/>
        </w:rPr>
      </w:pPr>
    </w:p>
    <w:p w14:paraId="57F99740" w14:textId="77777777" w:rsidR="00B024FB" w:rsidRPr="00B024FB" w:rsidRDefault="00B024FB" w:rsidP="00B024FB">
      <w:pPr>
        <w:pStyle w:val="Code"/>
        <w:rPr>
          <w:highlight w:val="white"/>
        </w:rPr>
      </w:pPr>
      <w:r w:rsidRPr="00B024FB">
        <w:rPr>
          <w:highlight w:val="white"/>
        </w:rPr>
        <w:t xml:space="preserve">      m_parameter = parameter;</w:t>
      </w:r>
    </w:p>
    <w:p w14:paraId="1D2C4DAA" w14:textId="77777777" w:rsidR="00B024FB" w:rsidRPr="00B024FB" w:rsidRDefault="00B024FB" w:rsidP="00B024FB">
      <w:pPr>
        <w:pStyle w:val="Code"/>
        <w:rPr>
          <w:highlight w:val="white"/>
        </w:rPr>
      </w:pPr>
      <w:r w:rsidRPr="00B024FB">
        <w:rPr>
          <w:highlight w:val="white"/>
        </w:rPr>
        <w:t xml:space="preserve">      m_value = CheckValue(m_type = type, 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035A8B10" w14:textId="77777777" w:rsidR="00EC19DF" w:rsidRPr="00EC19DF" w:rsidRDefault="00EC19DF" w:rsidP="00EC19DF">
      <w:pPr>
        <w:pStyle w:val="Code"/>
        <w:rPr>
          <w:highlight w:val="white"/>
        </w:rPr>
      </w:pPr>
      <w:r w:rsidRPr="00EC19DF">
        <w:rPr>
          <w:highlight w:val="white"/>
        </w:rPr>
        <w:t xml:space="preserve">    private static object CheckValue(Type type, object value) {</w:t>
      </w:r>
    </w:p>
    <w:p w14:paraId="439585A2" w14:textId="77777777" w:rsidR="00EC19DF" w:rsidRPr="00EC19DF" w:rsidRDefault="00EC19DF" w:rsidP="00EC19DF">
      <w:pPr>
        <w:pStyle w:val="Code"/>
        <w:rPr>
          <w:highlight w:val="white"/>
        </w:rPr>
      </w:pPr>
      <w:r w:rsidRPr="00EC19DF">
        <w:rPr>
          <w:highlight w:val="white"/>
        </w:rPr>
        <w:t xml:space="preserve">      if (value is BigInteger) {</w:t>
      </w:r>
    </w:p>
    <w:p w14:paraId="5A3460C1" w14:textId="77777777" w:rsidR="00EC19DF" w:rsidRPr="00EC19DF" w:rsidRDefault="00EC19DF" w:rsidP="00EC19DF">
      <w:pPr>
        <w:pStyle w:val="Code"/>
        <w:rPr>
          <w:highlight w:val="white"/>
        </w:rPr>
      </w:pPr>
      <w:r w:rsidRPr="00EC19DF">
        <w:rPr>
          <w:highlight w:val="white"/>
        </w:rPr>
        <w:t xml:space="preserve">        BigInteger bigValue = (BigInteger) value;</w:t>
      </w:r>
    </w:p>
    <w:p w14:paraId="2670C234" w14:textId="77777777" w:rsidR="00EC19DF" w:rsidRPr="00EC19DF" w:rsidRDefault="00EC19DF" w:rsidP="00EC19DF">
      <w:pPr>
        <w:pStyle w:val="Code"/>
        <w:rPr>
          <w:highlight w:val="white"/>
        </w:rPr>
      </w:pPr>
    </w:p>
    <w:p w14:paraId="4ED7028E" w14:textId="77777777" w:rsidR="00EC19DF" w:rsidRPr="00EC19DF" w:rsidRDefault="00EC19DF" w:rsidP="00EC19DF">
      <w:pPr>
        <w:pStyle w:val="Code"/>
        <w:rPr>
          <w:highlight w:val="white"/>
        </w:rPr>
      </w:pPr>
      <w:r w:rsidRPr="00EC19DF">
        <w:rPr>
          <w:highlight w:val="white"/>
        </w:rPr>
        <w:t xml:space="preserve">        if (type.IsUnsigned() &amp;&amp; (bigValue &lt; 0)) {</w:t>
      </w:r>
    </w:p>
    <w:p w14:paraId="2989EE3C" w14:textId="77777777" w:rsidR="00EC19DF" w:rsidRPr="00EC19DF" w:rsidRDefault="00EC19DF" w:rsidP="00EC19DF">
      <w:pPr>
        <w:pStyle w:val="Code"/>
        <w:rPr>
          <w:highlight w:val="white"/>
        </w:rPr>
      </w:pPr>
      <w:r w:rsidRPr="00EC19DF">
        <w:rPr>
          <w:highlight w:val="white"/>
        </w:rPr>
        <w:t xml:space="preserve">          bigValue += TypeSize.GetMaxValue(type.Sort) + 1;</w:t>
      </w:r>
    </w:p>
    <w:p w14:paraId="2B8535CF" w14:textId="77777777" w:rsidR="00EC19DF" w:rsidRPr="00EC19DF" w:rsidRDefault="00EC19DF" w:rsidP="00EC19DF">
      <w:pPr>
        <w:pStyle w:val="Code"/>
        <w:rPr>
          <w:highlight w:val="white"/>
        </w:rPr>
      </w:pPr>
      <w:r w:rsidRPr="00EC19DF">
        <w:rPr>
          <w:highlight w:val="white"/>
        </w:rPr>
        <w:t xml:space="preserve">        }</w:t>
      </w:r>
    </w:p>
    <w:p w14:paraId="306E2103" w14:textId="77777777" w:rsidR="00EC19DF" w:rsidRPr="00EC19DF" w:rsidRDefault="00EC19DF" w:rsidP="00EC19DF">
      <w:pPr>
        <w:pStyle w:val="Code"/>
        <w:rPr>
          <w:highlight w:val="white"/>
        </w:rPr>
      </w:pPr>
    </w:p>
    <w:p w14:paraId="0BF54FA0" w14:textId="77777777" w:rsidR="00EC19DF" w:rsidRPr="00EC19DF" w:rsidRDefault="00EC19DF" w:rsidP="00EC19DF">
      <w:pPr>
        <w:pStyle w:val="Code"/>
        <w:rPr>
          <w:highlight w:val="white"/>
        </w:rPr>
      </w:pPr>
      <w:r w:rsidRPr="00EC19DF">
        <w:rPr>
          <w:highlight w:val="white"/>
        </w:rPr>
        <w:t xml:space="preserve">        Assert.Error((bigValue &gt;= TypeSize.GetMinValue(type.Sort)) &amp;&amp;</w:t>
      </w:r>
    </w:p>
    <w:p w14:paraId="5CFC774D" w14:textId="77777777" w:rsidR="00EC19DF" w:rsidRPr="00EC19DF" w:rsidRDefault="00EC19DF" w:rsidP="00EC19DF">
      <w:pPr>
        <w:pStyle w:val="Code"/>
        <w:rPr>
          <w:highlight w:val="white"/>
        </w:rPr>
      </w:pPr>
      <w:r w:rsidRPr="00EC19DF">
        <w:rPr>
          <w:highlight w:val="white"/>
        </w:rPr>
        <w:t xml:space="preserve">                     (bigValue &lt;= TypeSize.GetMaxValue(type.Sort)),</w:t>
      </w:r>
    </w:p>
    <w:p w14:paraId="5C79BE6E" w14:textId="77777777" w:rsidR="00EC19DF" w:rsidRPr="00EC19DF" w:rsidRDefault="00EC19DF" w:rsidP="00EC19DF">
      <w:pPr>
        <w:pStyle w:val="Code"/>
        <w:rPr>
          <w:highlight w:val="white"/>
        </w:rPr>
      </w:pPr>
      <w:r w:rsidRPr="00EC19DF">
        <w:rPr>
          <w:highlight w:val="white"/>
        </w:rPr>
        <w:t xml:space="preserve">                     type + ": " + value, Message.Value_overflow);</w:t>
      </w:r>
    </w:p>
    <w:p w14:paraId="458B6CA9" w14:textId="77777777" w:rsidR="00EC19DF" w:rsidRPr="00EC19DF" w:rsidRDefault="00EC19DF" w:rsidP="00EC19DF">
      <w:pPr>
        <w:pStyle w:val="Code"/>
        <w:rPr>
          <w:highlight w:val="white"/>
        </w:rPr>
      </w:pPr>
      <w:r w:rsidRPr="00EC19DF">
        <w:rPr>
          <w:highlight w:val="white"/>
        </w:rPr>
        <w:t xml:space="preserve">        return bigValue;</w:t>
      </w:r>
    </w:p>
    <w:p w14:paraId="10D45C0D" w14:textId="77777777" w:rsidR="00EC19DF" w:rsidRPr="00EC19DF" w:rsidRDefault="00EC19DF" w:rsidP="00EC19DF">
      <w:pPr>
        <w:pStyle w:val="Code"/>
        <w:rPr>
          <w:highlight w:val="white"/>
        </w:rPr>
      </w:pPr>
      <w:r w:rsidRPr="00EC19DF">
        <w:rPr>
          <w:highlight w:val="white"/>
        </w:rPr>
        <w:t xml:space="preserve">      }</w:t>
      </w:r>
    </w:p>
    <w:p w14:paraId="3DDC0B3B" w14:textId="77777777" w:rsidR="00EC19DF" w:rsidRPr="00EC19DF" w:rsidRDefault="00EC19DF" w:rsidP="00EC19DF">
      <w:pPr>
        <w:pStyle w:val="Code"/>
        <w:rPr>
          <w:highlight w:val="white"/>
        </w:rPr>
      </w:pPr>
    </w:p>
    <w:p w14:paraId="3DA7AC3A" w14:textId="77777777" w:rsidR="00EC19DF" w:rsidRPr="00EC19DF" w:rsidRDefault="00EC19DF" w:rsidP="00EC19DF">
      <w:pPr>
        <w:pStyle w:val="Code"/>
        <w:rPr>
          <w:highlight w:val="white"/>
        </w:rPr>
      </w:pPr>
      <w:r w:rsidRPr="00EC19DF">
        <w:rPr>
          <w:highlight w:val="white"/>
        </w:rPr>
        <w:t xml:space="preserve">      return value;</w:t>
      </w:r>
    </w:p>
    <w:p w14:paraId="64870615" w14:textId="77777777" w:rsidR="00EC19DF" w:rsidRPr="00EC19DF" w:rsidRDefault="00EC19DF" w:rsidP="00EC19DF">
      <w:pPr>
        <w:pStyle w:val="Code"/>
        <w:rPr>
          <w:highlight w:val="white"/>
        </w:rPr>
      </w:pPr>
      <w:r w:rsidRPr="00EC19DF">
        <w:rPr>
          <w:highlight w:val="white"/>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lastRenderedPageBreak/>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2E389C10" w14:textId="77777777" w:rsidR="00EC19DF" w:rsidRPr="00EC19DF" w:rsidRDefault="00EC19DF" w:rsidP="00EC19DF">
      <w:pPr>
        <w:pStyle w:val="Code"/>
        <w:rPr>
          <w:highlight w:val="white"/>
        </w:rPr>
      </w:pPr>
      <w:r w:rsidRPr="00EC19DF">
        <w:rPr>
          <w:highlight w:val="white"/>
        </w:rPr>
        <w:t xml:space="preserve">    public Symbol(Type type, object value) {</w:t>
      </w:r>
    </w:p>
    <w:p w14:paraId="4CC7CB22" w14:textId="77777777" w:rsidR="00EC19DF" w:rsidRPr="00EC19DF" w:rsidRDefault="00EC19DF" w:rsidP="00EC19DF">
      <w:pPr>
        <w:pStyle w:val="Code"/>
        <w:rPr>
          <w:highlight w:val="white"/>
        </w:rPr>
      </w:pPr>
      <w:r w:rsidRPr="00EC19DF">
        <w:rPr>
          <w:highlight w:val="white"/>
        </w:rPr>
        <w:t xml:space="preserve">      Assert.ErrorXXX(!(value is bool));</w:t>
      </w:r>
    </w:p>
    <w:p w14:paraId="27C8AF78" w14:textId="77777777" w:rsidR="00EC19DF" w:rsidRPr="00EC19DF" w:rsidRDefault="00EC19DF" w:rsidP="00EC19DF">
      <w:pPr>
        <w:pStyle w:val="Code"/>
        <w:rPr>
          <w:highlight w:val="white"/>
        </w:rPr>
      </w:pPr>
      <w:r w:rsidRPr="00EC19DF">
        <w:rPr>
          <w:highlight w:val="white"/>
        </w:rPr>
        <w:t xml:space="preserve">      m_uniqueName = ValueName(type, value);</w:t>
      </w:r>
    </w:p>
    <w:p w14:paraId="59005972" w14:textId="77777777" w:rsidR="00EC19DF" w:rsidRPr="00EC19DF" w:rsidRDefault="00EC19DF" w:rsidP="00EC19DF">
      <w:pPr>
        <w:pStyle w:val="Code"/>
        <w:rPr>
          <w:highlight w:val="white"/>
        </w:rPr>
      </w:pPr>
      <w:r w:rsidRPr="00EC19DF">
        <w:rPr>
          <w:highlight w:val="white"/>
        </w:rPr>
        <w:t xml:space="preserve">      m_storage = Storage.Static;</w:t>
      </w:r>
    </w:p>
    <w:p w14:paraId="7D7455DC" w14:textId="77777777" w:rsidR="00EC19DF" w:rsidRPr="00EC19DF" w:rsidRDefault="00EC19DF" w:rsidP="00EC19DF">
      <w:pPr>
        <w:pStyle w:val="Code"/>
        <w:rPr>
          <w:highlight w:val="white"/>
        </w:rPr>
      </w:pPr>
      <w:r w:rsidRPr="00EC19DF">
        <w:rPr>
          <w:highlight w:val="white"/>
        </w:rPr>
        <w:t xml:space="preserve">      m_parameter = false;</w:t>
      </w:r>
    </w:p>
    <w:p w14:paraId="730EC4E4" w14:textId="77777777" w:rsidR="00EC19DF" w:rsidRPr="00EC19DF" w:rsidRDefault="00EC19DF" w:rsidP="00EC19DF">
      <w:pPr>
        <w:pStyle w:val="Code"/>
        <w:rPr>
          <w:highlight w:val="white"/>
        </w:rPr>
      </w:pPr>
      <w:r w:rsidRPr="00EC19DF">
        <w:rPr>
          <w:highlight w:val="white"/>
        </w:rPr>
        <w:t xml:space="preserve">      m_value = CheckValue(m_type = type, value);</w:t>
      </w:r>
    </w:p>
    <w:p w14:paraId="18A4554B" w14:textId="77777777" w:rsidR="00EC19DF" w:rsidRPr="00EC19DF" w:rsidRDefault="00EC19DF" w:rsidP="00EC19DF">
      <w:pPr>
        <w:pStyle w:val="Code"/>
        <w:rPr>
          <w:highlight w:val="white"/>
        </w:rPr>
      </w:pPr>
      <w:r w:rsidRPr="00EC19DF">
        <w:rPr>
          <w:highlight w:val="white"/>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lastRenderedPageBreak/>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lastRenderedPageBreak/>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6" w:name="_Toc54625079"/>
      <w:r w:rsidRPr="00D822A3">
        <w:rPr>
          <w:lang w:val="en-GB"/>
        </w:rPr>
        <w:t>Static Symbols</w:t>
      </w:r>
      <w:bookmarkEnd w:id="206"/>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proofErr w:type="spellStart"/>
      <w:r w:rsidRPr="00D822A3">
        <w:rPr>
          <w:lang w:val="en-GB"/>
        </w:rPr>
        <w:t>StaticSymbol.cs</w:t>
      </w:r>
      <w:proofErr w:type="spellEnd"/>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lastRenderedPageBreak/>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w:t>
      </w:r>
      <w:proofErr w:type="gramStart"/>
      <w:r w:rsidR="002468A2">
        <w:rPr>
          <w:highlight w:val="white"/>
          <w:lang w:val="en-GB"/>
        </w:rPr>
        <w:t>holds</w:t>
      </w:r>
      <w:proofErr w:type="gramEnd"/>
      <w:r w:rsidR="002468A2">
        <w:rPr>
          <w:highlight w:val="white"/>
          <w:lang w:val="en-GB"/>
        </w:rPr>
        <w:t xml:space="preserve">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proofErr w:type="spellStart"/>
      <w:r w:rsidRPr="00D822A3">
        <w:rPr>
          <w:lang w:val="en-GB"/>
        </w:rPr>
        <w:t>StaticSymbolLinux.cs</w:t>
      </w:r>
      <w:proofErr w:type="spellEnd"/>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lastRenderedPageBreak/>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proofErr w:type="spellStart"/>
      <w:r w:rsidRPr="00D822A3">
        <w:rPr>
          <w:highlight w:val="white"/>
          <w:lang w:val="en-GB"/>
        </w:rPr>
        <w:t>StaticSymbolWindows</w:t>
      </w:r>
      <w:r>
        <w:rPr>
          <w:lang w:val="en-GB"/>
        </w:rPr>
        <w:t>.cs</w:t>
      </w:r>
      <w:proofErr w:type="spellEnd"/>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7" w:name="_Ref54541618"/>
      <w:bookmarkStart w:id="208" w:name="_Toc54625080"/>
      <w:r w:rsidRPr="00D822A3">
        <w:rPr>
          <w:lang w:val="en-GB"/>
        </w:rPr>
        <w:lastRenderedPageBreak/>
        <w:t>The Type System</w:t>
      </w:r>
      <w:bookmarkEnd w:id="207"/>
      <w:bookmarkEnd w:id="208"/>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proofErr w:type="spellStart"/>
      <w:r w:rsidRPr="00D822A3">
        <w:rPr>
          <w:rStyle w:val="CodeInText"/>
          <w:lang w:val="en-GB"/>
        </w:rPr>
        <w:t>enum</w:t>
      </w:r>
      <w:proofErr w:type="spellEnd"/>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proofErr w:type="spellStart"/>
      <w:r w:rsidRPr="00D822A3">
        <w:rPr>
          <w:lang w:val="en-GB"/>
        </w:rPr>
        <w:t>Sort.cs</w:t>
      </w:r>
      <w:proofErr w:type="spellEnd"/>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w:t>
      </w:r>
      <w:proofErr w:type="gramStart"/>
      <w:r w:rsidRPr="00D822A3">
        <w:rPr>
          <w:lang w:val="en-GB"/>
        </w:rPr>
        <w:t>type</w:t>
      </w:r>
      <w:proofErr w:type="gramEnd"/>
      <w:r w:rsidRPr="00D822A3">
        <w:rPr>
          <w:lang w:val="en-GB"/>
        </w:rPr>
        <w:t xml:space="preserv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proofErr w:type="spellStart"/>
      <w:r w:rsidRPr="00D822A3">
        <w:rPr>
          <w:lang w:val="en-GB"/>
        </w:rPr>
        <w:t>Type.cs</w:t>
      </w:r>
      <w:proofErr w:type="spellEnd"/>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9" w:author="Stefan Bjornander" w:date="2015-04-25T10:33:00Z"/>
          <w:color w:val="auto"/>
          <w:lang w:val="en-GB"/>
        </w:rPr>
        <w:pPrChange w:id="210"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1" w:author="Stefan Bjornander" w:date="2015-04-25T10:40:00Z">
          <w:pPr>
            <w:pStyle w:val="Rubrik3"/>
          </w:pPr>
        </w:pPrChange>
      </w:pPr>
      <w:ins w:id="212" w:author="Stefan Bjornander" w:date="2015-04-25T10:41:00Z">
        <w:r w:rsidRPr="00D822A3">
          <w:rPr>
            <w:lang w:val="en-GB"/>
          </w:rPr>
          <w:t>Contrary</w:t>
        </w:r>
      </w:ins>
      <w:ins w:id="213" w:author="Stefan Bjornander" w:date="2015-04-25T10:40:00Z">
        <w:r w:rsidRPr="00D822A3">
          <w:rPr>
            <w:lang w:val="en-GB"/>
          </w:rPr>
          <w:t xml:space="preserve"> to some other languages, there is no logical type in C. </w:t>
        </w:r>
      </w:ins>
      <w:ins w:id="214"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5"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6" w:author="Stefan Bjornander" w:date="2015-04-25T10:42:00Z">
        <w:r w:rsidRPr="00D822A3">
          <w:rPr>
            <w:lang w:val="en-GB"/>
          </w:rPr>
          <w:t>The</w:t>
        </w:r>
      </w:ins>
      <w:r w:rsidRPr="00D822A3">
        <w:rPr>
          <w:lang w:val="en-GB"/>
        </w:rPr>
        <w:t xml:space="preserve"> logical</w:t>
      </w:r>
      <w:ins w:id="217" w:author="Stefan Bjornander" w:date="2015-04-25T10:42:00Z">
        <w:r w:rsidRPr="00D822A3">
          <w:rPr>
            <w:lang w:val="en-GB"/>
          </w:rPr>
          <w:t xml:space="preserve"> type holds the </w:t>
        </w:r>
      </w:ins>
      <w:ins w:id="218" w:author="Stefan Bjornander" w:date="2015-04-25T10:43:00Z">
        <w:r w:rsidRPr="00D822A3">
          <w:rPr>
            <w:lang w:val="en-GB"/>
          </w:rPr>
          <w:t xml:space="preserve">two </w:t>
        </w:r>
      </w:ins>
      <w:ins w:id="219" w:author="Stefan Bjornander" w:date="2015-04-25T10:42:00Z">
        <w:r w:rsidRPr="00D822A3">
          <w:rPr>
            <w:lang w:val="en-GB"/>
          </w:rPr>
          <w:t xml:space="preserve">sets </w:t>
        </w:r>
        <w:r w:rsidRPr="00D822A3">
          <w:rPr>
            <w:rStyle w:val="KeyWord0"/>
            <w:lang w:val="en-GB"/>
            <w:rPrChange w:id="220" w:author="Stefan Bjornander" w:date="2015-04-25T10:42:00Z">
              <w:rPr>
                <w:rStyle w:val="CodeInText"/>
                <w:b/>
              </w:rPr>
            </w:rPrChange>
          </w:rPr>
          <w:t>m_trueSet</w:t>
        </w:r>
        <w:r w:rsidRPr="00D822A3">
          <w:rPr>
            <w:lang w:val="en-GB"/>
          </w:rPr>
          <w:t xml:space="preserve"> and </w:t>
        </w:r>
        <w:r w:rsidRPr="00D822A3">
          <w:rPr>
            <w:rStyle w:val="KeyWord0"/>
            <w:lang w:val="en-GB"/>
            <w:rPrChange w:id="221" w:author="Stefan Bjornander" w:date="2015-04-25T10:42:00Z">
              <w:rPr>
                <w:rStyle w:val="CodeInText"/>
                <w:b/>
              </w:rPr>
            </w:rPrChange>
          </w:rPr>
          <w:t>m_falseSet</w:t>
        </w:r>
        <w:r w:rsidRPr="00D822A3">
          <w:rPr>
            <w:lang w:val="en-GB"/>
          </w:rPr>
          <w:t xml:space="preserve">, which hold </w:t>
        </w:r>
      </w:ins>
      <w:ins w:id="222" w:author="Stefan Bjornander" w:date="2015-04-25T10:43:00Z">
        <w:r w:rsidRPr="00D822A3">
          <w:rPr>
            <w:lang w:val="en-GB"/>
          </w:rPr>
          <w:t>middle code address</w:t>
        </w:r>
      </w:ins>
      <w:ins w:id="223" w:author="Stefan Bjornander" w:date="2015-04-25T10:44:00Z">
        <w:r w:rsidRPr="00D822A3">
          <w:rPr>
            <w:lang w:val="en-GB"/>
          </w:rPr>
          <w:t>es</w:t>
        </w:r>
      </w:ins>
      <w:ins w:id="224" w:author="Stefan Bjornander" w:date="2015-04-25T10:43:00Z">
        <w:r w:rsidRPr="00D822A3">
          <w:rPr>
            <w:lang w:val="en-GB"/>
          </w:rPr>
          <w:t xml:space="preserve"> to jumps </w:t>
        </w:r>
      </w:ins>
      <w:r w:rsidRPr="00D822A3">
        <w:rPr>
          <w:lang w:val="en-GB"/>
        </w:rPr>
        <w:t>instructions that</w:t>
      </w:r>
      <w:ins w:id="225" w:author="Stefan Bjornander" w:date="2015-04-25T10:44:00Z">
        <w:r w:rsidRPr="00D822A3">
          <w:rPr>
            <w:lang w:val="en-GB"/>
          </w:rPr>
          <w:t xml:space="preserve"> will later be filled with the address</w:t>
        </w:r>
      </w:ins>
      <w:r w:rsidRPr="00D822A3">
        <w:rPr>
          <w:lang w:val="en-GB"/>
        </w:rPr>
        <w:t>es</w:t>
      </w:r>
      <w:ins w:id="226" w:author="Stefan Bjornander" w:date="2015-04-25T10:44:00Z">
        <w:r w:rsidRPr="00D822A3">
          <w:rPr>
            <w:lang w:val="en-GB"/>
          </w:rPr>
          <w:t xml:space="preserve"> to jump </w:t>
        </w:r>
      </w:ins>
      <w:r w:rsidRPr="00D822A3">
        <w:rPr>
          <w:lang w:val="en-GB"/>
        </w:rPr>
        <w:t xml:space="preserve">to </w:t>
      </w:r>
      <w:ins w:id="227"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8"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9" w:author="Stefan Bjornander" w:date="2015-04-25T10:39:00Z">
        <w:r w:rsidR="00B402D5" w:rsidRPr="00D822A3">
          <w:rPr>
            <w:lang w:val="en-GB"/>
          </w:rPr>
          <w:t>The bi</w:t>
        </w:r>
      </w:ins>
      <w:r w:rsidR="00B402D5" w:rsidRPr="00D822A3">
        <w:rPr>
          <w:lang w:val="en-GB"/>
        </w:rPr>
        <w:t>t</w:t>
      </w:r>
      <w:ins w:id="230"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1" w:author="Stefan Bjornander" w:date="2015-04-25T10:39:00Z">
        <w:r w:rsidR="00B402D5" w:rsidRPr="00D822A3">
          <w:rPr>
            <w:lang w:val="en-GB"/>
          </w:rPr>
          <w:t xml:space="preserve">is used </w:t>
        </w:r>
      </w:ins>
      <w:ins w:id="232" w:author="Stefan Bjornander" w:date="2015-04-25T10:40:00Z">
        <w:r w:rsidR="00481C24" w:rsidRPr="00D822A3">
          <w:rPr>
            <w:lang w:val="en-GB"/>
          </w:rPr>
          <w:t>to set the unused bits to zero</w:t>
        </w:r>
      </w:ins>
      <w:r w:rsidR="00481C24" w:rsidRPr="00D822A3">
        <w:rPr>
          <w:lang w:val="en-GB"/>
        </w:rPr>
        <w:t xml:space="preserve"> </w:t>
      </w:r>
      <w:ins w:id="233"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4" w:author="Stefan Bjornander" w:date="2015-04-25T11:02:00Z">
        <w:r w:rsidRPr="00D822A3">
          <w:rPr>
            <w:lang w:val="en-GB"/>
          </w:rPr>
          <w:t xml:space="preserve">The type pointed at is null when the type is created, it will later be set by the </w:t>
        </w:r>
      </w:ins>
      <w:r w:rsidRPr="00D822A3">
        <w:rPr>
          <w:lang w:val="en-GB"/>
        </w:rPr>
        <w:t>declarator</w:t>
      </w:r>
      <w:ins w:id="235" w:author="Stefan Bjornander" w:date="2015-04-25T11:02:00Z">
        <w:r w:rsidRPr="00D822A3">
          <w:rPr>
            <w:lang w:val="en-GB"/>
          </w:rPr>
          <w:t xml:space="preserve"> type.</w:t>
        </w:r>
      </w:ins>
      <w:ins w:id="236"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7"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8" w:author="Stefan Bjornander" w:date="2015-04-25T11:00:00Z">
        <w:r w:rsidR="00270234" w:rsidRPr="00D822A3">
          <w:rPr>
            <w:lang w:val="en-GB"/>
          </w:rPr>
          <w:t>hen the type is created</w:t>
        </w:r>
      </w:ins>
      <w:r w:rsidR="00270234" w:rsidRPr="00D822A3">
        <w:rPr>
          <w:lang w:val="en-GB"/>
        </w:rPr>
        <w:t>, t</w:t>
      </w:r>
      <w:ins w:id="239" w:author="Stefan Bjornander" w:date="2015-04-25T11:00:00Z">
        <w:r w:rsidR="007071E3" w:rsidRPr="00D822A3">
          <w:rPr>
            <w:lang w:val="en-GB"/>
          </w:rPr>
          <w:t>he array size can be zero. In that case it will later be set by the length of its ini</w:t>
        </w:r>
      </w:ins>
      <w:ins w:id="240" w:author="Stefan Bjornander" w:date="2015-04-25T11:01:00Z">
        <w:r w:rsidR="007071E3" w:rsidRPr="00D822A3">
          <w:rPr>
            <w:lang w:val="en-GB"/>
          </w:rPr>
          <w:t xml:space="preserve">tialization </w:t>
        </w:r>
      </w:ins>
      <w:ins w:id="241"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2"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meaningless, but</w:t>
      </w:r>
      <w:proofErr w:type="gramEnd"/>
      <w:r w:rsidR="00752124" w:rsidRPr="00D822A3">
        <w:rPr>
          <w:lang w:val="en-GB"/>
        </w:rPr>
        <w:t xml:space="preserve">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014A13CD" w:rsidR="00D36967" w:rsidRPr="00D822A3" w:rsidRDefault="00D36967">
      <w:pPr>
        <w:rPr>
          <w:color w:val="auto"/>
          <w:lang w:val="en-GB"/>
        </w:rPr>
        <w:pPrChange w:id="243" w:author="Stefan Bjornander" w:date="2015-04-25T10:38:00Z">
          <w:pPr>
            <w:pStyle w:val="Rubrik3"/>
          </w:pPr>
        </w:pPrChange>
      </w:pPr>
      <w:ins w:id="244" w:author="Stefan Bjornander" w:date="2015-04-25T10:38:00Z">
        <w:r w:rsidRPr="00D822A3">
          <w:rPr>
            <w:lang w:val="en-GB"/>
          </w:rPr>
          <w:t>The enumeration type (</w:t>
        </w:r>
        <w:proofErr w:type="spellStart"/>
        <w:r w:rsidRPr="00D822A3">
          <w:rPr>
            <w:rStyle w:val="KeyWord0"/>
            <w:lang w:val="en-GB"/>
            <w:rPrChange w:id="245" w:author="Stefan Bjornander" w:date="2015-04-25T10:38:00Z">
              <w:rPr>
                <w:rStyle w:val="CodeInText"/>
                <w:b/>
              </w:rPr>
            </w:rPrChange>
          </w:rPr>
          <w:t>enum</w:t>
        </w:r>
        <w:proofErr w:type="spellEnd"/>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6"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7"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5F7BC3">
        <w:rPr>
          <w:lang w:val="en-GB"/>
        </w:rPr>
        <w:t>3.3.1</w:t>
      </w:r>
      <w:r w:rsidRPr="00D822A3">
        <w:rPr>
          <w:lang w:val="en-GB"/>
        </w:rPr>
        <w:fldChar w:fldCharType="end"/>
      </w:r>
      <w:r w:rsidRPr="00D822A3">
        <w:rPr>
          <w:lang w:val="en-GB"/>
        </w:rPr>
        <w:t xml:space="preserve"> </w:t>
      </w:r>
      <w:ins w:id="248"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9" w:author="Stefan Bjornander" w:date="2015-04-25T10:38:00Z">
        <w:r w:rsidRPr="00D822A3">
          <w:rPr>
            <w:lang w:val="en-GB"/>
          </w:rPr>
          <w:t xml:space="preserve"> initialize its value. </w:t>
        </w:r>
      </w:ins>
      <w:r w:rsidRPr="00D822A3">
        <w:rPr>
          <w:lang w:val="en-GB"/>
        </w:rPr>
        <w:t>Therefore,</w:t>
      </w:r>
      <w:ins w:id="250" w:author="Stefan Bjornander" w:date="2015-04-25T10:38:00Z">
        <w:r w:rsidRPr="00D822A3">
          <w:rPr>
            <w:lang w:val="en-GB"/>
          </w:rPr>
          <w:t xml:space="preserve"> we add the </w:t>
        </w:r>
        <w:r w:rsidRPr="00D822A3">
          <w:rPr>
            <w:rStyle w:val="KeyWord0"/>
            <w:lang w:val="en-GB"/>
            <w:rPrChange w:id="251" w:author="Stefan Bjornander" w:date="2015-04-25T10:39:00Z">
              <w:rPr>
                <w:rStyle w:val="CodeInText"/>
                <w:b/>
              </w:rPr>
            </w:rPrChange>
          </w:rPr>
          <w:t>m_enum</w:t>
        </w:r>
        <w:r w:rsidRPr="00D822A3">
          <w:rPr>
            <w:lang w:val="en-GB"/>
          </w:rPr>
          <w:t xml:space="preserve"> field and the </w:t>
        </w:r>
      </w:ins>
      <w:r w:rsidRPr="00D822A3">
        <w:rPr>
          <w:rStyle w:val="CodeInText"/>
          <w:lang w:val="en-GB"/>
        </w:rPr>
        <w:t>Enumeration</w:t>
      </w:r>
      <w:ins w:id="252"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3" w:author="Stefan Bjornander" w:date="2015-04-25T11:15:00Z"/>
          <w:lang w:val="en-GB"/>
        </w:rPr>
        <w:pPrChange w:id="254" w:author="Stefan Bjornander" w:date="2015-04-25T14:54:00Z">
          <w:pPr>
            <w:pStyle w:val="Rubrik3"/>
          </w:pPr>
        </w:pPrChange>
      </w:pPr>
      <w:ins w:id="255" w:author="Stefan Bjornander" w:date="2015-04-25T14:54:00Z">
        <w:r w:rsidRPr="00D822A3">
          <w:rPr>
            <w:lang w:val="en-GB"/>
          </w:rPr>
          <w:t xml:space="preserve">Each type has a size, even though void </w:t>
        </w:r>
      </w:ins>
      <w:ins w:id="256" w:author="Stefan Bjornander" w:date="2015-04-25T16:04:00Z">
        <w:r w:rsidRPr="00D822A3">
          <w:rPr>
            <w:lang w:val="en-GB"/>
          </w:rPr>
          <w:t>and</w:t>
        </w:r>
      </w:ins>
      <w:ins w:id="257" w:author="Stefan Bjornander" w:date="2015-04-25T14:54:00Z">
        <w:r w:rsidRPr="00D822A3">
          <w:rPr>
            <w:lang w:val="en-GB"/>
          </w:rPr>
          <w:t xml:space="preserve"> function ha</w:t>
        </w:r>
      </w:ins>
      <w:ins w:id="258" w:author="Stefan Bjornander" w:date="2015-04-25T16:04:00Z">
        <w:r w:rsidRPr="00D822A3">
          <w:rPr>
            <w:lang w:val="en-GB"/>
          </w:rPr>
          <w:t>ve</w:t>
        </w:r>
      </w:ins>
      <w:ins w:id="259" w:author="Stefan Bjornander" w:date="2015-04-25T14:54:00Z">
        <w:r w:rsidRPr="00D822A3">
          <w:rPr>
            <w:lang w:val="en-GB"/>
          </w:rPr>
          <w:t xml:space="preserve"> size zero. The size of an array is its size times the size of its type</w:t>
        </w:r>
      </w:ins>
      <w:ins w:id="260" w:author="Stefan Bjornander" w:date="2015-04-25T14:55:00Z">
        <w:r w:rsidRPr="00D822A3">
          <w:rPr>
            <w:lang w:val="en-GB"/>
          </w:rPr>
          <w:t xml:space="preserve">, the size of a struct is the sum of the sizes of its members, and the size of a union is the size of its </w:t>
        </w:r>
      </w:ins>
      <w:ins w:id="261" w:author="Stefan Bjornander" w:date="2015-04-25T16:04:00Z">
        <w:r w:rsidRPr="00D822A3">
          <w:rPr>
            <w:lang w:val="en-GB"/>
          </w:rPr>
          <w:t>largest</w:t>
        </w:r>
      </w:ins>
      <w:ins w:id="262" w:author="Stefan Bjornander" w:date="2015-04-25T14:55:00Z">
        <w:r w:rsidRPr="00D822A3">
          <w:rPr>
            <w:lang w:val="en-GB"/>
          </w:rPr>
          <w:t xml:space="preserve"> member. Not</w:t>
        </w:r>
      </w:ins>
      <w:ins w:id="263" w:author="Stefan Bjornander" w:date="2015-04-25T16:04:00Z">
        <w:r w:rsidRPr="00D822A3">
          <w:rPr>
            <w:lang w:val="en-GB"/>
          </w:rPr>
          <w:t>e</w:t>
        </w:r>
      </w:ins>
      <w:ins w:id="264"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953C3C" w:rsidRDefault="006E1FB9" w:rsidP="00953C3C">
      <w:pPr>
        <w:pStyle w:val="Code"/>
        <w:rPr>
          <w:highlight w:val="white"/>
        </w:rPr>
      </w:pPr>
    </w:p>
    <w:p w14:paraId="5154C40A" w14:textId="77777777" w:rsidR="00953C3C" w:rsidRPr="00953C3C" w:rsidRDefault="00953C3C" w:rsidP="00953C3C">
      <w:pPr>
        <w:pStyle w:val="Code"/>
        <w:rPr>
          <w:highlight w:val="white"/>
        </w:rPr>
      </w:pPr>
      <w:r w:rsidRPr="00953C3C">
        <w:rPr>
          <w:highlight w:val="white"/>
        </w:rPr>
        <w:t xml:space="preserve">        case Sort.Struct:</w:t>
      </w:r>
    </w:p>
    <w:p w14:paraId="3BF18528" w14:textId="77777777" w:rsidR="00953C3C" w:rsidRPr="00953C3C" w:rsidRDefault="00953C3C" w:rsidP="00953C3C">
      <w:pPr>
        <w:pStyle w:val="Code"/>
        <w:rPr>
          <w:highlight w:val="white"/>
        </w:rPr>
      </w:pPr>
      <w:r w:rsidRPr="00953C3C">
        <w:rPr>
          <w:highlight w:val="white"/>
        </w:rPr>
        <w:lastRenderedPageBreak/>
        <w:t xml:space="preserve">            if (m_memberMap != null) {</w:t>
      </w:r>
    </w:p>
    <w:p w14:paraId="3B8E1AFC" w14:textId="77777777" w:rsidR="00953C3C" w:rsidRPr="00953C3C" w:rsidRDefault="00953C3C" w:rsidP="00953C3C">
      <w:pPr>
        <w:pStyle w:val="Code"/>
        <w:rPr>
          <w:highlight w:val="white"/>
        </w:rPr>
      </w:pPr>
      <w:r w:rsidRPr="00953C3C">
        <w:rPr>
          <w:highlight w:val="white"/>
        </w:rPr>
        <w:t xml:space="preserve">              int size = 0;</w:t>
      </w:r>
    </w:p>
    <w:p w14:paraId="55AE0C03" w14:textId="77777777" w:rsidR="00953C3C" w:rsidRPr="00953C3C" w:rsidRDefault="00953C3C" w:rsidP="00953C3C">
      <w:pPr>
        <w:pStyle w:val="Code"/>
        <w:rPr>
          <w:highlight w:val="white"/>
        </w:rPr>
      </w:pPr>
    </w:p>
    <w:p w14:paraId="110FC076" w14:textId="77777777" w:rsidR="00953C3C" w:rsidRPr="00953C3C" w:rsidRDefault="00953C3C" w:rsidP="00953C3C">
      <w:pPr>
        <w:pStyle w:val="Code"/>
        <w:rPr>
          <w:highlight w:val="white"/>
        </w:rPr>
      </w:pPr>
      <w:r w:rsidRPr="00953C3C">
        <w:rPr>
          <w:highlight w:val="white"/>
        </w:rPr>
        <w:t xml:space="preserve">              foreach (Symbol symbol in m_memberMap.Values) {</w:t>
      </w:r>
    </w:p>
    <w:p w14:paraId="24571B87" w14:textId="77777777" w:rsidR="00953C3C" w:rsidRPr="00953C3C" w:rsidRDefault="00953C3C" w:rsidP="00953C3C">
      <w:pPr>
        <w:pStyle w:val="Code"/>
        <w:rPr>
          <w:highlight w:val="white"/>
        </w:rPr>
      </w:pPr>
      <w:r w:rsidRPr="00953C3C">
        <w:rPr>
          <w:highlight w:val="white"/>
        </w:rPr>
        <w:t xml:space="preserve">                size += symbol.Type.Size();</w:t>
      </w:r>
    </w:p>
    <w:p w14:paraId="3CC7C769" w14:textId="77777777" w:rsidR="00953C3C" w:rsidRPr="00953C3C" w:rsidRDefault="00953C3C" w:rsidP="00953C3C">
      <w:pPr>
        <w:pStyle w:val="Code"/>
        <w:rPr>
          <w:highlight w:val="white"/>
        </w:rPr>
      </w:pPr>
      <w:r w:rsidRPr="00953C3C">
        <w:rPr>
          <w:highlight w:val="white"/>
        </w:rPr>
        <w:t xml:space="preserve">              }</w:t>
      </w:r>
    </w:p>
    <w:p w14:paraId="5739D7EB" w14:textId="77777777" w:rsidR="00953C3C" w:rsidRPr="00953C3C" w:rsidRDefault="00953C3C" w:rsidP="00953C3C">
      <w:pPr>
        <w:pStyle w:val="Code"/>
        <w:rPr>
          <w:highlight w:val="white"/>
        </w:rPr>
      </w:pPr>
    </w:p>
    <w:p w14:paraId="611D24DE" w14:textId="77777777" w:rsidR="00953C3C" w:rsidRPr="00953C3C" w:rsidRDefault="00953C3C" w:rsidP="00953C3C">
      <w:pPr>
        <w:pStyle w:val="Code"/>
        <w:rPr>
          <w:highlight w:val="white"/>
        </w:rPr>
      </w:pPr>
      <w:r w:rsidRPr="00953C3C">
        <w:rPr>
          <w:highlight w:val="white"/>
        </w:rPr>
        <w:t xml:space="preserve">              return size;</w:t>
      </w:r>
    </w:p>
    <w:p w14:paraId="361C31F7" w14:textId="77777777" w:rsidR="00953C3C" w:rsidRPr="00953C3C" w:rsidRDefault="00953C3C" w:rsidP="00953C3C">
      <w:pPr>
        <w:pStyle w:val="Code"/>
        <w:rPr>
          <w:highlight w:val="white"/>
        </w:rPr>
      </w:pPr>
      <w:r w:rsidRPr="00953C3C">
        <w:rPr>
          <w:highlight w:val="white"/>
        </w:rPr>
        <w:t xml:space="preserve">            }        </w:t>
      </w:r>
    </w:p>
    <w:p w14:paraId="72B597FC" w14:textId="77777777" w:rsidR="00953C3C" w:rsidRPr="00953C3C" w:rsidRDefault="00953C3C" w:rsidP="00953C3C">
      <w:pPr>
        <w:pStyle w:val="Code"/>
        <w:rPr>
          <w:highlight w:val="white"/>
        </w:rPr>
      </w:pPr>
      <w:r w:rsidRPr="00953C3C">
        <w:rPr>
          <w:highlight w:val="white"/>
        </w:rPr>
        <w:t xml:space="preserve">            else {</w:t>
      </w:r>
    </w:p>
    <w:p w14:paraId="3B9494C9" w14:textId="77777777" w:rsidR="00953C3C" w:rsidRPr="00953C3C" w:rsidRDefault="00953C3C" w:rsidP="00953C3C">
      <w:pPr>
        <w:pStyle w:val="Code"/>
        <w:rPr>
          <w:highlight w:val="white"/>
        </w:rPr>
      </w:pPr>
      <w:r w:rsidRPr="00953C3C">
        <w:rPr>
          <w:highlight w:val="white"/>
        </w:rPr>
        <w:t xml:space="preserve">              return 0;</w:t>
      </w:r>
    </w:p>
    <w:p w14:paraId="4E1CAEC6" w14:textId="77777777" w:rsidR="00953C3C" w:rsidRPr="00953C3C" w:rsidRDefault="00953C3C" w:rsidP="00953C3C">
      <w:pPr>
        <w:pStyle w:val="Code"/>
        <w:rPr>
          <w:highlight w:val="white"/>
        </w:rPr>
      </w:pPr>
      <w:r w:rsidRPr="00953C3C">
        <w:rPr>
          <w:highlight w:val="white"/>
        </w:rPr>
        <w:t xml:space="preserve">            }</w:t>
      </w:r>
    </w:p>
    <w:p w14:paraId="3D69ADE8" w14:textId="77777777" w:rsidR="00953C3C" w:rsidRPr="00953C3C" w:rsidRDefault="00953C3C" w:rsidP="00953C3C">
      <w:pPr>
        <w:pStyle w:val="Code"/>
        <w:rPr>
          <w:highlight w:val="white"/>
        </w:rPr>
      </w:pPr>
    </w:p>
    <w:p w14:paraId="1A417E2B" w14:textId="77777777" w:rsidR="00953C3C" w:rsidRPr="00953C3C" w:rsidRDefault="00953C3C" w:rsidP="00953C3C">
      <w:pPr>
        <w:pStyle w:val="Code"/>
        <w:rPr>
          <w:highlight w:val="white"/>
        </w:rPr>
      </w:pPr>
      <w:r w:rsidRPr="00953C3C">
        <w:rPr>
          <w:highlight w:val="white"/>
        </w:rPr>
        <w:t xml:space="preserve">        case Sort.Union:</w:t>
      </w:r>
    </w:p>
    <w:p w14:paraId="5D91E5C7" w14:textId="77777777" w:rsidR="00953C3C" w:rsidRPr="00953C3C" w:rsidRDefault="00953C3C" w:rsidP="00953C3C">
      <w:pPr>
        <w:pStyle w:val="Code"/>
        <w:rPr>
          <w:highlight w:val="white"/>
        </w:rPr>
      </w:pPr>
      <w:r w:rsidRPr="00953C3C">
        <w:rPr>
          <w:highlight w:val="white"/>
        </w:rPr>
        <w:t xml:space="preserve">            if (m_memberMap == null) {</w:t>
      </w:r>
    </w:p>
    <w:p w14:paraId="4128D8F0" w14:textId="77777777" w:rsidR="00953C3C" w:rsidRPr="00953C3C" w:rsidRDefault="00953C3C" w:rsidP="00953C3C">
      <w:pPr>
        <w:pStyle w:val="Code"/>
        <w:rPr>
          <w:highlight w:val="white"/>
        </w:rPr>
      </w:pPr>
      <w:r w:rsidRPr="00953C3C">
        <w:rPr>
          <w:highlight w:val="white"/>
        </w:rPr>
        <w:t xml:space="preserve">              int size = 0;</w:t>
      </w:r>
    </w:p>
    <w:p w14:paraId="57173A44" w14:textId="77777777" w:rsidR="00953C3C" w:rsidRPr="00953C3C" w:rsidRDefault="00953C3C" w:rsidP="00953C3C">
      <w:pPr>
        <w:pStyle w:val="Code"/>
        <w:rPr>
          <w:highlight w:val="white"/>
        </w:rPr>
      </w:pPr>
    </w:p>
    <w:p w14:paraId="31231CB1" w14:textId="77777777" w:rsidR="00953C3C" w:rsidRPr="00953C3C" w:rsidRDefault="00953C3C" w:rsidP="00953C3C">
      <w:pPr>
        <w:pStyle w:val="Code"/>
        <w:rPr>
          <w:highlight w:val="white"/>
        </w:rPr>
      </w:pPr>
      <w:r w:rsidRPr="00953C3C">
        <w:rPr>
          <w:highlight w:val="white"/>
        </w:rPr>
        <w:t xml:space="preserve">              foreach (Symbol symbol in m_memberMap.Values) {</w:t>
      </w:r>
    </w:p>
    <w:p w14:paraId="2B1091E9" w14:textId="77777777" w:rsidR="00953C3C" w:rsidRPr="00953C3C" w:rsidRDefault="00953C3C" w:rsidP="00953C3C">
      <w:pPr>
        <w:pStyle w:val="Code"/>
        <w:rPr>
          <w:highlight w:val="white"/>
        </w:rPr>
      </w:pPr>
      <w:r w:rsidRPr="00953C3C">
        <w:rPr>
          <w:highlight w:val="white"/>
        </w:rPr>
        <w:t xml:space="preserve">                size = Math.Max(size, symbol.Type.Size());</w:t>
      </w:r>
    </w:p>
    <w:p w14:paraId="35BA68CB" w14:textId="77777777" w:rsidR="00953C3C" w:rsidRPr="00953C3C" w:rsidRDefault="00953C3C" w:rsidP="00953C3C">
      <w:pPr>
        <w:pStyle w:val="Code"/>
        <w:rPr>
          <w:highlight w:val="white"/>
        </w:rPr>
      </w:pPr>
      <w:r w:rsidRPr="00953C3C">
        <w:rPr>
          <w:highlight w:val="white"/>
        </w:rPr>
        <w:t xml:space="preserve">              }</w:t>
      </w:r>
    </w:p>
    <w:p w14:paraId="4B5302B8" w14:textId="77777777" w:rsidR="00953C3C" w:rsidRPr="00953C3C" w:rsidRDefault="00953C3C" w:rsidP="00953C3C">
      <w:pPr>
        <w:pStyle w:val="Code"/>
        <w:rPr>
          <w:highlight w:val="white"/>
        </w:rPr>
      </w:pPr>
    </w:p>
    <w:p w14:paraId="4A9C37EA" w14:textId="77777777" w:rsidR="00953C3C" w:rsidRPr="00953C3C" w:rsidRDefault="00953C3C" w:rsidP="00953C3C">
      <w:pPr>
        <w:pStyle w:val="Code"/>
        <w:rPr>
          <w:highlight w:val="white"/>
        </w:rPr>
      </w:pPr>
      <w:r w:rsidRPr="00953C3C">
        <w:rPr>
          <w:highlight w:val="white"/>
        </w:rPr>
        <w:t xml:space="preserve">              return size;</w:t>
      </w:r>
    </w:p>
    <w:p w14:paraId="6619FB80" w14:textId="77777777" w:rsidR="00953C3C" w:rsidRPr="00953C3C" w:rsidRDefault="00953C3C" w:rsidP="00953C3C">
      <w:pPr>
        <w:pStyle w:val="Code"/>
        <w:rPr>
          <w:highlight w:val="white"/>
        </w:rPr>
      </w:pPr>
      <w:r w:rsidRPr="00953C3C">
        <w:rPr>
          <w:highlight w:val="white"/>
        </w:rPr>
        <w:t xml:space="preserve">            }</w:t>
      </w:r>
    </w:p>
    <w:p w14:paraId="0DD24222" w14:textId="77777777" w:rsidR="00953C3C" w:rsidRPr="00953C3C" w:rsidRDefault="00953C3C" w:rsidP="00953C3C">
      <w:pPr>
        <w:pStyle w:val="Code"/>
        <w:rPr>
          <w:highlight w:val="white"/>
        </w:rPr>
      </w:pPr>
      <w:r w:rsidRPr="00953C3C">
        <w:rPr>
          <w:highlight w:val="white"/>
        </w:rPr>
        <w:t xml:space="preserve">            else {</w:t>
      </w:r>
    </w:p>
    <w:p w14:paraId="563FC3A7" w14:textId="77777777" w:rsidR="00953C3C" w:rsidRPr="00953C3C" w:rsidRDefault="00953C3C" w:rsidP="00953C3C">
      <w:pPr>
        <w:pStyle w:val="Code"/>
        <w:rPr>
          <w:highlight w:val="white"/>
        </w:rPr>
      </w:pPr>
      <w:r w:rsidRPr="00953C3C">
        <w:rPr>
          <w:highlight w:val="white"/>
        </w:rPr>
        <w:t xml:space="preserve">              return 0;</w:t>
      </w:r>
    </w:p>
    <w:p w14:paraId="6741CB70" w14:textId="77777777" w:rsidR="00953C3C" w:rsidRPr="00953C3C" w:rsidRDefault="00953C3C" w:rsidP="00953C3C">
      <w:pPr>
        <w:pStyle w:val="Code"/>
        <w:rPr>
          <w:highlight w:val="white"/>
        </w:rPr>
      </w:pPr>
      <w:r w:rsidRPr="00953C3C">
        <w:rPr>
          <w:highlight w:val="white"/>
        </w:rPr>
        <w:t xml:space="preserve">            }</w:t>
      </w:r>
    </w:p>
    <w:p w14:paraId="755B76EA" w14:textId="77777777" w:rsidR="006E1FB9" w:rsidRPr="00953C3C" w:rsidRDefault="006E1FB9" w:rsidP="00953C3C">
      <w:pPr>
        <w:pStyle w:val="Code"/>
        <w:rPr>
          <w:highlight w:val="white"/>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5" w:author="Stefan Bjornander" w:date="2015-04-25T11:37:00Z">
        <w:r w:rsidRPr="00D822A3">
          <w:rPr>
            <w:lang w:val="en-GB"/>
          </w:rPr>
          <w:t xml:space="preserve">It is possible to define an array without </w:t>
        </w:r>
      </w:ins>
      <w:ins w:id="266" w:author="Stefan Bjornander" w:date="2015-04-25T11:38:00Z">
        <w:r w:rsidRPr="00D822A3">
          <w:rPr>
            <w:noProof/>
            <w:lang w:val="en-GB"/>
          </w:rPr>
          <w:t xml:space="preserve">stating its size, </w:t>
        </w:r>
      </w:ins>
      <w:ins w:id="267" w:author="Stefan Bjornander" w:date="2015-04-25T14:31:00Z">
        <w:r w:rsidRPr="00D822A3">
          <w:rPr>
            <w:noProof/>
            <w:lang w:val="en-GB"/>
          </w:rPr>
          <w:t>in which case the array is given the size zero. I</w:t>
        </w:r>
      </w:ins>
      <w:ins w:id="268" w:author="Stefan Bjornander" w:date="2015-04-25T11:38:00Z">
        <w:r w:rsidRPr="00D822A3">
          <w:rPr>
            <w:noProof/>
            <w:lang w:val="en-GB"/>
          </w:rPr>
          <w:t>n that case</w:t>
        </w:r>
      </w:ins>
      <w:ins w:id="269" w:author="Stefan Bjornander" w:date="2015-04-25T14:31:00Z">
        <w:r w:rsidRPr="00D822A3">
          <w:rPr>
            <w:noProof/>
            <w:lang w:val="en-GB"/>
          </w:rPr>
          <w:t>,</w:t>
        </w:r>
      </w:ins>
      <w:ins w:id="270" w:author="Stefan Bjornander" w:date="2015-04-25T11:38:00Z">
        <w:r w:rsidRPr="00D822A3">
          <w:rPr>
            <w:noProof/>
            <w:lang w:val="en-GB"/>
          </w:rPr>
          <w:t xml:space="preserve"> </w:t>
        </w:r>
      </w:ins>
      <w:ins w:id="271" w:author="Stefan Bjornander" w:date="2015-04-25T14:31:00Z">
        <w:r w:rsidRPr="00D822A3">
          <w:rPr>
            <w:noProof/>
            <w:lang w:val="en-GB"/>
          </w:rPr>
          <w:t>the</w:t>
        </w:r>
      </w:ins>
      <w:ins w:id="272" w:author="Stefan Bjornander" w:date="2015-04-25T11:38:00Z">
        <w:r w:rsidRPr="00D822A3">
          <w:rPr>
            <w:noProof/>
            <w:lang w:val="en-GB"/>
          </w:rPr>
          <w:t xml:space="preserve"> </w:t>
        </w:r>
      </w:ins>
      <w:ins w:id="273" w:author="Stefan Bjornander" w:date="2015-04-25T14:31:00Z">
        <w:r w:rsidRPr="00D822A3">
          <w:rPr>
            <w:noProof/>
            <w:lang w:val="en-GB"/>
          </w:rPr>
          <w:t xml:space="preserve">array </w:t>
        </w:r>
      </w:ins>
      <w:ins w:id="274" w:author="Stefan Bjornander" w:date="2015-04-25T11:38:00Z">
        <w:r w:rsidRPr="00D822A3">
          <w:rPr>
            <w:noProof/>
            <w:lang w:val="en-GB"/>
          </w:rPr>
          <w:t xml:space="preserve">size must be determined by the size of its initialization list. </w:t>
        </w:r>
      </w:ins>
      <w:ins w:id="275" w:author="Stefan Bjornander" w:date="2015-04-25T11:39:00Z">
        <w:r w:rsidRPr="00D822A3">
          <w:rPr>
            <w:noProof/>
            <w:lang w:val="en-GB"/>
          </w:rPr>
          <w:t xml:space="preserve">However, if the </w:t>
        </w:r>
      </w:ins>
      <w:ins w:id="276" w:author="Stefan Bjornander" w:date="2015-04-25T11:40:00Z">
        <w:r w:rsidRPr="00D822A3">
          <w:rPr>
            <w:noProof/>
            <w:lang w:val="en-GB"/>
          </w:rPr>
          <w:t xml:space="preserve">array </w:t>
        </w:r>
      </w:ins>
      <w:ins w:id="277" w:author="Stefan Bjornander" w:date="2015-04-25T11:39:00Z">
        <w:r w:rsidRPr="00D822A3">
          <w:rPr>
            <w:noProof/>
            <w:lang w:val="en-GB"/>
          </w:rPr>
          <w:t xml:space="preserve">definition </w:t>
        </w:r>
      </w:ins>
      <w:ins w:id="278" w:author="Stefan Bjornander" w:date="2015-04-25T11:40:00Z">
        <w:r w:rsidRPr="00D822A3">
          <w:rPr>
            <w:noProof/>
            <w:lang w:val="en-GB"/>
          </w:rPr>
          <w:t>lacks</w:t>
        </w:r>
      </w:ins>
      <w:ins w:id="279" w:author="Stefan Bjornander" w:date="2015-04-25T11:39:00Z">
        <w:r w:rsidRPr="00D822A3">
          <w:rPr>
            <w:noProof/>
            <w:lang w:val="en-GB"/>
          </w:rPr>
          <w:t xml:space="preserve"> an initialization list</w:t>
        </w:r>
      </w:ins>
      <w:ins w:id="280" w:author="Stefan Bjornander" w:date="2015-04-25T11:40:00Z">
        <w:r w:rsidRPr="00D822A3">
          <w:rPr>
            <w:noProof/>
            <w:lang w:val="en-GB"/>
          </w:rPr>
          <w:t xml:space="preserve">, the array </w:t>
        </w:r>
      </w:ins>
      <w:ins w:id="281" w:author="Stefan Bjornander" w:date="2015-04-25T14:31:00Z">
        <w:r w:rsidRPr="00D822A3">
          <w:rPr>
            <w:noProof/>
            <w:lang w:val="en-GB"/>
          </w:rPr>
          <w:t xml:space="preserve">keeps the size zero and is considered </w:t>
        </w:r>
      </w:ins>
      <w:ins w:id="282" w:author="Stefan Bjornander" w:date="2015-04-25T11:40:00Z">
        <w:r w:rsidRPr="00D822A3">
          <w:rPr>
            <w:noProof/>
            <w:lang w:val="en-GB"/>
          </w:rPr>
          <w:t>incomplete</w:t>
        </w:r>
      </w:ins>
      <w:ins w:id="283" w:author="Stefan Bjornander" w:date="2015-04-25T11:39:00Z">
        <w:r w:rsidRPr="00D822A3">
          <w:rPr>
            <w:noProof/>
            <w:lang w:val="en-GB"/>
          </w:rPr>
          <w:t>.</w:t>
        </w:r>
      </w:ins>
      <w:ins w:id="284" w:author="Stefan Bjornander" w:date="2015-04-25T14:30:00Z">
        <w:r w:rsidRPr="00D822A3">
          <w:rPr>
            <w:noProof/>
            <w:lang w:val="en-GB"/>
          </w:rPr>
          <w:t xml:space="preserve"> In the same</w:t>
        </w:r>
      </w:ins>
      <w:ins w:id="285" w:author="Stefan Bjornander" w:date="2015-04-25T14:33:00Z">
        <w:r w:rsidRPr="00D822A3">
          <w:rPr>
            <w:noProof/>
            <w:lang w:val="en-GB"/>
          </w:rPr>
          <w:t xml:space="preserve"> way</w:t>
        </w:r>
      </w:ins>
      <w:ins w:id="286" w:author="Stefan Bjornander" w:date="2015-04-25T14:30:00Z">
        <w:r w:rsidRPr="00D822A3">
          <w:rPr>
            <w:noProof/>
            <w:lang w:val="en-GB"/>
          </w:rPr>
          <w:t xml:space="preserve">, it is possible to define only the </w:t>
        </w:r>
      </w:ins>
      <w:ins w:id="287" w:author="Stefan Bjornander" w:date="2015-04-25T14:32:00Z">
        <w:r w:rsidRPr="00D822A3">
          <w:rPr>
            <w:noProof/>
            <w:lang w:val="en-GB"/>
          </w:rPr>
          <w:t>n</w:t>
        </w:r>
      </w:ins>
      <w:ins w:id="288" w:author="Stefan Bjornander" w:date="2015-04-25T14:33:00Z">
        <w:r w:rsidRPr="00D822A3">
          <w:rPr>
            <w:noProof/>
            <w:lang w:val="en-GB"/>
          </w:rPr>
          <w:t>ame tag</w:t>
        </w:r>
      </w:ins>
      <w:ins w:id="289" w:author="Stefan Bjornander" w:date="2015-04-25T14:30:00Z">
        <w:r w:rsidRPr="00D822A3">
          <w:rPr>
            <w:noProof/>
            <w:lang w:val="en-GB"/>
          </w:rPr>
          <w:t xml:space="preserve"> of a struct</w:t>
        </w:r>
      </w:ins>
      <w:ins w:id="290" w:author="Stefan Bjornander" w:date="2015-04-25T14:33:00Z">
        <w:r w:rsidRPr="00D822A3">
          <w:rPr>
            <w:noProof/>
            <w:lang w:val="en-GB"/>
          </w:rPr>
          <w:t xml:space="preserve"> or union</w:t>
        </w:r>
      </w:ins>
      <w:ins w:id="291" w:author="Stefan Bjornander" w:date="2015-04-25T14:30:00Z">
        <w:r w:rsidRPr="00D822A3">
          <w:rPr>
            <w:noProof/>
            <w:lang w:val="en-GB"/>
          </w:rPr>
          <w:t xml:space="preserve">, with its </w:t>
        </w:r>
      </w:ins>
      <w:ins w:id="292" w:author="Stefan Bjornander" w:date="2015-04-25T14:33:00Z">
        <w:r w:rsidRPr="00D822A3">
          <w:rPr>
            <w:noProof/>
            <w:lang w:val="en-GB"/>
          </w:rPr>
          <w:t xml:space="preserve">member </w:t>
        </w:r>
      </w:ins>
      <w:r w:rsidRPr="00D822A3">
        <w:rPr>
          <w:noProof/>
          <w:lang w:val="en-GB"/>
        </w:rPr>
        <w:t>map</w:t>
      </w:r>
      <w:ins w:id="293" w:author="Stefan Bjornander" w:date="2015-04-25T14:33:00Z">
        <w:r w:rsidRPr="00D822A3">
          <w:rPr>
            <w:noProof/>
            <w:lang w:val="en-GB"/>
          </w:rPr>
          <w:t xml:space="preserve"> </w:t>
        </w:r>
      </w:ins>
      <w:ins w:id="294" w:author="Stefan Bjornander" w:date="2015-04-25T14:30:00Z">
        <w:r w:rsidRPr="00D822A3">
          <w:rPr>
            <w:noProof/>
            <w:lang w:val="en-GB"/>
          </w:rPr>
          <w:t xml:space="preserve">to be defined later. </w:t>
        </w:r>
      </w:ins>
      <w:ins w:id="295" w:author="Stefan Bjornander" w:date="2015-04-25T14:32:00Z">
        <w:r w:rsidRPr="00D822A3">
          <w:rPr>
            <w:noProof/>
            <w:lang w:val="en-GB"/>
          </w:rPr>
          <w:t xml:space="preserve">In that case, the member </w:t>
        </w:r>
      </w:ins>
      <w:r w:rsidRPr="00D822A3">
        <w:rPr>
          <w:noProof/>
          <w:lang w:val="en-GB"/>
        </w:rPr>
        <w:t>map</w:t>
      </w:r>
      <w:ins w:id="296" w:author="Stefan Bjornander" w:date="2015-04-25T14:32:00Z">
        <w:r w:rsidRPr="00D822A3">
          <w:rPr>
            <w:noProof/>
            <w:lang w:val="en-GB"/>
          </w:rPr>
          <w:t xml:space="preserve"> is given the value null, which is keep if the </w:t>
        </w:r>
      </w:ins>
      <w:ins w:id="297" w:author="Stefan Bjornander" w:date="2015-04-25T14:33:00Z">
        <w:r w:rsidRPr="00D822A3">
          <w:rPr>
            <w:noProof/>
            <w:lang w:val="en-GB"/>
          </w:rPr>
          <w:t xml:space="preserve">member </w:t>
        </w:r>
      </w:ins>
      <w:r w:rsidRPr="00D822A3">
        <w:rPr>
          <w:noProof/>
          <w:lang w:val="en-GB"/>
        </w:rPr>
        <w:t>map</w:t>
      </w:r>
      <w:ins w:id="298" w:author="Stefan Bjornander" w:date="2015-04-25T14:33:00Z">
        <w:r w:rsidRPr="00D822A3">
          <w:rPr>
            <w:noProof/>
            <w:lang w:val="en-GB"/>
          </w:rPr>
          <w:t xml:space="preserve"> is n</w:t>
        </w:r>
      </w:ins>
      <w:r w:rsidRPr="00D822A3">
        <w:rPr>
          <w:noProof/>
          <w:lang w:val="en-GB"/>
        </w:rPr>
        <w:t>ot</w:t>
      </w:r>
      <w:ins w:id="299" w:author="Stefan Bjornander" w:date="2015-04-25T14:33:00Z">
        <w:r w:rsidRPr="00D822A3">
          <w:rPr>
            <w:noProof/>
            <w:lang w:val="en-GB"/>
          </w:rPr>
          <w:t xml:space="preserve"> defined, and the </w:t>
        </w:r>
        <w:r w:rsidRPr="00D822A3">
          <w:rPr>
            <w:noProof/>
            <w:lang w:val="en-GB"/>
          </w:rPr>
          <w:lastRenderedPageBreak/>
          <w:t>struct or union is consider incomplete.</w:t>
        </w:r>
      </w:ins>
      <w:ins w:id="300"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1"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2" w:author="Stefan Bjornander" w:date="2015-04-25T10:27:00Z">
          <w:pPr>
            <w:pStyle w:val="Rubrik3"/>
          </w:pPr>
        </w:pPrChange>
      </w:pPr>
      <w:ins w:id="303" w:author="Stefan Bjornander" w:date="2015-04-25T10:30:00Z">
        <w:r w:rsidRPr="00D822A3">
          <w:rPr>
            <w:lang w:val="en-GB"/>
          </w:rPr>
          <w:t xml:space="preserve">The idea of the volatile </w:t>
        </w:r>
      </w:ins>
      <w:ins w:id="304" w:author="Stefan Bjornander" w:date="2015-04-25T10:31:00Z">
        <w:r w:rsidRPr="00D822A3">
          <w:rPr>
            <w:lang w:val="en-GB"/>
          </w:rPr>
          <w:t xml:space="preserve">qualifier is to </w:t>
        </w:r>
      </w:ins>
      <w:ins w:id="305" w:author="Stefan Bjornander" w:date="2015-04-25T10:30:00Z">
        <w:r w:rsidRPr="00D822A3">
          <w:rPr>
            <w:lang w:val="en-GB"/>
          </w:rPr>
          <w:t xml:space="preserve">prevent optimization, and since this book </w:t>
        </w:r>
      </w:ins>
      <w:ins w:id="306" w:author="Stefan Bjornander" w:date="2015-04-25T10:31:00Z">
        <w:r w:rsidRPr="00D822A3">
          <w:rPr>
            <w:lang w:val="en-GB"/>
          </w:rPr>
          <w:t>is focused on optimization techniques</w:t>
        </w:r>
      </w:ins>
      <w:r w:rsidR="001832E0" w:rsidRPr="00D822A3">
        <w:rPr>
          <w:lang w:val="en-GB"/>
        </w:rPr>
        <w:t>,</w:t>
      </w:r>
      <w:ins w:id="307" w:author="Stefan Bjornander" w:date="2015-04-25T10:31:00Z">
        <w:r w:rsidRPr="00D822A3">
          <w:rPr>
            <w:lang w:val="en-GB"/>
          </w:rPr>
          <w:t xml:space="preserve"> we have no real use for the volatile </w:t>
        </w:r>
      </w:ins>
      <w:r w:rsidRPr="00D822A3">
        <w:rPr>
          <w:lang w:val="en-GB"/>
        </w:rPr>
        <w:t>qualifier</w:t>
      </w:r>
      <w:ins w:id="308" w:author="Stefan Bjornander" w:date="2015-04-25T10:31:00Z">
        <w:r w:rsidRPr="00D822A3">
          <w:rPr>
            <w:lang w:val="en-GB"/>
          </w:rPr>
          <w:t xml:space="preserve">. However, for the sake of </w:t>
        </w:r>
      </w:ins>
      <w:r w:rsidRPr="00D822A3">
        <w:rPr>
          <w:lang w:val="en-GB"/>
        </w:rPr>
        <w:t>completeness</w:t>
      </w:r>
      <w:ins w:id="309" w:author="Stefan Bjornander" w:date="2015-04-25T10:31:00Z">
        <w:r w:rsidRPr="00D822A3">
          <w:rPr>
            <w:lang w:val="en-GB"/>
          </w:rPr>
          <w:t xml:space="preserve"> we include the </w:t>
        </w:r>
        <w:r w:rsidRPr="00D822A3">
          <w:rPr>
            <w:rStyle w:val="KeyWord0"/>
            <w:lang w:val="en-GB"/>
            <w:rPrChange w:id="310" w:author="Stefan Bjornander" w:date="2015-04-25T10:32:00Z">
              <w:rPr>
                <w:rStyle w:val="CodeInText"/>
                <w:b/>
              </w:rPr>
            </w:rPrChange>
          </w:rPr>
          <w:t>m_volatile</w:t>
        </w:r>
        <w:r w:rsidRPr="00D822A3">
          <w:rPr>
            <w:lang w:val="en-GB"/>
          </w:rPr>
          <w:t xml:space="preserve"> field in the </w:t>
        </w:r>
        <w:r w:rsidRPr="00D822A3">
          <w:rPr>
            <w:rStyle w:val="KeyWord0"/>
            <w:lang w:val="en-GB"/>
            <w:rPrChange w:id="311" w:author="Stefan Bjornander" w:date="2015-04-25T10:32:00Z">
              <w:rPr>
                <w:rStyle w:val="CodeInText"/>
                <w:b/>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2" w:author="Stefan Bjornander" w:date="2015-04-25T10:28:00Z">
        <w:r w:rsidRPr="00D822A3">
          <w:rPr>
            <w:lang w:val="en-GB"/>
          </w:rPr>
          <w:t xml:space="preserve"> type is constant if its field </w:t>
        </w:r>
        <w:r w:rsidRPr="00D822A3">
          <w:rPr>
            <w:rStyle w:val="KeyWord0"/>
            <w:lang w:val="en-GB"/>
            <w:rPrChange w:id="313" w:author="Stefan Bjornander" w:date="2015-04-25T10:28:00Z">
              <w:rPr>
                <w:rStyle w:val="CodeInText"/>
              </w:rPr>
            </w:rPrChange>
          </w:rPr>
          <w:t>m_constant</w:t>
        </w:r>
        <w:r w:rsidRPr="00D822A3">
          <w:rPr>
            <w:lang w:val="en-GB"/>
          </w:rPr>
          <w:t xml:space="preserve"> is true. However, </w:t>
        </w:r>
      </w:ins>
      <w:r w:rsidRPr="00D822A3">
        <w:rPr>
          <w:lang w:val="en-GB"/>
        </w:rPr>
        <w:t>a</w:t>
      </w:r>
      <w:ins w:id="314" w:author="Stefan Bjornander" w:date="2015-04-25T10:28:00Z">
        <w:r w:rsidRPr="00D822A3">
          <w:rPr>
            <w:lang w:val="en-GB"/>
          </w:rPr>
          <w:t xml:space="preserve"> struct or union is </w:t>
        </w:r>
      </w:ins>
      <w:r w:rsidR="00D96162" w:rsidRPr="00D822A3">
        <w:rPr>
          <w:lang w:val="en-GB"/>
        </w:rPr>
        <w:t>c</w:t>
      </w:r>
      <w:ins w:id="315" w:author="Stefan Bjornander" w:date="2015-04-25T10:29:00Z">
        <w:r w:rsidRPr="00D822A3">
          <w:rPr>
            <w:lang w:val="en-GB"/>
          </w:rPr>
          <w:t>onstant</w:t>
        </w:r>
      </w:ins>
      <w:ins w:id="316" w:author="Stefan Bjornander" w:date="2015-04-25T10:28:00Z">
        <w:r w:rsidRPr="00D822A3">
          <w:rPr>
            <w:lang w:val="en-GB"/>
          </w:rPr>
          <w:t xml:space="preserve"> if </w:t>
        </w:r>
      </w:ins>
      <w:ins w:id="317" w:author="Stefan Bjornander" w:date="2015-04-25T10:29:00Z">
        <w:r w:rsidRPr="00D822A3">
          <w:rPr>
            <w:lang w:val="en-GB"/>
          </w:rPr>
          <w:t xml:space="preserve">it is </w:t>
        </w:r>
        <w:proofErr w:type="gramStart"/>
        <w:r w:rsidRPr="00D822A3">
          <w:rPr>
            <w:lang w:val="en-GB"/>
          </w:rPr>
          <w:t>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proofErr w:type="gramEnd"/>
      <w:ins w:id="318" w:author="Stefan Bjornander" w:date="2015-04-25T10:29:00Z">
        <w:r w:rsidRPr="00D822A3">
          <w:rPr>
            <w:lang w:val="en-GB"/>
          </w:rPr>
          <w:t xml:space="preserve"> </w:t>
        </w:r>
      </w:ins>
      <w:r w:rsidR="00C04FC7" w:rsidRPr="00D822A3">
        <w:rPr>
          <w:lang w:val="en-GB"/>
        </w:rPr>
        <w:t xml:space="preserve">if </w:t>
      </w:r>
      <w:ins w:id="319" w:author="Stefan Bjornander" w:date="2015-04-25T10:29:00Z">
        <w:r w:rsidRPr="00D822A3">
          <w:rPr>
            <w:lang w:val="en-GB"/>
          </w:rPr>
          <w:t>is any of its members if (</w:t>
        </w:r>
      </w:ins>
      <w:ins w:id="320" w:author="Stefan Bjornander" w:date="2015-04-25T10:30:00Z">
        <w:r w:rsidRPr="00D822A3">
          <w:rPr>
            <w:lang w:val="en-GB"/>
          </w:rPr>
          <w:t>recursively</w:t>
        </w:r>
      </w:ins>
      <w:ins w:id="321" w:author="Stefan Bjornander" w:date="2015-04-25T10:29:00Z">
        <w:r w:rsidRPr="00D822A3">
          <w:rPr>
            <w:lang w:val="en-GB"/>
          </w:rPr>
          <w:t>)</w:t>
        </w:r>
      </w:ins>
      <w:ins w:id="322"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lastRenderedPageBreak/>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636ADF" w:rsidRDefault="006E1FB9" w:rsidP="00636ADF">
      <w:pPr>
        <w:pStyle w:val="Code"/>
        <w:rPr>
          <w:highlight w:val="white"/>
        </w:rPr>
      </w:pPr>
    </w:p>
    <w:p w14:paraId="39085B0D" w14:textId="77777777" w:rsidR="00A17B20" w:rsidRPr="00A17B20" w:rsidRDefault="00A17B20" w:rsidP="00A17B20">
      <w:pPr>
        <w:pStyle w:val="Code"/>
        <w:rPr>
          <w:highlight w:val="white"/>
        </w:rPr>
      </w:pPr>
      <w:r w:rsidRPr="00A17B20">
        <w:rPr>
          <w:highlight w:val="white"/>
        </w:rPr>
        <w:t xml:space="preserve">        if ((m_constant == type.m_constant) &amp;&amp;</w:t>
      </w:r>
    </w:p>
    <w:p w14:paraId="1099E4B5" w14:textId="77777777" w:rsidR="00A17B20" w:rsidRPr="00A17B20" w:rsidRDefault="00A17B20" w:rsidP="00A17B20">
      <w:pPr>
        <w:pStyle w:val="Code"/>
        <w:rPr>
          <w:highlight w:val="white"/>
        </w:rPr>
      </w:pPr>
      <w:r w:rsidRPr="00A17B20">
        <w:rPr>
          <w:highlight w:val="white"/>
        </w:rPr>
        <w:t xml:space="preserve">            (m_volatile == type.m_volatile) &amp;&amp; (m_sort == type.m_sort)) {</w:t>
      </w:r>
    </w:p>
    <w:p w14:paraId="7CE61048" w14:textId="77777777" w:rsidR="00B95083" w:rsidRPr="00D822A3" w:rsidRDefault="00B95083" w:rsidP="00B95083">
      <w:pPr>
        <w:rPr>
          <w:noProof/>
          <w:lang w:val="en-GB"/>
        </w:rPr>
      </w:pPr>
      <w:ins w:id="323" w:author="Stefan Bjornander" w:date="2015-04-25T14:35:00Z">
        <w:r w:rsidRPr="00D822A3">
          <w:rPr>
            <w:lang w:val="en-GB"/>
          </w:rPr>
          <w:t>Two pointer</w:t>
        </w:r>
      </w:ins>
      <w:r w:rsidRPr="00D822A3">
        <w:rPr>
          <w:noProof/>
          <w:lang w:val="en-GB"/>
        </w:rPr>
        <w:t>s</w:t>
      </w:r>
      <w:ins w:id="324" w:author="Stefan Bjornander" w:date="2015-04-25T14:35:00Z">
        <w:r w:rsidRPr="00D822A3">
          <w:rPr>
            <w:noProof/>
            <w:lang w:val="en-GB"/>
          </w:rPr>
          <w:t xml:space="preserve"> are </w:t>
        </w:r>
      </w:ins>
      <w:r w:rsidRPr="00D822A3">
        <w:rPr>
          <w:noProof/>
          <w:lang w:val="en-GB"/>
        </w:rPr>
        <w:t xml:space="preserve">considered to be </w:t>
      </w:r>
      <w:ins w:id="325" w:author="Stefan Bjornander" w:date="2015-04-25T14:35:00Z">
        <w:r w:rsidRPr="00D822A3">
          <w:rPr>
            <w:noProof/>
            <w:lang w:val="en-GB"/>
          </w:rPr>
          <w:t>equal if the type</w:t>
        </w:r>
      </w:ins>
      <w:r w:rsidRPr="00D822A3">
        <w:rPr>
          <w:noProof/>
          <w:lang w:val="en-GB"/>
        </w:rPr>
        <w:t>s</w:t>
      </w:r>
      <w:ins w:id="326"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7" w:author="Stefan Bjornander" w:date="2015-04-25T14:56:00Z">
        <w:r w:rsidRPr="00D822A3">
          <w:rPr>
            <w:noProof/>
            <w:lang w:val="en-GB"/>
          </w:rPr>
          <w:t xml:space="preserve">wo arrays are </w:t>
        </w:r>
      </w:ins>
      <w:r w:rsidRPr="00D822A3">
        <w:rPr>
          <w:noProof/>
          <w:lang w:val="en-GB"/>
        </w:rPr>
        <w:t xml:space="preserve">equal </w:t>
      </w:r>
      <w:ins w:id="328" w:author="Stefan Bjornander" w:date="2015-04-25T17:26:00Z">
        <w:r w:rsidRPr="00D822A3">
          <w:rPr>
            <w:noProof/>
            <w:lang w:val="en-GB"/>
          </w:rPr>
          <w:t>if</w:t>
        </w:r>
      </w:ins>
      <w:r w:rsidRPr="00D822A3">
        <w:rPr>
          <w:noProof/>
          <w:lang w:val="en-GB"/>
        </w:rPr>
        <w:t xml:space="preserve"> </w:t>
      </w:r>
      <w:ins w:id="329"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30" w:author="Stefan Bjornander" w:date="2015-04-25T14:58:00Z">
        <w:r w:rsidRPr="00D822A3">
          <w:rPr>
            <w:noProof/>
            <w:lang w:val="en-GB"/>
          </w:rPr>
          <w:t>Two struct</w:t>
        </w:r>
      </w:ins>
      <w:ins w:id="331" w:author="Stefan Bjornander" w:date="2015-04-25T16:07:00Z">
        <w:r w:rsidRPr="00D822A3">
          <w:rPr>
            <w:noProof/>
            <w:lang w:val="en-GB"/>
          </w:rPr>
          <w:t>s</w:t>
        </w:r>
      </w:ins>
      <w:ins w:id="332" w:author="Stefan Bjornander" w:date="2015-04-25T14:58:00Z">
        <w:r w:rsidRPr="00D822A3">
          <w:rPr>
            <w:noProof/>
            <w:lang w:val="en-GB"/>
          </w:rPr>
          <w:t xml:space="preserve"> or unions are equals if </w:t>
        </w:r>
      </w:ins>
      <w:ins w:id="333" w:author="Stefan Bjornander" w:date="2015-04-25T16:06:00Z">
        <w:r w:rsidRPr="00D822A3">
          <w:rPr>
            <w:noProof/>
            <w:lang w:val="en-GB"/>
          </w:rPr>
          <w:t xml:space="preserve">they both are incomplete </w:t>
        </w:r>
      </w:ins>
      <w:r w:rsidRPr="00D822A3">
        <w:rPr>
          <w:noProof/>
          <w:lang w:val="en-GB"/>
        </w:rPr>
        <w:t xml:space="preserve">(their member maps are null) </w:t>
      </w:r>
      <w:ins w:id="334" w:author="Stefan Bjornander" w:date="2015-04-25T16:06:00Z">
        <w:r w:rsidRPr="00D822A3">
          <w:rPr>
            <w:noProof/>
            <w:lang w:val="en-GB"/>
          </w:rPr>
          <w:t xml:space="preserve">or if </w:t>
        </w:r>
      </w:ins>
      <w:ins w:id="335" w:author="Stefan Bjornander" w:date="2015-04-25T14:58:00Z">
        <w:r w:rsidRPr="00D822A3">
          <w:rPr>
            <w:noProof/>
            <w:lang w:val="en-GB"/>
          </w:rPr>
          <w:t xml:space="preserve">their member </w:t>
        </w:r>
      </w:ins>
      <w:r w:rsidRPr="00D822A3">
        <w:rPr>
          <w:noProof/>
          <w:lang w:val="en-GB"/>
        </w:rPr>
        <w:t>maps</w:t>
      </w:r>
      <w:ins w:id="336" w:author="Stefan Bjornander" w:date="2015-04-25T14:58:00Z">
        <w:r w:rsidRPr="00D822A3">
          <w:rPr>
            <w:noProof/>
            <w:lang w:val="en-GB"/>
          </w:rPr>
          <w:t xml:space="preserve"> are equal</w:t>
        </w:r>
      </w:ins>
      <w:ins w:id="337" w:author="Stefan Bjornander" w:date="2015-04-25T16:07:00Z">
        <w:r w:rsidRPr="00D822A3">
          <w:rPr>
            <w:noProof/>
            <w:lang w:val="en-GB"/>
          </w:rPr>
          <w:t>. N</w:t>
        </w:r>
      </w:ins>
      <w:ins w:id="338" w:author="Stefan Bjornander" w:date="2015-04-25T16:05:00Z">
        <w:r w:rsidRPr="00D822A3">
          <w:rPr>
            <w:noProof/>
            <w:lang w:val="en-GB"/>
          </w:rPr>
          <w:t xml:space="preserve">ote that they </w:t>
        </w:r>
      </w:ins>
      <w:r w:rsidRPr="00D822A3">
        <w:rPr>
          <w:noProof/>
          <w:lang w:val="en-GB"/>
        </w:rPr>
        <w:t xml:space="preserve">must not only </w:t>
      </w:r>
      <w:ins w:id="339" w:author="Stefan Bjornander" w:date="2015-04-25T16:06:00Z">
        <w:r w:rsidRPr="00D822A3">
          <w:rPr>
            <w:noProof/>
            <w:lang w:val="en-GB"/>
          </w:rPr>
          <w:t>have the same members, the</w:t>
        </w:r>
      </w:ins>
      <w:r w:rsidRPr="00D822A3">
        <w:rPr>
          <w:noProof/>
          <w:lang w:val="en-GB"/>
        </w:rPr>
        <w:t xml:space="preserve"> members</w:t>
      </w:r>
      <w:ins w:id="340" w:author="Stefan Bjornander" w:date="2015-04-25T16:06:00Z">
        <w:r w:rsidRPr="00D822A3">
          <w:rPr>
            <w:noProof/>
            <w:lang w:val="en-GB"/>
          </w:rPr>
          <w:t xml:space="preserve"> </w:t>
        </w:r>
      </w:ins>
      <w:r w:rsidRPr="00D822A3">
        <w:rPr>
          <w:noProof/>
          <w:lang w:val="en-GB"/>
        </w:rPr>
        <w:t xml:space="preserve">must also appear in the </w:t>
      </w:r>
      <w:ins w:id="341"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2"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46EE63D1" w14:textId="77777777" w:rsidR="00A17B20" w:rsidRPr="00A17B20" w:rsidRDefault="00A17B20" w:rsidP="00A17B20">
      <w:pPr>
        <w:pStyle w:val="Code"/>
        <w:rPr>
          <w:highlight w:val="white"/>
        </w:rPr>
      </w:pPr>
      <w:r w:rsidRPr="00A17B20">
        <w:rPr>
          <w:highlight w:val="white"/>
        </w:rPr>
        <w:t xml:space="preserve">            case Sort.Function:</w:t>
      </w:r>
    </w:p>
    <w:p w14:paraId="42783559" w14:textId="77777777" w:rsidR="00A17B20" w:rsidRPr="00A17B20" w:rsidRDefault="00A17B20" w:rsidP="00A17B20">
      <w:pPr>
        <w:pStyle w:val="Code"/>
        <w:rPr>
          <w:highlight w:val="white"/>
        </w:rPr>
      </w:pPr>
      <w:r w:rsidRPr="00A17B20">
        <w:rPr>
          <w:highlight w:val="white"/>
        </w:rPr>
        <w:t xml:space="preserve">              return m_returnType.Equals(type.m_returnType) &amp;&amp;</w:t>
      </w:r>
    </w:p>
    <w:p w14:paraId="18A36ACE" w14:textId="77777777" w:rsidR="00A17B20" w:rsidRPr="00A17B20" w:rsidRDefault="00A17B20" w:rsidP="00A17B20">
      <w:pPr>
        <w:pStyle w:val="Code"/>
        <w:rPr>
          <w:highlight w:val="white"/>
        </w:rPr>
      </w:pPr>
      <w:r w:rsidRPr="00A17B20">
        <w:rPr>
          <w:highlight w:val="white"/>
        </w:rPr>
        <w:t xml:space="preserve">                     (((m_typeList == null) &amp;&amp; (type.m_typeList == null)) ||</w:t>
      </w:r>
    </w:p>
    <w:p w14:paraId="504521A6" w14:textId="77777777" w:rsidR="00A17B20" w:rsidRPr="00A17B20" w:rsidRDefault="00A17B20" w:rsidP="00A17B20">
      <w:pPr>
        <w:pStyle w:val="Code"/>
        <w:rPr>
          <w:highlight w:val="white"/>
        </w:rPr>
      </w:pPr>
      <w:r w:rsidRPr="00A17B20">
        <w:rPr>
          <w:highlight w:val="white"/>
        </w:rPr>
        <w:t xml:space="preserve">                      ((m_typeList != null) &amp;&amp; (type.m_typeList != null) &amp;&amp;</w:t>
      </w:r>
    </w:p>
    <w:p w14:paraId="0728BBB8" w14:textId="77777777" w:rsidR="00A17B20" w:rsidRPr="00A17B20" w:rsidRDefault="00A17B20" w:rsidP="00A17B20">
      <w:pPr>
        <w:pStyle w:val="Code"/>
        <w:rPr>
          <w:highlight w:val="white"/>
        </w:rPr>
      </w:pPr>
      <w:r w:rsidRPr="00A17B20">
        <w:rPr>
          <w:highlight w:val="white"/>
        </w:rPr>
        <w:t xml:space="preserve">                     m_typeList.SequenceEqual(type.m_typeList))) &amp;&amp;</w:t>
      </w:r>
    </w:p>
    <w:p w14:paraId="40B6303A" w14:textId="6F8B1F86" w:rsidR="00A17B20" w:rsidRPr="00A17B20" w:rsidRDefault="00A17B20" w:rsidP="00A17B20">
      <w:pPr>
        <w:pStyle w:val="Code"/>
        <w:rPr>
          <w:highlight w:val="white"/>
        </w:rPr>
      </w:pPr>
      <w:r w:rsidRPr="00A17B20">
        <w:rPr>
          <w:highlight w:val="white"/>
        </w:rPr>
        <w:t xml:space="preserve">                     (m_ellipse </w:t>
      </w:r>
      <w:r w:rsidR="005A5CE4">
        <w:rPr>
          <w:highlight w:val="white"/>
        </w:rPr>
        <w:t>=</w:t>
      </w:r>
      <w:r w:rsidRPr="00A17B20">
        <w:rPr>
          <w:highlight w:val="white"/>
        </w:rPr>
        <w:t>= type.m_ellipse);</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1D9615DE" w:rsidR="00CF137E" w:rsidRPr="00D822A3" w:rsidRDefault="00CF137E" w:rsidP="00CF137E">
      <w:pPr>
        <w:pStyle w:val="Code"/>
        <w:rPr>
          <w:highlight w:val="white"/>
          <w:lang w:val="en-GB"/>
        </w:rPr>
      </w:pPr>
      <w:r w:rsidRPr="00D822A3">
        <w:rPr>
          <w:highlight w:val="white"/>
          <w:lang w:val="en-GB"/>
        </w:rPr>
        <w:t xml:space="preserve">              return </w:t>
      </w:r>
      <w:r w:rsidR="00DF3E21">
        <w:rPr>
          <w:highlight w:val="white"/>
          <w:lang w:val="en-GB"/>
        </w:rPr>
        <w:t>true;</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lastRenderedPageBreak/>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lastRenderedPageBreak/>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3" w:name="_Toc54625081"/>
      <w:r>
        <w:rPr>
          <w:lang w:val="en-GB"/>
        </w:rPr>
        <w:t>Type Size</w:t>
      </w:r>
      <w:bookmarkEnd w:id="343"/>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proofErr w:type="spellStart"/>
      <w:r w:rsidRPr="00D822A3">
        <w:rPr>
          <w:lang w:val="en-GB"/>
        </w:rPr>
        <w:t>TypeSize.cs</w:t>
      </w:r>
      <w:proofErr w:type="spellEnd"/>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lastRenderedPageBreak/>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w:t>
      </w:r>
      <w:proofErr w:type="gramStart"/>
      <w:r w:rsidR="008B5B58" w:rsidRPr="00D822A3">
        <w:rPr>
          <w:highlight w:val="white"/>
          <w:lang w:val="en-GB"/>
        </w:rPr>
        <w:t>bytes</w:t>
      </w:r>
      <w:proofErr w:type="gramEnd"/>
      <w:r w:rsidR="008B5B58" w:rsidRPr="00D822A3">
        <w:rPr>
          <w:highlight w:val="white"/>
          <w:lang w:val="en-GB"/>
        </w:rPr>
        <w:t xml:space="preserve">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lastRenderedPageBreak/>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lastRenderedPageBreak/>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4" w:name="_Toc54625082"/>
      <w:r w:rsidRPr="00D822A3">
        <w:rPr>
          <w:lang w:val="en-GB"/>
        </w:rPr>
        <w:t>Type Cast</w:t>
      </w:r>
      <w:bookmarkEnd w:id="344"/>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proofErr w:type="spellStart"/>
      <w:r w:rsidRPr="00D822A3">
        <w:rPr>
          <w:lang w:val="en-GB"/>
        </w:rPr>
        <w:t>TypeCast.cs</w:t>
      </w:r>
      <w:proofErr w:type="spellEnd"/>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lastRenderedPageBreak/>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3EE50C87" w14:textId="77777777" w:rsidR="00E45B69" w:rsidRPr="00E45B69" w:rsidRDefault="00E45B69" w:rsidP="00E45B69">
      <w:pPr>
        <w:pStyle w:val="Code"/>
        <w:rPr>
          <w:highlight w:val="white"/>
        </w:rPr>
      </w:pPr>
      <w:r w:rsidRPr="00E45B69">
        <w:rPr>
          <w:highlight w:val="white"/>
        </w:rPr>
        <w:t xml:space="preserve">      List&lt;MiddleCode&gt; shortList = sourceExpression.ShortList,</w:t>
      </w:r>
    </w:p>
    <w:p w14:paraId="741E7BAB" w14:textId="77777777" w:rsidR="00E45B69" w:rsidRPr="00E45B69" w:rsidRDefault="00E45B69" w:rsidP="00E45B69">
      <w:pPr>
        <w:pStyle w:val="Code"/>
        <w:rPr>
          <w:highlight w:val="white"/>
        </w:rPr>
      </w:pPr>
      <w:r w:rsidRPr="00E45B69">
        <w:rPr>
          <w:highlight w:val="white"/>
        </w:rPr>
        <w:t xml:space="preserve">                       longList = sourceExpression.LongList;</w:t>
      </w:r>
    </w:p>
    <w:p w14:paraId="60755A6C" w14:textId="77777777" w:rsidR="00AB5B3F" w:rsidRPr="00E45B69" w:rsidRDefault="00AB5B3F" w:rsidP="00E45B69">
      <w:pPr>
        <w:pStyle w:val="Code"/>
        <w:rPr>
          <w:highlight w:val="white"/>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lastRenderedPageBreak/>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 xml:space="preserve">the </w:t>
      </w:r>
      <w:proofErr w:type="gramStart"/>
      <w:r w:rsidR="000523A8" w:rsidRPr="00D822A3">
        <w:rPr>
          <w:highlight w:val="white"/>
          <w:lang w:val="en-GB"/>
        </w:rPr>
        <w:t>zero value</w:t>
      </w:r>
      <w:proofErr w:type="gramEnd"/>
      <w:r w:rsidR="000523A8" w:rsidRPr="00D822A3">
        <w:rPr>
          <w:highlight w:val="white"/>
          <w:lang w:val="en-GB"/>
        </w:rPr>
        <w:t xml:space="preserv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lastRenderedPageBreak/>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w:t>
      </w:r>
      <w:proofErr w:type="gramStart"/>
      <w:r w:rsidRPr="00D822A3">
        <w:rPr>
          <w:highlight w:val="white"/>
          <w:lang w:val="en-GB"/>
        </w:rPr>
        <w:t>zero</w:t>
      </w:r>
      <w:proofErr w:type="gramEnd"/>
      <w:r w:rsidRPr="00D822A3">
        <w:rPr>
          <w:highlight w:val="white"/>
          <w:lang w:val="en-GB"/>
        </w:rPr>
        <w:t xml:space="preserve">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lastRenderedPageBreak/>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lastRenderedPageBreak/>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07EBD909" w:rsidR="00AB5B3F" w:rsidRPr="00D822A3" w:rsidRDefault="00AB5B3F" w:rsidP="00AB5B3F">
      <w:pPr>
        <w:pStyle w:val="Code"/>
        <w:rPr>
          <w:highlight w:val="white"/>
          <w:lang w:val="en-GB"/>
        </w:rPr>
      </w:pPr>
      <w:r w:rsidRPr="00D822A3">
        <w:rPr>
          <w:highlight w:val="white"/>
          <w:lang w:val="en-GB"/>
        </w:rPr>
        <w:t xml:space="preserve">      return (new Expression(targetSymbol, </w:t>
      </w:r>
      <w:r w:rsidR="00E45B69">
        <w:rPr>
          <w:highlight w:val="white"/>
          <w:lang w:val="en-GB"/>
        </w:rPr>
        <w:t>shortList</w:t>
      </w:r>
      <w:r w:rsidRPr="00D822A3">
        <w:rPr>
          <w:highlight w:val="white"/>
          <w:lang w:val="en-GB"/>
        </w:rPr>
        <w:t>,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5" w:name="_Toc54625083"/>
      <w:r w:rsidRPr="00D822A3">
        <w:rPr>
          <w:lang w:val="en-GB"/>
        </w:rPr>
        <w:t>Type Promotion</w:t>
      </w:r>
      <w:bookmarkEnd w:id="345"/>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proofErr w:type="spellStart"/>
      <w:r w:rsidRPr="00D822A3">
        <w:rPr>
          <w:rStyle w:val="CodeInText0"/>
          <w:lang w:val="en-GB"/>
        </w:rPr>
        <w:t>i</w:t>
      </w:r>
      <w:proofErr w:type="spellEnd"/>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w:t>
      </w:r>
      <w:proofErr w:type="gramStart"/>
      <w:r w:rsidRPr="00D822A3">
        <w:rPr>
          <w:lang w:val="en-GB"/>
        </w:rPr>
        <w:t>is considered to be</w:t>
      </w:r>
      <w:proofErr w:type="gramEnd"/>
      <w:r w:rsidRPr="00D822A3">
        <w:rPr>
          <w:lang w:val="en-GB"/>
        </w:rPr>
        <w:t xml:space="preserv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w:t>
      </w:r>
      <w:proofErr w:type="spellStart"/>
      <w:r w:rsidRPr="00D822A3">
        <w:rPr>
          <w:lang w:val="en-GB"/>
        </w:rPr>
        <w:t>Ansi</w:t>
      </w:r>
      <w:proofErr w:type="spellEnd"/>
      <w:r w:rsidRPr="00D822A3">
        <w:rPr>
          <w:lang w:val="en-GB"/>
        </w:rPr>
        <w:t xml:space="preserve">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proofErr w:type="spellStart"/>
      <w:r w:rsidRPr="00D822A3">
        <w:rPr>
          <w:lang w:val="en-GB"/>
        </w:rPr>
        <w:t>TypeCast.cs</w:t>
      </w:r>
      <w:proofErr w:type="spellEnd"/>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lastRenderedPageBreak/>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6" w:name="_Ref54016854"/>
      <w:bookmarkStart w:id="347" w:name="_Toc54625084"/>
      <w:r w:rsidRPr="00D822A3">
        <w:rPr>
          <w:lang w:val="en-GB"/>
        </w:rPr>
        <w:lastRenderedPageBreak/>
        <w:t>Constant Expression</w:t>
      </w:r>
      <w:bookmarkEnd w:id="346"/>
      <w:bookmarkEnd w:id="347"/>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w:t>
      </w:r>
      <w:proofErr w:type="spellStart"/>
      <w:r w:rsidR="000233CE" w:rsidRPr="00D822A3">
        <w:rPr>
          <w:lang w:val="en-GB"/>
        </w:rPr>
        <w:t>preprocessor</w:t>
      </w:r>
      <w:proofErr w:type="spellEnd"/>
      <w:r w:rsidR="000233CE" w:rsidRPr="00D822A3">
        <w:rPr>
          <w:lang w:val="en-GB"/>
        </w:rPr>
        <w:t xml:space="preserve">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proofErr w:type="spellStart"/>
      <w:r w:rsidRPr="00D822A3">
        <w:rPr>
          <w:lang w:val="en-GB"/>
        </w:rPr>
        <w:t>ConstantExpression.cs</w:t>
      </w:r>
      <w:proofErr w:type="spellEnd"/>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8" w:name="_Toc54625085"/>
      <w:r w:rsidRPr="00D822A3">
        <w:rPr>
          <w:highlight w:val="white"/>
          <w:lang w:val="en-GB"/>
        </w:rPr>
        <w:t>Relation Expressions</w:t>
      </w:r>
      <w:bookmarkEnd w:id="348"/>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76E7721F"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00E819AF">
        <w:rPr>
          <w:highlight w:val="white"/>
          <w:lang w:val="en-GB"/>
        </w:rPr>
        <w:t>right</w:t>
      </w:r>
      <w:r w:rsidRPr="00D822A3">
        <w:rPr>
          <w:highlight w:val="white"/>
          <w:lang w:val="en-GB"/>
        </w:rPr>
        <w: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w:t>
      </w:r>
      <w:proofErr w:type="spellStart"/>
      <w:r w:rsidR="004B6C11" w:rsidRPr="00D822A3">
        <w:rPr>
          <w:highlight w:val="white"/>
          <w:lang w:val="en-GB"/>
        </w:rPr>
        <w:t>or</w:t>
      </w:r>
      <w:proofErr w:type="spellEnd"/>
      <w:r w:rsidR="004B6C11" w:rsidRPr="00D822A3">
        <w:rPr>
          <w:highlight w:val="white"/>
          <w:lang w:val="en-GB"/>
        </w:rPr>
        <w:t xml:space="preserve">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9" w:name="_Toc54625086"/>
      <w:r w:rsidRPr="00D822A3">
        <w:rPr>
          <w:highlight w:val="white"/>
          <w:lang w:val="en-GB"/>
        </w:rPr>
        <w:t>Arithmetic Expressions</w:t>
      </w:r>
      <w:bookmarkEnd w:id="349"/>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proofErr w:type="gramStart"/>
      <w:r w:rsidR="0065171F" w:rsidRPr="00D822A3">
        <w:rPr>
          <w:highlight w:val="white"/>
          <w:lang w:val="en-GB"/>
        </w:rPr>
        <w:t>more simple</w:t>
      </w:r>
      <w:proofErr w:type="gramEnd"/>
      <w:r w:rsidR="0065171F" w:rsidRPr="00D822A3">
        <w:rPr>
          <w:highlight w:val="white"/>
          <w:lang w:val="en-GB"/>
        </w:rPr>
        <w:t xml:space="preserv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t xml:space="preserve">        </w:t>
      </w:r>
    </w:p>
    <w:p w14:paraId="09EEF364" w14:textId="77777777" w:rsidR="00CD295E" w:rsidRPr="00D822A3" w:rsidRDefault="00CD295E" w:rsidP="00CD295E">
      <w:pPr>
        <w:pStyle w:val="Code"/>
        <w:rPr>
          <w:highlight w:val="white"/>
          <w:lang w:val="en-GB"/>
        </w:rPr>
      </w:pPr>
      <w:r w:rsidRPr="00D822A3">
        <w:rPr>
          <w:highlight w:val="white"/>
          <w:lang w:val="en-GB"/>
        </w:rPr>
        <w:lastRenderedPageBreak/>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t xml:space="preserve">      }</w:t>
      </w:r>
    </w:p>
    <w:p w14:paraId="15B8A106" w14:textId="3A6E6E3F" w:rsidR="00CD295E" w:rsidRPr="00D822A3" w:rsidRDefault="00443026" w:rsidP="00443026">
      <w:pPr>
        <w:rPr>
          <w:highlight w:val="white"/>
          <w:lang w:val="en-GB"/>
        </w:rPr>
      </w:pPr>
      <w:r w:rsidRPr="00D822A3">
        <w:rPr>
          <w:highlight w:val="white"/>
          <w:lang w:val="en-GB"/>
        </w:rPr>
        <w:lastRenderedPageBreak/>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50" w:name="_Toc54625087"/>
      <w:r>
        <w:rPr>
          <w:highlight w:val="white"/>
          <w:lang w:val="en-GB"/>
        </w:rPr>
        <w:t xml:space="preserve">Constant </w:t>
      </w:r>
      <w:r w:rsidR="0080006D" w:rsidRPr="00D822A3">
        <w:rPr>
          <w:highlight w:val="white"/>
          <w:lang w:val="en-GB"/>
        </w:rPr>
        <w:t>Type Cast</w:t>
      </w:r>
      <w:bookmarkEnd w:id="350"/>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xml:space="preserve">, array, or pointer. We </w:t>
      </w:r>
      <w:proofErr w:type="gramStart"/>
      <w:r w:rsidR="00B904B5" w:rsidRPr="00D822A3">
        <w:rPr>
          <w:highlight w:val="white"/>
          <w:lang w:val="en-GB"/>
        </w:rPr>
        <w:t>look into</w:t>
      </w:r>
      <w:proofErr w:type="gramEnd"/>
      <w:r w:rsidR="00B904B5" w:rsidRPr="00D822A3">
        <w:rPr>
          <w:highlight w:val="white"/>
          <w:lang w:val="en-GB"/>
        </w:rPr>
        <w:t xml:space="preserve">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 xml:space="preserve">expression is </w:t>
      </w:r>
      <w:proofErr w:type="gramStart"/>
      <w:r w:rsidR="00051D74" w:rsidRPr="00D822A3">
        <w:rPr>
          <w:highlight w:val="white"/>
          <w:lang w:val="en-GB"/>
        </w:rPr>
        <w:t>true</w:t>
      </w:r>
      <w:proofErr w:type="gramEnd"/>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lastRenderedPageBreak/>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lastRenderedPageBreak/>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w:t>
      </w:r>
      <w:proofErr w:type="spellStart"/>
      <w:r w:rsidRPr="00D822A3">
        <w:rPr>
          <w:highlight w:val="white"/>
          <w:lang w:val="en-GB"/>
        </w:rPr>
        <w:t>ero</w:t>
      </w:r>
      <w:proofErr w:type="spellEnd"/>
      <w:r w:rsidRPr="00D822A3">
        <w:rPr>
          <w:highlight w:val="white"/>
          <w:lang w:val="en-GB"/>
        </w:rPr>
        <w:t xml:space="preserve">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98AE2A9" w:rsidR="00CD295E" w:rsidRPr="00D822A3" w:rsidRDefault="00885B1B" w:rsidP="00B453B1">
      <w:pPr>
        <w:rPr>
          <w:highlight w:val="white"/>
          <w:lang w:val="en-GB"/>
        </w:rPr>
      </w:pPr>
      <w:r w:rsidRPr="00D822A3">
        <w:rPr>
          <w:highlight w:val="white"/>
          <w:lang w:val="en-GB"/>
        </w:rPr>
        <w:lastRenderedPageBreak/>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1"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1"/>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proofErr w:type="spellStart"/>
      <w:r w:rsidRPr="00D822A3">
        <w:rPr>
          <w:lang w:val="en-GB"/>
        </w:rPr>
        <w:t>StaticValue.cs</w:t>
      </w:r>
      <w:proofErr w:type="spellEnd"/>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proofErr w:type="spellStart"/>
      <w:r w:rsidRPr="00D822A3">
        <w:rPr>
          <w:lang w:val="en-GB"/>
        </w:rPr>
        <w:t>StaticAddress.cs</w:t>
      </w:r>
      <w:proofErr w:type="spellEnd"/>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proofErr w:type="spellStart"/>
      <w:r w:rsidRPr="00D822A3">
        <w:rPr>
          <w:lang w:val="en-GB"/>
        </w:rPr>
        <w:t>StaticExpression.cs</w:t>
      </w:r>
      <w:proofErr w:type="spellEnd"/>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w:t>
      </w:r>
      <w:proofErr w:type="gramStart"/>
      <w:r w:rsidR="00C706C2" w:rsidRPr="00D822A3">
        <w:rPr>
          <w:highlight w:val="white"/>
          <w:lang w:val="en-GB"/>
        </w:rPr>
        <w:t>a</w:t>
      </w:r>
      <w:proofErr w:type="gramEnd"/>
      <w:r w:rsidR="00C706C2" w:rsidRPr="00D822A3">
        <w:rPr>
          <w:highlight w:val="white"/>
          <w:lang w:val="en-GB"/>
        </w:rPr>
        <w:t xml:space="preserve">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w:t>
      </w:r>
      <w:proofErr w:type="gramStart"/>
      <w:r w:rsidRPr="00D822A3">
        <w:rPr>
          <w:highlight w:val="white"/>
          <w:lang w:val="en-GB"/>
        </w:rPr>
        <w:t>are allowed to</w:t>
      </w:r>
      <w:proofErr w:type="gramEnd"/>
      <w:r w:rsidRPr="00D822A3">
        <w:rPr>
          <w:highlight w:val="white"/>
          <w:lang w:val="en-GB"/>
        </w:rPr>
        <w:t xml:space="preserve">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w:t>
      </w:r>
      <w:proofErr w:type="spellStart"/>
      <w:r w:rsidRPr="00D822A3">
        <w:rPr>
          <w:highlight w:val="white"/>
          <w:lang w:val="en-GB"/>
        </w:rPr>
        <w:t>swp</w:t>
      </w:r>
      <w:proofErr w:type="spellEnd"/>
      <w:r w:rsidRPr="00D822A3">
        <w:rPr>
          <w:highlight w:val="white"/>
          <w:lang w:val="en-GB"/>
        </w:rPr>
        <w:t xml:space="preserve">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2" w:name="_Toc54625089"/>
      <w:r w:rsidRPr="00D822A3">
        <w:rPr>
          <w:lang w:val="en-GB"/>
        </w:rPr>
        <w:lastRenderedPageBreak/>
        <w:t>Initialization</w:t>
      </w:r>
      <w:bookmarkEnd w:id="352"/>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3" w:author="Stefan Bjornander" w:date="2015-04-25T17:28:00Z">
        <w:r w:rsidRPr="00D822A3">
          <w:rPr>
            <w:lang w:val="en-GB"/>
          </w:rPr>
          <w:t xml:space="preserve">to check that </w:t>
        </w:r>
      </w:ins>
      <w:del w:id="354" w:author="Stefan Bjornander" w:date="2015-04-25T17:28:00Z">
        <w:r w:rsidRPr="00D822A3" w:rsidDel="00A35C17">
          <w:rPr>
            <w:lang w:val="en-GB"/>
          </w:rPr>
          <w:delText>a way to make sure</w:delText>
        </w:r>
      </w:del>
      <w:ins w:id="355" w:author="Stefan Bjornander" w:date="2015-04-25T17:27:00Z">
        <w:r w:rsidRPr="00D822A3">
          <w:rPr>
            <w:lang w:val="en-GB"/>
          </w:rPr>
          <w:t xml:space="preserve">the </w:t>
        </w:r>
      </w:ins>
      <w:r w:rsidRPr="00D822A3">
        <w:rPr>
          <w:lang w:val="en-GB"/>
        </w:rPr>
        <w:t xml:space="preserve">initialized </w:t>
      </w:r>
      <w:ins w:id="356"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w:t>
      </w:r>
      <w:proofErr w:type="spellStart"/>
      <w:r w:rsidRPr="00D822A3">
        <w:rPr>
          <w:lang w:val="en-GB"/>
        </w:rPr>
        <w:t>initiali</w:t>
      </w:r>
      <w:r>
        <w:rPr>
          <w:lang w:val="en-GB"/>
        </w:rPr>
        <w:t>z</w:t>
      </w:r>
      <w:r w:rsidRPr="00D822A3">
        <w:rPr>
          <w:lang w:val="en-GB"/>
        </w:rPr>
        <w:t>ator</w:t>
      </w:r>
      <w:proofErr w:type="spellEnd"/>
      <w:r w:rsidRPr="00D822A3">
        <w:rPr>
          <w:lang w:val="en-GB"/>
        </w:rPr>
        <w:t xml:space="preserve">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7" w:author="Stefan Bjornander" w:date="2015-04-25T17:33:00Z"/>
          <w:lang w:val="en-GB"/>
        </w:rPr>
        <w:pPrChange w:id="358" w:author="Stefan Bjornander" w:date="2015-04-25T17:33:00Z">
          <w:pPr>
            <w:pStyle w:val="Code"/>
          </w:pPr>
        </w:pPrChange>
      </w:pPr>
      <w:bookmarkStart w:id="359" w:name="_Toc54625090"/>
      <w:r>
        <w:rPr>
          <w:lang w:val="en-GB"/>
        </w:rPr>
        <w:t>Auto</w:t>
      </w:r>
      <w:ins w:id="360" w:author="Stefan Bjornander" w:date="2015-04-25T17:33:00Z">
        <w:r w:rsidR="00A5295F" w:rsidRPr="00D822A3">
          <w:rPr>
            <w:lang w:val="en-GB"/>
          </w:rPr>
          <w:t xml:space="preserve"> </w:t>
        </w:r>
      </w:ins>
      <w:r w:rsidR="00A5295F" w:rsidRPr="00D822A3">
        <w:rPr>
          <w:lang w:val="en-GB"/>
        </w:rPr>
        <w:t>Initialization</w:t>
      </w:r>
      <w:bookmarkEnd w:id="359"/>
    </w:p>
    <w:p w14:paraId="53C92E22" w14:textId="3608C146" w:rsidR="00A5295F" w:rsidRPr="00D822A3" w:rsidRDefault="0083315B" w:rsidP="00A5295F">
      <w:pPr>
        <w:rPr>
          <w:lang w:val="en-GB"/>
        </w:rPr>
      </w:pPr>
      <w:r>
        <w:rPr>
          <w:lang w:val="en-GB"/>
        </w:rPr>
        <w:t>Auto</w:t>
      </w:r>
      <w:ins w:id="361" w:author="Stefan Bjornander" w:date="2015-04-25T17:33:00Z">
        <w:r w:rsidR="00A5295F" w:rsidRPr="00D822A3">
          <w:rPr>
            <w:lang w:val="en-GB"/>
          </w:rPr>
          <w:t xml:space="preserve"> </w:t>
        </w:r>
      </w:ins>
      <w:r w:rsidR="00A5295F" w:rsidRPr="00D822A3">
        <w:rPr>
          <w:lang w:val="en-GB"/>
        </w:rPr>
        <w:t>initialization</w:t>
      </w:r>
      <w:del w:id="362" w:author="Stefan Bjornander" w:date="2015-04-25T17:33:00Z">
        <w:r w:rsidR="00A5295F" w:rsidRPr="00D822A3" w:rsidDel="004F1667">
          <w:rPr>
            <w:lang w:val="en-GB"/>
          </w:rPr>
          <w:delText xml:space="preserve">  </w:delText>
        </w:r>
      </w:del>
      <w:ins w:id="363" w:author="Stefan Bjornander" w:date="2015-04-25T17:33:00Z">
        <w:r w:rsidR="00A5295F" w:rsidRPr="00D822A3">
          <w:rPr>
            <w:lang w:val="en-GB"/>
          </w:rPr>
          <w:t xml:space="preserve"> occurs when an auto or register </w:t>
        </w:r>
      </w:ins>
      <w:ins w:id="364" w:author="Stefan Bjornander" w:date="2015-04-25T17:34:00Z">
        <w:r w:rsidR="00A5295F" w:rsidRPr="00D822A3">
          <w:rPr>
            <w:lang w:val="en-GB"/>
          </w:rPr>
          <w:t xml:space="preserve">variable becomes </w:t>
        </w:r>
      </w:ins>
      <w:r w:rsidR="00A5295F" w:rsidRPr="00D822A3">
        <w:rPr>
          <w:lang w:val="en-GB"/>
        </w:rPr>
        <w:t>initialized</w:t>
      </w:r>
      <w:ins w:id="365" w:author="Stefan Bjornander" w:date="2015-04-25T17:34:00Z">
        <w:r w:rsidR="00A5295F" w:rsidRPr="00D822A3">
          <w:rPr>
            <w:lang w:val="en-GB"/>
          </w:rPr>
          <w:t xml:space="preserve">. Since the </w:t>
        </w:r>
      </w:ins>
      <w:r w:rsidR="00A5295F" w:rsidRPr="00D822A3">
        <w:rPr>
          <w:lang w:val="en-GB"/>
        </w:rPr>
        <w:t>initialization</w:t>
      </w:r>
      <w:ins w:id="366" w:author="Stefan Bjornander" w:date="2015-04-25T17:34:00Z">
        <w:r w:rsidR="00A5295F" w:rsidRPr="00D822A3">
          <w:rPr>
            <w:lang w:val="en-GB"/>
          </w:rPr>
          <w:t xml:space="preserve"> value can be non-</w:t>
        </w:r>
      </w:ins>
      <w:ins w:id="367" w:author="Stefan Bjornander" w:date="2015-04-25T17:46:00Z">
        <w:r w:rsidR="00A5295F" w:rsidRPr="00D822A3">
          <w:rPr>
            <w:lang w:val="en-GB"/>
          </w:rPr>
          <w:t>constant</w:t>
        </w:r>
      </w:ins>
      <w:ins w:id="368" w:author="Stefan Bjornander" w:date="2015-04-25T17:34:00Z">
        <w:r w:rsidR="00A5295F" w:rsidRPr="00D822A3">
          <w:rPr>
            <w:lang w:val="en-GB"/>
          </w:rPr>
          <w:t xml:space="preserve">, no memory block is created. Instead, </w:t>
        </w:r>
      </w:ins>
      <w:ins w:id="369" w:author="Stefan Bjornander" w:date="2015-04-25T17:46:00Z">
        <w:r w:rsidR="00A5295F" w:rsidRPr="00D822A3">
          <w:rPr>
            <w:lang w:val="en-GB"/>
          </w:rPr>
          <w:t>a se</w:t>
        </w:r>
      </w:ins>
      <w:r w:rsidR="00A5295F" w:rsidRPr="00D822A3">
        <w:rPr>
          <w:lang w:val="en-GB"/>
        </w:rPr>
        <w:t>quence</w:t>
      </w:r>
      <w:ins w:id="370" w:author="Stefan Bjornander" w:date="2015-04-25T17:46:00Z">
        <w:r w:rsidR="00A5295F" w:rsidRPr="00D822A3">
          <w:rPr>
            <w:lang w:val="en-GB"/>
          </w:rPr>
          <w:t xml:space="preserve"> of assign</w:t>
        </w:r>
      </w:ins>
      <w:r w:rsidR="00A5295F" w:rsidRPr="00D822A3">
        <w:rPr>
          <w:lang w:val="en-GB"/>
        </w:rPr>
        <w:t>ment</w:t>
      </w:r>
      <w:ins w:id="371" w:author="Stefan Bjornander" w:date="2015-04-25T17:46:00Z">
        <w:r w:rsidR="00A5295F" w:rsidRPr="00D822A3">
          <w:rPr>
            <w:lang w:val="en-GB"/>
          </w:rPr>
          <w:t xml:space="preserve"> instruction</w:t>
        </w:r>
      </w:ins>
      <w:ins w:id="372" w:author="Stefan Bjornander" w:date="2015-04-25T18:25:00Z">
        <w:r w:rsidR="00A5295F" w:rsidRPr="00D822A3">
          <w:rPr>
            <w:lang w:val="en-GB"/>
          </w:rPr>
          <w:t>s</w:t>
        </w:r>
      </w:ins>
      <w:ins w:id="373" w:author="Stefan Bjornander" w:date="2015-04-25T17:46:00Z">
        <w:r w:rsidR="00A5295F" w:rsidRPr="00D822A3">
          <w:rPr>
            <w:lang w:val="en-GB"/>
          </w:rPr>
          <w:t xml:space="preserve"> is added</w:t>
        </w:r>
      </w:ins>
      <w:r w:rsidR="00A5295F" w:rsidRPr="00D822A3">
        <w:rPr>
          <w:lang w:val="en-GB"/>
        </w:rPr>
        <w:t xml:space="preserve"> to the </w:t>
      </w:r>
      <w:ins w:id="374" w:author="Stefan Bjornander" w:date="2015-04-25T17:46:00Z">
        <w:r w:rsidR="00A5295F" w:rsidRPr="00D822A3">
          <w:rPr>
            <w:lang w:val="en-GB"/>
          </w:rPr>
          <w:t>mid</w:t>
        </w:r>
      </w:ins>
      <w:ins w:id="375" w:author="Stefan Bjornander" w:date="2015-04-25T18:25:00Z">
        <w:r w:rsidR="00A5295F" w:rsidRPr="00D822A3">
          <w:rPr>
            <w:lang w:val="en-GB"/>
          </w:rPr>
          <w:t>dle</w:t>
        </w:r>
      </w:ins>
      <w:ins w:id="376"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proofErr w:type="spellStart"/>
      <w:r w:rsidRPr="00D822A3">
        <w:rPr>
          <w:highlight w:val="white"/>
          <w:lang w:val="en-GB"/>
        </w:rPr>
        <w:t>GenerateAuto</w:t>
      </w:r>
      <w:r w:rsidR="002F35C1" w:rsidRPr="00D822A3">
        <w:rPr>
          <w:highlight w:val="white"/>
          <w:lang w:val="en-GB"/>
        </w:rPr>
        <w:t>Initializer</w:t>
      </w:r>
      <w:r w:rsidRPr="00D822A3">
        <w:rPr>
          <w:lang w:val="en-GB"/>
        </w:rPr>
        <w:t>.cs</w:t>
      </w:r>
      <w:proofErr w:type="spellEnd"/>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5F1A2033" w:rsidR="00AE0EF5" w:rsidRPr="00D822A3" w:rsidRDefault="00AE0EF5" w:rsidP="00AE0EF5">
      <w:pPr>
        <w:pStyle w:val="Code"/>
        <w:rPr>
          <w:highlight w:val="white"/>
          <w:lang w:val="en-GB"/>
        </w:rPr>
      </w:pPr>
      <w:r w:rsidRPr="00D822A3">
        <w:rPr>
          <w:highlight w:val="white"/>
          <w:lang w:val="en-GB"/>
        </w:rPr>
        <w:t xml:space="preserve">          string text = ((string) fromExpression.Symbol.Value) + "</w:t>
      </w:r>
      <w:r w:rsidR="00F51575">
        <w:rPr>
          <w:highlight w:val="white"/>
          <w:lang w:val="en-GB"/>
        </w:rPr>
        <w:t>\</w:t>
      </w:r>
      <w:r w:rsidRPr="00D822A3">
        <w:rPr>
          <w:highlight w:val="white"/>
          <w:lang w:val="en-GB"/>
        </w:rPr>
        <w:t>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50AF9031" w14:textId="77777777" w:rsidR="00DE5719" w:rsidRPr="00DE5719" w:rsidRDefault="00DE5719" w:rsidP="00DE5719">
      <w:pPr>
        <w:pStyle w:val="Code"/>
        <w:rPr>
          <w:highlight w:val="white"/>
        </w:rPr>
      </w:pPr>
      <w:r w:rsidRPr="00DE5719">
        <w:rPr>
          <w:highlight w:val="white"/>
        </w:rPr>
        <w:t xml:space="preserve">            if (fromExpression.Symbol.Type.IsStructOrUnion()) {</w:t>
      </w:r>
    </w:p>
    <w:p w14:paraId="0E14C89A" w14:textId="377C3F61" w:rsidR="0037510C" w:rsidRDefault="0037510C" w:rsidP="0037510C">
      <w:pPr>
        <w:pStyle w:val="Code"/>
        <w:rPr>
          <w:highlight w:val="white"/>
          <w:lang w:val="en-GB"/>
        </w:rPr>
      </w:pPr>
      <w:r>
        <w:rPr>
          <w:highlight w:val="white"/>
          <w:lang w:val="en-GB"/>
        </w:rPr>
        <w:t xml:space="preserve">  </w:t>
      </w:r>
      <w:r w:rsidRPr="00D822A3">
        <w:rPr>
          <w:highlight w:val="white"/>
          <w:lang w:val="en-GB"/>
        </w:rPr>
        <w:t xml:space="preserve">            codeList.Add(new MiddleCode(MiddleOperator.</w:t>
      </w:r>
      <w:r w:rsidR="008E27F0">
        <w:rPr>
          <w:highlight w:val="white"/>
          <w:lang w:val="en-GB"/>
        </w:rPr>
        <w:t>AssignInit</w:t>
      </w:r>
      <w:r w:rsidRPr="00D822A3">
        <w:rPr>
          <w:highlight w:val="white"/>
          <w:lang w:val="en-GB"/>
        </w:rPr>
        <w:t>,</w:t>
      </w:r>
    </w:p>
    <w:p w14:paraId="0532A1C7" w14:textId="5654AC7E" w:rsidR="0037510C" w:rsidRPr="00D822A3" w:rsidRDefault="0037510C" w:rsidP="0037510C">
      <w:pPr>
        <w:pStyle w:val="Code"/>
        <w:rPr>
          <w:highlight w:val="white"/>
          <w:lang w:val="en-GB"/>
        </w:rPr>
      </w:pPr>
      <w:r>
        <w:rPr>
          <w:highlight w:val="white"/>
          <w:lang w:val="en-GB"/>
        </w:rPr>
        <w:t xml:space="preserve">                                         </w:t>
      </w:r>
      <w:r w:rsidRPr="00D822A3">
        <w:rPr>
          <w:highlight w:val="white"/>
          <w:lang w:val="en-GB"/>
        </w:rPr>
        <w:t xml:space="preserve"> toSymbol,</w:t>
      </w:r>
      <w:r>
        <w:rPr>
          <w:highlight w:val="white"/>
          <w:lang w:val="en-GB"/>
        </w:rPr>
        <w:t xml:space="preserve"> </w:t>
      </w:r>
      <w:r w:rsidRPr="00D822A3">
        <w:rPr>
          <w:highlight w:val="white"/>
          <w:lang w:val="en-GB"/>
        </w:rPr>
        <w:t>fromExpression.Symbol));</w:t>
      </w:r>
    </w:p>
    <w:p w14:paraId="5A96D35E" w14:textId="77777777" w:rsidR="00DE5719" w:rsidRPr="00DE5719" w:rsidRDefault="00DE5719" w:rsidP="00DE5719">
      <w:pPr>
        <w:pStyle w:val="Code"/>
        <w:rPr>
          <w:highlight w:val="white"/>
        </w:rPr>
      </w:pPr>
      <w:r w:rsidRPr="00DE5719">
        <w:rPr>
          <w:highlight w:val="white"/>
        </w:rPr>
        <w:t xml:space="preserve">            }</w:t>
      </w:r>
    </w:p>
    <w:p w14:paraId="6737A1C6" w14:textId="77777777" w:rsidR="00DE5719" w:rsidRPr="00DE5719" w:rsidRDefault="00DE5719" w:rsidP="00DE5719">
      <w:pPr>
        <w:pStyle w:val="Code"/>
        <w:rPr>
          <w:highlight w:val="white"/>
        </w:rPr>
      </w:pP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lastRenderedPageBreak/>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xml:space="preserve">, so that potential sub list </w:t>
      </w:r>
      <w:proofErr w:type="gramStart"/>
      <w:r w:rsidR="00820184" w:rsidRPr="00D822A3">
        <w:rPr>
          <w:highlight w:val="white"/>
          <w:lang w:val="en-GB"/>
        </w:rPr>
        <w:t>are</w:t>
      </w:r>
      <w:proofErr w:type="gramEnd"/>
      <w:r w:rsidR="00820184" w:rsidRPr="00D822A3">
        <w:rPr>
          <w:highlight w:val="white"/>
          <w:lang w:val="en-GB"/>
        </w:rPr>
        <w:t xml:space="preserv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lastRenderedPageBreak/>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7" w:author="Stefan Bjornander" w:date="2015-04-25T17:29:00Z"/>
          <w:lang w:val="en-GB"/>
        </w:rPr>
        <w:pPrChange w:id="378" w:author="Stefan Bjornander" w:date="2015-04-25T17:29:00Z">
          <w:pPr>
            <w:pStyle w:val="Code"/>
          </w:pPr>
        </w:pPrChange>
      </w:pPr>
      <w:bookmarkStart w:id="379" w:name="_Toc54625091"/>
      <w:ins w:id="380" w:author="Stefan Bjornander" w:date="2015-04-25T17:28:00Z">
        <w:r w:rsidRPr="0083315B">
          <w:rPr>
            <w:lang w:val="en-GB"/>
          </w:rPr>
          <w:t xml:space="preserve">Static </w:t>
        </w:r>
      </w:ins>
      <w:r w:rsidRPr="0083315B">
        <w:rPr>
          <w:lang w:val="en-GB"/>
        </w:rPr>
        <w:t>Initialization</w:t>
      </w:r>
      <w:bookmarkEnd w:id="379"/>
    </w:p>
    <w:p w14:paraId="052D947E" w14:textId="77777777" w:rsidR="0083315B" w:rsidRDefault="0083315B" w:rsidP="0083315B">
      <w:pPr>
        <w:rPr>
          <w:lang w:val="en-GB"/>
        </w:rPr>
      </w:pPr>
      <w:ins w:id="381" w:author="Stefan Bjornander" w:date="2015-04-25T17:29:00Z">
        <w:r w:rsidRPr="00D822A3">
          <w:rPr>
            <w:lang w:val="en-GB"/>
          </w:rPr>
          <w:t xml:space="preserve">Static </w:t>
        </w:r>
      </w:ins>
      <w:r w:rsidRPr="00D822A3">
        <w:rPr>
          <w:lang w:val="en-GB"/>
        </w:rPr>
        <w:t>initialization</w:t>
      </w:r>
      <w:ins w:id="382" w:author="Stefan Bjornander" w:date="2015-04-25T17:29:00Z">
        <w:r w:rsidRPr="00D822A3">
          <w:rPr>
            <w:lang w:val="en-GB"/>
          </w:rPr>
          <w:t xml:space="preserve"> occurs when a static variable </w:t>
        </w:r>
      </w:ins>
      <w:r w:rsidRPr="00D822A3">
        <w:rPr>
          <w:lang w:val="en-GB"/>
        </w:rPr>
        <w:t>becomes</w:t>
      </w:r>
      <w:ins w:id="383" w:author="Stefan Bjornander" w:date="2015-04-25T17:29:00Z">
        <w:r w:rsidRPr="00D822A3">
          <w:rPr>
            <w:lang w:val="en-GB"/>
          </w:rPr>
          <w:t xml:space="preserve"> </w:t>
        </w:r>
      </w:ins>
      <w:r w:rsidRPr="00D822A3">
        <w:rPr>
          <w:lang w:val="en-GB"/>
        </w:rPr>
        <w:t>initialized</w:t>
      </w:r>
      <w:ins w:id="384" w:author="Stefan Bjornander" w:date="2015-04-25T17:29:00Z">
        <w:r w:rsidRPr="00D822A3">
          <w:rPr>
            <w:lang w:val="en-GB"/>
          </w:rPr>
          <w:t>.</w:t>
        </w:r>
      </w:ins>
      <w:ins w:id="385" w:author="Stefan Bjornander" w:date="2015-04-25T17:32:00Z">
        <w:r w:rsidRPr="00D822A3">
          <w:rPr>
            <w:lang w:val="en-GB"/>
          </w:rPr>
          <w:t xml:space="preserve"> The </w:t>
        </w:r>
      </w:ins>
      <w:r w:rsidRPr="00D822A3">
        <w:rPr>
          <w:lang w:val="en-GB"/>
        </w:rPr>
        <w:t>initialization</w:t>
      </w:r>
      <w:ins w:id="386" w:author="Stefan Bjornander" w:date="2015-04-25T17:32:00Z">
        <w:r w:rsidRPr="00D822A3">
          <w:rPr>
            <w:lang w:val="en-GB"/>
          </w:rPr>
          <w:t xml:space="preserve"> value </w:t>
        </w:r>
        <w:proofErr w:type="gramStart"/>
        <w:r w:rsidRPr="00D822A3">
          <w:rPr>
            <w:lang w:val="en-GB"/>
          </w:rPr>
          <w:t>has to</w:t>
        </w:r>
        <w:proofErr w:type="gramEnd"/>
        <w:r w:rsidRPr="00D822A3">
          <w:rPr>
            <w:lang w:val="en-GB"/>
          </w:rPr>
          <w:t xml:space="preserve"> be constant and known at compile time. No code is generated, instead a m</w:t>
        </w:r>
      </w:ins>
      <w:r w:rsidRPr="00D822A3">
        <w:rPr>
          <w:lang w:val="en-GB"/>
        </w:rPr>
        <w:t>e</w:t>
      </w:r>
      <w:ins w:id="387"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proofErr w:type="spellStart"/>
      <w:r w:rsidRPr="00D822A3">
        <w:rPr>
          <w:highlight w:val="white"/>
          <w:lang w:val="en-GB"/>
        </w:rPr>
        <w:t>GenerateStatic</w:t>
      </w:r>
      <w:r w:rsidR="002F35C1" w:rsidRPr="00D822A3">
        <w:rPr>
          <w:highlight w:val="white"/>
          <w:lang w:val="en-GB"/>
        </w:rPr>
        <w:t>Initializer</w:t>
      </w:r>
      <w:r w:rsidRPr="00D822A3">
        <w:rPr>
          <w:lang w:val="en-GB"/>
        </w:rPr>
        <w:t>.cs</w:t>
      </w:r>
      <w:proofErr w:type="spellEnd"/>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lastRenderedPageBreak/>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lastRenderedPageBreak/>
        <w:t>In case of an arr</w:t>
      </w:r>
      <w:r w:rsidR="006F330B" w:rsidRPr="00D822A3">
        <w:rPr>
          <w:highlight w:val="white"/>
          <w:lang w:val="en-GB"/>
        </w:rPr>
        <w:t>a</w:t>
      </w:r>
      <w:r w:rsidRPr="00D822A3">
        <w:rPr>
          <w:highlight w:val="white"/>
          <w:lang w:val="en-GB"/>
        </w:rPr>
        <w:t xml:space="preserve">y, we set the array size to the list size if undefined. If the array is defined, we check </w:t>
      </w:r>
      <w:proofErr w:type="spellStart"/>
      <w:r w:rsidRPr="00D822A3">
        <w:rPr>
          <w:highlight w:val="white"/>
          <w:lang w:val="en-GB"/>
        </w:rPr>
        <w:t>thet</w:t>
      </w:r>
      <w:proofErr w:type="spellEnd"/>
      <w:r w:rsidRPr="00D822A3">
        <w:rPr>
          <w:highlight w:val="white"/>
          <w:lang w:val="en-GB"/>
        </w:rPr>
        <w:t xml:space="preserve">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w:t>
      </w:r>
      <w:proofErr w:type="gramStart"/>
      <w:r w:rsidR="00BA6140" w:rsidRPr="00D822A3">
        <w:rPr>
          <w:highlight w:val="white"/>
          <w:lang w:val="en-GB"/>
        </w:rPr>
        <w:t>in order to</w:t>
      </w:r>
      <w:proofErr w:type="gramEnd"/>
      <w:r w:rsidR="00BA6140" w:rsidRPr="00D822A3">
        <w:rPr>
          <w:highlight w:val="white"/>
          <w:lang w:val="en-GB"/>
        </w:rPr>
        <w:t xml:space="preserve">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lastRenderedPageBreak/>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8" w:name="_Toc54625092"/>
      <w:r w:rsidRPr="00BF21D4">
        <w:rPr>
          <w:rStyle w:val="KeyWord0"/>
          <w:b/>
          <w:bCs/>
          <w:highlight w:val="white"/>
          <w:lang w:val="en-GB"/>
        </w:rPr>
        <w:t>Modify Initializer</w:t>
      </w:r>
      <w:bookmarkEnd w:id="388"/>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proofErr w:type="spellStart"/>
      <w:r w:rsidRPr="00D822A3">
        <w:rPr>
          <w:highlight w:val="white"/>
          <w:lang w:val="en-GB"/>
        </w:rPr>
        <w:t>Modify</w:t>
      </w:r>
      <w:r w:rsidR="002F35C1" w:rsidRPr="00D822A3">
        <w:rPr>
          <w:highlight w:val="white"/>
          <w:lang w:val="en-GB"/>
        </w:rPr>
        <w:t>Initializer</w:t>
      </w:r>
      <w:r w:rsidRPr="00D822A3">
        <w:rPr>
          <w:lang w:val="en-GB"/>
        </w:rPr>
        <w:t>.cs</w:t>
      </w:r>
      <w:proofErr w:type="spellEnd"/>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lastRenderedPageBreak/>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9" w:name="_Ref54016586"/>
      <w:bookmarkStart w:id="390" w:name="_Ref54016644"/>
      <w:bookmarkStart w:id="391" w:name="_Toc54625093"/>
      <w:r w:rsidRPr="00D822A3">
        <w:rPr>
          <w:lang w:val="en-GB"/>
        </w:rPr>
        <w:lastRenderedPageBreak/>
        <w:t>Middle Code Optimization</w:t>
      </w:r>
      <w:bookmarkEnd w:id="190"/>
      <w:bookmarkEnd w:id="389"/>
      <w:bookmarkEnd w:id="390"/>
      <w:bookmarkEnd w:id="39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 xml:space="preserve">We clear </w:t>
      </w:r>
      <w:proofErr w:type="spellStart"/>
      <w:r w:rsidRPr="00D822A3">
        <w:rPr>
          <w:lang w:val="en-GB"/>
        </w:rPr>
        <w:t>goto</w:t>
      </w:r>
      <w:proofErr w:type="spellEnd"/>
      <w:r w:rsidRPr="00D822A3">
        <w:rPr>
          <w:lang w:val="en-GB"/>
        </w:rPr>
        <w:t>-next-</w:t>
      </w:r>
      <w:proofErr w:type="gramStart"/>
      <w:r w:rsidRPr="00D822A3">
        <w:rPr>
          <w:lang w:val="en-GB"/>
        </w:rPr>
        <w:t>statement</w:t>
      </w:r>
      <w:r w:rsidR="005B57BC" w:rsidRPr="00D822A3">
        <w:rPr>
          <w:lang w:val="en-GB"/>
        </w:rPr>
        <w:t>s</w:t>
      </w:r>
      <w:r w:rsidR="000428CE" w:rsidRPr="00D822A3">
        <w:rPr>
          <w:lang w:val="en-GB"/>
        </w:rPr>
        <w:t>:</w:t>
      </w:r>
      <w:proofErr w:type="gramEnd"/>
      <w:r w:rsidR="000428CE" w:rsidRPr="00D822A3">
        <w:rPr>
          <w:lang w:val="en-GB"/>
        </w:rPr>
        <w:t xml:space="preserve">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 xml:space="preserve">We also modify </w:t>
      </w:r>
      <w:proofErr w:type="spellStart"/>
      <w:r w:rsidRPr="00D822A3">
        <w:rPr>
          <w:lang w:val="en-GB"/>
        </w:rPr>
        <w:t>goto</w:t>
      </w:r>
      <w:proofErr w:type="spellEnd"/>
      <w:r w:rsidRPr="00D822A3">
        <w:rPr>
          <w:lang w:val="en-GB"/>
        </w:rPr>
        <w:t>-next-double-statements:</w:t>
      </w:r>
      <w:r w:rsidR="002A41AC" w:rsidRPr="00D822A3">
        <w:rPr>
          <w:lang w:val="en-GB"/>
        </w:rPr>
        <w:t xml:space="preserve"> </w:t>
      </w:r>
      <w:proofErr w:type="gramStart"/>
      <w:r w:rsidR="002A41AC" w:rsidRPr="00D822A3">
        <w:rPr>
          <w:lang w:val="en-GB"/>
        </w:rPr>
        <w:t>an</w:t>
      </w:r>
      <w:proofErr w:type="gramEnd"/>
      <w:r w:rsidR="002A41AC" w:rsidRPr="00D822A3">
        <w:rPr>
          <w:lang w:val="en-GB"/>
        </w:rPr>
        <w:t xml:space="preserve">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w:t>
      </w:r>
      <w:proofErr w:type="spellStart"/>
      <w:r w:rsidRPr="00D822A3">
        <w:rPr>
          <w:lang w:val="en-GB"/>
        </w:rPr>
        <w:t>goto</w:t>
      </w:r>
      <w:proofErr w:type="spellEnd"/>
      <w:r w:rsidRPr="00D822A3">
        <w:rPr>
          <w:lang w:val="en-GB"/>
        </w:rPr>
        <w:t xml:space="preserve">-chains: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proofErr w:type="spellStart"/>
      <w:r w:rsidR="00B42535" w:rsidRPr="00D822A3">
        <w:rPr>
          <w:rStyle w:val="CodeInText"/>
          <w:lang w:val="en-GB"/>
        </w:rPr>
        <w:t>m_update</w:t>
      </w:r>
      <w:proofErr w:type="spellEnd"/>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proofErr w:type="spellStart"/>
      <w:r w:rsidRPr="00D822A3">
        <w:rPr>
          <w:lang w:val="en-GB"/>
        </w:rPr>
        <w:t>MiddleCodeOptimizor.cs</w:t>
      </w:r>
      <w:proofErr w:type="spellEnd"/>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proofErr w:type="gramStart"/>
      <w:r>
        <w:rPr>
          <w:highlight w:val="white"/>
          <w:lang w:val="en-GB"/>
        </w:rPr>
        <w:t>First of all</w:t>
      </w:r>
      <w:proofErr w:type="gramEnd"/>
      <w:r>
        <w:rPr>
          <w:highlight w:val="white"/>
          <w:lang w:val="en-GB"/>
        </w:rPr>
        <w:t>,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 xml:space="preserve">We continue to iterate </w:t>
      </w:r>
      <w:proofErr w:type="gramStart"/>
      <w:r w:rsidR="00F06239">
        <w:rPr>
          <w:highlight w:val="white"/>
          <w:lang w:val="en-GB"/>
        </w:rPr>
        <w:t>as long as</w:t>
      </w:r>
      <w:proofErr w:type="gramEnd"/>
      <w:r w:rsidR="00F06239">
        <w:rPr>
          <w:highlight w:val="white"/>
          <w:lang w:val="en-GB"/>
        </w:rPr>
        <w:t xml:space="preserve">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w:t>
      </w:r>
      <w:proofErr w:type="gramStart"/>
      <w:r w:rsidR="00913E79">
        <w:rPr>
          <w:highlight w:val="white"/>
          <w:lang w:val="en-GB"/>
        </w:rPr>
        <w:t>beginning, and</w:t>
      </w:r>
      <w:proofErr w:type="gramEnd"/>
      <w:r w:rsidR="00913E79">
        <w:rPr>
          <w:highlight w:val="white"/>
          <w:lang w:val="en-GB"/>
        </w:rPr>
        <w:t xml:space="preserve">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2C456EEA" w:rsidR="00F303A6" w:rsidRPr="00D822A3" w:rsidRDefault="00F303A6" w:rsidP="00F303A6">
      <w:pPr>
        <w:pStyle w:val="Code"/>
        <w:rPr>
          <w:highlight w:val="white"/>
          <w:lang w:val="en-GB"/>
        </w:rPr>
      </w:pPr>
      <w:r w:rsidRPr="00D822A3">
        <w:rPr>
          <w:highlight w:val="white"/>
          <w:lang w:val="en-GB"/>
        </w:rPr>
        <w:t xml:space="preserve">        MergeBinary();</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2" w:name="_Toc54625094"/>
      <w:r w:rsidRPr="00D822A3">
        <w:rPr>
          <w:lang w:val="en-GB"/>
        </w:rPr>
        <w:t>Object to Integer Addresses</w:t>
      </w:r>
      <w:bookmarkEnd w:id="39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3" w:name="_Toc54625095"/>
      <w:proofErr w:type="spellStart"/>
      <w:r w:rsidRPr="00D822A3">
        <w:rPr>
          <w:lang w:val="en-GB"/>
        </w:rPr>
        <w:t>Goto</w:t>
      </w:r>
      <w:proofErr w:type="spellEnd"/>
      <w:r w:rsidRPr="00D822A3">
        <w:rPr>
          <w:lang w:val="en-GB"/>
        </w:rPr>
        <w:t xml:space="preserve"> Next Instructions</w:t>
      </w:r>
      <w:bookmarkEnd w:id="393"/>
    </w:p>
    <w:p w14:paraId="7A9F02C3" w14:textId="4ACBDBB6" w:rsidR="001B6658" w:rsidRPr="00D822A3" w:rsidRDefault="001B6658" w:rsidP="001B6658">
      <w:pPr>
        <w:rPr>
          <w:lang w:val="en-GB"/>
        </w:rPr>
      </w:pPr>
      <w:r w:rsidRPr="00D822A3">
        <w:rPr>
          <w:lang w:val="en-GB"/>
        </w:rPr>
        <w:t xml:space="preserve">In some cases, there may be </w:t>
      </w:r>
      <w:proofErr w:type="spellStart"/>
      <w:r w:rsidRPr="00D822A3">
        <w:rPr>
          <w:lang w:val="en-GB"/>
        </w:rPr>
        <w:t>goto</w:t>
      </w:r>
      <w:proofErr w:type="spellEnd"/>
      <w:r w:rsidRPr="00D822A3">
        <w:rPr>
          <w:lang w:val="en-GB"/>
        </w:rPr>
        <w:t xml:space="preserve">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EEC2AE8" w:rsidR="001550CF" w:rsidRPr="00D822A3" w:rsidRDefault="001550CF" w:rsidP="001550CF">
      <w:pPr>
        <w:pStyle w:val="Code"/>
        <w:rPr>
          <w:highlight w:val="white"/>
          <w:lang w:val="en-GB"/>
        </w:rPr>
      </w:pPr>
      <w:r w:rsidRPr="00D822A3">
        <w:rPr>
          <w:highlight w:val="white"/>
          <w:lang w:val="en-GB"/>
        </w:rPr>
        <w:t xml:space="preserve">      for (int index = </w:t>
      </w:r>
      <w:r w:rsidR="004A5B1B">
        <w:rPr>
          <w:highlight w:val="white"/>
          <w:lang w:val="en-GB"/>
        </w:rPr>
        <w:t>0</w:t>
      </w:r>
      <w:r w:rsidRPr="00D822A3">
        <w:rPr>
          <w:highlight w:val="white"/>
          <w:lang w:val="en-GB"/>
        </w:rPr>
        <w:t>;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4" w:name="_Toc54625096"/>
      <w:r w:rsidRPr="00D822A3">
        <w:rPr>
          <w:lang w:val="en-GB"/>
        </w:rPr>
        <w:t>Next-</w:t>
      </w:r>
      <w:r w:rsidR="00795872" w:rsidRPr="00D822A3">
        <w:rPr>
          <w:lang w:val="en-GB"/>
        </w:rPr>
        <w:t xml:space="preserve">Double </w:t>
      </w:r>
      <w:proofErr w:type="spellStart"/>
      <w:r w:rsidR="00036C5E" w:rsidRPr="00D822A3">
        <w:rPr>
          <w:lang w:val="en-GB"/>
        </w:rPr>
        <w:t>Goto</w:t>
      </w:r>
      <w:proofErr w:type="spellEnd"/>
      <w:r w:rsidR="00036C5E" w:rsidRPr="00D822A3">
        <w:rPr>
          <w:lang w:val="en-GB"/>
        </w:rPr>
        <w:t xml:space="preserve"> </w:t>
      </w:r>
      <w:r w:rsidR="00795872" w:rsidRPr="00D822A3">
        <w:rPr>
          <w:lang w:val="en-GB"/>
        </w:rPr>
        <w:t>Statements</w:t>
      </w:r>
      <w:bookmarkEnd w:id="39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5" w:name="_Toc54625097"/>
      <w:proofErr w:type="spellStart"/>
      <w:r w:rsidRPr="00D822A3">
        <w:rPr>
          <w:lang w:val="en-GB"/>
        </w:rPr>
        <w:t>Goto</w:t>
      </w:r>
      <w:proofErr w:type="spellEnd"/>
      <w:r w:rsidRPr="00D822A3">
        <w:rPr>
          <w:lang w:val="en-GB"/>
        </w:rPr>
        <w:t xml:space="preserve"> Chains</w:t>
      </w:r>
      <w:bookmarkEnd w:id="395"/>
    </w:p>
    <w:p w14:paraId="0879AD9F" w14:textId="242FC810" w:rsidR="00134AB7" w:rsidRPr="00D822A3" w:rsidRDefault="00134AB7" w:rsidP="00134AB7">
      <w:pPr>
        <w:rPr>
          <w:lang w:val="en-GB"/>
        </w:rPr>
      </w:pPr>
      <w:r w:rsidRPr="00D822A3">
        <w:rPr>
          <w:lang w:val="en-GB"/>
        </w:rPr>
        <w:t xml:space="preserve">A </w:t>
      </w:r>
      <w:proofErr w:type="spellStart"/>
      <w:r w:rsidRPr="00D822A3">
        <w:rPr>
          <w:lang w:val="en-GB"/>
        </w:rPr>
        <w:t>goto</w:t>
      </w:r>
      <w:proofErr w:type="spellEnd"/>
      <w:r w:rsidRPr="00D822A3">
        <w:rPr>
          <w:lang w:val="en-GB"/>
        </w:rPr>
        <w:t xml:space="preserve">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 xml:space="preserve">trace the </w:t>
      </w:r>
      <w:proofErr w:type="spellStart"/>
      <w:r w:rsidR="003C4673" w:rsidRPr="00D822A3">
        <w:rPr>
          <w:highlight w:val="white"/>
          <w:lang w:val="en-GB"/>
        </w:rPr>
        <w:t>goto</w:t>
      </w:r>
      <w:proofErr w:type="spellEnd"/>
      <w:r w:rsidR="003C4673" w:rsidRPr="00D822A3">
        <w:rPr>
          <w:highlight w:val="white"/>
          <w:lang w:val="en-GB"/>
        </w:rPr>
        <w:t xml:space="preserve">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w:t>
      </w:r>
      <w:proofErr w:type="gramStart"/>
      <w:r w:rsidR="001861F5" w:rsidRPr="00D822A3">
        <w:rPr>
          <w:highlight w:val="white"/>
          <w:lang w:val="en-GB"/>
        </w:rPr>
        <w:t>as long as</w:t>
      </w:r>
      <w:proofErr w:type="gramEnd"/>
      <w:r w:rsidR="001861F5" w:rsidRPr="00D822A3">
        <w:rPr>
          <w:highlight w:val="white"/>
          <w:lang w:val="en-GB"/>
        </w:rPr>
        <w:t xml:space="preserve">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6" w:name="_Toc54625098"/>
      <w:r w:rsidRPr="00D822A3">
        <w:rPr>
          <w:lang w:val="en-GB"/>
        </w:rPr>
        <w:t>Remove</w:t>
      </w:r>
      <w:r w:rsidR="00036C5E" w:rsidRPr="00D822A3">
        <w:rPr>
          <w:lang w:val="en-GB"/>
        </w:rPr>
        <w:t xml:space="preserve"> Unreachable Code</w:t>
      </w:r>
      <w:bookmarkEnd w:id="39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1F38CC20" w14:textId="77777777" w:rsidR="00300E42" w:rsidRPr="00300E42" w:rsidRDefault="00300E42" w:rsidP="00300E42">
      <w:pPr>
        <w:pStyle w:val="Code"/>
        <w:rPr>
          <w:highlight w:val="white"/>
        </w:rPr>
      </w:pPr>
      <w:r w:rsidRPr="00300E42">
        <w:rPr>
          <w:highlight w:val="white"/>
        </w:rPr>
        <w:lastRenderedPageBreak/>
        <w:t xml:space="preserve">          if (m_middleCodeList[index + 1].Operator == MiddleOperator.Exit) {</w:t>
      </w:r>
    </w:p>
    <w:p w14:paraId="60FB97A7" w14:textId="77777777" w:rsidR="00300E42" w:rsidRPr="00300E42" w:rsidRDefault="00300E42" w:rsidP="00300E42">
      <w:pPr>
        <w:pStyle w:val="Code"/>
        <w:rPr>
          <w:highlight w:val="white"/>
        </w:rPr>
      </w:pPr>
      <w:r w:rsidRPr="00300E42">
        <w:rPr>
          <w:highlight w:val="white"/>
        </w:rPr>
        <w:t xml:space="preserve">            visitedSet.Add(m_middleCodeList[index + 1]);</w:t>
      </w:r>
    </w:p>
    <w:p w14:paraId="2EF5CC11" w14:textId="77777777" w:rsidR="00300E42" w:rsidRPr="00300E42" w:rsidRDefault="00300E42" w:rsidP="00300E42">
      <w:pPr>
        <w:pStyle w:val="Code"/>
        <w:rPr>
          <w:highlight w:val="white"/>
        </w:rPr>
      </w:pPr>
      <w:r w:rsidRPr="00300E42">
        <w:rPr>
          <w:highlight w:val="white"/>
        </w:rPr>
        <w:t xml:space="preserve">          }</w:t>
      </w:r>
    </w:p>
    <w:p w14:paraId="26A27F52" w14:textId="77777777" w:rsidR="00300E42" w:rsidRPr="00300E42" w:rsidRDefault="00300E42" w:rsidP="00300E42">
      <w:pPr>
        <w:pStyle w:val="Code"/>
        <w:rPr>
          <w:highlight w:val="white"/>
        </w:rPr>
      </w:pPr>
    </w:p>
    <w:p w14:paraId="57481F7E" w14:textId="77777777" w:rsidR="00275A17" w:rsidRPr="00D822A3" w:rsidRDefault="00275A17" w:rsidP="00275A17">
      <w:pPr>
        <w:pStyle w:val="Code"/>
        <w:rPr>
          <w:highlight w:val="white"/>
          <w:lang w:val="en-GB"/>
        </w:rPr>
      </w:pPr>
      <w:r w:rsidRPr="00D822A3">
        <w:rPr>
          <w:highlight w:val="white"/>
          <w:lang w:val="en-GB"/>
        </w:rPr>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7" w:name="_Toc54625099"/>
      <w:r w:rsidRPr="00D822A3">
        <w:rPr>
          <w:lang w:val="en-GB"/>
        </w:rPr>
        <w:t>Remove Push-Pop Chains</w:t>
      </w:r>
      <w:bookmarkEnd w:id="39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8" w:name="_Toc54625100"/>
      <w:r w:rsidRPr="00D822A3">
        <w:rPr>
          <w:lang w:val="en-GB"/>
        </w:rPr>
        <w:t>Merge</w:t>
      </w:r>
      <w:r w:rsidR="00E33CCC" w:rsidRPr="00D822A3">
        <w:rPr>
          <w:lang w:val="en-GB"/>
        </w:rPr>
        <w:t xml:space="preserve"> Pop-Push Chains</w:t>
      </w:r>
      <w:bookmarkEnd w:id="39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9" w:name="_Toc54625101"/>
      <w:r w:rsidRPr="00D822A3">
        <w:rPr>
          <w:lang w:val="en-GB"/>
        </w:rPr>
        <w:t>Change Top-Pop to Pop</w:t>
      </w:r>
      <w:bookmarkEnd w:id="39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601692" w:rsidRDefault="00D701DF" w:rsidP="00601692">
      <w:pPr>
        <w:pStyle w:val="Code"/>
        <w:rPr>
          <w:highlight w:val="white"/>
        </w:rPr>
      </w:pPr>
    </w:p>
    <w:p w14:paraId="0CFBFD02" w14:textId="77777777" w:rsidR="00601692" w:rsidRPr="00601692" w:rsidRDefault="00601692" w:rsidP="00601692">
      <w:pPr>
        <w:pStyle w:val="Code"/>
        <w:rPr>
          <w:highlight w:val="white"/>
        </w:rPr>
      </w:pPr>
      <w:r w:rsidRPr="00601692">
        <w:rPr>
          <w:highlight w:val="white"/>
        </w:rPr>
        <w:t xml:space="preserve">        if ((thisCode.Operator == MiddleOperator.TopFloat) &amp;&amp;</w:t>
      </w:r>
    </w:p>
    <w:p w14:paraId="3A25FDE2" w14:textId="77777777" w:rsidR="00601692" w:rsidRPr="00601692" w:rsidRDefault="00601692" w:rsidP="00601692">
      <w:pPr>
        <w:pStyle w:val="Code"/>
        <w:rPr>
          <w:highlight w:val="white"/>
        </w:rPr>
      </w:pPr>
      <w:r w:rsidRPr="00601692">
        <w:rPr>
          <w:highlight w:val="white"/>
        </w:rPr>
        <w:t xml:space="preserve">            (nextCode.Operator == MiddleOperator.PopFloat) &amp;&amp;</w:t>
      </w:r>
    </w:p>
    <w:p w14:paraId="5E899DDE" w14:textId="77777777" w:rsidR="00601692" w:rsidRPr="00601692" w:rsidRDefault="00601692" w:rsidP="00601692">
      <w:pPr>
        <w:pStyle w:val="Code"/>
        <w:rPr>
          <w:highlight w:val="white"/>
        </w:rPr>
      </w:pPr>
      <w:r w:rsidRPr="00601692">
        <w:rPr>
          <w:highlight w:val="white"/>
        </w:rPr>
        <w:t xml:space="preserve">            (nextCode[0] == null)) {</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7FDC7600" w14:textId="63670FC5" w:rsidR="0007123C" w:rsidRDefault="0007123C" w:rsidP="000137CF">
      <w:pPr>
        <w:pStyle w:val="Rubrik3"/>
        <w:rPr>
          <w:highlight w:val="white"/>
          <w:lang w:val="en-GB"/>
        </w:rPr>
      </w:pPr>
      <w:bookmarkStart w:id="400" w:name="_Toc54625102"/>
      <w:r>
        <w:rPr>
          <w:highlight w:val="white"/>
          <w:lang w:val="en-GB"/>
        </w:rPr>
        <w:t>Merge Binary</w:t>
      </w:r>
    </w:p>
    <w:p w14:paraId="093BFA3E" w14:textId="77777777" w:rsidR="00C05019" w:rsidRPr="00C05019" w:rsidRDefault="00C05019" w:rsidP="00C05019">
      <w:pPr>
        <w:pStyle w:val="Code"/>
        <w:rPr>
          <w:highlight w:val="white"/>
        </w:rPr>
      </w:pPr>
      <w:r w:rsidRPr="00C05019">
        <w:rPr>
          <w:highlight w:val="white"/>
        </w:rPr>
        <w:t xml:space="preserve">    private void MergeBinary() {</w:t>
      </w:r>
    </w:p>
    <w:p w14:paraId="5CFBE2CE" w14:textId="77777777" w:rsidR="00C05019" w:rsidRPr="00C05019" w:rsidRDefault="00C05019" w:rsidP="00C05019">
      <w:pPr>
        <w:pStyle w:val="Code"/>
        <w:rPr>
          <w:highlight w:val="white"/>
        </w:rPr>
      </w:pPr>
      <w:r w:rsidRPr="00C05019">
        <w:rPr>
          <w:highlight w:val="white"/>
        </w:rPr>
        <w:t xml:space="preserve">      for (int index = 0; index &lt; (m_middleCodeList.Count - 1); ++index) {</w:t>
      </w:r>
    </w:p>
    <w:p w14:paraId="4638E136" w14:textId="77777777" w:rsidR="00C05019" w:rsidRPr="00C05019" w:rsidRDefault="00C05019" w:rsidP="00C05019">
      <w:pPr>
        <w:pStyle w:val="Code"/>
        <w:rPr>
          <w:highlight w:val="white"/>
        </w:rPr>
      </w:pPr>
      <w:r w:rsidRPr="00C05019">
        <w:rPr>
          <w:highlight w:val="white"/>
        </w:rPr>
        <w:t xml:space="preserve">        MiddleCode thisCode = m_middleCodeList[index],</w:t>
      </w:r>
    </w:p>
    <w:p w14:paraId="0F24AF6F" w14:textId="77777777" w:rsidR="00C05019" w:rsidRPr="00C05019" w:rsidRDefault="00C05019" w:rsidP="00C05019">
      <w:pPr>
        <w:pStyle w:val="Code"/>
        <w:rPr>
          <w:highlight w:val="white"/>
        </w:rPr>
      </w:pPr>
      <w:r w:rsidRPr="00C05019">
        <w:rPr>
          <w:highlight w:val="white"/>
        </w:rPr>
        <w:t xml:space="preserve">                   nextCode = m_middleCodeList[index + 1];</w:t>
      </w:r>
    </w:p>
    <w:p w14:paraId="0D6AEE7F" w14:textId="77777777" w:rsidR="00C05019" w:rsidRPr="00C05019" w:rsidRDefault="00C05019" w:rsidP="00C05019">
      <w:pPr>
        <w:pStyle w:val="Code"/>
        <w:rPr>
          <w:highlight w:val="white"/>
        </w:rPr>
      </w:pPr>
    </w:p>
    <w:p w14:paraId="5A4C4850" w14:textId="77777777" w:rsidR="00C05019" w:rsidRPr="00C05019" w:rsidRDefault="00C05019" w:rsidP="00C05019">
      <w:pPr>
        <w:pStyle w:val="Code"/>
        <w:rPr>
          <w:highlight w:val="white"/>
        </w:rPr>
      </w:pPr>
      <w:r w:rsidRPr="00C05019">
        <w:rPr>
          <w:highlight w:val="white"/>
        </w:rPr>
        <w:t xml:space="preserve">        if ((/*thisCode.IsUnary() ||*/ thisCode.IsBinary()) &amp;&amp;</w:t>
      </w:r>
    </w:p>
    <w:p w14:paraId="3B7F1E86" w14:textId="77777777" w:rsidR="00C05019" w:rsidRPr="00C05019" w:rsidRDefault="00C05019" w:rsidP="00C05019">
      <w:pPr>
        <w:pStyle w:val="Code"/>
        <w:rPr>
          <w:highlight w:val="white"/>
        </w:rPr>
      </w:pPr>
      <w:r w:rsidRPr="00C05019">
        <w:rPr>
          <w:highlight w:val="white"/>
        </w:rPr>
        <w:t xml:space="preserve">            (nextCode.Operator == MiddleOperator.Assign) &amp;&amp;</w:t>
      </w:r>
    </w:p>
    <w:p w14:paraId="16C2BF04" w14:textId="77777777" w:rsidR="00C05019" w:rsidRPr="00C05019" w:rsidRDefault="00C05019" w:rsidP="00C05019">
      <w:pPr>
        <w:pStyle w:val="Code"/>
        <w:rPr>
          <w:highlight w:val="white"/>
        </w:rPr>
      </w:pPr>
      <w:r w:rsidRPr="00C05019">
        <w:rPr>
          <w:highlight w:val="white"/>
        </w:rPr>
        <w:t xml:space="preserve">            ((Symbol) thisCode[0]).IsTemporary() &amp;&amp;</w:t>
      </w:r>
    </w:p>
    <w:p w14:paraId="4826C91B" w14:textId="77777777" w:rsidR="00C05019" w:rsidRPr="00C05019" w:rsidRDefault="00C05019" w:rsidP="00C05019">
      <w:pPr>
        <w:pStyle w:val="Code"/>
        <w:rPr>
          <w:highlight w:val="white"/>
        </w:rPr>
      </w:pPr>
      <w:r w:rsidRPr="00C05019">
        <w:rPr>
          <w:highlight w:val="white"/>
        </w:rPr>
        <w:t xml:space="preserve">            (thisCode[0] == nextCode[1])) {</w:t>
      </w:r>
    </w:p>
    <w:p w14:paraId="12FDE3AF" w14:textId="77777777" w:rsidR="00C05019" w:rsidRPr="00C05019" w:rsidRDefault="00C05019" w:rsidP="00C05019">
      <w:pPr>
        <w:pStyle w:val="Code"/>
        <w:rPr>
          <w:highlight w:val="white"/>
        </w:rPr>
      </w:pPr>
      <w:r w:rsidRPr="00C05019">
        <w:rPr>
          <w:highlight w:val="white"/>
        </w:rPr>
        <w:t xml:space="preserve">          thisCode[0] = nextCode[0];</w:t>
      </w:r>
    </w:p>
    <w:p w14:paraId="31146001" w14:textId="77777777" w:rsidR="00C05019" w:rsidRPr="00C05019" w:rsidRDefault="00C05019" w:rsidP="00C05019">
      <w:pPr>
        <w:pStyle w:val="Code"/>
        <w:rPr>
          <w:highlight w:val="white"/>
        </w:rPr>
      </w:pPr>
      <w:r w:rsidRPr="00C05019">
        <w:rPr>
          <w:highlight w:val="white"/>
        </w:rPr>
        <w:t xml:space="preserve">          nextCode.Clear();</w:t>
      </w:r>
    </w:p>
    <w:p w14:paraId="75B3DF60" w14:textId="77777777" w:rsidR="00C05019" w:rsidRPr="00C05019" w:rsidRDefault="00C05019" w:rsidP="00C05019">
      <w:pPr>
        <w:pStyle w:val="Code"/>
        <w:rPr>
          <w:highlight w:val="white"/>
        </w:rPr>
      </w:pPr>
      <w:r w:rsidRPr="00C05019">
        <w:rPr>
          <w:highlight w:val="white"/>
        </w:rPr>
        <w:t xml:space="preserve">          m_update = true;</w:t>
      </w:r>
    </w:p>
    <w:p w14:paraId="108D5DFD" w14:textId="77777777" w:rsidR="00C05019" w:rsidRPr="00C05019" w:rsidRDefault="00C05019" w:rsidP="00C05019">
      <w:pPr>
        <w:pStyle w:val="Code"/>
        <w:rPr>
          <w:highlight w:val="white"/>
        </w:rPr>
      </w:pPr>
      <w:r w:rsidRPr="00C05019">
        <w:rPr>
          <w:highlight w:val="white"/>
        </w:rPr>
        <w:t xml:space="preserve">        }</w:t>
      </w:r>
    </w:p>
    <w:p w14:paraId="1A5B6CFB" w14:textId="77777777" w:rsidR="00C05019" w:rsidRPr="00C05019" w:rsidRDefault="00C05019" w:rsidP="00C05019">
      <w:pPr>
        <w:pStyle w:val="Code"/>
        <w:rPr>
          <w:highlight w:val="white"/>
        </w:rPr>
      </w:pPr>
      <w:r w:rsidRPr="00C05019">
        <w:rPr>
          <w:highlight w:val="white"/>
        </w:rPr>
        <w:t xml:space="preserve">      }</w:t>
      </w:r>
    </w:p>
    <w:p w14:paraId="03D4E2F9" w14:textId="784EC2FE" w:rsidR="0007123C" w:rsidRPr="00C05019" w:rsidRDefault="00C05019" w:rsidP="00C05019">
      <w:pPr>
        <w:pStyle w:val="Code"/>
        <w:rPr>
          <w:highlight w:val="white"/>
        </w:rPr>
      </w:pPr>
      <w:r w:rsidRPr="00C05019">
        <w:rPr>
          <w:highlight w:val="white"/>
        </w:rPr>
        <w:t xml:space="preserve">    }</w:t>
      </w:r>
    </w:p>
    <w:p w14:paraId="69FA0469" w14:textId="3EFCB5EF" w:rsidR="000137CF" w:rsidRPr="00D822A3" w:rsidRDefault="000137CF" w:rsidP="000137CF">
      <w:pPr>
        <w:pStyle w:val="Rubrik3"/>
        <w:rPr>
          <w:highlight w:val="white"/>
          <w:lang w:val="en-GB"/>
        </w:rPr>
      </w:pPr>
      <w:r w:rsidRPr="00D822A3">
        <w:rPr>
          <w:highlight w:val="white"/>
          <w:lang w:val="en-GB"/>
        </w:rPr>
        <w:t>Sema</w:t>
      </w:r>
      <w:r w:rsidR="0007123C">
        <w:rPr>
          <w:highlight w:val="white"/>
          <w:lang w:val="en-GB"/>
        </w:rPr>
        <w:t>n</w:t>
      </w:r>
      <w:r w:rsidRPr="00D822A3">
        <w:rPr>
          <w:highlight w:val="white"/>
          <w:lang w:val="en-GB"/>
        </w:rPr>
        <w:t>tic Optimization</w:t>
      </w:r>
      <w:bookmarkEnd w:id="400"/>
    </w:p>
    <w:p w14:paraId="08F62FF6" w14:textId="2330DFA0" w:rsidR="00D33BAF" w:rsidRPr="00D822A3" w:rsidRDefault="00D33BAF" w:rsidP="00C858E7">
      <w:pPr>
        <w:rPr>
          <w:highlight w:val="white"/>
          <w:lang w:val="en-GB"/>
        </w:rPr>
      </w:pPr>
      <w:r w:rsidRPr="00D822A3">
        <w:rPr>
          <w:highlight w:val="white"/>
          <w:lang w:val="en-GB"/>
        </w:rPr>
        <w:t xml:space="preserve">The semantic </w:t>
      </w:r>
      <w:r w:rsidR="00267C81" w:rsidRPr="00D822A3">
        <w:rPr>
          <w:highlight w:val="white"/>
          <w:lang w:val="en-GB"/>
        </w:rPr>
        <w:t>optimization</w:t>
      </w:r>
      <w:r w:rsidRPr="00D822A3">
        <w:rPr>
          <w:highlight w:val="white"/>
          <w:lang w:val="en-GB"/>
        </w:rPr>
        <w:t xml:space="preserve"> handles </w:t>
      </w:r>
      <w:proofErr w:type="gramStart"/>
      <w:r w:rsidR="00E121ED" w:rsidRPr="00D822A3">
        <w:rPr>
          <w:highlight w:val="white"/>
          <w:lang w:val="en-GB"/>
        </w:rPr>
        <w:t>a number of</w:t>
      </w:r>
      <w:proofErr w:type="gramEnd"/>
      <w:r w:rsidR="00E121ED" w:rsidRPr="00D822A3">
        <w:rPr>
          <w:highlight w:val="white"/>
          <w:lang w:val="en-GB"/>
        </w:rPr>
        <w:t xml:space="preserve">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lastRenderedPageBreak/>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 xml:space="preserve">Binary </w:t>
            </w:r>
            <w:proofErr w:type="spellStart"/>
            <w:r w:rsidRPr="00D822A3">
              <w:rPr>
                <w:highlight w:val="white"/>
                <w:lang w:val="en-GB"/>
              </w:rPr>
              <w:t>Addtition</w:t>
            </w:r>
            <w:proofErr w:type="spellEnd"/>
          </w:p>
        </w:tc>
        <w:tc>
          <w:tcPr>
            <w:tcW w:w="3117" w:type="dxa"/>
          </w:tcPr>
          <w:p w14:paraId="436B5C43" w14:textId="77777777" w:rsidR="00626651" w:rsidRPr="00D822A3" w:rsidRDefault="009540AE" w:rsidP="00C858E7">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60AD2F4E" w14:textId="6F9D55B6" w:rsidR="00A45E3D" w:rsidRPr="00D822A3" w:rsidRDefault="00A45E3D" w:rsidP="00C858E7">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6F506207" w14:textId="77777777" w:rsidR="00626651" w:rsidRPr="00D822A3" w:rsidRDefault="009540AE" w:rsidP="00C858E7">
            <w:pPr>
              <w:rPr>
                <w:highlight w:val="white"/>
                <w:lang w:val="en-GB"/>
              </w:rPr>
            </w:pPr>
            <w:proofErr w:type="spellStart"/>
            <w:r w:rsidRPr="00D822A3">
              <w:rPr>
                <w:highlight w:val="white"/>
                <w:lang w:val="en-GB"/>
              </w:rPr>
              <w:t>i</w:t>
            </w:r>
            <w:proofErr w:type="spellEnd"/>
          </w:p>
          <w:p w14:paraId="6EFCC08A" w14:textId="79CDA65E" w:rsidR="00A45E3D" w:rsidRPr="00D822A3" w:rsidRDefault="00A45E3D" w:rsidP="00C858E7">
            <w:pPr>
              <w:rPr>
                <w:highlight w:val="white"/>
                <w:lang w:val="en-GB"/>
              </w:rPr>
            </w:pPr>
            <w:proofErr w:type="spellStart"/>
            <w:r w:rsidRPr="00D822A3">
              <w:rPr>
                <w:highlight w:val="white"/>
                <w:lang w:val="en-GB"/>
              </w:rPr>
              <w:t>i</w:t>
            </w:r>
            <w:proofErr w:type="spellEnd"/>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18B81501" w14:textId="41C6A0EB" w:rsidR="00A45E3D" w:rsidRPr="00D822A3" w:rsidRDefault="00A45E3D" w:rsidP="009540AE">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w:t>
            </w:r>
            <w:proofErr w:type="spellStart"/>
            <w:r w:rsidRPr="00D822A3">
              <w:rPr>
                <w:highlight w:val="white"/>
                <w:lang w:val="en-GB"/>
              </w:rPr>
              <w:t>i</w:t>
            </w:r>
            <w:proofErr w:type="spellEnd"/>
          </w:p>
          <w:p w14:paraId="690A8554" w14:textId="6DF7A3A9" w:rsidR="00A45E3D" w:rsidRPr="00D822A3" w:rsidRDefault="00A45E3D" w:rsidP="009540AE">
            <w:pPr>
              <w:rPr>
                <w:highlight w:val="white"/>
                <w:lang w:val="en-GB"/>
              </w:rPr>
            </w:pPr>
            <w:proofErr w:type="spellStart"/>
            <w:r w:rsidRPr="00D822A3">
              <w:rPr>
                <w:highlight w:val="white"/>
                <w:lang w:val="en-GB"/>
              </w:rPr>
              <w:t>i</w:t>
            </w:r>
            <w:proofErr w:type="spellEnd"/>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24A6E723" w14:textId="77777777" w:rsidR="004975C3" w:rsidRPr="00D822A3" w:rsidRDefault="004975C3" w:rsidP="004975C3">
            <w:pPr>
              <w:rPr>
                <w:highlight w:val="white"/>
                <w:lang w:val="en-GB"/>
              </w:rPr>
            </w:pPr>
            <w:r w:rsidRPr="00D822A3">
              <w:rPr>
                <w:highlight w:val="white"/>
                <w:lang w:val="en-GB"/>
              </w:rPr>
              <w:t xml:space="preserve">1 * </w:t>
            </w:r>
            <w:proofErr w:type="spellStart"/>
            <w:r w:rsidRPr="00D822A3">
              <w:rPr>
                <w:highlight w:val="white"/>
                <w:lang w:val="en-GB"/>
              </w:rPr>
              <w:t>i</w:t>
            </w:r>
            <w:proofErr w:type="spellEnd"/>
          </w:p>
          <w:p w14:paraId="31FDE882"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p w14:paraId="344A7630" w14:textId="74CD7EF1"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proofErr w:type="spellStart"/>
            <w:r w:rsidRPr="00D822A3">
              <w:rPr>
                <w:highlight w:val="white"/>
                <w:lang w:val="en-GB"/>
              </w:rPr>
              <w:t>i</w:t>
            </w:r>
            <w:proofErr w:type="spellEnd"/>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p w14:paraId="1AC72B5B" w14:textId="3F19E3EB"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5F4979D3"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65D6F934" w14:textId="20D36A1F" w:rsidR="004975C3" w:rsidRPr="00D822A3" w:rsidRDefault="004975C3" w:rsidP="004975C3">
            <w:pPr>
              <w:rPr>
                <w:highlight w:val="white"/>
                <w:lang w:val="en-GB"/>
              </w:rPr>
            </w:pPr>
            <w:proofErr w:type="spellStart"/>
            <w:r w:rsidRPr="00D822A3">
              <w:rPr>
                <w:highlight w:val="white"/>
                <w:lang w:val="en-GB"/>
              </w:rPr>
              <w:t>i</w:t>
            </w:r>
            <w:proofErr w:type="spellEnd"/>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 xml:space="preserve">0 + </w:t>
      </w:r>
      <w:proofErr w:type="spellStart"/>
      <w:r w:rsidR="009073A9" w:rsidRPr="00D822A3">
        <w:rPr>
          <w:highlight w:val="white"/>
          <w:lang w:val="en-GB"/>
        </w:rPr>
        <w:t>i</w:t>
      </w:r>
      <w:proofErr w:type="spellEnd"/>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lastRenderedPageBreak/>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proofErr w:type="spellStart"/>
      <w:r w:rsidR="009C25B9" w:rsidRPr="00D822A3">
        <w:rPr>
          <w:highlight w:val="white"/>
          <w:lang w:val="en-GB"/>
        </w:rPr>
        <w:t>i</w:t>
      </w:r>
      <w:proofErr w:type="spellEnd"/>
      <w:r w:rsidR="009C25B9" w:rsidRPr="00D822A3">
        <w:rPr>
          <w:highlight w:val="white"/>
          <w:lang w:val="en-GB"/>
        </w:rPr>
        <w:t xml:space="preserve"> + 0 or </w:t>
      </w:r>
      <w:proofErr w:type="spellStart"/>
      <w:r w:rsidR="009C25B9" w:rsidRPr="00D822A3">
        <w:rPr>
          <w:highlight w:val="white"/>
          <w:lang w:val="en-GB"/>
        </w:rPr>
        <w:t>i</w:t>
      </w:r>
      <w:proofErr w:type="spellEnd"/>
      <w:r w:rsidR="009C25B9" w:rsidRPr="00D822A3">
        <w:rPr>
          <w:highlight w:val="white"/>
          <w:lang w:val="en-GB"/>
        </w:rPr>
        <w:t xml:space="preserve">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lastRenderedPageBreak/>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0A512D51" w14:textId="77777777" w:rsidR="002A30F2" w:rsidRPr="002A30F2" w:rsidRDefault="002A30F2" w:rsidP="002A30F2">
      <w:pPr>
        <w:pStyle w:val="Code"/>
        <w:rPr>
          <w:highlight w:val="white"/>
        </w:rPr>
      </w:pPr>
      <w:r w:rsidRPr="002A30F2">
        <w:rPr>
          <w:highlight w:val="white"/>
        </w:rPr>
        <w:t xml:space="preserve">          if (newSymbol != null) {</w:t>
      </w:r>
    </w:p>
    <w:p w14:paraId="67441FCF" w14:textId="77777777" w:rsidR="002A30F2" w:rsidRPr="002A30F2" w:rsidRDefault="002A30F2" w:rsidP="002A30F2">
      <w:pPr>
        <w:pStyle w:val="Code"/>
        <w:rPr>
          <w:highlight w:val="white"/>
        </w:rPr>
      </w:pPr>
      <w:r w:rsidRPr="002A30F2">
        <w:rPr>
          <w:highlight w:val="white"/>
        </w:rPr>
        <w:t xml:space="preserve">            if (resultSymbol.IsTemporary()) {              </w:t>
      </w:r>
    </w:p>
    <w:p w14:paraId="3B852ADD" w14:textId="77777777" w:rsidR="002A30F2" w:rsidRPr="002A30F2" w:rsidRDefault="002A30F2" w:rsidP="002A30F2">
      <w:pPr>
        <w:pStyle w:val="Code"/>
        <w:rPr>
          <w:highlight w:val="white"/>
        </w:rPr>
      </w:pPr>
      <w:r w:rsidRPr="002A30F2">
        <w:rPr>
          <w:highlight w:val="white"/>
        </w:rPr>
        <w:t xml:space="preserve">              thisCode.Operator = MiddleOperator.Empty;</w:t>
      </w:r>
    </w:p>
    <w:p w14:paraId="7ECA2417" w14:textId="77777777" w:rsidR="002A30F2" w:rsidRPr="002A30F2" w:rsidRDefault="002A30F2" w:rsidP="002A30F2">
      <w:pPr>
        <w:pStyle w:val="Code"/>
        <w:rPr>
          <w:highlight w:val="white"/>
        </w:rPr>
      </w:pPr>
    </w:p>
    <w:p w14:paraId="2BD79552" w14:textId="77777777" w:rsidR="002A30F2" w:rsidRPr="002A30F2" w:rsidRDefault="002A30F2" w:rsidP="002A30F2">
      <w:pPr>
        <w:pStyle w:val="Code"/>
        <w:rPr>
          <w:highlight w:val="white"/>
        </w:rPr>
      </w:pPr>
      <w:r w:rsidRPr="002A30F2">
        <w:rPr>
          <w:highlight w:val="white"/>
        </w:rPr>
        <w:t xml:space="preserve">              if (newSymbol.IsTemporary()) {</w:t>
      </w:r>
    </w:p>
    <w:p w14:paraId="08883426" w14:textId="77777777" w:rsidR="002A30F2" w:rsidRPr="002A30F2" w:rsidRDefault="002A30F2" w:rsidP="002A30F2">
      <w:pPr>
        <w:pStyle w:val="Code"/>
        <w:rPr>
          <w:highlight w:val="white"/>
        </w:rPr>
      </w:pPr>
      <w:r w:rsidRPr="002A30F2">
        <w:rPr>
          <w:highlight w:val="white"/>
        </w:rPr>
        <w:t xml:space="preserve">                int index2;</w:t>
      </w:r>
    </w:p>
    <w:p w14:paraId="6C45429C" w14:textId="77777777" w:rsidR="002A30F2" w:rsidRPr="002A30F2" w:rsidRDefault="002A30F2" w:rsidP="002A30F2">
      <w:pPr>
        <w:pStyle w:val="Code"/>
        <w:rPr>
          <w:highlight w:val="white"/>
        </w:rPr>
      </w:pPr>
      <w:r w:rsidRPr="002A30F2">
        <w:rPr>
          <w:highlight w:val="white"/>
        </w:rPr>
        <w:t xml:space="preserve">                for (index2 = (index - 1); index2 &gt;= 0; --index2) {</w:t>
      </w:r>
    </w:p>
    <w:p w14:paraId="38194C57" w14:textId="77777777" w:rsidR="002A30F2" w:rsidRPr="002A30F2" w:rsidRDefault="002A30F2" w:rsidP="002A30F2">
      <w:pPr>
        <w:pStyle w:val="Code"/>
        <w:rPr>
          <w:highlight w:val="white"/>
        </w:rPr>
      </w:pPr>
      <w:r w:rsidRPr="002A30F2">
        <w:rPr>
          <w:highlight w:val="white"/>
        </w:rPr>
        <w:t xml:space="preserve">                  MiddleCode previousCode = m_middleCodeList[index2];</w:t>
      </w:r>
    </w:p>
    <w:p w14:paraId="3D926E36" w14:textId="77777777" w:rsidR="002A30F2" w:rsidRPr="002A30F2" w:rsidRDefault="002A30F2" w:rsidP="002A30F2">
      <w:pPr>
        <w:pStyle w:val="Code"/>
        <w:rPr>
          <w:highlight w:val="white"/>
        </w:rPr>
      </w:pPr>
    </w:p>
    <w:p w14:paraId="359AE7D5" w14:textId="77777777" w:rsidR="002A30F2" w:rsidRPr="002A30F2" w:rsidRDefault="002A30F2" w:rsidP="002A30F2">
      <w:pPr>
        <w:pStyle w:val="Code"/>
        <w:rPr>
          <w:highlight w:val="white"/>
        </w:rPr>
      </w:pPr>
      <w:r w:rsidRPr="002A30F2">
        <w:rPr>
          <w:highlight w:val="white"/>
        </w:rPr>
        <w:t xml:space="preserve">                  if (previousCode[0] == resultSymbol) {</w:t>
      </w:r>
    </w:p>
    <w:p w14:paraId="12BCA488" w14:textId="77777777" w:rsidR="002A30F2" w:rsidRPr="002A30F2" w:rsidRDefault="002A30F2" w:rsidP="002A30F2">
      <w:pPr>
        <w:pStyle w:val="Code"/>
        <w:rPr>
          <w:highlight w:val="white"/>
        </w:rPr>
      </w:pPr>
      <w:r w:rsidRPr="002A30F2">
        <w:rPr>
          <w:highlight w:val="white"/>
        </w:rPr>
        <w:t xml:space="preserve">                    previousCode[0] = newSymbol;</w:t>
      </w:r>
    </w:p>
    <w:p w14:paraId="6A00BA30" w14:textId="77777777" w:rsidR="002A30F2" w:rsidRPr="002A30F2" w:rsidRDefault="002A30F2" w:rsidP="002A30F2">
      <w:pPr>
        <w:pStyle w:val="Code"/>
        <w:rPr>
          <w:highlight w:val="white"/>
        </w:rPr>
      </w:pPr>
      <w:r w:rsidRPr="002A30F2">
        <w:rPr>
          <w:highlight w:val="white"/>
        </w:rPr>
        <w:t xml:space="preserve">                    break;</w:t>
      </w:r>
    </w:p>
    <w:p w14:paraId="38F3B9E6" w14:textId="77777777" w:rsidR="002A30F2" w:rsidRPr="002A30F2" w:rsidRDefault="002A30F2" w:rsidP="002A30F2">
      <w:pPr>
        <w:pStyle w:val="Code"/>
        <w:rPr>
          <w:highlight w:val="white"/>
        </w:rPr>
      </w:pPr>
      <w:r w:rsidRPr="002A30F2">
        <w:rPr>
          <w:highlight w:val="white"/>
        </w:rPr>
        <w:t xml:space="preserve">                  }</w:t>
      </w:r>
    </w:p>
    <w:p w14:paraId="792F8D0F" w14:textId="77777777" w:rsidR="002A30F2" w:rsidRPr="002A30F2" w:rsidRDefault="002A30F2" w:rsidP="002A30F2">
      <w:pPr>
        <w:pStyle w:val="Code"/>
        <w:rPr>
          <w:highlight w:val="white"/>
        </w:rPr>
      </w:pPr>
      <w:r w:rsidRPr="002A30F2">
        <w:rPr>
          <w:highlight w:val="white"/>
        </w:rPr>
        <w:t xml:space="preserve">                }</w:t>
      </w:r>
    </w:p>
    <w:p w14:paraId="304376DB" w14:textId="77777777" w:rsidR="002A30F2" w:rsidRPr="002A30F2" w:rsidRDefault="002A30F2" w:rsidP="002A30F2">
      <w:pPr>
        <w:pStyle w:val="Code"/>
        <w:rPr>
          <w:highlight w:val="white"/>
        </w:rPr>
      </w:pPr>
      <w:r w:rsidRPr="002A30F2">
        <w:rPr>
          <w:highlight w:val="white"/>
        </w:rPr>
        <w:t xml:space="preserve">              }</w:t>
      </w:r>
    </w:p>
    <w:p w14:paraId="27337385" w14:textId="77777777" w:rsidR="002A30F2" w:rsidRPr="002A30F2" w:rsidRDefault="002A30F2" w:rsidP="002A30F2">
      <w:pPr>
        <w:pStyle w:val="Code"/>
        <w:rPr>
          <w:highlight w:val="white"/>
        </w:rPr>
      </w:pPr>
    </w:p>
    <w:p w14:paraId="7BE3857D" w14:textId="77777777" w:rsidR="002A30F2" w:rsidRPr="002A30F2" w:rsidRDefault="002A30F2" w:rsidP="002A30F2">
      <w:pPr>
        <w:pStyle w:val="Code"/>
        <w:rPr>
          <w:highlight w:val="white"/>
        </w:rPr>
      </w:pPr>
      <w:r w:rsidRPr="002A30F2">
        <w:rPr>
          <w:highlight w:val="white"/>
        </w:rPr>
        <w:t xml:space="preserve">              { int index2;</w:t>
      </w:r>
    </w:p>
    <w:p w14:paraId="6284F3E2" w14:textId="77777777" w:rsidR="002A30F2" w:rsidRPr="002A30F2" w:rsidRDefault="002A30F2" w:rsidP="002A30F2">
      <w:pPr>
        <w:pStyle w:val="Code"/>
        <w:rPr>
          <w:highlight w:val="white"/>
        </w:rPr>
      </w:pPr>
      <w:r w:rsidRPr="002A30F2">
        <w:rPr>
          <w:highlight w:val="white"/>
        </w:rPr>
        <w:t xml:space="preserve">                for (index2 = index + 1; index2 &lt; m_middleCodeList.Count;</w:t>
      </w:r>
    </w:p>
    <w:p w14:paraId="218D1F76" w14:textId="77777777" w:rsidR="002A30F2" w:rsidRPr="002A30F2" w:rsidRDefault="002A30F2" w:rsidP="002A30F2">
      <w:pPr>
        <w:pStyle w:val="Code"/>
        <w:rPr>
          <w:highlight w:val="white"/>
        </w:rPr>
      </w:pPr>
      <w:r w:rsidRPr="002A30F2">
        <w:rPr>
          <w:highlight w:val="white"/>
        </w:rPr>
        <w:t xml:space="preserve">                     ++index2) {</w:t>
      </w:r>
    </w:p>
    <w:p w14:paraId="3DFCBD18" w14:textId="77777777" w:rsidR="002A30F2" w:rsidRPr="002A30F2" w:rsidRDefault="002A30F2" w:rsidP="002A30F2">
      <w:pPr>
        <w:pStyle w:val="Code"/>
        <w:rPr>
          <w:highlight w:val="white"/>
        </w:rPr>
      </w:pPr>
      <w:r w:rsidRPr="002A30F2">
        <w:rPr>
          <w:highlight w:val="white"/>
        </w:rPr>
        <w:t xml:space="preserve">                  MiddleCode nextCode = m_middleCodeList[index2];</w:t>
      </w:r>
    </w:p>
    <w:p w14:paraId="23EF29A5" w14:textId="77777777" w:rsidR="002A30F2" w:rsidRPr="002A30F2" w:rsidRDefault="002A30F2" w:rsidP="002A30F2">
      <w:pPr>
        <w:pStyle w:val="Code"/>
        <w:rPr>
          <w:highlight w:val="white"/>
        </w:rPr>
      </w:pPr>
    </w:p>
    <w:p w14:paraId="291D764F" w14:textId="77777777" w:rsidR="002A30F2" w:rsidRPr="002A30F2" w:rsidRDefault="002A30F2" w:rsidP="002A30F2">
      <w:pPr>
        <w:pStyle w:val="Code"/>
        <w:rPr>
          <w:highlight w:val="white"/>
        </w:rPr>
      </w:pPr>
      <w:r w:rsidRPr="002A30F2">
        <w:rPr>
          <w:highlight w:val="white"/>
        </w:rPr>
        <w:t xml:space="preserve">                  if (nextCode[0] == resultSymbol) {</w:t>
      </w:r>
    </w:p>
    <w:p w14:paraId="6A508698" w14:textId="77777777" w:rsidR="002A30F2" w:rsidRPr="002A30F2" w:rsidRDefault="002A30F2" w:rsidP="002A30F2">
      <w:pPr>
        <w:pStyle w:val="Code"/>
        <w:rPr>
          <w:highlight w:val="white"/>
        </w:rPr>
      </w:pPr>
      <w:r w:rsidRPr="002A30F2">
        <w:rPr>
          <w:highlight w:val="white"/>
        </w:rPr>
        <w:t xml:space="preserve">                    nextCode[0] = newSymbol;</w:t>
      </w:r>
    </w:p>
    <w:p w14:paraId="2E486384" w14:textId="77777777" w:rsidR="002A30F2" w:rsidRPr="002A30F2" w:rsidRDefault="002A30F2" w:rsidP="002A30F2">
      <w:pPr>
        <w:pStyle w:val="Code"/>
        <w:rPr>
          <w:highlight w:val="white"/>
        </w:rPr>
      </w:pPr>
      <w:r w:rsidRPr="002A30F2">
        <w:rPr>
          <w:highlight w:val="white"/>
        </w:rPr>
        <w:t xml:space="preserve">                  }</w:t>
      </w:r>
    </w:p>
    <w:p w14:paraId="2A1E80D1" w14:textId="77777777" w:rsidR="002A30F2" w:rsidRPr="002A30F2" w:rsidRDefault="002A30F2" w:rsidP="002A30F2">
      <w:pPr>
        <w:pStyle w:val="Code"/>
        <w:rPr>
          <w:highlight w:val="white"/>
        </w:rPr>
      </w:pPr>
    </w:p>
    <w:p w14:paraId="6F409ECD" w14:textId="77777777" w:rsidR="002A30F2" w:rsidRPr="002A30F2" w:rsidRDefault="002A30F2" w:rsidP="002A30F2">
      <w:pPr>
        <w:pStyle w:val="Code"/>
        <w:rPr>
          <w:highlight w:val="white"/>
        </w:rPr>
      </w:pPr>
      <w:r w:rsidRPr="002A30F2">
        <w:rPr>
          <w:highlight w:val="white"/>
        </w:rPr>
        <w:t xml:space="preserve">                  if (nextCode[1] == resultSymbol) {</w:t>
      </w:r>
    </w:p>
    <w:p w14:paraId="1D190640" w14:textId="77777777" w:rsidR="002A30F2" w:rsidRPr="002A30F2" w:rsidRDefault="002A30F2" w:rsidP="002A30F2">
      <w:pPr>
        <w:pStyle w:val="Code"/>
        <w:rPr>
          <w:highlight w:val="white"/>
        </w:rPr>
      </w:pPr>
      <w:r w:rsidRPr="002A30F2">
        <w:rPr>
          <w:highlight w:val="white"/>
        </w:rPr>
        <w:t xml:space="preserve">                    nextCode[1] = newSymbol;</w:t>
      </w:r>
    </w:p>
    <w:p w14:paraId="64118EC1" w14:textId="77777777" w:rsidR="002A30F2" w:rsidRPr="002A30F2" w:rsidRDefault="002A30F2" w:rsidP="002A30F2">
      <w:pPr>
        <w:pStyle w:val="Code"/>
        <w:rPr>
          <w:highlight w:val="white"/>
        </w:rPr>
      </w:pPr>
      <w:r w:rsidRPr="002A30F2">
        <w:rPr>
          <w:highlight w:val="white"/>
        </w:rPr>
        <w:t xml:space="preserve">                  }</w:t>
      </w:r>
    </w:p>
    <w:p w14:paraId="109E6339" w14:textId="77777777" w:rsidR="002A30F2" w:rsidRPr="002A30F2" w:rsidRDefault="002A30F2" w:rsidP="002A30F2">
      <w:pPr>
        <w:pStyle w:val="Code"/>
        <w:rPr>
          <w:highlight w:val="white"/>
        </w:rPr>
      </w:pPr>
    </w:p>
    <w:p w14:paraId="275144C5" w14:textId="77777777" w:rsidR="002A30F2" w:rsidRPr="002A30F2" w:rsidRDefault="002A30F2" w:rsidP="002A30F2">
      <w:pPr>
        <w:pStyle w:val="Code"/>
        <w:rPr>
          <w:highlight w:val="white"/>
        </w:rPr>
      </w:pPr>
      <w:r w:rsidRPr="002A30F2">
        <w:rPr>
          <w:highlight w:val="white"/>
        </w:rPr>
        <w:t xml:space="preserve">                  if (nextCode[2] == resultSymbol) {</w:t>
      </w:r>
    </w:p>
    <w:p w14:paraId="73C802D8" w14:textId="77777777" w:rsidR="002A30F2" w:rsidRPr="002A30F2" w:rsidRDefault="002A30F2" w:rsidP="002A30F2">
      <w:pPr>
        <w:pStyle w:val="Code"/>
        <w:rPr>
          <w:highlight w:val="white"/>
        </w:rPr>
      </w:pPr>
      <w:r w:rsidRPr="002A30F2">
        <w:rPr>
          <w:highlight w:val="white"/>
        </w:rPr>
        <w:t xml:space="preserve">                    nextCode[2] = newSymbol;</w:t>
      </w:r>
    </w:p>
    <w:p w14:paraId="5B220B08" w14:textId="77777777" w:rsidR="002A30F2" w:rsidRPr="002A30F2" w:rsidRDefault="002A30F2" w:rsidP="002A30F2">
      <w:pPr>
        <w:pStyle w:val="Code"/>
        <w:rPr>
          <w:highlight w:val="white"/>
        </w:rPr>
      </w:pPr>
      <w:r w:rsidRPr="002A30F2">
        <w:rPr>
          <w:highlight w:val="white"/>
        </w:rPr>
        <w:t xml:space="preserve">                  }</w:t>
      </w:r>
    </w:p>
    <w:p w14:paraId="440E27C5" w14:textId="77777777" w:rsidR="002A30F2" w:rsidRPr="002A30F2" w:rsidRDefault="002A30F2" w:rsidP="002A30F2">
      <w:pPr>
        <w:pStyle w:val="Code"/>
        <w:rPr>
          <w:highlight w:val="white"/>
        </w:rPr>
      </w:pPr>
      <w:r w:rsidRPr="002A30F2">
        <w:rPr>
          <w:highlight w:val="white"/>
        </w:rPr>
        <w:t xml:space="preserve">                }</w:t>
      </w:r>
    </w:p>
    <w:p w14:paraId="6E187FB0" w14:textId="77777777" w:rsidR="002A30F2" w:rsidRPr="002A30F2" w:rsidRDefault="002A30F2" w:rsidP="002A30F2">
      <w:pPr>
        <w:pStyle w:val="Code"/>
        <w:rPr>
          <w:highlight w:val="white"/>
        </w:rPr>
      </w:pPr>
      <w:r w:rsidRPr="002A30F2">
        <w:rPr>
          <w:highlight w:val="white"/>
        </w:rPr>
        <w:t xml:space="preserve">              }</w:t>
      </w:r>
    </w:p>
    <w:p w14:paraId="3CE77BF2" w14:textId="77777777" w:rsidR="002A30F2" w:rsidRPr="002A30F2" w:rsidRDefault="002A30F2" w:rsidP="002A30F2">
      <w:pPr>
        <w:pStyle w:val="Code"/>
        <w:rPr>
          <w:highlight w:val="white"/>
        </w:rPr>
      </w:pPr>
      <w:r w:rsidRPr="002A30F2">
        <w:rPr>
          <w:highlight w:val="white"/>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1" w:name="_Toc54625103"/>
      <w:r w:rsidRPr="00D822A3">
        <w:rPr>
          <w:highlight w:val="white"/>
          <w:lang w:val="en-GB"/>
        </w:rPr>
        <w:t>Optimize Relation Expression</w:t>
      </w:r>
      <w:bookmarkEnd w:id="401"/>
    </w:p>
    <w:p w14:paraId="1D7AF0F5" w14:textId="21B8EB16" w:rsidR="0099303B" w:rsidRPr="00D822A3" w:rsidRDefault="00E1756D" w:rsidP="0099303B">
      <w:pPr>
        <w:rPr>
          <w:highlight w:val="white"/>
          <w:lang w:val="en-GB"/>
        </w:rPr>
      </w:pPr>
      <w:proofErr w:type="gramStart"/>
      <w:r w:rsidRPr="00D822A3">
        <w:rPr>
          <w:highlight w:val="white"/>
          <w:lang w:val="en-GB"/>
        </w:rPr>
        <w:t>In order to</w:t>
      </w:r>
      <w:proofErr w:type="gramEnd"/>
      <w:r w:rsidRPr="00D822A3">
        <w:rPr>
          <w:highlight w:val="white"/>
          <w:lang w:val="en-GB"/>
        </w:rPr>
        <w:t xml:space="preserve">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084F6186"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5F7BC3">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 xml:space="preserve">n array, function, or string, we want to use its address rather than its value. </w:t>
      </w:r>
      <w:proofErr w:type="gramStart"/>
      <w:r w:rsidR="00A27850" w:rsidRPr="00D822A3">
        <w:rPr>
          <w:highlight w:val="white"/>
          <w:lang w:val="en-GB"/>
        </w:rPr>
        <w:t>Similar to</w:t>
      </w:r>
      <w:proofErr w:type="gramEnd"/>
      <w:r w:rsidR="00A27850" w:rsidRPr="00D822A3">
        <w:rPr>
          <w:highlight w:val="white"/>
          <w:lang w:val="en-GB"/>
        </w:rPr>
        <w:t xml:space="preserve">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w:t>
      </w:r>
      <w:proofErr w:type="spellStart"/>
      <w:r w:rsidR="000F50D2" w:rsidRPr="00D822A3">
        <w:rPr>
          <w:lang w:val="en-GB"/>
        </w:rPr>
        <w:t>Goto</w:t>
      </w:r>
      <w:proofErr w:type="spellEnd"/>
      <w:r w:rsidR="000F50D2" w:rsidRPr="00D822A3">
        <w:rPr>
          <w:lang w:val="en-GB"/>
        </w:rPr>
        <w:t xml:space="preserve">-Double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lastRenderedPageBreak/>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2"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3" w:name="_Toc54625105"/>
      <w:r w:rsidRPr="00D822A3">
        <w:rPr>
          <w:lang w:val="en-GB"/>
        </w:rPr>
        <w:t>Remove Trivial Assignment</w:t>
      </w:r>
      <w:bookmarkEnd w:id="403"/>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proofErr w:type="gramStart"/>
      <w:r w:rsidR="00944992" w:rsidRPr="00944992">
        <w:rPr>
          <w:rStyle w:val="KeyWord0"/>
        </w:rPr>
        <w:t>x;</w:t>
      </w:r>
      <w:r w:rsidR="00944992">
        <w:rPr>
          <w:lang w:val="en-GB"/>
        </w:rPr>
        <w:t>,</w:t>
      </w:r>
      <w:proofErr w:type="gramEnd"/>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4" w:name="_Toc54625106"/>
      <w:r w:rsidRPr="00D822A3">
        <w:rPr>
          <w:lang w:val="en-GB"/>
        </w:rPr>
        <w:t xml:space="preserve">Remove </w:t>
      </w:r>
      <w:r w:rsidR="00F03A18" w:rsidRPr="00D822A3">
        <w:rPr>
          <w:lang w:val="en-GB"/>
        </w:rPr>
        <w:t>Cleared</w:t>
      </w:r>
      <w:r w:rsidRPr="00D822A3">
        <w:rPr>
          <w:lang w:val="en-GB"/>
        </w:rPr>
        <w:t xml:space="preserve"> Code</w:t>
      </w:r>
      <w:bookmarkEnd w:id="40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204975FE"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w:t>
      </w:r>
      <w:r w:rsidR="004A5B1B">
        <w:rPr>
          <w:highlight w:val="white"/>
          <w:lang w:val="en-GB"/>
        </w:rPr>
        <w:t>&gt;=</w:t>
      </w:r>
      <w:r w:rsidRPr="00D822A3">
        <w:rPr>
          <w:highlight w:val="white"/>
          <w:lang w:val="en-GB"/>
        </w:rPr>
        <w:t xml:space="preserve">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lastRenderedPageBreak/>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5" w:name="_Ref54016612"/>
      <w:bookmarkStart w:id="406" w:name="_Ref54016688"/>
      <w:bookmarkStart w:id="407" w:name="_Toc54625107"/>
      <w:r w:rsidRPr="00D822A3">
        <w:rPr>
          <w:lang w:val="en-GB"/>
        </w:rPr>
        <w:lastRenderedPageBreak/>
        <w:t>Assembly Code Generation</w:t>
      </w:r>
      <w:bookmarkEnd w:id="405"/>
      <w:bookmarkEnd w:id="406"/>
      <w:bookmarkEnd w:id="40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8" w:name="_Toc54625108"/>
      <w:r w:rsidRPr="00D822A3">
        <w:rPr>
          <w:lang w:val="en-GB"/>
        </w:rPr>
        <w:t>Runtime Management</w:t>
      </w:r>
      <w:bookmarkEnd w:id="40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735809" w:rsidRPr="00D2146B" w:rsidRDefault="00735809"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735809" w:rsidRPr="00D2146B" w:rsidRDefault="00735809"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735809" w:rsidRPr="00D2146B" w:rsidRDefault="00735809"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735809" w:rsidRPr="00D2146B" w:rsidRDefault="00735809"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735809" w:rsidRPr="00D2146B" w:rsidRDefault="00735809" w:rsidP="00D2146B">
                              <w:pPr>
                                <w:spacing w:before="0" w:after="0"/>
                                <w:rPr>
                                  <w:sz w:val="18"/>
                                  <w:szCs w:val="18"/>
                                  <w:lang w:val="sv-SE"/>
                                </w:rPr>
                              </w:pPr>
                              <w:r w:rsidRPr="00D2146B">
                                <w:rPr>
                                  <w:sz w:val="18"/>
                                  <w:szCs w:val="18"/>
                                  <w:lang w:val="sv-SE"/>
                                </w:rPr>
                                <w:t>Ellipse Frame Pointer</w:t>
                              </w:r>
                            </w:p>
                            <w:p w14:paraId="366E1AE1" w14:textId="757FAE9A" w:rsidR="00735809" w:rsidRPr="00D2146B" w:rsidRDefault="00735809" w:rsidP="00D2146B">
                              <w:pPr>
                                <w:spacing w:before="0" w:after="0"/>
                                <w:rPr>
                                  <w:sz w:val="18"/>
                                  <w:szCs w:val="18"/>
                                  <w:lang w:val="sv-SE"/>
                                </w:rPr>
                              </w:pPr>
                              <w:r w:rsidRPr="00D2146B">
                                <w:rPr>
                                  <w:sz w:val="18"/>
                                  <w:szCs w:val="18"/>
                                  <w:lang w:val="sv-SE"/>
                                </w:rPr>
                                <w:t>Regular Frame Pointer</w:t>
                              </w:r>
                            </w:p>
                            <w:p w14:paraId="3E5A4966" w14:textId="38836501" w:rsidR="00735809" w:rsidRPr="00D2146B" w:rsidRDefault="00735809"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735809" w:rsidRPr="00D2146B" w:rsidRDefault="00735809" w:rsidP="00D2146B">
                              <w:pPr>
                                <w:spacing w:before="0" w:after="0"/>
                                <w:rPr>
                                  <w:sz w:val="18"/>
                                  <w:szCs w:val="18"/>
                                  <w:lang w:val="sv-SE"/>
                                </w:rPr>
                              </w:pPr>
                            </w:p>
                            <w:p w14:paraId="48B5950A" w14:textId="77777777" w:rsidR="00735809" w:rsidRPr="00D2146B" w:rsidRDefault="00735809"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735809" w:rsidRPr="00D2146B" w:rsidRDefault="00735809"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735809" w:rsidRPr="00D2146B" w:rsidRDefault="0073580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735809" w:rsidRPr="00D2146B" w:rsidRDefault="0073580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735809" w:rsidRPr="00D2146B" w:rsidRDefault="0073580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735809" w:rsidRPr="00D2146B" w:rsidRDefault="0073580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735809" w:rsidRPr="00D2146B" w:rsidRDefault="00735809"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735809" w:rsidRPr="00D2146B" w:rsidRDefault="00735809"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735809" w:rsidRPr="00D2146B" w:rsidRDefault="00735809"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735809" w:rsidRPr="00D2146B" w:rsidRDefault="00735809" w:rsidP="00D2146B">
                              <w:pPr>
                                <w:spacing w:before="0" w:after="0" w:line="256" w:lineRule="auto"/>
                                <w:rPr>
                                  <w:sz w:val="18"/>
                                  <w:szCs w:val="18"/>
                                </w:rPr>
                              </w:pPr>
                              <w:r w:rsidRPr="00D2146B">
                                <w:rPr>
                                  <w:rFonts w:eastAsia="Calibri"/>
                                  <w:color w:val="000000"/>
                                  <w:sz w:val="18"/>
                                  <w:szCs w:val="18"/>
                                </w:rPr>
                                <w:t> </w:t>
                              </w:r>
                            </w:p>
                            <w:p w14:paraId="2924CD49" w14:textId="77777777" w:rsidR="00735809" w:rsidRPr="00D2146B" w:rsidRDefault="00735809"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735809" w:rsidRPr="00D2146B" w:rsidRDefault="00735809"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735809" w:rsidRPr="00D2146B" w:rsidRDefault="0073580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735809" w:rsidRPr="00D2146B" w:rsidRDefault="0073580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735809" w:rsidRPr="00D2146B" w:rsidRDefault="00735809"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735809" w:rsidRPr="00D2146B" w:rsidRDefault="00735809"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735809" w:rsidRPr="00D2146B" w:rsidRDefault="00735809"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735809" w:rsidRPr="00D2146B" w:rsidRDefault="00735809" w:rsidP="00D2146B">
                              <w:pPr>
                                <w:spacing w:before="0" w:after="0" w:line="254" w:lineRule="auto"/>
                                <w:rPr>
                                  <w:sz w:val="18"/>
                                  <w:szCs w:val="18"/>
                                </w:rPr>
                              </w:pPr>
                              <w:r w:rsidRPr="00D2146B">
                                <w:rPr>
                                  <w:rFonts w:eastAsia="Calibri"/>
                                  <w:color w:val="000000"/>
                                  <w:sz w:val="18"/>
                                  <w:szCs w:val="18"/>
                                </w:rPr>
                                <w:t> </w:t>
                              </w:r>
                            </w:p>
                            <w:p w14:paraId="1ECBE518" w14:textId="77777777" w:rsidR="00735809" w:rsidRPr="00D2146B" w:rsidRDefault="00735809"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735809" w:rsidRPr="00D2146B" w:rsidRDefault="00735809"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735809" w:rsidRPr="00D2146B" w:rsidRDefault="00735809"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735809" w:rsidRPr="00D2146B" w:rsidRDefault="00735809"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735809" w:rsidRPr="00D2146B" w:rsidRDefault="00735809"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735809" w:rsidRPr="00D2146B" w:rsidRDefault="00735809"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735809" w:rsidRPr="00D2146B" w:rsidRDefault="00735809" w:rsidP="00D2146B">
                        <w:pPr>
                          <w:spacing w:before="0" w:after="0"/>
                          <w:rPr>
                            <w:sz w:val="18"/>
                            <w:szCs w:val="18"/>
                            <w:lang w:val="sv-SE"/>
                          </w:rPr>
                        </w:pPr>
                        <w:r w:rsidRPr="00D2146B">
                          <w:rPr>
                            <w:sz w:val="18"/>
                            <w:szCs w:val="18"/>
                            <w:lang w:val="sv-SE"/>
                          </w:rPr>
                          <w:t>Ellipse Frame Pointer</w:t>
                        </w:r>
                      </w:p>
                      <w:p w14:paraId="366E1AE1" w14:textId="757FAE9A" w:rsidR="00735809" w:rsidRPr="00D2146B" w:rsidRDefault="00735809" w:rsidP="00D2146B">
                        <w:pPr>
                          <w:spacing w:before="0" w:after="0"/>
                          <w:rPr>
                            <w:sz w:val="18"/>
                            <w:szCs w:val="18"/>
                            <w:lang w:val="sv-SE"/>
                          </w:rPr>
                        </w:pPr>
                        <w:r w:rsidRPr="00D2146B">
                          <w:rPr>
                            <w:sz w:val="18"/>
                            <w:szCs w:val="18"/>
                            <w:lang w:val="sv-SE"/>
                          </w:rPr>
                          <w:t>Regular Frame Pointer</w:t>
                        </w:r>
                      </w:p>
                      <w:p w14:paraId="3E5A4966" w14:textId="38836501" w:rsidR="00735809" w:rsidRPr="00D2146B" w:rsidRDefault="00735809"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735809" w:rsidRPr="00D2146B" w:rsidRDefault="00735809" w:rsidP="00D2146B">
                        <w:pPr>
                          <w:spacing w:before="0" w:after="0"/>
                          <w:rPr>
                            <w:sz w:val="18"/>
                            <w:szCs w:val="18"/>
                            <w:lang w:val="sv-SE"/>
                          </w:rPr>
                        </w:pPr>
                      </w:p>
                      <w:p w14:paraId="48B5950A" w14:textId="77777777" w:rsidR="00735809" w:rsidRPr="00D2146B" w:rsidRDefault="00735809"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735809" w:rsidRPr="00D2146B" w:rsidRDefault="00735809"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735809" w:rsidRPr="00D2146B" w:rsidRDefault="0073580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735809" w:rsidRPr="00D2146B" w:rsidRDefault="0073580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735809" w:rsidRPr="00D2146B" w:rsidRDefault="0073580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735809" w:rsidRPr="00D2146B" w:rsidRDefault="0073580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735809" w:rsidRPr="00D2146B" w:rsidRDefault="00735809"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735809" w:rsidRPr="00D2146B" w:rsidRDefault="00735809"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735809" w:rsidRPr="00D2146B" w:rsidRDefault="00735809"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735809" w:rsidRPr="00D2146B" w:rsidRDefault="00735809" w:rsidP="00D2146B">
                        <w:pPr>
                          <w:spacing w:before="0" w:after="0" w:line="256" w:lineRule="auto"/>
                          <w:rPr>
                            <w:sz w:val="18"/>
                            <w:szCs w:val="18"/>
                          </w:rPr>
                        </w:pPr>
                        <w:r w:rsidRPr="00D2146B">
                          <w:rPr>
                            <w:rFonts w:eastAsia="Calibri"/>
                            <w:color w:val="000000"/>
                            <w:sz w:val="18"/>
                            <w:szCs w:val="18"/>
                          </w:rPr>
                          <w:t> </w:t>
                        </w:r>
                      </w:p>
                      <w:p w14:paraId="2924CD49" w14:textId="77777777" w:rsidR="00735809" w:rsidRPr="00D2146B" w:rsidRDefault="00735809"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735809" w:rsidRPr="00D2146B" w:rsidRDefault="00735809"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735809" w:rsidRPr="00D2146B" w:rsidRDefault="0073580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735809" w:rsidRPr="00D2146B" w:rsidRDefault="0073580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735809" w:rsidRPr="00D2146B" w:rsidRDefault="00735809"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735809" w:rsidRPr="00D2146B" w:rsidRDefault="00735809"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735809" w:rsidRPr="00D2146B" w:rsidRDefault="00735809"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735809" w:rsidRPr="00D2146B" w:rsidRDefault="00735809" w:rsidP="00D2146B">
                        <w:pPr>
                          <w:spacing w:before="0" w:after="0" w:line="254" w:lineRule="auto"/>
                          <w:rPr>
                            <w:sz w:val="18"/>
                            <w:szCs w:val="18"/>
                          </w:rPr>
                        </w:pPr>
                        <w:r w:rsidRPr="00D2146B">
                          <w:rPr>
                            <w:rFonts w:eastAsia="Calibri"/>
                            <w:color w:val="000000"/>
                            <w:sz w:val="18"/>
                            <w:szCs w:val="18"/>
                          </w:rPr>
                          <w:t> </w:t>
                        </w:r>
                      </w:p>
                      <w:p w14:paraId="1ECBE518" w14:textId="77777777" w:rsidR="00735809" w:rsidRPr="00D2146B" w:rsidRDefault="00735809"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735809" w:rsidRPr="00D2146B" w:rsidRDefault="00735809"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735809" w:rsidRPr="00D2146B" w:rsidRDefault="00735809"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735809" w:rsidRDefault="00735809"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735809" w:rsidRDefault="0073580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735809" w:rsidRPr="00D2146B" w:rsidRDefault="00735809"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735809" w:rsidRPr="00D2146B" w:rsidRDefault="0073580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735809" w:rsidRPr="00D2146B" w:rsidRDefault="00735809"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735809" w:rsidRPr="00D2146B" w:rsidRDefault="00735809"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735809" w:rsidRPr="00D2146B" w:rsidRDefault="00735809" w:rsidP="002903DF">
                              <w:pPr>
                                <w:spacing w:before="0" w:after="0"/>
                                <w:rPr>
                                  <w:sz w:val="18"/>
                                  <w:szCs w:val="18"/>
                                  <w:lang w:val="sv-SE"/>
                                </w:rPr>
                              </w:pPr>
                              <w:r w:rsidRPr="00D2146B">
                                <w:rPr>
                                  <w:sz w:val="18"/>
                                  <w:szCs w:val="18"/>
                                  <w:lang w:val="sv-SE"/>
                                </w:rPr>
                                <w:t>Ellipse Frame Pointer</w:t>
                              </w:r>
                            </w:p>
                            <w:p w14:paraId="5718813E" w14:textId="77777777" w:rsidR="00735809" w:rsidRPr="00D2146B" w:rsidRDefault="00735809" w:rsidP="002903DF">
                              <w:pPr>
                                <w:spacing w:before="0" w:after="0"/>
                                <w:rPr>
                                  <w:sz w:val="18"/>
                                  <w:szCs w:val="18"/>
                                  <w:lang w:val="sv-SE"/>
                                </w:rPr>
                              </w:pPr>
                              <w:r w:rsidRPr="00D2146B">
                                <w:rPr>
                                  <w:sz w:val="18"/>
                                  <w:szCs w:val="18"/>
                                  <w:lang w:val="sv-SE"/>
                                </w:rPr>
                                <w:t>Regular Frame Pointer</w:t>
                              </w:r>
                            </w:p>
                            <w:p w14:paraId="62230721" w14:textId="77777777" w:rsidR="00735809" w:rsidRPr="00D2146B" w:rsidRDefault="00735809"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735809" w:rsidRPr="00D2146B" w:rsidRDefault="00735809" w:rsidP="002903DF">
                              <w:pPr>
                                <w:spacing w:before="0" w:after="0"/>
                                <w:rPr>
                                  <w:sz w:val="18"/>
                                  <w:szCs w:val="18"/>
                                  <w:lang w:val="sv-SE"/>
                                </w:rPr>
                              </w:pPr>
                            </w:p>
                            <w:p w14:paraId="3BE3217A" w14:textId="77777777" w:rsidR="00735809" w:rsidRPr="00D2146B" w:rsidRDefault="00735809"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735809" w:rsidRPr="00D2146B" w:rsidRDefault="00735809"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735809" w:rsidRDefault="00735809"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735809" w:rsidRPr="00D2146B" w:rsidRDefault="00735809" w:rsidP="002903DF">
                              <w:pPr>
                                <w:spacing w:before="0" w:after="0" w:line="256" w:lineRule="auto"/>
                                <w:rPr>
                                  <w:sz w:val="18"/>
                                  <w:szCs w:val="18"/>
                                </w:rPr>
                              </w:pPr>
                              <w:r>
                                <w:rPr>
                                  <w:rFonts w:eastAsia="Calibri"/>
                                  <w:color w:val="000000"/>
                                  <w:sz w:val="18"/>
                                  <w:szCs w:val="18"/>
                                </w:rPr>
                                <w:t>Elliptic parameter: 21</w:t>
                              </w:r>
                            </w:p>
                            <w:p w14:paraId="0F8126A1"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 </w:t>
                              </w:r>
                            </w:p>
                            <w:p w14:paraId="28313E96"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735809" w:rsidRPr="00D2146B" w:rsidRDefault="00735809"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735809" w:rsidRPr="00D2146B" w:rsidRDefault="0073580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 </w:t>
                              </w:r>
                            </w:p>
                            <w:p w14:paraId="48FC4ABF"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735809" w:rsidRPr="00D2146B" w:rsidRDefault="00735809"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735809" w:rsidRPr="00D2146B" w:rsidRDefault="00735809"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735809" w:rsidRDefault="00735809"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735809" w:rsidRDefault="0073580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735809" w:rsidRPr="00D2146B" w:rsidRDefault="00735809"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735809" w:rsidRPr="00D2146B" w:rsidRDefault="0073580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735809" w:rsidRPr="00D2146B" w:rsidRDefault="00735809"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735809" w:rsidRPr="00D2146B" w:rsidRDefault="00735809"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735809" w:rsidRPr="00D2146B" w:rsidRDefault="00735809" w:rsidP="002903DF">
                        <w:pPr>
                          <w:spacing w:before="0" w:after="0"/>
                          <w:rPr>
                            <w:sz w:val="18"/>
                            <w:szCs w:val="18"/>
                            <w:lang w:val="sv-SE"/>
                          </w:rPr>
                        </w:pPr>
                        <w:r w:rsidRPr="00D2146B">
                          <w:rPr>
                            <w:sz w:val="18"/>
                            <w:szCs w:val="18"/>
                            <w:lang w:val="sv-SE"/>
                          </w:rPr>
                          <w:t>Ellipse Frame Pointer</w:t>
                        </w:r>
                      </w:p>
                      <w:p w14:paraId="5718813E" w14:textId="77777777" w:rsidR="00735809" w:rsidRPr="00D2146B" w:rsidRDefault="00735809" w:rsidP="002903DF">
                        <w:pPr>
                          <w:spacing w:before="0" w:after="0"/>
                          <w:rPr>
                            <w:sz w:val="18"/>
                            <w:szCs w:val="18"/>
                            <w:lang w:val="sv-SE"/>
                          </w:rPr>
                        </w:pPr>
                        <w:r w:rsidRPr="00D2146B">
                          <w:rPr>
                            <w:sz w:val="18"/>
                            <w:szCs w:val="18"/>
                            <w:lang w:val="sv-SE"/>
                          </w:rPr>
                          <w:t>Regular Frame Pointer</w:t>
                        </w:r>
                      </w:p>
                      <w:p w14:paraId="62230721" w14:textId="77777777" w:rsidR="00735809" w:rsidRPr="00D2146B" w:rsidRDefault="00735809"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735809" w:rsidRPr="00D2146B" w:rsidRDefault="00735809" w:rsidP="002903DF">
                        <w:pPr>
                          <w:spacing w:before="0" w:after="0"/>
                          <w:rPr>
                            <w:sz w:val="18"/>
                            <w:szCs w:val="18"/>
                            <w:lang w:val="sv-SE"/>
                          </w:rPr>
                        </w:pPr>
                      </w:p>
                      <w:p w14:paraId="3BE3217A" w14:textId="77777777" w:rsidR="00735809" w:rsidRPr="00D2146B" w:rsidRDefault="00735809"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735809" w:rsidRPr="00D2146B" w:rsidRDefault="00735809"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735809" w:rsidRDefault="00735809"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735809" w:rsidRPr="00D2146B" w:rsidRDefault="00735809" w:rsidP="002903DF">
                        <w:pPr>
                          <w:spacing w:before="0" w:after="0" w:line="256" w:lineRule="auto"/>
                          <w:rPr>
                            <w:sz w:val="18"/>
                            <w:szCs w:val="18"/>
                          </w:rPr>
                        </w:pPr>
                        <w:r>
                          <w:rPr>
                            <w:rFonts w:eastAsia="Calibri"/>
                            <w:color w:val="000000"/>
                            <w:sz w:val="18"/>
                            <w:szCs w:val="18"/>
                          </w:rPr>
                          <w:t>Elliptic parameter: 21</w:t>
                        </w:r>
                      </w:p>
                      <w:p w14:paraId="0F8126A1"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 </w:t>
                        </w:r>
                      </w:p>
                      <w:p w14:paraId="28313E96"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735809" w:rsidRPr="00D2146B" w:rsidRDefault="00735809"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735809" w:rsidRPr="00D2146B" w:rsidRDefault="0073580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 </w:t>
                        </w:r>
                      </w:p>
                      <w:p w14:paraId="48FC4ABF"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735809" w:rsidRPr="00D2146B" w:rsidRDefault="00735809"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proofErr w:type="gramStart"/>
      <w:r w:rsidR="001C40D2" w:rsidRPr="00D822A3">
        <w:rPr>
          <w:lang w:val="en-GB"/>
        </w:rPr>
        <w:t>Similar to</w:t>
      </w:r>
      <w:proofErr w:type="gramEnd"/>
      <w:r w:rsidR="001C40D2" w:rsidRPr="00D822A3">
        <w:rPr>
          <w:lang w:val="en-GB"/>
        </w:rPr>
        <w:t xml:space="preserve">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xml:space="preserve">. However, the ellipse frame pointers </w:t>
      </w:r>
      <w:proofErr w:type="gramStart"/>
      <w:r w:rsidR="001C40D2" w:rsidRPr="00D822A3">
        <w:rPr>
          <w:lang w:val="en-GB"/>
        </w:rPr>
        <w:t>poin</w:t>
      </w:r>
      <w:r w:rsidR="001A2322" w:rsidRPr="00D822A3">
        <w:rPr>
          <w:lang w:val="en-GB"/>
        </w:rPr>
        <w:t>ts</w:t>
      </w:r>
      <w:proofErr w:type="gramEnd"/>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w:t>
      </w:r>
      <w:proofErr w:type="spellStart"/>
      <w:r w:rsidR="00FA2BB3" w:rsidRPr="00D822A3">
        <w:rPr>
          <w:lang w:val="en-GB"/>
        </w:rPr>
        <w:t xml:space="preserve">of </w:t>
      </w:r>
      <w:r w:rsidR="00FA2BB3" w:rsidRPr="00D822A3">
        <w:rPr>
          <w:rStyle w:val="KeyWord0"/>
          <w:lang w:val="en-GB"/>
        </w:rPr>
        <w:t>f</w:t>
      </w:r>
      <w:proofErr w:type="spellEnd"/>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9" w:name="_Toc54625109"/>
      <w:r w:rsidRPr="00D822A3">
        <w:rPr>
          <w:lang w:val="en-GB"/>
        </w:rPr>
        <w:t>Assembly Operator</w:t>
      </w:r>
      <w:bookmarkEnd w:id="40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proofErr w:type="gramStart"/>
      <w:r w:rsidR="00D41DFA" w:rsidRPr="00D822A3">
        <w:rPr>
          <w:lang w:val="en-GB"/>
        </w:rPr>
        <w:t>have to</w:t>
      </w:r>
      <w:proofErr w:type="gramEnd"/>
      <w:r w:rsidR="00D41DFA" w:rsidRPr="00D822A3">
        <w:rPr>
          <w:lang w:val="en-GB"/>
        </w:rPr>
        <w:t xml:space="preserve">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proofErr w:type="spellStart"/>
      <w:r w:rsidRPr="00D822A3">
        <w:rPr>
          <w:lang w:val="en-GB"/>
        </w:rPr>
        <w:t>AssemblyOperator.cs</w:t>
      </w:r>
      <w:proofErr w:type="spellEnd"/>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0" w:name="_Toc54625110"/>
      <w:r w:rsidRPr="00D822A3">
        <w:rPr>
          <w:lang w:val="en-GB"/>
        </w:rPr>
        <w:t>Assembly Code</w:t>
      </w:r>
      <w:bookmarkEnd w:id="41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proofErr w:type="spellStart"/>
      <w:r w:rsidRPr="00D822A3">
        <w:rPr>
          <w:lang w:val="en-GB"/>
        </w:rPr>
        <w:t>AssemblyCode.cs</w:t>
      </w:r>
      <w:proofErr w:type="spellEnd"/>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1" w:name="_Toc54625111"/>
      <w:r w:rsidRPr="00D822A3">
        <w:rPr>
          <w:highlight w:val="white"/>
          <w:lang w:val="en-GB"/>
        </w:rPr>
        <w:t>Assembly Code Optimization</w:t>
      </w:r>
      <w:bookmarkEnd w:id="411"/>
    </w:p>
    <w:p w14:paraId="60537E46" w14:textId="51683A8D" w:rsidR="00AE79B1" w:rsidRPr="00D822A3" w:rsidRDefault="001D1EC5" w:rsidP="00034040">
      <w:pPr>
        <w:rPr>
          <w:highlight w:val="white"/>
          <w:lang w:val="en-GB"/>
        </w:rPr>
      </w:pPr>
      <w:proofErr w:type="gramStart"/>
      <w:r w:rsidRPr="00D822A3">
        <w:rPr>
          <w:highlight w:val="white"/>
          <w:lang w:val="en-GB"/>
        </w:rPr>
        <w:t>Similar</w:t>
      </w:r>
      <w:proofErr w:type="gramEnd"/>
      <w:r w:rsidRPr="00D822A3">
        <w:rPr>
          <w:highlight w:val="white"/>
          <w:lang w:val="en-GB"/>
        </w:rPr>
        <w:t xml:space="preserve">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2" w:name="_Toc54625112"/>
      <w:r w:rsidRPr="00D822A3">
        <w:rPr>
          <w:highlight w:val="white"/>
          <w:lang w:val="en-GB"/>
        </w:rPr>
        <w:t xml:space="preserve">Operator </w:t>
      </w:r>
      <w:r w:rsidR="00CA5764" w:rsidRPr="00D822A3">
        <w:rPr>
          <w:highlight w:val="white"/>
          <w:lang w:val="en-GB"/>
        </w:rPr>
        <w:t>Test Methods</w:t>
      </w:r>
      <w:bookmarkEnd w:id="41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3" w:name="_Toc54625113"/>
      <w:r w:rsidRPr="00D822A3">
        <w:rPr>
          <w:highlight w:val="white"/>
          <w:lang w:val="en-GB"/>
        </w:rPr>
        <w:t>Register Overlapping</w:t>
      </w:r>
      <w:bookmarkEnd w:id="41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w:t>
      </w:r>
      <w:proofErr w:type="gramStart"/>
      <w:r w:rsidRPr="00D822A3">
        <w:rPr>
          <w:highlight w:val="white"/>
          <w:lang w:val="en-GB"/>
        </w:rPr>
        <w:t>have to</w:t>
      </w:r>
      <w:proofErr w:type="gramEnd"/>
      <w:r w:rsidRPr="00D822A3">
        <w:rPr>
          <w:highlight w:val="white"/>
          <w:lang w:val="en-GB"/>
        </w:rPr>
        <w:t xml:space="preserve">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w:t>
      </w:r>
      <w:proofErr w:type="gramStart"/>
      <w:r w:rsidRPr="00D822A3">
        <w:rPr>
          <w:highlight w:val="white"/>
          <w:lang w:val="en-GB"/>
        </w:rPr>
        <w:t>overlaps</w:t>
      </w:r>
      <w:proofErr w:type="gramEnd"/>
      <w:r w:rsidRPr="00D822A3">
        <w:rPr>
          <w:highlight w:val="white"/>
          <w:lang w:val="en-GB"/>
        </w:rPr>
        <w:t>. If at least one</w:t>
      </w:r>
      <w:r w:rsidR="00A829AD" w:rsidRPr="00D822A3">
        <w:rPr>
          <w:highlight w:val="white"/>
          <w:lang w:val="en-GB"/>
        </w:rPr>
        <w:t xml:space="preserve"> </w:t>
      </w:r>
      <w:r w:rsidRPr="00D822A3">
        <w:rPr>
          <w:highlight w:val="white"/>
          <w:lang w:val="en-GB"/>
        </w:rPr>
        <w:t xml:space="preserve">register is null, they do not </w:t>
      </w:r>
      <w:proofErr w:type="gramStart"/>
      <w:r w:rsidRPr="00D822A3">
        <w:rPr>
          <w:highlight w:val="white"/>
          <w:lang w:val="en-GB"/>
        </w:rPr>
        <w:t>overlap</w:t>
      </w:r>
      <w:proofErr w:type="gramEnd"/>
      <w:r w:rsidRPr="00D822A3">
        <w:rPr>
          <w:highlight w:val="white"/>
          <w:lang w:val="en-GB"/>
        </w:rPr>
        <w:t xml:space="preserve">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4" w:name="_Toc54625114"/>
      <w:r w:rsidRPr="00D822A3">
        <w:rPr>
          <w:highlight w:val="white"/>
          <w:lang w:val="en-GB"/>
        </w:rPr>
        <w:t>Register Size</w:t>
      </w:r>
      <w:bookmarkEnd w:id="41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w:t>
      </w:r>
      <w:proofErr w:type="gramStart"/>
      <w:r w:rsidR="003D7574" w:rsidRPr="00D822A3">
        <w:rPr>
          <w:highlight w:val="white"/>
          <w:lang w:val="en-GB"/>
        </w:rPr>
        <w:t>sets</w:t>
      </w:r>
      <w:r w:rsidR="00C26D8B" w:rsidRPr="00D822A3">
        <w:rPr>
          <w:highlight w:val="white"/>
          <w:lang w:val="en-GB"/>
        </w:rPr>
        <w:t>,</w:t>
      </w:r>
      <w:r w:rsidR="003D7574" w:rsidRPr="00D822A3">
        <w:rPr>
          <w:highlight w:val="white"/>
          <w:lang w:val="en-GB"/>
        </w:rPr>
        <w:t xml:space="preserve"> because</w:t>
      </w:r>
      <w:proofErr w:type="gramEnd"/>
      <w:r w:rsidR="003D7574" w:rsidRPr="00D822A3">
        <w:rPr>
          <w:highlight w:val="white"/>
          <w:lang w:val="en-GB"/>
        </w:rPr>
        <w:t xml:space="preserv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w:t>
      </w:r>
      <w:proofErr w:type="spellStart"/>
      <w:r w:rsidR="00902D36" w:rsidRPr="00D822A3">
        <w:rPr>
          <w:highlight w:val="white"/>
          <w:lang w:val="en-GB"/>
        </w:rPr>
        <w:t>dword</w:t>
      </w:r>
      <w:proofErr w:type="spellEnd"/>
      <w:r w:rsidR="00902D36" w:rsidRPr="00D822A3">
        <w:rPr>
          <w:highlight w:val="white"/>
          <w:lang w:val="en-GB"/>
        </w:rPr>
        <w:t>”,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w:t>
      </w:r>
      <w:proofErr w:type="spellStart"/>
      <w:r w:rsidR="00157DE4" w:rsidRPr="00D822A3">
        <w:rPr>
          <w:highlight w:val="white"/>
          <w:lang w:val="en-GB"/>
        </w:rPr>
        <w:t>dword</w:t>
      </w:r>
      <w:proofErr w:type="spellEnd"/>
      <w:r w:rsidR="00157DE4" w:rsidRPr="00D822A3">
        <w:rPr>
          <w:highlight w:val="white"/>
          <w:lang w:val="en-GB"/>
        </w:rPr>
        <w:t>”,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w:t>
      </w:r>
      <w:proofErr w:type="spellStart"/>
      <w:r w:rsidRPr="00D822A3">
        <w:rPr>
          <w:highlight w:val="white"/>
          <w:lang w:val="en-GB"/>
        </w:rPr>
        <w:t>the</w:t>
      </w:r>
      <w:proofErr w:type="spellEnd"/>
      <w:r w:rsidRPr="00D822A3">
        <w:rPr>
          <w:highlight w:val="white"/>
          <w:lang w:val="en-GB"/>
        </w:rPr>
        <w:t xml:space="preserv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5" w:name="_Toc54625115"/>
      <w:proofErr w:type="spellStart"/>
      <w:r w:rsidRPr="00D822A3">
        <w:rPr>
          <w:highlight w:val="white"/>
          <w:lang w:val="en-GB"/>
        </w:rPr>
        <w:t>ToString</w:t>
      </w:r>
      <w:bookmarkEnd w:id="415"/>
      <w:proofErr w:type="spellEnd"/>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proofErr w:type="spellStart"/>
            <w:r w:rsidRPr="00D822A3">
              <w:rPr>
                <w:highlight w:val="white"/>
                <w:lang w:val="en-GB"/>
              </w:rPr>
              <w:t>fadd</w:t>
            </w:r>
            <w:proofErr w:type="spellEnd"/>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 xml:space="preserve">neg </w:t>
            </w:r>
            <w:proofErr w:type="spellStart"/>
            <w:r w:rsidRPr="00D822A3">
              <w:rPr>
                <w:highlight w:val="white"/>
                <w:lang w:val="en-GB"/>
              </w:rPr>
              <w:t>ax</w:t>
            </w:r>
            <w:proofErr w:type="spellEnd"/>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register</w:t>
            </w:r>
          </w:p>
          <w:p w14:paraId="5C4277DF" w14:textId="5EC27A95"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static name</w:t>
            </w:r>
          </w:p>
          <w:p w14:paraId="7CFD8983" w14:textId="65E59DCA"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p w14:paraId="57633D02"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p w14:paraId="152854E3" w14:textId="77777777" w:rsidR="00F027BF" w:rsidRPr="00D822A3" w:rsidRDefault="00F027BF" w:rsidP="00A45E17">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[register + offset]</w:t>
            </w:r>
          </w:p>
          <w:p w14:paraId="5D7CD7F1" w14:textId="0CFEC2EF"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3ED02FA7"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xml:space="preserve">, the first operand is a </w:t>
      </w:r>
      <w:proofErr w:type="gramStart"/>
      <w:r w:rsidR="006F6581" w:rsidRPr="00D822A3">
        <w:rPr>
          <w:highlight w:val="white"/>
          <w:lang w:val="en-GB"/>
        </w:rPr>
        <w:t>register</w:t>
      </w:r>
      <w:proofErr w:type="gramEnd"/>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w:t>
      </w:r>
      <w:proofErr w:type="gramStart"/>
      <w:r w:rsidR="00120DE0" w:rsidRPr="00D822A3">
        <w:rPr>
          <w:highlight w:val="white"/>
          <w:lang w:val="en-GB"/>
        </w:rPr>
        <w:t>offset, unless</w:t>
      </w:r>
      <w:proofErr w:type="gramEnd"/>
      <w:r w:rsidR="00120DE0" w:rsidRPr="00D822A3">
        <w:rPr>
          <w:highlight w:val="white"/>
          <w:lang w:val="en-GB"/>
        </w:rPr>
        <w:t xml:space="preserve">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proofErr w:type="spellStart"/>
      <w:r w:rsidR="00EF3244" w:rsidRPr="00D822A3">
        <w:rPr>
          <w:rStyle w:val="KeyWord0"/>
          <w:highlight w:val="white"/>
          <w:lang w:val="en-GB"/>
        </w:rPr>
        <w:t>operand2</w:t>
      </w:r>
      <w:proofErr w:type="spellEnd"/>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2420B335" w14:textId="77777777" w:rsidR="00FF76E5" w:rsidRPr="00FF76E5" w:rsidRDefault="00FF76E5" w:rsidP="00FF76E5">
      <w:pPr>
        <w:pStyle w:val="Code"/>
        <w:rPr>
          <w:highlight w:val="white"/>
        </w:rPr>
      </w:pPr>
      <w:r w:rsidRPr="00FF76E5">
        <w:rPr>
          <w:highlight w:val="white"/>
        </w:rPr>
        <w:t xml:space="preserve">        Assert.ErrorXXX(operand2 is int);</w:t>
      </w:r>
    </w:p>
    <w:p w14:paraId="1587C9EE" w14:textId="77777777" w:rsidR="00FF76E5" w:rsidRPr="00FF76E5" w:rsidRDefault="00FF76E5" w:rsidP="00FF76E5">
      <w:pPr>
        <w:pStyle w:val="Code"/>
        <w:rPr>
          <w:highlight w:val="white"/>
        </w:rPr>
      </w:pPr>
      <w:r w:rsidRPr="00FF76E5">
        <w:rPr>
          <w:highlight w:val="white"/>
        </w:rPr>
        <w:t xml:space="preserve">        string label = SymbolTable.CurrentFunction.UniqueName +</w:t>
      </w:r>
    </w:p>
    <w:p w14:paraId="155A627D" w14:textId="77777777" w:rsidR="00FF76E5" w:rsidRPr="00FF76E5" w:rsidRDefault="00FF76E5" w:rsidP="00FF76E5">
      <w:pPr>
        <w:pStyle w:val="Code"/>
        <w:rPr>
          <w:highlight w:val="white"/>
        </w:rPr>
      </w:pPr>
      <w:r w:rsidRPr="00FF76E5">
        <w:rPr>
          <w:highlight w:val="white"/>
        </w:rPr>
        <w:t xml:space="preserve">                        Symbol.SeparatorId + operand2;</w:t>
      </w:r>
    </w:p>
    <w:p w14:paraId="478123A3" w14:textId="77777777" w:rsidR="00FF76E5" w:rsidRPr="00FF76E5" w:rsidRDefault="00FF76E5" w:rsidP="00FF76E5">
      <w:pPr>
        <w:pStyle w:val="Code"/>
        <w:rPr>
          <w:highlight w:val="white"/>
        </w:rPr>
      </w:pPr>
      <w:r w:rsidRPr="00FF76E5">
        <w:rPr>
          <w:highlight w:val="white"/>
        </w:rPr>
        <w:t xml:space="preserve">        return "\t" + operatorName + " " + label;</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w:t>
      </w:r>
      <w:proofErr w:type="spellStart"/>
      <w:r w:rsidR="00AE1268" w:rsidRPr="00D822A3">
        <w:rPr>
          <w:highlight w:val="white"/>
          <w:lang w:val="en-GB"/>
        </w:rPr>
        <w:t>nWorld</w:t>
      </w:r>
      <w:proofErr w:type="spellEnd"/>
      <w:r w:rsidR="00AE1268" w:rsidRPr="00D822A3">
        <w:rPr>
          <w:highlight w:val="white"/>
          <w:lang w:val="en-GB"/>
        </w:rPr>
        <w:t>\</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w:t>
      </w:r>
      <w:proofErr w:type="gramStart"/>
      <w:r w:rsidRPr="00D822A3">
        <w:rPr>
          <w:highlight w:val="white"/>
          <w:lang w:val="en-GB"/>
        </w:rPr>
        <w:t>as long as</w:t>
      </w:r>
      <w:proofErr w:type="gramEnd"/>
      <w:r w:rsidRPr="00D822A3">
        <w:rPr>
          <w:highlight w:val="white"/>
          <w:lang w:val="en-GB"/>
        </w:rPr>
        <w:t xml:space="preserve"> the current character is </w:t>
      </w:r>
      <w:proofErr w:type="spellStart"/>
      <w:r w:rsidRPr="00D822A3">
        <w:rPr>
          <w:highlight w:val="white"/>
          <w:lang w:val="en-GB"/>
        </w:rPr>
        <w:t>locaed</w:t>
      </w:r>
      <w:proofErr w:type="spellEnd"/>
      <w:r w:rsidRPr="00D822A3">
        <w:rPr>
          <w:highlight w:val="white"/>
          <w:lang w:val="en-GB"/>
        </w:rPr>
        <w:t xml:space="preserve">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w:t>
      </w:r>
      <w:proofErr w:type="spellStart"/>
      <w:r w:rsidRPr="00D822A3">
        <w:rPr>
          <w:highlight w:val="white"/>
          <w:lang w:val="en-GB"/>
        </w:rPr>
        <w:t>throught</w:t>
      </w:r>
      <w:proofErr w:type="spellEnd"/>
      <w:r w:rsidRPr="00D822A3">
        <w:rPr>
          <w:highlight w:val="white"/>
          <w:lang w:val="en-GB"/>
        </w:rPr>
        <w:t xml:space="preserve">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lastRenderedPageBreak/>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6" w:name="_Toc54625116"/>
      <w:r w:rsidRPr="00D822A3">
        <w:rPr>
          <w:lang w:val="en-GB"/>
        </w:rPr>
        <w:t>Tracks</w:t>
      </w:r>
      <w:bookmarkEnd w:id="41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w:t>
      </w:r>
      <w:proofErr w:type="spellStart"/>
      <w:r w:rsidRPr="00D822A3">
        <w:rPr>
          <w:lang w:val="en-GB"/>
        </w:rPr>
        <w:t>e</w:t>
      </w:r>
      <w:proofErr w:type="spellEnd"/>
      <w:r w:rsidRPr="00D822A3">
        <w:rPr>
          <w:lang w:val="en-GB"/>
        </w:rPr>
        <w:t xml:space="preserv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lastRenderedPageBreak/>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proofErr w:type="gramStart"/>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and</w:t>
      </w:r>
      <w:proofErr w:type="gramEnd"/>
      <w:r w:rsidR="00EC1A4B" w:rsidRPr="00D822A3">
        <w:rPr>
          <w:lang w:val="en-GB"/>
        </w:rPr>
        <w:t xml:space="preserve">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w:t>
      </w:r>
      <w:proofErr w:type="gramStart"/>
      <w:r w:rsidR="00BE5569" w:rsidRPr="00D822A3">
        <w:rPr>
          <w:lang w:val="en-GB"/>
        </w:rPr>
        <w:t>register, since</w:t>
      </w:r>
      <w:proofErr w:type="gramEnd"/>
      <w:r w:rsidR="00BE5569" w:rsidRPr="00D822A3">
        <w:rPr>
          <w:lang w:val="en-GB"/>
        </w:rPr>
        <w:t xml:space="preserv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proofErr w:type="spellStart"/>
      <w:r w:rsidRPr="00D822A3">
        <w:rPr>
          <w:lang w:val="en-GB"/>
        </w:rPr>
        <w:t>Track.cs</w:t>
      </w:r>
      <w:proofErr w:type="spellEnd"/>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7BA71876" w14:textId="788057C6" w:rsidR="003B0233" w:rsidRPr="00D822A3" w:rsidRDefault="003B0233" w:rsidP="003B0233">
      <w:pPr>
        <w:rPr>
          <w:highlight w:val="white"/>
          <w:lang w:val="en-GB"/>
        </w:rPr>
      </w:pPr>
      <w:r w:rsidRPr="00D822A3">
        <w:rPr>
          <w:highlight w:val="white"/>
          <w:lang w:val="en-GB"/>
        </w:rPr>
        <w:t xml:space="preserve">If the track is </w:t>
      </w:r>
      <w:proofErr w:type="spellStart"/>
      <w:r w:rsidRPr="00D822A3">
        <w:rPr>
          <w:highlight w:val="white"/>
          <w:lang w:val="en-GB"/>
        </w:rPr>
        <w:t>ised</w:t>
      </w:r>
      <w:proofErr w:type="spellEnd"/>
      <w:r w:rsidRPr="00D822A3">
        <w:rPr>
          <w:highlight w:val="white"/>
          <w:lang w:val="en-GB"/>
        </w:rPr>
        <w:t xml:space="preserve">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 xml:space="preserve">takes a symbol and a potential register as </w:t>
      </w:r>
      <w:proofErr w:type="gramStart"/>
      <w:r w:rsidR="005A0A77" w:rsidRPr="00D822A3">
        <w:rPr>
          <w:highlight w:val="white"/>
          <w:lang w:val="en-GB"/>
        </w:rPr>
        <w:t>parameters, and</w:t>
      </w:r>
      <w:proofErr w:type="gramEnd"/>
      <w:r w:rsidR="005A0A77" w:rsidRPr="00D822A3">
        <w:rPr>
          <w:highlight w:val="white"/>
          <w:lang w:val="en-GB"/>
        </w:rPr>
        <w:t xml:space="preserve">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17500405" w:rsidR="004D41A8" w:rsidRPr="00D822A3" w:rsidRDefault="004D41A8" w:rsidP="00132D4E">
      <w:pPr>
        <w:pStyle w:val="Code"/>
        <w:rPr>
          <w:highlight w:val="white"/>
          <w:lang w:val="en-GB"/>
        </w:rPr>
      </w:pPr>
      <w:r w:rsidRPr="00D822A3">
        <w:rPr>
          <w:highlight w:val="white"/>
          <w:lang w:val="en-GB"/>
        </w:rPr>
        <w:lastRenderedPageBreak/>
        <w:t xml:space="preserve">      m_currentSize = m_maxSize = symbol.Type.</w:t>
      </w:r>
      <w:r w:rsidR="00291B13">
        <w:rPr>
          <w:highlight w:val="white"/>
          <w:lang w:val="en-GB"/>
        </w:rPr>
        <w:t>Return</w:t>
      </w:r>
      <w:r w:rsidR="001D0D41">
        <w:rPr>
          <w:highlight w:val="white"/>
          <w:lang w:val="en-GB"/>
        </w:rPr>
        <w:t>Size</w:t>
      </w:r>
      <w:r w:rsidRPr="00D822A3">
        <w:rPr>
          <w:highlight w:val="white"/>
          <w:lang w:val="en-GB"/>
        </w:rPr>
        <w:t>();</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2AF00D97" w14:textId="77777777" w:rsidR="006E7BC4" w:rsidRPr="006E7BC4" w:rsidRDefault="006E7BC4" w:rsidP="006E7BC4">
      <w:pPr>
        <w:pStyle w:val="Code"/>
        <w:rPr>
          <w:highlight w:val="white"/>
        </w:rPr>
      </w:pPr>
    </w:p>
    <w:p w14:paraId="385A0CD1" w14:textId="3890ED65" w:rsidR="006E7BC4" w:rsidRPr="006E7BC4" w:rsidRDefault="006E7BC4" w:rsidP="006E7BC4">
      <w:pPr>
        <w:pStyle w:val="Code"/>
        <w:rPr>
          <w:highlight w:val="white"/>
        </w:rPr>
      </w:pPr>
      <w:r w:rsidRPr="006E7BC4">
        <w:rPr>
          <w:highlight w:val="white"/>
        </w:rPr>
        <w:t xml:space="preserve">    public int CurrentSize {</w:t>
      </w:r>
    </w:p>
    <w:p w14:paraId="71AA8151" w14:textId="77777777" w:rsidR="006E7BC4" w:rsidRPr="006E7BC4" w:rsidRDefault="006E7BC4" w:rsidP="006E7BC4">
      <w:pPr>
        <w:pStyle w:val="Code"/>
        <w:rPr>
          <w:highlight w:val="white"/>
        </w:rPr>
      </w:pPr>
      <w:r w:rsidRPr="006E7BC4">
        <w:rPr>
          <w:highlight w:val="white"/>
        </w:rPr>
        <w:t xml:space="preserve">      get { return m_currentSize; }</w:t>
      </w:r>
    </w:p>
    <w:p w14:paraId="353006FF" w14:textId="77777777" w:rsidR="006E7BC4" w:rsidRPr="006E7BC4" w:rsidRDefault="006E7BC4" w:rsidP="006E7BC4">
      <w:pPr>
        <w:pStyle w:val="Code"/>
        <w:rPr>
          <w:highlight w:val="white"/>
        </w:rPr>
      </w:pPr>
      <w:r w:rsidRPr="006E7BC4">
        <w:rPr>
          <w:highlight w:val="white"/>
        </w:rPr>
        <w:t xml:space="preserve">      set { m_currentSize = value; }</w:t>
      </w:r>
    </w:p>
    <w:p w14:paraId="0E89472C" w14:textId="77777777" w:rsidR="006E7BC4" w:rsidRPr="006E7BC4" w:rsidRDefault="006E7BC4" w:rsidP="006E7BC4">
      <w:pPr>
        <w:pStyle w:val="Code"/>
        <w:rPr>
          <w:highlight w:val="white"/>
        </w:rPr>
      </w:pPr>
      <w:r w:rsidRPr="006E7BC4">
        <w:rPr>
          <w:highlight w:val="white"/>
        </w:rPr>
        <w:t xml:space="preserve">    }</w:t>
      </w:r>
    </w:p>
    <w:p w14:paraId="437C10FE" w14:textId="77777777" w:rsidR="006E7BC4" w:rsidRPr="006E7BC4" w:rsidRDefault="006E7BC4" w:rsidP="006E7BC4">
      <w:pPr>
        <w:pStyle w:val="Code"/>
        <w:rPr>
          <w:highlight w:val="white"/>
        </w:rPr>
      </w:pPr>
    </w:p>
    <w:p w14:paraId="09A4A7FC" w14:textId="77777777" w:rsidR="006E7BC4" w:rsidRPr="006E7BC4" w:rsidRDefault="006E7BC4" w:rsidP="006E7BC4">
      <w:pPr>
        <w:pStyle w:val="Code"/>
        <w:rPr>
          <w:highlight w:val="white"/>
        </w:rPr>
      </w:pPr>
      <w:r w:rsidRPr="006E7BC4">
        <w:rPr>
          <w:highlight w:val="white"/>
        </w:rPr>
        <w:t xml:space="preserve">    public int MaxSize {</w:t>
      </w:r>
    </w:p>
    <w:p w14:paraId="0CCD1B82" w14:textId="77777777" w:rsidR="006E7BC4" w:rsidRPr="006E7BC4" w:rsidRDefault="006E7BC4" w:rsidP="006E7BC4">
      <w:pPr>
        <w:pStyle w:val="Code"/>
        <w:rPr>
          <w:highlight w:val="white"/>
        </w:rPr>
      </w:pPr>
      <w:r w:rsidRPr="006E7BC4">
        <w:rPr>
          <w:highlight w:val="white"/>
        </w:rPr>
        <w:t xml:space="preserve">      get { return m_maxSize; }</w:t>
      </w:r>
    </w:p>
    <w:p w14:paraId="33A4FD1B" w14:textId="77777777" w:rsidR="006E7BC4" w:rsidRPr="006E7BC4" w:rsidRDefault="006E7BC4" w:rsidP="006E7BC4">
      <w:pPr>
        <w:pStyle w:val="Code"/>
        <w:rPr>
          <w:highlight w:val="white"/>
        </w:rPr>
      </w:pPr>
      <w:r w:rsidRPr="006E7BC4">
        <w:rPr>
          <w:highlight w:val="white"/>
        </w:rPr>
        <w:t xml:space="preserve">      set { m_maxSize = Math.Max(m_maxSize, value); }</w:t>
      </w:r>
    </w:p>
    <w:p w14:paraId="5B8EB519" w14:textId="77777777" w:rsidR="006E7BC4" w:rsidRPr="006E7BC4" w:rsidRDefault="006E7BC4" w:rsidP="006E7BC4">
      <w:pPr>
        <w:pStyle w:val="Code"/>
        <w:rPr>
          <w:highlight w:val="white"/>
        </w:rPr>
      </w:pPr>
      <w:r w:rsidRPr="006E7BC4">
        <w:rPr>
          <w:highlight w:val="white"/>
        </w:rPr>
        <w:t xml:space="preserve">    }</w:t>
      </w:r>
    </w:p>
    <w:p w14:paraId="0CC65415" w14:textId="77777777" w:rsidR="006E7BC4" w:rsidRPr="006E7BC4" w:rsidRDefault="006E7BC4" w:rsidP="006E7BC4">
      <w:pPr>
        <w:pStyle w:val="Code"/>
        <w:rPr>
          <w:highlight w:val="white"/>
        </w:rPr>
      </w:pPr>
    </w:p>
    <w:p w14:paraId="617F13CD" w14:textId="77777777" w:rsidR="00732062" w:rsidRPr="006E7BC4" w:rsidRDefault="00732062" w:rsidP="006E7BC4">
      <w:pPr>
        <w:pStyle w:val="Code"/>
        <w:rPr>
          <w:highlight w:val="white"/>
        </w:rPr>
      </w:pPr>
      <w:r w:rsidRPr="006E7BC4">
        <w:rPr>
          <w:highlight w:val="white"/>
        </w:rPr>
        <w:t xml:space="preserve">    public int Index {</w:t>
      </w:r>
    </w:p>
    <w:p w14:paraId="63277A5C" w14:textId="77777777" w:rsidR="00732062" w:rsidRPr="006E7BC4" w:rsidRDefault="00732062" w:rsidP="006E7BC4">
      <w:pPr>
        <w:pStyle w:val="Code"/>
        <w:rPr>
          <w:highlight w:val="white"/>
        </w:rPr>
      </w:pPr>
      <w:r w:rsidRPr="006E7BC4">
        <w:rPr>
          <w:highlight w:val="white"/>
        </w:rPr>
        <w:t xml:space="preserve">      set {</w:t>
      </w:r>
    </w:p>
    <w:p w14:paraId="7C8E01EC" w14:textId="77777777" w:rsidR="00732062" w:rsidRPr="006E7BC4" w:rsidRDefault="00732062" w:rsidP="006E7BC4">
      <w:pPr>
        <w:pStyle w:val="Code"/>
        <w:rPr>
          <w:highlight w:val="white"/>
        </w:rPr>
      </w:pPr>
      <w:r w:rsidRPr="006E7BC4">
        <w:rPr>
          <w:highlight w:val="white"/>
        </w:rPr>
        <w:t xml:space="preserve">        m_minIndex = (m_minIndex != -1) ? Math.Min(m_minIndex, value) : value;</w:t>
      </w:r>
    </w:p>
    <w:p w14:paraId="6EECA727" w14:textId="77777777" w:rsidR="00732062" w:rsidRPr="006E7BC4" w:rsidRDefault="00732062" w:rsidP="006E7BC4">
      <w:pPr>
        <w:pStyle w:val="Code"/>
        <w:rPr>
          <w:highlight w:val="white"/>
        </w:rPr>
      </w:pPr>
      <w:r w:rsidRPr="006E7BC4">
        <w:rPr>
          <w:highlight w:val="white"/>
        </w:rPr>
        <w:t xml:space="preserve">        m_maxIndex = Math.Max(m_maxIndex, value);</w:t>
      </w:r>
    </w:p>
    <w:p w14:paraId="07D57D14" w14:textId="77777777" w:rsidR="00732062" w:rsidRPr="006E7BC4" w:rsidRDefault="00732062" w:rsidP="006E7BC4">
      <w:pPr>
        <w:pStyle w:val="Code"/>
        <w:rPr>
          <w:highlight w:val="white"/>
        </w:rPr>
      </w:pPr>
      <w:r w:rsidRPr="006E7BC4">
        <w:rPr>
          <w:highlight w:val="white"/>
        </w:rPr>
        <w:t xml:space="preserve">      }</w:t>
      </w:r>
    </w:p>
    <w:p w14:paraId="242C3020" w14:textId="77777777" w:rsidR="00732062" w:rsidRPr="006E7BC4" w:rsidRDefault="00732062" w:rsidP="006E7BC4">
      <w:pPr>
        <w:pStyle w:val="Code"/>
        <w:rPr>
          <w:highlight w:val="white"/>
        </w:rPr>
      </w:pPr>
      <w:r w:rsidRPr="006E7BC4">
        <w:rPr>
          <w:highlight w:val="white"/>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 xml:space="preserve">If at least one of the tracks’ entry lists is empty, the tracks does not </w:t>
      </w:r>
      <w:proofErr w:type="gramStart"/>
      <w:r w:rsidR="00885BC4" w:rsidRPr="00D822A3">
        <w:rPr>
          <w:highlight w:val="white"/>
          <w:lang w:val="en-GB"/>
        </w:rPr>
        <w:t>overlap</w:t>
      </w:r>
      <w:proofErr w:type="gramEnd"/>
      <w:r w:rsidR="00885BC4" w:rsidRPr="00D822A3">
        <w:rPr>
          <w:highlight w:val="white"/>
          <w:lang w:val="en-GB"/>
        </w:rPr>
        <w:t xml:space="preserve"> and we return false.</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w:t>
      </w:r>
      <w:proofErr w:type="gramStart"/>
      <w:r w:rsidR="00032939" w:rsidRPr="00D822A3">
        <w:rPr>
          <w:highlight w:val="white"/>
          <w:lang w:val="en-GB"/>
        </w:rPr>
        <w:t>maximum  line</w:t>
      </w:r>
      <w:proofErr w:type="gramEnd"/>
      <w:r w:rsidR="00032939" w:rsidRPr="00D822A3">
        <w:rPr>
          <w:highlight w:val="white"/>
          <w:lang w:val="en-GB"/>
        </w:rPr>
        <w:t xml:space="preserve"> number of one track is smaller </w:t>
      </w:r>
      <w:proofErr w:type="spellStart"/>
      <w:r w:rsidR="00032939" w:rsidRPr="00D822A3">
        <w:rPr>
          <w:highlight w:val="white"/>
          <w:lang w:val="en-GB"/>
        </w:rPr>
        <w:t>that</w:t>
      </w:r>
      <w:proofErr w:type="spellEnd"/>
      <w:r w:rsidR="00032939" w:rsidRPr="00D822A3">
        <w:rPr>
          <w:highlight w:val="white"/>
          <w:lang w:val="en-GB"/>
        </w:rPr>
        <w:t xml:space="preserve"> the minimum line number of the other track, they do not overlap.</w:t>
      </w:r>
    </w:p>
    <w:p w14:paraId="15073EB5" w14:textId="77777777" w:rsidR="00732062" w:rsidRPr="00732062" w:rsidRDefault="00732062" w:rsidP="00732062">
      <w:pPr>
        <w:pStyle w:val="Code"/>
        <w:rPr>
          <w:highlight w:val="white"/>
        </w:rPr>
      </w:pPr>
      <w:r w:rsidRPr="00732062">
        <w:rPr>
          <w:highlight w:val="white"/>
        </w:rPr>
        <w:t xml:space="preserve">    public static bool Overlaps(Track track1, Track track2) {</w:t>
      </w:r>
    </w:p>
    <w:p w14:paraId="51FD5A21" w14:textId="77777777" w:rsidR="00732062" w:rsidRPr="00732062" w:rsidRDefault="00732062" w:rsidP="00732062">
      <w:pPr>
        <w:pStyle w:val="Code"/>
        <w:rPr>
          <w:highlight w:val="white"/>
        </w:rPr>
      </w:pPr>
      <w:r w:rsidRPr="00732062">
        <w:rPr>
          <w:highlight w:val="white"/>
        </w:rPr>
        <w:t xml:space="preserve">      Assert.ErrorXXX((track1.m_minIndex != -1) &amp;&amp; (track1.m_maxIndex != -1));</w:t>
      </w:r>
    </w:p>
    <w:p w14:paraId="7F777C8D" w14:textId="77777777" w:rsidR="00732062" w:rsidRPr="00732062" w:rsidRDefault="00732062" w:rsidP="00732062">
      <w:pPr>
        <w:pStyle w:val="Code"/>
        <w:rPr>
          <w:highlight w:val="white"/>
        </w:rPr>
      </w:pPr>
      <w:r w:rsidRPr="00732062">
        <w:rPr>
          <w:highlight w:val="white"/>
        </w:rPr>
        <w:t xml:space="preserve">      Assert.ErrorXXX((track2.m_minIndex != -1) &amp;&amp; (track2.m_maxIndex != -1));</w:t>
      </w:r>
    </w:p>
    <w:p w14:paraId="25F221E3" w14:textId="77777777" w:rsidR="00732062" w:rsidRPr="00732062" w:rsidRDefault="00732062" w:rsidP="00732062">
      <w:pPr>
        <w:pStyle w:val="Code"/>
        <w:rPr>
          <w:highlight w:val="white"/>
        </w:rPr>
      </w:pPr>
      <w:r w:rsidRPr="00732062">
        <w:rPr>
          <w:highlight w:val="white"/>
        </w:rPr>
        <w:t xml:space="preserve">      return !(((track1.m_maxIndex &lt; track2.m_minIndex) ||</w:t>
      </w:r>
    </w:p>
    <w:p w14:paraId="550AD442" w14:textId="77777777" w:rsidR="00732062" w:rsidRPr="00732062" w:rsidRDefault="00732062" w:rsidP="00732062">
      <w:pPr>
        <w:pStyle w:val="Code"/>
        <w:rPr>
          <w:highlight w:val="white"/>
        </w:rPr>
      </w:pPr>
      <w:r w:rsidRPr="00732062">
        <w:rPr>
          <w:highlight w:val="white"/>
        </w:rPr>
        <w:lastRenderedPageBreak/>
        <w:t xml:space="preserve">                (track2.m_maxIndex &lt; track1.m_minIndex)));</w:t>
      </w:r>
    </w:p>
    <w:p w14:paraId="1B7DDD2B" w14:textId="77777777" w:rsidR="00732062" w:rsidRPr="00732062" w:rsidRDefault="00732062" w:rsidP="00732062">
      <w:pPr>
        <w:pStyle w:val="Code"/>
        <w:rPr>
          <w:highlight w:val="white"/>
        </w:rPr>
      </w:pPr>
      <w:r w:rsidRPr="00732062">
        <w:rPr>
          <w:highlight w:val="white"/>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w:t>
      </w:r>
      <w:proofErr w:type="gramStart"/>
      <w:r w:rsidR="00512DD6" w:rsidRPr="00D822A3">
        <w:rPr>
          <w:highlight w:val="white"/>
          <w:lang w:val="en-GB"/>
        </w:rPr>
        <w:t>have to</w:t>
      </w:r>
      <w:proofErr w:type="gramEnd"/>
      <w:r w:rsidR="00512DD6" w:rsidRPr="00D822A3">
        <w:rPr>
          <w:highlight w:val="white"/>
          <w:lang w:val="en-GB"/>
        </w:rPr>
        <w:t xml:space="preserve"> </w:t>
      </w:r>
      <w:r w:rsidR="009F71A1" w:rsidRPr="00D822A3">
        <w:rPr>
          <w:highlight w:val="white"/>
          <w:lang w:val="en-GB"/>
        </w:rPr>
        <w:t>convert the register to the size of each entry.</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7" w:name="_Toc54625117"/>
      <w:r w:rsidRPr="00D822A3">
        <w:rPr>
          <w:lang w:val="en-GB"/>
        </w:rPr>
        <w:t>Register Allocation</w:t>
      </w:r>
      <w:bookmarkEnd w:id="41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w:t>
      </w:r>
      <w:proofErr w:type="spellStart"/>
      <w:r w:rsidR="000D3ED7" w:rsidRPr="00D822A3">
        <w:rPr>
          <w:highlight w:val="white"/>
          <w:lang w:val="en-GB"/>
        </w:rPr>
        <w:t>coloring</w:t>
      </w:r>
      <w:proofErr w:type="spellEnd"/>
      <w:r w:rsidR="000D3ED7" w:rsidRPr="00D822A3">
        <w:rPr>
          <w:highlight w:val="white"/>
          <w:lang w:val="en-GB"/>
        </w:rPr>
        <w:t>,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w:t>
      </w:r>
      <w:proofErr w:type="spellStart"/>
      <w:r w:rsidRPr="00D822A3">
        <w:rPr>
          <w:lang w:val="en-GB"/>
        </w:rPr>
        <w:t>coloring</w:t>
      </w:r>
      <w:proofErr w:type="spellEnd"/>
      <w:r w:rsidRPr="00D822A3">
        <w:rPr>
          <w:lang w:val="en-GB"/>
        </w:rPr>
        <w:t xml:space="preserve">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xml:space="preserve">, where we sort the vertices into a list and for each </w:t>
      </w:r>
      <w:proofErr w:type="gramStart"/>
      <w:r w:rsidRPr="00D822A3">
        <w:rPr>
          <w:lang w:val="en-GB"/>
        </w:rPr>
        <w:t>vertices</w:t>
      </w:r>
      <w:proofErr w:type="gramEnd"/>
      <w:r w:rsidRPr="00D822A3">
        <w:rPr>
          <w:lang w:val="en-GB"/>
        </w:rPr>
        <w:t xml:space="preserve"> try to found a register not already allocated by any of its </w:t>
      </w:r>
      <w:proofErr w:type="spellStart"/>
      <w:r w:rsidRPr="00D822A3">
        <w:rPr>
          <w:lang w:val="en-GB"/>
        </w:rPr>
        <w:t>neighbors</w:t>
      </w:r>
      <w:proofErr w:type="spellEnd"/>
      <w:r w:rsidRPr="00D822A3">
        <w:rPr>
          <w:lang w:val="en-GB"/>
        </w:rPr>
        <w:t xml:space="preserve">. If we cannot find such </w:t>
      </w:r>
      <w:proofErr w:type="gramStart"/>
      <w:r w:rsidRPr="00D822A3">
        <w:rPr>
          <w:lang w:val="en-GB"/>
        </w:rPr>
        <w:t>register</w:t>
      </w:r>
      <w:proofErr w:type="gramEnd"/>
      <w:r w:rsidRPr="00D822A3">
        <w:rPr>
          <w:lang w:val="en-GB"/>
        </w:rPr>
        <w:t xml:space="preserve"> we backtrack and try another combination. If we finally find a solution where each vertex is mapped to a register not mapped by any of its </w:t>
      </w:r>
      <w:proofErr w:type="spellStart"/>
      <w:r w:rsidRPr="00D822A3">
        <w:rPr>
          <w:lang w:val="en-GB"/>
        </w:rPr>
        <w:t>neighbors</w:t>
      </w:r>
      <w:proofErr w:type="spellEnd"/>
      <w:r w:rsidRPr="00D822A3">
        <w:rPr>
          <w:lang w:val="en-GB"/>
        </w:rPr>
        <w:t>, we have found an optimal solution.</w:t>
      </w:r>
    </w:p>
    <w:p w14:paraId="5BB93BA5" w14:textId="5853654A" w:rsidR="00E31ED1" w:rsidRPr="00D822A3" w:rsidRDefault="00E31ED1" w:rsidP="00E31ED1">
      <w:pPr>
        <w:rPr>
          <w:highlight w:val="white"/>
          <w:lang w:val="en-GB"/>
        </w:rPr>
      </w:pPr>
      <w:r w:rsidRPr="00D822A3">
        <w:rPr>
          <w:lang w:val="en-GB"/>
        </w:rPr>
        <w:t xml:space="preserve">If the deep search does not </w:t>
      </w:r>
      <w:proofErr w:type="gramStart"/>
      <w:r w:rsidRPr="00D822A3">
        <w:rPr>
          <w:lang w:val="en-GB"/>
        </w:rPr>
        <w:t>found</w:t>
      </w:r>
      <w:proofErr w:type="gramEnd"/>
      <w:r w:rsidRPr="00D822A3">
        <w:rPr>
          <w:lang w:val="en-GB"/>
        </w:rPr>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D822A3">
        <w:rPr>
          <w:lang w:val="en-GB"/>
        </w:rPr>
        <w:t>have to</w:t>
      </w:r>
      <w:proofErr w:type="gramEnd"/>
      <w:r w:rsidRPr="00D822A3">
        <w:rPr>
          <w:lang w:val="en-GB"/>
        </w:rPr>
        <w:t xml:space="preserve"> share we one register and that we have to add store and load instruction for the code to work. When we need to remove an </w:t>
      </w:r>
      <w:proofErr w:type="gramStart"/>
      <w:r w:rsidRPr="00D822A3">
        <w:rPr>
          <w:lang w:val="en-GB"/>
        </w:rPr>
        <w:t>edge</w:t>
      </w:r>
      <w:proofErr w:type="gramEnd"/>
      <w:r w:rsidRPr="00D822A3">
        <w:rPr>
          <w:lang w:val="en-GB"/>
        </w:rPr>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proofErr w:type="spellStart"/>
      <w:r w:rsidRPr="00D822A3">
        <w:rPr>
          <w:lang w:val="en-GB"/>
        </w:rPr>
        <w:t>RegisterAllocator.cs</w:t>
      </w:r>
      <w:proofErr w:type="spellEnd"/>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lastRenderedPageBreak/>
        <w:t xml:space="preserve">Then we split the total graph into independent </w:t>
      </w:r>
      <w:proofErr w:type="spellStart"/>
      <w:r w:rsidRPr="00D822A3">
        <w:rPr>
          <w:highlight w:val="white"/>
          <w:lang w:val="en-GB"/>
        </w:rPr>
        <w:t>subgrphs</w:t>
      </w:r>
      <w:proofErr w:type="spellEnd"/>
      <w:r w:rsidRPr="00D822A3">
        <w:rPr>
          <w:highlight w:val="white"/>
          <w:lang w:val="en-GB"/>
        </w:rPr>
        <w:t>,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w:t>
      </w:r>
      <w:proofErr w:type="spellStart"/>
      <w:r w:rsidR="003C5BD2" w:rsidRPr="00D822A3">
        <w:rPr>
          <w:highlight w:val="white"/>
          <w:lang w:val="en-GB"/>
        </w:rPr>
        <w:t>coloring</w:t>
      </w:r>
      <w:proofErr w:type="spellEnd"/>
      <w:r w:rsidR="003C5BD2" w:rsidRPr="00D822A3">
        <w:rPr>
          <w:highlight w:val="white"/>
          <w:lang w:val="en-GB"/>
        </w:rPr>
        <w:t xml:space="preserve">;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w:t>
      </w:r>
      <w:proofErr w:type="spellStart"/>
      <w:r w:rsidR="007E30E7" w:rsidRPr="00D822A3">
        <w:rPr>
          <w:highlight w:val="white"/>
          <w:lang w:val="en-GB"/>
        </w:rPr>
        <w:t>coloring</w:t>
      </w:r>
      <w:proofErr w:type="spellEnd"/>
      <w:r w:rsidR="007E30E7" w:rsidRPr="00D822A3">
        <w:rPr>
          <w:highlight w:val="white"/>
          <w:lang w:val="en-GB"/>
        </w:rPr>
        <w:t>,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E8DEF85" w14:textId="77777777" w:rsidR="009C6CF2" w:rsidRPr="009C6CF2" w:rsidRDefault="009C6CF2" w:rsidP="009C6CF2">
      <w:pPr>
        <w:pStyle w:val="Code"/>
        <w:rPr>
          <w:highlight w:val="white"/>
        </w:rPr>
      </w:pPr>
      <w:r w:rsidRPr="009C6CF2">
        <w:rPr>
          <w:highlight w:val="white"/>
        </w:rPr>
        <w:t xml:space="preserve">      ISet&lt;Graph&lt;Track&gt;&gt; split = totalTrackGraph.Split();</w:t>
      </w:r>
    </w:p>
    <w:p w14:paraId="162A9C5B" w14:textId="77777777" w:rsidR="009C6CF2" w:rsidRPr="009C6CF2" w:rsidRDefault="009C6CF2" w:rsidP="009C6CF2">
      <w:pPr>
        <w:pStyle w:val="Code"/>
        <w:rPr>
          <w:highlight w:val="white"/>
        </w:rPr>
      </w:pPr>
      <w:r w:rsidRPr="009C6CF2">
        <w:rPr>
          <w:highlight w:val="white"/>
        </w:rPr>
        <w:t xml:space="preserve">      foreach (Graph&lt;Track&gt; trackGraph in split) {</w:t>
      </w:r>
    </w:p>
    <w:p w14:paraId="7BBD1D21" w14:textId="77777777" w:rsidR="009C6CF2" w:rsidRPr="009C6CF2" w:rsidRDefault="009C6CF2" w:rsidP="009C6CF2">
      <w:pPr>
        <w:pStyle w:val="Code"/>
        <w:rPr>
          <w:highlight w:val="white"/>
        </w:rPr>
      </w:pPr>
      <w:r w:rsidRPr="009C6CF2">
        <w:rPr>
          <w:highlight w:val="white"/>
        </w:rPr>
        <w:t xml:space="preserve">        List&lt;Track&gt; trackList = new List&lt;Track&gt;(trackGraph.VertexSet);</w:t>
      </w:r>
    </w:p>
    <w:p w14:paraId="21138588" w14:textId="77777777" w:rsidR="009C6CF2" w:rsidRPr="009C6CF2" w:rsidRDefault="009C6CF2" w:rsidP="009C6CF2">
      <w:pPr>
        <w:pStyle w:val="Code"/>
        <w:rPr>
          <w:highlight w:val="white"/>
        </w:rPr>
      </w:pPr>
      <w:r w:rsidRPr="009C6CF2">
        <w:rPr>
          <w:highlight w:val="white"/>
        </w:rPr>
        <w:t xml:space="preserve">        Assert.Error(DeepFirstSearch(trackList, 0, trackGraph),</w:t>
      </w:r>
    </w:p>
    <w:p w14:paraId="04F686B4" w14:textId="77777777" w:rsidR="009C6CF2" w:rsidRPr="009C6CF2" w:rsidRDefault="009C6CF2" w:rsidP="009C6CF2">
      <w:pPr>
        <w:pStyle w:val="Code"/>
        <w:rPr>
          <w:highlight w:val="white"/>
        </w:rPr>
      </w:pPr>
      <w:r w:rsidRPr="009C6CF2">
        <w:rPr>
          <w:highlight w:val="white"/>
        </w:rPr>
        <w:t xml:space="preserve">                     Message.Out_of_registers);</w:t>
      </w:r>
    </w:p>
    <w:p w14:paraId="009A6822" w14:textId="77777777" w:rsidR="009C6CF2" w:rsidRPr="009C6CF2" w:rsidRDefault="009C6CF2" w:rsidP="009C6CF2">
      <w:pPr>
        <w:pStyle w:val="Code"/>
        <w:rPr>
          <w:highlight w:val="white"/>
        </w:rPr>
      </w:pPr>
      <w:r w:rsidRPr="009C6CF2">
        <w:rPr>
          <w:highlight w:val="white"/>
        </w:rPr>
        <w:t xml:space="preserve">      }</w:t>
      </w:r>
    </w:p>
    <w:p w14:paraId="3E99916E" w14:textId="77777777" w:rsidR="009C6CF2" w:rsidRPr="009C6CF2" w:rsidRDefault="009C6CF2" w:rsidP="009C6CF2">
      <w:pPr>
        <w:pStyle w:val="Code"/>
        <w:rPr>
          <w:highlight w:val="white"/>
        </w:rPr>
      </w:pPr>
      <w:r w:rsidRPr="009C6CF2">
        <w:rPr>
          <w:highlight w:val="white"/>
        </w:rPr>
        <w:t xml:space="preserve">    </w:t>
      </w:r>
    </w:p>
    <w:p w14:paraId="246D01D4" w14:textId="77777777" w:rsidR="009C6CF2" w:rsidRPr="009C6CF2" w:rsidRDefault="009C6CF2" w:rsidP="009C6CF2">
      <w:pPr>
        <w:pStyle w:val="Code"/>
        <w:rPr>
          <w:highlight w:val="white"/>
        </w:rPr>
      </w:pPr>
      <w:r w:rsidRPr="009C6CF2">
        <w:rPr>
          <w:highlight w:val="white"/>
        </w:rPr>
        <w:t xml:space="preserve">      SetRegistersInCodeList(assemblyCodeList);</w:t>
      </w:r>
    </w:p>
    <w:p w14:paraId="54051249" w14:textId="77777777" w:rsidR="009C6CF2" w:rsidRPr="009C6CF2" w:rsidRDefault="009C6CF2" w:rsidP="009C6CF2">
      <w:pPr>
        <w:pStyle w:val="Code"/>
        <w:rPr>
          <w:highlight w:val="white"/>
        </w:rPr>
      </w:pPr>
      <w:r w:rsidRPr="009C6CF2">
        <w:rPr>
          <w:highlight w:val="white"/>
        </w:rPr>
        <w:t xml:space="preserve">    }</w:t>
      </w:r>
    </w:p>
    <w:p w14:paraId="44875B90" w14:textId="77777777" w:rsidR="009C6CF2" w:rsidRDefault="009C6CF2" w:rsidP="009C6CF2">
      <w:pPr>
        <w:pStyle w:val="Code"/>
        <w:rPr>
          <w:highlight w:val="white"/>
        </w:rPr>
      </w:pPr>
    </w:p>
    <w:p w14:paraId="354CA81B" w14:textId="77777777" w:rsidR="009C6CF2" w:rsidRDefault="009C6CF2" w:rsidP="009C6CF2">
      <w:pPr>
        <w:pStyle w:val="Code"/>
        <w:rPr>
          <w:highlight w:val="white"/>
        </w:rPr>
      </w:pPr>
      <w:r w:rsidRPr="009C6CF2">
        <w:rPr>
          <w:highlight w:val="white"/>
        </w:rPr>
        <w:t xml:space="preserve">    private static void SetRegistersInCodeList(List&lt;AssemblyCode&gt; </w:t>
      </w:r>
    </w:p>
    <w:p w14:paraId="1B30884D" w14:textId="3F88D5B5" w:rsidR="009C6CF2" w:rsidRPr="009C6CF2" w:rsidRDefault="009C6CF2" w:rsidP="009C6CF2">
      <w:pPr>
        <w:pStyle w:val="Code"/>
        <w:rPr>
          <w:highlight w:val="white"/>
        </w:rPr>
      </w:pPr>
      <w:r>
        <w:rPr>
          <w:highlight w:val="white"/>
        </w:rPr>
        <w:t xml:space="preserve">                                               </w:t>
      </w:r>
      <w:r w:rsidRPr="009C6CF2">
        <w:rPr>
          <w:highlight w:val="white"/>
        </w:rPr>
        <w:t>assemblyCodeList) {</w:t>
      </w:r>
    </w:p>
    <w:p w14:paraId="2FE9B1F6" w14:textId="77777777" w:rsidR="009C6CF2" w:rsidRPr="009C6CF2" w:rsidRDefault="009C6CF2" w:rsidP="009C6CF2">
      <w:pPr>
        <w:pStyle w:val="Code"/>
        <w:rPr>
          <w:highlight w:val="white"/>
        </w:rPr>
      </w:pPr>
      <w:r w:rsidRPr="009C6CF2">
        <w:rPr>
          <w:highlight w:val="white"/>
        </w:rPr>
        <w:t xml:space="preserve">      foreach (AssemblyCode assemblyCode in assemblyCodeList) {</w:t>
      </w:r>
    </w:p>
    <w:p w14:paraId="335D08DA" w14:textId="77777777" w:rsidR="009C6CF2" w:rsidRPr="009C6CF2" w:rsidRDefault="009C6CF2" w:rsidP="009C6CF2">
      <w:pPr>
        <w:pStyle w:val="Code"/>
        <w:rPr>
          <w:highlight w:val="white"/>
        </w:rPr>
      </w:pPr>
      <w:r w:rsidRPr="009C6CF2">
        <w:rPr>
          <w:highlight w:val="white"/>
        </w:rPr>
        <w:t xml:space="preserve">        if (assemblyCode.Operator == AssemblyOperator.set_track_size) {</w:t>
      </w:r>
    </w:p>
    <w:p w14:paraId="13296EE9" w14:textId="77777777" w:rsidR="009C6CF2" w:rsidRPr="009C6CF2" w:rsidRDefault="009C6CF2" w:rsidP="009C6CF2">
      <w:pPr>
        <w:pStyle w:val="Code"/>
        <w:rPr>
          <w:highlight w:val="white"/>
        </w:rPr>
      </w:pPr>
      <w:r w:rsidRPr="009C6CF2">
        <w:rPr>
          <w:highlight w:val="white"/>
        </w:rPr>
        <w:t xml:space="preserve">          Track track = (Track) assemblyCode[0];</w:t>
      </w:r>
    </w:p>
    <w:p w14:paraId="3790A0B6" w14:textId="77777777" w:rsidR="009C6CF2" w:rsidRPr="009C6CF2" w:rsidRDefault="009C6CF2" w:rsidP="009C6CF2">
      <w:pPr>
        <w:pStyle w:val="Code"/>
        <w:rPr>
          <w:highlight w:val="white"/>
        </w:rPr>
      </w:pPr>
      <w:r w:rsidRPr="009C6CF2">
        <w:rPr>
          <w:highlight w:val="white"/>
        </w:rPr>
        <w:t xml:space="preserve">          object operand1 = assemblyCode[1];</w:t>
      </w:r>
    </w:p>
    <w:p w14:paraId="42722535" w14:textId="77777777" w:rsidR="009C6CF2" w:rsidRPr="009C6CF2" w:rsidRDefault="009C6CF2" w:rsidP="009C6CF2">
      <w:pPr>
        <w:pStyle w:val="Code"/>
        <w:rPr>
          <w:highlight w:val="white"/>
        </w:rPr>
      </w:pPr>
    </w:p>
    <w:p w14:paraId="300A39D9" w14:textId="77777777" w:rsidR="009C6CF2" w:rsidRPr="009C6CF2" w:rsidRDefault="009C6CF2" w:rsidP="009C6CF2">
      <w:pPr>
        <w:pStyle w:val="Code"/>
        <w:rPr>
          <w:highlight w:val="white"/>
        </w:rPr>
      </w:pPr>
      <w:r w:rsidRPr="009C6CF2">
        <w:rPr>
          <w:highlight w:val="white"/>
        </w:rPr>
        <w:t xml:space="preserve">          if (operand1 is int) {</w:t>
      </w:r>
    </w:p>
    <w:p w14:paraId="1359FA46" w14:textId="77777777" w:rsidR="009C6CF2" w:rsidRPr="009C6CF2" w:rsidRDefault="009C6CF2" w:rsidP="009C6CF2">
      <w:pPr>
        <w:pStyle w:val="Code"/>
        <w:rPr>
          <w:highlight w:val="white"/>
        </w:rPr>
      </w:pPr>
      <w:r w:rsidRPr="009C6CF2">
        <w:rPr>
          <w:highlight w:val="white"/>
        </w:rPr>
        <w:t xml:space="preserve">            track.CurrentSize = (int) operand1;</w:t>
      </w:r>
    </w:p>
    <w:p w14:paraId="7DE30AFF" w14:textId="77777777" w:rsidR="009C6CF2" w:rsidRPr="009C6CF2" w:rsidRDefault="009C6CF2" w:rsidP="009C6CF2">
      <w:pPr>
        <w:pStyle w:val="Code"/>
        <w:rPr>
          <w:highlight w:val="white"/>
        </w:rPr>
      </w:pPr>
      <w:r w:rsidRPr="009C6CF2">
        <w:rPr>
          <w:highlight w:val="white"/>
        </w:rPr>
        <w:t xml:space="preserve">          }</w:t>
      </w:r>
    </w:p>
    <w:p w14:paraId="0A29C1FD" w14:textId="77777777" w:rsidR="009C6CF2" w:rsidRPr="009C6CF2" w:rsidRDefault="009C6CF2" w:rsidP="009C6CF2">
      <w:pPr>
        <w:pStyle w:val="Code"/>
        <w:rPr>
          <w:highlight w:val="white"/>
        </w:rPr>
      </w:pPr>
      <w:r w:rsidRPr="009C6CF2">
        <w:rPr>
          <w:highlight w:val="white"/>
        </w:rPr>
        <w:t xml:space="preserve">          else {</w:t>
      </w:r>
    </w:p>
    <w:p w14:paraId="7F03C95E" w14:textId="77777777" w:rsidR="009C6CF2" w:rsidRPr="009C6CF2" w:rsidRDefault="009C6CF2" w:rsidP="009C6CF2">
      <w:pPr>
        <w:pStyle w:val="Code"/>
        <w:rPr>
          <w:highlight w:val="white"/>
        </w:rPr>
      </w:pPr>
      <w:r w:rsidRPr="009C6CF2">
        <w:rPr>
          <w:highlight w:val="white"/>
        </w:rPr>
        <w:t xml:space="preserve">            track.CurrentSize = ((Track) operand1).CurrentSize;</w:t>
      </w:r>
    </w:p>
    <w:p w14:paraId="4F511FC5" w14:textId="77777777" w:rsidR="009C6CF2" w:rsidRPr="009C6CF2" w:rsidRDefault="009C6CF2" w:rsidP="009C6CF2">
      <w:pPr>
        <w:pStyle w:val="Code"/>
        <w:rPr>
          <w:highlight w:val="white"/>
        </w:rPr>
      </w:pPr>
      <w:r w:rsidRPr="009C6CF2">
        <w:rPr>
          <w:highlight w:val="white"/>
        </w:rPr>
        <w:t xml:space="preserve">          }</w:t>
      </w:r>
    </w:p>
    <w:p w14:paraId="763CB5E2" w14:textId="77777777" w:rsidR="009C6CF2" w:rsidRPr="009C6CF2" w:rsidRDefault="009C6CF2" w:rsidP="009C6CF2">
      <w:pPr>
        <w:pStyle w:val="Code"/>
        <w:rPr>
          <w:highlight w:val="white"/>
        </w:rPr>
      </w:pPr>
    </w:p>
    <w:p w14:paraId="121A9FD5" w14:textId="77777777" w:rsidR="009C6CF2" w:rsidRPr="009C6CF2" w:rsidRDefault="009C6CF2" w:rsidP="009C6CF2">
      <w:pPr>
        <w:pStyle w:val="Code"/>
        <w:rPr>
          <w:highlight w:val="white"/>
        </w:rPr>
      </w:pPr>
      <w:r w:rsidRPr="009C6CF2">
        <w:rPr>
          <w:highlight w:val="white"/>
        </w:rPr>
        <w:t xml:space="preserve">          assemblyCode.Operator = AssemblyOperator.empty;</w:t>
      </w:r>
    </w:p>
    <w:p w14:paraId="22726441" w14:textId="77777777" w:rsidR="009C6CF2" w:rsidRPr="009C6CF2" w:rsidRDefault="009C6CF2" w:rsidP="009C6CF2">
      <w:pPr>
        <w:pStyle w:val="Code"/>
        <w:rPr>
          <w:highlight w:val="white"/>
        </w:rPr>
      </w:pPr>
      <w:r w:rsidRPr="009C6CF2">
        <w:rPr>
          <w:highlight w:val="white"/>
        </w:rPr>
        <w:t xml:space="preserve">        }</w:t>
      </w:r>
    </w:p>
    <w:p w14:paraId="197CDC18" w14:textId="77777777" w:rsidR="009C6CF2" w:rsidRPr="009C6CF2" w:rsidRDefault="009C6CF2" w:rsidP="009C6CF2">
      <w:pPr>
        <w:pStyle w:val="Code"/>
        <w:rPr>
          <w:highlight w:val="white"/>
        </w:rPr>
      </w:pPr>
      <w:r w:rsidRPr="009C6CF2">
        <w:rPr>
          <w:highlight w:val="white"/>
        </w:rPr>
        <w:t xml:space="preserve">        else {</w:t>
      </w:r>
    </w:p>
    <w:p w14:paraId="66144D53" w14:textId="77777777" w:rsidR="009C6CF2" w:rsidRPr="009C6CF2" w:rsidRDefault="009C6CF2" w:rsidP="009C6CF2">
      <w:pPr>
        <w:pStyle w:val="Code"/>
        <w:rPr>
          <w:highlight w:val="white"/>
        </w:rPr>
      </w:pPr>
      <w:r w:rsidRPr="009C6CF2">
        <w:rPr>
          <w:highlight w:val="white"/>
        </w:rPr>
        <w:t xml:space="preserve">          Check(assemblyCode, 0);</w:t>
      </w:r>
    </w:p>
    <w:p w14:paraId="33E7435E" w14:textId="77777777" w:rsidR="009C6CF2" w:rsidRPr="009C6CF2" w:rsidRDefault="009C6CF2" w:rsidP="009C6CF2">
      <w:pPr>
        <w:pStyle w:val="Code"/>
        <w:rPr>
          <w:highlight w:val="white"/>
        </w:rPr>
      </w:pPr>
      <w:r w:rsidRPr="009C6CF2">
        <w:rPr>
          <w:highlight w:val="white"/>
        </w:rPr>
        <w:t xml:space="preserve">          Check(assemblyCode, 1);</w:t>
      </w:r>
    </w:p>
    <w:p w14:paraId="4A103B4C" w14:textId="77777777" w:rsidR="009C6CF2" w:rsidRPr="009C6CF2" w:rsidRDefault="009C6CF2" w:rsidP="009C6CF2">
      <w:pPr>
        <w:pStyle w:val="Code"/>
        <w:rPr>
          <w:highlight w:val="white"/>
        </w:rPr>
      </w:pPr>
      <w:r w:rsidRPr="009C6CF2">
        <w:rPr>
          <w:highlight w:val="white"/>
        </w:rPr>
        <w:t xml:space="preserve">          Check(assemblyCode, 2);</w:t>
      </w:r>
    </w:p>
    <w:p w14:paraId="6BBFBDC1" w14:textId="77777777" w:rsidR="009C6CF2" w:rsidRPr="009C6CF2" w:rsidRDefault="009C6CF2" w:rsidP="009C6CF2">
      <w:pPr>
        <w:pStyle w:val="Code"/>
        <w:rPr>
          <w:highlight w:val="white"/>
        </w:rPr>
      </w:pPr>
      <w:r w:rsidRPr="009C6CF2">
        <w:rPr>
          <w:highlight w:val="white"/>
        </w:rPr>
        <w:t xml:space="preserve">        }</w:t>
      </w:r>
    </w:p>
    <w:p w14:paraId="35DF8B93" w14:textId="77777777" w:rsidR="009C6CF2" w:rsidRPr="009C6CF2" w:rsidRDefault="009C6CF2" w:rsidP="009C6CF2">
      <w:pPr>
        <w:pStyle w:val="Code"/>
        <w:rPr>
          <w:highlight w:val="white"/>
        </w:rPr>
      </w:pPr>
      <w:r w:rsidRPr="009C6CF2">
        <w:rPr>
          <w:highlight w:val="white"/>
        </w:rPr>
        <w:t xml:space="preserve">      }</w:t>
      </w:r>
    </w:p>
    <w:p w14:paraId="5BFA66FC" w14:textId="77777777" w:rsidR="009C6CF2" w:rsidRPr="009C6CF2" w:rsidRDefault="009C6CF2" w:rsidP="009C6CF2">
      <w:pPr>
        <w:pStyle w:val="Code"/>
        <w:rPr>
          <w:highlight w:val="white"/>
        </w:rPr>
      </w:pPr>
      <w:r w:rsidRPr="009C6CF2">
        <w:rPr>
          <w:highlight w:val="white"/>
        </w:rPr>
        <w:t xml:space="preserve">    }</w:t>
      </w:r>
    </w:p>
    <w:p w14:paraId="304DB08F" w14:textId="77777777" w:rsidR="009C6CF2" w:rsidRPr="009C6CF2" w:rsidRDefault="009C6CF2" w:rsidP="009C6CF2">
      <w:pPr>
        <w:pStyle w:val="Code"/>
        <w:rPr>
          <w:highlight w:val="white"/>
        </w:rPr>
      </w:pPr>
    </w:p>
    <w:p w14:paraId="2F7B1DB7" w14:textId="77777777" w:rsidR="009C6CF2" w:rsidRPr="009C6CF2" w:rsidRDefault="009C6CF2" w:rsidP="009C6CF2">
      <w:pPr>
        <w:pStyle w:val="Code"/>
        <w:rPr>
          <w:highlight w:val="white"/>
        </w:rPr>
      </w:pPr>
      <w:r w:rsidRPr="009C6CF2">
        <w:rPr>
          <w:highlight w:val="white"/>
        </w:rPr>
        <w:t xml:space="preserve">    private static void Check(AssemblyCode assemblyCode, int position) {</w:t>
      </w:r>
    </w:p>
    <w:p w14:paraId="212FBF10" w14:textId="77777777" w:rsidR="009C6CF2" w:rsidRPr="009C6CF2" w:rsidRDefault="009C6CF2" w:rsidP="009C6CF2">
      <w:pPr>
        <w:pStyle w:val="Code"/>
        <w:rPr>
          <w:highlight w:val="white"/>
        </w:rPr>
      </w:pPr>
      <w:r w:rsidRPr="009C6CF2">
        <w:rPr>
          <w:highlight w:val="white"/>
        </w:rPr>
        <w:t xml:space="preserve">      if (assemblyCode[position] is Track) {</w:t>
      </w:r>
    </w:p>
    <w:p w14:paraId="3FC18A86" w14:textId="77777777" w:rsidR="009C6CF2" w:rsidRPr="009C6CF2" w:rsidRDefault="009C6CF2" w:rsidP="009C6CF2">
      <w:pPr>
        <w:pStyle w:val="Code"/>
        <w:rPr>
          <w:highlight w:val="white"/>
        </w:rPr>
      </w:pPr>
      <w:r w:rsidRPr="009C6CF2">
        <w:rPr>
          <w:highlight w:val="white"/>
        </w:rPr>
        <w:t xml:space="preserve">        Track track = (Track) assemblyCode[position];</w:t>
      </w:r>
    </w:p>
    <w:p w14:paraId="7EEC1BFB" w14:textId="77777777" w:rsidR="009C6CF2" w:rsidRPr="009C6CF2" w:rsidRDefault="009C6CF2" w:rsidP="009C6CF2">
      <w:pPr>
        <w:pStyle w:val="Code"/>
        <w:rPr>
          <w:highlight w:val="white"/>
        </w:rPr>
      </w:pPr>
      <w:r w:rsidRPr="009C6CF2">
        <w:rPr>
          <w:highlight w:val="white"/>
        </w:rPr>
        <w:t xml:space="preserve">        Assert.ErrorXXX(track.Register != null);</w:t>
      </w:r>
    </w:p>
    <w:p w14:paraId="3819045E" w14:textId="77777777" w:rsidR="009C6CF2" w:rsidRDefault="009C6CF2" w:rsidP="009C6CF2">
      <w:pPr>
        <w:pStyle w:val="Code"/>
        <w:rPr>
          <w:highlight w:val="white"/>
        </w:rPr>
      </w:pPr>
      <w:r w:rsidRPr="009C6CF2">
        <w:rPr>
          <w:highlight w:val="white"/>
        </w:rPr>
        <w:lastRenderedPageBreak/>
        <w:t xml:space="preserve">        assemblyCode[position] =</w:t>
      </w:r>
    </w:p>
    <w:p w14:paraId="42FA5C34" w14:textId="209DAD4B" w:rsidR="009C6CF2" w:rsidRPr="009C6CF2" w:rsidRDefault="009C6CF2" w:rsidP="009C6CF2">
      <w:pPr>
        <w:pStyle w:val="Code"/>
        <w:rPr>
          <w:highlight w:val="white"/>
        </w:rPr>
      </w:pPr>
      <w:r>
        <w:rPr>
          <w:highlight w:val="white"/>
        </w:rPr>
        <w:t xml:space="preserve">         </w:t>
      </w:r>
      <w:r w:rsidRPr="009C6CF2">
        <w:rPr>
          <w:highlight w:val="white"/>
        </w:rPr>
        <w:t>AssemblyCode.RegisterToSize(track.Register.Value, track.CurrentSize);</w:t>
      </w:r>
    </w:p>
    <w:p w14:paraId="19AFFFA6" w14:textId="77777777" w:rsidR="009C6CF2" w:rsidRPr="009C6CF2" w:rsidRDefault="009C6CF2" w:rsidP="009C6CF2">
      <w:pPr>
        <w:pStyle w:val="Code"/>
        <w:rPr>
          <w:highlight w:val="white"/>
        </w:rPr>
      </w:pPr>
      <w:r w:rsidRPr="009C6CF2">
        <w:rPr>
          <w:highlight w:val="white"/>
        </w:rPr>
        <w:t xml:space="preserve">      }</w:t>
      </w:r>
    </w:p>
    <w:p w14:paraId="0FEF4518" w14:textId="77777777" w:rsidR="009C6CF2" w:rsidRPr="009C6CF2" w:rsidRDefault="009C6CF2" w:rsidP="009C6CF2">
      <w:pPr>
        <w:pStyle w:val="Code"/>
        <w:rPr>
          <w:highlight w:val="white"/>
        </w:rPr>
      </w:pPr>
      <w:r w:rsidRPr="009C6CF2">
        <w:rPr>
          <w:highlight w:val="white"/>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w:t>
      </w:r>
      <w:proofErr w:type="spellStart"/>
      <w:r w:rsidR="00323206" w:rsidRPr="00D822A3">
        <w:rPr>
          <w:highlight w:val="white"/>
          <w:lang w:val="en-GB"/>
        </w:rPr>
        <w:t>neighbor</w:t>
      </w:r>
      <w:proofErr w:type="spellEnd"/>
      <w:r w:rsidR="00323206" w:rsidRPr="00D822A3">
        <w:rPr>
          <w:highlight w:val="white"/>
          <w:lang w:val="en-GB"/>
        </w:rPr>
        <w:t xml:space="preserve">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proofErr w:type="spellStart"/>
      <w:r w:rsidR="000C6A6F" w:rsidRPr="00D822A3">
        <w:rPr>
          <w:highlight w:val="white"/>
          <w:lang w:val="en-GB"/>
        </w:rPr>
        <w:t>neighbors</w:t>
      </w:r>
      <w:proofErr w:type="spellEnd"/>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lastRenderedPageBreak/>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w:t>
      </w:r>
      <w:proofErr w:type="gramStart"/>
      <w:r w:rsidR="00625E52" w:rsidRPr="00D822A3">
        <w:rPr>
          <w:highlight w:val="white"/>
          <w:lang w:val="en-GB"/>
        </w:rPr>
        <w:t>an</w:t>
      </w:r>
      <w:proofErr w:type="gramEnd"/>
      <w:r w:rsidR="00625E52" w:rsidRPr="00D822A3">
        <w:rPr>
          <w:highlight w:val="white"/>
          <w:lang w:val="en-GB"/>
        </w:rPr>
        <w:t xml:space="preserve">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proofErr w:type="gramStart"/>
      <w:r w:rsidR="008A6229" w:rsidRPr="00D822A3">
        <w:rPr>
          <w:rStyle w:val="KeyWord0"/>
          <w:highlight w:val="white"/>
          <w:lang w:val="en-GB"/>
        </w:rPr>
        <w:t>PointerRegisterSetWithEllipse</w:t>
      </w:r>
      <w:r w:rsidR="008A6229" w:rsidRPr="00D822A3">
        <w:rPr>
          <w:highlight w:val="white"/>
          <w:lang w:val="en-GB"/>
        </w:rPr>
        <w:t>, since</w:t>
      </w:r>
      <w:proofErr w:type="gramEnd"/>
      <w:r w:rsidR="008A6229" w:rsidRPr="00D822A3">
        <w:rPr>
          <w:highlight w:val="white"/>
          <w:lang w:val="en-GB"/>
        </w:rPr>
        <w:t xml:space="preserv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w:t>
      </w:r>
      <w:proofErr w:type="gramStart"/>
      <w:r w:rsidR="0034309C" w:rsidRPr="00D822A3">
        <w:rPr>
          <w:highlight w:val="white"/>
          <w:lang w:val="en-GB"/>
        </w:rPr>
        <w:t>is</w:t>
      </w:r>
      <w:proofErr w:type="gramEnd"/>
      <w:r w:rsidR="0034309C" w:rsidRPr="00D822A3">
        <w:rPr>
          <w:highlight w:val="white"/>
          <w:lang w:val="en-GB"/>
        </w:rPr>
        <w:t xml:space="preserve">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lastRenderedPageBreak/>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w:t>
      </w:r>
      <w:proofErr w:type="gramStart"/>
      <w:r w:rsidRPr="00D822A3">
        <w:rPr>
          <w:highlight w:val="white"/>
          <w:lang w:val="en-GB"/>
        </w:rPr>
        <w:t>actually larger</w:t>
      </w:r>
      <w:proofErr w:type="gramEnd"/>
      <w:r w:rsidRPr="00D822A3">
        <w:rPr>
          <w:highlight w:val="white"/>
          <w:lang w:val="en-GB"/>
        </w:rPr>
        <w:t xml:space="preserve">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8" w:name="_Toc54625118"/>
      <w:r w:rsidRPr="00D822A3">
        <w:rPr>
          <w:lang w:val="en-GB"/>
        </w:rPr>
        <w:t>Assembly Code Generation</w:t>
      </w:r>
      <w:bookmarkEnd w:id="41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proofErr w:type="spellStart"/>
      <w:r w:rsidRPr="00D822A3">
        <w:rPr>
          <w:lang w:val="en-GB"/>
        </w:rPr>
        <w:t>AssemblyCodeGenerator.cs</w:t>
      </w:r>
      <w:proofErr w:type="spellEnd"/>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3F0457A7" w:rsidR="0057414B" w:rsidRPr="0058628D" w:rsidRDefault="0057414B" w:rsidP="0058628D">
      <w:pPr>
        <w:pStyle w:val="Code"/>
        <w:rPr>
          <w:highlight w:val="white"/>
        </w:rPr>
      </w:pPr>
      <w:r w:rsidRPr="0058628D">
        <w:rPr>
          <w:highlight w:val="white"/>
        </w:rPr>
        <w:t xml:space="preserve">    </w:t>
      </w:r>
      <w:r w:rsidR="00BA5BBC">
        <w:rPr>
          <w:highlight w:val="white"/>
        </w:rPr>
        <w:t>public</w:t>
      </w:r>
      <w:r w:rsidR="0058628D">
        <w:rPr>
          <w:highlight w:val="white"/>
        </w:rPr>
        <w:t xml:space="preserve"> </w:t>
      </w:r>
      <w:r w:rsidRPr="0058628D">
        <w:rPr>
          <w:highlight w:val="white"/>
        </w:rPr>
        <w:t>IDictionary&lt;Symbol,Track&gt; m_trackMap =</w:t>
      </w:r>
    </w:p>
    <w:p w14:paraId="10543834" w14:textId="35023F93" w:rsidR="0057414B" w:rsidRPr="0058628D" w:rsidRDefault="0057414B" w:rsidP="0058628D">
      <w:pPr>
        <w:pStyle w:val="Code"/>
        <w:rPr>
          <w:highlight w:val="white"/>
        </w:rPr>
      </w:pPr>
      <w:r w:rsidRPr="0058628D">
        <w:rPr>
          <w:highlight w:val="white"/>
        </w:rPr>
        <w:t xml:space="preserve">      new </w:t>
      </w:r>
      <w:r w:rsidR="00297453" w:rsidRPr="0058628D">
        <w:rPr>
          <w:highlight w:val="white"/>
        </w:rPr>
        <w:t>Dictionary</w:t>
      </w:r>
      <w:r w:rsidRPr="0058628D">
        <w:rPr>
          <w:highlight w:val="white"/>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w:t>
      </w:r>
      <w:proofErr w:type="spellStart"/>
      <w:r w:rsidRPr="00D822A3">
        <w:rPr>
          <w:highlight w:val="white"/>
          <w:lang w:val="en-GB"/>
        </w:rPr>
        <w:t>MainName</w:t>
      </w:r>
      <w:proofErr w:type="spellEnd"/>
      <w:r w:rsidRPr="00D822A3">
        <w:rPr>
          <w:highlight w:val="white"/>
          <w:lang w:val="en-GB"/>
        </w:rPr>
        <w:t xml:space="preserv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w:t>
      </w:r>
      <w:proofErr w:type="gramStart"/>
      <w:r w:rsidR="004F2544" w:rsidRPr="00D822A3">
        <w:rPr>
          <w:highlight w:val="white"/>
          <w:lang w:val="en-GB"/>
        </w:rPr>
        <w:t>actually works</w:t>
      </w:r>
      <w:proofErr w:type="gramEnd"/>
      <w:r w:rsidR="004F2544" w:rsidRPr="00D822A3">
        <w:rPr>
          <w:highlight w:val="white"/>
          <w:lang w:val="en-GB"/>
        </w:rPr>
        <w:t xml:space="preserve">,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lastRenderedPageBreak/>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 xml:space="preserve">generates the assembly code with </w:t>
      </w:r>
      <w:proofErr w:type="gramStart"/>
      <w:r w:rsidR="008B1E37" w:rsidRPr="00D822A3">
        <w:rPr>
          <w:highlight w:val="white"/>
          <w:lang w:val="en-GB"/>
        </w:rPr>
        <w:t>tracks, and</w:t>
      </w:r>
      <w:proofErr w:type="gramEnd"/>
      <w:r w:rsidR="008B1E37" w:rsidRPr="00D822A3">
        <w:rPr>
          <w:highlight w:val="white"/>
          <w:lang w:val="en-GB"/>
        </w:rPr>
        <w:t xml:space="preserve">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9"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lastRenderedPageBreak/>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A06C14" w:rsidRDefault="00152B8E" w:rsidP="00A06C14">
      <w:pPr>
        <w:pStyle w:val="Code"/>
        <w:rPr>
          <w:highlight w:val="white"/>
        </w:rPr>
      </w:pPr>
    </w:p>
    <w:p w14:paraId="1399BFCD" w14:textId="77777777" w:rsidR="00A06C14" w:rsidRPr="00A06C14" w:rsidRDefault="00A06C14" w:rsidP="00A06C14">
      <w:pPr>
        <w:pStyle w:val="Code"/>
        <w:rPr>
          <w:highlight w:val="white"/>
        </w:rPr>
      </w:pPr>
      <w:r w:rsidRPr="00A06C14">
        <w:rPr>
          <w:highlight w:val="white"/>
        </w:rPr>
        <w:t xml:space="preserve">          case MiddleOperator.Return:</w:t>
      </w:r>
    </w:p>
    <w:p w14:paraId="0C5FD3F9" w14:textId="77777777" w:rsidR="00A06C14" w:rsidRPr="00A06C14" w:rsidRDefault="00A06C14" w:rsidP="00A06C14">
      <w:pPr>
        <w:pStyle w:val="Code"/>
        <w:rPr>
          <w:highlight w:val="white"/>
        </w:rPr>
      </w:pPr>
      <w:r w:rsidRPr="00A06C14">
        <w:rPr>
          <w:highlight w:val="white"/>
        </w:rPr>
        <w:t xml:space="preserve">            Return(middleCode, middleIndex);</w:t>
      </w:r>
    </w:p>
    <w:p w14:paraId="5353A949" w14:textId="77777777" w:rsidR="00A06C14" w:rsidRPr="00A06C14" w:rsidRDefault="00A06C14" w:rsidP="00A06C14">
      <w:pPr>
        <w:pStyle w:val="Code"/>
        <w:rPr>
          <w:highlight w:val="white"/>
        </w:rPr>
      </w:pPr>
      <w:r w:rsidRPr="00A06C14">
        <w:rPr>
          <w:highlight w:val="white"/>
        </w:rPr>
        <w:t xml:space="preserve">            break;</w:t>
      </w:r>
    </w:p>
    <w:p w14:paraId="4B922757" w14:textId="77777777" w:rsidR="00A06C14" w:rsidRPr="00A06C14" w:rsidRDefault="00A06C14" w:rsidP="00A06C14">
      <w:pPr>
        <w:pStyle w:val="Code"/>
        <w:rPr>
          <w:highlight w:val="white"/>
        </w:rPr>
      </w:pPr>
    </w:p>
    <w:p w14:paraId="40FC1BEF" w14:textId="77777777" w:rsidR="00A06C14" w:rsidRPr="00A06C14" w:rsidRDefault="00A06C14" w:rsidP="00A06C14">
      <w:pPr>
        <w:pStyle w:val="Code"/>
        <w:rPr>
          <w:highlight w:val="white"/>
        </w:rPr>
      </w:pPr>
      <w:r w:rsidRPr="00A06C14">
        <w:rPr>
          <w:highlight w:val="white"/>
        </w:rPr>
        <w:t xml:space="preserve">          case MiddleOperator.Exit:</w:t>
      </w:r>
    </w:p>
    <w:p w14:paraId="22C865CF" w14:textId="77777777" w:rsidR="00A06C14" w:rsidRPr="00A06C14" w:rsidRDefault="00A06C14" w:rsidP="00A06C14">
      <w:pPr>
        <w:pStyle w:val="Code"/>
        <w:rPr>
          <w:highlight w:val="white"/>
        </w:rPr>
      </w:pPr>
      <w:r w:rsidRPr="00A06C14">
        <w:rPr>
          <w:highlight w:val="white"/>
        </w:rPr>
        <w:t xml:space="preserve">            Exit(middleCode);</w:t>
      </w:r>
    </w:p>
    <w:p w14:paraId="7CF682B3" w14:textId="77777777" w:rsidR="00A06C14" w:rsidRPr="00A06C14" w:rsidRDefault="00A06C14" w:rsidP="00A06C14">
      <w:pPr>
        <w:pStyle w:val="Code"/>
        <w:rPr>
          <w:highlight w:val="white"/>
        </w:rPr>
      </w:pPr>
      <w:r w:rsidRPr="00A06C14">
        <w:rPr>
          <w:highlight w:val="white"/>
        </w:rPr>
        <w:t xml:space="preserve">            break;</w:t>
      </w:r>
    </w:p>
    <w:p w14:paraId="434689AB" w14:textId="77777777" w:rsidR="00152B8E" w:rsidRPr="00A06C14" w:rsidRDefault="00152B8E" w:rsidP="00A06C14">
      <w:pPr>
        <w:pStyle w:val="Code"/>
        <w:rPr>
          <w:highlight w:val="white"/>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lastRenderedPageBreak/>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0A4751A1" w14:textId="2F5F35D3" w:rsidR="00CF0C15" w:rsidRPr="00CF0C15" w:rsidRDefault="00CF0C15" w:rsidP="00CF0C15">
      <w:pPr>
        <w:pStyle w:val="Code"/>
        <w:rPr>
          <w:highlight w:val="white"/>
        </w:rPr>
      </w:pPr>
      <w:r w:rsidRPr="00CF0C15">
        <w:rPr>
          <w:highlight w:val="white"/>
        </w:rPr>
        <w:t xml:space="preserve">          case MiddleOperator.</w:t>
      </w:r>
      <w:r w:rsidR="008E27F0">
        <w:rPr>
          <w:highlight w:val="white"/>
        </w:rPr>
        <w:t>AssignInit</w:t>
      </w:r>
      <w:r w:rsidRPr="00CF0C15">
        <w:rPr>
          <w:highlight w:val="white"/>
        </w:rPr>
        <w:t>:</w:t>
      </w:r>
    </w:p>
    <w:p w14:paraId="6D133E30" w14:textId="18B162B3" w:rsidR="00CF0C15" w:rsidRPr="00CF0C15" w:rsidRDefault="00CF0C15" w:rsidP="00CF0C15">
      <w:pPr>
        <w:pStyle w:val="Code"/>
        <w:rPr>
          <w:highlight w:val="white"/>
        </w:rPr>
      </w:pPr>
      <w:r w:rsidRPr="00CF0C15">
        <w:rPr>
          <w:highlight w:val="white"/>
        </w:rPr>
        <w:t xml:space="preserve">            StructUnion</w:t>
      </w:r>
      <w:r w:rsidR="008E27F0">
        <w:rPr>
          <w:highlight w:val="white"/>
        </w:rPr>
        <w:t>AssignInit</w:t>
      </w:r>
      <w:r w:rsidRPr="00CF0C15">
        <w:rPr>
          <w:highlight w:val="white"/>
        </w:rPr>
        <w:t>(middleCode);</w:t>
      </w:r>
    </w:p>
    <w:p w14:paraId="1645BA31" w14:textId="77777777" w:rsidR="00CF0C15" w:rsidRPr="00CF0C15" w:rsidRDefault="00CF0C15" w:rsidP="00CF0C15">
      <w:pPr>
        <w:pStyle w:val="Code"/>
        <w:rPr>
          <w:highlight w:val="white"/>
        </w:rPr>
      </w:pPr>
      <w:r w:rsidRPr="00CF0C15">
        <w:rPr>
          <w:highlight w:val="white"/>
        </w:rPr>
        <w:t xml:space="preserve">            break;</w:t>
      </w:r>
    </w:p>
    <w:p w14:paraId="674B2256" w14:textId="77777777" w:rsidR="00CF0C15" w:rsidRPr="00CF0C15" w:rsidRDefault="00CF0C15" w:rsidP="00CF0C15">
      <w:pPr>
        <w:pStyle w:val="Code"/>
        <w:rPr>
          <w:highlight w:val="white"/>
        </w:rPr>
      </w:pPr>
    </w:p>
    <w:p w14:paraId="16D89185" w14:textId="2797029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19E42079" w:rsidR="00D851A7" w:rsidRPr="00D822A3" w:rsidRDefault="00D851A7" w:rsidP="00D851A7">
      <w:pPr>
        <w:pStyle w:val="Code"/>
        <w:rPr>
          <w:highlight w:val="white"/>
          <w:lang w:val="en-GB"/>
        </w:rPr>
      </w:pPr>
      <w:r w:rsidRPr="00D822A3">
        <w:rPr>
          <w:highlight w:val="white"/>
          <w:lang w:val="en-GB"/>
        </w:rPr>
        <w:t xml:space="preserve">              Symbol symbol = (Symbol)</w:t>
      </w:r>
      <w:r w:rsidR="004D4198">
        <w:rPr>
          <w:highlight w:val="white"/>
          <w:lang w:val="en-GB"/>
        </w:rPr>
        <w:t xml:space="preserve"> </w:t>
      </w:r>
      <w:r w:rsidRPr="00D822A3">
        <w:rPr>
          <w:highlight w:val="white"/>
          <w:lang w:val="en-GB"/>
        </w:rPr>
        <w:t>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lastRenderedPageBreak/>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lastRenderedPageBreak/>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w:t>
      </w:r>
      <w:proofErr w:type="gramStart"/>
      <w:r w:rsidRPr="00D822A3">
        <w:rPr>
          <w:highlight w:val="white"/>
          <w:lang w:val="en-GB"/>
        </w:rPr>
        <w:t>type</w:t>
      </w:r>
      <w:proofErr w:type="gramEnd"/>
      <w:r w:rsidRPr="00D822A3">
        <w:rPr>
          <w:highlight w:val="white"/>
          <w:lang w:val="en-GB"/>
        </w:rPr>
        <w:t xml:space="preserv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5618C4" w:rsidRDefault="00D851A7" w:rsidP="005618C4">
      <w:pPr>
        <w:pStyle w:val="Code"/>
        <w:rPr>
          <w:highlight w:val="white"/>
        </w:rPr>
      </w:pPr>
    </w:p>
    <w:p w14:paraId="1AEE51BD" w14:textId="77777777" w:rsidR="005618C4" w:rsidRPr="005618C4" w:rsidRDefault="005618C4" w:rsidP="005618C4">
      <w:pPr>
        <w:pStyle w:val="Code"/>
        <w:rPr>
          <w:highlight w:val="white"/>
        </w:rPr>
      </w:pPr>
      <w:r w:rsidRPr="005618C4">
        <w:rPr>
          <w:highlight w:val="white"/>
        </w:rPr>
        <w:t xml:space="preserve">          case MiddleOperator.ParameterInitSize:</w:t>
      </w:r>
    </w:p>
    <w:p w14:paraId="615F3626" w14:textId="50B2826A" w:rsidR="00BA4086" w:rsidRPr="00BA4086" w:rsidRDefault="00BA4086" w:rsidP="00BA4086">
      <w:pPr>
        <w:pStyle w:val="Code"/>
        <w:rPr>
          <w:highlight w:val="white"/>
        </w:rPr>
      </w:pPr>
      <w:r w:rsidRPr="00BA4086">
        <w:rPr>
          <w:highlight w:val="white"/>
        </w:rPr>
        <w:t xml:space="preserve">            </w:t>
      </w:r>
      <w:r w:rsidR="008E27F0">
        <w:rPr>
          <w:highlight w:val="white"/>
        </w:rPr>
        <w:t>StructUnionParameterInit</w:t>
      </w:r>
      <w:r w:rsidRPr="00BA4086">
        <w:rPr>
          <w:highlight w:val="white"/>
        </w:rPr>
        <w:t>(middleCode);</w:t>
      </w:r>
    </w:p>
    <w:p w14:paraId="1A5CA2A0" w14:textId="77777777" w:rsidR="005618C4" w:rsidRPr="005618C4" w:rsidRDefault="005618C4" w:rsidP="005618C4">
      <w:pPr>
        <w:pStyle w:val="Code"/>
        <w:rPr>
          <w:highlight w:val="white"/>
        </w:rPr>
      </w:pPr>
      <w:r w:rsidRPr="005618C4">
        <w:rPr>
          <w:highlight w:val="white"/>
        </w:rPr>
        <w:t xml:space="preserve">            break;</w:t>
      </w:r>
    </w:p>
    <w:p w14:paraId="6ED78DBE" w14:textId="77777777" w:rsidR="005618C4" w:rsidRPr="005618C4" w:rsidRDefault="005618C4" w:rsidP="005618C4">
      <w:pPr>
        <w:pStyle w:val="Code"/>
        <w:rPr>
          <w:highlight w:val="white"/>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0B3A7FAA" w:rsidR="00D851A7" w:rsidRPr="00D822A3" w:rsidRDefault="00D851A7" w:rsidP="00D851A7">
      <w:pPr>
        <w:pStyle w:val="Code"/>
        <w:rPr>
          <w:highlight w:val="white"/>
          <w:lang w:val="en-GB"/>
        </w:rPr>
      </w:pPr>
      <w:r w:rsidRPr="00D822A3">
        <w:rPr>
          <w:highlight w:val="white"/>
          <w:lang w:val="en-GB"/>
        </w:rPr>
        <w:t xml:space="preserve">              Symbol paramSymbol = (Symbol) middleCode[</w:t>
      </w:r>
      <w:r w:rsidR="00D75130">
        <w:rPr>
          <w:highlight w:val="white"/>
          <w:lang w:val="en-GB"/>
        </w:rPr>
        <w:t>2</w:t>
      </w:r>
      <w:r w:rsidRPr="00D822A3">
        <w:rPr>
          <w:highlight w:val="white"/>
          <w:lang w:val="en-GB"/>
        </w:rPr>
        <w:t>];</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lastRenderedPageBreak/>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0"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19032BEB" w14:textId="77777777" w:rsidR="00757795" w:rsidRPr="00226B65" w:rsidRDefault="00757795" w:rsidP="00226B65">
      <w:pPr>
        <w:pStyle w:val="Code"/>
        <w:rPr>
          <w:highlight w:val="white"/>
        </w:rPr>
      </w:pPr>
      <w:r w:rsidRPr="00226B65">
        <w:rPr>
          <w:highlight w:val="white"/>
        </w:rPr>
        <w:t xml:space="preserve">    private ISet&lt;Track&gt; TrackSet() {</w:t>
      </w:r>
    </w:p>
    <w:p w14:paraId="29B8A4BF" w14:textId="77777777" w:rsidR="00757795" w:rsidRPr="00226B65" w:rsidRDefault="00757795" w:rsidP="00226B65">
      <w:pPr>
        <w:pStyle w:val="Code"/>
        <w:rPr>
          <w:highlight w:val="white"/>
        </w:rPr>
      </w:pPr>
      <w:r w:rsidRPr="00226B65">
        <w:rPr>
          <w:highlight w:val="white"/>
        </w:rPr>
        <w:t xml:space="preserve">      ISet&lt;Track&gt; trackSet = new HashSet&lt;Track&gt;();</w:t>
      </w:r>
    </w:p>
    <w:p w14:paraId="2B950D14" w14:textId="77777777" w:rsidR="00757795" w:rsidRPr="00226B65" w:rsidRDefault="00757795" w:rsidP="00226B65">
      <w:pPr>
        <w:pStyle w:val="Code"/>
        <w:rPr>
          <w:highlight w:val="white"/>
        </w:rPr>
      </w:pPr>
    </w:p>
    <w:p w14:paraId="10237C01" w14:textId="77777777" w:rsidR="00757795" w:rsidRPr="00226B65" w:rsidRDefault="00757795" w:rsidP="00226B65">
      <w:pPr>
        <w:pStyle w:val="Code"/>
        <w:rPr>
          <w:highlight w:val="white"/>
        </w:rPr>
      </w:pPr>
      <w:r w:rsidRPr="00226B65">
        <w:rPr>
          <w:highlight w:val="white"/>
        </w:rPr>
        <w:t xml:space="preserve">      for (int index = 0; index &lt; m_assemblyCodeList.Count; ++index) {</w:t>
      </w:r>
    </w:p>
    <w:p w14:paraId="3C58EDA2" w14:textId="77777777" w:rsidR="00757795" w:rsidRPr="00226B65" w:rsidRDefault="00757795" w:rsidP="00226B65">
      <w:pPr>
        <w:pStyle w:val="Code"/>
        <w:rPr>
          <w:highlight w:val="white"/>
        </w:rPr>
      </w:pPr>
      <w:r w:rsidRPr="00226B65">
        <w:rPr>
          <w:highlight w:val="white"/>
        </w:rPr>
        <w:t xml:space="preserve">        AssemblyCode assemblyCode = m_assemblyCodeList[index];</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5802A2C1" w14:textId="77777777" w:rsidR="00757795" w:rsidRPr="00226B65" w:rsidRDefault="00757795" w:rsidP="00226B65">
      <w:pPr>
        <w:pStyle w:val="Code"/>
        <w:rPr>
          <w:highlight w:val="white"/>
        </w:rPr>
      </w:pPr>
      <w:r w:rsidRPr="00226B65">
        <w:rPr>
          <w:highlight w:val="white"/>
        </w:rPr>
        <w:t xml:space="preserve">        if (assemblyCode.Operator == AssemblyOperator.set_track_size) {</w:t>
      </w:r>
    </w:p>
    <w:p w14:paraId="782AA7F7" w14:textId="77777777" w:rsidR="00757795" w:rsidRPr="00226B65" w:rsidRDefault="00757795" w:rsidP="00226B65">
      <w:pPr>
        <w:pStyle w:val="Code"/>
        <w:rPr>
          <w:highlight w:val="white"/>
        </w:rPr>
      </w:pPr>
      <w:r w:rsidRPr="00226B65">
        <w:rPr>
          <w:highlight w:val="white"/>
        </w:rPr>
        <w:t xml:space="preserve">          Track track = (Track)assemblyCode[0];</w:t>
      </w:r>
    </w:p>
    <w:p w14:paraId="177AB77A" w14:textId="77777777" w:rsidR="00757795" w:rsidRPr="00226B65" w:rsidRDefault="00757795" w:rsidP="00226B65">
      <w:pPr>
        <w:pStyle w:val="Code"/>
        <w:rPr>
          <w:highlight w:val="white"/>
        </w:rPr>
      </w:pPr>
    </w:p>
    <w:p w14:paraId="59DD89D4" w14:textId="77777777" w:rsidR="00757795" w:rsidRPr="00226B65" w:rsidRDefault="00757795" w:rsidP="00226B65">
      <w:pPr>
        <w:pStyle w:val="Code"/>
        <w:rPr>
          <w:highlight w:val="white"/>
        </w:rPr>
      </w:pPr>
      <w:r w:rsidRPr="00226B65">
        <w:rPr>
          <w:highlight w:val="white"/>
        </w:rPr>
        <w:t xml:space="preserve">          if (assemblyCode[1] is int) {</w:t>
      </w:r>
    </w:p>
    <w:p w14:paraId="22FD60EF" w14:textId="77777777" w:rsidR="00757795" w:rsidRPr="00226B65" w:rsidRDefault="00757795" w:rsidP="00226B65">
      <w:pPr>
        <w:pStyle w:val="Code"/>
        <w:rPr>
          <w:highlight w:val="white"/>
        </w:rPr>
      </w:pPr>
      <w:r w:rsidRPr="00226B65">
        <w:rPr>
          <w:highlight w:val="white"/>
        </w:rPr>
        <w:t xml:space="preserve">            track.MaxSize = (int) assemblyCode[1];</w:t>
      </w:r>
    </w:p>
    <w:p w14:paraId="6D7C7F46" w14:textId="77777777" w:rsidR="00757795" w:rsidRPr="00226B65" w:rsidRDefault="00757795" w:rsidP="00226B65">
      <w:pPr>
        <w:pStyle w:val="Code"/>
        <w:rPr>
          <w:highlight w:val="white"/>
        </w:rPr>
      </w:pPr>
      <w:r w:rsidRPr="00226B65">
        <w:rPr>
          <w:highlight w:val="white"/>
        </w:rPr>
        <w:t xml:space="preserve">          }</w:t>
      </w:r>
    </w:p>
    <w:p w14:paraId="5C2B8116" w14:textId="77777777" w:rsidR="00757795" w:rsidRPr="00226B65" w:rsidRDefault="00757795" w:rsidP="00226B65">
      <w:pPr>
        <w:pStyle w:val="Code"/>
        <w:rPr>
          <w:highlight w:val="white"/>
        </w:rPr>
      </w:pPr>
      <w:r w:rsidRPr="00226B65">
        <w:rPr>
          <w:highlight w:val="white"/>
        </w:rPr>
        <w:t xml:space="preserve">          else {</w:t>
      </w:r>
    </w:p>
    <w:p w14:paraId="0C040F1F" w14:textId="77777777" w:rsidR="00757795" w:rsidRPr="00226B65" w:rsidRDefault="00757795" w:rsidP="00226B65">
      <w:pPr>
        <w:pStyle w:val="Code"/>
        <w:rPr>
          <w:highlight w:val="white"/>
        </w:rPr>
      </w:pPr>
      <w:r w:rsidRPr="00226B65">
        <w:rPr>
          <w:highlight w:val="white"/>
        </w:rPr>
        <w:t xml:space="preserve">            track.MaxSize = ((Track) assemblyCode[1]).MaxSize;</w:t>
      </w:r>
    </w:p>
    <w:p w14:paraId="12C4E1D8" w14:textId="77777777" w:rsidR="00757795" w:rsidRPr="00226B65" w:rsidRDefault="00757795" w:rsidP="00226B65">
      <w:pPr>
        <w:pStyle w:val="Code"/>
        <w:rPr>
          <w:highlight w:val="white"/>
        </w:rPr>
      </w:pPr>
      <w:r w:rsidRPr="00226B65">
        <w:rPr>
          <w:highlight w:val="white"/>
        </w:rPr>
        <w:t xml:space="preserve">          }</w:t>
      </w:r>
    </w:p>
    <w:p w14:paraId="2618DD2F" w14:textId="77777777" w:rsidR="00757795" w:rsidRPr="00226B65" w:rsidRDefault="00757795" w:rsidP="00226B65">
      <w:pPr>
        <w:pStyle w:val="Code"/>
        <w:rPr>
          <w:highlight w:val="white"/>
        </w:rPr>
      </w:pPr>
      <w:r w:rsidRPr="00226B65">
        <w:rPr>
          <w:highlight w:val="white"/>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37DA6B6C" w14:textId="77777777" w:rsidR="00757795" w:rsidRPr="00226B65" w:rsidRDefault="00757795" w:rsidP="00226B65">
      <w:pPr>
        <w:pStyle w:val="Code"/>
        <w:rPr>
          <w:highlight w:val="white"/>
        </w:rPr>
      </w:pPr>
      <w:r w:rsidRPr="00226B65">
        <w:rPr>
          <w:highlight w:val="white"/>
        </w:rPr>
        <w:t xml:space="preserve">        else {</w:t>
      </w:r>
    </w:p>
    <w:p w14:paraId="5157E467" w14:textId="77777777" w:rsidR="00757795" w:rsidRPr="00226B65" w:rsidRDefault="00757795" w:rsidP="00226B65">
      <w:pPr>
        <w:pStyle w:val="Code"/>
        <w:rPr>
          <w:highlight w:val="white"/>
        </w:rPr>
      </w:pPr>
      <w:r w:rsidRPr="00226B65">
        <w:rPr>
          <w:highlight w:val="white"/>
        </w:rPr>
        <w:t xml:space="preserve">          CheckTrack(trackSet, assemblyCode, 0, index);</w:t>
      </w:r>
    </w:p>
    <w:p w14:paraId="33E218EA" w14:textId="77777777" w:rsidR="00757795" w:rsidRPr="00226B65" w:rsidRDefault="00757795" w:rsidP="00226B65">
      <w:pPr>
        <w:pStyle w:val="Code"/>
        <w:rPr>
          <w:highlight w:val="white"/>
        </w:rPr>
      </w:pPr>
      <w:r w:rsidRPr="00226B65">
        <w:rPr>
          <w:highlight w:val="white"/>
        </w:rPr>
        <w:t xml:space="preserve">          CheckTrack(trackSet, assemblyCode, 1, index);</w:t>
      </w:r>
    </w:p>
    <w:p w14:paraId="03E28627" w14:textId="77777777" w:rsidR="00757795" w:rsidRPr="00226B65" w:rsidRDefault="00757795" w:rsidP="00226B65">
      <w:pPr>
        <w:pStyle w:val="Code"/>
        <w:rPr>
          <w:highlight w:val="white"/>
        </w:rPr>
      </w:pPr>
      <w:r w:rsidRPr="00226B65">
        <w:rPr>
          <w:highlight w:val="white"/>
        </w:rPr>
        <w:t xml:space="preserve">          CheckTrack(trackSet, assemblyCode, 2, index);</w:t>
      </w:r>
    </w:p>
    <w:p w14:paraId="2441420A" w14:textId="77777777" w:rsidR="00757795" w:rsidRPr="00226B65" w:rsidRDefault="00757795" w:rsidP="00226B65">
      <w:pPr>
        <w:pStyle w:val="Code"/>
        <w:rPr>
          <w:highlight w:val="white"/>
        </w:rPr>
      </w:pPr>
      <w:r w:rsidRPr="00226B65">
        <w:rPr>
          <w:highlight w:val="white"/>
        </w:rPr>
        <w:t xml:space="preserve">        }</w:t>
      </w:r>
    </w:p>
    <w:p w14:paraId="768F3220" w14:textId="77777777" w:rsidR="00757795" w:rsidRPr="00226B65" w:rsidRDefault="00757795" w:rsidP="00226B65">
      <w:pPr>
        <w:pStyle w:val="Code"/>
        <w:rPr>
          <w:highlight w:val="white"/>
        </w:rPr>
      </w:pPr>
      <w:r w:rsidRPr="00226B65">
        <w:rPr>
          <w:highlight w:val="white"/>
        </w:rPr>
        <w:t xml:space="preserve">      }</w:t>
      </w:r>
    </w:p>
    <w:p w14:paraId="6E82F42D" w14:textId="77777777" w:rsidR="00757795" w:rsidRPr="00226B65" w:rsidRDefault="00757795" w:rsidP="00226B65">
      <w:pPr>
        <w:pStyle w:val="Code"/>
        <w:rPr>
          <w:highlight w:val="white"/>
        </w:rPr>
      </w:pPr>
    </w:p>
    <w:p w14:paraId="30DE5A9C" w14:textId="77777777" w:rsidR="00757795" w:rsidRPr="00226B65" w:rsidRDefault="00757795" w:rsidP="00226B65">
      <w:pPr>
        <w:pStyle w:val="Code"/>
        <w:rPr>
          <w:highlight w:val="white"/>
        </w:rPr>
      </w:pPr>
      <w:r w:rsidRPr="00226B65">
        <w:rPr>
          <w:highlight w:val="white"/>
        </w:rPr>
        <w:t xml:space="preserve">      return trackSet;</w:t>
      </w:r>
    </w:p>
    <w:p w14:paraId="5D46DAAD" w14:textId="77777777" w:rsidR="00757795" w:rsidRPr="00226B65" w:rsidRDefault="00757795" w:rsidP="00226B65">
      <w:pPr>
        <w:pStyle w:val="Code"/>
        <w:rPr>
          <w:highlight w:val="white"/>
        </w:rPr>
      </w:pPr>
      <w:r w:rsidRPr="00226B65">
        <w:rPr>
          <w:highlight w:val="white"/>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5180FE68" w14:textId="77777777" w:rsidR="00226B65" w:rsidRPr="00226B65" w:rsidRDefault="00226B65" w:rsidP="00226B65">
      <w:pPr>
        <w:pStyle w:val="Code"/>
        <w:rPr>
          <w:highlight w:val="white"/>
        </w:rPr>
      </w:pPr>
      <w:bookmarkStart w:id="421" w:name="_Toc54625121"/>
      <w:r w:rsidRPr="00226B65">
        <w:rPr>
          <w:highlight w:val="white"/>
        </w:rPr>
        <w:t xml:space="preserve">    private void CheckTrack(ISet&lt;Track&gt; trackSet, AssemblyCode assemblyCode,</w:t>
      </w:r>
    </w:p>
    <w:p w14:paraId="5CACBEFC" w14:textId="77777777" w:rsidR="00226B65" w:rsidRPr="00226B65" w:rsidRDefault="00226B65" w:rsidP="00226B65">
      <w:pPr>
        <w:pStyle w:val="Code"/>
        <w:rPr>
          <w:highlight w:val="white"/>
        </w:rPr>
      </w:pPr>
      <w:r w:rsidRPr="00226B65">
        <w:rPr>
          <w:highlight w:val="white"/>
        </w:rPr>
        <w:t xml:space="preserve">                            int position, int index) {</w:t>
      </w:r>
    </w:p>
    <w:p w14:paraId="6A27B644" w14:textId="77777777" w:rsidR="00226B65" w:rsidRPr="00226B65" w:rsidRDefault="00226B65" w:rsidP="00226B65">
      <w:pPr>
        <w:pStyle w:val="Code"/>
        <w:rPr>
          <w:highlight w:val="white"/>
        </w:rPr>
      </w:pPr>
      <w:r w:rsidRPr="00226B65">
        <w:rPr>
          <w:highlight w:val="white"/>
        </w:rPr>
        <w:t xml:space="preserve">      if (assemblyCode[position] is Track) {</w:t>
      </w:r>
    </w:p>
    <w:p w14:paraId="10883E0D" w14:textId="77777777" w:rsidR="00226B65" w:rsidRPr="00226B65" w:rsidRDefault="00226B65" w:rsidP="00226B65">
      <w:pPr>
        <w:pStyle w:val="Code"/>
        <w:rPr>
          <w:highlight w:val="white"/>
        </w:rPr>
      </w:pPr>
      <w:r w:rsidRPr="00226B65">
        <w:rPr>
          <w:highlight w:val="white"/>
        </w:rPr>
        <w:t xml:space="preserve">        Track track = (Track) assemblyCode[position];</w:t>
      </w:r>
    </w:p>
    <w:p w14:paraId="28D0C40B" w14:textId="77777777" w:rsidR="00226B65" w:rsidRPr="00226B65" w:rsidRDefault="00226B65" w:rsidP="00226B65">
      <w:pPr>
        <w:pStyle w:val="Code"/>
        <w:rPr>
          <w:highlight w:val="white"/>
        </w:rPr>
      </w:pPr>
      <w:r w:rsidRPr="00226B65">
        <w:rPr>
          <w:highlight w:val="white"/>
        </w:rPr>
        <w:t xml:space="preserve">        trackSet.Add(track);</w:t>
      </w:r>
    </w:p>
    <w:p w14:paraId="6BFD92F0" w14:textId="77777777" w:rsidR="00226B65" w:rsidRPr="00226B65" w:rsidRDefault="00226B65" w:rsidP="00226B65">
      <w:pPr>
        <w:pStyle w:val="Code"/>
        <w:rPr>
          <w:highlight w:val="white"/>
        </w:rPr>
      </w:pPr>
      <w:r w:rsidRPr="00226B65">
        <w:rPr>
          <w:highlight w:val="white"/>
        </w:rPr>
        <w:t xml:space="preserve">        track.Index = index;</w:t>
      </w:r>
    </w:p>
    <w:p w14:paraId="2DB627F9" w14:textId="77777777" w:rsidR="00226B65" w:rsidRPr="00226B65" w:rsidRDefault="00226B65" w:rsidP="00226B65">
      <w:pPr>
        <w:pStyle w:val="Code"/>
        <w:rPr>
          <w:highlight w:val="white"/>
        </w:rPr>
      </w:pPr>
      <w:r w:rsidRPr="00226B65">
        <w:rPr>
          <w:highlight w:val="white"/>
        </w:rPr>
        <w:t xml:space="preserve">      }</w:t>
      </w:r>
    </w:p>
    <w:p w14:paraId="402845B6" w14:textId="77777777" w:rsidR="00226B65" w:rsidRPr="00226B65" w:rsidRDefault="00226B65" w:rsidP="00226B65">
      <w:pPr>
        <w:pStyle w:val="Code"/>
        <w:rPr>
          <w:highlight w:val="white"/>
        </w:rPr>
      </w:pPr>
      <w:r w:rsidRPr="00226B65">
        <w:rPr>
          <w:highlight w:val="white"/>
        </w:rPr>
        <w:t xml:space="preserve">    }</w:t>
      </w:r>
    </w:p>
    <w:p w14:paraId="670C2081" w14:textId="7F7ADE9D" w:rsidR="00BC157C" w:rsidRPr="00D822A3" w:rsidRDefault="00BC157C" w:rsidP="00BC157C">
      <w:pPr>
        <w:pStyle w:val="Rubrik3"/>
        <w:rPr>
          <w:highlight w:val="white"/>
          <w:lang w:val="en-GB"/>
        </w:rPr>
      </w:pPr>
      <w:r w:rsidRPr="00D822A3">
        <w:rPr>
          <w:highlight w:val="white"/>
          <w:lang w:val="en-GB"/>
        </w:rPr>
        <w:lastRenderedPageBreak/>
        <w:t>Function Calls</w:t>
      </w:r>
      <w:bookmarkEnd w:id="42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w:t>
      </w:r>
      <w:proofErr w:type="spellStart"/>
      <w:r w:rsidR="00390A79" w:rsidRPr="00D822A3">
        <w:rPr>
          <w:highlight w:val="white"/>
          <w:lang w:val="en-GB"/>
        </w:rPr>
        <w:t>effency</w:t>
      </w:r>
      <w:proofErr w:type="spellEnd"/>
      <w:r w:rsidR="00390A79" w:rsidRPr="00D822A3">
        <w:rPr>
          <w:highlight w:val="white"/>
          <w:lang w:val="en-GB"/>
        </w:rPr>
        <w:t xml:space="preserve">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w:t>
      </w:r>
      <w:r w:rsidR="00DA2E74" w:rsidRPr="00D822A3">
        <w:rPr>
          <w:highlight w:val="white"/>
          <w:lang w:val="en-GB"/>
        </w:rPr>
        <w:lastRenderedPageBreak/>
        <w:t xml:space="preserve">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4484487E" w14:textId="77777777" w:rsidR="0018228F" w:rsidRPr="0018228F" w:rsidRDefault="0018228F" w:rsidP="0018228F">
      <w:pPr>
        <w:pStyle w:val="Code"/>
        <w:rPr>
          <w:highlight w:val="white"/>
        </w:rPr>
      </w:pPr>
      <w:r w:rsidRPr="0018228F">
        <w:rPr>
          <w:highlight w:val="white"/>
        </w:rPr>
        <w:t xml:space="preserve">      int totalSize = 0;</w:t>
      </w:r>
    </w:p>
    <w:p w14:paraId="21DDD7E8" w14:textId="77777777" w:rsidR="0018228F" w:rsidRPr="0018228F" w:rsidRDefault="0018228F" w:rsidP="0018228F">
      <w:pPr>
        <w:pStyle w:val="Code"/>
        <w:rPr>
          <w:highlight w:val="white"/>
        </w:rPr>
      </w:pPr>
      <w:r w:rsidRPr="0018228F">
        <w:rPr>
          <w:highlight w:val="white"/>
        </w:rPr>
        <w:t xml:space="preserve">      int doubleTypeSize = Type.DoubleType.Size();</w:t>
      </w:r>
    </w:p>
    <w:p w14:paraId="56B0ABEF" w14:textId="77777777" w:rsidR="0018228F" w:rsidRPr="0018228F" w:rsidRDefault="0018228F" w:rsidP="0018228F">
      <w:pPr>
        <w:pStyle w:val="Code"/>
        <w:rPr>
          <w:highlight w:val="white"/>
        </w:rPr>
      </w:pPr>
      <w:r w:rsidRPr="0018228F">
        <w:rPr>
          <w:highlight w:val="white"/>
        </w:rPr>
        <w:t xml:space="preserve">      foreach (int size in m_topStack) {</w:t>
      </w:r>
    </w:p>
    <w:p w14:paraId="52C0C2B2" w14:textId="77777777" w:rsidR="0018228F" w:rsidRPr="0018228F" w:rsidRDefault="0018228F" w:rsidP="0018228F">
      <w:pPr>
        <w:pStyle w:val="Code"/>
        <w:rPr>
          <w:highlight w:val="white"/>
        </w:rPr>
      </w:pPr>
      <w:r w:rsidRPr="0018228F">
        <w:rPr>
          <w:highlight w:val="white"/>
        </w:rPr>
        <w:t xml:space="preserve">        totalSize += size;</w:t>
      </w:r>
    </w:p>
    <w:p w14:paraId="47F9FC75" w14:textId="77777777" w:rsidR="0018228F" w:rsidRPr="0018228F" w:rsidRDefault="0018228F" w:rsidP="0018228F">
      <w:pPr>
        <w:pStyle w:val="Code"/>
        <w:rPr>
          <w:highlight w:val="white"/>
        </w:rPr>
      </w:pPr>
      <w:r w:rsidRPr="0018228F">
        <w:rPr>
          <w:highlight w:val="white"/>
        </w:rPr>
        <w:t xml:space="preserve">      }</w:t>
      </w:r>
    </w:p>
    <w:p w14:paraId="5C56ED84" w14:textId="77777777" w:rsidR="0018228F" w:rsidRPr="0018228F" w:rsidRDefault="0018228F" w:rsidP="0018228F">
      <w:pPr>
        <w:pStyle w:val="Code"/>
        <w:rPr>
          <w:highlight w:val="white"/>
        </w:rPr>
      </w:pPr>
      <w:r w:rsidRPr="0018228F">
        <w:rPr>
          <w:highlight w:val="white"/>
        </w:rPr>
        <w:t xml:space="preserve">      extraSize += totalSize * doubleTypeSize;</w:t>
      </w:r>
    </w:p>
    <w:p w14:paraId="6B490B7B" w14:textId="77777777" w:rsidR="0018228F" w:rsidRPr="0018228F" w:rsidRDefault="0018228F" w:rsidP="0018228F">
      <w:pPr>
        <w:pStyle w:val="Code"/>
        <w:rPr>
          <w:highlight w:val="white"/>
        </w:rPr>
      </w:pPr>
    </w:p>
    <w:p w14:paraId="5F7E000C" w14:textId="7C553116"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7407004E" w:rsidR="0043182A"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p>
    <w:p w14:paraId="4BA39544" w14:textId="6C7EB5D1" w:rsidR="003B6141" w:rsidRPr="00D822A3" w:rsidRDefault="003B6141" w:rsidP="003B6141">
      <w:pPr>
        <w:pStyle w:val="Code"/>
        <w:rPr>
          <w:highlight w:val="white"/>
          <w:lang w:val="en-GB"/>
        </w:rPr>
      </w:pPr>
      <w:r>
        <w:rPr>
          <w:highlight w:val="white"/>
          <w:lang w:val="en-GB"/>
        </w:rPr>
        <w:t xml:space="preserve">      int topSize = </w:t>
      </w:r>
      <w:r w:rsidRPr="0018228F">
        <w:rPr>
          <w:highlight w:val="white"/>
        </w:rPr>
        <w:t>m_floatStackSize - totalSize</w:t>
      </w:r>
      <w:r>
        <w:rPr>
          <w:highlight w:val="white"/>
        </w:rPr>
        <w:t>;</w:t>
      </w:r>
    </w:p>
    <w:p w14:paraId="7EA5E14A" w14:textId="77777777" w:rsidR="003B6141" w:rsidRPr="0018228F" w:rsidRDefault="003B6141" w:rsidP="003B6141">
      <w:pPr>
        <w:pStyle w:val="Code"/>
        <w:rPr>
          <w:highlight w:val="white"/>
        </w:rPr>
      </w:pPr>
      <w:r w:rsidRPr="0018228F">
        <w:rPr>
          <w:highlight w:val="white"/>
        </w:rPr>
        <w:t xml:space="preserve">      m_topStack.Push(</w:t>
      </w:r>
      <w:r>
        <w:rPr>
          <w:highlight w:val="white"/>
        </w:rPr>
        <w:t>topSize</w:t>
      </w:r>
      <w:r w:rsidRPr="0018228F">
        <w:rPr>
          <w:highlight w:val="white"/>
        </w:rPr>
        <w:t>);</w:t>
      </w:r>
    </w:p>
    <w:p w14:paraId="4ACC163A" w14:textId="77777777" w:rsidR="003B6141" w:rsidRDefault="003B6141" w:rsidP="0018228F">
      <w:pPr>
        <w:pStyle w:val="Code"/>
        <w:rPr>
          <w:highlight w:val="white"/>
        </w:rPr>
      </w:pPr>
    </w:p>
    <w:p w14:paraId="4D08A8F7" w14:textId="3CC0C82C" w:rsidR="0018228F" w:rsidRPr="0018228F" w:rsidRDefault="0018228F" w:rsidP="0018228F">
      <w:pPr>
        <w:pStyle w:val="Code"/>
        <w:rPr>
          <w:highlight w:val="white"/>
        </w:rPr>
      </w:pPr>
      <w:r w:rsidRPr="0018228F">
        <w:rPr>
          <w:highlight w:val="white"/>
        </w:rPr>
        <w:t xml:space="preserve">      for (int count = 0; count &lt; </w:t>
      </w:r>
      <w:r w:rsidR="003B6141">
        <w:rPr>
          <w:highlight w:val="white"/>
        </w:rPr>
        <w:t>topSize</w:t>
      </w:r>
      <w:r w:rsidRPr="0018228F">
        <w:rPr>
          <w:highlight w:val="white"/>
        </w:rPr>
        <w:t>; ++count) {</w:t>
      </w:r>
    </w:p>
    <w:p w14:paraId="6046F59B" w14:textId="77777777" w:rsidR="0018228F" w:rsidRPr="0018228F" w:rsidRDefault="0018228F" w:rsidP="0018228F">
      <w:pPr>
        <w:pStyle w:val="Code"/>
        <w:rPr>
          <w:highlight w:val="white"/>
        </w:rPr>
      </w:pPr>
      <w:r w:rsidRPr="0018228F">
        <w:rPr>
          <w:highlight w:val="white"/>
        </w:rPr>
        <w:t xml:space="preserve">        AddAssemblyCode(AssemblyOperator.fstp_qword, baseRegister,</w:t>
      </w:r>
    </w:p>
    <w:p w14:paraId="1D491380" w14:textId="77777777" w:rsidR="0018228F" w:rsidRPr="0018228F" w:rsidRDefault="0018228F" w:rsidP="0018228F">
      <w:pPr>
        <w:pStyle w:val="Code"/>
        <w:rPr>
          <w:highlight w:val="white"/>
        </w:rPr>
      </w:pPr>
      <w:r w:rsidRPr="0018228F">
        <w:rPr>
          <w:highlight w:val="white"/>
        </w:rPr>
        <w:t xml:space="preserve">                        recordSize + extraSize);</w:t>
      </w:r>
    </w:p>
    <w:p w14:paraId="177DE753" w14:textId="77777777" w:rsidR="0018228F" w:rsidRPr="0018228F" w:rsidRDefault="0018228F" w:rsidP="0018228F">
      <w:pPr>
        <w:pStyle w:val="Code"/>
        <w:rPr>
          <w:highlight w:val="white"/>
        </w:rPr>
      </w:pPr>
      <w:r w:rsidRPr="0018228F">
        <w:rPr>
          <w:highlight w:val="white"/>
        </w:rPr>
        <w:t xml:space="preserve">        extraSize += doubleTypeSize;</w:t>
      </w:r>
    </w:p>
    <w:p w14:paraId="54201C1D" w14:textId="77777777" w:rsidR="0018228F" w:rsidRPr="0018228F" w:rsidRDefault="0018228F" w:rsidP="0018228F">
      <w:pPr>
        <w:pStyle w:val="Code"/>
        <w:rPr>
          <w:highlight w:val="white"/>
        </w:rPr>
      </w:pPr>
      <w:r w:rsidRPr="0018228F">
        <w:rPr>
          <w:highlight w:val="white"/>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632A77D" w:rsidR="00F4107E" w:rsidRPr="00D822A3" w:rsidRDefault="00F4107E" w:rsidP="004D05E4">
      <w:pPr>
        <w:jc w:val="center"/>
        <w:rPr>
          <w:highlight w:val="white"/>
          <w:lang w:val="en-GB"/>
        </w:rPr>
      </w:pPr>
      <w:r w:rsidRPr="00D822A3">
        <w:rPr>
          <w:highlight w:val="white"/>
          <w:lang w:val="en-GB"/>
        </w:rPr>
        <w:t xml:space="preserve">The track map is pushed on the stack, and a new object is </w:t>
      </w:r>
      <w:r w:rsidR="00BA5BBC" w:rsidRPr="00D822A3">
        <w:rPr>
          <w:highlight w:val="white"/>
          <w:lang w:val="en-GB"/>
        </w:rPr>
        <w:t>instantiated</w:t>
      </w:r>
      <w:r w:rsidRPr="00D822A3">
        <w:rPr>
          <w:highlight w:val="white"/>
          <w:lang w:val="en-GB"/>
        </w:rPr>
        <w:t xml:space="preserve">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2" w:name="_Hlk43301151"/>
      <w:r w:rsidRPr="00D822A3">
        <w:rPr>
          <w:highlight w:val="white"/>
          <w:lang w:val="en-GB"/>
        </w:rPr>
        <w:lastRenderedPageBreak/>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4D1B1757" w14:textId="345B1765" w:rsidR="0043182A" w:rsidRPr="00D822A3" w:rsidRDefault="0043182A" w:rsidP="0043182A">
      <w:pPr>
        <w:pStyle w:val="Code"/>
        <w:rPr>
          <w:highlight w:val="white"/>
          <w:lang w:val="en-GB"/>
        </w:rPr>
      </w:pPr>
      <w:r w:rsidRPr="00D822A3">
        <w:rPr>
          <w:highlight w:val="white"/>
          <w:lang w:val="en-GB"/>
        </w:rPr>
        <w:t xml:space="preserve">      int recordSize = ((int) middleCode[</w:t>
      </w:r>
      <w:r w:rsidR="00984453">
        <w:rPr>
          <w:highlight w:val="white"/>
          <w:lang w:val="en-GB"/>
        </w:rPr>
        <w:t>0</w:t>
      </w:r>
      <w:r w:rsidRPr="00D822A3">
        <w:rPr>
          <w:highlight w:val="white"/>
          <w:lang w:val="en-GB"/>
        </w:rPr>
        <w:t>]) +</w:t>
      </w:r>
      <w:r w:rsidR="00AA79D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483D04AB" w:rsidR="0043182A" w:rsidRPr="00D822A3" w:rsidRDefault="0043182A" w:rsidP="0043182A">
      <w:pPr>
        <w:pStyle w:val="Code"/>
        <w:rPr>
          <w:highlight w:val="white"/>
          <w:lang w:val="en-GB"/>
        </w:rPr>
      </w:pPr>
      <w:r w:rsidRPr="00D822A3">
        <w:rPr>
          <w:highlight w:val="white"/>
          <w:lang w:val="en-GB"/>
        </w:rPr>
        <w:t xml:space="preserve">      Symbol calleeSymbol = (Symbol) middleCode[</w:t>
      </w:r>
      <w:r w:rsidR="00984453">
        <w:rPr>
          <w:highlight w:val="white"/>
          <w:lang w:val="en-GB"/>
        </w:rPr>
        <w:t>1</w:t>
      </w:r>
      <w:r w:rsidRPr="00D822A3">
        <w:rPr>
          <w:highlight w:val="white"/>
          <w:lang w:val="en-GB"/>
        </w:rPr>
        <w:t>];</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55C63047" w:rsidR="00041417" w:rsidRDefault="00041417" w:rsidP="00041417">
      <w:pPr>
        <w:pStyle w:val="Code"/>
        <w:rPr>
          <w:highlight w:val="white"/>
          <w:lang w:val="en-GB"/>
        </w:rPr>
      </w:pPr>
      <w:r w:rsidRPr="00D822A3">
        <w:rPr>
          <w:highlight w:val="white"/>
          <w:lang w:val="en-GB"/>
        </w:rPr>
        <w:t xml:space="preserve">      }</w:t>
      </w:r>
    </w:p>
    <w:p w14:paraId="2F3701A4" w14:textId="1BC5E268" w:rsidR="00840F91" w:rsidRDefault="005B0C79" w:rsidP="005B0C79">
      <w:pPr>
        <w:rPr>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Pr>
          <w:highlight w:val="white"/>
          <w:lang w:val="en-GB"/>
        </w:rPr>
        <w:t xml:space="preserve"> We must load the value into the track before we increase the frame register below.</w:t>
      </w:r>
    </w:p>
    <w:p w14:paraId="3F12820D" w14:textId="77777777" w:rsidR="00840F91" w:rsidRPr="00840F91" w:rsidRDefault="00840F91" w:rsidP="00840F91">
      <w:pPr>
        <w:pStyle w:val="Code"/>
        <w:rPr>
          <w:highlight w:val="white"/>
        </w:rPr>
      </w:pPr>
      <w:r w:rsidRPr="00840F91">
        <w:rPr>
          <w:highlight w:val="white"/>
        </w:rPr>
        <w:t xml:space="preserve">      Track jumpTrack = null;</w:t>
      </w:r>
    </w:p>
    <w:p w14:paraId="44140FC7" w14:textId="77777777" w:rsidR="00840F91" w:rsidRPr="00840F91" w:rsidRDefault="00840F91" w:rsidP="00840F91">
      <w:pPr>
        <w:pStyle w:val="Code"/>
        <w:rPr>
          <w:highlight w:val="white"/>
        </w:rPr>
      </w:pPr>
      <w:r w:rsidRPr="00840F91">
        <w:rPr>
          <w:highlight w:val="white"/>
        </w:rPr>
        <w:t xml:space="preserve">      if (!calleeSymbol.Type.IsFunction()) {</w:t>
      </w:r>
    </w:p>
    <w:p w14:paraId="50AE2414" w14:textId="77777777" w:rsidR="00840F91" w:rsidRPr="00840F91" w:rsidRDefault="00840F91" w:rsidP="00840F91">
      <w:pPr>
        <w:pStyle w:val="Code"/>
        <w:rPr>
          <w:highlight w:val="white"/>
        </w:rPr>
      </w:pPr>
      <w:r w:rsidRPr="00840F91">
        <w:rPr>
          <w:highlight w:val="white"/>
        </w:rPr>
        <w:t xml:space="preserve">        jumpTrack = LoadValueToRegister(calleeSymbol);</w:t>
      </w:r>
    </w:p>
    <w:p w14:paraId="43AAE47D" w14:textId="77777777" w:rsidR="00840F91" w:rsidRPr="00840F91" w:rsidRDefault="00840F91" w:rsidP="00840F91">
      <w:pPr>
        <w:pStyle w:val="Code"/>
        <w:rPr>
          <w:highlight w:val="white"/>
        </w:rPr>
      </w:pPr>
      <w:r w:rsidRPr="00840F91">
        <w:rPr>
          <w:highlight w:val="white"/>
        </w:rPr>
        <w:t xml:space="preserve">      }            </w:t>
      </w:r>
    </w:p>
    <w:p w14:paraId="34A78B12" w14:textId="0613A090" w:rsidR="004D4C39" w:rsidRPr="00D822A3" w:rsidRDefault="00A01914" w:rsidP="00A01914">
      <w:pPr>
        <w:rPr>
          <w:highlight w:val="white"/>
          <w:lang w:val="en-GB"/>
        </w:rPr>
      </w:pPr>
      <w:r w:rsidRPr="00D822A3">
        <w:rPr>
          <w:highlight w:val="white"/>
          <w:lang w:val="en-GB"/>
        </w:rPr>
        <w:lastRenderedPageBreak/>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43067F4F" w:rsidR="00824926" w:rsidRPr="00D822A3" w:rsidRDefault="00380E1B" w:rsidP="00824926">
      <w:pPr>
        <w:rPr>
          <w:color w:val="auto"/>
          <w:highlight w:val="white"/>
          <w:lang w:val="en-GB"/>
        </w:rPr>
      </w:pPr>
      <w:r w:rsidRPr="00D822A3">
        <w:rPr>
          <w:highlight w:val="white"/>
          <w:lang w:val="en-GB"/>
        </w:rPr>
        <w:t xml:space="preserve">If the callee function is a pointer to a function </w:t>
      </w:r>
      <w:r w:rsidR="0045205F">
        <w:rPr>
          <w:highlight w:val="white"/>
          <w:lang w:val="en-GB"/>
        </w:rPr>
        <w:t xml:space="preserve">and </w:t>
      </w:r>
      <w:r w:rsidR="00B00B59" w:rsidRPr="00D822A3">
        <w:rPr>
          <w:highlight w:val="white"/>
          <w:lang w:val="en-GB"/>
        </w:rPr>
        <w:t xml:space="preserve">jump to the address stored in </w:t>
      </w:r>
      <w:r w:rsidR="00B00B59" w:rsidRPr="00D822A3">
        <w:rPr>
          <w:rStyle w:val="KeyWord0"/>
          <w:highlight w:val="white"/>
          <w:lang w:val="en-GB"/>
        </w:rPr>
        <w:t>jumpTrack</w:t>
      </w:r>
      <w:r w:rsidR="00B00B59" w:rsidRPr="00D822A3">
        <w:rPr>
          <w:highlight w:val="white"/>
          <w:lang w:val="en-GB"/>
        </w:rPr>
        <w:t>.</w:t>
      </w:r>
    </w:p>
    <w:bookmarkEnd w:id="42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D5350C" w14:textId="77777777" w:rsidR="005B0C79" w:rsidRPr="005B0C79" w:rsidRDefault="005B0C79" w:rsidP="005B0C79">
      <w:pPr>
        <w:pStyle w:val="Code"/>
        <w:rPr>
          <w:highlight w:val="white"/>
        </w:rPr>
      </w:pPr>
      <w:r w:rsidRPr="005B0C79">
        <w:rPr>
          <w:highlight w:val="white"/>
        </w:rPr>
        <w:t xml:space="preserve">        AddAssemblyCode(AssemblyOperator.jmp, jumpTrack);</w:t>
      </w:r>
    </w:p>
    <w:p w14:paraId="3B60C1BC" w14:textId="77777777" w:rsidR="005B0C79" w:rsidRPr="005B0C79" w:rsidRDefault="005B0C79" w:rsidP="005B0C79">
      <w:pPr>
        <w:pStyle w:val="Code"/>
        <w:rPr>
          <w:highlight w:val="white"/>
        </w:rPr>
      </w:pPr>
      <w:r w:rsidRPr="005B0C79">
        <w:rPr>
          <w:highlight w:val="white"/>
        </w:rPr>
        <w:t xml:space="preserve">        m_returnFloating =</w:t>
      </w:r>
    </w:p>
    <w:p w14:paraId="09F521DE" w14:textId="77777777" w:rsidR="005B0C79" w:rsidRPr="005B0C79" w:rsidRDefault="005B0C79" w:rsidP="005B0C79">
      <w:pPr>
        <w:pStyle w:val="Code"/>
        <w:rPr>
          <w:highlight w:val="white"/>
        </w:rPr>
      </w:pPr>
      <w:r w:rsidRPr="005B0C79">
        <w:rPr>
          <w:highlight w:val="white"/>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lastRenderedPageBreak/>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20B56C39" w:rsidR="00D935A0"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1FCFFD7D" w14:textId="77777777" w:rsidR="006545C6" w:rsidRPr="006545C6" w:rsidRDefault="006545C6" w:rsidP="006545C6">
      <w:pPr>
        <w:pStyle w:val="Code"/>
        <w:rPr>
          <w:highlight w:val="white"/>
        </w:rPr>
      </w:pPr>
      <w:r w:rsidRPr="006545C6">
        <w:rPr>
          <w:highlight w:val="white"/>
        </w:rPr>
        <w:t xml:space="preserve">      Assert.ErrorXXX(m_topStack.Count &gt; 0);</w:t>
      </w:r>
    </w:p>
    <w:p w14:paraId="6B059468" w14:textId="10061F6D" w:rsidR="006545C6" w:rsidRPr="006545C6" w:rsidRDefault="006545C6" w:rsidP="006545C6">
      <w:pPr>
        <w:pStyle w:val="Code"/>
        <w:rPr>
          <w:highlight w:val="white"/>
        </w:rPr>
      </w:pPr>
      <w:r w:rsidRPr="006545C6">
        <w:rPr>
          <w:highlight w:val="white"/>
        </w:rPr>
        <w:t xml:space="preserve">      int topSize = m_topStack.Pop();</w:t>
      </w:r>
    </w:p>
    <w:p w14:paraId="7F63DDE8" w14:textId="77777777" w:rsidR="006545C6" w:rsidRPr="006545C6" w:rsidRDefault="006545C6" w:rsidP="006545C6">
      <w:pPr>
        <w:pStyle w:val="Code"/>
        <w:rPr>
          <w:highlight w:val="white"/>
        </w:rPr>
      </w:pPr>
    </w:p>
    <w:p w14:paraId="2B5D520E" w14:textId="55F05118" w:rsidR="00C13A3B" w:rsidRPr="00D822A3" w:rsidRDefault="00C13A3B" w:rsidP="00C13A3B">
      <w:pPr>
        <w:pStyle w:val="Code"/>
        <w:rPr>
          <w:highlight w:val="white"/>
          <w:lang w:val="en-GB"/>
        </w:rPr>
      </w:pPr>
      <w:r w:rsidRPr="00D822A3">
        <w:rPr>
          <w:highlight w:val="white"/>
          <w:lang w:val="en-GB"/>
        </w:rPr>
        <w:t xml:space="preserve">      if (</w:t>
      </w:r>
      <w:r w:rsidR="006545C6">
        <w:rPr>
          <w:highlight w:val="white"/>
          <w:lang w:val="en-GB"/>
        </w:rPr>
        <w:t>topSize</w:t>
      </w:r>
      <w:r w:rsidRPr="00D822A3">
        <w:rPr>
          <w:highlight w:val="white"/>
          <w:lang w:val="en-GB"/>
        </w:rPr>
        <w:t xml:space="preserve"> &gt; 0) {</w:t>
      </w:r>
    </w:p>
    <w:p w14:paraId="3621BBE0" w14:textId="7ACBE9E1" w:rsidR="00C13A3B" w:rsidRDefault="00C13A3B" w:rsidP="00C13A3B">
      <w:pPr>
        <w:pStyle w:val="Code"/>
        <w:rPr>
          <w:highlight w:val="white"/>
          <w:lang w:val="en-GB"/>
        </w:rPr>
      </w:pPr>
      <w:r w:rsidRPr="00D822A3">
        <w:rPr>
          <w:highlight w:val="white"/>
          <w:lang w:val="en-GB"/>
        </w:rPr>
        <w:t xml:space="preserve">        int recordOffset = (int) middleCode[</w:t>
      </w:r>
      <w:r w:rsidR="00AA79D3">
        <w:rPr>
          <w:highlight w:val="white"/>
          <w:lang w:val="en-GB"/>
        </w:rPr>
        <w:t>0</w:t>
      </w:r>
      <w:r w:rsidRPr="00D822A3">
        <w:rPr>
          <w:highlight w:val="white"/>
          <w:lang w:val="en-GB"/>
        </w:rPr>
        <w:t>];</w:t>
      </w:r>
    </w:p>
    <w:p w14:paraId="374B6764" w14:textId="77777777" w:rsidR="006545C6" w:rsidRPr="006545C6" w:rsidRDefault="006545C6" w:rsidP="006545C6">
      <w:pPr>
        <w:pStyle w:val="Code"/>
        <w:rPr>
          <w:highlight w:val="white"/>
        </w:rPr>
      </w:pPr>
      <w:r w:rsidRPr="006545C6">
        <w:rPr>
          <w:highlight w:val="white"/>
        </w:rPr>
        <w:t xml:space="preserve">        int doubleTypeSize = Type.DoubleType.Size();</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23C6F2D6" w:rsidR="00C13A3B" w:rsidRPr="00D822A3" w:rsidRDefault="00C13A3B" w:rsidP="00C13A3B">
      <w:pPr>
        <w:pStyle w:val="Code"/>
        <w:rPr>
          <w:highlight w:val="white"/>
          <w:lang w:val="en-GB"/>
        </w:rPr>
      </w:pPr>
      <w:r w:rsidRPr="00D822A3">
        <w:rPr>
          <w:highlight w:val="white"/>
          <w:lang w:val="en-GB"/>
        </w:rPr>
        <w:t xml:space="preserve">        for (int count = 0; count &lt; </w:t>
      </w:r>
      <w:r w:rsidR="006545C6">
        <w:rPr>
          <w:highlight w:val="white"/>
          <w:lang w:val="en-GB"/>
        </w:rPr>
        <w:t>topSize</w:t>
      </w:r>
      <w:r w:rsidRPr="00D822A3">
        <w:rPr>
          <w:highlight w:val="white"/>
          <w:lang w:val="en-GB"/>
        </w:rPr>
        <w:t>; ++count) {</w:t>
      </w:r>
    </w:p>
    <w:p w14:paraId="0ED504BB" w14:textId="08975981" w:rsidR="00C13A3B" w:rsidRPr="00D822A3" w:rsidRDefault="00C13A3B" w:rsidP="00C13A3B">
      <w:pPr>
        <w:pStyle w:val="Code"/>
        <w:rPr>
          <w:highlight w:val="white"/>
          <w:lang w:val="en-GB"/>
        </w:rPr>
      </w:pPr>
      <w:r w:rsidRPr="00D822A3">
        <w:rPr>
          <w:highlight w:val="white"/>
          <w:lang w:val="en-GB"/>
        </w:rPr>
        <w:t xml:space="preserve">          currentOffset -= </w:t>
      </w:r>
      <w:r w:rsidR="006545C6" w:rsidRPr="006545C6">
        <w:rPr>
          <w:highlight w:val="white"/>
        </w:rPr>
        <w:t>doubleTypeSize</w:t>
      </w:r>
      <w:r w:rsidRPr="00D822A3">
        <w:rPr>
          <w:highlight w:val="white"/>
          <w:lang w:val="en-GB"/>
        </w:rPr>
        <w:t>;</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3" w:name="_Toc54625122"/>
      <w:r w:rsidRPr="00D822A3">
        <w:rPr>
          <w:highlight w:val="white"/>
          <w:lang w:val="en-GB"/>
        </w:rPr>
        <w:t>Loading Values into Registers</w:t>
      </w:r>
      <w:bookmarkEnd w:id="42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lastRenderedPageBreak/>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 xml:space="preserve">If there is no non-overlapping </w:t>
      </w:r>
      <w:proofErr w:type="gramStart"/>
      <w:r w:rsidRPr="00D822A3">
        <w:rPr>
          <w:highlight w:val="white"/>
          <w:lang w:val="en-GB"/>
        </w:rPr>
        <w:t>register</w:t>
      </w:r>
      <w:proofErr w:type="gramEnd"/>
      <w:r w:rsidRPr="00D822A3">
        <w:rPr>
          <w:highlight w:val="white"/>
          <w:lang w:val="en-GB"/>
        </w:rPr>
        <w:t xml:space="preserve">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lastRenderedPageBreak/>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w:t>
      </w:r>
      <w:proofErr w:type="gramStart"/>
      <w:r w:rsidR="00BE6101" w:rsidRPr="00D822A3">
        <w:rPr>
          <w:highlight w:val="white"/>
          <w:lang w:val="en-GB"/>
        </w:rPr>
        <w:t>At the moment</w:t>
      </w:r>
      <w:proofErr w:type="gramEnd"/>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lastRenderedPageBreak/>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lastRenderedPageBreak/>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4"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xml:space="preserve">, and </w:t>
      </w:r>
      <w:proofErr w:type="spellStart"/>
      <w:r w:rsidR="0066666A" w:rsidRPr="00D822A3">
        <w:rPr>
          <w:highlight w:val="white"/>
          <w:lang w:val="en-GB"/>
        </w:rPr>
        <w:t>Goto</w:t>
      </w:r>
      <w:bookmarkEnd w:id="424"/>
      <w:proofErr w:type="spellEnd"/>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707CFE77" w14:textId="77777777" w:rsidR="00476FE6" w:rsidRPr="00476FE6" w:rsidRDefault="00476FE6" w:rsidP="00476FE6">
      <w:pPr>
        <w:pStyle w:val="Code"/>
        <w:rPr>
          <w:highlight w:val="white"/>
        </w:rPr>
      </w:pPr>
      <w:r w:rsidRPr="00476FE6">
        <w:rPr>
          <w:highlight w:val="white"/>
        </w:rPr>
        <w:t xml:space="preserve">    public void Return(MiddleCode middleCode, int middleIndex) {</w:t>
      </w:r>
    </w:p>
    <w:p w14:paraId="063B1A2A" w14:textId="77777777" w:rsidR="00476FE6" w:rsidRPr="00476FE6" w:rsidRDefault="00476FE6" w:rsidP="00476FE6">
      <w:pPr>
        <w:pStyle w:val="Code"/>
        <w:rPr>
          <w:highlight w:val="white"/>
        </w:rPr>
      </w:pPr>
      <w:r w:rsidRPr="00476FE6">
        <w:rPr>
          <w:highlight w:val="white"/>
        </w:rPr>
        <w:t xml:space="preserve">      if (SymbolTable.CurrentFunction.UniqueName.Equals</w:t>
      </w:r>
    </w:p>
    <w:p w14:paraId="24676559" w14:textId="77777777" w:rsidR="00476FE6" w:rsidRPr="00476FE6" w:rsidRDefault="00476FE6" w:rsidP="00476FE6">
      <w:pPr>
        <w:pStyle w:val="Code"/>
        <w:rPr>
          <w:highlight w:val="white"/>
        </w:rPr>
      </w:pPr>
      <w:r w:rsidRPr="00476FE6">
        <w:rPr>
          <w:highlight w:val="white"/>
        </w:rPr>
        <w:t xml:space="preserve">                      (AssemblyCodeGenerator.MainName)) {</w:t>
      </w:r>
    </w:p>
    <w:p w14:paraId="2DA7C1A1" w14:textId="77777777" w:rsidR="00476FE6" w:rsidRPr="00476FE6" w:rsidRDefault="00476FE6" w:rsidP="00476FE6">
      <w:pPr>
        <w:pStyle w:val="Code"/>
        <w:rPr>
          <w:highlight w:val="white"/>
        </w:rPr>
      </w:pPr>
      <w:r w:rsidRPr="00476FE6">
        <w:rPr>
          <w:highlight w:val="white"/>
        </w:rPr>
        <w:t xml:space="preserve">        Assert.ErrorXXX(m_floatStackSize == 0);</w:t>
      </w:r>
    </w:p>
    <w:p w14:paraId="17BBFD1B" w14:textId="77777777" w:rsidR="00476FE6" w:rsidRPr="00476FE6" w:rsidRDefault="00476FE6" w:rsidP="00476FE6">
      <w:pPr>
        <w:pStyle w:val="Code"/>
        <w:rPr>
          <w:highlight w:val="white"/>
        </w:rPr>
      </w:pPr>
      <w:r w:rsidRPr="00476FE6">
        <w:rPr>
          <w:highlight w:val="white"/>
        </w:rPr>
        <w:t xml:space="preserve">        AddAssemblyCode(AssemblyOperator.cmp, AssemblyCode.FrameRegister,</w:t>
      </w:r>
    </w:p>
    <w:p w14:paraId="21E9B074" w14:textId="77777777" w:rsidR="00476FE6" w:rsidRPr="00476FE6" w:rsidRDefault="00476FE6" w:rsidP="00476FE6">
      <w:pPr>
        <w:pStyle w:val="Code"/>
        <w:rPr>
          <w:highlight w:val="white"/>
        </w:rPr>
      </w:pPr>
      <w:r w:rsidRPr="00476FE6">
        <w:rPr>
          <w:highlight w:val="white"/>
        </w:rPr>
        <w:t xml:space="preserve">                        SymbolTable.ReturnAddressOffset, BigInteger.Zero,</w:t>
      </w:r>
    </w:p>
    <w:p w14:paraId="1D231C19" w14:textId="77777777" w:rsidR="00476FE6" w:rsidRPr="00476FE6" w:rsidRDefault="00476FE6" w:rsidP="00476FE6">
      <w:pPr>
        <w:pStyle w:val="Code"/>
        <w:rPr>
          <w:highlight w:val="white"/>
        </w:rPr>
      </w:pPr>
      <w:r w:rsidRPr="00476FE6">
        <w:rPr>
          <w:highlight w:val="white"/>
        </w:rPr>
        <w:t xml:space="preserve">                        TypeSize.PointerSize);</w:t>
      </w:r>
    </w:p>
    <w:p w14:paraId="66F9A945" w14:textId="77777777" w:rsidR="00476FE6" w:rsidRPr="00476FE6" w:rsidRDefault="00476FE6" w:rsidP="00476FE6">
      <w:pPr>
        <w:pStyle w:val="Code"/>
        <w:rPr>
          <w:highlight w:val="white"/>
        </w:rPr>
      </w:pPr>
    </w:p>
    <w:p w14:paraId="12DFB321" w14:textId="77777777" w:rsidR="00476FE6" w:rsidRPr="00476FE6" w:rsidRDefault="00476FE6" w:rsidP="00476FE6">
      <w:pPr>
        <w:pStyle w:val="Code"/>
        <w:rPr>
          <w:highlight w:val="white"/>
        </w:rPr>
      </w:pPr>
      <w:r w:rsidRPr="00476FE6">
        <w:rPr>
          <w:highlight w:val="white"/>
        </w:rPr>
        <w:t xml:space="preserve">        AssemblyCode jumpCode =</w:t>
      </w:r>
    </w:p>
    <w:p w14:paraId="2AE7C485" w14:textId="77777777" w:rsidR="00476FE6" w:rsidRPr="00476FE6" w:rsidRDefault="00476FE6" w:rsidP="00476FE6">
      <w:pPr>
        <w:pStyle w:val="Code"/>
        <w:rPr>
          <w:highlight w:val="white"/>
        </w:rPr>
      </w:pPr>
      <w:r w:rsidRPr="00476FE6">
        <w:rPr>
          <w:highlight w:val="white"/>
        </w:rPr>
        <w:t xml:space="preserve">          AddAssemblyCode(AssemblyOperator.je, null, null, middleIndex + 1);</w:t>
      </w:r>
    </w:p>
    <w:p w14:paraId="186AD964" w14:textId="77777777" w:rsidR="00476FE6" w:rsidRPr="00476FE6" w:rsidRDefault="00476FE6" w:rsidP="00476FE6">
      <w:pPr>
        <w:pStyle w:val="Code"/>
        <w:rPr>
          <w:highlight w:val="white"/>
        </w:rPr>
      </w:pPr>
      <w:r w:rsidRPr="00476FE6">
        <w:rPr>
          <w:highlight w:val="white"/>
        </w:rPr>
        <w:t xml:space="preserve">        Return();</w:t>
      </w:r>
    </w:p>
    <w:p w14:paraId="56229836" w14:textId="77777777" w:rsidR="00476FE6" w:rsidRPr="00476FE6" w:rsidRDefault="00476FE6" w:rsidP="00476FE6">
      <w:pPr>
        <w:pStyle w:val="Code"/>
        <w:rPr>
          <w:highlight w:val="white"/>
        </w:rPr>
      </w:pPr>
      <w:r w:rsidRPr="00476FE6">
        <w:rPr>
          <w:highlight w:val="white"/>
        </w:rPr>
        <w:t xml:space="preserve">      }</w:t>
      </w:r>
    </w:p>
    <w:p w14:paraId="08362304" w14:textId="77777777" w:rsidR="00476FE6" w:rsidRPr="00476FE6" w:rsidRDefault="00476FE6" w:rsidP="00476FE6">
      <w:pPr>
        <w:pStyle w:val="Code"/>
        <w:rPr>
          <w:highlight w:val="white"/>
        </w:rPr>
      </w:pPr>
      <w:r w:rsidRPr="00476FE6">
        <w:rPr>
          <w:highlight w:val="white"/>
        </w:rPr>
        <w:t xml:space="preserve">      else {</w:t>
      </w:r>
    </w:p>
    <w:p w14:paraId="1FEA0A4D" w14:textId="77777777" w:rsidR="00476FE6" w:rsidRPr="00476FE6" w:rsidRDefault="00476FE6" w:rsidP="00476FE6">
      <w:pPr>
        <w:pStyle w:val="Code"/>
        <w:rPr>
          <w:highlight w:val="white"/>
        </w:rPr>
      </w:pPr>
      <w:r w:rsidRPr="00476FE6">
        <w:rPr>
          <w:highlight w:val="white"/>
        </w:rPr>
        <w:t xml:space="preserve">        SetReturnValue(middleCode);</w:t>
      </w:r>
    </w:p>
    <w:p w14:paraId="7099E823" w14:textId="77777777" w:rsidR="00476FE6" w:rsidRPr="00476FE6" w:rsidRDefault="00476FE6" w:rsidP="00476FE6">
      <w:pPr>
        <w:pStyle w:val="Code"/>
        <w:rPr>
          <w:highlight w:val="white"/>
        </w:rPr>
      </w:pPr>
      <w:r w:rsidRPr="00476FE6">
        <w:rPr>
          <w:highlight w:val="white"/>
        </w:rPr>
        <w:t xml:space="preserve">        Assert.ErrorXXX(m_floatStackSize == 0);</w:t>
      </w:r>
    </w:p>
    <w:p w14:paraId="5B6B8172" w14:textId="77777777" w:rsidR="00476FE6" w:rsidRPr="00476FE6" w:rsidRDefault="00476FE6" w:rsidP="00476FE6">
      <w:pPr>
        <w:pStyle w:val="Code"/>
        <w:rPr>
          <w:highlight w:val="white"/>
        </w:rPr>
      </w:pPr>
      <w:r w:rsidRPr="00476FE6">
        <w:rPr>
          <w:highlight w:val="white"/>
        </w:rPr>
        <w:t xml:space="preserve">        Return();</w:t>
      </w:r>
    </w:p>
    <w:p w14:paraId="4651E0A2" w14:textId="77777777" w:rsidR="00476FE6" w:rsidRPr="00476FE6" w:rsidRDefault="00476FE6" w:rsidP="00476FE6">
      <w:pPr>
        <w:pStyle w:val="Code"/>
        <w:rPr>
          <w:highlight w:val="white"/>
        </w:rPr>
      </w:pPr>
      <w:r w:rsidRPr="00476FE6">
        <w:rPr>
          <w:highlight w:val="white"/>
        </w:rPr>
        <w:t xml:space="preserve">      }</w:t>
      </w:r>
    </w:p>
    <w:p w14:paraId="4E23881C" w14:textId="77777777" w:rsidR="00476FE6" w:rsidRPr="00476FE6" w:rsidRDefault="00476FE6" w:rsidP="00476FE6">
      <w:pPr>
        <w:pStyle w:val="Code"/>
        <w:rPr>
          <w:highlight w:val="white"/>
        </w:rPr>
      </w:pPr>
      <w:r w:rsidRPr="00476FE6">
        <w:rPr>
          <w:highlight w:val="white"/>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w:t>
      </w:r>
      <w:proofErr w:type="gramStart"/>
      <w:r w:rsidR="00831E92" w:rsidRPr="00D822A3">
        <w:rPr>
          <w:highlight w:val="white"/>
          <w:lang w:val="en-GB"/>
        </w:rPr>
        <w:t>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w:t>
      </w:r>
      <w:proofErr w:type="gramEnd"/>
      <w:r w:rsidR="00E7704A" w:rsidRPr="00D822A3">
        <w:rPr>
          <w:highlight w:val="white"/>
          <w:lang w:val="en-GB"/>
        </w:rPr>
        <w:t xml:space="preserv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w:t>
      </w:r>
      <w:proofErr w:type="gramStart"/>
      <w:r w:rsidR="00EB7F51" w:rsidRPr="00D822A3">
        <w:rPr>
          <w:highlight w:val="white"/>
          <w:lang w:val="en-GB"/>
        </w:rPr>
        <w:t>have to</w:t>
      </w:r>
      <w:proofErr w:type="gramEnd"/>
      <w:r w:rsidR="00EB7F51" w:rsidRPr="00D822A3">
        <w:rPr>
          <w:highlight w:val="white"/>
          <w:lang w:val="en-GB"/>
        </w:rPr>
        <w:t xml:space="preserve">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lastRenderedPageBreak/>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5" w:name="_Toc54625124"/>
      <w:r w:rsidRPr="00D822A3">
        <w:rPr>
          <w:highlight w:val="white"/>
          <w:lang w:val="en-GB"/>
        </w:rPr>
        <w:t>Load and Inspect Registers</w:t>
      </w:r>
      <w:bookmarkEnd w:id="42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lastRenderedPageBreak/>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6" w:name="_Toc54625125"/>
      <w:r w:rsidRPr="00D822A3">
        <w:rPr>
          <w:highlight w:val="white"/>
          <w:lang w:val="en-GB"/>
        </w:rPr>
        <w:t>Initialization</w:t>
      </w:r>
      <w:bookmarkEnd w:id="42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7" w:name="_Toc54625126"/>
      <w:r w:rsidRPr="00D822A3">
        <w:rPr>
          <w:highlight w:val="white"/>
          <w:lang w:val="en-GB"/>
        </w:rPr>
        <w:lastRenderedPageBreak/>
        <w:t>Integral Multipl</w:t>
      </w:r>
      <w:r w:rsidR="00285456" w:rsidRPr="00D822A3">
        <w:rPr>
          <w:highlight w:val="white"/>
          <w:lang w:val="en-GB"/>
        </w:rPr>
        <w:t>i</w:t>
      </w:r>
      <w:r w:rsidRPr="00D822A3">
        <w:rPr>
          <w:highlight w:val="white"/>
          <w:lang w:val="en-GB"/>
        </w:rPr>
        <w:t>cation, Division, and Modulo</w:t>
      </w:r>
      <w:bookmarkEnd w:id="42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 xml:space="preserve">integral </w:t>
      </w:r>
      <w:proofErr w:type="gramStart"/>
      <w:r w:rsidR="009E53E4" w:rsidRPr="00D822A3">
        <w:rPr>
          <w:highlight w:val="white"/>
          <w:lang w:val="en-GB"/>
        </w:rPr>
        <w:t>operators</w:t>
      </w:r>
      <w:proofErr w:type="gramEnd"/>
      <w:r w:rsidR="009E53E4" w:rsidRPr="00D822A3">
        <w:rPr>
          <w:highlight w:val="white"/>
          <w:lang w:val="en-GB"/>
        </w:rPr>
        <w:t xml:space="preserve">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 xml:space="preserve">integral operations, we cannot give an integer value directly. Instead, we </w:t>
      </w:r>
      <w:proofErr w:type="gramStart"/>
      <w:r w:rsidR="0011692D" w:rsidRPr="00D822A3">
        <w:rPr>
          <w:highlight w:val="white"/>
          <w:lang w:val="en-GB"/>
        </w:rPr>
        <w:t>have to</w:t>
      </w:r>
      <w:proofErr w:type="gramEnd"/>
      <w:r w:rsidR="0011692D" w:rsidRPr="00D822A3">
        <w:rPr>
          <w:highlight w:val="white"/>
          <w:lang w:val="en-GB"/>
        </w:rPr>
        <w:t xml:space="preserve">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xml:space="preserve">, </w:t>
      </w:r>
      <w:proofErr w:type="gramStart"/>
      <w:r w:rsidR="00871B84" w:rsidRPr="00D822A3">
        <w:rPr>
          <w:highlight w:val="white"/>
          <w:lang w:val="en-GB"/>
        </w:rPr>
        <w:t>in order to</w:t>
      </w:r>
      <w:proofErr w:type="gramEnd"/>
      <w:r w:rsidR="00871B84" w:rsidRPr="00D822A3">
        <w:rPr>
          <w:highlight w:val="white"/>
          <w:lang w:val="en-GB"/>
        </w:rPr>
        <w:t xml:space="preserve">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lastRenderedPageBreak/>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8" w:name="_Toc54625127"/>
      <w:r w:rsidRPr="00D822A3">
        <w:rPr>
          <w:highlight w:val="white"/>
          <w:lang w:val="en-GB"/>
        </w:rPr>
        <w:lastRenderedPageBreak/>
        <w:t>Integral Assignment and Parameters</w:t>
      </w:r>
      <w:bookmarkEnd w:id="42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625FC43" w:rsidR="002F73EF" w:rsidRPr="00D822A3" w:rsidRDefault="002F73EF" w:rsidP="002F73EF">
      <w:pPr>
        <w:pStyle w:val="Code"/>
        <w:rPr>
          <w:highlight w:val="white"/>
          <w:lang w:val="en-GB"/>
        </w:rPr>
      </w:pPr>
      <w:r w:rsidRPr="00D822A3">
        <w:rPr>
          <w:highlight w:val="white"/>
          <w:lang w:val="en-GB"/>
        </w:rPr>
        <w:t xml:space="preserve">      Type toType = (Type) middleCode[</w:t>
      </w:r>
      <w:r w:rsidR="005020B9">
        <w:rPr>
          <w:highlight w:val="white"/>
          <w:lang w:val="en-GB"/>
        </w:rPr>
        <w:t>1</w:t>
      </w:r>
      <w:r w:rsidRPr="00D822A3">
        <w:rPr>
          <w:highlight w:val="white"/>
          <w:lang w:val="en-GB"/>
        </w:rPr>
        <w:t>];</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2CE751C4" w:rsidR="002F73EF" w:rsidRPr="00D822A3" w:rsidRDefault="002F73EF" w:rsidP="002F73EF">
      <w:pPr>
        <w:pStyle w:val="Code"/>
        <w:rPr>
          <w:highlight w:val="white"/>
          <w:lang w:val="en-GB"/>
        </w:rPr>
      </w:pPr>
      <w:r w:rsidRPr="00D822A3">
        <w:rPr>
          <w:highlight w:val="white"/>
          <w:lang w:val="en-GB"/>
        </w:rPr>
        <w:t xml:space="preserve">      Symbol fromSymbol = (Symbol) middleCode[</w:t>
      </w:r>
      <w:r w:rsidR="005020B9">
        <w:rPr>
          <w:highlight w:val="white"/>
          <w:lang w:val="en-GB"/>
        </w:rPr>
        <w:t>2</w:t>
      </w:r>
      <w:r w:rsidRPr="00D822A3">
        <w:rPr>
          <w:highlight w:val="white"/>
          <w:lang w:val="en-GB"/>
        </w:rPr>
        <w:t>];</w:t>
      </w:r>
    </w:p>
    <w:p w14:paraId="5E3359B9" w14:textId="1F633FFE" w:rsidR="002F73EF" w:rsidRPr="00D822A3" w:rsidRDefault="002F73EF" w:rsidP="002F73EF">
      <w:pPr>
        <w:pStyle w:val="Code"/>
        <w:rPr>
          <w:highlight w:val="white"/>
          <w:lang w:val="en-GB"/>
        </w:rPr>
      </w:pPr>
      <w:r w:rsidRPr="00D822A3">
        <w:rPr>
          <w:highlight w:val="white"/>
          <w:lang w:val="en-GB"/>
        </w:rPr>
        <w:t xml:space="preserve">      int parameterOffset = (int) middleCode[</w:t>
      </w:r>
      <w:r w:rsidR="005020B9">
        <w:rPr>
          <w:highlight w:val="white"/>
          <w:lang w:val="en-GB"/>
        </w:rPr>
        <w:t>0</w:t>
      </w:r>
      <w:r w:rsidRPr="00D822A3">
        <w:rPr>
          <w:highlight w:val="white"/>
          <w:lang w:val="en-GB"/>
        </w:rPr>
        <w:t>];</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 xml:space="preserve">If the result symbol is temporary and its address symbol is null, we are facing the assignment of a conditional expression. The only other cases when a temporary symbol is assigned is in case of a </w:t>
      </w:r>
      <w:proofErr w:type="spellStart"/>
      <w:r w:rsidRPr="00D822A3">
        <w:rPr>
          <w:highlight w:val="white"/>
          <w:lang w:val="en-GB"/>
        </w:rPr>
        <w:t>dereferred</w:t>
      </w:r>
      <w:proofErr w:type="spellEnd"/>
      <w:r w:rsidRPr="00D822A3">
        <w:rPr>
          <w:highlight w:val="white"/>
          <w:lang w:val="en-GB"/>
        </w:rPr>
        <w:t>, index, or arrow expression. However, in those cases, the address symbol is not null.</w:t>
      </w:r>
    </w:p>
    <w:p w14:paraId="1AC58397" w14:textId="77777777" w:rsidR="00546EB3" w:rsidRPr="00546EB3" w:rsidRDefault="00546EB3" w:rsidP="00546EB3">
      <w:pPr>
        <w:pStyle w:val="Code"/>
        <w:rPr>
          <w:highlight w:val="white"/>
        </w:rPr>
      </w:pPr>
      <w:r w:rsidRPr="00546EB3">
        <w:rPr>
          <w:highlight w:val="white"/>
        </w:rPr>
        <w:t xml:space="preserve">      if (resultSymbol.IsTemporary()) {</w:t>
      </w:r>
    </w:p>
    <w:p w14:paraId="2655FF30" w14:textId="77777777" w:rsidR="00546EB3" w:rsidRPr="00546EB3" w:rsidRDefault="00546EB3" w:rsidP="00546EB3">
      <w:pPr>
        <w:pStyle w:val="Code"/>
        <w:rPr>
          <w:highlight w:val="white"/>
        </w:rPr>
      </w:pPr>
      <w:r w:rsidRPr="00546EB3">
        <w:rPr>
          <w:highlight w:val="white"/>
        </w:rPr>
        <w:t xml:space="preserve">        Assert.ErrorXXX(assignTrack == null);</w:t>
      </w:r>
    </w:p>
    <w:p w14:paraId="4C2BAB47" w14:textId="77777777" w:rsidR="00546EB3" w:rsidRPr="00546EB3" w:rsidRDefault="00546EB3" w:rsidP="00546EB3">
      <w:pPr>
        <w:pStyle w:val="Code"/>
        <w:rPr>
          <w:highlight w:val="white"/>
        </w:rPr>
      </w:pPr>
    </w:p>
    <w:p w14:paraId="4256B0A3" w14:textId="77777777" w:rsidR="00546EB3" w:rsidRPr="00546EB3" w:rsidRDefault="00546EB3" w:rsidP="00546EB3">
      <w:pPr>
        <w:pStyle w:val="Code"/>
        <w:rPr>
          <w:highlight w:val="white"/>
        </w:rPr>
      </w:pPr>
      <w:r w:rsidRPr="00546EB3">
        <w:rPr>
          <w:highlight w:val="white"/>
        </w:rPr>
        <w:t xml:space="preserve">        if (resultTrack == null) {</w:t>
      </w:r>
    </w:p>
    <w:p w14:paraId="12C341FF" w14:textId="77777777" w:rsidR="00546EB3" w:rsidRPr="00546EB3" w:rsidRDefault="00546EB3" w:rsidP="00546EB3">
      <w:pPr>
        <w:pStyle w:val="Code"/>
        <w:rPr>
          <w:highlight w:val="white"/>
        </w:rPr>
      </w:pPr>
      <w:r w:rsidRPr="00546EB3">
        <w:rPr>
          <w:highlight w:val="white"/>
        </w:rPr>
        <w:t xml:space="preserve">          resultTrack = new Track(resultSymbol);</w:t>
      </w:r>
    </w:p>
    <w:p w14:paraId="67C792E0" w14:textId="77777777" w:rsidR="00546EB3" w:rsidRPr="00546EB3" w:rsidRDefault="00546EB3" w:rsidP="00546EB3">
      <w:pPr>
        <w:pStyle w:val="Code"/>
        <w:rPr>
          <w:highlight w:val="white"/>
        </w:rPr>
      </w:pPr>
      <w:r w:rsidRPr="00546EB3">
        <w:rPr>
          <w:highlight w:val="white"/>
        </w:rPr>
        <w:t xml:space="preserve">          m_trackMap.Add(resultSymbol, resultTrack);</w:t>
      </w:r>
    </w:p>
    <w:p w14:paraId="6E5A80E6" w14:textId="77777777" w:rsidR="00546EB3" w:rsidRPr="00546EB3" w:rsidRDefault="00546EB3" w:rsidP="00546EB3">
      <w:pPr>
        <w:pStyle w:val="Code"/>
        <w:rPr>
          <w:highlight w:val="white"/>
        </w:rPr>
      </w:pPr>
      <w:r w:rsidRPr="00546EB3">
        <w:rPr>
          <w:highlight w:val="white"/>
        </w:rPr>
        <w:t xml:space="preserve">        }</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110009E2" w14:textId="77777777" w:rsidR="00546EB3" w:rsidRPr="0082666A" w:rsidRDefault="00546EB3" w:rsidP="0082666A">
      <w:pPr>
        <w:pStyle w:val="Code"/>
        <w:rPr>
          <w:highlight w:val="white"/>
        </w:rPr>
      </w:pPr>
      <w:r w:rsidRPr="0082666A">
        <w:rPr>
          <w:highlight w:val="white"/>
        </w:rPr>
        <w:t xml:space="preserve">        if (assignSymbol.Value is BigInteger) {</w:t>
      </w:r>
    </w:p>
    <w:p w14:paraId="4987EF4E" w14:textId="77777777" w:rsidR="00546EB3" w:rsidRPr="0082666A" w:rsidRDefault="00546EB3" w:rsidP="0082666A">
      <w:pPr>
        <w:pStyle w:val="Code"/>
        <w:rPr>
          <w:highlight w:val="white"/>
        </w:rPr>
      </w:pPr>
      <w:r w:rsidRPr="0082666A">
        <w:rPr>
          <w:highlight w:val="white"/>
        </w:rPr>
        <w:t xml:space="preserve">          AddAssemblyCode(AssemblyOperator.mov, resultTrack,</w:t>
      </w:r>
    </w:p>
    <w:p w14:paraId="7EF452C2" w14:textId="77777777" w:rsidR="00546EB3" w:rsidRPr="0082666A" w:rsidRDefault="00546EB3" w:rsidP="0082666A">
      <w:pPr>
        <w:pStyle w:val="Code"/>
        <w:rPr>
          <w:highlight w:val="white"/>
        </w:rPr>
      </w:pPr>
      <w:r w:rsidRPr="0082666A">
        <w:rPr>
          <w:highlight w:val="white"/>
        </w:rPr>
        <w:t xml:space="preserve">                          assignSymbol.Value);</w:t>
      </w:r>
    </w:p>
    <w:p w14:paraId="7E17CAFE" w14:textId="77777777" w:rsidR="00546EB3" w:rsidRPr="0082666A" w:rsidRDefault="00546EB3" w:rsidP="0082666A">
      <w:pPr>
        <w:pStyle w:val="Code"/>
        <w:rPr>
          <w:highlight w:val="white"/>
        </w:rPr>
      </w:pPr>
      <w:r w:rsidRPr="0082666A">
        <w:rPr>
          <w:highlight w:val="white"/>
        </w:rPr>
        <w:t xml:space="preserve">        }</w:t>
      </w:r>
    </w:p>
    <w:p w14:paraId="185F222F" w14:textId="77777777" w:rsidR="002F73EF" w:rsidRPr="00D822A3" w:rsidRDefault="002F73EF" w:rsidP="002F73EF">
      <w:pPr>
        <w:rPr>
          <w:highlight w:val="white"/>
          <w:lang w:val="en-GB"/>
        </w:rPr>
      </w:pPr>
      <w:r w:rsidRPr="00D822A3">
        <w:rPr>
          <w:highlight w:val="white"/>
          <w:lang w:val="en-GB"/>
        </w:rPr>
        <w:lastRenderedPageBreak/>
        <w:t xml:space="preserve">If the assign symbol is an array, function, string, or static address, we move its address rather than </w:t>
      </w:r>
      <w:proofErr w:type="spellStart"/>
      <w:r w:rsidRPr="00D822A3">
        <w:rPr>
          <w:highlight w:val="white"/>
          <w:lang w:val="en-GB"/>
        </w:rPr>
        <w:t>ist</w:t>
      </w:r>
      <w:proofErr w:type="spellEnd"/>
      <w:r w:rsidRPr="00D822A3">
        <w:rPr>
          <w:highlight w:val="white"/>
          <w:lang w:val="en-GB"/>
        </w:rPr>
        <w:t xml:space="preserve"> value into the register.</w:t>
      </w:r>
    </w:p>
    <w:p w14:paraId="45313E7F" w14:textId="77777777" w:rsidR="00546EB3" w:rsidRPr="00A25120" w:rsidRDefault="00546EB3" w:rsidP="00A25120">
      <w:pPr>
        <w:pStyle w:val="Code"/>
        <w:rPr>
          <w:highlight w:val="white"/>
        </w:rPr>
      </w:pPr>
      <w:r w:rsidRPr="00A25120">
        <w:rPr>
          <w:highlight w:val="white"/>
        </w:rPr>
        <w:t xml:space="preserve">        else if (assignSymbol.Type.IsArrayFunctionOrString() ||</w:t>
      </w:r>
    </w:p>
    <w:p w14:paraId="0D375E17" w14:textId="77777777" w:rsidR="00546EB3" w:rsidRPr="00A25120" w:rsidRDefault="00546EB3" w:rsidP="00A25120">
      <w:pPr>
        <w:pStyle w:val="Code"/>
        <w:rPr>
          <w:highlight w:val="white"/>
        </w:rPr>
      </w:pPr>
      <w:r w:rsidRPr="00A25120">
        <w:rPr>
          <w:highlight w:val="white"/>
        </w:rPr>
        <w:t xml:space="preserve">                  (assignSymbol.Value is StaticAddress)) {</w:t>
      </w:r>
    </w:p>
    <w:p w14:paraId="20214491" w14:textId="77777777" w:rsidR="00546EB3" w:rsidRPr="00A25120" w:rsidRDefault="00546EB3" w:rsidP="00A25120">
      <w:pPr>
        <w:pStyle w:val="Code"/>
        <w:rPr>
          <w:highlight w:val="white"/>
        </w:rPr>
      </w:pPr>
      <w:r w:rsidRPr="00A25120">
        <w:rPr>
          <w:highlight w:val="white"/>
        </w:rPr>
        <w:t xml:space="preserve">          AddAssemblyCode(AssemblyOperator.mov, resultTrack,</w:t>
      </w:r>
    </w:p>
    <w:p w14:paraId="37502899" w14:textId="77777777" w:rsidR="00546EB3" w:rsidRPr="00A25120" w:rsidRDefault="00546EB3" w:rsidP="00A25120">
      <w:pPr>
        <w:pStyle w:val="Code"/>
        <w:rPr>
          <w:highlight w:val="white"/>
        </w:rPr>
      </w:pPr>
      <w:r w:rsidRPr="00A25120">
        <w:rPr>
          <w:highlight w:val="white"/>
        </w:rPr>
        <w:t xml:space="preserve">                          Base(assignSymbol));</w:t>
      </w:r>
    </w:p>
    <w:p w14:paraId="193238B8" w14:textId="77777777" w:rsidR="00546EB3" w:rsidRPr="00A25120" w:rsidRDefault="00546EB3" w:rsidP="00A25120">
      <w:pPr>
        <w:pStyle w:val="Code"/>
        <w:rPr>
          <w:highlight w:val="white"/>
        </w:rPr>
      </w:pPr>
    </w:p>
    <w:p w14:paraId="36B6BB18" w14:textId="77777777" w:rsidR="00546EB3" w:rsidRPr="00A25120" w:rsidRDefault="00546EB3" w:rsidP="00A25120">
      <w:pPr>
        <w:pStyle w:val="Code"/>
        <w:rPr>
          <w:highlight w:val="white"/>
        </w:rPr>
      </w:pPr>
      <w:r w:rsidRPr="00A25120">
        <w:rPr>
          <w:highlight w:val="white"/>
        </w:rPr>
        <w:t xml:space="preserve">          int offset = Offset(assignSymbol);</w:t>
      </w:r>
    </w:p>
    <w:p w14:paraId="1B344FCD" w14:textId="77777777" w:rsidR="00546EB3" w:rsidRPr="00A25120" w:rsidRDefault="00546EB3" w:rsidP="00A25120">
      <w:pPr>
        <w:pStyle w:val="Code"/>
        <w:rPr>
          <w:highlight w:val="white"/>
        </w:rPr>
      </w:pPr>
      <w:r w:rsidRPr="00A25120">
        <w:rPr>
          <w:highlight w:val="white"/>
        </w:rPr>
        <w:t xml:space="preserve">          if (offset != 0) {</w:t>
      </w:r>
    </w:p>
    <w:p w14:paraId="40E63B46" w14:textId="77777777" w:rsidR="00546EB3" w:rsidRPr="00A25120" w:rsidRDefault="00546EB3" w:rsidP="00A25120">
      <w:pPr>
        <w:pStyle w:val="Code"/>
        <w:rPr>
          <w:highlight w:val="white"/>
        </w:rPr>
      </w:pPr>
      <w:r w:rsidRPr="00A25120">
        <w:rPr>
          <w:highlight w:val="white"/>
        </w:rPr>
        <w:t xml:space="preserve">            AddAssemblyCode(AssemblyOperator.add, resultTrack,</w:t>
      </w:r>
    </w:p>
    <w:p w14:paraId="5B7CB110" w14:textId="77777777" w:rsidR="00546EB3" w:rsidRPr="00A25120" w:rsidRDefault="00546EB3" w:rsidP="00A25120">
      <w:pPr>
        <w:pStyle w:val="Code"/>
        <w:rPr>
          <w:highlight w:val="white"/>
        </w:rPr>
      </w:pPr>
      <w:r w:rsidRPr="00A25120">
        <w:rPr>
          <w:highlight w:val="white"/>
        </w:rPr>
        <w:t xml:space="preserve">                            (BigInteger) offset);</w:t>
      </w:r>
    </w:p>
    <w:p w14:paraId="59A19B56" w14:textId="77777777" w:rsidR="00546EB3" w:rsidRPr="00A25120" w:rsidRDefault="00546EB3" w:rsidP="00A25120">
      <w:pPr>
        <w:pStyle w:val="Code"/>
        <w:rPr>
          <w:highlight w:val="white"/>
        </w:rPr>
      </w:pPr>
      <w:r w:rsidRPr="00A25120">
        <w:rPr>
          <w:highlight w:val="white"/>
        </w:rPr>
        <w:t xml:space="preserve">          }</w:t>
      </w:r>
    </w:p>
    <w:p w14:paraId="27D11AFE" w14:textId="77777777" w:rsidR="00546EB3" w:rsidRPr="00A25120" w:rsidRDefault="00546EB3" w:rsidP="00A25120">
      <w:pPr>
        <w:pStyle w:val="Code"/>
        <w:rPr>
          <w:highlight w:val="white"/>
        </w:rPr>
      </w:pPr>
      <w:r w:rsidRPr="00A25120">
        <w:rPr>
          <w:highlight w:val="white"/>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414BEA2B" w14:textId="77777777" w:rsidR="00546EB3" w:rsidRPr="00A25120" w:rsidRDefault="00546EB3" w:rsidP="00A25120">
      <w:pPr>
        <w:pStyle w:val="Code"/>
        <w:rPr>
          <w:highlight w:val="white"/>
        </w:rPr>
      </w:pPr>
      <w:r w:rsidRPr="00A25120">
        <w:rPr>
          <w:highlight w:val="white"/>
        </w:rPr>
        <w:t xml:space="preserve">        else {</w:t>
      </w:r>
    </w:p>
    <w:p w14:paraId="18635BA0" w14:textId="77777777" w:rsidR="00546EB3" w:rsidRPr="00A25120" w:rsidRDefault="00546EB3" w:rsidP="00A25120">
      <w:pPr>
        <w:pStyle w:val="Code"/>
        <w:rPr>
          <w:highlight w:val="white"/>
        </w:rPr>
      </w:pPr>
      <w:r w:rsidRPr="00A25120">
        <w:rPr>
          <w:highlight w:val="white"/>
        </w:rPr>
        <w:t xml:space="preserve">          AddAssemblyCode(AssemblyOperator.mov, resultTrack,</w:t>
      </w:r>
    </w:p>
    <w:p w14:paraId="36BEC119" w14:textId="77777777" w:rsidR="00546EB3" w:rsidRPr="00A25120" w:rsidRDefault="00546EB3" w:rsidP="00A25120">
      <w:pPr>
        <w:pStyle w:val="Code"/>
        <w:rPr>
          <w:highlight w:val="white"/>
        </w:rPr>
      </w:pPr>
      <w:r w:rsidRPr="00A25120">
        <w:rPr>
          <w:highlight w:val="white"/>
        </w:rPr>
        <w:t xml:space="preserve">                          Base(assignSymbol), Offset(assignSymbol));</w:t>
      </w:r>
    </w:p>
    <w:p w14:paraId="4F02A9DB" w14:textId="77777777" w:rsidR="00546EB3" w:rsidRPr="00A25120" w:rsidRDefault="00546EB3" w:rsidP="00A25120">
      <w:pPr>
        <w:pStyle w:val="Code"/>
        <w:rPr>
          <w:highlight w:val="white"/>
        </w:rPr>
      </w:pPr>
      <w:r w:rsidRPr="00A25120">
        <w:rPr>
          <w:highlight w:val="white"/>
        </w:rPr>
        <w:t xml:space="preserve">        }</w:t>
      </w:r>
    </w:p>
    <w:p w14:paraId="343B253B" w14:textId="77777777" w:rsidR="00546EB3" w:rsidRPr="00A25120" w:rsidRDefault="00546EB3" w:rsidP="00A25120">
      <w:pPr>
        <w:pStyle w:val="Code"/>
        <w:rPr>
          <w:highlight w:val="white"/>
        </w:rPr>
      </w:pPr>
      <w:r w:rsidRPr="00A25120">
        <w:rPr>
          <w:highlight w:val="white"/>
        </w:rPr>
        <w:t xml:space="preserve">      }</w:t>
      </w:r>
    </w:p>
    <w:p w14:paraId="279C2E6D" w14:textId="77777777" w:rsidR="00875C49" w:rsidRPr="00875C49" w:rsidRDefault="00875C49" w:rsidP="00875C49">
      <w:pPr>
        <w:pStyle w:val="Code"/>
        <w:rPr>
          <w:highlight w:val="white"/>
        </w:rPr>
      </w:pPr>
      <w:r w:rsidRPr="00875C49">
        <w:rPr>
          <w:highlight w:val="white"/>
        </w:rPr>
        <w:t xml:space="preserve">      else {</w:t>
      </w:r>
    </w:p>
    <w:p w14:paraId="2DADD1BB" w14:textId="77777777" w:rsidR="00875C49" w:rsidRPr="00875C49" w:rsidRDefault="00875C49" w:rsidP="00875C49">
      <w:pPr>
        <w:pStyle w:val="Code"/>
        <w:rPr>
          <w:highlight w:val="white"/>
        </w:rPr>
      </w:pPr>
      <w:r w:rsidRPr="00875C49">
        <w:rPr>
          <w:highlight w:val="white"/>
        </w:rPr>
        <w:t xml:space="preserve">        IntegralBinary(MiddleOperator.Assign, resultSymbol,</w:t>
      </w:r>
    </w:p>
    <w:p w14:paraId="0053CD60" w14:textId="77777777" w:rsidR="00875C49" w:rsidRPr="00875C49" w:rsidRDefault="00875C49" w:rsidP="00875C49">
      <w:pPr>
        <w:pStyle w:val="Code"/>
        <w:rPr>
          <w:highlight w:val="white"/>
        </w:rPr>
      </w:pPr>
      <w:r w:rsidRPr="00875C49">
        <w:rPr>
          <w:highlight w:val="white"/>
        </w:rPr>
        <w:t xml:space="preserve">                       resultSymbol, assignSymbol);</w:t>
      </w:r>
    </w:p>
    <w:p w14:paraId="29FA9892" w14:textId="77777777" w:rsidR="00875C49" w:rsidRPr="00875C49" w:rsidRDefault="00875C49" w:rsidP="00875C49">
      <w:pPr>
        <w:pStyle w:val="Code"/>
        <w:rPr>
          <w:highlight w:val="white"/>
        </w:rPr>
      </w:pPr>
      <w:r w:rsidRPr="00875C49">
        <w:rPr>
          <w:highlight w:val="white"/>
        </w:rPr>
        <w:t xml:space="preserve">      }</w:t>
      </w:r>
    </w:p>
    <w:p w14:paraId="0DBBD177" w14:textId="77777777" w:rsidR="00875C49" w:rsidRPr="00875C49" w:rsidRDefault="00875C49" w:rsidP="00875C49">
      <w:pPr>
        <w:pStyle w:val="Code"/>
        <w:rPr>
          <w:highlight w:val="white"/>
        </w:rPr>
      </w:pPr>
      <w:r w:rsidRPr="00875C49">
        <w:rPr>
          <w:highlight w:val="white"/>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 xml:space="preserve">In case of an integer value, there is a special case due to technical limitations if the size is eight bytes. In that case we </w:t>
      </w:r>
      <w:proofErr w:type="gramStart"/>
      <w:r w:rsidRPr="00D822A3">
        <w:rPr>
          <w:highlight w:val="white"/>
          <w:lang w:val="en-GB"/>
        </w:rPr>
        <w:t>have to</w:t>
      </w:r>
      <w:proofErr w:type="gramEnd"/>
      <w:r w:rsidRPr="00D822A3">
        <w:rPr>
          <w:highlight w:val="white"/>
          <w:lang w:val="en-GB"/>
        </w:rPr>
        <w:t xml:space="preserve">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9" w:name="_Toc54625128"/>
      <w:r w:rsidRPr="00D822A3">
        <w:rPr>
          <w:highlight w:val="white"/>
          <w:lang w:val="en-GB"/>
        </w:rPr>
        <w:t>Unary Integral Operations</w:t>
      </w:r>
      <w:bookmarkEnd w:id="42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lastRenderedPageBreak/>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206ED784" w:rsidR="00184AA8" w:rsidRPr="00D822A3" w:rsidRDefault="00184AA8" w:rsidP="00184AA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EA877B7" w:rsidR="00184AA8" w:rsidRDefault="00184AA8" w:rsidP="00184AA8">
      <w:pPr>
        <w:pStyle w:val="Code"/>
        <w:rPr>
          <w:highlight w:val="white"/>
          <w:lang w:val="en-GB"/>
        </w:rPr>
      </w:pPr>
      <w:r w:rsidRPr="00D822A3">
        <w:rPr>
          <w:highlight w:val="white"/>
          <w:lang w:val="en-GB"/>
        </w:rPr>
        <w:t xml:space="preserve">      }</w:t>
      </w:r>
    </w:p>
    <w:p w14:paraId="1A1E856D" w14:textId="77777777" w:rsidR="00BB1E04" w:rsidRPr="00BB1E04" w:rsidRDefault="00BB1E04" w:rsidP="00BB1E04">
      <w:pPr>
        <w:pStyle w:val="Code"/>
        <w:rPr>
          <w:highlight w:val="white"/>
        </w:rPr>
      </w:pPr>
      <w:r w:rsidRPr="00BB1E04">
        <w:rPr>
          <w:highlight w:val="white"/>
        </w:rPr>
        <w:t xml:space="preserve">      else if (m_trackMap.TryGetValue(unarySymbol, out unaryTrack)) {</w:t>
      </w:r>
    </w:p>
    <w:p w14:paraId="1FF16C22" w14:textId="77777777" w:rsidR="00BB1E04" w:rsidRPr="00BB1E04" w:rsidRDefault="00BB1E04" w:rsidP="00BB1E04">
      <w:pPr>
        <w:pStyle w:val="Code"/>
        <w:rPr>
          <w:highlight w:val="white"/>
        </w:rPr>
      </w:pPr>
      <w:r w:rsidRPr="00BB1E04">
        <w:rPr>
          <w:highlight w:val="white"/>
        </w:rPr>
        <w:t xml:space="preserve">        if (middleOperator != MiddleOperator.UnaryAdd) {</w:t>
      </w:r>
    </w:p>
    <w:p w14:paraId="0BCE1D69" w14:textId="77777777" w:rsidR="00BB1E04" w:rsidRPr="00BB1E04" w:rsidRDefault="00BB1E04" w:rsidP="00BB1E04">
      <w:pPr>
        <w:pStyle w:val="Code"/>
        <w:rPr>
          <w:highlight w:val="white"/>
        </w:rPr>
      </w:pPr>
      <w:r w:rsidRPr="00BB1E04">
        <w:rPr>
          <w:highlight w:val="white"/>
        </w:rPr>
        <w:t xml:space="preserve">          AddAssemblyCode(objectOperator, unaryTrack);</w:t>
      </w:r>
    </w:p>
    <w:p w14:paraId="7D4AFC70" w14:textId="77777777" w:rsidR="00BB1E04" w:rsidRPr="00BB1E04" w:rsidRDefault="00BB1E04" w:rsidP="00BB1E04">
      <w:pPr>
        <w:pStyle w:val="Code"/>
        <w:rPr>
          <w:highlight w:val="white"/>
        </w:rPr>
      </w:pPr>
      <w:r w:rsidRPr="00BB1E04">
        <w:rPr>
          <w:highlight w:val="white"/>
        </w:rPr>
        <w:t xml:space="preserve">        }</w:t>
      </w:r>
    </w:p>
    <w:p w14:paraId="40C356D7" w14:textId="77777777" w:rsidR="00BB1E04" w:rsidRPr="00BB1E04" w:rsidRDefault="00BB1E04" w:rsidP="00BB1E04">
      <w:pPr>
        <w:pStyle w:val="Code"/>
        <w:rPr>
          <w:highlight w:val="white"/>
        </w:rPr>
      </w:pPr>
      <w:r w:rsidRPr="00BB1E04">
        <w:rPr>
          <w:highlight w:val="white"/>
        </w:rPr>
        <w:t xml:space="preserve">        m_trackMap.Remove(unarySymbol);</w:t>
      </w:r>
    </w:p>
    <w:p w14:paraId="20E73D37" w14:textId="77777777" w:rsidR="00BB1E04" w:rsidRPr="00BB1E04" w:rsidRDefault="00BB1E04" w:rsidP="00BB1E04">
      <w:pPr>
        <w:pStyle w:val="Code"/>
        <w:rPr>
          <w:highlight w:val="white"/>
        </w:rPr>
      </w:pPr>
      <w:r w:rsidRPr="00BB1E04">
        <w:rPr>
          <w:highlight w:val="white"/>
        </w:rPr>
        <w:t xml:space="preserve">      }</w:t>
      </w:r>
    </w:p>
    <w:p w14:paraId="4E1E8DFB" w14:textId="77777777" w:rsidR="00184AA8" w:rsidRPr="00D822A3" w:rsidRDefault="00184AA8" w:rsidP="00184AA8">
      <w:pPr>
        <w:rPr>
          <w:highlight w:val="white"/>
          <w:lang w:val="en-GB"/>
        </w:rPr>
      </w:pPr>
      <w:r w:rsidRPr="00D822A3">
        <w:rPr>
          <w:highlight w:val="white"/>
          <w:lang w:val="en-GB"/>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lastRenderedPageBreak/>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0" w:name="_Toc54625129"/>
      <w:r w:rsidRPr="00D822A3">
        <w:rPr>
          <w:highlight w:val="white"/>
          <w:lang w:val="en-GB"/>
        </w:rPr>
        <w:t>Integral Binary</w:t>
      </w:r>
      <w:bookmarkEnd w:id="43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w:t>
      </w:r>
      <w:proofErr w:type="spellStart"/>
      <w:r w:rsidR="00CF52E0" w:rsidRPr="00D822A3">
        <w:rPr>
          <w:highlight w:val="white"/>
          <w:lang w:val="en-GB"/>
        </w:rPr>
        <w:t>xor</w:t>
      </w:r>
      <w:proofErr w:type="spellEnd"/>
      <w:r w:rsidR="00CF52E0" w:rsidRPr="00D822A3">
        <w:rPr>
          <w:highlight w:val="white"/>
          <w:lang w:val="en-GB"/>
        </w:rPr>
        <w:t xml:space="preserve">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lastRenderedPageBreak/>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proofErr w:type="gramStart"/>
      <w:r w:rsidRPr="00D822A3">
        <w:rPr>
          <w:highlight w:val="white"/>
          <w:lang w:val="en-GB"/>
        </w:rPr>
        <w:t>Generally speaking, we</w:t>
      </w:r>
      <w:proofErr w:type="gramEnd"/>
      <w:r w:rsidRPr="00D822A3">
        <w:rPr>
          <w:highlight w:val="white"/>
          <w:lang w:val="en-GB"/>
        </w:rPr>
        <w:t xml:space="preserv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w:t>
      </w:r>
      <w:proofErr w:type="gramStart"/>
      <w:r w:rsidR="00FC5873" w:rsidRPr="00D822A3">
        <w:rPr>
          <w:highlight w:val="white"/>
          <w:lang w:val="en-GB"/>
        </w:rPr>
        <w:t>have to</w:t>
      </w:r>
      <w:proofErr w:type="gramEnd"/>
      <w:r w:rsidR="00FC5873" w:rsidRPr="00D822A3">
        <w:rPr>
          <w:highlight w:val="white"/>
          <w:lang w:val="en-GB"/>
        </w:rPr>
        <w:t xml:space="preserve">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proofErr w:type="gramStart"/>
      <w:r w:rsidR="003F553D" w:rsidRPr="00D822A3">
        <w:rPr>
          <w:highlight w:val="white"/>
          <w:lang w:val="en-GB"/>
        </w:rPr>
        <w:t>with the exception of</w:t>
      </w:r>
      <w:proofErr w:type="gramEnd"/>
      <w:r w:rsidR="003F553D" w:rsidRPr="00D822A3">
        <w:rPr>
          <w:highlight w:val="white"/>
          <w:lang w:val="en-GB"/>
        </w:rPr>
        <w:t xml:space="preserve">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w:t>
      </w:r>
      <w:r w:rsidR="00782546" w:rsidRPr="00D822A3">
        <w:rPr>
          <w:highlight w:val="white"/>
          <w:lang w:val="en-GB"/>
        </w:rPr>
        <w:lastRenderedPageBreak/>
        <w:t xml:space="preserve">exceeding 31 bits. </w:t>
      </w:r>
      <w:proofErr w:type="gramStart"/>
      <w:r w:rsidR="00782546" w:rsidRPr="00D822A3">
        <w:rPr>
          <w:highlight w:val="white"/>
          <w:lang w:val="en-GB"/>
        </w:rPr>
        <w:t>With the exception of</w:t>
      </w:r>
      <w:proofErr w:type="gramEnd"/>
      <w:r w:rsidR="00782546" w:rsidRPr="00D822A3">
        <w:rPr>
          <w:highlight w:val="white"/>
          <w:lang w:val="en-GB"/>
        </w:rPr>
        <w:t xml:space="preserve">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080D0AD4" w14:textId="172B1F4C" w:rsidR="00735809" w:rsidRDefault="00DE4827" w:rsidP="00DE4827">
      <w:pPr>
        <w:pStyle w:val="Code"/>
        <w:rPr>
          <w:highlight w:val="white"/>
          <w:lang w:val="en-GB"/>
        </w:rPr>
      </w:pPr>
      <w:r w:rsidRPr="00D822A3">
        <w:rPr>
          <w:highlight w:val="white"/>
          <w:lang w:val="en-GB"/>
        </w:rPr>
        <w:t xml:space="preserve">        if (</w:t>
      </w:r>
      <w:r w:rsidR="00735809">
        <w:rPr>
          <w:highlight w:val="white"/>
          <w:lang w:val="en-GB"/>
        </w:rPr>
        <w:t>Start.Linux &amp;&amp;</w:t>
      </w:r>
    </w:p>
    <w:p w14:paraId="69228555" w14:textId="34DCD6D9" w:rsidR="00DE4827" w:rsidRPr="00D822A3" w:rsidRDefault="00735809" w:rsidP="00DE4827">
      <w:pPr>
        <w:pStyle w:val="Code"/>
        <w:rPr>
          <w:highlight w:val="white"/>
          <w:lang w:val="en-GB"/>
        </w:rPr>
      </w:pPr>
      <w:r>
        <w:rPr>
          <w:highlight w:val="white"/>
          <w:lang w:val="en-GB"/>
        </w:rPr>
        <w:t xml:space="preserve">            </w:t>
      </w:r>
      <w:r w:rsidR="00DE4827" w:rsidRPr="00D822A3">
        <w:rPr>
          <w:highlight w:val="white"/>
          <w:lang w:val="en-GB"/>
        </w:rPr>
        <w:t>!((-2147483648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proofErr w:type="spellStart"/>
      <w:r w:rsidR="00213C9A" w:rsidRPr="00D822A3">
        <w:rPr>
          <w:rStyle w:val="KeyWord0"/>
          <w:highlight w:val="white"/>
          <w:lang w:val="en-GB"/>
        </w:rPr>
        <w:t>leftTrack</w:t>
      </w:r>
      <w:proofErr w:type="spellEnd"/>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 xml:space="preserve">Then we need to </w:t>
      </w:r>
      <w:proofErr w:type="gramStart"/>
      <w:r w:rsidRPr="00D822A3">
        <w:rPr>
          <w:highlight w:val="white"/>
          <w:lang w:val="en-GB"/>
        </w:rPr>
        <w:t>look into</w:t>
      </w:r>
      <w:proofErr w:type="gramEnd"/>
      <w:r w:rsidRPr="00D822A3">
        <w:rPr>
          <w:highlight w:val="white"/>
          <w:lang w:val="en-GB"/>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lastRenderedPageBreak/>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w:t>
      </w:r>
      <w:proofErr w:type="gramStart"/>
      <w:r w:rsidRPr="00D822A3">
        <w:rPr>
          <w:highlight w:val="white"/>
          <w:lang w:val="en-GB"/>
        </w:rPr>
        <w:t>value</w:t>
      </w:r>
      <w:r w:rsidR="002F6651" w:rsidRPr="00D822A3">
        <w:rPr>
          <w:highlight w:val="white"/>
          <w:lang w:val="en-GB"/>
        </w:rPr>
        <w:t>, if</w:t>
      </w:r>
      <w:proofErr w:type="gramEnd"/>
      <w:r w:rsidR="002F6651" w:rsidRPr="00D822A3">
        <w:rPr>
          <w:highlight w:val="white"/>
          <w:lang w:val="en-GB"/>
        </w:rPr>
        <w:t xml:space="preserve">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lastRenderedPageBreak/>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31" w:name="_Toc54625130"/>
      <w:r w:rsidRPr="00D822A3">
        <w:rPr>
          <w:highlight w:val="white"/>
          <w:lang w:val="en-GB"/>
        </w:rPr>
        <w:t>Base and Offset</w:t>
      </w:r>
      <w:bookmarkEnd w:id="43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w:t>
      </w:r>
      <w:proofErr w:type="spellStart"/>
      <w:r w:rsidRPr="00D822A3">
        <w:rPr>
          <w:highlight w:val="white"/>
          <w:lang w:val="en-GB"/>
        </w:rPr>
        <w:t>dereferred</w:t>
      </w:r>
      <w:proofErr w:type="spellEnd"/>
      <w:r w:rsidRPr="00D822A3">
        <w:rPr>
          <w:highlight w:val="white"/>
          <w:lang w:val="en-GB"/>
        </w:rPr>
        <w:t xml:space="preserve">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w:t>
      </w:r>
      <w:r w:rsidRPr="00D822A3">
        <w:rPr>
          <w:highlight w:val="white"/>
          <w:lang w:val="en-GB"/>
        </w:rPr>
        <w:lastRenderedPageBreak/>
        <w:t>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2" w:name="_Toc54625131"/>
      <w:r w:rsidRPr="00D822A3">
        <w:rPr>
          <w:highlight w:val="white"/>
          <w:lang w:val="en-GB"/>
        </w:rPr>
        <w:t>Case</w:t>
      </w:r>
      <w:bookmarkEnd w:id="43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w:t>
      </w:r>
      <w:r w:rsidR="00182F96" w:rsidRPr="00D822A3">
        <w:rPr>
          <w:highlight w:val="white"/>
          <w:lang w:val="en-GB"/>
        </w:rPr>
        <w:lastRenderedPageBreak/>
        <w:t xml:space="preserve">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xml:space="preserve">, </w:t>
      </w:r>
      <w:proofErr w:type="gramStart"/>
      <w:r w:rsidR="00953190" w:rsidRPr="00D822A3">
        <w:rPr>
          <w:highlight w:val="white"/>
          <w:lang w:val="en-GB"/>
        </w:rPr>
        <w:t>in order to</w:t>
      </w:r>
      <w:proofErr w:type="gramEnd"/>
      <w:r w:rsidR="00953190" w:rsidRPr="00D822A3">
        <w:rPr>
          <w:highlight w:val="white"/>
          <w:lang w:val="en-GB"/>
        </w:rPr>
        <w:t xml:space="preserve">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xml:space="preserve">. We only remove the switch symbol from the track </w:t>
      </w:r>
      <w:proofErr w:type="gramStart"/>
      <w:r w:rsidRPr="00D822A3">
        <w:rPr>
          <w:highlight w:val="white"/>
          <w:lang w:val="en-GB"/>
        </w:rPr>
        <w:t>map</w:t>
      </w:r>
      <w:r w:rsidR="00B419FE" w:rsidRPr="00D822A3">
        <w:rPr>
          <w:highlight w:val="white"/>
          <w:lang w:val="en-GB"/>
        </w:rPr>
        <w:t>, since</w:t>
      </w:r>
      <w:proofErr w:type="gramEnd"/>
      <w:r w:rsidR="00B419FE" w:rsidRPr="00D822A3">
        <w:rPr>
          <w:highlight w:val="white"/>
          <w:lang w:val="en-GB"/>
        </w:rPr>
        <w:t xml:space="preserv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3" w:name="_Toc54625132"/>
      <w:r w:rsidRPr="00D822A3">
        <w:rPr>
          <w:highlight w:val="white"/>
          <w:lang w:val="en-GB"/>
        </w:rPr>
        <w:t>Address</w:t>
      </w:r>
      <w:bookmarkEnd w:id="43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w:t>
      </w:r>
      <w:proofErr w:type="gramStart"/>
      <w:r w:rsidR="00745599" w:rsidRPr="00D822A3">
        <w:rPr>
          <w:highlight w:val="white"/>
          <w:lang w:val="en-GB"/>
        </w:rPr>
        <w:t>actually quite</w:t>
      </w:r>
      <w:proofErr w:type="gramEnd"/>
      <w:r w:rsidR="00745599" w:rsidRPr="00D822A3">
        <w:rPr>
          <w:highlight w:val="white"/>
          <w:lang w:val="en-GB"/>
        </w:rPr>
        <w:t xml:space="preserv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w:t>
      </w:r>
      <w:proofErr w:type="spellStart"/>
      <w:r w:rsidRPr="00D822A3">
        <w:rPr>
          <w:highlight w:val="white"/>
          <w:lang w:val="en-GB"/>
        </w:rPr>
        <w:t>de</w:t>
      </w:r>
      <w:r w:rsidR="006114E0" w:rsidRPr="00D822A3">
        <w:rPr>
          <w:highlight w:val="white"/>
          <w:lang w:val="en-GB"/>
        </w:rPr>
        <w:t>refereeing</w:t>
      </w:r>
      <w:proofErr w:type="spellEnd"/>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w:t>
      </w:r>
      <w:proofErr w:type="gramStart"/>
      <w:r w:rsidR="006114E0" w:rsidRPr="00D822A3">
        <w:rPr>
          <w:highlight w:val="white"/>
          <w:lang w:val="en-GB"/>
        </w:rPr>
        <w:t>have to</w:t>
      </w:r>
      <w:proofErr w:type="gramEnd"/>
      <w:r w:rsidR="006114E0" w:rsidRPr="00D822A3">
        <w:rPr>
          <w:highlight w:val="white"/>
          <w:lang w:val="en-GB"/>
        </w:rPr>
        <w:t xml:space="preserve">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w:t>
      </w:r>
      <w:proofErr w:type="spellStart"/>
      <w:r w:rsidR="002200BD" w:rsidRPr="00D822A3">
        <w:rPr>
          <w:highlight w:val="white"/>
          <w:lang w:val="en-GB"/>
        </w:rPr>
        <w:t>derefereing</w:t>
      </w:r>
      <w:proofErr w:type="spellEnd"/>
      <w:r w:rsidR="002200BD" w:rsidRPr="00D822A3">
        <w:rPr>
          <w:highlight w:val="white"/>
          <w:lang w:val="en-GB"/>
        </w:rPr>
        <w:t xml:space="preserve">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4" w:name="_Toc54625133"/>
      <w:r w:rsidRPr="00D822A3">
        <w:rPr>
          <w:highlight w:val="white"/>
          <w:lang w:val="en-GB"/>
        </w:rPr>
        <w:lastRenderedPageBreak/>
        <w:t>Floating Binary</w:t>
      </w:r>
      <w:bookmarkEnd w:id="434"/>
    </w:p>
    <w:p w14:paraId="7862C5D9" w14:textId="6922FC87" w:rsidR="00673D57" w:rsidRPr="00D822A3" w:rsidRDefault="00673D57" w:rsidP="00673D5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proofErr w:type="gramStart"/>
      <w:r w:rsidR="00335270" w:rsidRPr="00D822A3">
        <w:rPr>
          <w:highlight w:val="white"/>
          <w:lang w:val="en-GB"/>
        </w:rPr>
        <w:t>more simple</w:t>
      </w:r>
      <w:proofErr w:type="gramEnd"/>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w:t>
      </w:r>
      <w:proofErr w:type="gramStart"/>
      <w:r w:rsidRPr="00D822A3">
        <w:rPr>
          <w:highlight w:val="white"/>
          <w:lang w:val="en-GB"/>
        </w:rPr>
        <w:t>symbol, since</w:t>
      </w:r>
      <w:proofErr w:type="gramEnd"/>
      <w:r w:rsidRPr="00D822A3">
        <w:rPr>
          <w:highlight w:val="white"/>
          <w:lang w:val="en-GB"/>
        </w:rPr>
        <w:t xml:space="preserv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DF4C459" w:rsidR="00372133" w:rsidRPr="00D822A3" w:rsidRDefault="00372133" w:rsidP="00372133">
      <w:pPr>
        <w:pStyle w:val="Code"/>
        <w:rPr>
          <w:highlight w:val="white"/>
          <w:lang w:val="en-GB"/>
        </w:rPr>
      </w:pPr>
      <w:r w:rsidRPr="00D822A3">
        <w:rPr>
          <w:highlight w:val="white"/>
          <w:lang w:val="en-GB"/>
        </w:rPr>
        <w:t xml:space="preserve">      Type paramType = (Type) middleCode[</w:t>
      </w:r>
      <w:r w:rsidR="005020B9">
        <w:rPr>
          <w:highlight w:val="white"/>
          <w:lang w:val="en-GB"/>
        </w:rPr>
        <w:t>1</w:t>
      </w:r>
      <w:r w:rsidRPr="00D822A3">
        <w:rPr>
          <w:highlight w:val="white"/>
          <w:lang w:val="en-GB"/>
        </w:rPr>
        <w:t>];</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3013D5A4" w:rsidR="00372133" w:rsidRPr="00D822A3" w:rsidRDefault="00372133" w:rsidP="00372133">
      <w:pPr>
        <w:pStyle w:val="Code"/>
        <w:rPr>
          <w:highlight w:val="white"/>
          <w:lang w:val="en-GB"/>
        </w:rPr>
      </w:pPr>
      <w:r w:rsidRPr="00D822A3">
        <w:rPr>
          <w:highlight w:val="white"/>
          <w:lang w:val="en-GB"/>
        </w:rPr>
        <w:t xml:space="preserve">      int paramOffset = (int) middleCode[</w:t>
      </w:r>
      <w:r w:rsidR="005020B9">
        <w:rPr>
          <w:highlight w:val="white"/>
          <w:lang w:val="en-GB"/>
        </w:rPr>
        <w:t>0</w:t>
      </w:r>
      <w:r w:rsidRPr="00D822A3">
        <w:rPr>
          <w:highlight w:val="white"/>
          <w:lang w:val="en-GB"/>
        </w:rPr>
        <w:t>];</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5" w:name="_Toc54625134"/>
      <w:r w:rsidRPr="00D822A3">
        <w:rPr>
          <w:highlight w:val="white"/>
          <w:lang w:val="en-GB"/>
        </w:rPr>
        <w:t>Floating Relation</w:t>
      </w:r>
      <w:bookmarkEnd w:id="43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xml:space="preserve">) into the </w:t>
      </w:r>
      <w:r w:rsidRPr="00D822A3">
        <w:rPr>
          <w:highlight w:val="white"/>
          <w:lang w:val="en-GB"/>
        </w:rPr>
        <w:lastRenderedPageBreak/>
        <w:t>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6" w:name="_Toc54625135"/>
      <w:r w:rsidRPr="00D822A3">
        <w:rPr>
          <w:highlight w:val="white"/>
          <w:lang w:val="en-GB"/>
        </w:rPr>
        <w:t>Floating Push and Pop</w:t>
      </w:r>
      <w:bookmarkEnd w:id="43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lastRenderedPageBreak/>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2517FF7E" w:rsidR="008F2D38" w:rsidRPr="00D822A3" w:rsidRDefault="008F2D38" w:rsidP="008F2D3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 xml:space="preserve">loading the base address of the symbol to the integral storage. Then we add its </w:t>
      </w:r>
      <w:proofErr w:type="gramStart"/>
      <w:r w:rsidR="00631791" w:rsidRPr="00D822A3">
        <w:rPr>
          <w:highlight w:val="white"/>
          <w:lang w:val="en-GB"/>
        </w:rPr>
        <w:t>offset, unless</w:t>
      </w:r>
      <w:proofErr w:type="gramEnd"/>
      <w:r w:rsidR="00631791" w:rsidRPr="00D822A3">
        <w:rPr>
          <w:highlight w:val="white"/>
          <w:lang w:val="en-GB"/>
        </w:rPr>
        <w:t xml:space="preserve">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40DB5D7D" w:rsidR="00F8692E" w:rsidRPr="00D822A3" w:rsidRDefault="00F024B0" w:rsidP="00F024B0">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lastRenderedPageBreak/>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 xml:space="preserve">because we </w:t>
      </w:r>
      <w:proofErr w:type="gramStart"/>
      <w:r w:rsidR="009845E6" w:rsidRPr="00D822A3">
        <w:rPr>
          <w:highlight w:val="white"/>
          <w:lang w:val="en-GB"/>
        </w:rPr>
        <w:t>have to</w:t>
      </w:r>
      <w:proofErr w:type="gramEnd"/>
      <w:r w:rsidR="009845E6" w:rsidRPr="00D822A3">
        <w:rPr>
          <w:highlight w:val="white"/>
          <w:lang w:val="en-GB"/>
        </w:rPr>
        <w:t xml:space="preserve">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 xml:space="preserve">If the symbol is a temporary variable, we store </w:t>
      </w:r>
      <w:proofErr w:type="gramStart"/>
      <w:r w:rsidRPr="00D822A3">
        <w:rPr>
          <w:highlight w:val="white"/>
          <w:lang w:val="en-GB"/>
        </w:rPr>
        <w:t>it</w:t>
      </w:r>
      <w:r w:rsidR="004F2926" w:rsidRPr="00D822A3">
        <w:rPr>
          <w:highlight w:val="white"/>
          <w:lang w:val="en-GB"/>
        </w:rPr>
        <w:t>s</w:t>
      </w:r>
      <w:proofErr w:type="gramEnd"/>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lastRenderedPageBreak/>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7" w:name="_Toc54625136"/>
      <w:r w:rsidRPr="00D822A3">
        <w:rPr>
          <w:highlight w:val="white"/>
          <w:lang w:val="en-GB"/>
        </w:rPr>
        <w:t>Type Conversion</w:t>
      </w:r>
      <w:bookmarkEnd w:id="43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w:t>
      </w:r>
      <w:proofErr w:type="gramStart"/>
      <w:r w:rsidR="00B20D15" w:rsidRPr="00D822A3">
        <w:rPr>
          <w:highlight w:val="white"/>
          <w:lang w:val="en-GB"/>
        </w:rPr>
        <w:t>register, and</w:t>
      </w:r>
      <w:proofErr w:type="gramEnd"/>
      <w:r w:rsidR="00B20D15" w:rsidRPr="00D822A3">
        <w:rPr>
          <w:highlight w:val="white"/>
          <w:lang w:val="en-GB"/>
        </w:rPr>
        <w:t xml:space="preserve">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t xml:space="preserve">If both the source type and target type is signed, we need to preserve the signed status </w:t>
      </w:r>
      <w:proofErr w:type="spellStart"/>
      <w:r w:rsidRPr="00D822A3">
        <w:rPr>
          <w:highlight w:val="white"/>
          <w:lang w:val="en-GB"/>
        </w:rPr>
        <w:t>throught</w:t>
      </w:r>
      <w:proofErr w:type="spellEnd"/>
      <w:r w:rsidRPr="00D822A3">
        <w:rPr>
          <w:highlight w:val="white"/>
          <w:lang w:val="en-GB"/>
        </w:rPr>
        <w:t xml:space="preserve">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w:t>
      </w:r>
      <w:proofErr w:type="gramStart"/>
      <w:r w:rsidR="00116411" w:rsidRPr="00D822A3">
        <w:rPr>
          <w:highlight w:val="white"/>
          <w:lang w:val="en-GB"/>
        </w:rPr>
        <w:t>holds</w:t>
      </w:r>
      <w:proofErr w:type="gramEnd"/>
      <w:r w:rsidR="00116411" w:rsidRPr="00D822A3">
        <w:rPr>
          <w:highlight w:val="white"/>
          <w:lang w:val="en-GB"/>
        </w:rPr>
        <w:t xml:space="preserve">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lastRenderedPageBreak/>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8" w:name="_Toc54625137"/>
      <w:r w:rsidRPr="00D822A3">
        <w:rPr>
          <w:highlight w:val="white"/>
          <w:lang w:val="en-GB"/>
        </w:rPr>
        <w:t>Struct and Union</w:t>
      </w:r>
      <w:bookmarkEnd w:id="43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61CE9321" w14:textId="77777777" w:rsidR="005B3B4D" w:rsidRPr="005B3B4D" w:rsidRDefault="005B3B4D" w:rsidP="005B3B4D">
      <w:pPr>
        <w:pStyle w:val="Code"/>
        <w:rPr>
          <w:highlight w:val="white"/>
        </w:rPr>
      </w:pPr>
      <w:r w:rsidRPr="005B3B4D">
        <w:rPr>
          <w:highlight w:val="white"/>
        </w:rPr>
        <w:t xml:space="preserve">    public void StructUnionAssignInit(MiddleCode middleCode) {</w:t>
      </w:r>
    </w:p>
    <w:p w14:paraId="4CEF4449" w14:textId="77777777" w:rsidR="005B3B4D" w:rsidRPr="005B3B4D" w:rsidRDefault="005B3B4D" w:rsidP="005B3B4D">
      <w:pPr>
        <w:pStyle w:val="Code"/>
        <w:rPr>
          <w:highlight w:val="white"/>
        </w:rPr>
      </w:pPr>
      <w:r w:rsidRPr="005B3B4D">
        <w:rPr>
          <w:highlight w:val="white"/>
        </w:rPr>
        <w:t xml:space="preserve">      Symbol targetSymbol = (Symbol)middleCode[0],</w:t>
      </w:r>
    </w:p>
    <w:p w14:paraId="121B828F" w14:textId="77777777" w:rsidR="005B3B4D" w:rsidRPr="005B3B4D" w:rsidRDefault="005B3B4D" w:rsidP="005B3B4D">
      <w:pPr>
        <w:pStyle w:val="Code"/>
        <w:rPr>
          <w:highlight w:val="white"/>
        </w:rPr>
      </w:pPr>
      <w:r w:rsidRPr="005B3B4D">
        <w:rPr>
          <w:highlight w:val="white"/>
        </w:rPr>
        <w:t xml:space="preserve">             sourceSymbol = (Symbol)middleCode[1];</w:t>
      </w:r>
    </w:p>
    <w:p w14:paraId="446C59DA" w14:textId="02E90648" w:rsidR="005B3B4D" w:rsidRPr="005B3B4D" w:rsidRDefault="005B3B4D" w:rsidP="005B3B4D">
      <w:pPr>
        <w:pStyle w:val="Code"/>
        <w:rPr>
          <w:highlight w:val="white"/>
        </w:rPr>
      </w:pPr>
      <w:r w:rsidRPr="005B3B4D">
        <w:rPr>
          <w:highlight w:val="white"/>
        </w:rPr>
        <w:t xml:space="preserve">      </w:t>
      </w:r>
      <w:r w:rsidR="00D0099B">
        <w:rPr>
          <w:highlight w:val="white"/>
        </w:rPr>
        <w:t>MemoryCopyInit</w:t>
      </w:r>
      <w:r w:rsidRPr="005B3B4D">
        <w:rPr>
          <w:highlight w:val="white"/>
        </w:rPr>
        <w:t>(targetSymbol, sourceSymbol);</w:t>
      </w:r>
    </w:p>
    <w:p w14:paraId="0BBFD8FD" w14:textId="77777777" w:rsidR="005B3B4D" w:rsidRPr="005B3B4D" w:rsidRDefault="005B3B4D" w:rsidP="005B3B4D">
      <w:pPr>
        <w:pStyle w:val="Code"/>
        <w:rPr>
          <w:highlight w:val="white"/>
        </w:rPr>
      </w:pPr>
      <w:r w:rsidRPr="005B3B4D">
        <w:rPr>
          <w:highlight w:val="white"/>
        </w:rPr>
        <w:t xml:space="preserve">    }</w:t>
      </w:r>
    </w:p>
    <w:p w14:paraId="59F41EC0" w14:textId="77777777" w:rsidR="005B3B4D" w:rsidRPr="005B3B4D" w:rsidRDefault="005B3B4D" w:rsidP="005B3B4D">
      <w:pPr>
        <w:pStyle w:val="Code"/>
        <w:rPr>
          <w:highlight w:val="white"/>
        </w:rPr>
      </w:pPr>
    </w:p>
    <w:p w14:paraId="054C987A" w14:textId="77777777" w:rsidR="005B3B4D" w:rsidRPr="005B3B4D" w:rsidRDefault="005B3B4D" w:rsidP="005B3B4D">
      <w:pPr>
        <w:pStyle w:val="Code"/>
        <w:rPr>
          <w:highlight w:val="white"/>
        </w:rPr>
      </w:pPr>
      <w:r w:rsidRPr="005B3B4D">
        <w:rPr>
          <w:highlight w:val="white"/>
        </w:rPr>
        <w:t xml:space="preserve">    public void StructUnionAssign(MiddleCode middleCode, int middleIndex) {</w:t>
      </w:r>
    </w:p>
    <w:p w14:paraId="668222EF" w14:textId="77777777" w:rsidR="005B3B4D" w:rsidRPr="005B3B4D" w:rsidRDefault="005B3B4D" w:rsidP="005B3B4D">
      <w:pPr>
        <w:pStyle w:val="Code"/>
        <w:rPr>
          <w:highlight w:val="white"/>
        </w:rPr>
      </w:pPr>
      <w:r w:rsidRPr="005B3B4D">
        <w:rPr>
          <w:highlight w:val="white"/>
        </w:rPr>
        <w:t xml:space="preserve">      MemoryCopyLoop(middleIndex);</w:t>
      </w:r>
    </w:p>
    <w:p w14:paraId="298327E2" w14:textId="77777777" w:rsidR="005B3B4D" w:rsidRPr="005B3B4D" w:rsidRDefault="005B3B4D" w:rsidP="005B3B4D">
      <w:pPr>
        <w:pStyle w:val="Code"/>
        <w:rPr>
          <w:highlight w:val="white"/>
        </w:rPr>
      </w:pPr>
      <w:r w:rsidRPr="005B3B4D">
        <w:rPr>
          <w:highlight w:val="white"/>
        </w:rPr>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2B9C9536" w14:textId="77777777" w:rsidR="00C25B4C" w:rsidRPr="00C25B4C" w:rsidRDefault="00C25B4C" w:rsidP="00C25B4C">
      <w:pPr>
        <w:pStyle w:val="Code"/>
        <w:rPr>
          <w:highlight w:val="white"/>
        </w:rPr>
      </w:pPr>
      <w:r w:rsidRPr="00C25B4C">
        <w:rPr>
          <w:highlight w:val="white"/>
        </w:rPr>
        <w:t xml:space="preserve">    public void StructUnionParameterInit(MiddleCode middleCode) {</w:t>
      </w:r>
    </w:p>
    <w:p w14:paraId="3115142E" w14:textId="77777777" w:rsidR="00C25B4C" w:rsidRPr="00C25B4C" w:rsidRDefault="00C25B4C" w:rsidP="00C25B4C">
      <w:pPr>
        <w:pStyle w:val="Code"/>
        <w:rPr>
          <w:highlight w:val="white"/>
        </w:rPr>
      </w:pPr>
      <w:r w:rsidRPr="00C25B4C">
        <w:rPr>
          <w:highlight w:val="white"/>
        </w:rPr>
        <w:t xml:space="preserve">      int paramOffset = (int) middleCode[0];</w:t>
      </w:r>
    </w:p>
    <w:p w14:paraId="10B40134" w14:textId="77777777" w:rsidR="00C25B4C" w:rsidRPr="00C25B4C" w:rsidRDefault="00C25B4C" w:rsidP="00C25B4C">
      <w:pPr>
        <w:pStyle w:val="Code"/>
        <w:rPr>
          <w:highlight w:val="white"/>
        </w:rPr>
      </w:pPr>
      <w:r w:rsidRPr="00C25B4C">
        <w:rPr>
          <w:highlight w:val="white"/>
        </w:rPr>
        <w:t xml:space="preserve">      Symbol sourceSymbol = (Symbol) middleCode[2];</w:t>
      </w:r>
    </w:p>
    <w:p w14:paraId="649EEF38" w14:textId="77777777" w:rsidR="00C25B4C" w:rsidRPr="00C25B4C" w:rsidRDefault="00C25B4C" w:rsidP="00C25B4C">
      <w:pPr>
        <w:pStyle w:val="Code"/>
        <w:rPr>
          <w:highlight w:val="white"/>
        </w:rPr>
      </w:pPr>
      <w:r w:rsidRPr="00C25B4C">
        <w:rPr>
          <w:highlight w:val="white"/>
        </w:rPr>
        <w:t xml:space="preserve">      Symbol targetSymbol = new Symbol(Type.IntegerPointerType);</w:t>
      </w:r>
    </w:p>
    <w:p w14:paraId="404C348D" w14:textId="77777777" w:rsidR="00C25B4C" w:rsidRPr="00C25B4C" w:rsidRDefault="00C25B4C" w:rsidP="00C25B4C">
      <w:pPr>
        <w:pStyle w:val="Code"/>
        <w:rPr>
          <w:highlight w:val="white"/>
        </w:rPr>
      </w:pPr>
      <w:r w:rsidRPr="00C25B4C">
        <w:rPr>
          <w:highlight w:val="white"/>
        </w:rPr>
        <w:lastRenderedPageBreak/>
        <w:t xml:space="preserve">      targetSymbol.Offset = m_totalExtraSize + paramOffset;</w:t>
      </w:r>
    </w:p>
    <w:p w14:paraId="4688CCB4" w14:textId="77777777" w:rsidR="00C25B4C" w:rsidRPr="00C25B4C" w:rsidRDefault="00C25B4C" w:rsidP="00C25B4C">
      <w:pPr>
        <w:pStyle w:val="Code"/>
        <w:rPr>
          <w:highlight w:val="white"/>
        </w:rPr>
      </w:pPr>
      <w:r w:rsidRPr="00C25B4C">
        <w:rPr>
          <w:highlight w:val="white"/>
        </w:rPr>
        <w:t xml:space="preserve">      MemoryCopyInit(targetSymbol, sourceSymbol);</w:t>
      </w:r>
    </w:p>
    <w:p w14:paraId="0921FA2C" w14:textId="77777777" w:rsidR="00C25B4C" w:rsidRPr="00C25B4C" w:rsidRDefault="00C25B4C" w:rsidP="00C25B4C">
      <w:pPr>
        <w:pStyle w:val="Code"/>
        <w:rPr>
          <w:highlight w:val="white"/>
        </w:rPr>
      </w:pPr>
      <w:r w:rsidRPr="00C25B4C">
        <w:rPr>
          <w:highlight w:val="white"/>
        </w:rPr>
        <w:t xml:space="preserve">    }</w:t>
      </w:r>
    </w:p>
    <w:p w14:paraId="6C3AE6AA" w14:textId="77777777" w:rsidR="005B3B4D" w:rsidRPr="00C25B4C" w:rsidRDefault="005B3B4D" w:rsidP="00C25B4C">
      <w:pPr>
        <w:pStyle w:val="Code"/>
        <w:rPr>
          <w:highlight w:val="white"/>
        </w:rPr>
      </w:pPr>
    </w:p>
    <w:p w14:paraId="2AB0068A" w14:textId="77777777" w:rsidR="005B3B4D" w:rsidRPr="005B3B4D" w:rsidRDefault="005B3B4D" w:rsidP="005B3B4D">
      <w:pPr>
        <w:pStyle w:val="Code"/>
        <w:rPr>
          <w:highlight w:val="white"/>
        </w:rPr>
      </w:pPr>
      <w:r w:rsidRPr="005B3B4D">
        <w:rPr>
          <w:highlight w:val="white"/>
        </w:rPr>
        <w:t xml:space="preserve">    public void StructUnionParameter(MiddleCode middleCode, int middleIndex) {</w:t>
      </w:r>
    </w:p>
    <w:p w14:paraId="3DF79C7F" w14:textId="77777777" w:rsidR="005B3B4D" w:rsidRPr="005B3B4D" w:rsidRDefault="005B3B4D" w:rsidP="005B3B4D">
      <w:pPr>
        <w:pStyle w:val="Code"/>
        <w:rPr>
          <w:highlight w:val="white"/>
        </w:rPr>
      </w:pPr>
      <w:r w:rsidRPr="005B3B4D">
        <w:rPr>
          <w:highlight w:val="white"/>
        </w:rPr>
        <w:t xml:space="preserve">      MemoryCopyLoop(middleIndex);</w:t>
      </w:r>
    </w:p>
    <w:p w14:paraId="5F3B8F19" w14:textId="77777777" w:rsidR="005B3B4D" w:rsidRPr="005B3B4D" w:rsidRDefault="005B3B4D" w:rsidP="005B3B4D">
      <w:pPr>
        <w:pStyle w:val="Code"/>
        <w:rPr>
          <w:highlight w:val="white"/>
        </w:rPr>
      </w:pPr>
      <w:r w:rsidRPr="005B3B4D">
        <w:rPr>
          <w:highlight w:val="white"/>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7F42D95" w14:textId="77777777" w:rsidR="00B74A96" w:rsidRPr="00B74A96" w:rsidRDefault="00B74A96" w:rsidP="00B74A96">
      <w:pPr>
        <w:pStyle w:val="Code"/>
        <w:rPr>
          <w:highlight w:val="white"/>
        </w:rPr>
      </w:pPr>
      <w:r w:rsidRPr="00B74A96">
        <w:rPr>
          <w:highlight w:val="white"/>
        </w:rPr>
        <w:t xml:space="preserve">    private Track m_targetAddressTrack = null, m_sourceAddressTrack = null;</w:t>
      </w:r>
    </w:p>
    <w:p w14:paraId="1D859D26" w14:textId="77777777" w:rsidR="00B74A96" w:rsidRPr="00B74A96" w:rsidRDefault="00B74A96" w:rsidP="00B74A96">
      <w:pPr>
        <w:pStyle w:val="Code"/>
        <w:rPr>
          <w:highlight w:val="white"/>
        </w:rPr>
      </w:pPr>
      <w:r w:rsidRPr="00B74A96">
        <w:rPr>
          <w:highlight w:val="white"/>
        </w:rPr>
        <w:t xml:space="preserve">    private static Track m_countTrack = null;</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1A5CE430" w14:textId="77777777" w:rsidR="00B74A96" w:rsidRPr="00B74A96" w:rsidRDefault="00B74A96" w:rsidP="00B74A96">
      <w:pPr>
        <w:pStyle w:val="Code"/>
        <w:rPr>
          <w:highlight w:val="white"/>
        </w:rPr>
      </w:pPr>
      <w:r w:rsidRPr="00B74A96">
        <w:rPr>
          <w:highlight w:val="white"/>
        </w:rPr>
        <w:t xml:space="preserve">    private void MemoryCopyInit(Symbol targetSymbol, Symbol sourceSymbol) {</w:t>
      </w:r>
    </w:p>
    <w:p w14:paraId="78AAB8FC" w14:textId="77777777" w:rsidR="00B74A96" w:rsidRPr="00B74A96" w:rsidRDefault="00B74A96" w:rsidP="00B74A96">
      <w:pPr>
        <w:pStyle w:val="Code"/>
        <w:rPr>
          <w:highlight w:val="white"/>
        </w:rPr>
      </w:pPr>
      <w:r w:rsidRPr="00B74A96">
        <w:rPr>
          <w:highlight w:val="white"/>
        </w:rPr>
        <w:t xml:space="preserve">      m_targetAddressTrack = LoadAddressToRegister(targetSymbol);</w:t>
      </w:r>
    </w:p>
    <w:p w14:paraId="48879A8D" w14:textId="77777777" w:rsidR="00B74A96" w:rsidRPr="00B74A96" w:rsidRDefault="00B74A96" w:rsidP="00B74A96">
      <w:pPr>
        <w:pStyle w:val="Code"/>
        <w:rPr>
          <w:highlight w:val="white"/>
        </w:rPr>
      </w:pPr>
      <w:r w:rsidRPr="00B74A96">
        <w:rPr>
          <w:highlight w:val="white"/>
        </w:rPr>
        <w:t xml:space="preserve">      m_sourceAddressTrack = LoadAddressToRegister(sourceSymbol);</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w:t>
      </w:r>
      <w:proofErr w:type="spellStart"/>
      <w:r w:rsidR="002E5628" w:rsidRPr="00D822A3">
        <w:rPr>
          <w:highlight w:val="white"/>
          <w:lang w:val="en-GB"/>
        </w:rPr>
        <w:t>count</w:t>
      </w:r>
      <w:proofErr w:type="spellEnd"/>
      <w:r w:rsidR="002E5628" w:rsidRPr="00D822A3">
        <w:rPr>
          <w:highlight w:val="white"/>
          <w:lang w:val="en-GB"/>
        </w:rPr>
        <w:t xml:space="preserve">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5FBDE852" w14:textId="77777777" w:rsidR="00B74A96" w:rsidRPr="00B74A96" w:rsidRDefault="00B74A96" w:rsidP="00B74A96">
      <w:pPr>
        <w:pStyle w:val="Code"/>
        <w:rPr>
          <w:highlight w:val="white"/>
        </w:rPr>
      </w:pPr>
      <w:r w:rsidRPr="00B74A96">
        <w:rPr>
          <w:highlight w:val="white"/>
        </w:rPr>
        <w:t xml:space="preserve">      int size = sourceSymbol.Type.Size();</w:t>
      </w:r>
    </w:p>
    <w:p w14:paraId="138675BF" w14:textId="77777777" w:rsidR="00B74A96" w:rsidRPr="00B74A96" w:rsidRDefault="00B74A96" w:rsidP="00B74A96">
      <w:pPr>
        <w:pStyle w:val="Code"/>
        <w:rPr>
          <w:highlight w:val="white"/>
        </w:rPr>
      </w:pPr>
      <w:r w:rsidRPr="00B74A96">
        <w:rPr>
          <w:highlight w:val="white"/>
        </w:rPr>
        <w:t xml:space="preserve">      Type countType = (size &lt; 256) ? Type.UnsignedCharType</w:t>
      </w:r>
    </w:p>
    <w:p w14:paraId="285FDFB4" w14:textId="77777777" w:rsidR="00B74A96" w:rsidRPr="00B74A96" w:rsidRDefault="00B74A96" w:rsidP="00B74A96">
      <w:pPr>
        <w:pStyle w:val="Code"/>
        <w:rPr>
          <w:highlight w:val="white"/>
        </w:rPr>
      </w:pPr>
      <w:r w:rsidRPr="00B74A96">
        <w:rPr>
          <w:highlight w:val="white"/>
        </w:rPr>
        <w:t xml:space="preserve">                                    : Type.UnsignedIntegerType;</w:t>
      </w:r>
    </w:p>
    <w:p w14:paraId="4B9E16A9" w14:textId="758092F8" w:rsidR="00BB5595" w:rsidRPr="00D822A3" w:rsidRDefault="00F85D1B" w:rsidP="00F85D1B">
      <w:pPr>
        <w:rPr>
          <w:highlight w:val="white"/>
          <w:lang w:val="en-GB"/>
        </w:rPr>
      </w:pPr>
      <w:r w:rsidRPr="00D822A3">
        <w:rPr>
          <w:highlight w:val="white"/>
          <w:lang w:val="en-GB"/>
        </w:rPr>
        <w:t xml:space="preserve">We start by loading the size of the data block into the </w:t>
      </w:r>
      <w:proofErr w:type="spellStart"/>
      <w:r w:rsidRPr="00D822A3">
        <w:rPr>
          <w:highlight w:val="white"/>
          <w:lang w:val="en-GB"/>
        </w:rPr>
        <w:t>count</w:t>
      </w:r>
      <w:proofErr w:type="spellEnd"/>
      <w:r w:rsidRPr="00D822A3">
        <w:rPr>
          <w:highlight w:val="white"/>
          <w:lang w:val="en-GB"/>
        </w:rPr>
        <w:t xml:space="preserve"> register, the loop continues until it reaches zero.</w:t>
      </w:r>
    </w:p>
    <w:p w14:paraId="4983C787" w14:textId="77777777" w:rsidR="00B74A96" w:rsidRPr="00B74A96" w:rsidRDefault="00B74A96" w:rsidP="00B74A96">
      <w:pPr>
        <w:pStyle w:val="Code"/>
        <w:rPr>
          <w:highlight w:val="white"/>
        </w:rPr>
      </w:pPr>
      <w:r w:rsidRPr="00B74A96">
        <w:rPr>
          <w:highlight w:val="white"/>
        </w:rPr>
        <w:t xml:space="preserve">      m_countTrack = new Track(countType);</w:t>
      </w:r>
    </w:p>
    <w:p w14:paraId="5F8A5491" w14:textId="19430384" w:rsidR="00B74A96" w:rsidRDefault="00B74A96" w:rsidP="00B74A96">
      <w:pPr>
        <w:pStyle w:val="Code"/>
        <w:rPr>
          <w:highlight w:val="white"/>
        </w:rPr>
      </w:pPr>
      <w:r w:rsidRPr="00B74A96">
        <w:rPr>
          <w:highlight w:val="white"/>
        </w:rPr>
        <w:t xml:space="preserve">      AddAssemblyCode(AssemblyOperator.mov, m_countTrack, (BigInteger) size);</w:t>
      </w:r>
    </w:p>
    <w:p w14:paraId="3AEA93A1" w14:textId="27367B58" w:rsidR="00B74A96" w:rsidRPr="00B74A96" w:rsidRDefault="00B74A96" w:rsidP="00B74A96">
      <w:pPr>
        <w:pStyle w:val="Code"/>
        <w:rPr>
          <w:highlight w:val="white"/>
        </w:rPr>
      </w:pPr>
      <w:r>
        <w:rPr>
          <w:highlight w:val="white"/>
        </w:rPr>
        <w:t xml:space="preserve">    }</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1858F134" w14:textId="3CC27E3F" w:rsidR="00B74A96" w:rsidRPr="00972775" w:rsidRDefault="00B74A96" w:rsidP="00972775">
      <w:pPr>
        <w:pStyle w:val="Code"/>
        <w:rPr>
          <w:highlight w:val="white"/>
        </w:rPr>
      </w:pPr>
      <w:r w:rsidRPr="00972775">
        <w:rPr>
          <w:highlight w:val="white"/>
        </w:rPr>
        <w:t xml:space="preserve">    private void MemoryCopyLoop(int middleIndex) {</w:t>
      </w:r>
    </w:p>
    <w:p w14:paraId="34CD91A1" w14:textId="77777777" w:rsidR="00972775" w:rsidRPr="00972775" w:rsidRDefault="00972775" w:rsidP="00972775">
      <w:pPr>
        <w:pStyle w:val="Code"/>
        <w:rPr>
          <w:highlight w:val="white"/>
        </w:rPr>
      </w:pPr>
      <w:r w:rsidRPr="00972775">
        <w:rPr>
          <w:highlight w:val="white"/>
        </w:rPr>
        <w:t xml:space="preserve">      Track valueTrack = new Track(Type.UnsignedCharType);</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0BC19384" w14:textId="77777777" w:rsidR="00972775" w:rsidRPr="00972775" w:rsidRDefault="00972775" w:rsidP="00972775">
      <w:pPr>
        <w:pStyle w:val="Code"/>
        <w:rPr>
          <w:highlight w:val="white"/>
        </w:rPr>
      </w:pPr>
      <w:r w:rsidRPr="00972775">
        <w:rPr>
          <w:highlight w:val="white"/>
        </w:rPr>
        <w:t xml:space="preserve">      AddAssemblyCode(AssemblyOperator.mov, valueTrack,</w:t>
      </w:r>
    </w:p>
    <w:p w14:paraId="1C44D312" w14:textId="77777777" w:rsidR="00972775" w:rsidRPr="00972775" w:rsidRDefault="00972775" w:rsidP="00972775">
      <w:pPr>
        <w:pStyle w:val="Code"/>
        <w:rPr>
          <w:highlight w:val="white"/>
        </w:rPr>
      </w:pPr>
      <w:r w:rsidRPr="00972775">
        <w:rPr>
          <w:highlight w:val="white"/>
        </w:rPr>
        <w:t xml:space="preserve">                      m_sourceAddressTrack, 0);</w:t>
      </w:r>
    </w:p>
    <w:p w14:paraId="17622226" w14:textId="77777777" w:rsidR="00972775" w:rsidRPr="00972775" w:rsidRDefault="00972775" w:rsidP="00972775">
      <w:pPr>
        <w:pStyle w:val="Code"/>
        <w:rPr>
          <w:highlight w:val="white"/>
        </w:rPr>
      </w:pPr>
      <w:r w:rsidRPr="00972775">
        <w:rPr>
          <w:highlight w:val="white"/>
        </w:rPr>
        <w:lastRenderedPageBreak/>
        <w:t xml:space="preserve">      AddAssemblyCode(AssemblyOperator.mov, m_targetAddressTrack,</w:t>
      </w:r>
    </w:p>
    <w:p w14:paraId="2AC4BFA8" w14:textId="77777777" w:rsidR="00972775" w:rsidRPr="00972775" w:rsidRDefault="00972775" w:rsidP="00972775">
      <w:pPr>
        <w:pStyle w:val="Code"/>
        <w:rPr>
          <w:highlight w:val="white"/>
        </w:rPr>
      </w:pPr>
      <w:r w:rsidRPr="00972775">
        <w:rPr>
          <w:highlight w:val="white"/>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26EC1924" w14:textId="77777777" w:rsidR="00972775" w:rsidRPr="00972775" w:rsidRDefault="00972775" w:rsidP="00972775">
      <w:pPr>
        <w:pStyle w:val="Code"/>
        <w:rPr>
          <w:highlight w:val="white"/>
        </w:rPr>
      </w:pPr>
      <w:r w:rsidRPr="00972775">
        <w:rPr>
          <w:highlight w:val="white"/>
        </w:rPr>
        <w:t xml:space="preserve">      AddAssemblyCode(AssemblyOperator.inc, m_sourceAddressTrack);</w:t>
      </w:r>
    </w:p>
    <w:p w14:paraId="4A8D40CF" w14:textId="77777777" w:rsidR="00972775" w:rsidRPr="00972775" w:rsidRDefault="00972775" w:rsidP="00972775">
      <w:pPr>
        <w:pStyle w:val="Code"/>
        <w:rPr>
          <w:highlight w:val="white"/>
        </w:rPr>
      </w:pPr>
      <w:r w:rsidRPr="00972775">
        <w:rPr>
          <w:highlight w:val="white"/>
        </w:rPr>
        <w:t xml:space="preserve">      AddAssemblyCode(AssemblyOperator.inc, m_targetAddressTrack);</w:t>
      </w:r>
    </w:p>
    <w:p w14:paraId="1114B381" w14:textId="2C498945" w:rsidR="006E5A84" w:rsidRPr="00D822A3" w:rsidRDefault="006E5A84" w:rsidP="006E5A84">
      <w:pPr>
        <w:rPr>
          <w:highlight w:val="white"/>
          <w:lang w:val="en-GB"/>
        </w:rPr>
      </w:pPr>
      <w:r w:rsidRPr="00D822A3">
        <w:rPr>
          <w:highlight w:val="white"/>
          <w:lang w:val="en-GB"/>
        </w:rPr>
        <w:t xml:space="preserve">We decrement the </w:t>
      </w:r>
      <w:proofErr w:type="spellStart"/>
      <w:r w:rsidRPr="00D822A3">
        <w:rPr>
          <w:highlight w:val="white"/>
          <w:lang w:val="en-GB"/>
        </w:rPr>
        <w:t>count</w:t>
      </w:r>
      <w:proofErr w:type="spellEnd"/>
      <w:r w:rsidRPr="00D822A3">
        <w:rPr>
          <w:highlight w:val="white"/>
          <w:lang w:val="en-GB"/>
        </w:rPr>
        <w:t xml:space="preserve"> register.</w:t>
      </w:r>
    </w:p>
    <w:p w14:paraId="3B22D776" w14:textId="77777777" w:rsidR="00972775" w:rsidRPr="00972775" w:rsidRDefault="00972775" w:rsidP="00972775">
      <w:pPr>
        <w:pStyle w:val="Code"/>
        <w:rPr>
          <w:highlight w:val="white"/>
        </w:rPr>
      </w:pPr>
      <w:r w:rsidRPr="00972775">
        <w:rPr>
          <w:highlight w:val="white"/>
        </w:rPr>
        <w:t xml:space="preserve">      AddAssemblyCode(AssemblyOperator.dec, m_countTrack);</w:t>
      </w:r>
    </w:p>
    <w:p w14:paraId="276D3BAF" w14:textId="27DC3896" w:rsidR="006E5A84" w:rsidRPr="00D822A3" w:rsidRDefault="006E5A84" w:rsidP="006E5A84">
      <w:pPr>
        <w:rPr>
          <w:highlight w:val="white"/>
          <w:lang w:val="en-GB"/>
        </w:rPr>
      </w:pPr>
      <w:r w:rsidRPr="00D822A3">
        <w:rPr>
          <w:highlight w:val="white"/>
          <w:lang w:val="en-GB"/>
        </w:rPr>
        <w:t xml:space="preserve">If the </w:t>
      </w:r>
      <w:proofErr w:type="spellStart"/>
      <w:r w:rsidRPr="00D822A3">
        <w:rPr>
          <w:highlight w:val="white"/>
          <w:lang w:val="en-GB"/>
        </w:rPr>
        <w:t>count</w:t>
      </w:r>
      <w:proofErr w:type="spellEnd"/>
      <w:r w:rsidRPr="00D822A3">
        <w:rPr>
          <w:highlight w:val="white"/>
          <w:lang w:val="en-GB"/>
        </w:rPr>
        <w:t xml:space="preserve">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255C2932" w14:textId="77777777" w:rsidR="00972775" w:rsidRPr="00972775" w:rsidRDefault="00972775" w:rsidP="00972775">
      <w:pPr>
        <w:pStyle w:val="Code"/>
        <w:rPr>
          <w:highlight w:val="white"/>
        </w:rPr>
      </w:pPr>
      <w:bookmarkStart w:id="439" w:name="_Toc54625138"/>
      <w:r w:rsidRPr="00972775">
        <w:rPr>
          <w:highlight w:val="white"/>
        </w:rPr>
        <w:t xml:space="preserve">      AddAssemblyCode(AssemblyOperator.cmp, m_countTrack, BigInteger.Zero);</w:t>
      </w:r>
    </w:p>
    <w:p w14:paraId="5BA51EBB" w14:textId="5774A2B3" w:rsidR="00972775" w:rsidRPr="00972775" w:rsidRDefault="00972775" w:rsidP="00972775">
      <w:pPr>
        <w:pStyle w:val="Code"/>
        <w:rPr>
          <w:highlight w:val="white"/>
        </w:rPr>
      </w:pPr>
      <w:r w:rsidRPr="00972775">
        <w:rPr>
          <w:highlight w:val="white"/>
        </w:rPr>
        <w:t xml:space="preserve">      AddAssemblyCode(AssemblyOperator.jne, null, null, middleIndex);</w:t>
      </w:r>
    </w:p>
    <w:p w14:paraId="3092A271" w14:textId="0BF2061A" w:rsidR="00972775" w:rsidRPr="00972775" w:rsidRDefault="00972775" w:rsidP="00972775">
      <w:pPr>
        <w:pStyle w:val="Code"/>
        <w:rPr>
          <w:highlight w:val="white"/>
        </w:rPr>
      </w:pPr>
      <w:r w:rsidRPr="00972775">
        <w:rPr>
          <w:highlight w:val="white"/>
        </w:rPr>
        <w:t xml:space="preserve">    }</w:t>
      </w:r>
    </w:p>
    <w:p w14:paraId="6A2742AC" w14:textId="01BDF9E0" w:rsidR="00D935A0" w:rsidRPr="00D822A3" w:rsidRDefault="00CC29C4" w:rsidP="00B84658">
      <w:pPr>
        <w:pStyle w:val="Rubrik3"/>
        <w:rPr>
          <w:highlight w:val="white"/>
          <w:lang w:val="en-GB"/>
        </w:rPr>
      </w:pPr>
      <w:r w:rsidRPr="00D822A3">
        <w:rPr>
          <w:highlight w:val="white"/>
          <w:lang w:val="en-GB"/>
        </w:rPr>
        <w:t>Initialization Code</w:t>
      </w:r>
      <w:bookmarkEnd w:id="439"/>
    </w:p>
    <w:p w14:paraId="4A5AAFA6" w14:textId="25902DA4"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w:t>
      </w:r>
      <w:proofErr w:type="gramStart"/>
      <w:r w:rsidR="00995B7B" w:rsidRPr="00D822A3">
        <w:rPr>
          <w:highlight w:val="white"/>
          <w:lang w:val="en-GB"/>
        </w:rPr>
        <w:t>look into</w:t>
      </w:r>
      <w:proofErr w:type="gramEnd"/>
      <w:r w:rsidR="00995B7B" w:rsidRPr="00D822A3">
        <w:rPr>
          <w:highlight w:val="white"/>
          <w:lang w:val="en-GB"/>
        </w:rPr>
        <w:t xml:space="preserve">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proofErr w:type="spellStart"/>
      <w:r w:rsidRPr="00D822A3">
        <w:rPr>
          <w:highlight w:val="white"/>
          <w:lang w:val="en-GB"/>
        </w:rPr>
        <w:t>AssemblyCodeGenerator.cs</w:t>
      </w:r>
      <w:proofErr w:type="spellEnd"/>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lastRenderedPageBreak/>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0" w:name="_Toc54625139"/>
      <w:r w:rsidRPr="00D822A3">
        <w:rPr>
          <w:highlight w:val="white"/>
          <w:lang w:val="en-GB"/>
        </w:rPr>
        <w:t>Command Line Arguments</w:t>
      </w:r>
      <w:bookmarkEnd w:id="44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735809" w:rsidRPr="00DF14A9" w:rsidRDefault="00735809"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735809" w:rsidRPr="00490BCB" w:rsidRDefault="00735809"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735809" w:rsidRPr="00490BCB" w:rsidRDefault="00735809"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735809" w:rsidRPr="00490BCB" w:rsidRDefault="00735809"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735809" w:rsidRPr="00490BCB" w:rsidRDefault="00735809"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735809" w:rsidRPr="00490BCB" w:rsidRDefault="00735809"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735809" w:rsidRPr="00490BCB" w:rsidRDefault="00735809"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735809" w:rsidRPr="00090144" w:rsidRDefault="00735809"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735809" w:rsidRPr="00090144" w:rsidRDefault="00735809" w:rsidP="00B70491">
                              <w:pPr>
                                <w:spacing w:before="0" w:after="0" w:line="240" w:lineRule="auto"/>
                                <w:rPr>
                                  <w:rFonts w:eastAsia="Calibri"/>
                                  <w:color w:val="000000"/>
                                </w:rPr>
                              </w:pPr>
                              <w:r w:rsidRPr="00090144">
                                <w:rPr>
                                  <w:rFonts w:eastAsia="Calibri"/>
                                  <w:color w:val="000000"/>
                                </w:rPr>
                                <w:t>Frame pointer of</w:t>
                              </w:r>
                            </w:p>
                            <w:p w14:paraId="77E191A3" w14:textId="77777777" w:rsidR="00735809" w:rsidRPr="00090144" w:rsidRDefault="00735809"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735809" w:rsidRPr="00090144" w:rsidRDefault="00735809"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735809" w:rsidRPr="00090144" w:rsidRDefault="00735809"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735809" w:rsidRPr="00090144" w:rsidRDefault="00735809"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735809" w:rsidRPr="00090144" w:rsidRDefault="00735809"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735809" w:rsidRDefault="00735809"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735809" w:rsidRDefault="00735809"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735809" w:rsidRDefault="00735809"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735809" w:rsidRDefault="00735809"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735809" w:rsidRPr="00DF14A9" w:rsidRDefault="00735809"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735809" w:rsidRPr="00490BCB" w:rsidRDefault="00735809"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735809" w:rsidRPr="00490BCB" w:rsidRDefault="00735809"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735809" w:rsidRPr="00490BCB" w:rsidRDefault="00735809"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735809" w:rsidRPr="00490BCB" w:rsidRDefault="00735809"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735809" w:rsidRPr="00490BCB" w:rsidRDefault="00735809"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735809" w:rsidRPr="00490BCB" w:rsidRDefault="00735809"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735809" w:rsidRPr="00090144" w:rsidRDefault="00735809"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735809" w:rsidRPr="00090144" w:rsidRDefault="00735809" w:rsidP="00B70491">
                        <w:pPr>
                          <w:spacing w:before="0" w:after="0" w:line="240" w:lineRule="auto"/>
                          <w:rPr>
                            <w:rFonts w:eastAsia="Calibri"/>
                            <w:color w:val="000000"/>
                          </w:rPr>
                        </w:pPr>
                        <w:r w:rsidRPr="00090144">
                          <w:rPr>
                            <w:rFonts w:eastAsia="Calibri"/>
                            <w:color w:val="000000"/>
                          </w:rPr>
                          <w:t>Frame pointer of</w:t>
                        </w:r>
                      </w:p>
                      <w:p w14:paraId="77E191A3" w14:textId="77777777" w:rsidR="00735809" w:rsidRPr="00090144" w:rsidRDefault="00735809"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735809" w:rsidRPr="00090144" w:rsidRDefault="00735809"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735809" w:rsidRPr="00090144" w:rsidRDefault="00735809"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735809" w:rsidRPr="00090144" w:rsidRDefault="00735809"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735809" w:rsidRPr="00090144" w:rsidRDefault="00735809"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735809" w:rsidRDefault="00735809"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735809" w:rsidRDefault="00735809"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735809" w:rsidRDefault="00735809"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735809" w:rsidRDefault="00735809"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lastRenderedPageBreak/>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lastRenderedPageBreak/>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lastRenderedPageBreak/>
        <w:t xml:space="preserve">    }</w:t>
      </w:r>
    </w:p>
    <w:p w14:paraId="160C648D" w14:textId="0731E164" w:rsidR="003C15D9" w:rsidRPr="00D822A3" w:rsidRDefault="003C15D9" w:rsidP="003C15D9">
      <w:pPr>
        <w:pStyle w:val="Rubrik3"/>
        <w:numPr>
          <w:ilvl w:val="2"/>
          <w:numId w:val="139"/>
        </w:numPr>
        <w:rPr>
          <w:highlight w:val="white"/>
          <w:lang w:val="en-GB"/>
        </w:rPr>
      </w:pPr>
      <w:bookmarkStart w:id="441" w:name="_Toc54625140"/>
      <w:r w:rsidRPr="00D822A3">
        <w:rPr>
          <w:highlight w:val="white"/>
          <w:lang w:val="en-GB"/>
        </w:rPr>
        <w:t>Text List</w:t>
      </w:r>
      <w:bookmarkEnd w:id="44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lastRenderedPageBreak/>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2" w:name="_Ref54009755"/>
      <w:bookmarkStart w:id="443" w:name="_Toc54625141"/>
      <w:bookmarkStart w:id="444" w:name="_Ref420874022"/>
      <w:r w:rsidRPr="00D822A3">
        <w:rPr>
          <w:lang w:val="en-GB"/>
        </w:rPr>
        <w:lastRenderedPageBreak/>
        <w:t>Executable Code Generation</w:t>
      </w:r>
      <w:bookmarkEnd w:id="442"/>
      <w:bookmarkEnd w:id="44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5" w:name="_Toc54625142"/>
      <w:r w:rsidRPr="00D822A3">
        <w:rPr>
          <w:lang w:val="en-GB"/>
        </w:rPr>
        <w:t xml:space="preserve">The </w:t>
      </w:r>
      <w:r w:rsidR="00E6483C" w:rsidRPr="00D822A3">
        <w:rPr>
          <w:lang w:val="en-GB"/>
        </w:rPr>
        <w:t>Windows Mode</w:t>
      </w:r>
      <w:bookmarkEnd w:id="44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6" w:name="_Toc54625143"/>
      <w:r w:rsidRPr="00D822A3">
        <w:rPr>
          <w:highlight w:val="white"/>
          <w:lang w:val="en-GB"/>
        </w:rPr>
        <w:t>Main</w:t>
      </w:r>
      <w:bookmarkEnd w:id="446"/>
    </w:p>
    <w:p w14:paraId="3C627783" w14:textId="6CE6492F" w:rsidR="00F65204" w:rsidRPr="00D822A3" w:rsidRDefault="00F65204" w:rsidP="00F65204">
      <w:pPr>
        <w:pStyle w:val="CodeHeader"/>
        <w:rPr>
          <w:highlight w:val="white"/>
          <w:lang w:val="en-GB"/>
        </w:rPr>
      </w:pPr>
      <w:proofErr w:type="spellStart"/>
      <w:r w:rsidRPr="00D822A3">
        <w:rPr>
          <w:highlight w:val="white"/>
          <w:lang w:val="en-GB"/>
        </w:rPr>
        <w:t>Main.cs</w:t>
      </w:r>
      <w:proofErr w:type="spellEnd"/>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0627E161"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w:t>
      </w:r>
      <w:proofErr w:type="spellStart"/>
      <w:r w:rsidR="001603C3" w:rsidRPr="00D822A3">
        <w:rPr>
          <w:highlight w:val="white"/>
          <w:lang w:val="en-GB"/>
        </w:rPr>
        <w:t>obj</w:t>
      </w:r>
      <w:proofErr w:type="spellEnd"/>
      <w:r w:rsidR="001603C3" w:rsidRPr="00D822A3">
        <w:rPr>
          <w:highlight w:val="white"/>
          <w:lang w:val="en-GB"/>
        </w:rPr>
        <w:t>” rather than “.</w:t>
      </w:r>
      <w:proofErr w:type="spellStart"/>
      <w:r w:rsidR="001603C3" w:rsidRPr="00D822A3">
        <w:rPr>
          <w:highlight w:val="white"/>
          <w:lang w:val="en-GB"/>
        </w:rPr>
        <w:t>asm</w:t>
      </w:r>
      <w:proofErr w:type="spellEnd"/>
      <w:r w:rsidR="001603C3" w:rsidRPr="00D822A3">
        <w:rPr>
          <w:highlight w:val="white"/>
          <w:lang w:val="en-GB"/>
        </w:rPr>
        <w:t>”.</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22CB7E0E" w:rsidR="00F86C24" w:rsidRPr="00D822A3" w:rsidRDefault="00F86C24" w:rsidP="00F86C24">
      <w:pPr>
        <w:pStyle w:val="Code"/>
        <w:rPr>
          <w:highlight w:val="white"/>
          <w:lang w:val="en-GB"/>
        </w:rPr>
      </w:pPr>
      <w:r w:rsidRPr="00D822A3">
        <w:rPr>
          <w:highlight w:val="white"/>
          <w:lang w:val="en-GB"/>
        </w:rPr>
        <w:t xml:space="preserve">        binaryWriter.Write(</w:t>
      </w:r>
      <w:r w:rsidR="005E3B60">
        <w:rPr>
          <w:highlight w:val="white"/>
          <w:lang w:val="en-GB"/>
        </w:rPr>
        <w:t>SymbolTable.StaticSet.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7" w:name="_Toc54625144"/>
      <w:r w:rsidRPr="00D822A3">
        <w:rPr>
          <w:highlight w:val="white"/>
          <w:lang w:val="en-GB"/>
        </w:rPr>
        <w:t>Type Size</w:t>
      </w:r>
      <w:bookmarkEnd w:id="44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proofErr w:type="spellStart"/>
      <w:r w:rsidRPr="00D822A3">
        <w:rPr>
          <w:lang w:val="en-GB"/>
        </w:rPr>
        <w:t>TypeSize.cs</w:t>
      </w:r>
      <w:proofErr w:type="spellEnd"/>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8" w:name="_Toc54625145"/>
      <w:r w:rsidRPr="00D822A3">
        <w:rPr>
          <w:highlight w:val="white"/>
          <w:lang w:val="en-GB"/>
        </w:rPr>
        <w:t>Static Symbol</w:t>
      </w:r>
      <w:bookmarkEnd w:id="448"/>
    </w:p>
    <w:p w14:paraId="0A053B40" w14:textId="404E0AEE" w:rsidR="00303C4E" w:rsidRPr="00D822A3" w:rsidRDefault="00303C4E" w:rsidP="00303C4E">
      <w:pPr>
        <w:pStyle w:val="CodeHeader"/>
        <w:rPr>
          <w:highlight w:val="white"/>
          <w:lang w:val="en-GB"/>
        </w:rPr>
      </w:pPr>
      <w:proofErr w:type="spellStart"/>
      <w:r w:rsidRPr="00D822A3">
        <w:rPr>
          <w:highlight w:val="white"/>
          <w:lang w:val="en-GB"/>
        </w:rPr>
        <w:t>StaticSymbolWindows.cs</w:t>
      </w:r>
      <w:proofErr w:type="spellEnd"/>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9" w:name="_Toc54625146"/>
      <w:r w:rsidRPr="00D822A3">
        <w:rPr>
          <w:highlight w:val="white"/>
          <w:lang w:val="en-GB"/>
        </w:rPr>
        <w:t>Static Value</w:t>
      </w:r>
      <w:bookmarkEnd w:id="44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proofErr w:type="spellStart"/>
      <w:r w:rsidRPr="00D822A3">
        <w:rPr>
          <w:highlight w:val="white"/>
          <w:lang w:val="en-GB"/>
        </w:rPr>
        <w:t>ConstantExpression.cs</w:t>
      </w:r>
      <w:proofErr w:type="spellEnd"/>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0" w:name="_Toc54625147"/>
      <w:r w:rsidRPr="00D822A3">
        <w:rPr>
          <w:highlight w:val="white"/>
          <w:lang w:val="en-GB"/>
        </w:rPr>
        <w:t>Function End</w:t>
      </w:r>
      <w:bookmarkEnd w:id="45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proofErr w:type="spellStart"/>
      <w:r w:rsidRPr="00D822A3">
        <w:rPr>
          <w:highlight w:val="white"/>
          <w:lang w:val="en-GB"/>
        </w:rPr>
        <w:t>MiddleCodeGenerator.cs</w:t>
      </w:r>
      <w:proofErr w:type="spellEnd"/>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44B30D1" w:rsidR="00AB1196" w:rsidRPr="00D822A3" w:rsidRDefault="00AB1196" w:rsidP="00AB1196">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1" w:name="_Toc54625148"/>
      <w:r w:rsidRPr="00D822A3">
        <w:rPr>
          <w:highlight w:val="white"/>
          <w:lang w:val="en-GB"/>
        </w:rPr>
        <w:t>Target Code Generation</w:t>
      </w:r>
      <w:bookmarkEnd w:id="45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2" w:name="_Toc54625149"/>
      <w:r w:rsidRPr="00D822A3">
        <w:rPr>
          <w:highlight w:val="white"/>
          <w:lang w:val="en-GB"/>
        </w:rPr>
        <w:t>Exit</w:t>
      </w:r>
      <w:bookmarkEnd w:id="45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proofErr w:type="spellStart"/>
      <w:r w:rsidRPr="00D822A3">
        <w:rPr>
          <w:highlight w:val="white"/>
          <w:lang w:val="en-GB"/>
        </w:rPr>
        <w:t>AssemblyCodeGenerator.cs</w:t>
      </w:r>
      <w:proofErr w:type="spellEnd"/>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3" w:name="_Toc54625150"/>
      <w:r w:rsidRPr="00D822A3">
        <w:rPr>
          <w:highlight w:val="white"/>
          <w:lang w:val="en-GB"/>
        </w:rPr>
        <w:t>Initialization Code</w:t>
      </w:r>
      <w:bookmarkEnd w:id="45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6AA5F926" w:rsidR="008E3DC4" w:rsidRPr="00D822A3" w:rsidRDefault="008E3DC4" w:rsidP="008E3DC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4" w:name="_Toc54625151"/>
      <w:r w:rsidRPr="00D822A3">
        <w:rPr>
          <w:highlight w:val="white"/>
          <w:lang w:val="en-GB"/>
        </w:rPr>
        <w:t>Command Line Arguments</w:t>
      </w:r>
      <w:bookmarkEnd w:id="45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735809" w:rsidRPr="00DF14A9" w:rsidRDefault="00735809"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735809" w:rsidRPr="00490BCB" w:rsidRDefault="00735809"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735809" w:rsidRPr="00490BCB" w:rsidRDefault="00735809"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735809" w:rsidRPr="00490BCB" w:rsidRDefault="00735809"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735809" w:rsidRPr="00490BCB" w:rsidRDefault="00735809"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735809" w:rsidRPr="00090144" w:rsidRDefault="00735809"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735809" w:rsidRPr="00090144" w:rsidRDefault="00735809" w:rsidP="00605AE9">
                              <w:pPr>
                                <w:spacing w:before="0" w:after="0" w:line="240" w:lineRule="auto"/>
                                <w:rPr>
                                  <w:rFonts w:eastAsia="Calibri"/>
                                  <w:color w:val="000000"/>
                                </w:rPr>
                              </w:pPr>
                              <w:r w:rsidRPr="00090144">
                                <w:rPr>
                                  <w:rFonts w:eastAsia="Calibri"/>
                                  <w:color w:val="000000"/>
                                </w:rPr>
                                <w:t>Frame pointer of</w:t>
                              </w:r>
                            </w:p>
                            <w:p w14:paraId="68E90914" w14:textId="77777777" w:rsidR="00735809" w:rsidRPr="00090144" w:rsidRDefault="00735809"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735809" w:rsidRPr="00090144" w:rsidRDefault="00735809"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735809" w:rsidRPr="00090144" w:rsidRDefault="00735809"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735809" w:rsidRPr="00090144" w:rsidRDefault="00735809"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735809" w:rsidRPr="00090144" w:rsidRDefault="00735809"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735809" w:rsidRDefault="00735809"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735809" w:rsidRDefault="00735809"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735809" w:rsidRDefault="00735809"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735809" w:rsidRDefault="00735809"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735809" w:rsidRDefault="00735809"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735809" w:rsidRDefault="00735809"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735809" w:rsidRPr="00582B75" w:rsidRDefault="00735809"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735809" w:rsidRPr="00490BCB" w:rsidRDefault="00735809"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735809" w:rsidRPr="00490BCB" w:rsidRDefault="00735809"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735809" w:rsidRDefault="00735809"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735809" w:rsidRPr="00E55D4A" w:rsidRDefault="00735809"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735809" w:rsidRDefault="00735809"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735809" w:rsidRDefault="00735809"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735809" w:rsidRDefault="00735809"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735809" w:rsidRDefault="00735809"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735809" w:rsidRDefault="00735809"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735809" w:rsidRDefault="00735809"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735809" w:rsidRDefault="00735809"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735809" w:rsidRDefault="00735809"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735809" w:rsidRDefault="00735809"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735809" w:rsidRDefault="00735809"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735809" w:rsidRDefault="00735809"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735809" w:rsidRDefault="00735809"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735809" w:rsidRDefault="00735809"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735809" w:rsidRDefault="00735809"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735809" w:rsidRDefault="00735809" w:rsidP="00496983">
                              <w:pPr>
                                <w:spacing w:before="0" w:line="257" w:lineRule="auto"/>
                                <w:jc w:val="center"/>
                                <w:rPr>
                                  <w:sz w:val="24"/>
                                  <w:szCs w:val="24"/>
                                </w:rPr>
                              </w:pPr>
                              <w:r>
                                <w:rPr>
                                  <w:rFonts w:eastAsia="Calibri"/>
                                  <w:color w:val="000000"/>
                                  <w:sz w:val="16"/>
                                  <w:szCs w:val="16"/>
                                </w:rPr>
                                <w:t>129</w:t>
                              </w:r>
                            </w:p>
                            <w:p w14:paraId="3E4A06D3" w14:textId="77777777" w:rsidR="00735809" w:rsidRDefault="00735809"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735809" w:rsidRDefault="00735809"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735809" w:rsidRDefault="00735809"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735809" w:rsidRDefault="00735809"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735809" w:rsidRDefault="00735809" w:rsidP="006A7496">
                              <w:pPr>
                                <w:spacing w:before="100" w:line="257" w:lineRule="auto"/>
                                <w:jc w:val="left"/>
                                <w:rPr>
                                  <w:sz w:val="24"/>
                                  <w:szCs w:val="24"/>
                                </w:rPr>
                              </w:pPr>
                              <w:r>
                                <w:rPr>
                                  <w:rFonts w:eastAsia="Calibri"/>
                                  <w:color w:val="000000"/>
                                  <w:sz w:val="16"/>
                                  <w:szCs w:val="16"/>
                                </w:rPr>
                                <w:t>Before</w:t>
                              </w:r>
                            </w:p>
                            <w:p w14:paraId="6B197F32" w14:textId="77777777" w:rsidR="00735809" w:rsidRDefault="00735809"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735809" w:rsidRDefault="00735809" w:rsidP="006A7496">
                              <w:pPr>
                                <w:spacing w:before="100" w:line="256" w:lineRule="auto"/>
                                <w:rPr>
                                  <w:sz w:val="24"/>
                                  <w:szCs w:val="24"/>
                                </w:rPr>
                              </w:pPr>
                              <w:r>
                                <w:rPr>
                                  <w:rFonts w:eastAsia="Calibri"/>
                                  <w:color w:val="000000"/>
                                  <w:sz w:val="16"/>
                                  <w:szCs w:val="16"/>
                                </w:rPr>
                                <w:t>After</w:t>
                              </w:r>
                            </w:p>
                            <w:p w14:paraId="7E3E04C8" w14:textId="77777777" w:rsidR="00735809" w:rsidRDefault="00735809"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735809" w:rsidRPr="00DF14A9" w:rsidRDefault="00735809"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735809" w:rsidRPr="00490BCB" w:rsidRDefault="00735809"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735809" w:rsidRPr="00490BCB" w:rsidRDefault="00735809"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735809" w:rsidRPr="00490BCB" w:rsidRDefault="00735809"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735809" w:rsidRPr="00490BCB" w:rsidRDefault="00735809"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735809" w:rsidRPr="00090144" w:rsidRDefault="00735809"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735809" w:rsidRPr="00090144" w:rsidRDefault="00735809" w:rsidP="00605AE9">
                        <w:pPr>
                          <w:spacing w:before="0" w:after="0" w:line="240" w:lineRule="auto"/>
                          <w:rPr>
                            <w:rFonts w:eastAsia="Calibri"/>
                            <w:color w:val="000000"/>
                          </w:rPr>
                        </w:pPr>
                        <w:r w:rsidRPr="00090144">
                          <w:rPr>
                            <w:rFonts w:eastAsia="Calibri"/>
                            <w:color w:val="000000"/>
                          </w:rPr>
                          <w:t>Frame pointer of</w:t>
                        </w:r>
                      </w:p>
                      <w:p w14:paraId="68E90914" w14:textId="77777777" w:rsidR="00735809" w:rsidRPr="00090144" w:rsidRDefault="00735809"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735809" w:rsidRPr="00090144" w:rsidRDefault="00735809"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735809" w:rsidRPr="00090144" w:rsidRDefault="00735809"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735809" w:rsidRPr="00090144" w:rsidRDefault="00735809"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735809" w:rsidRPr="00090144" w:rsidRDefault="00735809"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735809" w:rsidRDefault="00735809"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735809" w:rsidRDefault="00735809"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735809" w:rsidRDefault="00735809"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735809" w:rsidRDefault="00735809"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735809" w:rsidRDefault="00735809"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735809" w:rsidRDefault="00735809"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735809" w:rsidRPr="00582B75" w:rsidRDefault="00735809"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735809" w:rsidRPr="00490BCB" w:rsidRDefault="00735809"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735809" w:rsidRPr="00490BCB" w:rsidRDefault="00735809"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735809" w:rsidRDefault="00735809"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735809" w:rsidRPr="00E55D4A" w:rsidRDefault="00735809"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735809" w:rsidRDefault="00735809"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735809" w:rsidRDefault="00735809"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735809" w:rsidRDefault="00735809"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735809" w:rsidRDefault="00735809"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735809" w:rsidRDefault="00735809"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735809" w:rsidRDefault="00735809"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735809" w:rsidRDefault="00735809"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735809" w:rsidRDefault="00735809"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735809" w:rsidRDefault="00735809"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735809" w:rsidRDefault="00735809"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735809" w:rsidRDefault="00735809"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735809" w:rsidRDefault="00735809"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735809" w:rsidRDefault="00735809"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735809" w:rsidRDefault="00735809"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735809" w:rsidRDefault="00735809" w:rsidP="00496983">
                        <w:pPr>
                          <w:spacing w:before="0" w:line="257" w:lineRule="auto"/>
                          <w:jc w:val="center"/>
                          <w:rPr>
                            <w:sz w:val="24"/>
                            <w:szCs w:val="24"/>
                          </w:rPr>
                        </w:pPr>
                        <w:r>
                          <w:rPr>
                            <w:rFonts w:eastAsia="Calibri"/>
                            <w:color w:val="000000"/>
                            <w:sz w:val="16"/>
                            <w:szCs w:val="16"/>
                          </w:rPr>
                          <w:t>129</w:t>
                        </w:r>
                      </w:p>
                      <w:p w14:paraId="3E4A06D3" w14:textId="77777777" w:rsidR="00735809" w:rsidRDefault="00735809"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735809" w:rsidRDefault="00735809"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735809" w:rsidRDefault="00735809"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735809" w:rsidRDefault="00735809"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735809" w:rsidRDefault="00735809" w:rsidP="006A7496">
                        <w:pPr>
                          <w:spacing w:before="100" w:line="257" w:lineRule="auto"/>
                          <w:jc w:val="left"/>
                          <w:rPr>
                            <w:sz w:val="24"/>
                            <w:szCs w:val="24"/>
                          </w:rPr>
                        </w:pPr>
                        <w:r>
                          <w:rPr>
                            <w:rFonts w:eastAsia="Calibri"/>
                            <w:color w:val="000000"/>
                            <w:sz w:val="16"/>
                            <w:szCs w:val="16"/>
                          </w:rPr>
                          <w:t>Before</w:t>
                        </w:r>
                      </w:p>
                      <w:p w14:paraId="6B197F32" w14:textId="77777777" w:rsidR="00735809" w:rsidRDefault="00735809"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735809" w:rsidRDefault="00735809" w:rsidP="006A7496">
                        <w:pPr>
                          <w:spacing w:before="100" w:line="256" w:lineRule="auto"/>
                          <w:rPr>
                            <w:sz w:val="24"/>
                            <w:szCs w:val="24"/>
                          </w:rPr>
                        </w:pPr>
                        <w:r>
                          <w:rPr>
                            <w:rFonts w:eastAsia="Calibri"/>
                            <w:color w:val="000000"/>
                            <w:sz w:val="16"/>
                            <w:szCs w:val="16"/>
                          </w:rPr>
                          <w:t>After</w:t>
                        </w:r>
                      </w:p>
                      <w:p w14:paraId="7E3E04C8" w14:textId="77777777" w:rsidR="00735809" w:rsidRDefault="00735809"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w:t>
      </w:r>
      <w:proofErr w:type="spellStart"/>
      <w:r w:rsidRPr="00D822A3">
        <w:rPr>
          <w:highlight w:val="white"/>
          <w:lang w:val="en-GB"/>
        </w:rPr>
        <w:t>ax</w:t>
      </w:r>
      <w:proofErr w:type="spellEnd"/>
      <w:r w:rsidRPr="00D822A3">
        <w:rPr>
          <w:highlight w:val="white"/>
          <w:lang w:val="en-GB"/>
        </w:rPr>
        <w:t xml:space="preserve">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w:t>
      </w:r>
      <w:proofErr w:type="gramStart"/>
      <w:r w:rsidR="004F756F" w:rsidRPr="00D822A3">
        <w:rPr>
          <w:highlight w:val="white"/>
          <w:lang w:val="en-GB"/>
        </w:rPr>
        <w:t>done</w:t>
      </w:r>
      <w:proofErr w:type="gramEnd"/>
      <w:r w:rsidR="004F756F" w:rsidRPr="00D822A3">
        <w:rPr>
          <w:highlight w:val="white"/>
          <w:lang w:val="en-GB"/>
        </w:rPr>
        <w:t xml:space="preserv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w:t>
      </w:r>
      <w:proofErr w:type="gramStart"/>
      <w:r w:rsidR="001B15BC" w:rsidRPr="00D822A3">
        <w:rPr>
          <w:highlight w:val="white"/>
          <w:lang w:val="en-GB"/>
        </w:rPr>
        <w:t>done</w:t>
      </w:r>
      <w:proofErr w:type="gramEnd"/>
      <w:r w:rsidR="001B15BC" w:rsidRPr="00D822A3">
        <w:rPr>
          <w:highlight w:val="white"/>
          <w:lang w:val="en-GB"/>
        </w:rPr>
        <w:t xml:space="preserv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t>
      </w:r>
      <w:proofErr w:type="gramStart"/>
      <w:r w:rsidR="003B202A" w:rsidRPr="00D822A3">
        <w:rPr>
          <w:highlight w:val="white"/>
          <w:lang w:val="en-GB"/>
        </w:rPr>
        <w:t>word, and</w:t>
      </w:r>
      <w:proofErr w:type="gramEnd"/>
      <w:r w:rsidR="003B202A" w:rsidRPr="00D822A3">
        <w:rPr>
          <w:highlight w:val="white"/>
          <w:lang w:val="en-GB"/>
        </w:rPr>
        <w:t xml:space="preserve">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 xml:space="preserve">When we have iterated through the whole list, there are </w:t>
      </w:r>
      <w:proofErr w:type="spellStart"/>
      <w:r w:rsidRPr="00D822A3">
        <w:rPr>
          <w:highlight w:val="white"/>
          <w:lang w:val="en-GB"/>
        </w:rPr>
        <w:t>som</w:t>
      </w:r>
      <w:proofErr w:type="spellEnd"/>
      <w:r w:rsidRPr="00D822A3">
        <w:rPr>
          <w:highlight w:val="white"/>
          <w:lang w:val="en-GB"/>
        </w:rPr>
        <w:t xml:space="preserve">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w:t>
      </w:r>
      <w:proofErr w:type="gramStart"/>
      <w:r w:rsidR="005D1364" w:rsidRPr="00D822A3">
        <w:rPr>
          <w:highlight w:val="white"/>
          <w:lang w:val="en-GB"/>
        </w:rPr>
        <w:t>array</w:t>
      </w:r>
      <w:r w:rsidR="00C3735D" w:rsidRPr="00D822A3">
        <w:rPr>
          <w:highlight w:val="white"/>
          <w:lang w:val="en-GB"/>
        </w:rPr>
        <w:t xml:space="preserve">, </w:t>
      </w:r>
      <w:r w:rsidR="005D1364" w:rsidRPr="00D822A3">
        <w:rPr>
          <w:highlight w:val="white"/>
          <w:lang w:val="en-GB"/>
        </w:rPr>
        <w:t>since</w:t>
      </w:r>
      <w:proofErr w:type="gramEnd"/>
      <w:r w:rsidR="005D1364" w:rsidRPr="00D822A3">
        <w:rPr>
          <w:highlight w:val="white"/>
          <w:lang w:val="en-GB"/>
        </w:rPr>
        <w:t xml:space="preserv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proofErr w:type="spellStart"/>
      <w:r w:rsidR="00336E39" w:rsidRPr="00D822A3">
        <w:rPr>
          <w:rStyle w:val="KeyWord0"/>
          <w:highlight w:val="white"/>
          <w:lang w:val="en-GB"/>
        </w:rPr>
        <w:t>ax</w:t>
      </w:r>
      <w:proofErr w:type="spellEnd"/>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proofErr w:type="spellStart"/>
      <w:r w:rsidR="00336E39" w:rsidRPr="00D822A3">
        <w:rPr>
          <w:rStyle w:val="KeyWord0"/>
          <w:highlight w:val="white"/>
          <w:lang w:val="en-GB"/>
        </w:rPr>
        <w:t>si</w:t>
      </w:r>
      <w:proofErr w:type="spellEnd"/>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3FF9B0F9" w:rsidR="00AF5631" w:rsidRPr="00D822A3" w:rsidRDefault="00AF5631" w:rsidP="00AF5631">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5" w:name="_Toc54625152"/>
      <w:r w:rsidRPr="00D822A3">
        <w:rPr>
          <w:highlight w:val="white"/>
          <w:lang w:val="en-GB"/>
        </w:rPr>
        <w:t>Windows Jump Info</w:t>
      </w:r>
      <w:bookmarkEnd w:id="45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proofErr w:type="spellStart"/>
      <w:r w:rsidRPr="00D822A3">
        <w:rPr>
          <w:highlight w:val="white"/>
          <w:lang w:val="en-GB"/>
        </w:rPr>
        <w:t>AssemblyCodeGenerator.cs</w:t>
      </w:r>
      <w:proofErr w:type="spellEnd"/>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78288A" w:rsidRDefault="00614EB1" w:rsidP="0078288A">
      <w:pPr>
        <w:pStyle w:val="Code"/>
        <w:rPr>
          <w:highlight w:val="white"/>
        </w:rPr>
      </w:pPr>
    </w:p>
    <w:p w14:paraId="1E9BE102" w14:textId="56C925CE" w:rsidR="006F0ABE" w:rsidRPr="0078288A" w:rsidRDefault="0078288A" w:rsidP="0078288A">
      <w:pPr>
        <w:pStyle w:val="Code"/>
        <w:rPr>
          <w:highlight w:val="white"/>
        </w:rPr>
      </w:pPr>
      <w:r w:rsidRPr="0078288A">
        <w:rPr>
          <w:highlight w:val="white"/>
        </w:rPr>
        <w:t xml:space="preserve">        if (</w:t>
      </w:r>
      <w:r w:rsidR="00E1527F">
        <w:rPr>
          <w:highlight w:val="white"/>
        </w:rPr>
        <w:t>/*</w:t>
      </w:r>
      <w:r w:rsidRPr="0078288A">
        <w:rPr>
          <w:highlight w:val="white"/>
        </w:rPr>
        <w:t>(assemblyCode[0] == null) &amp;&amp;</w:t>
      </w:r>
      <w:r w:rsidR="00E1527F">
        <w:rPr>
          <w:highlight w:val="white"/>
        </w:rPr>
        <w:t>*/</w:t>
      </w:r>
      <w:r w:rsidR="006F0ABE">
        <w:rPr>
          <w:highlight w:val="white"/>
        </w:rPr>
        <w:t xml:space="preserve"> </w:t>
      </w:r>
      <w:r w:rsidR="006F0ABE" w:rsidRPr="0078288A">
        <w:rPr>
          <w:highlight w:val="white"/>
        </w:rPr>
        <w:t>!(assemblyCode[1] is int)</w:t>
      </w:r>
      <w:r w:rsidR="006F0ABE">
        <w:rPr>
          <w:highlight w:val="white"/>
        </w:rPr>
        <w:t xml:space="preserve"> &amp;&amp;</w:t>
      </w:r>
    </w:p>
    <w:p w14:paraId="4E80EA33" w14:textId="77777777" w:rsidR="0078288A" w:rsidRPr="0078288A" w:rsidRDefault="0078288A" w:rsidP="0078288A">
      <w:pPr>
        <w:pStyle w:val="Code"/>
        <w:rPr>
          <w:highlight w:val="white"/>
        </w:rPr>
      </w:pPr>
      <w:r w:rsidRPr="0078288A">
        <w:rPr>
          <w:highlight w:val="white"/>
        </w:rPr>
        <w:t xml:space="preserve">            (assemblyCode.IsRelationNotRegister() ||</w:t>
      </w:r>
    </w:p>
    <w:p w14:paraId="42A598B8" w14:textId="77777777" w:rsidR="0078288A" w:rsidRPr="0078288A" w:rsidRDefault="0078288A" w:rsidP="0078288A">
      <w:pPr>
        <w:pStyle w:val="Code"/>
        <w:rPr>
          <w:highlight w:val="white"/>
        </w:rPr>
      </w:pPr>
      <w:r w:rsidRPr="0078288A">
        <w:rPr>
          <w:highlight w:val="white"/>
        </w:rPr>
        <w:t xml:space="preserve">             assemblyCode.IsJumpNotRegister())) {</w:t>
      </w:r>
    </w:p>
    <w:p w14:paraId="75122B24" w14:textId="15942F4C" w:rsidR="0078288A" w:rsidRPr="0078288A" w:rsidRDefault="0078288A" w:rsidP="0078288A">
      <w:pPr>
        <w:pStyle w:val="Code"/>
        <w:rPr>
          <w:highlight w:val="white"/>
        </w:rPr>
      </w:pPr>
      <w:r w:rsidRPr="0078288A">
        <w:rPr>
          <w:highlight w:val="white"/>
        </w:rPr>
        <w:t xml:space="preserve">          int middleTarget = (int) assemblyCode[2];</w:t>
      </w:r>
    </w:p>
    <w:p w14:paraId="550DFF56" w14:textId="6F8B5C8F" w:rsidR="0078288A" w:rsidRPr="0078288A" w:rsidRDefault="0078288A" w:rsidP="0078288A">
      <w:pPr>
        <w:pStyle w:val="Code"/>
        <w:rPr>
          <w:highlight w:val="white"/>
        </w:rPr>
      </w:pPr>
      <w:r w:rsidRPr="0078288A">
        <w:rPr>
          <w:highlight w:val="white"/>
        </w:rPr>
        <w:t xml:space="preserve">          assemblyCode[1] = middleToAssemblyMap[middleTarget];</w:t>
      </w:r>
    </w:p>
    <w:p w14:paraId="2292A47E" w14:textId="77777777" w:rsidR="0078288A" w:rsidRPr="0078288A" w:rsidRDefault="0078288A" w:rsidP="0078288A">
      <w:pPr>
        <w:pStyle w:val="Code"/>
        <w:rPr>
          <w:highlight w:val="white"/>
        </w:rPr>
      </w:pPr>
      <w:r w:rsidRPr="0078288A">
        <w:rPr>
          <w:highlight w:val="white"/>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sidRPr="00D822A3">
        <w:rPr>
          <w:highlight w:val="white"/>
          <w:lang w:val="en-GB"/>
        </w:rPr>
        <w:t>are</w:t>
      </w:r>
      <w:proofErr w:type="gramEnd"/>
      <w:r w:rsidRPr="00D822A3">
        <w:rPr>
          <w:highlight w:val="white"/>
          <w:lang w:val="en-GB"/>
        </w:rPr>
        <w:t xml:space="preserv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lastRenderedPageBreak/>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6466C4" w:rsidRDefault="00614EB1" w:rsidP="006466C4">
      <w:pPr>
        <w:pStyle w:val="Code"/>
        <w:rPr>
          <w:highlight w:val="white"/>
        </w:rPr>
      </w:pPr>
    </w:p>
    <w:p w14:paraId="5AE01809" w14:textId="3FCE3526" w:rsidR="006466C4" w:rsidRPr="006466C4" w:rsidRDefault="006466C4" w:rsidP="006466C4">
      <w:pPr>
        <w:pStyle w:val="Code"/>
        <w:rPr>
          <w:highlight w:val="white"/>
        </w:rPr>
      </w:pPr>
      <w:r w:rsidRPr="006466C4">
        <w:rPr>
          <w:highlight w:val="white"/>
        </w:rPr>
        <w:t xml:space="preserve">          if (</w:t>
      </w:r>
      <w:r w:rsidR="00E1527F">
        <w:rPr>
          <w:highlight w:val="white"/>
        </w:rPr>
        <w:t>/*</w:t>
      </w:r>
      <w:r w:rsidRPr="006466C4">
        <w:rPr>
          <w:highlight w:val="white"/>
        </w:rPr>
        <w:t>(thisCode[0] == null) &amp;&amp;</w:t>
      </w:r>
      <w:r w:rsidR="00F34CEB">
        <w:rPr>
          <w:highlight w:val="white"/>
        </w:rPr>
        <w:t xml:space="preserve"> */</w:t>
      </w:r>
    </w:p>
    <w:p w14:paraId="6206E8C9" w14:textId="77777777" w:rsidR="006466C4" w:rsidRPr="006466C4" w:rsidRDefault="006466C4" w:rsidP="006466C4">
      <w:pPr>
        <w:pStyle w:val="Code"/>
        <w:rPr>
          <w:highlight w:val="white"/>
        </w:rPr>
      </w:pPr>
      <w:r w:rsidRPr="006466C4">
        <w:rPr>
          <w:highlight w:val="white"/>
        </w:rPr>
        <w:t xml:space="preserve">              (thisCode.IsRelationNotRegister() ||</w:t>
      </w:r>
    </w:p>
    <w:p w14:paraId="3E1D46DA" w14:textId="3A76F641" w:rsidR="006466C4" w:rsidRPr="006466C4" w:rsidRDefault="006466C4" w:rsidP="006466C4">
      <w:pPr>
        <w:pStyle w:val="Code"/>
        <w:rPr>
          <w:highlight w:val="white"/>
        </w:rPr>
      </w:pPr>
      <w:r w:rsidRPr="006466C4">
        <w:rPr>
          <w:highlight w:val="white"/>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 xml:space="preserve">If nothing has been changed from the previous iteration, every assembly jump instruction holds the correct target </w:t>
      </w:r>
      <w:proofErr w:type="gramStart"/>
      <w:r w:rsidRPr="00D822A3">
        <w:rPr>
          <w:highlight w:val="white"/>
          <w:lang w:val="en-GB"/>
        </w:rPr>
        <w:t>address</w:t>
      </w:r>
      <w:proofErr w:type="gramEnd"/>
      <w:r w:rsidRPr="00D822A3">
        <w:rPr>
          <w:highlight w:val="white"/>
          <w:lang w:val="en-GB"/>
        </w:rPr>
        <w:t xml:space="preserve">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lastRenderedPageBreak/>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6" w:name="_Toc54625153"/>
      <w:r w:rsidRPr="00D822A3">
        <w:rPr>
          <w:highlight w:val="white"/>
          <w:lang w:val="en-GB"/>
        </w:rPr>
        <w:t>Windows Byte List</w:t>
      </w:r>
      <w:bookmarkEnd w:id="45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proofErr w:type="spellStart"/>
      <w:r w:rsidRPr="00D822A3">
        <w:rPr>
          <w:highlight w:val="white"/>
          <w:lang w:val="en-GB"/>
        </w:rPr>
        <w:t>AssemblyCodeGenerator.cs</w:t>
      </w:r>
      <w:proofErr w:type="spellEnd"/>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7" w:name="_Hlk51314142"/>
      <w:r w:rsidRPr="00D822A3">
        <w:rPr>
          <w:highlight w:val="white"/>
          <w:lang w:val="en-GB"/>
        </w:rPr>
        <w:t>WindowsByteList</w:t>
      </w:r>
      <w:bookmarkEnd w:id="45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 xml:space="preserve">If the instruction is a value definition, we need to </w:t>
      </w:r>
      <w:proofErr w:type="gramStart"/>
      <w:r w:rsidRPr="00D822A3">
        <w:rPr>
          <w:highlight w:val="white"/>
          <w:lang w:val="en-GB"/>
        </w:rPr>
        <w:t>look into</w:t>
      </w:r>
      <w:proofErr w:type="gramEnd"/>
      <w:r w:rsidRPr="00D822A3">
        <w:rPr>
          <w:highlight w:val="white"/>
          <w:lang w:val="en-GB"/>
        </w:rPr>
        <w:t xml:space="preserve">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lastRenderedPageBreak/>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 xml:space="preserve">If the second or third operand is a string, we add its name the </w:t>
      </w:r>
      <w:proofErr w:type="spellStart"/>
      <w:r w:rsidRPr="00D822A3">
        <w:rPr>
          <w:highlight w:val="white"/>
          <w:lang w:val="en-GB"/>
        </w:rPr>
        <w:t>the</w:t>
      </w:r>
      <w:proofErr w:type="spellEnd"/>
      <w:r w:rsidRPr="00D822A3">
        <w:rPr>
          <w:highlight w:val="white"/>
          <w:lang w:val="en-GB"/>
        </w:rPr>
        <w:t xml:space="preserv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8"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proofErr w:type="spellStart"/>
      <w:r w:rsidRPr="00D822A3">
        <w:rPr>
          <w:highlight w:val="white"/>
          <w:lang w:val="en-GB"/>
        </w:rPr>
        <w:t>AssemblyCode.cs</w:t>
      </w:r>
      <w:proofErr w:type="spellEnd"/>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lastRenderedPageBreak/>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w:t>
      </w:r>
      <w:proofErr w:type="spellStart"/>
      <w:r w:rsidRPr="00D822A3">
        <w:rPr>
          <w:highlight w:val="white"/>
          <w:lang w:val="en-GB"/>
        </w:rPr>
        <w:t>lond</w:t>
      </w:r>
      <w:proofErr w:type="spellEnd"/>
      <w:r w:rsidRPr="00D822A3">
        <w:rPr>
          <w:highlight w:val="white"/>
          <w:lang w:val="en-GB"/>
        </w:rPr>
        <w:t xml:space="preserve">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 xml:space="preserve">Otherwise, we have an integral of pointer value. If the value is a static address, we load its offset into the byte list. The address itself will be added by the linker </w:t>
      </w:r>
      <w:proofErr w:type="gramStart"/>
      <w:r w:rsidRPr="00D822A3">
        <w:rPr>
          <w:highlight w:val="white"/>
          <w:lang w:val="en-GB"/>
        </w:rPr>
        <w:t>later on</w:t>
      </w:r>
      <w:proofErr w:type="gramEnd"/>
      <w:r w:rsidRPr="00D822A3">
        <w:rPr>
          <w:highlight w:val="white"/>
          <w:lang w:val="en-GB"/>
        </w:rPr>
        <w:t>.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 xml:space="preserve">A regular function call is equivalent with a long jump. The actual address of the called function will be set by the linker </w:t>
      </w:r>
      <w:proofErr w:type="gramStart"/>
      <w:r w:rsidRPr="00D822A3">
        <w:rPr>
          <w:highlight w:val="white"/>
          <w:lang w:val="en-GB"/>
        </w:rPr>
        <w:t>later on</w:t>
      </w:r>
      <w:proofErr w:type="gramEnd"/>
      <w:r w:rsidRPr="00D822A3">
        <w:rPr>
          <w:highlight w:val="white"/>
          <w:lang w:val="en-GB"/>
        </w:rPr>
        <w:t>.</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t xml:space="preserve">      }</w:t>
      </w:r>
    </w:p>
    <w:p w14:paraId="6224385A" w14:textId="77777777" w:rsidR="008C2FC7" w:rsidRPr="00D822A3" w:rsidRDefault="008C2FC7" w:rsidP="008C2FC7">
      <w:pPr>
        <w:rPr>
          <w:highlight w:val="white"/>
          <w:lang w:val="en-GB"/>
        </w:rPr>
      </w:pPr>
      <w:r w:rsidRPr="00D822A3">
        <w:rPr>
          <w:highlight w:val="white"/>
          <w:lang w:val="en-GB"/>
        </w:rPr>
        <w:lastRenderedPageBreak/>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 xml:space="preserve">unary </w:t>
            </w:r>
            <w:proofErr w:type="gramStart"/>
            <w:r w:rsidRPr="00D822A3">
              <w:rPr>
                <w:lang w:val="en-GB"/>
              </w:rPr>
              <w:t>operator</w:t>
            </w:r>
            <w:proofErr w:type="gramEnd"/>
            <w:r w:rsidRPr="00D822A3">
              <w:rPr>
                <w:lang w:val="en-GB"/>
              </w:rPr>
              <w:t xml:space="preserve"> register</w:t>
            </w:r>
          </w:p>
        </w:tc>
        <w:tc>
          <w:tcPr>
            <w:tcW w:w="2834" w:type="dxa"/>
          </w:tcPr>
          <w:p w14:paraId="0E34F074" w14:textId="77777777" w:rsidR="008C2FC7" w:rsidRPr="00D822A3" w:rsidRDefault="008C2FC7" w:rsidP="003D2653">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w:t>
            </w:r>
            <w:proofErr w:type="spellStart"/>
            <w:r w:rsidRPr="00D822A3">
              <w:rPr>
                <w:highlight w:val="white"/>
                <w:lang w:val="en-GB"/>
              </w:rPr>
              <w:t>ax</w:t>
            </w:r>
            <w:proofErr w:type="spellEnd"/>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w:t>
      </w:r>
      <w:proofErr w:type="gramStart"/>
      <w:r w:rsidRPr="00D822A3">
        <w:rPr>
          <w:highlight w:val="white"/>
          <w:lang w:val="en-GB"/>
        </w:rPr>
        <w:t>have to</w:t>
      </w:r>
      <w:proofErr w:type="gramEnd"/>
      <w:r w:rsidRPr="00D822A3">
        <w:rPr>
          <w:highlight w:val="white"/>
          <w:lang w:val="en-GB"/>
        </w:rPr>
        <w:t xml:space="preserve">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9" w:name="_Hlk50202926"/>
            <w:r w:rsidRPr="00D822A3">
              <w:rPr>
                <w:b/>
                <w:bCs/>
                <w:highlight w:val="white"/>
                <w:lang w:val="en-GB"/>
              </w:rPr>
              <w:lastRenderedPageBreak/>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71A25A96" w14:textId="77777777" w:rsidR="008C2FC7" w:rsidRPr="00D822A3" w:rsidRDefault="008C2FC7" w:rsidP="003D2653">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[register + offset]</w:t>
            </w:r>
          </w:p>
          <w:p w14:paraId="158F1D81"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7273C897"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bookmarkEnd w:id="45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 xml:space="preserve">In category two, we assign a register the address a static variable. We </w:t>
      </w:r>
      <w:proofErr w:type="gramStart"/>
      <w:r w:rsidRPr="00D822A3">
        <w:rPr>
          <w:highlight w:val="white"/>
          <w:lang w:val="en-GB"/>
        </w:rPr>
        <w:t>have to</w:t>
      </w:r>
      <w:proofErr w:type="gramEnd"/>
      <w:r w:rsidRPr="00D822A3">
        <w:rPr>
          <w:highlight w:val="white"/>
          <w:lang w:val="en-GB"/>
        </w:rPr>
        <w:t xml:space="preserve"> load the zero value into the byte list, to mark that there is not offset.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lastRenderedPageBreak/>
        <w:t xml:space="preserve">In category four, we assign the value of a register to an address, defined by a register and an offset or a static variable and an offset. </w:t>
      </w:r>
      <w:proofErr w:type="gramStart"/>
      <w:r w:rsidRPr="00D822A3">
        <w:rPr>
          <w:highlight w:val="white"/>
          <w:lang w:val="en-GB"/>
        </w:rPr>
        <w:t>Also</w:t>
      </w:r>
      <w:proofErr w:type="gramEnd"/>
      <w:r w:rsidRPr="00D822A3">
        <w:rPr>
          <w:highlight w:val="white"/>
          <w:lang w:val="en-GB"/>
        </w:rPr>
        <w:t xml:space="preserve"> in this case, we need to obtain the size of the offset. </w:t>
      </w:r>
      <w:proofErr w:type="spellStart"/>
      <w:r w:rsidRPr="00D822A3">
        <w:rPr>
          <w:highlight w:val="white"/>
          <w:lang w:val="en-GB"/>
        </w:rPr>
        <w:t>Its</w:t>
      </w:r>
      <w:proofErr w:type="spellEnd"/>
      <w:r w:rsidRPr="00D822A3">
        <w:rPr>
          <w:highlight w:val="white"/>
          <w:lang w:val="en-GB"/>
        </w:rPr>
        <w:t xml:space="preserve">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sidRPr="00D822A3">
        <w:rPr>
          <w:highlight w:val="white"/>
          <w:lang w:val="en-GB"/>
        </w:rPr>
        <w:t>at the moment</w:t>
      </w:r>
      <w:proofErr w:type="gramEnd"/>
      <w:r w:rsidRPr="00D822A3">
        <w:rPr>
          <w:highlight w:val="white"/>
          <w:lang w:val="en-GB"/>
        </w:rPr>
        <w:t xml:space="preserve">.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0" w:name="_Ref419646553"/>
      <w:bookmarkStart w:id="461" w:name="_Toc54625155"/>
      <w:r w:rsidRPr="00D822A3">
        <w:rPr>
          <w:lang w:val="en-GB"/>
        </w:rPr>
        <w:t>Linking</w:t>
      </w:r>
      <w:bookmarkEnd w:id="460"/>
      <w:bookmarkEnd w:id="461"/>
    </w:p>
    <w:bookmarkEnd w:id="44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2" w:name="_Toc54625156"/>
      <w:r w:rsidRPr="00D822A3">
        <w:rPr>
          <w:lang w:val="en-GB"/>
        </w:rPr>
        <w:t>The Linker Class</w:t>
      </w:r>
      <w:bookmarkEnd w:id="462"/>
    </w:p>
    <w:p w14:paraId="6E403FB9" w14:textId="7D798A20" w:rsidR="007503AC" w:rsidRPr="00D822A3" w:rsidRDefault="007503AC" w:rsidP="007503AC">
      <w:pPr>
        <w:rPr>
          <w:lang w:val="en-GB"/>
        </w:rPr>
      </w:pPr>
      <w:r w:rsidRPr="00D822A3">
        <w:rPr>
          <w:lang w:val="en-GB"/>
        </w:rPr>
        <w:t xml:space="preserve">The </w:t>
      </w:r>
      <w:proofErr w:type="spellStart"/>
      <w:r w:rsidRPr="00D822A3">
        <w:rPr>
          <w:rStyle w:val="CodeInText"/>
          <w:lang w:val="en-GB"/>
        </w:rPr>
        <w:t>LinkerInfo</w:t>
      </w:r>
      <w:proofErr w:type="spellEnd"/>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proofErr w:type="spellStart"/>
      <w:r w:rsidRPr="00D822A3">
        <w:rPr>
          <w:rStyle w:val="CodeInText"/>
          <w:lang w:val="en-GB"/>
        </w:rPr>
        <w:lastRenderedPageBreak/>
        <w:t>m</w:t>
      </w:r>
      <w:r w:rsidR="00D21DFD" w:rsidRPr="00D822A3">
        <w:rPr>
          <w:rStyle w:val="CodeInText"/>
          <w:lang w:val="en-GB"/>
        </w:rPr>
        <w:t>_fullName</w:t>
      </w:r>
      <w:proofErr w:type="spellEnd"/>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proofErr w:type="spellStart"/>
      <w:r w:rsidRPr="00D822A3">
        <w:rPr>
          <w:rStyle w:val="CodeInText"/>
          <w:lang w:val="en-GB"/>
        </w:rPr>
        <w:t>m_entryPoint</w:t>
      </w:r>
      <w:proofErr w:type="spellEnd"/>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w:t>
      </w:r>
      <w:proofErr w:type="gramStart"/>
      <w:r w:rsidR="00835721">
        <w:t>address</w:t>
      </w:r>
      <w:proofErr w:type="gramEnd"/>
      <w:r w:rsidR="00835721">
        <w:t xml:space="preserve"> and </w:t>
      </w:r>
      <w:proofErr w:type="spellStart"/>
      <w:r w:rsidR="00835721">
        <w:t>its</w:t>
      </w:r>
      <w:proofErr w:type="spellEnd"/>
      <w:r w:rsidR="00835721">
        <w:t xml:space="preserve"> the entry point differs in one case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proofErr w:type="spellStart"/>
      <w:r w:rsidR="00835721" w:rsidRPr="00076367">
        <w:rPr>
          <w:rStyle w:val="CodeInText"/>
        </w:rPr>
        <w:t>argc</w:t>
      </w:r>
      <w:proofErr w:type="spellEnd"/>
      <w:r w:rsidR="00835721">
        <w:t xml:space="preserve"> and </w:t>
      </w:r>
      <w:proofErr w:type="spellStart"/>
      <w:r w:rsidR="00835721" w:rsidRPr="00076367">
        <w:rPr>
          <w:rStyle w:val="CodeInText"/>
        </w:rPr>
        <w:t>argv</w:t>
      </w:r>
      <w:proofErr w:type="spellEnd"/>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m_accessMap</w:t>
      </w:r>
      <w:proofErr w:type="spellEnd"/>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callMap</w:t>
      </w:r>
      <w:proofErr w:type="spellEnd"/>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proofErr w:type="spellStart"/>
      <w:r w:rsidR="00344BE1" w:rsidRPr="00D822A3">
        <w:rPr>
          <w:rStyle w:val="CodeInText"/>
          <w:lang w:val="en-GB"/>
        </w:rPr>
        <w:t>m_accessMap</w:t>
      </w:r>
      <w:proofErr w:type="spellEnd"/>
      <w:r w:rsidR="00344BE1" w:rsidRPr="00D822A3">
        <w:rPr>
          <w:lang w:val="en-GB"/>
        </w:rPr>
        <w:t xml:space="preserve"> and </w:t>
      </w:r>
      <w:proofErr w:type="spellStart"/>
      <w:r w:rsidR="00344BE1" w:rsidRPr="00D822A3">
        <w:rPr>
          <w:rStyle w:val="CodeInText"/>
          <w:lang w:val="en-GB"/>
        </w:rPr>
        <w:t>m_callMap</w:t>
      </w:r>
      <w:proofErr w:type="spellEnd"/>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returnSet</w:t>
      </w:r>
      <w:proofErr w:type="spellEnd"/>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byteList</w:t>
      </w:r>
      <w:proofErr w:type="spellEnd"/>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proofErr w:type="gramStart"/>
      <w:r w:rsidRPr="00D822A3">
        <w:rPr>
          <w:lang w:val="en-GB"/>
        </w:rPr>
        <w:t>First</w:t>
      </w:r>
      <w:proofErr w:type="gramEnd"/>
      <w:r w:rsidRPr="00D822A3">
        <w:rPr>
          <w:lang w:val="en-GB"/>
        </w:rPr>
        <w:t xml:space="preserve">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 xml:space="preserve">global </w:t>
      </w:r>
      <w:proofErr w:type="gramStart"/>
      <w:r w:rsidR="00B50D7B" w:rsidRPr="00D822A3">
        <w:rPr>
          <w:lang w:val="en-GB"/>
        </w:rPr>
        <w:t>variable</w:t>
      </w:r>
      <w:proofErr w:type="gramEnd"/>
      <w:r w:rsidR="00B50D7B" w:rsidRPr="00D822A3">
        <w:rPr>
          <w:lang w:val="en-GB"/>
        </w:rPr>
        <w:t xml:space="preserv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m_globalMap</w:t>
      </w:r>
      <w:proofErr w:type="spellEnd"/>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proofErr w:type="spellStart"/>
      <w:r w:rsidRPr="00D822A3">
        <w:rPr>
          <w:rStyle w:val="CodeInText"/>
          <w:lang w:val="en-GB"/>
        </w:rPr>
        <w:t>m_globalList</w:t>
      </w:r>
      <w:proofErr w:type="spellEnd"/>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m_addressMap</w:t>
      </w:r>
      <w:proofErr w:type="spellEnd"/>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22288CC3" w:rsidR="00237A20" w:rsidRPr="00D822A3" w:rsidRDefault="004C5083" w:rsidP="001B717F">
      <w:pPr>
        <w:pStyle w:val="Liststycke"/>
        <w:numPr>
          <w:ilvl w:val="0"/>
          <w:numId w:val="100"/>
        </w:numPr>
        <w:rPr>
          <w:lang w:val="en-GB"/>
        </w:rPr>
      </w:pPr>
      <w:proofErr w:type="spellStart"/>
      <w:r w:rsidRPr="00D822A3">
        <w:rPr>
          <w:rStyle w:val="CodeInText"/>
          <w:lang w:val="en-GB"/>
        </w:rPr>
        <w:t>m_entryMap</w:t>
      </w:r>
      <w:proofErr w:type="spellEnd"/>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5F7BC3">
        <w:t>12.2</w:t>
      </w:r>
      <w:r w:rsidR="00835721">
        <w:fldChar w:fldCharType="end"/>
      </w:r>
      <w:r w:rsidR="00835721">
        <w:t xml:space="preserve">, a function’s start address and </w:t>
      </w:r>
      <w:proofErr w:type="spellStart"/>
      <w:r w:rsidR="00835721">
        <w:t>its</w:t>
      </w:r>
      <w:proofErr w:type="spellEnd"/>
      <w:r w:rsidR="00835721">
        <w:t xml:space="preserve"> the entry point differs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proofErr w:type="spellStart"/>
      <w:r w:rsidRPr="00D822A3">
        <w:rPr>
          <w:lang w:val="en-GB"/>
        </w:rPr>
        <w:t>Linker.</w:t>
      </w:r>
      <w:r w:rsidR="00E1579E" w:rsidRPr="00D822A3">
        <w:rPr>
          <w:lang w:val="en-GB"/>
        </w:rPr>
        <w:t>cs</w:t>
      </w:r>
      <w:proofErr w:type="spellEnd"/>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lastRenderedPageBreak/>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lastRenderedPageBreak/>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lastRenderedPageBreak/>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lastRenderedPageBreak/>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sidRPr="00D822A3">
        <w:rPr>
          <w:highlight w:val="white"/>
          <w:lang w:val="en-GB"/>
        </w:rPr>
        <w:t>in order to</w:t>
      </w:r>
      <w:proofErr w:type="gramEnd"/>
      <w:r w:rsidRPr="00D822A3">
        <w:rPr>
          <w:highlight w:val="white"/>
          <w:lang w:val="en-GB"/>
        </w:rPr>
        <w:t xml:space="preserve">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w:t>
      </w:r>
      <w:proofErr w:type="gramStart"/>
      <w:r w:rsidR="007C214D" w:rsidRPr="00D822A3">
        <w:rPr>
          <w:highlight w:val="white"/>
          <w:lang w:val="en-GB"/>
        </w:rPr>
        <w:t>Similar to</w:t>
      </w:r>
      <w:proofErr w:type="gramEnd"/>
      <w:r w:rsidR="007C214D" w:rsidRPr="00D822A3">
        <w:rPr>
          <w:highlight w:val="white"/>
          <w:lang w:val="en-GB"/>
        </w:rPr>
        <w:t xml:space="preserve">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proofErr w:type="gramStart"/>
      <w:r w:rsidRPr="00D822A3">
        <w:rPr>
          <w:highlight w:val="white"/>
          <w:lang w:val="en-GB"/>
        </w:rPr>
        <w:t>)</w:t>
      </w:r>
      <w:r w:rsidR="00482740" w:rsidRPr="00D822A3">
        <w:rPr>
          <w:highlight w:val="white"/>
          <w:lang w:val="en-GB"/>
        </w:rPr>
        <w:t>, if</w:t>
      </w:r>
      <w:proofErr w:type="gramEnd"/>
      <w:r w:rsidR="00482740" w:rsidRPr="00D822A3">
        <w:rPr>
          <w:highlight w:val="white"/>
          <w:lang w:val="en-GB"/>
        </w:rPr>
        <w:t xml:space="preserve">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lastRenderedPageBreak/>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4" w:name="_Toc54625157"/>
      <w:r w:rsidRPr="00D822A3">
        <w:rPr>
          <w:lang w:val="en-GB"/>
        </w:rPr>
        <w:lastRenderedPageBreak/>
        <w:t xml:space="preserve">The </w:t>
      </w:r>
      <w:r w:rsidR="002554E1" w:rsidRPr="00D822A3">
        <w:rPr>
          <w:lang w:val="en-GB"/>
        </w:rPr>
        <w:t>Standard Library</w:t>
      </w:r>
      <w:bookmarkEnd w:id="464"/>
    </w:p>
    <w:p w14:paraId="21B660CB" w14:textId="0EAC07D4" w:rsidR="00EE220E" w:rsidRPr="00D822A3" w:rsidRDefault="00503728" w:rsidP="00265BDF">
      <w:pPr>
        <w:pStyle w:val="Rubrik2"/>
        <w:rPr>
          <w:lang w:val="en-GB"/>
        </w:rPr>
      </w:pPr>
      <w:bookmarkStart w:id="465" w:name="_Toc54625158"/>
      <w:r w:rsidRPr="00D822A3">
        <w:rPr>
          <w:lang w:val="en-GB"/>
        </w:rPr>
        <w:t>Integral and Floating Limits</w:t>
      </w:r>
      <w:bookmarkEnd w:id="465"/>
    </w:p>
    <w:p w14:paraId="1F710058" w14:textId="2CD586A7" w:rsidR="007800D6" w:rsidRPr="001B4955" w:rsidRDefault="007800D6" w:rsidP="007800D6">
      <w:pPr>
        <w:rPr>
          <w:highlight w:val="white"/>
        </w:rPr>
      </w:pPr>
      <w:r>
        <w:rPr>
          <w:highlight w:val="white"/>
        </w:rPr>
        <w:t xml:space="preserve">The file </w:t>
      </w:r>
      <w:proofErr w:type="spellStart"/>
      <w:r>
        <w:rPr>
          <w:highlight w:val="white"/>
        </w:rPr>
        <w:t>limits.h</w:t>
      </w:r>
      <w:proofErr w:type="spellEnd"/>
      <w:r>
        <w:rPr>
          <w:highlight w:val="white"/>
        </w:rPr>
        <w:t xml:space="preserve"> holds limits for integral values for the Linux and Windows environment.</w:t>
      </w:r>
    </w:p>
    <w:p w14:paraId="2F6FA423" w14:textId="6AFA7B16" w:rsidR="003D1398" w:rsidRPr="00D822A3" w:rsidRDefault="008D6750" w:rsidP="003D1398">
      <w:pPr>
        <w:pStyle w:val="CodeListing"/>
        <w:rPr>
          <w:highlight w:val="white"/>
          <w:lang w:val="en-GB"/>
        </w:rPr>
      </w:pPr>
      <w:proofErr w:type="spellStart"/>
      <w:r w:rsidRPr="00D822A3">
        <w:rPr>
          <w:highlight w:val="white"/>
          <w:lang w:val="en-GB"/>
        </w:rPr>
        <w:t>l</w:t>
      </w:r>
      <w:r w:rsidR="003D1398" w:rsidRPr="00D822A3">
        <w:rPr>
          <w:highlight w:val="white"/>
          <w:lang w:val="en-GB"/>
        </w:rPr>
        <w:t>imits.h</w:t>
      </w:r>
      <w:proofErr w:type="spellEnd"/>
    </w:p>
    <w:p w14:paraId="723515CD" w14:textId="77777777" w:rsidR="001B4955" w:rsidRPr="001B4955" w:rsidRDefault="001B4955" w:rsidP="001B4955">
      <w:pPr>
        <w:pStyle w:val="Code"/>
        <w:rPr>
          <w:highlight w:val="white"/>
        </w:rPr>
      </w:pPr>
      <w:r w:rsidRPr="001B4955">
        <w:rPr>
          <w:highlight w:val="white"/>
        </w:rPr>
        <w:t>#ifndef __LIMITS_H__</w:t>
      </w:r>
    </w:p>
    <w:p w14:paraId="79925CAB" w14:textId="77777777" w:rsidR="001B4955" w:rsidRPr="001B4955" w:rsidRDefault="001B4955" w:rsidP="001B4955">
      <w:pPr>
        <w:pStyle w:val="Code"/>
        <w:rPr>
          <w:highlight w:val="white"/>
        </w:rPr>
      </w:pPr>
      <w:r w:rsidRPr="001B4955">
        <w:rPr>
          <w:highlight w:val="white"/>
        </w:rPr>
        <w:t>#define __LIMITS_H__</w:t>
      </w:r>
    </w:p>
    <w:p w14:paraId="7EFA0E6B" w14:textId="77777777" w:rsidR="001B4955" w:rsidRPr="001B4955" w:rsidRDefault="001B4955" w:rsidP="001B4955">
      <w:pPr>
        <w:pStyle w:val="Code"/>
        <w:rPr>
          <w:highlight w:val="white"/>
        </w:rPr>
      </w:pPr>
    </w:p>
    <w:p w14:paraId="5A081A47" w14:textId="77777777" w:rsidR="001B4955" w:rsidRPr="001B4955" w:rsidRDefault="001B4955" w:rsidP="001B4955">
      <w:pPr>
        <w:pStyle w:val="Code"/>
        <w:rPr>
          <w:highlight w:val="white"/>
        </w:rPr>
      </w:pPr>
      <w:r w:rsidRPr="001B4955">
        <w:rPr>
          <w:highlight w:val="white"/>
        </w:rPr>
        <w:t>#ifdef __WINDOWS__</w:t>
      </w:r>
    </w:p>
    <w:p w14:paraId="03E4F5EE" w14:textId="77777777" w:rsidR="001B4955" w:rsidRPr="001B4955" w:rsidRDefault="001B4955" w:rsidP="001B4955">
      <w:pPr>
        <w:pStyle w:val="Code"/>
        <w:rPr>
          <w:highlight w:val="white"/>
        </w:rPr>
      </w:pPr>
      <w:r w:rsidRPr="001B4955">
        <w:rPr>
          <w:highlight w:val="white"/>
        </w:rPr>
        <w:t xml:space="preserve">  #define CHAR_BIT 8</w:t>
      </w:r>
    </w:p>
    <w:p w14:paraId="01BB60AA" w14:textId="77777777" w:rsidR="001B4955" w:rsidRPr="001B4955" w:rsidRDefault="001B4955" w:rsidP="001B4955">
      <w:pPr>
        <w:pStyle w:val="Code"/>
        <w:rPr>
          <w:highlight w:val="white"/>
        </w:rPr>
      </w:pPr>
    </w:p>
    <w:p w14:paraId="0C780BE3" w14:textId="77777777" w:rsidR="001B4955" w:rsidRPr="001B4955" w:rsidRDefault="001B4955" w:rsidP="001B4955">
      <w:pPr>
        <w:pStyle w:val="Code"/>
        <w:rPr>
          <w:highlight w:val="white"/>
        </w:rPr>
      </w:pPr>
      <w:r w:rsidRPr="001B4955">
        <w:rPr>
          <w:highlight w:val="white"/>
        </w:rPr>
        <w:t xml:space="preserve">  #define CHAR_MIN -128S</w:t>
      </w:r>
    </w:p>
    <w:p w14:paraId="746CCACC" w14:textId="77777777" w:rsidR="001B4955" w:rsidRPr="001B4955" w:rsidRDefault="001B4955" w:rsidP="001B4955">
      <w:pPr>
        <w:pStyle w:val="Code"/>
        <w:rPr>
          <w:highlight w:val="white"/>
        </w:rPr>
      </w:pPr>
      <w:r w:rsidRPr="001B4955">
        <w:rPr>
          <w:highlight w:val="white"/>
        </w:rPr>
        <w:t xml:space="preserve">  #define CHAR_MAX 127S</w:t>
      </w:r>
    </w:p>
    <w:p w14:paraId="0CACE1F3" w14:textId="77777777" w:rsidR="001B4955" w:rsidRPr="001B4955" w:rsidRDefault="001B4955" w:rsidP="001B4955">
      <w:pPr>
        <w:pStyle w:val="Code"/>
        <w:rPr>
          <w:highlight w:val="white"/>
        </w:rPr>
      </w:pPr>
      <w:r w:rsidRPr="001B4955">
        <w:rPr>
          <w:highlight w:val="white"/>
        </w:rPr>
        <w:t xml:space="preserve">  #define UCHAR_MAX 255US</w:t>
      </w:r>
    </w:p>
    <w:p w14:paraId="5F64D68E" w14:textId="77777777" w:rsidR="001B4955" w:rsidRPr="001B4955" w:rsidRDefault="001B4955" w:rsidP="001B4955">
      <w:pPr>
        <w:pStyle w:val="Code"/>
        <w:rPr>
          <w:highlight w:val="white"/>
        </w:rPr>
      </w:pPr>
    </w:p>
    <w:p w14:paraId="3A87F707" w14:textId="77777777" w:rsidR="001B4955" w:rsidRPr="001B4955" w:rsidRDefault="001B4955" w:rsidP="001B4955">
      <w:pPr>
        <w:pStyle w:val="Code"/>
        <w:rPr>
          <w:highlight w:val="white"/>
        </w:rPr>
      </w:pPr>
      <w:r w:rsidRPr="001B4955">
        <w:rPr>
          <w:highlight w:val="white"/>
        </w:rPr>
        <w:t xml:space="preserve">  #define SHRT_MIN -128S</w:t>
      </w:r>
    </w:p>
    <w:p w14:paraId="0D1CA189" w14:textId="77777777" w:rsidR="001B4955" w:rsidRPr="001B4955" w:rsidRDefault="001B4955" w:rsidP="001B4955">
      <w:pPr>
        <w:pStyle w:val="Code"/>
        <w:rPr>
          <w:highlight w:val="white"/>
        </w:rPr>
      </w:pPr>
      <w:r w:rsidRPr="001B4955">
        <w:rPr>
          <w:highlight w:val="white"/>
        </w:rPr>
        <w:t xml:space="preserve">  #define SHRT_MAX 127S</w:t>
      </w:r>
    </w:p>
    <w:p w14:paraId="1E6DBE04" w14:textId="77777777" w:rsidR="001B4955" w:rsidRPr="001B4955" w:rsidRDefault="001B4955" w:rsidP="001B4955">
      <w:pPr>
        <w:pStyle w:val="Code"/>
        <w:rPr>
          <w:highlight w:val="white"/>
        </w:rPr>
      </w:pPr>
      <w:r w:rsidRPr="001B4955">
        <w:rPr>
          <w:highlight w:val="white"/>
        </w:rPr>
        <w:t xml:space="preserve">  #define USHRT_MAX 255US</w:t>
      </w:r>
    </w:p>
    <w:p w14:paraId="731F7099" w14:textId="77777777" w:rsidR="001B4955" w:rsidRPr="001B4955" w:rsidRDefault="001B4955" w:rsidP="001B4955">
      <w:pPr>
        <w:pStyle w:val="Code"/>
        <w:rPr>
          <w:highlight w:val="white"/>
        </w:rPr>
      </w:pPr>
    </w:p>
    <w:p w14:paraId="182F92EC" w14:textId="77777777" w:rsidR="001B4955" w:rsidRPr="001B4955" w:rsidRDefault="001B4955" w:rsidP="001B4955">
      <w:pPr>
        <w:pStyle w:val="Code"/>
        <w:rPr>
          <w:highlight w:val="white"/>
        </w:rPr>
      </w:pPr>
      <w:r w:rsidRPr="001B4955">
        <w:rPr>
          <w:highlight w:val="white"/>
        </w:rPr>
        <w:t xml:space="preserve">  #define INT_MIN -32768</w:t>
      </w:r>
    </w:p>
    <w:p w14:paraId="74242C97" w14:textId="77777777" w:rsidR="001B4955" w:rsidRPr="001B4955" w:rsidRDefault="001B4955" w:rsidP="001B4955">
      <w:pPr>
        <w:pStyle w:val="Code"/>
        <w:rPr>
          <w:highlight w:val="white"/>
        </w:rPr>
      </w:pPr>
      <w:r w:rsidRPr="001B4955">
        <w:rPr>
          <w:highlight w:val="white"/>
        </w:rPr>
        <w:t xml:space="preserve">  #define INT_MAX 32767</w:t>
      </w:r>
    </w:p>
    <w:p w14:paraId="2ACF9A49" w14:textId="77777777" w:rsidR="001B4955" w:rsidRPr="001B4955" w:rsidRDefault="001B4955" w:rsidP="001B4955">
      <w:pPr>
        <w:pStyle w:val="Code"/>
        <w:rPr>
          <w:highlight w:val="white"/>
        </w:rPr>
      </w:pPr>
      <w:r w:rsidRPr="001B4955">
        <w:rPr>
          <w:highlight w:val="white"/>
        </w:rPr>
        <w:t xml:space="preserve">  #define UINT_MAX 65535U</w:t>
      </w:r>
    </w:p>
    <w:p w14:paraId="795EBF0E" w14:textId="77777777" w:rsidR="001B4955" w:rsidRPr="001B4955" w:rsidRDefault="001B4955" w:rsidP="001B4955">
      <w:pPr>
        <w:pStyle w:val="Code"/>
        <w:rPr>
          <w:highlight w:val="white"/>
        </w:rPr>
      </w:pPr>
    </w:p>
    <w:p w14:paraId="42D46270" w14:textId="77777777" w:rsidR="001B4955" w:rsidRPr="001B4955" w:rsidRDefault="001B4955" w:rsidP="001B4955">
      <w:pPr>
        <w:pStyle w:val="Code"/>
        <w:rPr>
          <w:highlight w:val="white"/>
        </w:rPr>
      </w:pPr>
      <w:r w:rsidRPr="001B4955">
        <w:rPr>
          <w:highlight w:val="white"/>
        </w:rPr>
        <w:t xml:space="preserve">  #define LONG_MIN -2147483648L</w:t>
      </w:r>
    </w:p>
    <w:p w14:paraId="68D14152" w14:textId="77777777" w:rsidR="001B4955" w:rsidRPr="001B4955" w:rsidRDefault="001B4955" w:rsidP="001B4955">
      <w:pPr>
        <w:pStyle w:val="Code"/>
        <w:rPr>
          <w:highlight w:val="white"/>
        </w:rPr>
      </w:pPr>
      <w:r w:rsidRPr="001B4955">
        <w:rPr>
          <w:highlight w:val="white"/>
        </w:rPr>
        <w:t xml:space="preserve">  #define LONG_MAX 2147483647L</w:t>
      </w:r>
    </w:p>
    <w:p w14:paraId="3EC3D070" w14:textId="77777777" w:rsidR="001B4955" w:rsidRPr="001B4955" w:rsidRDefault="001B4955" w:rsidP="001B4955">
      <w:pPr>
        <w:pStyle w:val="Code"/>
        <w:rPr>
          <w:highlight w:val="white"/>
        </w:rPr>
      </w:pPr>
      <w:r w:rsidRPr="001B4955">
        <w:rPr>
          <w:highlight w:val="white"/>
        </w:rPr>
        <w:t xml:space="preserve">  #define ULONG_MAX 4294967295UL</w:t>
      </w:r>
    </w:p>
    <w:p w14:paraId="792036DF" w14:textId="77777777" w:rsidR="001B4955" w:rsidRPr="001B4955" w:rsidRDefault="001B4955" w:rsidP="001B4955">
      <w:pPr>
        <w:pStyle w:val="Code"/>
        <w:rPr>
          <w:highlight w:val="white"/>
        </w:rPr>
      </w:pPr>
      <w:r w:rsidRPr="001B4955">
        <w:rPr>
          <w:highlight w:val="white"/>
        </w:rPr>
        <w:t>#endif</w:t>
      </w:r>
    </w:p>
    <w:p w14:paraId="63E5EF36" w14:textId="77777777" w:rsidR="001B4955" w:rsidRPr="001B4955" w:rsidRDefault="001B4955" w:rsidP="001B4955">
      <w:pPr>
        <w:pStyle w:val="Code"/>
        <w:rPr>
          <w:highlight w:val="white"/>
        </w:rPr>
      </w:pPr>
    </w:p>
    <w:p w14:paraId="0716E188" w14:textId="77777777" w:rsidR="001B4955" w:rsidRPr="001B4955" w:rsidRDefault="001B4955" w:rsidP="001B4955">
      <w:pPr>
        <w:pStyle w:val="Code"/>
        <w:rPr>
          <w:highlight w:val="white"/>
        </w:rPr>
      </w:pPr>
      <w:r w:rsidRPr="001B4955">
        <w:rPr>
          <w:highlight w:val="white"/>
        </w:rPr>
        <w:t>#ifdef __LINUX__</w:t>
      </w:r>
    </w:p>
    <w:p w14:paraId="13D6DC00" w14:textId="77777777" w:rsidR="001B4955" w:rsidRPr="001B4955" w:rsidRDefault="001B4955" w:rsidP="001B4955">
      <w:pPr>
        <w:pStyle w:val="Code"/>
        <w:rPr>
          <w:highlight w:val="white"/>
        </w:rPr>
      </w:pPr>
      <w:r w:rsidRPr="001B4955">
        <w:rPr>
          <w:highlight w:val="white"/>
        </w:rPr>
        <w:t xml:space="preserve">  #define CHAR_BIT 8</w:t>
      </w:r>
    </w:p>
    <w:p w14:paraId="34C2AB51" w14:textId="77777777" w:rsidR="001B4955" w:rsidRPr="001B4955" w:rsidRDefault="001B4955" w:rsidP="001B4955">
      <w:pPr>
        <w:pStyle w:val="Code"/>
        <w:rPr>
          <w:highlight w:val="white"/>
        </w:rPr>
      </w:pPr>
    </w:p>
    <w:p w14:paraId="2B33088F" w14:textId="77777777" w:rsidR="001B4955" w:rsidRPr="001B4955" w:rsidRDefault="001B4955" w:rsidP="001B4955">
      <w:pPr>
        <w:pStyle w:val="Code"/>
        <w:rPr>
          <w:highlight w:val="white"/>
        </w:rPr>
      </w:pPr>
      <w:r w:rsidRPr="001B4955">
        <w:rPr>
          <w:highlight w:val="white"/>
        </w:rPr>
        <w:t xml:space="preserve">  #define CHAR_MIN -128S</w:t>
      </w:r>
    </w:p>
    <w:p w14:paraId="5FDC3063" w14:textId="77777777" w:rsidR="001B4955" w:rsidRPr="001B4955" w:rsidRDefault="001B4955" w:rsidP="001B4955">
      <w:pPr>
        <w:pStyle w:val="Code"/>
        <w:rPr>
          <w:highlight w:val="white"/>
        </w:rPr>
      </w:pPr>
      <w:r w:rsidRPr="001B4955">
        <w:rPr>
          <w:highlight w:val="white"/>
        </w:rPr>
        <w:t xml:space="preserve">  #define CHAR_MAX 127S</w:t>
      </w:r>
    </w:p>
    <w:p w14:paraId="1D392906" w14:textId="77777777" w:rsidR="001B4955" w:rsidRPr="001B4955" w:rsidRDefault="001B4955" w:rsidP="001B4955">
      <w:pPr>
        <w:pStyle w:val="Code"/>
        <w:rPr>
          <w:highlight w:val="white"/>
        </w:rPr>
      </w:pPr>
      <w:r w:rsidRPr="001B4955">
        <w:rPr>
          <w:highlight w:val="white"/>
        </w:rPr>
        <w:t xml:space="preserve">  #define UCHAR_MAX 255US</w:t>
      </w:r>
    </w:p>
    <w:p w14:paraId="34E7839A" w14:textId="77777777" w:rsidR="001B4955" w:rsidRPr="001B4955" w:rsidRDefault="001B4955" w:rsidP="001B4955">
      <w:pPr>
        <w:pStyle w:val="Code"/>
        <w:rPr>
          <w:highlight w:val="white"/>
        </w:rPr>
      </w:pPr>
    </w:p>
    <w:p w14:paraId="30B07C2B" w14:textId="77777777" w:rsidR="001B4955" w:rsidRPr="001B4955" w:rsidRDefault="001B4955" w:rsidP="001B4955">
      <w:pPr>
        <w:pStyle w:val="Code"/>
        <w:rPr>
          <w:highlight w:val="white"/>
        </w:rPr>
      </w:pPr>
      <w:r w:rsidRPr="001B4955">
        <w:rPr>
          <w:highlight w:val="white"/>
        </w:rPr>
        <w:t xml:space="preserve">  #define SHRT_MIN -32768S</w:t>
      </w:r>
    </w:p>
    <w:p w14:paraId="7D98538F" w14:textId="77777777" w:rsidR="001B4955" w:rsidRPr="001B4955" w:rsidRDefault="001B4955" w:rsidP="001B4955">
      <w:pPr>
        <w:pStyle w:val="Code"/>
        <w:rPr>
          <w:highlight w:val="white"/>
        </w:rPr>
      </w:pPr>
      <w:r w:rsidRPr="001B4955">
        <w:rPr>
          <w:highlight w:val="white"/>
        </w:rPr>
        <w:t xml:space="preserve">  #define SHRT_MAX 32767S</w:t>
      </w:r>
    </w:p>
    <w:p w14:paraId="57CAA243" w14:textId="77777777" w:rsidR="001B4955" w:rsidRPr="001B4955" w:rsidRDefault="001B4955" w:rsidP="001B4955">
      <w:pPr>
        <w:pStyle w:val="Code"/>
        <w:rPr>
          <w:highlight w:val="white"/>
        </w:rPr>
      </w:pPr>
      <w:r w:rsidRPr="001B4955">
        <w:rPr>
          <w:highlight w:val="white"/>
        </w:rPr>
        <w:t xml:space="preserve">  #define USHRT_MAX 65535US</w:t>
      </w:r>
    </w:p>
    <w:p w14:paraId="13BFD45C" w14:textId="77777777" w:rsidR="001B4955" w:rsidRPr="001B4955" w:rsidRDefault="001B4955" w:rsidP="001B4955">
      <w:pPr>
        <w:pStyle w:val="Code"/>
        <w:rPr>
          <w:highlight w:val="white"/>
        </w:rPr>
      </w:pPr>
    </w:p>
    <w:p w14:paraId="4142961A" w14:textId="77777777" w:rsidR="001B4955" w:rsidRPr="001B4955" w:rsidRDefault="001B4955" w:rsidP="001B4955">
      <w:pPr>
        <w:pStyle w:val="Code"/>
        <w:rPr>
          <w:highlight w:val="white"/>
        </w:rPr>
      </w:pPr>
      <w:r w:rsidRPr="001B4955">
        <w:rPr>
          <w:highlight w:val="white"/>
        </w:rPr>
        <w:t xml:space="preserve">  #define INT_MIN -2147483648</w:t>
      </w:r>
    </w:p>
    <w:p w14:paraId="328544A1" w14:textId="77777777" w:rsidR="001B4955" w:rsidRPr="001B4955" w:rsidRDefault="001B4955" w:rsidP="001B4955">
      <w:pPr>
        <w:pStyle w:val="Code"/>
        <w:rPr>
          <w:highlight w:val="white"/>
        </w:rPr>
      </w:pPr>
      <w:r w:rsidRPr="001B4955">
        <w:rPr>
          <w:highlight w:val="white"/>
        </w:rPr>
        <w:t xml:space="preserve">  #define INT_MAX 2147483647</w:t>
      </w:r>
    </w:p>
    <w:p w14:paraId="3DA69E85" w14:textId="77777777" w:rsidR="001B4955" w:rsidRPr="001B4955" w:rsidRDefault="001B4955" w:rsidP="001B4955">
      <w:pPr>
        <w:pStyle w:val="Code"/>
        <w:rPr>
          <w:highlight w:val="white"/>
        </w:rPr>
      </w:pPr>
      <w:r w:rsidRPr="001B4955">
        <w:rPr>
          <w:highlight w:val="white"/>
        </w:rPr>
        <w:t xml:space="preserve">  #define UINT_MAX 4294967295U</w:t>
      </w:r>
    </w:p>
    <w:p w14:paraId="3C1C197A" w14:textId="77777777" w:rsidR="001B4955" w:rsidRPr="001B4955" w:rsidRDefault="001B4955" w:rsidP="001B4955">
      <w:pPr>
        <w:pStyle w:val="Code"/>
        <w:rPr>
          <w:highlight w:val="white"/>
        </w:rPr>
      </w:pPr>
    </w:p>
    <w:p w14:paraId="1D0A29E6" w14:textId="77777777" w:rsidR="001B4955" w:rsidRPr="001B4955" w:rsidRDefault="001B4955" w:rsidP="001B4955">
      <w:pPr>
        <w:pStyle w:val="Code"/>
        <w:rPr>
          <w:highlight w:val="white"/>
        </w:rPr>
      </w:pPr>
      <w:r w:rsidRPr="001B4955">
        <w:rPr>
          <w:highlight w:val="white"/>
        </w:rPr>
        <w:t xml:space="preserve">  #define LONG_MIN -9223372036854775808L</w:t>
      </w:r>
    </w:p>
    <w:p w14:paraId="29F62875" w14:textId="77777777" w:rsidR="001B4955" w:rsidRPr="001B4955" w:rsidRDefault="001B4955" w:rsidP="001B4955">
      <w:pPr>
        <w:pStyle w:val="Code"/>
        <w:rPr>
          <w:highlight w:val="white"/>
        </w:rPr>
      </w:pPr>
      <w:r w:rsidRPr="001B4955">
        <w:rPr>
          <w:highlight w:val="white"/>
        </w:rPr>
        <w:t xml:space="preserve">  #define LONG_MAX 9223372036854775807L</w:t>
      </w:r>
    </w:p>
    <w:p w14:paraId="637AEA6B" w14:textId="77777777" w:rsidR="001B4955" w:rsidRPr="001B4955" w:rsidRDefault="001B4955" w:rsidP="001B4955">
      <w:pPr>
        <w:pStyle w:val="Code"/>
        <w:rPr>
          <w:highlight w:val="white"/>
        </w:rPr>
      </w:pPr>
      <w:r w:rsidRPr="001B4955">
        <w:rPr>
          <w:highlight w:val="white"/>
        </w:rPr>
        <w:t xml:space="preserve">  #define ULONG_MAX 0xFFFFFFFFFFFFFFFFUL</w:t>
      </w:r>
    </w:p>
    <w:p w14:paraId="7D7FE382" w14:textId="0BC817CE" w:rsidR="001B4955" w:rsidRDefault="001B4955" w:rsidP="001B4955">
      <w:pPr>
        <w:pStyle w:val="Code"/>
        <w:rPr>
          <w:highlight w:val="white"/>
        </w:rPr>
      </w:pPr>
      <w:r w:rsidRPr="001B4955">
        <w:rPr>
          <w:highlight w:val="white"/>
        </w:rPr>
        <w:t xml:space="preserve">  #define ULONG_MAX 18446744073709551615UL</w:t>
      </w:r>
    </w:p>
    <w:p w14:paraId="2E47EDDC" w14:textId="77777777" w:rsidR="001B4955" w:rsidRPr="001B4955" w:rsidRDefault="001B4955" w:rsidP="001B4955">
      <w:pPr>
        <w:pStyle w:val="Code"/>
        <w:rPr>
          <w:highlight w:val="white"/>
        </w:rPr>
      </w:pPr>
      <w:r w:rsidRPr="001B4955">
        <w:rPr>
          <w:highlight w:val="white"/>
        </w:rPr>
        <w:t>#endif</w:t>
      </w:r>
    </w:p>
    <w:p w14:paraId="187CDFAD" w14:textId="77777777" w:rsidR="001B4955" w:rsidRPr="001B4955" w:rsidRDefault="001B4955" w:rsidP="001B4955">
      <w:pPr>
        <w:pStyle w:val="Code"/>
        <w:rPr>
          <w:highlight w:val="white"/>
        </w:rPr>
      </w:pPr>
    </w:p>
    <w:p w14:paraId="099D9FA8" w14:textId="20052D75" w:rsidR="001B4955" w:rsidRDefault="001B4955" w:rsidP="001B4955">
      <w:pPr>
        <w:pStyle w:val="Code"/>
        <w:rPr>
          <w:highlight w:val="white"/>
        </w:rPr>
      </w:pPr>
      <w:r w:rsidRPr="001B4955">
        <w:rPr>
          <w:highlight w:val="white"/>
        </w:rPr>
        <w:t>#endif</w:t>
      </w:r>
    </w:p>
    <w:p w14:paraId="01ADB0EF" w14:textId="5423A415" w:rsidR="001A5879" w:rsidRPr="001B4955" w:rsidRDefault="001A5879" w:rsidP="001A5879">
      <w:pPr>
        <w:rPr>
          <w:highlight w:val="white"/>
        </w:rPr>
      </w:pPr>
      <w:r>
        <w:rPr>
          <w:highlight w:val="white"/>
        </w:rPr>
        <w:t xml:space="preserve">The file </w:t>
      </w:r>
      <w:proofErr w:type="spellStart"/>
      <w:proofErr w:type="gramStart"/>
      <w:r>
        <w:rPr>
          <w:highlight w:val="white"/>
        </w:rPr>
        <w:t>float</w:t>
      </w:r>
      <w:proofErr w:type="gramEnd"/>
      <w:r>
        <w:rPr>
          <w:highlight w:val="white"/>
        </w:rPr>
        <w:t>.h</w:t>
      </w:r>
      <w:proofErr w:type="spellEnd"/>
      <w:r>
        <w:rPr>
          <w:highlight w:val="white"/>
        </w:rPr>
        <w:t xml:space="preserve"> holds limits for floating-point values. Note that there is no difference between the Linux and Windows environment.</w:t>
      </w:r>
    </w:p>
    <w:p w14:paraId="2576C6FA" w14:textId="54BF9F51" w:rsidR="003D1398" w:rsidRPr="00D822A3" w:rsidRDefault="008D6750" w:rsidP="003D1398">
      <w:pPr>
        <w:pStyle w:val="CodeListing"/>
        <w:rPr>
          <w:lang w:val="en-GB"/>
        </w:rPr>
      </w:pPr>
      <w:proofErr w:type="spellStart"/>
      <w:r w:rsidRPr="00D822A3">
        <w:rPr>
          <w:lang w:val="en-GB"/>
        </w:rPr>
        <w:lastRenderedPageBreak/>
        <w:t>f</w:t>
      </w:r>
      <w:r w:rsidR="003D1398" w:rsidRPr="00D822A3">
        <w:rPr>
          <w:lang w:val="en-GB"/>
        </w:rPr>
        <w:t>loat.h</w:t>
      </w:r>
      <w:proofErr w:type="spellEnd"/>
    </w:p>
    <w:p w14:paraId="658C0A26" w14:textId="77777777" w:rsidR="001B4955" w:rsidRPr="001B4955" w:rsidRDefault="001B4955" w:rsidP="001B4955">
      <w:pPr>
        <w:pStyle w:val="Code"/>
        <w:rPr>
          <w:highlight w:val="white"/>
        </w:rPr>
      </w:pPr>
      <w:bookmarkStart w:id="466" w:name="_Toc54625159"/>
      <w:r w:rsidRPr="001B4955">
        <w:rPr>
          <w:highlight w:val="white"/>
        </w:rPr>
        <w:t>#ifndef __FLOAT_H__</w:t>
      </w:r>
    </w:p>
    <w:p w14:paraId="486E44A6" w14:textId="77777777" w:rsidR="001B4955" w:rsidRPr="001B4955" w:rsidRDefault="001B4955" w:rsidP="001B4955">
      <w:pPr>
        <w:pStyle w:val="Code"/>
        <w:rPr>
          <w:highlight w:val="white"/>
        </w:rPr>
      </w:pPr>
      <w:r w:rsidRPr="001B4955">
        <w:rPr>
          <w:highlight w:val="white"/>
        </w:rPr>
        <w:t>#define __FLOAT_H__</w:t>
      </w:r>
    </w:p>
    <w:p w14:paraId="494C5CE9" w14:textId="77777777" w:rsidR="001B4955" w:rsidRPr="001B4955" w:rsidRDefault="001B4955" w:rsidP="001B4955">
      <w:pPr>
        <w:pStyle w:val="Code"/>
        <w:rPr>
          <w:highlight w:val="white"/>
        </w:rPr>
      </w:pPr>
    </w:p>
    <w:p w14:paraId="119530DD" w14:textId="77777777" w:rsidR="001B4955" w:rsidRPr="001B4955" w:rsidRDefault="001B4955" w:rsidP="001B4955">
      <w:pPr>
        <w:pStyle w:val="Code"/>
        <w:rPr>
          <w:highlight w:val="white"/>
        </w:rPr>
      </w:pPr>
      <w:r w:rsidRPr="001B4955">
        <w:rPr>
          <w:highlight w:val="white"/>
        </w:rPr>
        <w:t>#define FLT_ROUNDS 1</w:t>
      </w:r>
    </w:p>
    <w:p w14:paraId="23803613" w14:textId="77777777" w:rsidR="001B4955" w:rsidRPr="001B4955" w:rsidRDefault="001B4955" w:rsidP="001B4955">
      <w:pPr>
        <w:pStyle w:val="Code"/>
        <w:rPr>
          <w:highlight w:val="white"/>
        </w:rPr>
      </w:pPr>
      <w:r w:rsidRPr="001B4955">
        <w:rPr>
          <w:highlight w:val="white"/>
        </w:rPr>
        <w:t>#define FLT_RADIX  2</w:t>
      </w:r>
    </w:p>
    <w:p w14:paraId="08A73BB1" w14:textId="77777777" w:rsidR="001B4955" w:rsidRPr="001B4955" w:rsidRDefault="001B4955" w:rsidP="001B4955">
      <w:pPr>
        <w:pStyle w:val="Code"/>
        <w:rPr>
          <w:highlight w:val="white"/>
        </w:rPr>
      </w:pPr>
    </w:p>
    <w:p w14:paraId="12A99F0A" w14:textId="77777777" w:rsidR="001B4955" w:rsidRPr="001B4955" w:rsidRDefault="001B4955" w:rsidP="001B4955">
      <w:pPr>
        <w:pStyle w:val="Code"/>
        <w:rPr>
          <w:highlight w:val="white"/>
        </w:rPr>
      </w:pPr>
      <w:r w:rsidRPr="001B4955">
        <w:rPr>
          <w:highlight w:val="white"/>
        </w:rPr>
        <w:t>#define FLT_MANT_DIG 2</w:t>
      </w:r>
    </w:p>
    <w:p w14:paraId="1046FCC8" w14:textId="77777777" w:rsidR="001B4955" w:rsidRPr="001B4955" w:rsidRDefault="001B4955" w:rsidP="001B4955">
      <w:pPr>
        <w:pStyle w:val="Code"/>
        <w:rPr>
          <w:highlight w:val="white"/>
        </w:rPr>
      </w:pPr>
      <w:r w:rsidRPr="001B4955">
        <w:rPr>
          <w:highlight w:val="white"/>
        </w:rPr>
        <w:t>#define DBL_MANT_DIG 2</w:t>
      </w:r>
    </w:p>
    <w:p w14:paraId="0E5C3656" w14:textId="77777777" w:rsidR="001B4955" w:rsidRPr="001B4955" w:rsidRDefault="001B4955" w:rsidP="001B4955">
      <w:pPr>
        <w:pStyle w:val="Code"/>
        <w:rPr>
          <w:highlight w:val="white"/>
        </w:rPr>
      </w:pPr>
      <w:r w:rsidRPr="001B4955">
        <w:rPr>
          <w:highlight w:val="white"/>
        </w:rPr>
        <w:t>#define LDBL_MANT_DIG 2</w:t>
      </w:r>
    </w:p>
    <w:p w14:paraId="029D4522" w14:textId="77777777" w:rsidR="001B4955" w:rsidRPr="001B4955" w:rsidRDefault="001B4955" w:rsidP="001B4955">
      <w:pPr>
        <w:pStyle w:val="Code"/>
        <w:rPr>
          <w:highlight w:val="white"/>
        </w:rPr>
      </w:pPr>
    </w:p>
    <w:p w14:paraId="6671CC31" w14:textId="77777777" w:rsidR="001B4955" w:rsidRPr="001B4955" w:rsidRDefault="001B4955" w:rsidP="001B4955">
      <w:pPr>
        <w:pStyle w:val="Code"/>
        <w:rPr>
          <w:highlight w:val="white"/>
        </w:rPr>
      </w:pPr>
      <w:r w:rsidRPr="001B4955">
        <w:rPr>
          <w:highlight w:val="white"/>
        </w:rPr>
        <w:t>#define FLT_DIG      6</w:t>
      </w:r>
    </w:p>
    <w:p w14:paraId="36B35F67" w14:textId="77777777" w:rsidR="001B4955" w:rsidRPr="001B4955" w:rsidRDefault="001B4955" w:rsidP="001B4955">
      <w:pPr>
        <w:pStyle w:val="Code"/>
        <w:rPr>
          <w:highlight w:val="white"/>
        </w:rPr>
      </w:pPr>
      <w:r w:rsidRPr="001B4955">
        <w:rPr>
          <w:highlight w:val="white"/>
        </w:rPr>
        <w:t>#define FLT_EPSILON  1e-6</w:t>
      </w:r>
    </w:p>
    <w:p w14:paraId="1A5FB69B" w14:textId="77777777" w:rsidR="001B4955" w:rsidRPr="001B4955" w:rsidRDefault="001B4955" w:rsidP="001B4955">
      <w:pPr>
        <w:pStyle w:val="Code"/>
        <w:rPr>
          <w:highlight w:val="white"/>
        </w:rPr>
      </w:pPr>
      <w:r w:rsidRPr="001B4955">
        <w:rPr>
          <w:highlight w:val="white"/>
        </w:rPr>
        <w:t>#define FLT_MIN_EXP  -38</w:t>
      </w:r>
    </w:p>
    <w:p w14:paraId="64ED1706" w14:textId="77777777" w:rsidR="001B4955" w:rsidRPr="001B4955" w:rsidRDefault="001B4955" w:rsidP="001B4955">
      <w:pPr>
        <w:pStyle w:val="Code"/>
        <w:rPr>
          <w:highlight w:val="white"/>
        </w:rPr>
      </w:pPr>
      <w:r w:rsidRPr="001B4955">
        <w:rPr>
          <w:highlight w:val="white"/>
        </w:rPr>
        <w:t>#define FLT_MIN      1.2E-38</w:t>
      </w:r>
    </w:p>
    <w:p w14:paraId="76991C4A" w14:textId="77777777" w:rsidR="001B4955" w:rsidRPr="001B4955" w:rsidRDefault="001B4955" w:rsidP="001B4955">
      <w:pPr>
        <w:pStyle w:val="Code"/>
        <w:rPr>
          <w:highlight w:val="white"/>
        </w:rPr>
      </w:pPr>
      <w:r w:rsidRPr="001B4955">
        <w:rPr>
          <w:highlight w:val="white"/>
        </w:rPr>
        <w:t>#define FLT_MAX_EXP  38</w:t>
      </w:r>
    </w:p>
    <w:p w14:paraId="6ADF3E4A" w14:textId="77777777" w:rsidR="001B4955" w:rsidRPr="001B4955" w:rsidRDefault="001B4955" w:rsidP="001B4955">
      <w:pPr>
        <w:pStyle w:val="Code"/>
        <w:rPr>
          <w:highlight w:val="white"/>
        </w:rPr>
      </w:pPr>
      <w:r w:rsidRPr="001B4955">
        <w:rPr>
          <w:highlight w:val="white"/>
        </w:rPr>
        <w:t>#define FLT_MAX      3.4E+38</w:t>
      </w:r>
    </w:p>
    <w:p w14:paraId="11657D05" w14:textId="77777777" w:rsidR="001B4955" w:rsidRPr="001B4955" w:rsidRDefault="001B4955" w:rsidP="001B4955">
      <w:pPr>
        <w:pStyle w:val="Code"/>
        <w:rPr>
          <w:highlight w:val="white"/>
        </w:rPr>
      </w:pPr>
    </w:p>
    <w:p w14:paraId="7D79DE16" w14:textId="77777777" w:rsidR="001B4955" w:rsidRPr="001B4955" w:rsidRDefault="001B4955" w:rsidP="001B4955">
      <w:pPr>
        <w:pStyle w:val="Code"/>
        <w:rPr>
          <w:highlight w:val="white"/>
        </w:rPr>
      </w:pPr>
      <w:r w:rsidRPr="001B4955">
        <w:rPr>
          <w:highlight w:val="white"/>
        </w:rPr>
        <w:t>#define DBL_DIG      6</w:t>
      </w:r>
    </w:p>
    <w:p w14:paraId="4749F7D0" w14:textId="77777777" w:rsidR="001B4955" w:rsidRPr="001B4955" w:rsidRDefault="001B4955" w:rsidP="001B4955">
      <w:pPr>
        <w:pStyle w:val="Code"/>
        <w:rPr>
          <w:highlight w:val="white"/>
        </w:rPr>
      </w:pPr>
      <w:r w:rsidRPr="001B4955">
        <w:rPr>
          <w:highlight w:val="white"/>
        </w:rPr>
        <w:t>#define DBL_EPSILON  1e-6</w:t>
      </w:r>
    </w:p>
    <w:p w14:paraId="7BB4D048" w14:textId="77777777" w:rsidR="001B4955" w:rsidRPr="001B4955" w:rsidRDefault="001B4955" w:rsidP="001B4955">
      <w:pPr>
        <w:pStyle w:val="Code"/>
        <w:rPr>
          <w:highlight w:val="white"/>
        </w:rPr>
      </w:pPr>
      <w:r w:rsidRPr="001B4955">
        <w:rPr>
          <w:highlight w:val="white"/>
        </w:rPr>
        <w:t>#define DBL_MANT_DIG 2</w:t>
      </w:r>
    </w:p>
    <w:p w14:paraId="62A765AC" w14:textId="77777777" w:rsidR="001B4955" w:rsidRPr="001B4955" w:rsidRDefault="001B4955" w:rsidP="001B4955">
      <w:pPr>
        <w:pStyle w:val="Code"/>
        <w:rPr>
          <w:highlight w:val="white"/>
        </w:rPr>
      </w:pPr>
      <w:r w:rsidRPr="001B4955">
        <w:rPr>
          <w:highlight w:val="white"/>
        </w:rPr>
        <w:t>#define DBL_MIN_EXP  -308</w:t>
      </w:r>
    </w:p>
    <w:p w14:paraId="4AF459B7" w14:textId="77777777" w:rsidR="001B4955" w:rsidRPr="001B4955" w:rsidRDefault="001B4955" w:rsidP="001B4955">
      <w:pPr>
        <w:pStyle w:val="Code"/>
        <w:rPr>
          <w:highlight w:val="white"/>
        </w:rPr>
      </w:pPr>
      <w:r w:rsidRPr="001B4955">
        <w:rPr>
          <w:highlight w:val="white"/>
        </w:rPr>
        <w:t>#define DBL_MIN      2.3E-308</w:t>
      </w:r>
    </w:p>
    <w:p w14:paraId="1B22A058" w14:textId="77777777" w:rsidR="001B4955" w:rsidRPr="001B4955" w:rsidRDefault="001B4955" w:rsidP="001B4955">
      <w:pPr>
        <w:pStyle w:val="Code"/>
        <w:rPr>
          <w:highlight w:val="white"/>
        </w:rPr>
      </w:pPr>
      <w:r w:rsidRPr="001B4955">
        <w:rPr>
          <w:highlight w:val="white"/>
        </w:rPr>
        <w:t>#define DBL_MAX_EXP  308</w:t>
      </w:r>
    </w:p>
    <w:p w14:paraId="1A6E01CC" w14:textId="77777777" w:rsidR="001B4955" w:rsidRPr="001B4955" w:rsidRDefault="001B4955" w:rsidP="001B4955">
      <w:pPr>
        <w:pStyle w:val="Code"/>
        <w:rPr>
          <w:highlight w:val="white"/>
        </w:rPr>
      </w:pPr>
      <w:r w:rsidRPr="001B4955">
        <w:rPr>
          <w:highlight w:val="white"/>
        </w:rPr>
        <w:t>#define DBL_MAX      1.7E+308</w:t>
      </w:r>
    </w:p>
    <w:p w14:paraId="0947C0EF" w14:textId="77777777" w:rsidR="001B4955" w:rsidRPr="001B4955" w:rsidRDefault="001B4955" w:rsidP="001B4955">
      <w:pPr>
        <w:pStyle w:val="Code"/>
        <w:rPr>
          <w:highlight w:val="white"/>
        </w:rPr>
      </w:pPr>
    </w:p>
    <w:p w14:paraId="20C151CA" w14:textId="77777777" w:rsidR="001B4955" w:rsidRPr="001B4955" w:rsidRDefault="001B4955" w:rsidP="001B4955">
      <w:pPr>
        <w:pStyle w:val="Code"/>
        <w:rPr>
          <w:highlight w:val="white"/>
        </w:rPr>
      </w:pPr>
      <w:r w:rsidRPr="001B4955">
        <w:rPr>
          <w:highlight w:val="white"/>
        </w:rPr>
        <w:t>#endif</w:t>
      </w:r>
    </w:p>
    <w:p w14:paraId="6CAC1B64" w14:textId="34E6C206" w:rsidR="00EE220E" w:rsidRDefault="00CA0D69" w:rsidP="00265BDF">
      <w:pPr>
        <w:pStyle w:val="Rubrik2"/>
        <w:rPr>
          <w:lang w:val="en-GB"/>
        </w:rPr>
      </w:pPr>
      <w:r w:rsidRPr="00D822A3">
        <w:rPr>
          <w:lang w:val="en-GB"/>
        </w:rPr>
        <w:t xml:space="preserve">The </w:t>
      </w:r>
      <w:r w:rsidR="000E7301">
        <w:rPr>
          <w:lang w:val="en-GB"/>
        </w:rPr>
        <w:t>a</w:t>
      </w:r>
      <w:r w:rsidR="00EE220E" w:rsidRPr="00D822A3">
        <w:rPr>
          <w:lang w:val="en-GB"/>
        </w:rPr>
        <w:t>sser</w:t>
      </w:r>
      <w:r w:rsidR="008E5D1A" w:rsidRPr="00D822A3">
        <w:rPr>
          <w:lang w:val="en-GB"/>
        </w:rPr>
        <w:t>t</w:t>
      </w:r>
      <w:r w:rsidRPr="00D822A3">
        <w:rPr>
          <w:lang w:val="en-GB"/>
        </w:rPr>
        <w:t xml:space="preserve"> Macro</w:t>
      </w:r>
      <w:bookmarkEnd w:id="466"/>
    </w:p>
    <w:p w14:paraId="78813112" w14:textId="76229F9B" w:rsidR="000E7301" w:rsidRPr="000E7301" w:rsidRDefault="000E7301" w:rsidP="000E7301">
      <w:pPr>
        <w:rPr>
          <w:lang w:val="en-GB"/>
        </w:rPr>
      </w:pPr>
      <w:r>
        <w:rPr>
          <w:lang w:val="en-GB"/>
        </w:rPr>
        <w:t>The assert</w:t>
      </w:r>
      <w:r w:rsidR="00A71CBE">
        <w:rPr>
          <w:lang w:val="en-GB"/>
        </w:rPr>
        <w:t xml:space="preserve"> </w:t>
      </w:r>
      <w:r w:rsidR="00F26349">
        <w:rPr>
          <w:lang w:val="en-GB"/>
        </w:rPr>
        <w:t xml:space="preserve">macro </w:t>
      </w:r>
      <w:r w:rsidR="00A71CBE">
        <w:rPr>
          <w:lang w:val="en-GB"/>
        </w:rPr>
        <w:t>abort</w:t>
      </w:r>
      <w:r w:rsidR="00F26349">
        <w:rPr>
          <w:lang w:val="en-GB"/>
        </w:rPr>
        <w:t>s</w:t>
      </w:r>
      <w:r w:rsidR="00A71CBE">
        <w:rPr>
          <w:lang w:val="en-GB"/>
        </w:rPr>
        <w:t xml:space="preserve"> the execution with an error message if the expression is false.</w:t>
      </w:r>
      <w:r w:rsidR="00DB2BFF">
        <w:rPr>
          <w:lang w:val="en-GB"/>
        </w:rPr>
        <w:t xml:space="preserve"> We use the </w:t>
      </w:r>
      <w:r w:rsidR="00DB2BFF" w:rsidRPr="008728BE">
        <w:rPr>
          <w:rStyle w:val="KeyWord0"/>
        </w:rPr>
        <w:t>__FILE__</w:t>
      </w:r>
      <w:r w:rsidR="00DB2BFF">
        <w:rPr>
          <w:lang w:val="en-GB"/>
        </w:rPr>
        <w:t xml:space="preserve"> and </w:t>
      </w:r>
      <w:r w:rsidR="00DB2BFF" w:rsidRPr="008728BE">
        <w:rPr>
          <w:rStyle w:val="KeyWord0"/>
        </w:rPr>
        <w:t>__LINE__</w:t>
      </w:r>
      <w:r w:rsidR="00DB2BFF">
        <w:rPr>
          <w:lang w:val="en-GB"/>
        </w:rPr>
        <w:t xml:space="preserve"> predefined macros to obtain the current file name and line number.</w:t>
      </w:r>
      <w:r w:rsidR="000D48DE">
        <w:rPr>
          <w:lang w:val="en-GB"/>
        </w:rPr>
        <w:t xml:space="preserve"> The use</w:t>
      </w:r>
      <w:r w:rsidR="008728BE">
        <w:rPr>
          <w:lang w:val="en-GB"/>
        </w:rPr>
        <w:t>r</w:t>
      </w:r>
      <w:r w:rsidR="000D48DE">
        <w:rPr>
          <w:lang w:val="en-GB"/>
        </w:rPr>
        <w:t xml:space="preserve"> can explicitly set the </w:t>
      </w:r>
      <w:r w:rsidR="000D48DE" w:rsidRPr="008728BE">
        <w:rPr>
          <w:rStyle w:val="KeyWord0"/>
        </w:rPr>
        <w:t>NDEBUG</w:t>
      </w:r>
      <w:r w:rsidR="000D48DE">
        <w:rPr>
          <w:lang w:val="en-GB"/>
        </w:rPr>
        <w:t xml:space="preserve"> macro to shorten the definition of the </w:t>
      </w:r>
      <w:r w:rsidR="008728BE" w:rsidRPr="008728BE">
        <w:rPr>
          <w:rStyle w:val="KeyWord0"/>
        </w:rPr>
        <w:t>assert</w:t>
      </w:r>
      <w:r w:rsidR="008728BE">
        <w:rPr>
          <w:lang w:val="en-GB"/>
        </w:rPr>
        <w:t xml:space="preserve"> </w:t>
      </w:r>
      <w:r w:rsidR="000D48DE">
        <w:rPr>
          <w:lang w:val="en-GB"/>
        </w:rPr>
        <w:t>macro.</w:t>
      </w:r>
    </w:p>
    <w:p w14:paraId="492C07C6" w14:textId="55099267" w:rsidR="00F65771" w:rsidRPr="00D822A3" w:rsidRDefault="008D6750" w:rsidP="00F65771">
      <w:pPr>
        <w:pStyle w:val="CodeListing"/>
        <w:rPr>
          <w:lang w:val="en-GB"/>
        </w:rPr>
      </w:pPr>
      <w:proofErr w:type="spellStart"/>
      <w:r w:rsidRPr="00D822A3">
        <w:rPr>
          <w:lang w:val="en-GB"/>
        </w:rPr>
        <w:t>a</w:t>
      </w:r>
      <w:r w:rsidR="00F65771" w:rsidRPr="00D822A3">
        <w:rPr>
          <w:lang w:val="en-GB"/>
        </w:rPr>
        <w:t>ssert.h</w:t>
      </w:r>
      <w:proofErr w:type="spellEnd"/>
    </w:p>
    <w:p w14:paraId="10DE0101" w14:textId="77777777" w:rsidR="001B4955" w:rsidRPr="001B4955" w:rsidRDefault="001B4955" w:rsidP="001B4955">
      <w:pPr>
        <w:pStyle w:val="Code"/>
        <w:rPr>
          <w:highlight w:val="white"/>
        </w:rPr>
      </w:pPr>
      <w:bookmarkStart w:id="467" w:name="_Toc54625160"/>
      <w:r w:rsidRPr="001B4955">
        <w:rPr>
          <w:highlight w:val="white"/>
        </w:rPr>
        <w:t>#ifndef __ASSERT_H__</w:t>
      </w:r>
    </w:p>
    <w:p w14:paraId="2FD9503E" w14:textId="77777777" w:rsidR="001B4955" w:rsidRPr="001B4955" w:rsidRDefault="001B4955" w:rsidP="001B4955">
      <w:pPr>
        <w:pStyle w:val="Code"/>
        <w:rPr>
          <w:highlight w:val="white"/>
        </w:rPr>
      </w:pPr>
      <w:r w:rsidRPr="001B4955">
        <w:rPr>
          <w:highlight w:val="white"/>
        </w:rPr>
        <w:t>#define __ASSERT_H__</w:t>
      </w:r>
    </w:p>
    <w:p w14:paraId="3EE81BF0" w14:textId="77777777" w:rsidR="001B4955" w:rsidRPr="001B4955" w:rsidRDefault="001B4955" w:rsidP="001B4955">
      <w:pPr>
        <w:pStyle w:val="Code"/>
        <w:rPr>
          <w:highlight w:val="white"/>
        </w:rPr>
      </w:pPr>
    </w:p>
    <w:p w14:paraId="69848F9D" w14:textId="77777777" w:rsidR="001B4955" w:rsidRPr="001B4955" w:rsidRDefault="001B4955" w:rsidP="001B4955">
      <w:pPr>
        <w:pStyle w:val="Code"/>
        <w:rPr>
          <w:highlight w:val="white"/>
        </w:rPr>
      </w:pPr>
      <w:r w:rsidRPr="001B4955">
        <w:rPr>
          <w:highlight w:val="white"/>
        </w:rPr>
        <w:t>#ifndef NDEBUG</w:t>
      </w:r>
    </w:p>
    <w:p w14:paraId="1D867A8A" w14:textId="77777777" w:rsidR="001B4955" w:rsidRPr="001B4955" w:rsidRDefault="001B4955" w:rsidP="001B4955">
      <w:pPr>
        <w:pStyle w:val="Code"/>
        <w:rPr>
          <w:highlight w:val="white"/>
        </w:rPr>
      </w:pPr>
      <w:r w:rsidRPr="001B4955">
        <w:rPr>
          <w:highlight w:val="white"/>
        </w:rPr>
        <w:t xml:space="preserve">  #include &lt;stdio.h&gt;</w:t>
      </w:r>
    </w:p>
    <w:p w14:paraId="4B17C750" w14:textId="77777777" w:rsidR="001B4955" w:rsidRPr="001B4955" w:rsidRDefault="001B4955" w:rsidP="001B4955">
      <w:pPr>
        <w:pStyle w:val="Code"/>
        <w:rPr>
          <w:highlight w:val="white"/>
        </w:rPr>
      </w:pPr>
      <w:r w:rsidRPr="001B4955">
        <w:rPr>
          <w:highlight w:val="white"/>
        </w:rPr>
        <w:t xml:space="preserve">  #include &lt;stdlib.h&gt;</w:t>
      </w:r>
    </w:p>
    <w:p w14:paraId="6A463754" w14:textId="77777777" w:rsidR="001B4955" w:rsidRPr="001B4955" w:rsidRDefault="001B4955" w:rsidP="001B4955">
      <w:pPr>
        <w:pStyle w:val="Code"/>
        <w:rPr>
          <w:highlight w:val="white"/>
        </w:rPr>
      </w:pPr>
      <w:r w:rsidRPr="001B4955">
        <w:rPr>
          <w:highlight w:val="white"/>
        </w:rPr>
        <w:t xml:space="preserve">  #define assert(expression) if (!(expression)) { \</w:t>
      </w:r>
    </w:p>
    <w:p w14:paraId="22C5879B" w14:textId="77777777" w:rsidR="001B4955" w:rsidRPr="001B4955" w:rsidRDefault="001B4955" w:rsidP="001B4955">
      <w:pPr>
        <w:pStyle w:val="Code"/>
        <w:rPr>
          <w:highlight w:val="white"/>
        </w:rPr>
      </w:pPr>
      <w:r w:rsidRPr="001B4955">
        <w:rPr>
          <w:highlight w:val="white"/>
        </w:rPr>
        <w:t xml:space="preserve">    fprintf(stderr, "Assertion failed: \"%s\" in file %s at line %i\n", \</w:t>
      </w:r>
    </w:p>
    <w:p w14:paraId="0EF002FA" w14:textId="77777777" w:rsidR="001B4955" w:rsidRPr="001B4955" w:rsidRDefault="001B4955" w:rsidP="001B4955">
      <w:pPr>
        <w:pStyle w:val="Code"/>
        <w:rPr>
          <w:highlight w:val="white"/>
        </w:rPr>
      </w:pPr>
      <w:r w:rsidRPr="001B4955">
        <w:rPr>
          <w:highlight w:val="white"/>
        </w:rPr>
        <w:t xml:space="preserve">    #expression, __FILE__, __LINE__); abort(); }</w:t>
      </w:r>
    </w:p>
    <w:p w14:paraId="28AEF71B" w14:textId="77777777" w:rsidR="001B4955" w:rsidRPr="001B4955" w:rsidRDefault="001B4955" w:rsidP="001B4955">
      <w:pPr>
        <w:pStyle w:val="Code"/>
        <w:rPr>
          <w:highlight w:val="white"/>
        </w:rPr>
      </w:pPr>
      <w:r w:rsidRPr="001B4955">
        <w:rPr>
          <w:highlight w:val="white"/>
        </w:rPr>
        <w:t>#else</w:t>
      </w:r>
    </w:p>
    <w:p w14:paraId="5B4A88D2" w14:textId="77777777" w:rsidR="001B4955" w:rsidRPr="001B4955" w:rsidRDefault="001B4955" w:rsidP="001B4955">
      <w:pPr>
        <w:pStyle w:val="Code"/>
        <w:rPr>
          <w:highlight w:val="white"/>
        </w:rPr>
      </w:pPr>
      <w:r w:rsidRPr="001B4955">
        <w:rPr>
          <w:highlight w:val="white"/>
        </w:rPr>
        <w:t xml:space="preserve">  #define assert(expression)</w:t>
      </w:r>
    </w:p>
    <w:p w14:paraId="556FBB1A" w14:textId="77777777" w:rsidR="001B4955" w:rsidRPr="001B4955" w:rsidRDefault="001B4955" w:rsidP="001B4955">
      <w:pPr>
        <w:pStyle w:val="Code"/>
        <w:rPr>
          <w:highlight w:val="white"/>
        </w:rPr>
      </w:pPr>
      <w:r w:rsidRPr="001B4955">
        <w:rPr>
          <w:highlight w:val="white"/>
        </w:rPr>
        <w:t>#endif</w:t>
      </w:r>
    </w:p>
    <w:p w14:paraId="3A69B3FB" w14:textId="77777777" w:rsidR="001B4955" w:rsidRPr="001B4955" w:rsidRDefault="001B4955" w:rsidP="001B4955">
      <w:pPr>
        <w:pStyle w:val="Code"/>
        <w:rPr>
          <w:highlight w:val="white"/>
        </w:rPr>
      </w:pPr>
    </w:p>
    <w:p w14:paraId="042A6E5E" w14:textId="77777777" w:rsidR="001B4955" w:rsidRPr="001B4955" w:rsidRDefault="001B4955" w:rsidP="001B4955">
      <w:pPr>
        <w:pStyle w:val="Code"/>
        <w:rPr>
          <w:highlight w:val="white"/>
        </w:rPr>
      </w:pPr>
      <w:r w:rsidRPr="001B4955">
        <w:rPr>
          <w:highlight w:val="white"/>
        </w:rPr>
        <w:t>#endif</w:t>
      </w:r>
    </w:p>
    <w:p w14:paraId="14D666FB" w14:textId="41E76B33" w:rsidR="0062113D" w:rsidRDefault="0062113D" w:rsidP="00E94004">
      <w:pPr>
        <w:pStyle w:val="Rubrik2"/>
        <w:rPr>
          <w:lang w:val="en-GB"/>
        </w:rPr>
      </w:pPr>
      <w:bookmarkStart w:id="468" w:name="_Ref55664393"/>
      <w:r w:rsidRPr="00D822A3">
        <w:rPr>
          <w:lang w:val="en-GB"/>
        </w:rPr>
        <w:t>Locale Data</w:t>
      </w:r>
      <w:bookmarkEnd w:id="467"/>
      <w:bookmarkEnd w:id="468"/>
    </w:p>
    <w:p w14:paraId="6608641C" w14:textId="170A00B4" w:rsidR="00B72EC1" w:rsidRPr="00B72EC1" w:rsidRDefault="00B72EC1" w:rsidP="00B72EC1">
      <w:pPr>
        <w:rPr>
          <w:lang w:val="en-GB"/>
        </w:rPr>
      </w:pPr>
      <w:r>
        <w:rPr>
          <w:lang w:val="en-GB"/>
        </w:rPr>
        <w:t>The file local</w:t>
      </w:r>
      <w:r w:rsidR="00094277">
        <w:rPr>
          <w:lang w:val="en-GB"/>
        </w:rPr>
        <w:t>e library holds functions for locale data.</w:t>
      </w:r>
      <w:r>
        <w:rPr>
          <w:lang w:val="en-GB"/>
        </w:rPr>
        <w:t xml:space="preserve"> </w:t>
      </w:r>
    </w:p>
    <w:p w14:paraId="21A3CEC1" w14:textId="6B63F26E" w:rsidR="00265BDF" w:rsidRPr="00D822A3" w:rsidRDefault="008D6750" w:rsidP="0062113D">
      <w:pPr>
        <w:pStyle w:val="CodeListing"/>
        <w:rPr>
          <w:lang w:val="en-GB"/>
        </w:rPr>
      </w:pPr>
      <w:proofErr w:type="spellStart"/>
      <w:r w:rsidRPr="00D822A3">
        <w:rPr>
          <w:lang w:val="en-GB"/>
        </w:rPr>
        <w:t>l</w:t>
      </w:r>
      <w:r w:rsidR="00265BDF" w:rsidRPr="00D822A3">
        <w:rPr>
          <w:lang w:val="en-GB"/>
        </w:rPr>
        <w:t>ocale.h</w:t>
      </w:r>
      <w:proofErr w:type="spellEnd"/>
    </w:p>
    <w:p w14:paraId="2FEA7EF3" w14:textId="77777777" w:rsidR="0076222C" w:rsidRPr="0076222C" w:rsidRDefault="0076222C" w:rsidP="0076222C">
      <w:pPr>
        <w:pStyle w:val="Code"/>
        <w:rPr>
          <w:highlight w:val="white"/>
        </w:rPr>
      </w:pPr>
      <w:r w:rsidRPr="0076222C">
        <w:rPr>
          <w:highlight w:val="white"/>
        </w:rPr>
        <w:t>#ifndef __LOCALE_H__</w:t>
      </w:r>
    </w:p>
    <w:p w14:paraId="5214F848" w14:textId="77777777" w:rsidR="0076222C" w:rsidRPr="0076222C" w:rsidRDefault="0076222C" w:rsidP="0076222C">
      <w:pPr>
        <w:pStyle w:val="Code"/>
        <w:rPr>
          <w:highlight w:val="white"/>
        </w:rPr>
      </w:pPr>
      <w:r w:rsidRPr="0076222C">
        <w:rPr>
          <w:highlight w:val="white"/>
        </w:rPr>
        <w:lastRenderedPageBreak/>
        <w:t>#define __LOCALE_H__</w:t>
      </w:r>
    </w:p>
    <w:p w14:paraId="0985D15A" w14:textId="77777777" w:rsidR="0076222C" w:rsidRPr="0076222C" w:rsidRDefault="0076222C" w:rsidP="0076222C">
      <w:pPr>
        <w:pStyle w:val="Code"/>
        <w:rPr>
          <w:highlight w:val="white"/>
        </w:rPr>
      </w:pPr>
    </w:p>
    <w:p w14:paraId="6DBD3273" w14:textId="77777777" w:rsidR="0076222C" w:rsidRPr="0076222C" w:rsidRDefault="0076222C" w:rsidP="0076222C">
      <w:pPr>
        <w:pStyle w:val="Code"/>
        <w:rPr>
          <w:highlight w:val="white"/>
        </w:rPr>
      </w:pPr>
      <w:r w:rsidRPr="0076222C">
        <w:rPr>
          <w:highlight w:val="white"/>
        </w:rPr>
        <w:t>#define LC_COLLATE  0x01</w:t>
      </w:r>
    </w:p>
    <w:p w14:paraId="0E454DEE" w14:textId="77777777" w:rsidR="0076222C" w:rsidRPr="0076222C" w:rsidRDefault="0076222C" w:rsidP="0076222C">
      <w:pPr>
        <w:pStyle w:val="Code"/>
        <w:rPr>
          <w:highlight w:val="white"/>
        </w:rPr>
      </w:pPr>
      <w:r w:rsidRPr="0076222C">
        <w:rPr>
          <w:highlight w:val="white"/>
        </w:rPr>
        <w:t>#define LC_CTYPE    0x02</w:t>
      </w:r>
    </w:p>
    <w:p w14:paraId="13CB6986" w14:textId="77777777" w:rsidR="0076222C" w:rsidRPr="0076222C" w:rsidRDefault="0076222C" w:rsidP="0076222C">
      <w:pPr>
        <w:pStyle w:val="Code"/>
        <w:rPr>
          <w:highlight w:val="white"/>
        </w:rPr>
      </w:pPr>
      <w:r w:rsidRPr="0076222C">
        <w:rPr>
          <w:highlight w:val="white"/>
        </w:rPr>
        <w:t>#define LC_MONETARY 0x04</w:t>
      </w:r>
    </w:p>
    <w:p w14:paraId="7D9BE6C8" w14:textId="77777777" w:rsidR="0076222C" w:rsidRPr="0076222C" w:rsidRDefault="0076222C" w:rsidP="0076222C">
      <w:pPr>
        <w:pStyle w:val="Code"/>
        <w:rPr>
          <w:highlight w:val="white"/>
        </w:rPr>
      </w:pPr>
      <w:r w:rsidRPr="0076222C">
        <w:rPr>
          <w:highlight w:val="white"/>
        </w:rPr>
        <w:t>#define LC_NUMERIC  0x08</w:t>
      </w:r>
    </w:p>
    <w:p w14:paraId="60F19432" w14:textId="77777777" w:rsidR="0076222C" w:rsidRPr="0076222C" w:rsidRDefault="0076222C" w:rsidP="0076222C">
      <w:pPr>
        <w:pStyle w:val="Code"/>
        <w:rPr>
          <w:highlight w:val="white"/>
        </w:rPr>
      </w:pPr>
      <w:r w:rsidRPr="0076222C">
        <w:rPr>
          <w:highlight w:val="white"/>
        </w:rPr>
        <w:t>#define LC_TIME     0x10</w:t>
      </w:r>
    </w:p>
    <w:p w14:paraId="2ECF20A6" w14:textId="77777777" w:rsidR="0076222C" w:rsidRPr="0076222C" w:rsidRDefault="0076222C" w:rsidP="0076222C">
      <w:pPr>
        <w:pStyle w:val="Code"/>
        <w:rPr>
          <w:highlight w:val="white"/>
        </w:rPr>
      </w:pPr>
      <w:r w:rsidRPr="0076222C">
        <w:rPr>
          <w:highlight w:val="white"/>
        </w:rPr>
        <w:t>#define LC_ALL      0x1F</w:t>
      </w:r>
    </w:p>
    <w:p w14:paraId="5B245C04" w14:textId="77777777" w:rsidR="0076222C" w:rsidRPr="0076222C" w:rsidRDefault="0076222C" w:rsidP="0076222C">
      <w:pPr>
        <w:pStyle w:val="Code"/>
        <w:rPr>
          <w:highlight w:val="white"/>
        </w:rPr>
      </w:pPr>
    </w:p>
    <w:p w14:paraId="1CEAEBE2" w14:textId="77777777" w:rsidR="0076222C" w:rsidRPr="0076222C" w:rsidRDefault="0076222C" w:rsidP="0076222C">
      <w:pPr>
        <w:pStyle w:val="Code"/>
        <w:rPr>
          <w:highlight w:val="white"/>
        </w:rPr>
      </w:pPr>
      <w:r w:rsidRPr="0076222C">
        <w:rPr>
          <w:highlight w:val="white"/>
        </w:rPr>
        <w:t>struct lconv {</w:t>
      </w:r>
    </w:p>
    <w:p w14:paraId="7B67FC30" w14:textId="77777777" w:rsidR="0076222C" w:rsidRPr="0076222C" w:rsidRDefault="0076222C" w:rsidP="0076222C">
      <w:pPr>
        <w:pStyle w:val="Code"/>
        <w:rPr>
          <w:highlight w:val="white"/>
        </w:rPr>
      </w:pPr>
      <w:r w:rsidRPr="0076222C">
        <w:rPr>
          <w:highlight w:val="white"/>
        </w:rPr>
        <w:t xml:space="preserve">  int summerTimeZone, winterTimeZone;</w:t>
      </w:r>
    </w:p>
    <w:p w14:paraId="5F42BB64" w14:textId="77777777" w:rsidR="0076222C" w:rsidRPr="0076222C" w:rsidRDefault="0076222C" w:rsidP="0076222C">
      <w:pPr>
        <w:pStyle w:val="Code"/>
        <w:rPr>
          <w:highlight w:val="white"/>
        </w:rPr>
      </w:pPr>
      <w:r w:rsidRPr="0076222C">
        <w:rPr>
          <w:highlight w:val="white"/>
        </w:rPr>
        <w:t xml:space="preserve">  char **shortDayList;</w:t>
      </w:r>
    </w:p>
    <w:p w14:paraId="1E1BD235" w14:textId="77777777" w:rsidR="0076222C" w:rsidRPr="0076222C" w:rsidRDefault="0076222C" w:rsidP="0076222C">
      <w:pPr>
        <w:pStyle w:val="Code"/>
        <w:rPr>
          <w:highlight w:val="white"/>
        </w:rPr>
      </w:pPr>
      <w:r w:rsidRPr="0076222C">
        <w:rPr>
          <w:highlight w:val="white"/>
        </w:rPr>
        <w:t xml:space="preserve">  char **longDayList;</w:t>
      </w:r>
    </w:p>
    <w:p w14:paraId="2C5BFDCB" w14:textId="77777777" w:rsidR="0076222C" w:rsidRPr="0076222C" w:rsidRDefault="0076222C" w:rsidP="0076222C">
      <w:pPr>
        <w:pStyle w:val="Code"/>
        <w:rPr>
          <w:highlight w:val="white"/>
        </w:rPr>
      </w:pPr>
      <w:r w:rsidRPr="0076222C">
        <w:rPr>
          <w:highlight w:val="white"/>
        </w:rPr>
        <w:t xml:space="preserve">  char **shortMonthList;</w:t>
      </w:r>
    </w:p>
    <w:p w14:paraId="6024139C" w14:textId="77777777" w:rsidR="0076222C" w:rsidRPr="0076222C" w:rsidRDefault="0076222C" w:rsidP="0076222C">
      <w:pPr>
        <w:pStyle w:val="Code"/>
        <w:rPr>
          <w:highlight w:val="white"/>
        </w:rPr>
      </w:pPr>
      <w:r w:rsidRPr="0076222C">
        <w:rPr>
          <w:highlight w:val="white"/>
        </w:rPr>
        <w:t xml:space="preserve">  char **longMonthList;</w:t>
      </w:r>
    </w:p>
    <w:p w14:paraId="631130B8" w14:textId="77777777" w:rsidR="0076222C" w:rsidRPr="0076222C" w:rsidRDefault="0076222C" w:rsidP="0076222C">
      <w:pPr>
        <w:pStyle w:val="Code"/>
        <w:rPr>
          <w:highlight w:val="white"/>
        </w:rPr>
      </w:pPr>
      <w:r w:rsidRPr="0076222C">
        <w:rPr>
          <w:highlight w:val="white"/>
        </w:rPr>
        <w:t xml:space="preserve">  char *lowerCase;</w:t>
      </w:r>
    </w:p>
    <w:p w14:paraId="2586F603" w14:textId="77777777" w:rsidR="0076222C" w:rsidRPr="0076222C" w:rsidRDefault="0076222C" w:rsidP="0076222C">
      <w:pPr>
        <w:pStyle w:val="Code"/>
        <w:rPr>
          <w:highlight w:val="white"/>
        </w:rPr>
      </w:pPr>
      <w:r w:rsidRPr="0076222C">
        <w:rPr>
          <w:highlight w:val="white"/>
        </w:rPr>
        <w:t xml:space="preserve">  char *upperCase;</w:t>
      </w:r>
    </w:p>
    <w:p w14:paraId="45988B89" w14:textId="77777777" w:rsidR="0076222C" w:rsidRPr="0076222C" w:rsidRDefault="0076222C" w:rsidP="0076222C">
      <w:pPr>
        <w:pStyle w:val="Code"/>
        <w:rPr>
          <w:highlight w:val="white"/>
        </w:rPr>
      </w:pPr>
      <w:r w:rsidRPr="0076222C">
        <w:rPr>
          <w:highlight w:val="white"/>
        </w:rPr>
        <w:t xml:space="preserve">  char **messageList;</w:t>
      </w:r>
    </w:p>
    <w:p w14:paraId="082DD453" w14:textId="77777777" w:rsidR="0076222C" w:rsidRPr="0076222C" w:rsidRDefault="0076222C" w:rsidP="0076222C">
      <w:pPr>
        <w:pStyle w:val="Code"/>
        <w:rPr>
          <w:highlight w:val="white"/>
        </w:rPr>
      </w:pPr>
      <w:r w:rsidRPr="0076222C">
        <w:rPr>
          <w:highlight w:val="white"/>
        </w:rPr>
        <w:t>};</w:t>
      </w:r>
    </w:p>
    <w:p w14:paraId="6137278D" w14:textId="77777777" w:rsidR="0076222C" w:rsidRPr="0076222C" w:rsidRDefault="0076222C" w:rsidP="0076222C">
      <w:pPr>
        <w:pStyle w:val="Code"/>
        <w:rPr>
          <w:highlight w:val="white"/>
        </w:rPr>
      </w:pPr>
    </w:p>
    <w:p w14:paraId="1BF53D4B" w14:textId="77777777" w:rsidR="0076222C" w:rsidRPr="0076222C" w:rsidRDefault="0076222C" w:rsidP="0076222C">
      <w:pPr>
        <w:pStyle w:val="Code"/>
        <w:rPr>
          <w:highlight w:val="white"/>
        </w:rPr>
      </w:pPr>
      <w:r w:rsidRPr="0076222C">
        <w:rPr>
          <w:highlight w:val="white"/>
        </w:rPr>
        <w:t>extern char* enMessageList[];</w:t>
      </w:r>
    </w:p>
    <w:p w14:paraId="2A3D1D65" w14:textId="77777777" w:rsidR="0076222C" w:rsidRPr="0076222C" w:rsidRDefault="0076222C" w:rsidP="0076222C">
      <w:pPr>
        <w:pStyle w:val="Code"/>
        <w:rPr>
          <w:highlight w:val="white"/>
        </w:rPr>
      </w:pPr>
      <w:r w:rsidRPr="0076222C">
        <w:rPr>
          <w:highlight w:val="white"/>
        </w:rPr>
        <w:t>extern char* setlocale(int flag, char* name);</w:t>
      </w:r>
    </w:p>
    <w:p w14:paraId="059D798C" w14:textId="77777777" w:rsidR="0076222C" w:rsidRPr="0076222C" w:rsidRDefault="0076222C" w:rsidP="0076222C">
      <w:pPr>
        <w:pStyle w:val="Code"/>
        <w:rPr>
          <w:highlight w:val="white"/>
        </w:rPr>
      </w:pPr>
      <w:r w:rsidRPr="0076222C">
        <w:rPr>
          <w:highlight w:val="white"/>
        </w:rPr>
        <w:t>extern struct lconv *localeconv(void);</w:t>
      </w:r>
    </w:p>
    <w:p w14:paraId="054C98C6" w14:textId="77777777" w:rsidR="0076222C" w:rsidRPr="0076222C" w:rsidRDefault="0076222C" w:rsidP="0076222C">
      <w:pPr>
        <w:pStyle w:val="Code"/>
        <w:rPr>
          <w:highlight w:val="white"/>
        </w:rPr>
      </w:pPr>
    </w:p>
    <w:p w14:paraId="668D9E26" w14:textId="77777777" w:rsidR="0076222C" w:rsidRPr="0076222C" w:rsidRDefault="0076222C" w:rsidP="0076222C">
      <w:pPr>
        <w:pStyle w:val="Code"/>
        <w:rPr>
          <w:highlight w:val="white"/>
        </w:rPr>
      </w:pPr>
      <w:r w:rsidRPr="0076222C">
        <w:rPr>
          <w:highlight w:val="white"/>
        </w:rPr>
        <w:t>#endif</w:t>
      </w:r>
    </w:p>
    <w:p w14:paraId="5E65F48B" w14:textId="7B7A0BDA" w:rsidR="0062113D" w:rsidRPr="00D822A3" w:rsidRDefault="008D6750" w:rsidP="0062113D">
      <w:pPr>
        <w:pStyle w:val="CodeListing"/>
        <w:rPr>
          <w:lang w:val="en-GB"/>
        </w:rPr>
      </w:pPr>
      <w:proofErr w:type="spellStart"/>
      <w:r w:rsidRPr="00D822A3">
        <w:rPr>
          <w:lang w:val="en-GB"/>
        </w:rPr>
        <w:t>l</w:t>
      </w:r>
      <w:r w:rsidR="0062113D" w:rsidRPr="00D822A3">
        <w:rPr>
          <w:lang w:val="en-GB"/>
        </w:rPr>
        <w:t>ocale.c</w:t>
      </w:r>
      <w:proofErr w:type="spellEnd"/>
    </w:p>
    <w:p w14:paraId="4D3E8459" w14:textId="77777777" w:rsidR="0076222C" w:rsidRPr="001B29FE" w:rsidRDefault="0076222C" w:rsidP="001B29FE">
      <w:pPr>
        <w:pStyle w:val="Code"/>
        <w:rPr>
          <w:highlight w:val="white"/>
        </w:rPr>
      </w:pPr>
      <w:r w:rsidRPr="001B29FE">
        <w:rPr>
          <w:highlight w:val="white"/>
        </w:rPr>
        <w:t>#include &lt;stdio.h&gt;</w:t>
      </w:r>
    </w:p>
    <w:p w14:paraId="72681A5A" w14:textId="77777777" w:rsidR="0076222C" w:rsidRPr="001B29FE" w:rsidRDefault="0076222C" w:rsidP="001B29FE">
      <w:pPr>
        <w:pStyle w:val="Code"/>
        <w:rPr>
          <w:highlight w:val="white"/>
        </w:rPr>
      </w:pPr>
      <w:r w:rsidRPr="001B29FE">
        <w:rPr>
          <w:highlight w:val="white"/>
        </w:rPr>
        <w:t>#include &lt;stdlib.h&gt;</w:t>
      </w:r>
    </w:p>
    <w:p w14:paraId="1EC7EE9A" w14:textId="77777777" w:rsidR="0076222C" w:rsidRPr="001B29FE" w:rsidRDefault="0076222C" w:rsidP="001B29FE">
      <w:pPr>
        <w:pStyle w:val="Code"/>
        <w:rPr>
          <w:highlight w:val="white"/>
        </w:rPr>
      </w:pPr>
      <w:r w:rsidRPr="001B29FE">
        <w:rPr>
          <w:highlight w:val="white"/>
        </w:rPr>
        <w:t>#include &lt;string.h&gt;</w:t>
      </w:r>
    </w:p>
    <w:p w14:paraId="77193FD1" w14:textId="77777777" w:rsidR="0076222C" w:rsidRPr="001B29FE" w:rsidRDefault="0076222C" w:rsidP="001B29FE">
      <w:pPr>
        <w:pStyle w:val="Code"/>
        <w:rPr>
          <w:highlight w:val="white"/>
        </w:rPr>
      </w:pPr>
      <w:r w:rsidRPr="001B29FE">
        <w:rPr>
          <w:highlight w:val="white"/>
        </w:rPr>
        <w:t>#include &lt;locale.h&gt;</w:t>
      </w:r>
    </w:p>
    <w:p w14:paraId="1EB225C5" w14:textId="77777777" w:rsidR="0076222C" w:rsidRPr="001B29FE" w:rsidRDefault="0076222C" w:rsidP="001B29FE">
      <w:pPr>
        <w:pStyle w:val="Code"/>
        <w:rPr>
          <w:highlight w:val="white"/>
        </w:rPr>
      </w:pPr>
    </w:p>
    <w:p w14:paraId="0BBB4986" w14:textId="35AEAE09" w:rsidR="001B29FE" w:rsidRDefault="0076222C" w:rsidP="001B29FE">
      <w:pPr>
        <w:pStyle w:val="Code"/>
        <w:rPr>
          <w:highlight w:val="white"/>
        </w:rPr>
      </w:pPr>
      <w:r w:rsidRPr="001B29FE">
        <w:rPr>
          <w:highlight w:val="white"/>
        </w:rPr>
        <w:t>static char* enShortDayList[] =</w:t>
      </w:r>
      <w:r w:rsidR="001B29FE">
        <w:rPr>
          <w:highlight w:val="white"/>
        </w:rPr>
        <w:t xml:space="preserve"> </w:t>
      </w:r>
      <w:r w:rsidRPr="001B29FE">
        <w:rPr>
          <w:highlight w:val="white"/>
        </w:rPr>
        <w:t>{"Sun", "Mon", "Tue", "Wed",</w:t>
      </w:r>
    </w:p>
    <w:p w14:paraId="335FBF53" w14:textId="4A4C938A" w:rsidR="0076222C" w:rsidRPr="001B29FE" w:rsidRDefault="001B29FE" w:rsidP="001B29FE">
      <w:pPr>
        <w:pStyle w:val="Code"/>
        <w:rPr>
          <w:highlight w:val="white"/>
        </w:rPr>
      </w:pPr>
      <w:r>
        <w:rPr>
          <w:highlight w:val="white"/>
        </w:rPr>
        <w:t xml:space="preserve">                                </w:t>
      </w:r>
      <w:r w:rsidR="0076222C" w:rsidRPr="001B29FE">
        <w:rPr>
          <w:highlight w:val="white"/>
        </w:rPr>
        <w:t xml:space="preserve"> "Thu", "Fri", "Sat"};</w:t>
      </w:r>
    </w:p>
    <w:p w14:paraId="1E56DBB0" w14:textId="73135B33" w:rsidR="001B29FE" w:rsidRDefault="0076222C" w:rsidP="001B29FE">
      <w:pPr>
        <w:pStyle w:val="Code"/>
        <w:rPr>
          <w:highlight w:val="white"/>
        </w:rPr>
      </w:pPr>
      <w:r w:rsidRPr="001B29FE">
        <w:rPr>
          <w:highlight w:val="white"/>
        </w:rPr>
        <w:t>static char* enLongDayList[] ={"Sunday", "Monday", "Tuesday", "Wednesday",</w:t>
      </w:r>
    </w:p>
    <w:p w14:paraId="7B3B94F0" w14:textId="76C50393" w:rsidR="0076222C" w:rsidRDefault="001B29FE" w:rsidP="001B29FE">
      <w:pPr>
        <w:pStyle w:val="Code"/>
        <w:rPr>
          <w:highlight w:val="white"/>
        </w:rPr>
      </w:pPr>
      <w:r>
        <w:rPr>
          <w:highlight w:val="white"/>
        </w:rPr>
        <w:t xml:space="preserve">                              </w:t>
      </w:r>
      <w:r w:rsidR="0076222C" w:rsidRPr="001B29FE">
        <w:rPr>
          <w:highlight w:val="white"/>
        </w:rPr>
        <w:t xml:space="preserve"> "Thursday", "Friday", "Saturday"};</w:t>
      </w:r>
    </w:p>
    <w:p w14:paraId="375C5E70" w14:textId="77777777" w:rsidR="001B29FE" w:rsidRPr="001B29FE" w:rsidRDefault="001B29FE" w:rsidP="001B29FE">
      <w:pPr>
        <w:pStyle w:val="Code"/>
        <w:rPr>
          <w:highlight w:val="white"/>
        </w:rPr>
      </w:pPr>
    </w:p>
    <w:p w14:paraId="194CC363" w14:textId="77777777" w:rsidR="00E6246A" w:rsidRDefault="0076222C" w:rsidP="001B29FE">
      <w:pPr>
        <w:pStyle w:val="Code"/>
        <w:rPr>
          <w:highlight w:val="white"/>
        </w:rPr>
      </w:pPr>
      <w:r w:rsidRPr="001B29FE">
        <w:rPr>
          <w:highlight w:val="white"/>
        </w:rPr>
        <w:t>static char* enShortMonthList[] = {"Jan", "Feb", "Mar", "Apr", "May", "Jun",</w:t>
      </w:r>
    </w:p>
    <w:p w14:paraId="37CDA776" w14:textId="2227D6D8"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"Oct", "Nov", "Dec"};</w:t>
      </w:r>
    </w:p>
    <w:p w14:paraId="55E7D4A1" w14:textId="77777777" w:rsidR="00E6246A" w:rsidRDefault="0076222C" w:rsidP="001B29FE">
      <w:pPr>
        <w:pStyle w:val="Code"/>
        <w:rPr>
          <w:highlight w:val="white"/>
        </w:rPr>
      </w:pPr>
      <w:r w:rsidRPr="001B29FE">
        <w:rPr>
          <w:highlight w:val="white"/>
        </w:rPr>
        <w:t>static char* enLongMonthList[] = {"January", "February", "March", "April",</w:t>
      </w:r>
      <w:r w:rsidR="00E6246A">
        <w:rPr>
          <w:highlight w:val="white"/>
        </w:rPr>
        <w:t xml:space="preserve"> </w:t>
      </w:r>
    </w:p>
    <w:p w14:paraId="7230176A" w14:textId="448FBF09" w:rsidR="00E6246A" w:rsidRDefault="00E6246A" w:rsidP="001B29FE">
      <w:pPr>
        <w:pStyle w:val="Code"/>
        <w:rPr>
          <w:highlight w:val="white"/>
        </w:rPr>
      </w:pPr>
      <w:r>
        <w:rPr>
          <w:highlight w:val="white"/>
        </w:rPr>
        <w:t xml:space="preserve">                                </w:t>
      </w:r>
      <w:r w:rsidR="0076222C" w:rsidRPr="001B29FE">
        <w:rPr>
          <w:highlight w:val="white"/>
        </w:rPr>
        <w:t>"May", "June",</w:t>
      </w:r>
      <w:r>
        <w:rPr>
          <w:highlight w:val="white"/>
        </w:rPr>
        <w:t xml:space="preserve"> </w:t>
      </w:r>
      <w:r w:rsidR="0076222C" w:rsidRPr="001B29FE">
        <w:rPr>
          <w:highlight w:val="white"/>
        </w:rPr>
        <w:t>"July", "August",</w:t>
      </w:r>
    </w:p>
    <w:p w14:paraId="382A5B58" w14:textId="62E161F6"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"October", "November", "December"};</w:t>
      </w:r>
    </w:p>
    <w:p w14:paraId="4BFF1882" w14:textId="77777777" w:rsidR="0076222C" w:rsidRPr="001B29FE" w:rsidRDefault="0076222C" w:rsidP="001B29FE">
      <w:pPr>
        <w:pStyle w:val="Code"/>
        <w:rPr>
          <w:highlight w:val="white"/>
        </w:rPr>
      </w:pPr>
    </w:p>
    <w:p w14:paraId="032F64E1" w14:textId="77777777" w:rsidR="00E6246A" w:rsidRDefault="0076222C" w:rsidP="001B29FE">
      <w:pPr>
        <w:pStyle w:val="Code"/>
        <w:rPr>
          <w:highlight w:val="white"/>
        </w:rPr>
      </w:pPr>
      <w:r w:rsidRPr="001B29FE">
        <w:rPr>
          <w:highlight w:val="white"/>
        </w:rPr>
        <w:t>extern enum {NO_ERROR, NO_FUNCTION, NO_FILE, NO_PATH, NO_HANDLE, NO_ACCESS,</w:t>
      </w:r>
    </w:p>
    <w:p w14:paraId="5DF3D6CD" w14:textId="649CC64E" w:rsidR="00E6246A" w:rsidRDefault="00E6246A" w:rsidP="001B29FE">
      <w:pPr>
        <w:pStyle w:val="Code"/>
        <w:rPr>
          <w:highlight w:val="white"/>
        </w:rPr>
      </w:pPr>
      <w:r>
        <w:rPr>
          <w:highlight w:val="white"/>
        </w:rPr>
        <w:t xml:space="preserve">            </w:t>
      </w:r>
      <w:r w:rsidR="0076222C" w:rsidRPr="001B29FE">
        <w:rPr>
          <w:highlight w:val="white"/>
        </w:rPr>
        <w:t xml:space="preserve"> EDOM,</w:t>
      </w:r>
      <w:r>
        <w:rPr>
          <w:highlight w:val="white"/>
        </w:rPr>
        <w:t xml:space="preserve"> </w:t>
      </w:r>
      <w:r w:rsidR="0076222C" w:rsidRPr="001B29FE">
        <w:rPr>
          <w:highlight w:val="white"/>
        </w:rPr>
        <w:t>ERANGE, EILSEQ, FOPEN, FFLUSH, FCLOSE, NO_MODE, FWRITE,</w:t>
      </w:r>
    </w:p>
    <w:p w14:paraId="36F62ED5" w14:textId="71919A86" w:rsidR="0076222C" w:rsidRPr="001B29FE" w:rsidRDefault="00E6246A" w:rsidP="001B29FE">
      <w:pPr>
        <w:pStyle w:val="Code"/>
        <w:rPr>
          <w:highlight w:val="white"/>
        </w:rPr>
      </w:pPr>
      <w:r>
        <w:rPr>
          <w:highlight w:val="white"/>
        </w:rPr>
        <w:t xml:space="preserve">          </w:t>
      </w:r>
      <w:r w:rsidR="0076222C" w:rsidRPr="001B29FE">
        <w:rPr>
          <w:highlight w:val="white"/>
        </w:rPr>
        <w:t xml:space="preserve"> FREAD, FSEEK, FTELL, FSIZE, FREMOVE, FRENAME,</w:t>
      </w:r>
      <w:r>
        <w:rPr>
          <w:highlight w:val="white"/>
        </w:rPr>
        <w:t xml:space="preserve"> </w:t>
      </w:r>
      <w:r w:rsidR="0076222C" w:rsidRPr="001B29FE">
        <w:rPr>
          <w:highlight w:val="white"/>
        </w:rPr>
        <w:t>FTEMPNAME, FTEMPFILE};</w:t>
      </w:r>
    </w:p>
    <w:p w14:paraId="1D6F7B38" w14:textId="77777777" w:rsidR="0076222C" w:rsidRPr="001B29FE" w:rsidRDefault="0076222C" w:rsidP="001B29FE">
      <w:pPr>
        <w:pStyle w:val="Code"/>
        <w:rPr>
          <w:highlight w:val="white"/>
        </w:rPr>
      </w:pPr>
      <w:r w:rsidRPr="001B29FE">
        <w:rPr>
          <w:highlight w:val="white"/>
        </w:rPr>
        <w:t>char* enMessageList[] = {"no error", "function number invalid",</w:t>
      </w:r>
    </w:p>
    <w:p w14:paraId="6C8E3C1C" w14:textId="77777777" w:rsidR="00E6246A" w:rsidRDefault="0076222C" w:rsidP="001B29FE">
      <w:pPr>
        <w:pStyle w:val="Code"/>
        <w:rPr>
          <w:highlight w:val="white"/>
        </w:rPr>
      </w:pPr>
      <w:r w:rsidRPr="001B29FE">
        <w:rPr>
          <w:highlight w:val="white"/>
        </w:rPr>
        <w:t xml:space="preserve">                         "file not found", "path not found",</w:t>
      </w:r>
    </w:p>
    <w:p w14:paraId="58D6E504" w14:textId="567AB76C" w:rsidR="0076222C" w:rsidRPr="001B29FE" w:rsidRDefault="00E6246A" w:rsidP="001B29FE">
      <w:pPr>
        <w:pStyle w:val="Code"/>
        <w:rPr>
          <w:highlight w:val="white"/>
        </w:rPr>
      </w:pPr>
      <w:r>
        <w:rPr>
          <w:highlight w:val="white"/>
        </w:rPr>
        <w:t xml:space="preserve">                        </w:t>
      </w:r>
      <w:r w:rsidR="0076222C" w:rsidRPr="001B29FE">
        <w:rPr>
          <w:highlight w:val="white"/>
        </w:rPr>
        <w:t xml:space="preserve"> "no handle available", "access denied",</w:t>
      </w:r>
    </w:p>
    <w:p w14:paraId="22A5FB14" w14:textId="77777777" w:rsidR="00E6246A" w:rsidRDefault="0076222C" w:rsidP="001B29FE">
      <w:pPr>
        <w:pStyle w:val="Code"/>
        <w:rPr>
          <w:highlight w:val="white"/>
        </w:rPr>
      </w:pPr>
      <w:r w:rsidRPr="001B29FE">
        <w:rPr>
          <w:highlight w:val="white"/>
        </w:rPr>
        <w:t xml:space="preserve">                         "out of domain", "out of range",</w:t>
      </w:r>
    </w:p>
    <w:p w14:paraId="0663D76B" w14:textId="7E9EA114" w:rsidR="00E6246A" w:rsidRDefault="00E6246A" w:rsidP="001B29FE">
      <w:pPr>
        <w:pStyle w:val="Code"/>
        <w:rPr>
          <w:highlight w:val="white"/>
        </w:rPr>
      </w:pPr>
      <w:r>
        <w:rPr>
          <w:highlight w:val="white"/>
        </w:rPr>
        <w:t xml:space="preserve">                         </w:t>
      </w:r>
      <w:r w:rsidR="0076222C" w:rsidRPr="001B29FE">
        <w:rPr>
          <w:highlight w:val="white"/>
        </w:rPr>
        <w:t>"invalid multibyte sequence",</w:t>
      </w:r>
      <w:r>
        <w:rPr>
          <w:highlight w:val="white"/>
        </w:rPr>
        <w:t xml:space="preserve"> </w:t>
      </w:r>
      <w:r w:rsidR="0076222C" w:rsidRPr="001B29FE">
        <w:rPr>
          <w:highlight w:val="white"/>
        </w:rPr>
        <w:t>"error while opening",</w:t>
      </w:r>
    </w:p>
    <w:p w14:paraId="781A4905"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flushing",</w:t>
      </w:r>
      <w:r>
        <w:rPr>
          <w:highlight w:val="white"/>
        </w:rPr>
        <w:t xml:space="preserve"> </w:t>
      </w:r>
      <w:r w:rsidR="0076222C" w:rsidRPr="001B29FE">
        <w:rPr>
          <w:highlight w:val="white"/>
        </w:rPr>
        <w:t>"error while closing",</w:t>
      </w:r>
    </w:p>
    <w:p w14:paraId="77933CF3" w14:textId="77777777" w:rsidR="00E6246A" w:rsidRDefault="00E6246A" w:rsidP="001B29FE">
      <w:pPr>
        <w:pStyle w:val="Code"/>
        <w:rPr>
          <w:highlight w:val="white"/>
        </w:rPr>
      </w:pPr>
      <w:r>
        <w:rPr>
          <w:highlight w:val="white"/>
        </w:rPr>
        <w:t xml:space="preserve">                        </w:t>
      </w:r>
      <w:r w:rsidR="0076222C" w:rsidRPr="001B29FE">
        <w:rPr>
          <w:highlight w:val="white"/>
        </w:rPr>
        <w:t xml:space="preserve"> "open mode invalid",</w:t>
      </w:r>
      <w:r>
        <w:rPr>
          <w:highlight w:val="white"/>
        </w:rPr>
        <w:t xml:space="preserve"> </w:t>
      </w:r>
      <w:r w:rsidR="0076222C" w:rsidRPr="001B29FE">
        <w:rPr>
          <w:highlight w:val="white"/>
        </w:rPr>
        <w:t>"error while writing",</w:t>
      </w:r>
    </w:p>
    <w:p w14:paraId="45EB6F6B" w14:textId="25F66544"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reading",</w:t>
      </w:r>
      <w:r>
        <w:rPr>
          <w:highlight w:val="white"/>
        </w:rPr>
        <w:t xml:space="preserve"> </w:t>
      </w:r>
      <w:r w:rsidR="0076222C" w:rsidRPr="001B29FE">
        <w:rPr>
          <w:highlight w:val="white"/>
        </w:rPr>
        <w:t>"error while seeking",</w:t>
      </w:r>
    </w:p>
    <w:p w14:paraId="6CC3DA8A" w14:textId="77777777" w:rsidR="00E6246A" w:rsidRDefault="0076222C" w:rsidP="001B29FE">
      <w:pPr>
        <w:pStyle w:val="Code"/>
        <w:rPr>
          <w:highlight w:val="white"/>
        </w:rPr>
      </w:pPr>
      <w:r w:rsidRPr="001B29FE">
        <w:rPr>
          <w:highlight w:val="white"/>
        </w:rPr>
        <w:t xml:space="preserve">                         "error while telling", "error while sizing",</w:t>
      </w:r>
    </w:p>
    <w:p w14:paraId="7A05939F"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removing file",</w:t>
      </w:r>
    </w:p>
    <w:p w14:paraId="741E27D8" w14:textId="22DBEF9F"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renaming file" };</w:t>
      </w:r>
    </w:p>
    <w:p w14:paraId="43EB90B7" w14:textId="77777777" w:rsidR="0076222C" w:rsidRPr="001B29FE" w:rsidRDefault="0076222C" w:rsidP="001B29FE">
      <w:pPr>
        <w:pStyle w:val="Code"/>
        <w:rPr>
          <w:highlight w:val="white"/>
        </w:rPr>
      </w:pPr>
    </w:p>
    <w:p w14:paraId="73FF36E3" w14:textId="77777777" w:rsidR="00E6246A" w:rsidRDefault="0076222C" w:rsidP="001B29FE">
      <w:pPr>
        <w:pStyle w:val="Code"/>
        <w:rPr>
          <w:highlight w:val="white"/>
        </w:rPr>
      </w:pPr>
      <w:r w:rsidRPr="001B29FE">
        <w:rPr>
          <w:highlight w:val="white"/>
        </w:rPr>
        <w:t>static struct lconv en_US_utf8 = {-5, -4, enShortDayList, enLongDayList,</w:t>
      </w:r>
    </w:p>
    <w:p w14:paraId="3F1B9113" w14:textId="33BE5130"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enLongMonthList,</w:t>
      </w:r>
    </w:p>
    <w:p w14:paraId="7CE2C5F6" w14:textId="77777777" w:rsidR="00E6246A" w:rsidRDefault="0076222C" w:rsidP="001B29FE">
      <w:pPr>
        <w:pStyle w:val="Code"/>
        <w:rPr>
          <w:highlight w:val="white"/>
        </w:rPr>
      </w:pPr>
      <w:r w:rsidRPr="001B29FE">
        <w:rPr>
          <w:highlight w:val="white"/>
        </w:rPr>
        <w:t xml:space="preserve">                                  "abcdefghijklmnopqrstuvwxyz",</w:t>
      </w:r>
    </w:p>
    <w:p w14:paraId="3B3C6EB6"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1F996284" w14:textId="7EC3BD83" w:rsidR="0076222C" w:rsidRPr="001B29FE" w:rsidRDefault="00E6246A" w:rsidP="001B29FE">
      <w:pPr>
        <w:pStyle w:val="Code"/>
        <w:rPr>
          <w:highlight w:val="white"/>
        </w:rPr>
      </w:pPr>
      <w:r>
        <w:rPr>
          <w:highlight w:val="white"/>
        </w:rPr>
        <w:t xml:space="preserve">                                 </w:t>
      </w:r>
      <w:r w:rsidR="0076222C" w:rsidRPr="001B29FE">
        <w:rPr>
          <w:highlight w:val="white"/>
        </w:rPr>
        <w:t xml:space="preserve"> enMessageList};</w:t>
      </w:r>
    </w:p>
    <w:p w14:paraId="5A6528E9" w14:textId="77777777" w:rsidR="0076222C" w:rsidRPr="001B29FE" w:rsidRDefault="0076222C" w:rsidP="001B29FE">
      <w:pPr>
        <w:pStyle w:val="Code"/>
        <w:rPr>
          <w:highlight w:val="white"/>
        </w:rPr>
      </w:pPr>
    </w:p>
    <w:p w14:paraId="59A2F0D2" w14:textId="77777777" w:rsidR="00E6246A" w:rsidRDefault="0076222C" w:rsidP="001B29FE">
      <w:pPr>
        <w:pStyle w:val="Code"/>
        <w:rPr>
          <w:highlight w:val="white"/>
        </w:rPr>
      </w:pPr>
      <w:r w:rsidRPr="001B29FE">
        <w:rPr>
          <w:highlight w:val="white"/>
        </w:rPr>
        <w:t>static char* swShortDayList[] = {"Son", "Man", "Tis", "Ons",</w:t>
      </w:r>
    </w:p>
    <w:p w14:paraId="75DF4D01" w14:textId="4064D807" w:rsidR="0076222C" w:rsidRPr="001B29FE" w:rsidRDefault="00E6246A" w:rsidP="001B29FE">
      <w:pPr>
        <w:pStyle w:val="Code"/>
        <w:rPr>
          <w:highlight w:val="white"/>
        </w:rPr>
      </w:pPr>
      <w:r>
        <w:rPr>
          <w:highlight w:val="white"/>
        </w:rPr>
        <w:t xml:space="preserve">                                </w:t>
      </w:r>
      <w:r w:rsidR="0076222C" w:rsidRPr="001B29FE">
        <w:rPr>
          <w:highlight w:val="white"/>
        </w:rPr>
        <w:t xml:space="preserve"> "Tor", "Fre", "Lor"};</w:t>
      </w:r>
    </w:p>
    <w:p w14:paraId="26DB2AD7" w14:textId="77777777" w:rsidR="00E6246A" w:rsidRDefault="0076222C" w:rsidP="001B29FE">
      <w:pPr>
        <w:pStyle w:val="Code"/>
        <w:rPr>
          <w:highlight w:val="white"/>
        </w:rPr>
      </w:pPr>
      <w:r w:rsidRPr="001B29FE">
        <w:rPr>
          <w:highlight w:val="white"/>
        </w:rPr>
        <w:t>static char* swLongDayList[] = {"Sondag", "Mandag", "Tisdag", "Onsdag",</w:t>
      </w:r>
    </w:p>
    <w:p w14:paraId="129A21D1" w14:textId="2E6DF9D3" w:rsidR="0076222C" w:rsidRPr="001B29FE" w:rsidRDefault="00E6246A" w:rsidP="001B29FE">
      <w:pPr>
        <w:pStyle w:val="Code"/>
        <w:rPr>
          <w:highlight w:val="white"/>
        </w:rPr>
      </w:pPr>
      <w:r>
        <w:rPr>
          <w:highlight w:val="white"/>
        </w:rPr>
        <w:t xml:space="preserve">                                   </w:t>
      </w:r>
      <w:r w:rsidR="0076222C" w:rsidRPr="001B29FE">
        <w:rPr>
          <w:highlight w:val="white"/>
        </w:rPr>
        <w:t xml:space="preserve"> "Torsdag", "Fredag", "Lordag"};</w:t>
      </w:r>
    </w:p>
    <w:p w14:paraId="7F8714FA" w14:textId="77777777" w:rsidR="00E6246A" w:rsidRDefault="0076222C" w:rsidP="001B29FE">
      <w:pPr>
        <w:pStyle w:val="Code"/>
        <w:rPr>
          <w:highlight w:val="white"/>
        </w:rPr>
      </w:pPr>
      <w:r w:rsidRPr="001B29FE">
        <w:rPr>
          <w:highlight w:val="white"/>
        </w:rPr>
        <w:t>static char* swShortMonthList[] = {"Jan", "Feb", "Mar", "Apr", "Maj", "Jun",</w:t>
      </w:r>
    </w:p>
    <w:p w14:paraId="3E100B8B" w14:textId="6F301187"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"Okt", "Nov", "Dec"};</w:t>
      </w:r>
    </w:p>
    <w:p w14:paraId="5C4F14FA" w14:textId="77777777" w:rsidR="00E6246A" w:rsidRDefault="0076222C" w:rsidP="001B29FE">
      <w:pPr>
        <w:pStyle w:val="Code"/>
        <w:rPr>
          <w:highlight w:val="white"/>
        </w:rPr>
      </w:pPr>
      <w:r w:rsidRPr="001B29FE">
        <w:rPr>
          <w:highlight w:val="white"/>
        </w:rPr>
        <w:t>static char* swLongMonthList[] = {"Januari", "Februari", "Mars", "April",</w:t>
      </w:r>
    </w:p>
    <w:p w14:paraId="283F84D8" w14:textId="77777777" w:rsidR="00E6246A" w:rsidRDefault="00E6246A" w:rsidP="001B29FE">
      <w:pPr>
        <w:pStyle w:val="Code"/>
        <w:rPr>
          <w:highlight w:val="white"/>
        </w:rPr>
      </w:pPr>
      <w:r>
        <w:rPr>
          <w:highlight w:val="white"/>
        </w:rPr>
        <w:t xml:space="preserve">                                 </w:t>
      </w:r>
      <w:r w:rsidR="0076222C" w:rsidRPr="001B29FE">
        <w:rPr>
          <w:highlight w:val="white"/>
        </w:rPr>
        <w:t xml:space="preserve"> "Maj", "Juni", "Juli", "Augusit",</w:t>
      </w:r>
    </w:p>
    <w:p w14:paraId="0897AB51" w14:textId="549443D9"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"Oktober", "November", "December"};</w:t>
      </w:r>
    </w:p>
    <w:p w14:paraId="3D93F168" w14:textId="77777777" w:rsidR="0076222C" w:rsidRPr="001B29FE" w:rsidRDefault="0076222C" w:rsidP="001B29FE">
      <w:pPr>
        <w:pStyle w:val="Code"/>
        <w:rPr>
          <w:highlight w:val="white"/>
        </w:rPr>
      </w:pPr>
      <w:r w:rsidRPr="001B29FE">
        <w:rPr>
          <w:highlight w:val="white"/>
        </w:rPr>
        <w:t>static char* swMessageList[] = {"inga fel", "felaktigt functionsnummer",</w:t>
      </w:r>
    </w:p>
    <w:p w14:paraId="10BA8191" w14:textId="77777777" w:rsidR="00E6246A" w:rsidRDefault="0076222C" w:rsidP="001B29FE">
      <w:pPr>
        <w:pStyle w:val="Code"/>
        <w:rPr>
          <w:highlight w:val="white"/>
        </w:rPr>
      </w:pPr>
      <w:r w:rsidRPr="001B29FE">
        <w:rPr>
          <w:highlight w:val="white"/>
        </w:rPr>
        <w:t xml:space="preserve">                                "hittar ej filen", "hittar ej sokvagen",</w:t>
      </w:r>
    </w:p>
    <w:p w14:paraId="6FA0F859" w14:textId="74114FF7" w:rsidR="0076222C" w:rsidRPr="001B29FE" w:rsidRDefault="00E6246A" w:rsidP="001B29FE">
      <w:pPr>
        <w:pStyle w:val="Code"/>
        <w:rPr>
          <w:highlight w:val="white"/>
        </w:rPr>
      </w:pPr>
      <w:r>
        <w:rPr>
          <w:highlight w:val="white"/>
        </w:rPr>
        <w:t xml:space="preserve">                               </w:t>
      </w:r>
      <w:r w:rsidR="0076222C" w:rsidRPr="001B29FE">
        <w:rPr>
          <w:highlight w:val="white"/>
        </w:rPr>
        <w:t xml:space="preserve"> "inget handtag tillgangligt", "atkomst nekad",</w:t>
      </w:r>
    </w:p>
    <w:p w14:paraId="42F6FDBA" w14:textId="77777777" w:rsidR="00E6246A" w:rsidRDefault="0076222C" w:rsidP="001B29FE">
      <w:pPr>
        <w:pStyle w:val="Code"/>
        <w:rPr>
          <w:highlight w:val="white"/>
        </w:rPr>
      </w:pPr>
      <w:r w:rsidRPr="001B29FE">
        <w:rPr>
          <w:highlight w:val="white"/>
        </w:rPr>
        <w:t xml:space="preserve">                                "utanfor doman", "utanfor range",</w:t>
      </w:r>
    </w:p>
    <w:p w14:paraId="0D6458CF" w14:textId="2705D8C9" w:rsidR="0076222C" w:rsidRPr="001B29FE" w:rsidRDefault="00E6246A" w:rsidP="001B29FE">
      <w:pPr>
        <w:pStyle w:val="Code"/>
        <w:rPr>
          <w:highlight w:val="white"/>
        </w:rPr>
      </w:pPr>
      <w:r>
        <w:rPr>
          <w:highlight w:val="white"/>
        </w:rPr>
        <w:t xml:space="preserve">                               </w:t>
      </w:r>
      <w:r w:rsidR="0076222C" w:rsidRPr="001B29FE">
        <w:rPr>
          <w:highlight w:val="white"/>
        </w:rPr>
        <w:t xml:space="preserve"> "felaktig multibyte-sekvens",</w:t>
      </w:r>
    </w:p>
    <w:p w14:paraId="7227CD73" w14:textId="77777777" w:rsidR="00E6246A" w:rsidRDefault="0076222C" w:rsidP="001B29FE">
      <w:pPr>
        <w:pStyle w:val="Code"/>
        <w:rPr>
          <w:highlight w:val="white"/>
        </w:rPr>
      </w:pPr>
      <w:r w:rsidRPr="001B29FE">
        <w:rPr>
          <w:highlight w:val="white"/>
        </w:rPr>
        <w:t xml:space="preserve">                                "fel vid oppning", "fel vid flushing",</w:t>
      </w:r>
    </w:p>
    <w:p w14:paraId="5DAFB505" w14:textId="1199DF4A"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stangning", "fel oppningslage",</w:t>
      </w:r>
    </w:p>
    <w:p w14:paraId="49365CAF" w14:textId="77777777" w:rsidR="00E6246A" w:rsidRDefault="0076222C" w:rsidP="001B29FE">
      <w:pPr>
        <w:pStyle w:val="Code"/>
        <w:rPr>
          <w:highlight w:val="white"/>
        </w:rPr>
      </w:pPr>
      <w:r w:rsidRPr="001B29FE">
        <w:rPr>
          <w:highlight w:val="white"/>
        </w:rPr>
        <w:t xml:space="preserve">                                "fel vid skrivning", "fel vid lasning",</w:t>
      </w:r>
    </w:p>
    <w:p w14:paraId="1D9AF885"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sokning", "fel vid telling",</w:t>
      </w:r>
    </w:p>
    <w:p w14:paraId="4617EC32"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borttagning av fil",</w:t>
      </w:r>
    </w:p>
    <w:p w14:paraId="483CFB5D" w14:textId="5BA6D0B9"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namnbyte av fil"};</w:t>
      </w:r>
    </w:p>
    <w:p w14:paraId="4B865C46" w14:textId="77777777" w:rsidR="00E6246A" w:rsidRDefault="0076222C" w:rsidP="001B29FE">
      <w:pPr>
        <w:pStyle w:val="Code"/>
        <w:rPr>
          <w:highlight w:val="white"/>
        </w:rPr>
      </w:pPr>
      <w:r w:rsidRPr="001B29FE">
        <w:rPr>
          <w:highlight w:val="white"/>
        </w:rPr>
        <w:t>static struct lconv sw_EN_utf8 = {1, 2, swShortDayList, swLongDayList,</w:t>
      </w:r>
    </w:p>
    <w:p w14:paraId="668402BD" w14:textId="7685F134"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swLongMonthList,</w:t>
      </w:r>
    </w:p>
    <w:p w14:paraId="48058BFB" w14:textId="77777777" w:rsidR="00E6246A" w:rsidRDefault="0076222C" w:rsidP="001B29FE">
      <w:pPr>
        <w:pStyle w:val="Code"/>
        <w:rPr>
          <w:highlight w:val="white"/>
        </w:rPr>
      </w:pPr>
      <w:r w:rsidRPr="001B29FE">
        <w:rPr>
          <w:highlight w:val="white"/>
        </w:rPr>
        <w:t xml:space="preserve">                                  "abcdefghijklmnopqrstuvwxyz",</w:t>
      </w:r>
    </w:p>
    <w:p w14:paraId="22DCF4B1"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7169F256" w14:textId="035D395B" w:rsidR="0076222C" w:rsidRPr="001B29FE" w:rsidRDefault="00E6246A" w:rsidP="001B29FE">
      <w:pPr>
        <w:pStyle w:val="Code"/>
        <w:rPr>
          <w:highlight w:val="white"/>
        </w:rPr>
      </w:pPr>
      <w:r>
        <w:rPr>
          <w:highlight w:val="white"/>
        </w:rPr>
        <w:t xml:space="preserve">                                 </w:t>
      </w:r>
      <w:r w:rsidR="0076222C" w:rsidRPr="001B29FE">
        <w:rPr>
          <w:highlight w:val="white"/>
        </w:rPr>
        <w:t xml:space="preserve"> swMessageList};</w:t>
      </w:r>
    </w:p>
    <w:p w14:paraId="0882B9BE" w14:textId="77777777" w:rsidR="0076222C" w:rsidRPr="001B29FE" w:rsidRDefault="0076222C" w:rsidP="001B29FE">
      <w:pPr>
        <w:pStyle w:val="Code"/>
        <w:rPr>
          <w:highlight w:val="white"/>
        </w:rPr>
      </w:pPr>
    </w:p>
    <w:p w14:paraId="1A1C621A" w14:textId="77777777" w:rsidR="0076222C" w:rsidRPr="001B29FE" w:rsidRDefault="0076222C" w:rsidP="001B29FE">
      <w:pPr>
        <w:pStyle w:val="Code"/>
        <w:rPr>
          <w:highlight w:val="white"/>
        </w:rPr>
      </w:pPr>
      <w:r w:rsidRPr="001B29FE">
        <w:rPr>
          <w:highlight w:val="white"/>
        </w:rPr>
        <w:t>static struct _s {</w:t>
      </w:r>
    </w:p>
    <w:p w14:paraId="4DEC3C23" w14:textId="77777777" w:rsidR="0076222C" w:rsidRPr="001B29FE" w:rsidRDefault="0076222C" w:rsidP="001B29FE">
      <w:pPr>
        <w:pStyle w:val="Code"/>
        <w:rPr>
          <w:highlight w:val="white"/>
        </w:rPr>
      </w:pPr>
      <w:r w:rsidRPr="001B29FE">
        <w:rPr>
          <w:highlight w:val="white"/>
        </w:rPr>
        <w:t xml:space="preserve">  char* name;</w:t>
      </w:r>
    </w:p>
    <w:p w14:paraId="7ACBE97F" w14:textId="77777777" w:rsidR="0076222C" w:rsidRPr="001B29FE" w:rsidRDefault="0076222C" w:rsidP="001B29FE">
      <w:pPr>
        <w:pStyle w:val="Code"/>
        <w:rPr>
          <w:highlight w:val="white"/>
        </w:rPr>
      </w:pPr>
      <w:r w:rsidRPr="001B29FE">
        <w:rPr>
          <w:highlight w:val="white"/>
        </w:rPr>
        <w:t xml:space="preserve">  struct lconv* localePtr;</w:t>
      </w:r>
    </w:p>
    <w:p w14:paraId="7BC9A4B8" w14:textId="77777777" w:rsidR="0076222C" w:rsidRPr="001B29FE" w:rsidRDefault="0076222C" w:rsidP="001B29FE">
      <w:pPr>
        <w:pStyle w:val="Code"/>
        <w:rPr>
          <w:highlight w:val="white"/>
        </w:rPr>
      </w:pPr>
      <w:r w:rsidRPr="001B29FE">
        <w:rPr>
          <w:highlight w:val="white"/>
        </w:rPr>
        <w:t>} sArray[] = {{"", &amp;sw_EN_utf8}, {"C", &amp;en_US_utf8}, {"US", &amp;en_US_utf8}, {"SE", &amp;sw_EN_utf8}};</w:t>
      </w:r>
    </w:p>
    <w:p w14:paraId="01C12327" w14:textId="77777777" w:rsidR="0076222C" w:rsidRPr="001B29FE" w:rsidRDefault="0076222C" w:rsidP="001B29FE">
      <w:pPr>
        <w:pStyle w:val="Code"/>
        <w:rPr>
          <w:highlight w:val="white"/>
        </w:rPr>
      </w:pPr>
    </w:p>
    <w:p w14:paraId="696E4FD4" w14:textId="77777777" w:rsidR="0076222C" w:rsidRPr="001B29FE" w:rsidRDefault="0076222C" w:rsidP="001B29FE">
      <w:pPr>
        <w:pStyle w:val="Code"/>
        <w:rPr>
          <w:highlight w:val="white"/>
        </w:rPr>
      </w:pPr>
      <w:r w:rsidRPr="001B29FE">
        <w:rPr>
          <w:highlight w:val="white"/>
        </w:rPr>
        <w:t>static int sSize = (sizeof sArray) / (sizeof sArray[0]);</w:t>
      </w:r>
    </w:p>
    <w:p w14:paraId="47F96EDB" w14:textId="77777777" w:rsidR="0076222C" w:rsidRPr="001B29FE" w:rsidRDefault="0076222C" w:rsidP="001B29FE">
      <w:pPr>
        <w:pStyle w:val="Code"/>
        <w:rPr>
          <w:highlight w:val="white"/>
        </w:rPr>
      </w:pPr>
      <w:r w:rsidRPr="001B29FE">
        <w:rPr>
          <w:highlight w:val="white"/>
        </w:rPr>
        <w:t>static struct _s* g_currStructPtr = &amp;sArray[0];</w:t>
      </w:r>
    </w:p>
    <w:p w14:paraId="471E952F" w14:textId="77777777" w:rsidR="0076222C" w:rsidRPr="001B29FE" w:rsidRDefault="0076222C" w:rsidP="001B29FE">
      <w:pPr>
        <w:pStyle w:val="Code"/>
        <w:rPr>
          <w:highlight w:val="white"/>
        </w:rPr>
      </w:pPr>
    </w:p>
    <w:p w14:paraId="7B4E0CCE" w14:textId="77777777" w:rsidR="0076222C" w:rsidRPr="001B29FE" w:rsidRDefault="0076222C" w:rsidP="001B29FE">
      <w:pPr>
        <w:pStyle w:val="Code"/>
        <w:rPr>
          <w:highlight w:val="white"/>
        </w:rPr>
      </w:pPr>
      <w:r w:rsidRPr="001B29FE">
        <w:rPr>
          <w:highlight w:val="white"/>
        </w:rPr>
        <w:t>#define PRINT(x,y) { printf(#x " = &lt;%" #y "&gt;\n", (x)); }</w:t>
      </w:r>
    </w:p>
    <w:p w14:paraId="7C4E27C7" w14:textId="77777777" w:rsidR="0076222C" w:rsidRPr="001B29FE" w:rsidRDefault="0076222C" w:rsidP="001B29FE">
      <w:pPr>
        <w:pStyle w:val="Code"/>
        <w:rPr>
          <w:highlight w:val="white"/>
        </w:rPr>
      </w:pPr>
    </w:p>
    <w:p w14:paraId="5D5901B1" w14:textId="77777777" w:rsidR="0076222C" w:rsidRPr="001B29FE" w:rsidRDefault="0076222C" w:rsidP="001B29FE">
      <w:pPr>
        <w:pStyle w:val="Code"/>
        <w:rPr>
          <w:highlight w:val="white"/>
        </w:rPr>
      </w:pPr>
      <w:r w:rsidRPr="001B29FE">
        <w:rPr>
          <w:highlight w:val="white"/>
        </w:rPr>
        <w:t>char* setlocale(int /*flag*/, char* newName) {</w:t>
      </w:r>
    </w:p>
    <w:p w14:paraId="3AA2BBA4" w14:textId="77777777" w:rsidR="0076222C" w:rsidRPr="0076222C" w:rsidRDefault="0076222C" w:rsidP="0076222C">
      <w:pPr>
        <w:pStyle w:val="Code"/>
        <w:rPr>
          <w:highlight w:val="white"/>
        </w:rPr>
      </w:pPr>
      <w:r w:rsidRPr="0076222C">
        <w:rPr>
          <w:highlight w:val="white"/>
        </w:rPr>
        <w:t xml:space="preserve">  int index;</w:t>
      </w:r>
    </w:p>
    <w:p w14:paraId="10056257" w14:textId="77777777" w:rsidR="0076222C" w:rsidRPr="0076222C" w:rsidRDefault="0076222C" w:rsidP="0076222C">
      <w:pPr>
        <w:pStyle w:val="Code"/>
        <w:rPr>
          <w:highlight w:val="white"/>
        </w:rPr>
      </w:pPr>
      <w:r w:rsidRPr="0076222C">
        <w:rPr>
          <w:highlight w:val="white"/>
        </w:rPr>
        <w:t xml:space="preserve">  char *oldName = (g_currStructPtr != NULL) ? g_currStructPtr-&gt;name : NULL;</w:t>
      </w:r>
    </w:p>
    <w:p w14:paraId="399A5C54" w14:textId="77777777" w:rsidR="0076222C" w:rsidRPr="0076222C" w:rsidRDefault="0076222C" w:rsidP="0076222C">
      <w:pPr>
        <w:pStyle w:val="Code"/>
        <w:rPr>
          <w:highlight w:val="white"/>
        </w:rPr>
      </w:pPr>
      <w:r w:rsidRPr="0076222C">
        <w:rPr>
          <w:highlight w:val="white"/>
        </w:rPr>
        <w:t xml:space="preserve">  g_currStructPtr = NULL;</w:t>
      </w:r>
    </w:p>
    <w:p w14:paraId="71D4C93F" w14:textId="77777777" w:rsidR="0076222C" w:rsidRPr="0076222C" w:rsidRDefault="0076222C" w:rsidP="0076222C">
      <w:pPr>
        <w:pStyle w:val="Code"/>
        <w:rPr>
          <w:highlight w:val="white"/>
        </w:rPr>
      </w:pPr>
    </w:p>
    <w:p w14:paraId="0B3961B6" w14:textId="77777777" w:rsidR="0076222C" w:rsidRPr="0076222C" w:rsidRDefault="0076222C" w:rsidP="0076222C">
      <w:pPr>
        <w:pStyle w:val="Code"/>
        <w:rPr>
          <w:highlight w:val="white"/>
        </w:rPr>
      </w:pPr>
      <w:r w:rsidRPr="0076222C">
        <w:rPr>
          <w:highlight w:val="white"/>
        </w:rPr>
        <w:t xml:space="preserve">  if (newName != NULL) {</w:t>
      </w:r>
    </w:p>
    <w:p w14:paraId="33664548" w14:textId="77777777" w:rsidR="0076222C" w:rsidRPr="0076222C" w:rsidRDefault="0076222C" w:rsidP="0076222C">
      <w:pPr>
        <w:pStyle w:val="Code"/>
        <w:rPr>
          <w:highlight w:val="white"/>
        </w:rPr>
      </w:pPr>
      <w:r w:rsidRPr="0076222C">
        <w:rPr>
          <w:highlight w:val="white"/>
        </w:rPr>
        <w:t xml:space="preserve">    for (index = 0; index &lt; sSize; ++index) {</w:t>
      </w:r>
    </w:p>
    <w:p w14:paraId="757C9D8A" w14:textId="77777777" w:rsidR="0076222C" w:rsidRPr="0076222C" w:rsidRDefault="0076222C" w:rsidP="0076222C">
      <w:pPr>
        <w:pStyle w:val="Code"/>
        <w:rPr>
          <w:highlight w:val="white"/>
        </w:rPr>
      </w:pPr>
      <w:r w:rsidRPr="0076222C">
        <w:rPr>
          <w:highlight w:val="white"/>
        </w:rPr>
        <w:t xml:space="preserve">      if (strcmp(newName, sArray[index].name) == 0) {</w:t>
      </w:r>
    </w:p>
    <w:p w14:paraId="48B4B4CA" w14:textId="77777777" w:rsidR="0076222C" w:rsidRPr="0076222C" w:rsidRDefault="0076222C" w:rsidP="0076222C">
      <w:pPr>
        <w:pStyle w:val="Code"/>
        <w:rPr>
          <w:highlight w:val="white"/>
        </w:rPr>
      </w:pPr>
      <w:r w:rsidRPr="0076222C">
        <w:rPr>
          <w:highlight w:val="white"/>
        </w:rPr>
        <w:t xml:space="preserve">        g_currStructPtr = &amp;sArray[index];</w:t>
      </w:r>
    </w:p>
    <w:p w14:paraId="57887463" w14:textId="77777777" w:rsidR="0076222C" w:rsidRPr="0076222C" w:rsidRDefault="0076222C" w:rsidP="0076222C">
      <w:pPr>
        <w:pStyle w:val="Code"/>
        <w:rPr>
          <w:highlight w:val="white"/>
        </w:rPr>
      </w:pPr>
      <w:r w:rsidRPr="0076222C">
        <w:rPr>
          <w:highlight w:val="white"/>
        </w:rPr>
        <w:t xml:space="preserve">        break;</w:t>
      </w:r>
    </w:p>
    <w:p w14:paraId="28E5CCFD" w14:textId="77777777" w:rsidR="0076222C" w:rsidRPr="0076222C" w:rsidRDefault="0076222C" w:rsidP="0076222C">
      <w:pPr>
        <w:pStyle w:val="Code"/>
        <w:rPr>
          <w:highlight w:val="white"/>
        </w:rPr>
      </w:pPr>
      <w:r w:rsidRPr="0076222C">
        <w:rPr>
          <w:highlight w:val="white"/>
        </w:rPr>
        <w:t xml:space="preserve">      }</w:t>
      </w:r>
    </w:p>
    <w:p w14:paraId="12F5C348" w14:textId="77777777" w:rsidR="0076222C" w:rsidRPr="0076222C" w:rsidRDefault="0076222C" w:rsidP="0076222C">
      <w:pPr>
        <w:pStyle w:val="Code"/>
        <w:rPr>
          <w:highlight w:val="white"/>
        </w:rPr>
      </w:pPr>
      <w:r w:rsidRPr="0076222C">
        <w:rPr>
          <w:highlight w:val="white"/>
        </w:rPr>
        <w:t xml:space="preserve">    }</w:t>
      </w:r>
    </w:p>
    <w:p w14:paraId="79514B90" w14:textId="77777777" w:rsidR="0076222C" w:rsidRPr="0076222C" w:rsidRDefault="0076222C" w:rsidP="0076222C">
      <w:pPr>
        <w:pStyle w:val="Code"/>
        <w:rPr>
          <w:highlight w:val="white"/>
        </w:rPr>
      </w:pPr>
      <w:r w:rsidRPr="0076222C">
        <w:rPr>
          <w:highlight w:val="white"/>
        </w:rPr>
        <w:t xml:space="preserve">  }</w:t>
      </w:r>
    </w:p>
    <w:p w14:paraId="3ECCCC2C" w14:textId="77777777" w:rsidR="0076222C" w:rsidRPr="0076222C" w:rsidRDefault="0076222C" w:rsidP="0076222C">
      <w:pPr>
        <w:pStyle w:val="Code"/>
        <w:rPr>
          <w:highlight w:val="white"/>
        </w:rPr>
      </w:pPr>
    </w:p>
    <w:p w14:paraId="51C18D60" w14:textId="77777777" w:rsidR="0076222C" w:rsidRPr="0076222C" w:rsidRDefault="0076222C" w:rsidP="0076222C">
      <w:pPr>
        <w:pStyle w:val="Code"/>
        <w:rPr>
          <w:highlight w:val="white"/>
        </w:rPr>
      </w:pPr>
      <w:r w:rsidRPr="0076222C">
        <w:rPr>
          <w:highlight w:val="white"/>
        </w:rPr>
        <w:t xml:space="preserve">  return oldName;</w:t>
      </w:r>
    </w:p>
    <w:p w14:paraId="09596A1B" w14:textId="77777777" w:rsidR="0076222C" w:rsidRPr="0076222C" w:rsidRDefault="0076222C" w:rsidP="0076222C">
      <w:pPr>
        <w:pStyle w:val="Code"/>
        <w:rPr>
          <w:highlight w:val="white"/>
        </w:rPr>
      </w:pPr>
      <w:r w:rsidRPr="0076222C">
        <w:rPr>
          <w:highlight w:val="white"/>
        </w:rPr>
        <w:t>}</w:t>
      </w:r>
    </w:p>
    <w:p w14:paraId="46483333" w14:textId="77777777" w:rsidR="0076222C" w:rsidRPr="0076222C" w:rsidRDefault="0076222C" w:rsidP="0076222C">
      <w:pPr>
        <w:pStyle w:val="Code"/>
        <w:rPr>
          <w:highlight w:val="white"/>
        </w:rPr>
      </w:pPr>
    </w:p>
    <w:p w14:paraId="5AE0F781" w14:textId="77777777" w:rsidR="0076222C" w:rsidRPr="0076222C" w:rsidRDefault="0076222C" w:rsidP="0076222C">
      <w:pPr>
        <w:pStyle w:val="Code"/>
        <w:rPr>
          <w:highlight w:val="white"/>
        </w:rPr>
      </w:pPr>
      <w:r w:rsidRPr="0076222C">
        <w:rPr>
          <w:highlight w:val="white"/>
        </w:rPr>
        <w:t>struct lconv* localeconv(void) {</w:t>
      </w:r>
    </w:p>
    <w:p w14:paraId="0383F0C0" w14:textId="77777777" w:rsidR="0076222C" w:rsidRPr="0076222C" w:rsidRDefault="0076222C" w:rsidP="0076222C">
      <w:pPr>
        <w:pStyle w:val="Code"/>
        <w:rPr>
          <w:highlight w:val="white"/>
        </w:rPr>
      </w:pPr>
      <w:r w:rsidRPr="0076222C">
        <w:rPr>
          <w:highlight w:val="white"/>
        </w:rPr>
        <w:t xml:space="preserve">  return (g_currStructPtr != NULL) ? g_currStructPtr-&gt;localePtr : NULL;</w:t>
      </w:r>
    </w:p>
    <w:p w14:paraId="47122573" w14:textId="719F7B34" w:rsidR="0062113D" w:rsidRPr="0076222C" w:rsidRDefault="0076222C" w:rsidP="0076222C">
      <w:pPr>
        <w:pStyle w:val="Code"/>
        <w:rPr>
          <w:highlight w:val="white"/>
        </w:rPr>
      </w:pPr>
      <w:r w:rsidRPr="0076222C">
        <w:rPr>
          <w:highlight w:val="white"/>
        </w:rPr>
        <w:t>}</w:t>
      </w:r>
    </w:p>
    <w:p w14:paraId="49ABB85A" w14:textId="524B24AD" w:rsidR="00B15CBB" w:rsidRDefault="00B15CBB" w:rsidP="00265BDF">
      <w:pPr>
        <w:pStyle w:val="Rubrik2"/>
        <w:rPr>
          <w:lang w:val="en-GB"/>
        </w:rPr>
      </w:pPr>
      <w:bookmarkStart w:id="469" w:name="_Toc54625161"/>
      <w:r w:rsidRPr="00D822A3">
        <w:rPr>
          <w:lang w:val="en-GB"/>
        </w:rPr>
        <w:t>Character Types</w:t>
      </w:r>
      <w:bookmarkEnd w:id="469"/>
    </w:p>
    <w:p w14:paraId="27CAECD2" w14:textId="462BEC2A" w:rsidR="003203CF" w:rsidRPr="003203CF" w:rsidRDefault="003203CF" w:rsidP="003203CF">
      <w:pPr>
        <w:rPr>
          <w:lang w:val="en-GB"/>
        </w:rPr>
      </w:pPr>
      <w:r>
        <w:rPr>
          <w:lang w:val="en-GB"/>
        </w:rPr>
        <w:t xml:space="preserve">The </w:t>
      </w:r>
      <w:proofErr w:type="spellStart"/>
      <w:r>
        <w:rPr>
          <w:lang w:val="en-GB"/>
        </w:rPr>
        <w:t>ctype.h</w:t>
      </w:r>
      <w:proofErr w:type="spellEnd"/>
      <w:r>
        <w:rPr>
          <w:lang w:val="en-GB"/>
        </w:rPr>
        <w:t xml:space="preserve"> and </w:t>
      </w:r>
      <w:proofErr w:type="spellStart"/>
      <w:r>
        <w:rPr>
          <w:lang w:val="en-GB"/>
        </w:rPr>
        <w:t>ctyp.c</w:t>
      </w:r>
      <w:proofErr w:type="spellEnd"/>
      <w:r>
        <w:rPr>
          <w:lang w:val="en-GB"/>
        </w:rPr>
        <w:t xml:space="preserve"> files hold a set functions that test certain character conditions.</w:t>
      </w:r>
    </w:p>
    <w:p w14:paraId="243F8CAB" w14:textId="3B82911E" w:rsidR="00EE220E" w:rsidRPr="00D822A3" w:rsidRDefault="008D6750" w:rsidP="00B15CBB">
      <w:pPr>
        <w:pStyle w:val="CodeListing"/>
        <w:rPr>
          <w:lang w:val="en-GB"/>
        </w:rPr>
      </w:pPr>
      <w:proofErr w:type="spellStart"/>
      <w:r w:rsidRPr="00D822A3">
        <w:rPr>
          <w:lang w:val="en-GB"/>
        </w:rPr>
        <w:t>ct</w:t>
      </w:r>
      <w:r w:rsidR="00EE220E" w:rsidRPr="00D822A3">
        <w:rPr>
          <w:lang w:val="en-GB"/>
        </w:rPr>
        <w:t>ype.h</w:t>
      </w:r>
      <w:proofErr w:type="spellEnd"/>
    </w:p>
    <w:p w14:paraId="2BF1D367" w14:textId="77777777" w:rsidR="0012107B" w:rsidRPr="0012107B" w:rsidRDefault="0012107B" w:rsidP="0012107B">
      <w:pPr>
        <w:pStyle w:val="Code"/>
        <w:rPr>
          <w:highlight w:val="white"/>
        </w:rPr>
      </w:pPr>
      <w:r w:rsidRPr="0012107B">
        <w:rPr>
          <w:highlight w:val="white"/>
        </w:rPr>
        <w:t>#ifndef __CTYPE_H__</w:t>
      </w:r>
    </w:p>
    <w:p w14:paraId="7747DC06" w14:textId="77777777" w:rsidR="0012107B" w:rsidRPr="0012107B" w:rsidRDefault="0012107B" w:rsidP="0012107B">
      <w:pPr>
        <w:pStyle w:val="Code"/>
        <w:rPr>
          <w:highlight w:val="white"/>
        </w:rPr>
      </w:pPr>
      <w:r w:rsidRPr="0012107B">
        <w:rPr>
          <w:highlight w:val="white"/>
        </w:rPr>
        <w:t>#define __CTYPE_H__</w:t>
      </w:r>
    </w:p>
    <w:p w14:paraId="1AD0C892" w14:textId="77777777" w:rsidR="0012107B" w:rsidRPr="0012107B" w:rsidRDefault="0012107B" w:rsidP="0012107B">
      <w:pPr>
        <w:pStyle w:val="Code"/>
        <w:rPr>
          <w:highlight w:val="white"/>
        </w:rPr>
      </w:pPr>
    </w:p>
    <w:p w14:paraId="56AB3C37" w14:textId="77777777" w:rsidR="0012107B" w:rsidRPr="0012107B" w:rsidRDefault="0012107B" w:rsidP="0012107B">
      <w:pPr>
        <w:pStyle w:val="Code"/>
        <w:rPr>
          <w:highlight w:val="white"/>
        </w:rPr>
      </w:pPr>
      <w:r w:rsidRPr="0012107B">
        <w:rPr>
          <w:highlight w:val="white"/>
        </w:rPr>
        <w:t>extern int islower(int c);</w:t>
      </w:r>
    </w:p>
    <w:p w14:paraId="0231E625" w14:textId="77777777" w:rsidR="0012107B" w:rsidRPr="0012107B" w:rsidRDefault="0012107B" w:rsidP="0012107B">
      <w:pPr>
        <w:pStyle w:val="Code"/>
        <w:rPr>
          <w:highlight w:val="white"/>
        </w:rPr>
      </w:pPr>
      <w:r w:rsidRPr="0012107B">
        <w:rPr>
          <w:highlight w:val="white"/>
        </w:rPr>
        <w:t>extern int isupper(int c);</w:t>
      </w:r>
    </w:p>
    <w:p w14:paraId="4F56DCF4" w14:textId="77777777" w:rsidR="0012107B" w:rsidRPr="0012107B" w:rsidRDefault="0012107B" w:rsidP="0012107B">
      <w:pPr>
        <w:pStyle w:val="Code"/>
        <w:rPr>
          <w:highlight w:val="white"/>
        </w:rPr>
      </w:pPr>
      <w:r w:rsidRPr="0012107B">
        <w:rPr>
          <w:highlight w:val="white"/>
        </w:rPr>
        <w:t>extern int isalpha(int c);</w:t>
      </w:r>
    </w:p>
    <w:p w14:paraId="5267495E" w14:textId="77777777" w:rsidR="0012107B" w:rsidRPr="0012107B" w:rsidRDefault="0012107B" w:rsidP="0012107B">
      <w:pPr>
        <w:pStyle w:val="Code"/>
        <w:rPr>
          <w:highlight w:val="white"/>
        </w:rPr>
      </w:pPr>
      <w:r w:rsidRPr="0012107B">
        <w:rPr>
          <w:highlight w:val="white"/>
        </w:rPr>
        <w:t>extern int isdigit(int c);</w:t>
      </w:r>
    </w:p>
    <w:p w14:paraId="5F768BFD" w14:textId="77777777" w:rsidR="0012107B" w:rsidRPr="0012107B" w:rsidRDefault="0012107B" w:rsidP="0012107B">
      <w:pPr>
        <w:pStyle w:val="Code"/>
        <w:rPr>
          <w:highlight w:val="white"/>
        </w:rPr>
      </w:pPr>
      <w:r w:rsidRPr="0012107B">
        <w:rPr>
          <w:highlight w:val="white"/>
        </w:rPr>
        <w:t>extern int isalnum(int c);</w:t>
      </w:r>
    </w:p>
    <w:p w14:paraId="61E557E1" w14:textId="77777777" w:rsidR="0012107B" w:rsidRPr="0012107B" w:rsidRDefault="0012107B" w:rsidP="0012107B">
      <w:pPr>
        <w:pStyle w:val="Code"/>
        <w:rPr>
          <w:highlight w:val="white"/>
        </w:rPr>
      </w:pPr>
      <w:r w:rsidRPr="0012107B">
        <w:rPr>
          <w:highlight w:val="white"/>
        </w:rPr>
        <w:t>extern int isxdigit(int c);</w:t>
      </w:r>
    </w:p>
    <w:p w14:paraId="36692CF4" w14:textId="77777777" w:rsidR="0012107B" w:rsidRPr="0012107B" w:rsidRDefault="0012107B" w:rsidP="0012107B">
      <w:pPr>
        <w:pStyle w:val="Code"/>
        <w:rPr>
          <w:highlight w:val="white"/>
        </w:rPr>
      </w:pPr>
      <w:r w:rsidRPr="0012107B">
        <w:rPr>
          <w:highlight w:val="white"/>
        </w:rPr>
        <w:t>extern int isgraph(int c);</w:t>
      </w:r>
    </w:p>
    <w:p w14:paraId="7BEE5ACA" w14:textId="77777777" w:rsidR="0012107B" w:rsidRPr="0012107B" w:rsidRDefault="0012107B" w:rsidP="0012107B">
      <w:pPr>
        <w:pStyle w:val="Code"/>
        <w:rPr>
          <w:highlight w:val="white"/>
        </w:rPr>
      </w:pPr>
      <w:r w:rsidRPr="0012107B">
        <w:rPr>
          <w:highlight w:val="white"/>
        </w:rPr>
        <w:t>extern int isprint(int c);</w:t>
      </w:r>
    </w:p>
    <w:p w14:paraId="021DE289" w14:textId="77777777" w:rsidR="0012107B" w:rsidRPr="0012107B" w:rsidRDefault="0012107B" w:rsidP="0012107B">
      <w:pPr>
        <w:pStyle w:val="Code"/>
        <w:rPr>
          <w:highlight w:val="white"/>
        </w:rPr>
      </w:pPr>
      <w:r w:rsidRPr="0012107B">
        <w:rPr>
          <w:highlight w:val="white"/>
        </w:rPr>
        <w:t>extern int ispunct(int c);</w:t>
      </w:r>
    </w:p>
    <w:p w14:paraId="4F884BA7" w14:textId="77777777" w:rsidR="0012107B" w:rsidRPr="0012107B" w:rsidRDefault="0012107B" w:rsidP="0012107B">
      <w:pPr>
        <w:pStyle w:val="Code"/>
        <w:rPr>
          <w:highlight w:val="white"/>
        </w:rPr>
      </w:pPr>
      <w:r w:rsidRPr="0012107B">
        <w:rPr>
          <w:highlight w:val="white"/>
        </w:rPr>
        <w:t>extern int iscntrl(int c);</w:t>
      </w:r>
    </w:p>
    <w:p w14:paraId="3ACB341E" w14:textId="77777777" w:rsidR="0012107B" w:rsidRPr="0012107B" w:rsidRDefault="0012107B" w:rsidP="0012107B">
      <w:pPr>
        <w:pStyle w:val="Code"/>
        <w:rPr>
          <w:highlight w:val="white"/>
        </w:rPr>
      </w:pPr>
      <w:r w:rsidRPr="0012107B">
        <w:rPr>
          <w:highlight w:val="white"/>
        </w:rPr>
        <w:t>extern int isspace(int c);</w:t>
      </w:r>
    </w:p>
    <w:p w14:paraId="209B2357" w14:textId="77777777" w:rsidR="0012107B" w:rsidRPr="0012107B" w:rsidRDefault="0012107B" w:rsidP="0012107B">
      <w:pPr>
        <w:pStyle w:val="Code"/>
        <w:rPr>
          <w:highlight w:val="white"/>
        </w:rPr>
      </w:pPr>
      <w:r w:rsidRPr="0012107B">
        <w:rPr>
          <w:highlight w:val="white"/>
        </w:rPr>
        <w:t>extern int tolower(int c);</w:t>
      </w:r>
    </w:p>
    <w:p w14:paraId="7AA77C2C" w14:textId="77777777" w:rsidR="0012107B" w:rsidRPr="0012107B" w:rsidRDefault="0012107B" w:rsidP="0012107B">
      <w:pPr>
        <w:pStyle w:val="Code"/>
        <w:rPr>
          <w:highlight w:val="white"/>
        </w:rPr>
      </w:pPr>
      <w:r w:rsidRPr="0012107B">
        <w:rPr>
          <w:highlight w:val="white"/>
        </w:rPr>
        <w:t>extern int toupper(int c);</w:t>
      </w:r>
    </w:p>
    <w:p w14:paraId="06538D56" w14:textId="77777777" w:rsidR="0012107B" w:rsidRPr="0012107B" w:rsidRDefault="0012107B" w:rsidP="0012107B">
      <w:pPr>
        <w:pStyle w:val="Code"/>
        <w:rPr>
          <w:highlight w:val="white"/>
        </w:rPr>
      </w:pPr>
    </w:p>
    <w:p w14:paraId="4E61DEB4" w14:textId="77777777" w:rsidR="0012107B" w:rsidRPr="0012107B" w:rsidRDefault="0012107B" w:rsidP="0012107B">
      <w:pPr>
        <w:pStyle w:val="Code"/>
        <w:rPr>
          <w:highlight w:val="white"/>
        </w:rPr>
      </w:pPr>
      <w:r w:rsidRPr="0012107B">
        <w:rPr>
          <w:highlight w:val="white"/>
        </w:rPr>
        <w:t>#endif</w:t>
      </w:r>
    </w:p>
    <w:p w14:paraId="5C5AF2B0" w14:textId="39D5C0AD" w:rsidR="00FD2002" w:rsidRDefault="008D6750" w:rsidP="00FD2002">
      <w:pPr>
        <w:pStyle w:val="CodeListing"/>
        <w:rPr>
          <w:lang w:val="en-GB"/>
        </w:rPr>
      </w:pPr>
      <w:proofErr w:type="spellStart"/>
      <w:r w:rsidRPr="00D822A3">
        <w:rPr>
          <w:lang w:val="en-GB"/>
        </w:rPr>
        <w:t>ct</w:t>
      </w:r>
      <w:r w:rsidR="00FD2002" w:rsidRPr="00D822A3">
        <w:rPr>
          <w:lang w:val="en-GB"/>
        </w:rPr>
        <w:t>ype.c</w:t>
      </w:r>
      <w:proofErr w:type="spellEnd"/>
    </w:p>
    <w:p w14:paraId="3A22DBAC" w14:textId="77777777" w:rsidR="0012107B" w:rsidRPr="0012107B" w:rsidRDefault="0012107B" w:rsidP="0012107B">
      <w:pPr>
        <w:pStyle w:val="Code"/>
        <w:rPr>
          <w:highlight w:val="white"/>
        </w:rPr>
      </w:pPr>
      <w:r w:rsidRPr="0012107B">
        <w:rPr>
          <w:highlight w:val="white"/>
        </w:rPr>
        <w:t>#include &lt;ctype.h&gt;</w:t>
      </w:r>
    </w:p>
    <w:p w14:paraId="66522701" w14:textId="77777777" w:rsidR="0012107B" w:rsidRPr="0012107B" w:rsidRDefault="0012107B" w:rsidP="0012107B">
      <w:pPr>
        <w:pStyle w:val="Code"/>
        <w:rPr>
          <w:highlight w:val="white"/>
        </w:rPr>
      </w:pPr>
      <w:r w:rsidRPr="0012107B">
        <w:rPr>
          <w:highlight w:val="white"/>
        </w:rPr>
        <w:t>#include &lt;stdio.h&gt;</w:t>
      </w:r>
    </w:p>
    <w:p w14:paraId="78AF432D" w14:textId="77777777" w:rsidR="0012107B" w:rsidRPr="0012107B" w:rsidRDefault="0012107B" w:rsidP="0012107B">
      <w:pPr>
        <w:pStyle w:val="Code"/>
        <w:rPr>
          <w:highlight w:val="white"/>
        </w:rPr>
      </w:pPr>
      <w:r w:rsidRPr="0012107B">
        <w:rPr>
          <w:highlight w:val="white"/>
        </w:rPr>
        <w:t>#include &lt;locale.h&gt;</w:t>
      </w:r>
    </w:p>
    <w:p w14:paraId="76B1122D" w14:textId="77777777" w:rsidR="0012107B" w:rsidRPr="0012107B" w:rsidRDefault="0012107B" w:rsidP="0012107B">
      <w:pPr>
        <w:pStyle w:val="Code"/>
        <w:rPr>
          <w:highlight w:val="white"/>
        </w:rPr>
      </w:pPr>
      <w:r w:rsidRPr="0012107B">
        <w:rPr>
          <w:highlight w:val="white"/>
        </w:rPr>
        <w:t>#include &lt;string.h&gt;</w:t>
      </w:r>
    </w:p>
    <w:p w14:paraId="021339DE" w14:textId="77777777" w:rsidR="0012107B" w:rsidRPr="0012107B" w:rsidRDefault="0012107B" w:rsidP="0012107B">
      <w:pPr>
        <w:pStyle w:val="Code"/>
        <w:rPr>
          <w:highlight w:val="white"/>
        </w:rPr>
      </w:pPr>
      <w:r w:rsidRPr="0012107B">
        <w:rPr>
          <w:highlight w:val="white"/>
        </w:rPr>
        <w:t>#include &lt;stddef.h&gt;</w:t>
      </w:r>
    </w:p>
    <w:p w14:paraId="369FB451" w14:textId="127C9977" w:rsidR="0012107B" w:rsidRPr="0012107B" w:rsidRDefault="003203CF" w:rsidP="003203CF">
      <w:pPr>
        <w:rPr>
          <w:highlight w:val="white"/>
        </w:rPr>
      </w:pPr>
      <w:r>
        <w:rPr>
          <w:highlight w:val="white"/>
        </w:rPr>
        <w:t xml:space="preserve">The </w:t>
      </w:r>
      <w:r w:rsidRPr="003203CF">
        <w:rPr>
          <w:rStyle w:val="KeyWord0"/>
          <w:highlight w:val="white"/>
        </w:rPr>
        <w:t>islower</w:t>
      </w:r>
      <w:r>
        <w:rPr>
          <w:highlight w:val="white"/>
        </w:rPr>
        <w:t xml:space="preserve"> function tests whether the character is a lowercase character. If there is a locale convention defined (see Section </w:t>
      </w:r>
      <w:r>
        <w:rPr>
          <w:highlight w:val="white"/>
        </w:rPr>
        <w:fldChar w:fldCharType="begin"/>
      </w:r>
      <w:r>
        <w:rPr>
          <w:highlight w:val="white"/>
        </w:rPr>
        <w:instrText xml:space="preserve"> REF _Ref55664393 \r \h </w:instrText>
      </w:r>
      <w:r>
        <w:rPr>
          <w:highlight w:val="white"/>
        </w:rPr>
      </w:r>
      <w:r>
        <w:rPr>
          <w:highlight w:val="white"/>
        </w:rPr>
        <w:fldChar w:fldCharType="separate"/>
      </w:r>
      <w:r>
        <w:rPr>
          <w:highlight w:val="white"/>
        </w:rPr>
        <w:t>13.3</w:t>
      </w:r>
      <w:r>
        <w:rPr>
          <w:highlight w:val="white"/>
        </w:rPr>
        <w:fldChar w:fldCharType="end"/>
      </w:r>
      <w:r>
        <w:rPr>
          <w:highlight w:val="white"/>
        </w:rPr>
        <w:t xml:space="preserve">) available, we use it. </w:t>
      </w:r>
      <w:r w:rsidR="005C6D99">
        <w:rPr>
          <w:highlight w:val="white"/>
        </w:rPr>
        <w:t>Otherwise</w:t>
      </w:r>
      <w:r>
        <w:rPr>
          <w:highlight w:val="white"/>
        </w:rPr>
        <w:t xml:space="preserve">, we regard a character to be lowercase if its ASCII value is between the ASCII values for </w:t>
      </w:r>
      <w:r w:rsidR="005C6D99">
        <w:rPr>
          <w:highlight w:val="white"/>
        </w:rPr>
        <w:t xml:space="preserve">the </w:t>
      </w:r>
      <w:r>
        <w:rPr>
          <w:highlight w:val="white"/>
        </w:rPr>
        <w:t>‘a’ and ‘z’</w:t>
      </w:r>
      <w:r w:rsidR="005C6D99">
        <w:rPr>
          <w:highlight w:val="white"/>
        </w:rPr>
        <w:t xml:space="preserve"> character</w:t>
      </w:r>
      <w:r>
        <w:rPr>
          <w:highlight w:val="white"/>
        </w:rPr>
        <w:t>, inclusive.</w:t>
      </w:r>
    </w:p>
    <w:p w14:paraId="27D569E3" w14:textId="77777777" w:rsidR="0012107B" w:rsidRPr="0012107B" w:rsidRDefault="0012107B" w:rsidP="0012107B">
      <w:pPr>
        <w:pStyle w:val="Code"/>
        <w:rPr>
          <w:highlight w:val="white"/>
        </w:rPr>
      </w:pPr>
      <w:r w:rsidRPr="0012107B">
        <w:rPr>
          <w:highlight w:val="white"/>
        </w:rPr>
        <w:t>int islower(int c) {</w:t>
      </w:r>
    </w:p>
    <w:p w14:paraId="414BE781" w14:textId="77777777" w:rsidR="0012107B" w:rsidRPr="0012107B" w:rsidRDefault="0012107B" w:rsidP="0012107B">
      <w:pPr>
        <w:pStyle w:val="Code"/>
        <w:rPr>
          <w:highlight w:val="white"/>
        </w:rPr>
      </w:pPr>
      <w:r w:rsidRPr="0012107B">
        <w:rPr>
          <w:highlight w:val="white"/>
        </w:rPr>
        <w:t xml:space="preserve">  struct lconv* localeConvPtr = localeconv();</w:t>
      </w:r>
    </w:p>
    <w:p w14:paraId="17FD28FE" w14:textId="77777777" w:rsidR="0012107B" w:rsidRPr="0012107B" w:rsidRDefault="0012107B" w:rsidP="0012107B">
      <w:pPr>
        <w:pStyle w:val="Code"/>
        <w:rPr>
          <w:highlight w:val="white"/>
        </w:rPr>
      </w:pPr>
    </w:p>
    <w:p w14:paraId="661A45AE" w14:textId="77777777" w:rsidR="0012107B" w:rsidRPr="0012107B" w:rsidRDefault="0012107B" w:rsidP="0012107B">
      <w:pPr>
        <w:pStyle w:val="Code"/>
        <w:rPr>
          <w:highlight w:val="white"/>
        </w:rPr>
      </w:pPr>
      <w:r w:rsidRPr="0012107B">
        <w:rPr>
          <w:highlight w:val="white"/>
        </w:rPr>
        <w:t xml:space="preserve">  if (localeConvPtr != NULL) {</w:t>
      </w:r>
    </w:p>
    <w:p w14:paraId="18F000E6" w14:textId="77777777" w:rsidR="0012107B" w:rsidRPr="0012107B" w:rsidRDefault="0012107B" w:rsidP="0012107B">
      <w:pPr>
        <w:pStyle w:val="Code"/>
        <w:rPr>
          <w:highlight w:val="white"/>
        </w:rPr>
      </w:pPr>
      <w:r w:rsidRPr="0012107B">
        <w:rPr>
          <w:highlight w:val="white"/>
        </w:rPr>
        <w:t xml:space="preserve">    return (strchr(localeConvPtr-&gt;lowerCase, c) != NULL);</w:t>
      </w:r>
    </w:p>
    <w:p w14:paraId="4A5F457B" w14:textId="77777777" w:rsidR="0012107B" w:rsidRPr="0012107B" w:rsidRDefault="0012107B" w:rsidP="0012107B">
      <w:pPr>
        <w:pStyle w:val="Code"/>
        <w:rPr>
          <w:highlight w:val="white"/>
        </w:rPr>
      </w:pPr>
      <w:r w:rsidRPr="0012107B">
        <w:rPr>
          <w:highlight w:val="white"/>
        </w:rPr>
        <w:t xml:space="preserve">  }</w:t>
      </w:r>
    </w:p>
    <w:p w14:paraId="43F955ED" w14:textId="77777777" w:rsidR="0012107B" w:rsidRPr="0012107B" w:rsidRDefault="0012107B" w:rsidP="0012107B">
      <w:pPr>
        <w:pStyle w:val="Code"/>
        <w:rPr>
          <w:highlight w:val="white"/>
        </w:rPr>
      </w:pPr>
      <w:r w:rsidRPr="0012107B">
        <w:rPr>
          <w:highlight w:val="white"/>
        </w:rPr>
        <w:t xml:space="preserve">  else {</w:t>
      </w:r>
    </w:p>
    <w:p w14:paraId="4F62418F" w14:textId="77777777" w:rsidR="0012107B" w:rsidRPr="0012107B" w:rsidRDefault="0012107B" w:rsidP="0012107B">
      <w:pPr>
        <w:pStyle w:val="Code"/>
        <w:rPr>
          <w:highlight w:val="white"/>
        </w:rPr>
      </w:pPr>
      <w:r w:rsidRPr="0012107B">
        <w:rPr>
          <w:highlight w:val="white"/>
        </w:rPr>
        <w:t xml:space="preserve">    return ((c &gt;= 'a') &amp;&amp; (c &lt;= 'z'));</w:t>
      </w:r>
    </w:p>
    <w:p w14:paraId="0779EA56" w14:textId="77777777" w:rsidR="0012107B" w:rsidRPr="0012107B" w:rsidRDefault="0012107B" w:rsidP="0012107B">
      <w:pPr>
        <w:pStyle w:val="Code"/>
        <w:rPr>
          <w:highlight w:val="white"/>
        </w:rPr>
      </w:pPr>
      <w:r w:rsidRPr="0012107B">
        <w:rPr>
          <w:highlight w:val="white"/>
        </w:rPr>
        <w:t xml:space="preserve">  }</w:t>
      </w:r>
    </w:p>
    <w:p w14:paraId="6B1FA17B" w14:textId="77777777" w:rsidR="0012107B" w:rsidRPr="0012107B" w:rsidRDefault="0012107B" w:rsidP="0012107B">
      <w:pPr>
        <w:pStyle w:val="Code"/>
        <w:rPr>
          <w:highlight w:val="white"/>
        </w:rPr>
      </w:pPr>
      <w:r w:rsidRPr="0012107B">
        <w:rPr>
          <w:highlight w:val="white"/>
        </w:rPr>
        <w:t>}</w:t>
      </w:r>
    </w:p>
    <w:p w14:paraId="0D6CD455" w14:textId="5DCC7738" w:rsidR="003203CF" w:rsidRPr="0012107B" w:rsidRDefault="003203CF" w:rsidP="003203CF">
      <w:pPr>
        <w:rPr>
          <w:highlight w:val="white"/>
        </w:rPr>
      </w:pPr>
      <w:r>
        <w:rPr>
          <w:highlight w:val="white"/>
        </w:rPr>
        <w:t xml:space="preserve">The </w:t>
      </w:r>
      <w:r w:rsidRPr="003203CF">
        <w:rPr>
          <w:rStyle w:val="KeyWord0"/>
          <w:highlight w:val="white"/>
        </w:rPr>
        <w:t>is</w:t>
      </w:r>
      <w:r>
        <w:rPr>
          <w:rStyle w:val="KeyWord0"/>
          <w:highlight w:val="white"/>
        </w:rPr>
        <w:t>upper</w:t>
      </w:r>
      <w:r>
        <w:rPr>
          <w:highlight w:val="white"/>
        </w:rPr>
        <w:t xml:space="preserve"> function tests whether the character is </w:t>
      </w:r>
      <w:proofErr w:type="gramStart"/>
      <w:r>
        <w:rPr>
          <w:highlight w:val="white"/>
        </w:rPr>
        <w:t>a</w:t>
      </w:r>
      <w:proofErr w:type="gramEnd"/>
      <w:r>
        <w:rPr>
          <w:highlight w:val="white"/>
        </w:rPr>
        <w:t xml:space="preserve"> uppercase character in the same way as </w:t>
      </w:r>
      <w:r w:rsidRPr="003203CF">
        <w:rPr>
          <w:rStyle w:val="KeyWord0"/>
          <w:highlight w:val="white"/>
        </w:rPr>
        <w:t>islower</w:t>
      </w:r>
      <w:r>
        <w:rPr>
          <w:highlight w:val="white"/>
        </w:rPr>
        <w:t xml:space="preserve"> above. If there is a locale convention defined</w:t>
      </w:r>
      <w:r w:rsidR="005C6D99">
        <w:rPr>
          <w:highlight w:val="white"/>
        </w:rPr>
        <w:t xml:space="preserve"> </w:t>
      </w:r>
      <w:r>
        <w:rPr>
          <w:highlight w:val="white"/>
        </w:rPr>
        <w:t>available, we use it.</w:t>
      </w:r>
      <w:r w:rsidR="005C6D99">
        <w:rPr>
          <w:highlight w:val="white"/>
        </w:rPr>
        <w:t xml:space="preserve"> Otherwise, we regard a character to be lowercase if its ASCII value is between the ASCII values for the ‘A’ and ‘Z’ character, inclusive.</w:t>
      </w:r>
    </w:p>
    <w:p w14:paraId="34D9B2A0" w14:textId="77777777" w:rsidR="0012107B" w:rsidRPr="0012107B" w:rsidRDefault="0012107B" w:rsidP="0012107B">
      <w:pPr>
        <w:pStyle w:val="Code"/>
        <w:rPr>
          <w:highlight w:val="white"/>
        </w:rPr>
      </w:pPr>
      <w:r w:rsidRPr="0012107B">
        <w:rPr>
          <w:highlight w:val="white"/>
        </w:rPr>
        <w:lastRenderedPageBreak/>
        <w:t>int isupper(int c) {</w:t>
      </w:r>
    </w:p>
    <w:p w14:paraId="1EA67ECA" w14:textId="77777777" w:rsidR="0012107B" w:rsidRPr="0012107B" w:rsidRDefault="0012107B" w:rsidP="0012107B">
      <w:pPr>
        <w:pStyle w:val="Code"/>
        <w:rPr>
          <w:highlight w:val="white"/>
        </w:rPr>
      </w:pPr>
      <w:r w:rsidRPr="0012107B">
        <w:rPr>
          <w:highlight w:val="white"/>
        </w:rPr>
        <w:t xml:space="preserve">  struct lconv* localeConvPtr = localeconv();</w:t>
      </w:r>
    </w:p>
    <w:p w14:paraId="745ADCFA" w14:textId="77777777" w:rsidR="0012107B" w:rsidRPr="0012107B" w:rsidRDefault="0012107B" w:rsidP="0012107B">
      <w:pPr>
        <w:pStyle w:val="Code"/>
        <w:rPr>
          <w:highlight w:val="white"/>
        </w:rPr>
      </w:pPr>
    </w:p>
    <w:p w14:paraId="5CDC5B9A" w14:textId="77777777" w:rsidR="0012107B" w:rsidRPr="0012107B" w:rsidRDefault="0012107B" w:rsidP="0012107B">
      <w:pPr>
        <w:pStyle w:val="Code"/>
        <w:rPr>
          <w:highlight w:val="white"/>
        </w:rPr>
      </w:pPr>
      <w:r w:rsidRPr="0012107B">
        <w:rPr>
          <w:highlight w:val="white"/>
        </w:rPr>
        <w:t xml:space="preserve">  if (localeConvPtr != NULL) {</w:t>
      </w:r>
    </w:p>
    <w:p w14:paraId="0CB31BA9" w14:textId="77777777" w:rsidR="0012107B" w:rsidRPr="0012107B" w:rsidRDefault="0012107B" w:rsidP="0012107B">
      <w:pPr>
        <w:pStyle w:val="Code"/>
        <w:rPr>
          <w:highlight w:val="white"/>
        </w:rPr>
      </w:pPr>
      <w:r w:rsidRPr="0012107B">
        <w:rPr>
          <w:highlight w:val="white"/>
        </w:rPr>
        <w:t xml:space="preserve">    return (strchr(localeConvPtr-&gt;upperCase, c) != NULL);</w:t>
      </w:r>
    </w:p>
    <w:p w14:paraId="4E38C769" w14:textId="77777777" w:rsidR="0012107B" w:rsidRPr="0012107B" w:rsidRDefault="0012107B" w:rsidP="0012107B">
      <w:pPr>
        <w:pStyle w:val="Code"/>
        <w:rPr>
          <w:highlight w:val="white"/>
        </w:rPr>
      </w:pPr>
      <w:r w:rsidRPr="0012107B">
        <w:rPr>
          <w:highlight w:val="white"/>
        </w:rPr>
        <w:t xml:space="preserve">  }</w:t>
      </w:r>
    </w:p>
    <w:p w14:paraId="7346D6A4" w14:textId="77777777" w:rsidR="0012107B" w:rsidRPr="0012107B" w:rsidRDefault="0012107B" w:rsidP="0012107B">
      <w:pPr>
        <w:pStyle w:val="Code"/>
        <w:rPr>
          <w:highlight w:val="white"/>
        </w:rPr>
      </w:pPr>
      <w:r w:rsidRPr="0012107B">
        <w:rPr>
          <w:highlight w:val="white"/>
        </w:rPr>
        <w:t xml:space="preserve">  else {</w:t>
      </w:r>
    </w:p>
    <w:p w14:paraId="7FA54710" w14:textId="77777777" w:rsidR="0012107B" w:rsidRPr="0012107B" w:rsidRDefault="0012107B" w:rsidP="0012107B">
      <w:pPr>
        <w:pStyle w:val="Code"/>
        <w:rPr>
          <w:highlight w:val="white"/>
        </w:rPr>
      </w:pPr>
      <w:r w:rsidRPr="0012107B">
        <w:rPr>
          <w:highlight w:val="white"/>
        </w:rPr>
        <w:t xml:space="preserve">    return ((c &gt;= 'A') &amp;&amp; (c &lt;= 'Z'));</w:t>
      </w:r>
    </w:p>
    <w:p w14:paraId="02A429D3" w14:textId="77777777" w:rsidR="0012107B" w:rsidRPr="0012107B" w:rsidRDefault="0012107B" w:rsidP="0012107B">
      <w:pPr>
        <w:pStyle w:val="Code"/>
        <w:rPr>
          <w:highlight w:val="white"/>
        </w:rPr>
      </w:pPr>
      <w:r w:rsidRPr="0012107B">
        <w:rPr>
          <w:highlight w:val="white"/>
        </w:rPr>
        <w:t xml:space="preserve">  }</w:t>
      </w:r>
    </w:p>
    <w:p w14:paraId="6EE5449D" w14:textId="77777777" w:rsidR="0012107B" w:rsidRPr="0012107B" w:rsidRDefault="0012107B" w:rsidP="0012107B">
      <w:pPr>
        <w:pStyle w:val="Code"/>
        <w:rPr>
          <w:highlight w:val="white"/>
        </w:rPr>
      </w:pPr>
      <w:r w:rsidRPr="0012107B">
        <w:rPr>
          <w:highlight w:val="white"/>
        </w:rPr>
        <w:t>}</w:t>
      </w:r>
    </w:p>
    <w:p w14:paraId="6C862762" w14:textId="73920B2D" w:rsidR="0012107B" w:rsidRPr="0012107B" w:rsidRDefault="005C6D99" w:rsidP="005C6D99">
      <w:pPr>
        <w:rPr>
          <w:highlight w:val="white"/>
        </w:rPr>
      </w:pPr>
      <w:r>
        <w:rPr>
          <w:highlight w:val="white"/>
        </w:rPr>
        <w:t xml:space="preserve">The </w:t>
      </w:r>
      <w:r w:rsidRPr="005C6D99">
        <w:rPr>
          <w:rStyle w:val="KeyWord0"/>
          <w:highlight w:val="white"/>
        </w:rPr>
        <w:t>isalpha</w:t>
      </w:r>
      <w:r>
        <w:rPr>
          <w:highlight w:val="white"/>
        </w:rPr>
        <w:t xml:space="preserve"> function test whether the character is a letter; that is, a lowercase o</w:t>
      </w:r>
      <w:r w:rsidR="003C11F7">
        <w:rPr>
          <w:highlight w:val="white"/>
        </w:rPr>
        <w:t>r</w:t>
      </w:r>
      <w:r>
        <w:rPr>
          <w:highlight w:val="white"/>
        </w:rPr>
        <w:t xml:space="preserve"> uppercase character.</w:t>
      </w:r>
    </w:p>
    <w:p w14:paraId="71A1BE2E" w14:textId="77777777" w:rsidR="0012107B" w:rsidRPr="0012107B" w:rsidRDefault="0012107B" w:rsidP="0012107B">
      <w:pPr>
        <w:pStyle w:val="Code"/>
        <w:rPr>
          <w:highlight w:val="white"/>
        </w:rPr>
      </w:pPr>
      <w:r w:rsidRPr="0012107B">
        <w:rPr>
          <w:highlight w:val="white"/>
        </w:rPr>
        <w:t>int isalpha(int c) {</w:t>
      </w:r>
    </w:p>
    <w:p w14:paraId="6509D3FC" w14:textId="77777777" w:rsidR="0012107B" w:rsidRPr="0012107B" w:rsidRDefault="0012107B" w:rsidP="0012107B">
      <w:pPr>
        <w:pStyle w:val="Code"/>
        <w:rPr>
          <w:highlight w:val="white"/>
        </w:rPr>
      </w:pPr>
      <w:r w:rsidRPr="0012107B">
        <w:rPr>
          <w:highlight w:val="white"/>
        </w:rPr>
        <w:t xml:space="preserve">  return islower(c) || isupper(c);</w:t>
      </w:r>
    </w:p>
    <w:p w14:paraId="45164C54" w14:textId="77777777" w:rsidR="0012107B" w:rsidRPr="0012107B" w:rsidRDefault="0012107B" w:rsidP="0012107B">
      <w:pPr>
        <w:pStyle w:val="Code"/>
        <w:rPr>
          <w:highlight w:val="white"/>
        </w:rPr>
      </w:pPr>
      <w:r w:rsidRPr="0012107B">
        <w:rPr>
          <w:highlight w:val="white"/>
        </w:rPr>
        <w:t>}</w:t>
      </w:r>
    </w:p>
    <w:p w14:paraId="037B0DEF" w14:textId="3542574C" w:rsidR="0012107B" w:rsidRPr="0012107B" w:rsidRDefault="00720D0E" w:rsidP="00720D0E">
      <w:pPr>
        <w:rPr>
          <w:highlight w:val="white"/>
        </w:rPr>
      </w:pPr>
      <w:r>
        <w:rPr>
          <w:highlight w:val="white"/>
        </w:rPr>
        <w:t xml:space="preserve">The </w:t>
      </w:r>
      <w:r w:rsidRPr="005C6D99">
        <w:rPr>
          <w:rStyle w:val="KeyWord0"/>
          <w:highlight w:val="white"/>
        </w:rPr>
        <w:t>is</w:t>
      </w:r>
      <w:r>
        <w:rPr>
          <w:rStyle w:val="KeyWord0"/>
          <w:highlight w:val="white"/>
        </w:rPr>
        <w:t>digit</w:t>
      </w:r>
      <w:r>
        <w:rPr>
          <w:highlight w:val="white"/>
        </w:rPr>
        <w:t xml:space="preserve"> function test whether the character is a digit. In this case, we do not use a potential </w:t>
      </w:r>
      <w:bookmarkStart w:id="470" w:name="_Hlk55664765"/>
      <w:r>
        <w:rPr>
          <w:highlight w:val="white"/>
        </w:rPr>
        <w:t>locale convention</w:t>
      </w:r>
      <w:bookmarkEnd w:id="470"/>
      <w:r>
        <w:rPr>
          <w:highlight w:val="white"/>
        </w:rPr>
        <w:t>; we just test whether the ASCII value for the character is between the ASCII values of the ‘0’ and ‘9’ characters, inclusive.</w:t>
      </w:r>
      <w:r w:rsidR="003C11F7">
        <w:rPr>
          <w:highlight w:val="white"/>
        </w:rPr>
        <w:t xml:space="preserve"> Note that we test against the ASCII value of the ‘0’ character, which is not the same as the zero-character (‘\0’) that has the ASCII value zero.</w:t>
      </w:r>
    </w:p>
    <w:p w14:paraId="22D22E04" w14:textId="77777777" w:rsidR="0012107B" w:rsidRPr="0012107B" w:rsidRDefault="0012107B" w:rsidP="0012107B">
      <w:pPr>
        <w:pStyle w:val="Code"/>
        <w:rPr>
          <w:highlight w:val="white"/>
        </w:rPr>
      </w:pPr>
      <w:r w:rsidRPr="0012107B">
        <w:rPr>
          <w:highlight w:val="white"/>
        </w:rPr>
        <w:t>int isdigit(int c) {</w:t>
      </w:r>
    </w:p>
    <w:p w14:paraId="743C1F06" w14:textId="77777777" w:rsidR="0012107B" w:rsidRPr="0012107B" w:rsidRDefault="0012107B" w:rsidP="0012107B">
      <w:pPr>
        <w:pStyle w:val="Code"/>
        <w:rPr>
          <w:highlight w:val="white"/>
        </w:rPr>
      </w:pPr>
      <w:r w:rsidRPr="0012107B">
        <w:rPr>
          <w:highlight w:val="white"/>
        </w:rPr>
        <w:t xml:space="preserve">  return (c &gt;= '0') &amp;&amp; (c &lt;= '9');</w:t>
      </w:r>
    </w:p>
    <w:p w14:paraId="417F25A3" w14:textId="77777777" w:rsidR="0012107B" w:rsidRPr="0012107B" w:rsidRDefault="0012107B" w:rsidP="0012107B">
      <w:pPr>
        <w:pStyle w:val="Code"/>
        <w:rPr>
          <w:highlight w:val="white"/>
        </w:rPr>
      </w:pPr>
      <w:r w:rsidRPr="0012107B">
        <w:rPr>
          <w:highlight w:val="white"/>
        </w:rPr>
        <w:t>}</w:t>
      </w:r>
    </w:p>
    <w:p w14:paraId="45D3ACD1" w14:textId="0E05703A" w:rsidR="0012107B" w:rsidRPr="0012107B" w:rsidRDefault="008B7F86" w:rsidP="008B7F86">
      <w:pPr>
        <w:rPr>
          <w:highlight w:val="white"/>
        </w:rPr>
      </w:pPr>
      <w:r>
        <w:rPr>
          <w:highlight w:val="white"/>
        </w:rPr>
        <w:t xml:space="preserve">The </w:t>
      </w:r>
      <w:r w:rsidRPr="005C6D99">
        <w:rPr>
          <w:rStyle w:val="KeyWord0"/>
          <w:highlight w:val="white"/>
        </w:rPr>
        <w:t>isal</w:t>
      </w:r>
      <w:r>
        <w:rPr>
          <w:rStyle w:val="KeyWord0"/>
          <w:highlight w:val="white"/>
        </w:rPr>
        <w:t>num</w:t>
      </w:r>
      <w:r>
        <w:rPr>
          <w:highlight w:val="white"/>
        </w:rPr>
        <w:t>function test whether the character is an alphanumerical character; that is, a lowercase or uppercase character, or a digit.</w:t>
      </w:r>
    </w:p>
    <w:p w14:paraId="64999628" w14:textId="77777777" w:rsidR="0012107B" w:rsidRPr="0012107B" w:rsidRDefault="0012107B" w:rsidP="0012107B">
      <w:pPr>
        <w:pStyle w:val="Code"/>
        <w:rPr>
          <w:highlight w:val="white"/>
        </w:rPr>
      </w:pPr>
      <w:r w:rsidRPr="0012107B">
        <w:rPr>
          <w:highlight w:val="white"/>
        </w:rPr>
        <w:t>int isalnum(int c) {</w:t>
      </w:r>
    </w:p>
    <w:p w14:paraId="73225A44" w14:textId="77777777" w:rsidR="0012107B" w:rsidRPr="0012107B" w:rsidRDefault="0012107B" w:rsidP="0012107B">
      <w:pPr>
        <w:pStyle w:val="Code"/>
        <w:rPr>
          <w:highlight w:val="white"/>
        </w:rPr>
      </w:pPr>
      <w:r w:rsidRPr="0012107B">
        <w:rPr>
          <w:highlight w:val="white"/>
        </w:rPr>
        <w:t xml:space="preserve">  return isalpha(c) || isdigit(c);</w:t>
      </w:r>
    </w:p>
    <w:p w14:paraId="07EDC576" w14:textId="77777777" w:rsidR="0012107B" w:rsidRPr="0012107B" w:rsidRDefault="0012107B" w:rsidP="0012107B">
      <w:pPr>
        <w:pStyle w:val="Code"/>
        <w:rPr>
          <w:highlight w:val="white"/>
        </w:rPr>
      </w:pPr>
      <w:r w:rsidRPr="0012107B">
        <w:rPr>
          <w:highlight w:val="white"/>
        </w:rPr>
        <w:t>}</w:t>
      </w:r>
    </w:p>
    <w:p w14:paraId="47BD02EE" w14:textId="23DE5C92" w:rsidR="0012107B" w:rsidRPr="0012107B" w:rsidRDefault="008B7F86" w:rsidP="008B7F86">
      <w:pPr>
        <w:rPr>
          <w:highlight w:val="white"/>
        </w:rPr>
      </w:pPr>
      <w:r>
        <w:rPr>
          <w:highlight w:val="white"/>
        </w:rPr>
        <w:t xml:space="preserve">The </w:t>
      </w:r>
      <w:r w:rsidRPr="008B7F86">
        <w:rPr>
          <w:rStyle w:val="KeyWord0"/>
          <w:highlight w:val="white"/>
        </w:rPr>
        <w:t>isxdigit</w:t>
      </w:r>
      <w:r>
        <w:rPr>
          <w:highlight w:val="white"/>
        </w:rPr>
        <w:t xml:space="preserve"> function test whether the character is a hexadecimal digit. Both lowercase and uppercase letters are allowed</w:t>
      </w:r>
      <w:r w:rsidR="00271699">
        <w:rPr>
          <w:highlight w:val="white"/>
        </w:rPr>
        <w:t>.</w:t>
      </w:r>
    </w:p>
    <w:p w14:paraId="39262DBE" w14:textId="77777777" w:rsidR="0012107B" w:rsidRPr="0012107B" w:rsidRDefault="0012107B" w:rsidP="0012107B">
      <w:pPr>
        <w:pStyle w:val="Code"/>
        <w:rPr>
          <w:highlight w:val="white"/>
        </w:rPr>
      </w:pPr>
      <w:r w:rsidRPr="0012107B">
        <w:rPr>
          <w:highlight w:val="white"/>
        </w:rPr>
        <w:t>int isxdigit(int c) {</w:t>
      </w:r>
    </w:p>
    <w:p w14:paraId="08B59E3B" w14:textId="77777777" w:rsidR="0012107B" w:rsidRPr="0012107B" w:rsidRDefault="0012107B" w:rsidP="0012107B">
      <w:pPr>
        <w:pStyle w:val="Code"/>
        <w:rPr>
          <w:highlight w:val="white"/>
        </w:rPr>
      </w:pPr>
      <w:r w:rsidRPr="0012107B">
        <w:rPr>
          <w:highlight w:val="white"/>
        </w:rPr>
        <w:t xml:space="preserve">  return isdigit(c) || ((c &gt;= 'a') &amp;&amp; (c &lt;= 'f'))</w:t>
      </w:r>
    </w:p>
    <w:p w14:paraId="3A83E67F" w14:textId="77777777" w:rsidR="0012107B" w:rsidRPr="0012107B" w:rsidRDefault="0012107B" w:rsidP="0012107B">
      <w:pPr>
        <w:pStyle w:val="Code"/>
        <w:rPr>
          <w:highlight w:val="white"/>
        </w:rPr>
      </w:pPr>
      <w:r w:rsidRPr="0012107B">
        <w:rPr>
          <w:highlight w:val="white"/>
        </w:rPr>
        <w:t xml:space="preserve">                    || ((c &gt;= 'A') &amp;&amp; (c &lt;= 'F'));</w:t>
      </w:r>
    </w:p>
    <w:p w14:paraId="712E5E4A" w14:textId="77777777" w:rsidR="0012107B" w:rsidRPr="0012107B" w:rsidRDefault="0012107B" w:rsidP="0012107B">
      <w:pPr>
        <w:pStyle w:val="Code"/>
        <w:rPr>
          <w:highlight w:val="white"/>
        </w:rPr>
      </w:pPr>
      <w:r w:rsidRPr="0012107B">
        <w:rPr>
          <w:highlight w:val="white"/>
        </w:rPr>
        <w:t>}</w:t>
      </w:r>
    </w:p>
    <w:p w14:paraId="63D14B82" w14:textId="23A8D218" w:rsidR="008B7F86" w:rsidRPr="0012107B" w:rsidRDefault="008B7F86" w:rsidP="008B7F86">
      <w:pPr>
        <w:rPr>
          <w:highlight w:val="white"/>
        </w:rPr>
      </w:pPr>
      <w:r>
        <w:rPr>
          <w:highlight w:val="white"/>
        </w:rPr>
        <w:t xml:space="preserve">The </w:t>
      </w:r>
      <w:r w:rsidRPr="008B7F86">
        <w:rPr>
          <w:rStyle w:val="KeyWord0"/>
          <w:highlight w:val="white"/>
        </w:rPr>
        <w:t>is</w:t>
      </w:r>
      <w:r>
        <w:rPr>
          <w:rStyle w:val="KeyWord0"/>
          <w:highlight w:val="white"/>
        </w:rPr>
        <w:t>graph</w:t>
      </w:r>
      <w:r>
        <w:rPr>
          <w:highlight w:val="white"/>
        </w:rPr>
        <w:t xml:space="preserve"> function test whether the character is a graphical character; that is, a character </w:t>
      </w:r>
      <w:r w:rsidR="00094E46">
        <w:rPr>
          <w:highlight w:val="white"/>
        </w:rPr>
        <w:t>visible when printed (including space).</w:t>
      </w:r>
    </w:p>
    <w:p w14:paraId="40926C1E" w14:textId="77777777" w:rsidR="0012107B" w:rsidRPr="0012107B" w:rsidRDefault="0012107B" w:rsidP="0012107B">
      <w:pPr>
        <w:pStyle w:val="Code"/>
        <w:rPr>
          <w:highlight w:val="white"/>
        </w:rPr>
      </w:pPr>
      <w:r w:rsidRPr="0012107B">
        <w:rPr>
          <w:highlight w:val="white"/>
        </w:rPr>
        <w:t>int isgraph(int c) {</w:t>
      </w:r>
    </w:p>
    <w:p w14:paraId="4C4A8B5F" w14:textId="77777777" w:rsidR="0012107B" w:rsidRPr="0012107B" w:rsidRDefault="0012107B" w:rsidP="0012107B">
      <w:pPr>
        <w:pStyle w:val="Code"/>
        <w:rPr>
          <w:highlight w:val="white"/>
        </w:rPr>
      </w:pPr>
      <w:r w:rsidRPr="0012107B">
        <w:rPr>
          <w:highlight w:val="white"/>
        </w:rPr>
        <w:t xml:space="preserve">  return (c &gt;= 32) &amp;&amp; (c &lt;= 126);</w:t>
      </w:r>
    </w:p>
    <w:p w14:paraId="62D1987F" w14:textId="77777777" w:rsidR="0012107B" w:rsidRPr="0012107B" w:rsidRDefault="0012107B" w:rsidP="0012107B">
      <w:pPr>
        <w:pStyle w:val="Code"/>
        <w:rPr>
          <w:highlight w:val="white"/>
        </w:rPr>
      </w:pPr>
      <w:r w:rsidRPr="0012107B">
        <w:rPr>
          <w:highlight w:val="white"/>
        </w:rPr>
        <w:t>}</w:t>
      </w:r>
    </w:p>
    <w:p w14:paraId="762B52AD" w14:textId="690F0B5D" w:rsidR="00094E46" w:rsidRPr="0012107B" w:rsidRDefault="00094E46" w:rsidP="00094E46">
      <w:pPr>
        <w:rPr>
          <w:highlight w:val="white"/>
        </w:rPr>
      </w:pPr>
      <w:r>
        <w:rPr>
          <w:highlight w:val="white"/>
        </w:rPr>
        <w:t xml:space="preserve">The </w:t>
      </w:r>
      <w:r w:rsidRPr="008B7F86">
        <w:rPr>
          <w:rStyle w:val="KeyWord0"/>
          <w:highlight w:val="white"/>
        </w:rPr>
        <w:t>is</w:t>
      </w:r>
      <w:r>
        <w:rPr>
          <w:rStyle w:val="KeyWord0"/>
          <w:highlight w:val="white"/>
        </w:rPr>
        <w:t>print</w:t>
      </w:r>
      <w:r>
        <w:rPr>
          <w:highlight w:val="white"/>
        </w:rPr>
        <w:t xml:space="preserve"> function test whether the character is a printable character; that is, a character visible when printed (</w:t>
      </w:r>
      <w:r w:rsidR="009E055A">
        <w:rPr>
          <w:highlight w:val="white"/>
        </w:rPr>
        <w:t>excluding</w:t>
      </w:r>
      <w:r>
        <w:rPr>
          <w:highlight w:val="white"/>
        </w:rPr>
        <w:t xml:space="preserve"> space).</w:t>
      </w:r>
    </w:p>
    <w:p w14:paraId="6F59A1F1" w14:textId="77777777" w:rsidR="0012107B" w:rsidRPr="0012107B" w:rsidRDefault="0012107B" w:rsidP="0012107B">
      <w:pPr>
        <w:pStyle w:val="Code"/>
        <w:rPr>
          <w:highlight w:val="white"/>
        </w:rPr>
      </w:pPr>
      <w:r w:rsidRPr="0012107B">
        <w:rPr>
          <w:highlight w:val="white"/>
        </w:rPr>
        <w:t>int isprint(int c) {</w:t>
      </w:r>
    </w:p>
    <w:p w14:paraId="5CA69EDF" w14:textId="77777777" w:rsidR="0012107B" w:rsidRPr="0012107B" w:rsidRDefault="0012107B" w:rsidP="0012107B">
      <w:pPr>
        <w:pStyle w:val="Code"/>
        <w:rPr>
          <w:highlight w:val="white"/>
        </w:rPr>
      </w:pPr>
      <w:r w:rsidRPr="0012107B">
        <w:rPr>
          <w:highlight w:val="white"/>
        </w:rPr>
        <w:t xml:space="preserve">  return (isgraph(c) != 0) &amp;&amp; (c != ' ');</w:t>
      </w:r>
    </w:p>
    <w:p w14:paraId="7F29C8D2" w14:textId="77777777" w:rsidR="0012107B" w:rsidRPr="0012107B" w:rsidRDefault="0012107B" w:rsidP="0012107B">
      <w:pPr>
        <w:pStyle w:val="Code"/>
        <w:rPr>
          <w:highlight w:val="white"/>
        </w:rPr>
      </w:pPr>
      <w:r w:rsidRPr="0012107B">
        <w:rPr>
          <w:highlight w:val="white"/>
        </w:rPr>
        <w:t>}</w:t>
      </w:r>
    </w:p>
    <w:p w14:paraId="0D6A0B1E" w14:textId="665E9798" w:rsidR="003F34C8" w:rsidRPr="0012107B" w:rsidRDefault="003F34C8" w:rsidP="003F34C8">
      <w:pPr>
        <w:rPr>
          <w:highlight w:val="white"/>
        </w:rPr>
      </w:pPr>
      <w:r>
        <w:rPr>
          <w:highlight w:val="white"/>
        </w:rPr>
        <w:t xml:space="preserve">The </w:t>
      </w:r>
      <w:r w:rsidRPr="008B7F86">
        <w:rPr>
          <w:rStyle w:val="KeyWord0"/>
          <w:highlight w:val="white"/>
        </w:rPr>
        <w:t>is</w:t>
      </w:r>
      <w:r>
        <w:rPr>
          <w:rStyle w:val="KeyWord0"/>
          <w:highlight w:val="white"/>
        </w:rPr>
        <w:t>punct</w:t>
      </w:r>
      <w:r>
        <w:rPr>
          <w:highlight w:val="white"/>
        </w:rPr>
        <w:t xml:space="preserve"> function test whether the character is a </w:t>
      </w:r>
      <w:r w:rsidR="000F35B6">
        <w:rPr>
          <w:highlight w:val="white"/>
        </w:rPr>
        <w:t xml:space="preserve">punctation </w:t>
      </w:r>
      <w:r>
        <w:rPr>
          <w:highlight w:val="white"/>
        </w:rPr>
        <w:t xml:space="preserve">character; that is, a character </w:t>
      </w:r>
      <w:r w:rsidR="000F35B6">
        <w:rPr>
          <w:highlight w:val="white"/>
        </w:rPr>
        <w:t>that is graphical but no alphanumerical</w:t>
      </w:r>
      <w:r w:rsidR="005A278B">
        <w:rPr>
          <w:highlight w:val="white"/>
        </w:rPr>
        <w:t xml:space="preserve">, resulting is all </w:t>
      </w:r>
      <w:r w:rsidR="00C96AE2">
        <w:rPr>
          <w:highlight w:val="white"/>
        </w:rPr>
        <w:t xml:space="preserve">visible </w:t>
      </w:r>
      <w:r w:rsidR="005A278B">
        <w:rPr>
          <w:highlight w:val="white"/>
        </w:rPr>
        <w:t xml:space="preserve">characters </w:t>
      </w:r>
      <w:r w:rsidR="00C96AE2">
        <w:rPr>
          <w:highlight w:val="white"/>
        </w:rPr>
        <w:t>that are not letters or digits.</w:t>
      </w:r>
    </w:p>
    <w:p w14:paraId="795A1873" w14:textId="77777777" w:rsidR="0012107B" w:rsidRPr="0012107B" w:rsidRDefault="0012107B" w:rsidP="0012107B">
      <w:pPr>
        <w:pStyle w:val="Code"/>
        <w:rPr>
          <w:highlight w:val="white"/>
        </w:rPr>
      </w:pPr>
      <w:r w:rsidRPr="0012107B">
        <w:rPr>
          <w:highlight w:val="white"/>
        </w:rPr>
        <w:t>int ispunct(int c) {</w:t>
      </w:r>
    </w:p>
    <w:p w14:paraId="3FF4653A" w14:textId="77777777" w:rsidR="004D61C7" w:rsidRPr="004D61C7" w:rsidRDefault="004D61C7" w:rsidP="004D61C7">
      <w:pPr>
        <w:pStyle w:val="Code"/>
        <w:rPr>
          <w:highlight w:val="white"/>
        </w:rPr>
      </w:pPr>
      <w:r w:rsidRPr="004D61C7">
        <w:rPr>
          <w:highlight w:val="white"/>
        </w:rPr>
        <w:t xml:space="preserve">  return (isgraph(c) &amp;&amp; !isalnum(c));</w:t>
      </w:r>
    </w:p>
    <w:p w14:paraId="2533E398" w14:textId="77777777" w:rsidR="0012107B" w:rsidRPr="0012107B" w:rsidRDefault="0012107B" w:rsidP="0012107B">
      <w:pPr>
        <w:pStyle w:val="Code"/>
        <w:rPr>
          <w:highlight w:val="white"/>
        </w:rPr>
      </w:pPr>
      <w:r w:rsidRPr="0012107B">
        <w:rPr>
          <w:highlight w:val="white"/>
        </w:rPr>
        <w:lastRenderedPageBreak/>
        <w:t>}</w:t>
      </w:r>
    </w:p>
    <w:p w14:paraId="52AF0FE4" w14:textId="1634CC17" w:rsidR="0012107B" w:rsidRPr="0012107B" w:rsidRDefault="00885832" w:rsidP="00885832">
      <w:pPr>
        <w:rPr>
          <w:highlight w:val="white"/>
        </w:rPr>
      </w:pPr>
      <w:r>
        <w:rPr>
          <w:highlight w:val="white"/>
        </w:rPr>
        <w:t xml:space="preserve">The </w:t>
      </w:r>
      <w:r w:rsidRPr="008B7F86">
        <w:rPr>
          <w:rStyle w:val="KeyWord0"/>
          <w:highlight w:val="white"/>
        </w:rPr>
        <w:t>is</w:t>
      </w:r>
      <w:r w:rsidR="00916784">
        <w:rPr>
          <w:rStyle w:val="KeyWord0"/>
          <w:highlight w:val="white"/>
        </w:rPr>
        <w:t>cntrl</w:t>
      </w:r>
      <w:r>
        <w:rPr>
          <w:highlight w:val="white"/>
        </w:rPr>
        <w:t xml:space="preserve"> function test whether the character is a </w:t>
      </w:r>
      <w:r w:rsidR="00916784">
        <w:rPr>
          <w:highlight w:val="white"/>
        </w:rPr>
        <w:t xml:space="preserve">control </w:t>
      </w:r>
      <w:r>
        <w:rPr>
          <w:highlight w:val="white"/>
        </w:rPr>
        <w:t>character</w:t>
      </w:r>
      <w:r w:rsidR="00916784">
        <w:rPr>
          <w:highlight w:val="white"/>
        </w:rPr>
        <w:t>, which is all non-printable characters. Note that space is a control character.</w:t>
      </w:r>
    </w:p>
    <w:p w14:paraId="21017738" w14:textId="77777777" w:rsidR="0012107B" w:rsidRPr="0012107B" w:rsidRDefault="0012107B" w:rsidP="0012107B">
      <w:pPr>
        <w:pStyle w:val="Code"/>
        <w:rPr>
          <w:highlight w:val="white"/>
        </w:rPr>
      </w:pPr>
      <w:r w:rsidRPr="0012107B">
        <w:rPr>
          <w:highlight w:val="white"/>
        </w:rPr>
        <w:t>int iscntrl(int c) {</w:t>
      </w:r>
    </w:p>
    <w:p w14:paraId="50476D91" w14:textId="77777777" w:rsidR="0012107B" w:rsidRPr="0012107B" w:rsidRDefault="0012107B" w:rsidP="0012107B">
      <w:pPr>
        <w:pStyle w:val="Code"/>
        <w:rPr>
          <w:highlight w:val="white"/>
        </w:rPr>
      </w:pPr>
      <w:r w:rsidRPr="0012107B">
        <w:rPr>
          <w:highlight w:val="white"/>
        </w:rPr>
        <w:t xml:space="preserve">  return !isprint(c);</w:t>
      </w:r>
    </w:p>
    <w:p w14:paraId="5F4345CA" w14:textId="77777777" w:rsidR="0012107B" w:rsidRPr="0012107B" w:rsidRDefault="0012107B" w:rsidP="0012107B">
      <w:pPr>
        <w:pStyle w:val="Code"/>
        <w:rPr>
          <w:highlight w:val="white"/>
        </w:rPr>
      </w:pPr>
      <w:r w:rsidRPr="0012107B">
        <w:rPr>
          <w:highlight w:val="white"/>
        </w:rPr>
        <w:t>}</w:t>
      </w:r>
    </w:p>
    <w:p w14:paraId="4E689EF4" w14:textId="6467E8B3" w:rsidR="00A56302" w:rsidRPr="0012107B" w:rsidRDefault="00A56302" w:rsidP="00A56302">
      <w:pPr>
        <w:rPr>
          <w:highlight w:val="white"/>
        </w:rPr>
      </w:pPr>
      <w:r>
        <w:rPr>
          <w:highlight w:val="white"/>
        </w:rPr>
        <w:t xml:space="preserve">The </w:t>
      </w:r>
      <w:r w:rsidRPr="008B7F86">
        <w:rPr>
          <w:rStyle w:val="KeyWord0"/>
          <w:highlight w:val="white"/>
        </w:rPr>
        <w:t>is</w:t>
      </w:r>
      <w:r>
        <w:rPr>
          <w:rStyle w:val="KeyWord0"/>
          <w:highlight w:val="white"/>
        </w:rPr>
        <w:t>space</w:t>
      </w:r>
      <w:r>
        <w:rPr>
          <w:highlight w:val="white"/>
        </w:rPr>
        <w:t xml:space="preserve"> function test whether the character is a white-space character; that is, a space, form feed, new line, return, horizontal tabulator, or vertical tabulator.</w:t>
      </w:r>
    </w:p>
    <w:p w14:paraId="54C7C217" w14:textId="77777777" w:rsidR="0012107B" w:rsidRPr="0012107B" w:rsidRDefault="0012107B" w:rsidP="0012107B">
      <w:pPr>
        <w:pStyle w:val="Code"/>
        <w:rPr>
          <w:highlight w:val="white"/>
        </w:rPr>
      </w:pPr>
      <w:r w:rsidRPr="0012107B">
        <w:rPr>
          <w:highlight w:val="white"/>
        </w:rPr>
        <w:t>int isspace(int c) {</w:t>
      </w:r>
    </w:p>
    <w:p w14:paraId="0E6DC0E1" w14:textId="77777777" w:rsidR="0012107B" w:rsidRPr="0012107B" w:rsidRDefault="0012107B" w:rsidP="0012107B">
      <w:pPr>
        <w:pStyle w:val="Code"/>
        <w:rPr>
          <w:highlight w:val="white"/>
        </w:rPr>
      </w:pPr>
      <w:r w:rsidRPr="0012107B">
        <w:rPr>
          <w:highlight w:val="white"/>
        </w:rPr>
        <w:t xml:space="preserve">  return (c == ' ') || (c == '\f') || (c == '\n') || </w:t>
      </w:r>
    </w:p>
    <w:p w14:paraId="238D2705" w14:textId="77777777" w:rsidR="0012107B" w:rsidRPr="0012107B" w:rsidRDefault="0012107B" w:rsidP="0012107B">
      <w:pPr>
        <w:pStyle w:val="Code"/>
        <w:rPr>
          <w:highlight w:val="white"/>
        </w:rPr>
      </w:pPr>
      <w:r w:rsidRPr="0012107B">
        <w:rPr>
          <w:highlight w:val="white"/>
        </w:rPr>
        <w:t xml:space="preserve">         (c == '\r') || (c == '\t') || (c == '\v');</w:t>
      </w:r>
    </w:p>
    <w:p w14:paraId="791EB5E4" w14:textId="77777777" w:rsidR="0012107B" w:rsidRPr="0012107B" w:rsidRDefault="0012107B" w:rsidP="0012107B">
      <w:pPr>
        <w:pStyle w:val="Code"/>
        <w:rPr>
          <w:highlight w:val="white"/>
        </w:rPr>
      </w:pPr>
      <w:r w:rsidRPr="0012107B">
        <w:rPr>
          <w:highlight w:val="white"/>
        </w:rPr>
        <w:t>}</w:t>
      </w:r>
    </w:p>
    <w:p w14:paraId="2A34EC2F" w14:textId="1A6C18AC" w:rsidR="0012107B" w:rsidRPr="0012107B" w:rsidRDefault="00AC3FD3" w:rsidP="00AC3FD3">
      <w:pPr>
        <w:rPr>
          <w:highlight w:val="white"/>
        </w:rPr>
      </w:pPr>
      <w:r>
        <w:rPr>
          <w:highlight w:val="white"/>
        </w:rPr>
        <w:t xml:space="preserve">The </w:t>
      </w:r>
      <w:r w:rsidRPr="00AC3FD3">
        <w:rPr>
          <w:rStyle w:val="KeyWord0"/>
          <w:highlight w:val="white"/>
        </w:rPr>
        <w:t>tolower</w:t>
      </w:r>
      <w:r>
        <w:rPr>
          <w:highlight w:val="white"/>
        </w:rPr>
        <w:t xml:space="preserve"> function returns the character converted to uppercase if it is a lowercase character. We </w:t>
      </w:r>
      <w:r w:rsidR="00F73F5B">
        <w:rPr>
          <w:highlight w:val="white"/>
        </w:rPr>
        <w:t xml:space="preserve">use </w:t>
      </w:r>
      <w:r w:rsidR="005F488A">
        <w:rPr>
          <w:highlight w:val="white"/>
        </w:rPr>
        <w:t>a locale conversion</w:t>
      </w:r>
      <w:r w:rsidR="00F73F5B">
        <w:rPr>
          <w:highlight w:val="white"/>
        </w:rPr>
        <w:t xml:space="preserve">, is available, to locate the lowercase and uppercase character </w:t>
      </w:r>
      <w:r w:rsidR="002803B9">
        <w:rPr>
          <w:highlight w:val="white"/>
        </w:rPr>
        <w:t>strings</w:t>
      </w:r>
      <w:r w:rsidR="00F73F5B">
        <w:rPr>
          <w:highlight w:val="white"/>
        </w:rPr>
        <w:t>.</w:t>
      </w:r>
    </w:p>
    <w:p w14:paraId="4B558065" w14:textId="77777777" w:rsidR="0012107B" w:rsidRPr="0012107B" w:rsidRDefault="0012107B" w:rsidP="0012107B">
      <w:pPr>
        <w:pStyle w:val="Code"/>
        <w:rPr>
          <w:highlight w:val="white"/>
        </w:rPr>
      </w:pPr>
      <w:r w:rsidRPr="0012107B">
        <w:rPr>
          <w:highlight w:val="white"/>
        </w:rPr>
        <w:t>int tolower(int c) {</w:t>
      </w:r>
    </w:p>
    <w:p w14:paraId="2A2B7ACF" w14:textId="77777777" w:rsidR="0012107B" w:rsidRPr="0012107B" w:rsidRDefault="0012107B" w:rsidP="0012107B">
      <w:pPr>
        <w:pStyle w:val="Code"/>
        <w:rPr>
          <w:highlight w:val="white"/>
        </w:rPr>
      </w:pPr>
      <w:r w:rsidRPr="0012107B">
        <w:rPr>
          <w:highlight w:val="white"/>
        </w:rPr>
        <w:t xml:space="preserve">  if (isupper(c)) {</w:t>
      </w:r>
    </w:p>
    <w:p w14:paraId="6113220D" w14:textId="77777777" w:rsidR="0012107B" w:rsidRPr="0012107B" w:rsidRDefault="0012107B" w:rsidP="0012107B">
      <w:pPr>
        <w:pStyle w:val="Code"/>
        <w:rPr>
          <w:highlight w:val="white"/>
        </w:rPr>
      </w:pPr>
      <w:r w:rsidRPr="0012107B">
        <w:rPr>
          <w:highlight w:val="white"/>
        </w:rPr>
        <w:t xml:space="preserve">    struct lconv* localeConvPtr = localeconv();</w:t>
      </w:r>
    </w:p>
    <w:p w14:paraId="360E382C" w14:textId="7F90D853" w:rsidR="0012107B" w:rsidRPr="0012107B" w:rsidRDefault="00A32AFC" w:rsidP="00A32AFC">
      <w:pPr>
        <w:rPr>
          <w:highlight w:val="white"/>
        </w:rPr>
      </w:pPr>
      <w:r>
        <w:rPr>
          <w:highlight w:val="white"/>
        </w:rPr>
        <w:t>We</w:t>
      </w:r>
      <w:r w:rsidR="00B50B50">
        <w:rPr>
          <w:highlight w:val="white"/>
        </w:rPr>
        <w:t xml:space="preserve"> </w:t>
      </w:r>
      <w:r w:rsidR="00FF5631">
        <w:rPr>
          <w:highlight w:val="white"/>
        </w:rPr>
        <w:t xml:space="preserve">obtain the </w:t>
      </w:r>
      <w:r w:rsidR="00190B45">
        <w:rPr>
          <w:highlight w:val="white"/>
        </w:rPr>
        <w:t xml:space="preserve">strings </w:t>
      </w:r>
      <w:r w:rsidR="00FF5631">
        <w:rPr>
          <w:highlight w:val="white"/>
        </w:rPr>
        <w:t xml:space="preserve">of lowercase and uppercase characters from the </w:t>
      </w:r>
      <w:r w:rsidR="00145D12">
        <w:rPr>
          <w:highlight w:val="white"/>
        </w:rPr>
        <w:t xml:space="preserve">locale conversion, </w:t>
      </w:r>
      <w:r w:rsidR="00190B45">
        <w:rPr>
          <w:highlight w:val="white"/>
        </w:rPr>
        <w:t xml:space="preserve">look up the index of the character in question by in the </w:t>
      </w:r>
      <w:r w:rsidR="00F0368E">
        <w:rPr>
          <w:highlight w:val="white"/>
        </w:rPr>
        <w:t>upper</w:t>
      </w:r>
      <w:r w:rsidR="00190B45">
        <w:rPr>
          <w:highlight w:val="white"/>
        </w:rPr>
        <w:t xml:space="preserve">case string by calling </w:t>
      </w:r>
      <w:r w:rsidR="00190B45" w:rsidRPr="00190B45">
        <w:rPr>
          <w:rStyle w:val="KeyWord0"/>
          <w:highlight w:val="white"/>
        </w:rPr>
        <w:t>strchr</w:t>
      </w:r>
      <w:r w:rsidR="00190B45">
        <w:rPr>
          <w:highlight w:val="white"/>
        </w:rPr>
        <w:t xml:space="preserve">, </w:t>
      </w:r>
      <w:r w:rsidR="00F0368E">
        <w:rPr>
          <w:highlight w:val="white"/>
        </w:rPr>
        <w:t>and return the lowercase character at the same index in the lowercase string.</w:t>
      </w:r>
    </w:p>
    <w:p w14:paraId="5A8DB597" w14:textId="77777777" w:rsidR="0012107B" w:rsidRPr="0012107B" w:rsidRDefault="0012107B" w:rsidP="0012107B">
      <w:pPr>
        <w:pStyle w:val="Code"/>
        <w:rPr>
          <w:highlight w:val="white"/>
        </w:rPr>
      </w:pPr>
      <w:r w:rsidRPr="0012107B">
        <w:rPr>
          <w:highlight w:val="white"/>
        </w:rPr>
        <w:t xml:space="preserve">    if (localeConvPtr != NULL) {</w:t>
      </w:r>
    </w:p>
    <w:p w14:paraId="0557DCA3" w14:textId="77777777" w:rsidR="00A56302" w:rsidRDefault="0012107B" w:rsidP="0012107B">
      <w:pPr>
        <w:pStyle w:val="Code"/>
        <w:rPr>
          <w:highlight w:val="white"/>
        </w:rPr>
      </w:pPr>
      <w:r w:rsidRPr="0012107B">
        <w:rPr>
          <w:highlight w:val="white"/>
        </w:rPr>
        <w:t xml:space="preserve">      char *lowerCase = localeConvPtr-&gt;lowerCase,</w:t>
      </w:r>
    </w:p>
    <w:p w14:paraId="097C583F" w14:textId="19D5ABEE" w:rsidR="0012107B" w:rsidRPr="0012107B" w:rsidRDefault="00A56302" w:rsidP="0012107B">
      <w:pPr>
        <w:pStyle w:val="Code"/>
        <w:rPr>
          <w:highlight w:val="white"/>
        </w:rPr>
      </w:pPr>
      <w:r>
        <w:rPr>
          <w:highlight w:val="white"/>
        </w:rPr>
        <w:t xml:space="preserve">          </w:t>
      </w:r>
      <w:r w:rsidR="0012107B" w:rsidRPr="0012107B">
        <w:rPr>
          <w:highlight w:val="white"/>
        </w:rPr>
        <w:t xml:space="preserve"> *upperCase = localeConvPtr-&gt;upperCase;</w:t>
      </w:r>
    </w:p>
    <w:p w14:paraId="02521C11" w14:textId="77777777" w:rsidR="0012107B" w:rsidRPr="0012107B" w:rsidRDefault="0012107B" w:rsidP="0012107B">
      <w:pPr>
        <w:pStyle w:val="Code"/>
        <w:rPr>
          <w:highlight w:val="white"/>
        </w:rPr>
      </w:pPr>
      <w:r w:rsidRPr="0012107B">
        <w:rPr>
          <w:highlight w:val="white"/>
        </w:rPr>
        <w:t xml:space="preserve">      int index = (strchr(upperCase, c) - upperCase);</w:t>
      </w:r>
    </w:p>
    <w:p w14:paraId="230B6DFA" w14:textId="77777777" w:rsidR="0012107B" w:rsidRPr="0012107B" w:rsidRDefault="0012107B" w:rsidP="0012107B">
      <w:pPr>
        <w:pStyle w:val="Code"/>
        <w:rPr>
          <w:highlight w:val="white"/>
        </w:rPr>
      </w:pPr>
      <w:r w:rsidRPr="0012107B">
        <w:rPr>
          <w:highlight w:val="white"/>
        </w:rPr>
        <w:t xml:space="preserve">      return ((int) lowerCase[index]);</w:t>
      </w:r>
    </w:p>
    <w:p w14:paraId="0886D356" w14:textId="6DC98F6A" w:rsidR="0012107B" w:rsidRDefault="0012107B" w:rsidP="0012107B">
      <w:pPr>
        <w:pStyle w:val="Code"/>
        <w:rPr>
          <w:highlight w:val="white"/>
        </w:rPr>
      </w:pPr>
      <w:r w:rsidRPr="0012107B">
        <w:rPr>
          <w:highlight w:val="white"/>
        </w:rPr>
        <w:t xml:space="preserve">    }</w:t>
      </w:r>
    </w:p>
    <w:p w14:paraId="688FC3F3" w14:textId="33FD0859" w:rsidR="00601575" w:rsidRPr="0012107B" w:rsidRDefault="00601575" w:rsidP="00601575">
      <w:pPr>
        <w:rPr>
          <w:highlight w:val="white"/>
        </w:rPr>
      </w:pPr>
      <w:r>
        <w:rPr>
          <w:highlight w:val="white"/>
        </w:rPr>
        <w:t xml:space="preserve">If there is no locale convention available, </w:t>
      </w:r>
      <w:r w:rsidR="003F4DCB">
        <w:rPr>
          <w:highlight w:val="white"/>
        </w:rPr>
        <w:t>we return the character with ASCII value</w:t>
      </w:r>
      <w:r w:rsidR="00F86BCF">
        <w:rPr>
          <w:highlight w:val="white"/>
        </w:rPr>
        <w:t xml:space="preserve"> plus</w:t>
      </w:r>
      <w:r w:rsidR="003F4DCB">
        <w:rPr>
          <w:highlight w:val="white"/>
        </w:rPr>
        <w:t xml:space="preserve"> </w:t>
      </w:r>
      <w:proofErr w:type="gramStart"/>
      <w:r w:rsidR="003F4DCB">
        <w:rPr>
          <w:highlight w:val="white"/>
        </w:rPr>
        <w:t>32</w:t>
      </w:r>
      <w:r w:rsidR="00F86BCF">
        <w:rPr>
          <w:highlight w:val="white"/>
        </w:rPr>
        <w:t>, since</w:t>
      </w:r>
      <w:proofErr w:type="gramEnd"/>
      <w:r w:rsidR="00F86BCF">
        <w:rPr>
          <w:highlight w:val="white"/>
        </w:rPr>
        <w:t xml:space="preserve"> the lowercase value are located on values 32 above the uppercase values in the ASCII table.</w:t>
      </w:r>
    </w:p>
    <w:p w14:paraId="3766479C" w14:textId="77777777" w:rsidR="0012107B" w:rsidRPr="0012107B" w:rsidRDefault="0012107B" w:rsidP="0012107B">
      <w:pPr>
        <w:pStyle w:val="Code"/>
        <w:rPr>
          <w:highlight w:val="white"/>
        </w:rPr>
      </w:pPr>
      <w:r w:rsidRPr="0012107B">
        <w:rPr>
          <w:highlight w:val="white"/>
        </w:rPr>
        <w:t xml:space="preserve">    else {</w:t>
      </w:r>
    </w:p>
    <w:p w14:paraId="69D5FC71" w14:textId="77777777" w:rsidR="0012107B" w:rsidRPr="0012107B" w:rsidRDefault="0012107B" w:rsidP="0012107B">
      <w:pPr>
        <w:pStyle w:val="Code"/>
        <w:rPr>
          <w:highlight w:val="white"/>
        </w:rPr>
      </w:pPr>
      <w:r w:rsidRPr="0012107B">
        <w:rPr>
          <w:highlight w:val="white"/>
        </w:rPr>
        <w:t xml:space="preserve">      return (c + 32);</w:t>
      </w:r>
    </w:p>
    <w:p w14:paraId="514273E9" w14:textId="77777777" w:rsidR="0012107B" w:rsidRPr="0012107B" w:rsidRDefault="0012107B" w:rsidP="0012107B">
      <w:pPr>
        <w:pStyle w:val="Code"/>
        <w:rPr>
          <w:highlight w:val="white"/>
        </w:rPr>
      </w:pPr>
      <w:r w:rsidRPr="0012107B">
        <w:rPr>
          <w:highlight w:val="white"/>
        </w:rPr>
        <w:t xml:space="preserve">    }</w:t>
      </w:r>
    </w:p>
    <w:p w14:paraId="7D658AF5" w14:textId="52411905" w:rsidR="0012107B" w:rsidRDefault="0012107B" w:rsidP="0012107B">
      <w:pPr>
        <w:pStyle w:val="Code"/>
        <w:rPr>
          <w:highlight w:val="white"/>
        </w:rPr>
      </w:pPr>
      <w:r w:rsidRPr="0012107B">
        <w:rPr>
          <w:highlight w:val="white"/>
        </w:rPr>
        <w:t xml:space="preserve">  }</w:t>
      </w:r>
    </w:p>
    <w:p w14:paraId="2669AF08" w14:textId="3954DD96" w:rsidR="007A09A6" w:rsidRPr="0012107B" w:rsidRDefault="007A09A6" w:rsidP="007358C8">
      <w:pPr>
        <w:rPr>
          <w:highlight w:val="white"/>
        </w:rPr>
      </w:pPr>
      <w:r>
        <w:rPr>
          <w:highlight w:val="white"/>
        </w:rPr>
        <w:t xml:space="preserve">If the character is </w:t>
      </w:r>
      <w:r w:rsidR="007358C8">
        <w:rPr>
          <w:highlight w:val="white"/>
        </w:rPr>
        <w:t>not an uppercase character, we simply return it.</w:t>
      </w:r>
    </w:p>
    <w:p w14:paraId="3B90C6A0" w14:textId="77777777" w:rsidR="0012107B" w:rsidRPr="0012107B" w:rsidRDefault="0012107B" w:rsidP="0012107B">
      <w:pPr>
        <w:pStyle w:val="Code"/>
        <w:rPr>
          <w:highlight w:val="white"/>
        </w:rPr>
      </w:pPr>
      <w:r w:rsidRPr="0012107B">
        <w:rPr>
          <w:highlight w:val="white"/>
        </w:rPr>
        <w:t xml:space="preserve">  else {</w:t>
      </w:r>
    </w:p>
    <w:p w14:paraId="3C20B813" w14:textId="77777777" w:rsidR="0012107B" w:rsidRPr="0012107B" w:rsidRDefault="0012107B" w:rsidP="0012107B">
      <w:pPr>
        <w:pStyle w:val="Code"/>
        <w:rPr>
          <w:highlight w:val="white"/>
        </w:rPr>
      </w:pPr>
      <w:r w:rsidRPr="0012107B">
        <w:rPr>
          <w:highlight w:val="white"/>
        </w:rPr>
        <w:t xml:space="preserve">    return c;</w:t>
      </w:r>
    </w:p>
    <w:p w14:paraId="4E428379" w14:textId="77777777" w:rsidR="0012107B" w:rsidRPr="0012107B" w:rsidRDefault="0012107B" w:rsidP="0012107B">
      <w:pPr>
        <w:pStyle w:val="Code"/>
        <w:rPr>
          <w:highlight w:val="white"/>
        </w:rPr>
      </w:pPr>
      <w:r w:rsidRPr="0012107B">
        <w:rPr>
          <w:highlight w:val="white"/>
        </w:rPr>
        <w:t xml:space="preserve">  }</w:t>
      </w:r>
    </w:p>
    <w:p w14:paraId="68BA993D" w14:textId="77777777" w:rsidR="0012107B" w:rsidRPr="0012107B" w:rsidRDefault="0012107B" w:rsidP="0012107B">
      <w:pPr>
        <w:pStyle w:val="Code"/>
        <w:rPr>
          <w:highlight w:val="white"/>
        </w:rPr>
      </w:pPr>
      <w:r w:rsidRPr="0012107B">
        <w:rPr>
          <w:highlight w:val="white"/>
        </w:rPr>
        <w:t>}</w:t>
      </w:r>
    </w:p>
    <w:p w14:paraId="7710607F" w14:textId="4709B620" w:rsidR="00F0368E" w:rsidRPr="0012107B" w:rsidRDefault="00F0368E" w:rsidP="00F0368E">
      <w:pPr>
        <w:rPr>
          <w:highlight w:val="white"/>
        </w:rPr>
      </w:pPr>
      <w:r>
        <w:rPr>
          <w:highlight w:val="white"/>
        </w:rPr>
        <w:t xml:space="preserve">The </w:t>
      </w:r>
      <w:r w:rsidRPr="00AC3FD3">
        <w:rPr>
          <w:rStyle w:val="KeyWord0"/>
          <w:highlight w:val="white"/>
        </w:rPr>
        <w:t>to</w:t>
      </w:r>
      <w:r>
        <w:rPr>
          <w:rStyle w:val="KeyWord0"/>
          <w:highlight w:val="white"/>
        </w:rPr>
        <w:t>upper</w:t>
      </w:r>
      <w:r>
        <w:rPr>
          <w:highlight w:val="white"/>
        </w:rPr>
        <w:t xml:space="preserve"> function returns the character converted to lowercase if it is an uppercase character in the same way as </w:t>
      </w:r>
      <w:r w:rsidRPr="00F0368E">
        <w:rPr>
          <w:rStyle w:val="KeyWord0"/>
          <w:highlight w:val="white"/>
        </w:rPr>
        <w:t>tolower</w:t>
      </w:r>
      <w:r>
        <w:rPr>
          <w:highlight w:val="white"/>
        </w:rPr>
        <w:t xml:space="preserve"> above. Again, we use a locale conversion, is available, to locate the lowercase and uppercase character </w:t>
      </w:r>
      <w:r w:rsidR="002803B9">
        <w:rPr>
          <w:highlight w:val="white"/>
        </w:rPr>
        <w:t>string, look up the index  of character in the lowercase string and return the character at the same index in the uppercase string.</w:t>
      </w:r>
    </w:p>
    <w:p w14:paraId="5C8DFDA4" w14:textId="77777777" w:rsidR="0012107B" w:rsidRPr="0012107B" w:rsidRDefault="0012107B" w:rsidP="0012107B">
      <w:pPr>
        <w:pStyle w:val="Code"/>
        <w:rPr>
          <w:highlight w:val="white"/>
        </w:rPr>
      </w:pPr>
      <w:r w:rsidRPr="0012107B">
        <w:rPr>
          <w:highlight w:val="white"/>
        </w:rPr>
        <w:t>int toupper(int c) {</w:t>
      </w:r>
    </w:p>
    <w:p w14:paraId="4E486B06" w14:textId="77777777" w:rsidR="0012107B" w:rsidRPr="0012107B" w:rsidRDefault="0012107B" w:rsidP="0012107B">
      <w:pPr>
        <w:pStyle w:val="Code"/>
        <w:rPr>
          <w:highlight w:val="white"/>
        </w:rPr>
      </w:pPr>
      <w:r w:rsidRPr="0012107B">
        <w:rPr>
          <w:highlight w:val="white"/>
        </w:rPr>
        <w:t xml:space="preserve">  if (islower(c)) {</w:t>
      </w:r>
    </w:p>
    <w:p w14:paraId="4B3E94FA" w14:textId="77777777" w:rsidR="0012107B" w:rsidRPr="0012107B" w:rsidRDefault="0012107B" w:rsidP="0012107B">
      <w:pPr>
        <w:pStyle w:val="Code"/>
        <w:rPr>
          <w:highlight w:val="white"/>
        </w:rPr>
      </w:pPr>
      <w:r w:rsidRPr="0012107B">
        <w:rPr>
          <w:highlight w:val="white"/>
        </w:rPr>
        <w:t xml:space="preserve">    struct lconv* localeConvPtr = localeconv();</w:t>
      </w:r>
    </w:p>
    <w:p w14:paraId="3AE625D2" w14:textId="77777777" w:rsidR="0012107B" w:rsidRPr="0012107B" w:rsidRDefault="0012107B" w:rsidP="0012107B">
      <w:pPr>
        <w:pStyle w:val="Code"/>
        <w:rPr>
          <w:highlight w:val="white"/>
        </w:rPr>
      </w:pPr>
    </w:p>
    <w:p w14:paraId="2A45AB74" w14:textId="77777777" w:rsidR="0012107B" w:rsidRPr="0012107B" w:rsidRDefault="0012107B" w:rsidP="0012107B">
      <w:pPr>
        <w:pStyle w:val="Code"/>
        <w:rPr>
          <w:highlight w:val="white"/>
        </w:rPr>
      </w:pPr>
      <w:r w:rsidRPr="0012107B">
        <w:rPr>
          <w:highlight w:val="white"/>
        </w:rPr>
        <w:t xml:space="preserve">    if (localeConvPtr != NULL) {</w:t>
      </w:r>
    </w:p>
    <w:p w14:paraId="4DCF4387" w14:textId="77777777" w:rsidR="0012107B" w:rsidRPr="0012107B" w:rsidRDefault="0012107B" w:rsidP="0012107B">
      <w:pPr>
        <w:pStyle w:val="Code"/>
        <w:rPr>
          <w:highlight w:val="white"/>
        </w:rPr>
      </w:pPr>
      <w:r w:rsidRPr="0012107B">
        <w:rPr>
          <w:highlight w:val="white"/>
        </w:rPr>
        <w:lastRenderedPageBreak/>
        <w:t xml:space="preserve">      char *lowerCase = localeConvPtr-&gt;lowerCase,</w:t>
      </w:r>
    </w:p>
    <w:p w14:paraId="235E6956" w14:textId="77777777" w:rsidR="0012107B" w:rsidRPr="0012107B" w:rsidRDefault="0012107B" w:rsidP="0012107B">
      <w:pPr>
        <w:pStyle w:val="Code"/>
        <w:rPr>
          <w:highlight w:val="white"/>
        </w:rPr>
      </w:pPr>
      <w:r w:rsidRPr="0012107B">
        <w:rPr>
          <w:highlight w:val="white"/>
        </w:rPr>
        <w:t xml:space="preserve">           *upperCase = localeConvPtr-&gt;upperCase;</w:t>
      </w:r>
    </w:p>
    <w:p w14:paraId="77FBD32B" w14:textId="77777777" w:rsidR="0012107B" w:rsidRPr="0012107B" w:rsidRDefault="0012107B" w:rsidP="0012107B">
      <w:pPr>
        <w:pStyle w:val="Code"/>
        <w:rPr>
          <w:highlight w:val="white"/>
        </w:rPr>
      </w:pPr>
      <w:r w:rsidRPr="0012107B">
        <w:rPr>
          <w:highlight w:val="white"/>
        </w:rPr>
        <w:t xml:space="preserve">      int index = (strchr(lowerCase, c) - lowerCase);</w:t>
      </w:r>
    </w:p>
    <w:p w14:paraId="12E10B0A" w14:textId="77777777" w:rsidR="0012107B" w:rsidRPr="0012107B" w:rsidRDefault="0012107B" w:rsidP="0012107B">
      <w:pPr>
        <w:pStyle w:val="Code"/>
        <w:rPr>
          <w:highlight w:val="white"/>
        </w:rPr>
      </w:pPr>
      <w:r w:rsidRPr="0012107B">
        <w:rPr>
          <w:highlight w:val="white"/>
        </w:rPr>
        <w:t xml:space="preserve">      return ((int) upperCase[index]);</w:t>
      </w:r>
    </w:p>
    <w:p w14:paraId="5E714032" w14:textId="77777777" w:rsidR="0012107B" w:rsidRPr="0012107B" w:rsidRDefault="0012107B" w:rsidP="0012107B">
      <w:pPr>
        <w:pStyle w:val="Code"/>
        <w:rPr>
          <w:highlight w:val="white"/>
        </w:rPr>
      </w:pPr>
      <w:r w:rsidRPr="0012107B">
        <w:rPr>
          <w:highlight w:val="white"/>
        </w:rPr>
        <w:t xml:space="preserve">    }</w:t>
      </w:r>
    </w:p>
    <w:p w14:paraId="7D4CF075" w14:textId="0E11A000" w:rsidR="00241069" w:rsidRPr="0012107B" w:rsidRDefault="00241069" w:rsidP="00241069">
      <w:pPr>
        <w:rPr>
          <w:highlight w:val="white"/>
        </w:rPr>
      </w:pPr>
      <w:r>
        <w:rPr>
          <w:highlight w:val="white"/>
        </w:rPr>
        <w:t xml:space="preserve">If there is no locale convention available, we return the character with ASCII value minus </w:t>
      </w:r>
      <w:proofErr w:type="gramStart"/>
      <w:r>
        <w:rPr>
          <w:highlight w:val="white"/>
        </w:rPr>
        <w:t>32, since</w:t>
      </w:r>
      <w:proofErr w:type="gramEnd"/>
      <w:r>
        <w:rPr>
          <w:highlight w:val="white"/>
        </w:rPr>
        <w:t xml:space="preserve"> the uppercase value are located on values 32 below the lowercase values in the ASCII table.</w:t>
      </w:r>
    </w:p>
    <w:p w14:paraId="39B89588" w14:textId="77777777" w:rsidR="0012107B" w:rsidRPr="0012107B" w:rsidRDefault="0012107B" w:rsidP="0012107B">
      <w:pPr>
        <w:pStyle w:val="Code"/>
        <w:rPr>
          <w:highlight w:val="white"/>
        </w:rPr>
      </w:pPr>
      <w:r w:rsidRPr="0012107B">
        <w:rPr>
          <w:highlight w:val="white"/>
        </w:rPr>
        <w:t xml:space="preserve">    else {</w:t>
      </w:r>
    </w:p>
    <w:p w14:paraId="794D544D" w14:textId="77777777" w:rsidR="0012107B" w:rsidRPr="0012107B" w:rsidRDefault="0012107B" w:rsidP="0012107B">
      <w:pPr>
        <w:pStyle w:val="Code"/>
        <w:rPr>
          <w:highlight w:val="white"/>
        </w:rPr>
      </w:pPr>
      <w:r w:rsidRPr="0012107B">
        <w:rPr>
          <w:highlight w:val="white"/>
        </w:rPr>
        <w:t xml:space="preserve">      return (c - 32);</w:t>
      </w:r>
    </w:p>
    <w:p w14:paraId="26A7FC45" w14:textId="77777777" w:rsidR="0012107B" w:rsidRPr="0012107B" w:rsidRDefault="0012107B" w:rsidP="0012107B">
      <w:pPr>
        <w:pStyle w:val="Code"/>
        <w:rPr>
          <w:highlight w:val="white"/>
        </w:rPr>
      </w:pPr>
      <w:r w:rsidRPr="0012107B">
        <w:rPr>
          <w:highlight w:val="white"/>
        </w:rPr>
        <w:t xml:space="preserve">    }</w:t>
      </w:r>
    </w:p>
    <w:p w14:paraId="1585A4EE" w14:textId="38C796AD" w:rsidR="0012107B" w:rsidRDefault="0012107B" w:rsidP="0012107B">
      <w:pPr>
        <w:pStyle w:val="Code"/>
        <w:rPr>
          <w:highlight w:val="white"/>
        </w:rPr>
      </w:pPr>
      <w:r w:rsidRPr="0012107B">
        <w:rPr>
          <w:highlight w:val="white"/>
        </w:rPr>
        <w:t xml:space="preserve">  }</w:t>
      </w:r>
    </w:p>
    <w:p w14:paraId="07C5A833" w14:textId="0295EB98" w:rsidR="007358C8" w:rsidRPr="0012107B" w:rsidRDefault="007358C8" w:rsidP="007358C8">
      <w:pPr>
        <w:rPr>
          <w:highlight w:val="white"/>
        </w:rPr>
      </w:pPr>
      <w:r>
        <w:rPr>
          <w:highlight w:val="white"/>
        </w:rPr>
        <w:t>If the character is not a lowercase character, we simply return it.</w:t>
      </w:r>
    </w:p>
    <w:p w14:paraId="43150B56" w14:textId="77777777" w:rsidR="0012107B" w:rsidRPr="0012107B" w:rsidRDefault="0012107B" w:rsidP="0012107B">
      <w:pPr>
        <w:pStyle w:val="Code"/>
        <w:rPr>
          <w:highlight w:val="white"/>
        </w:rPr>
      </w:pPr>
      <w:r w:rsidRPr="0012107B">
        <w:rPr>
          <w:highlight w:val="white"/>
        </w:rPr>
        <w:t xml:space="preserve">  else {</w:t>
      </w:r>
    </w:p>
    <w:p w14:paraId="1960CA05" w14:textId="77777777" w:rsidR="0012107B" w:rsidRPr="0012107B" w:rsidRDefault="0012107B" w:rsidP="0012107B">
      <w:pPr>
        <w:pStyle w:val="Code"/>
        <w:rPr>
          <w:highlight w:val="white"/>
        </w:rPr>
      </w:pPr>
      <w:r w:rsidRPr="0012107B">
        <w:rPr>
          <w:highlight w:val="white"/>
        </w:rPr>
        <w:t xml:space="preserve">    return c;</w:t>
      </w:r>
    </w:p>
    <w:p w14:paraId="3132EB3F" w14:textId="77777777" w:rsidR="0012107B" w:rsidRPr="0012107B" w:rsidRDefault="0012107B" w:rsidP="0012107B">
      <w:pPr>
        <w:pStyle w:val="Code"/>
        <w:rPr>
          <w:highlight w:val="white"/>
        </w:rPr>
      </w:pPr>
      <w:r w:rsidRPr="0012107B">
        <w:rPr>
          <w:highlight w:val="white"/>
        </w:rPr>
        <w:t xml:space="preserve">  }</w:t>
      </w:r>
    </w:p>
    <w:p w14:paraId="584D8E67" w14:textId="2B9C1D0C" w:rsidR="0012107B" w:rsidRPr="0012107B" w:rsidRDefault="0012107B" w:rsidP="0012107B">
      <w:pPr>
        <w:pStyle w:val="Code"/>
        <w:rPr>
          <w:highlight w:val="white"/>
        </w:rPr>
      </w:pPr>
      <w:r w:rsidRPr="0012107B">
        <w:rPr>
          <w:highlight w:val="white"/>
        </w:rPr>
        <w:t>}</w:t>
      </w:r>
    </w:p>
    <w:p w14:paraId="35044BB2" w14:textId="129FDC99" w:rsidR="00EE220E" w:rsidRPr="00D822A3" w:rsidRDefault="0078214F" w:rsidP="00265BDF">
      <w:pPr>
        <w:pStyle w:val="Rubrik2"/>
        <w:rPr>
          <w:lang w:val="en-GB"/>
        </w:rPr>
      </w:pPr>
      <w:bookmarkStart w:id="471" w:name="_Toc54625162"/>
      <w:r w:rsidRPr="00D822A3">
        <w:rPr>
          <w:lang w:val="en-GB"/>
        </w:rPr>
        <w:t>S</w:t>
      </w:r>
      <w:r w:rsidR="00EE220E" w:rsidRPr="00D822A3">
        <w:rPr>
          <w:lang w:val="en-GB"/>
        </w:rPr>
        <w:t>tring</w:t>
      </w:r>
      <w:r w:rsidRPr="00D822A3">
        <w:rPr>
          <w:lang w:val="en-GB"/>
        </w:rPr>
        <w:t>s</w:t>
      </w:r>
      <w:bookmarkEnd w:id="471"/>
    </w:p>
    <w:p w14:paraId="14ACCA1E" w14:textId="235BEECD" w:rsidR="0078214F" w:rsidRPr="00D822A3" w:rsidRDefault="008D6750" w:rsidP="0078214F">
      <w:pPr>
        <w:pStyle w:val="CodeListing"/>
        <w:rPr>
          <w:lang w:val="en-GB"/>
        </w:rPr>
      </w:pPr>
      <w:proofErr w:type="spellStart"/>
      <w:r w:rsidRPr="00D822A3">
        <w:rPr>
          <w:lang w:val="en-GB"/>
        </w:rPr>
        <w:t>s</w:t>
      </w:r>
      <w:r w:rsidR="0078214F" w:rsidRPr="00D822A3">
        <w:rPr>
          <w:lang w:val="en-GB"/>
        </w:rPr>
        <w:t>tring.h</w:t>
      </w:r>
      <w:proofErr w:type="spellEnd"/>
    </w:p>
    <w:p w14:paraId="190EFC48" w14:textId="77777777" w:rsidR="007965E2" w:rsidRPr="007965E2" w:rsidRDefault="007965E2" w:rsidP="007965E2">
      <w:pPr>
        <w:pStyle w:val="Code"/>
        <w:rPr>
          <w:highlight w:val="white"/>
        </w:rPr>
      </w:pPr>
      <w:r w:rsidRPr="007965E2">
        <w:rPr>
          <w:highlight w:val="white"/>
        </w:rPr>
        <w:t>#ifndef __STRING_H__</w:t>
      </w:r>
    </w:p>
    <w:p w14:paraId="6EF10B34" w14:textId="77777777" w:rsidR="007965E2" w:rsidRPr="007965E2" w:rsidRDefault="007965E2" w:rsidP="007965E2">
      <w:pPr>
        <w:pStyle w:val="Code"/>
        <w:rPr>
          <w:highlight w:val="white"/>
        </w:rPr>
      </w:pPr>
      <w:r w:rsidRPr="007965E2">
        <w:rPr>
          <w:highlight w:val="white"/>
        </w:rPr>
        <w:t>#define __STRING_H__</w:t>
      </w:r>
    </w:p>
    <w:p w14:paraId="3047BACF" w14:textId="77777777" w:rsidR="007965E2" w:rsidRPr="007965E2" w:rsidRDefault="007965E2" w:rsidP="007965E2">
      <w:pPr>
        <w:pStyle w:val="Code"/>
        <w:rPr>
          <w:highlight w:val="white"/>
        </w:rPr>
      </w:pPr>
    </w:p>
    <w:p w14:paraId="4AD666D9" w14:textId="77777777" w:rsidR="007965E2" w:rsidRPr="007965E2" w:rsidRDefault="007965E2" w:rsidP="007965E2">
      <w:pPr>
        <w:pStyle w:val="Code"/>
        <w:rPr>
          <w:highlight w:val="white"/>
        </w:rPr>
      </w:pPr>
      <w:r w:rsidRPr="007965E2">
        <w:rPr>
          <w:highlight w:val="white"/>
        </w:rPr>
        <w:t>#define size_t int</w:t>
      </w:r>
    </w:p>
    <w:p w14:paraId="1E346FE5" w14:textId="77777777" w:rsidR="007965E2" w:rsidRPr="007965E2" w:rsidRDefault="007965E2" w:rsidP="007965E2">
      <w:pPr>
        <w:pStyle w:val="Code"/>
        <w:rPr>
          <w:highlight w:val="white"/>
        </w:rPr>
      </w:pPr>
    </w:p>
    <w:p w14:paraId="5CB56E98" w14:textId="77777777" w:rsidR="007965E2" w:rsidRPr="007965E2" w:rsidRDefault="007965E2" w:rsidP="007965E2">
      <w:pPr>
        <w:pStyle w:val="Code"/>
        <w:rPr>
          <w:highlight w:val="white"/>
        </w:rPr>
      </w:pPr>
      <w:r w:rsidRPr="007965E2">
        <w:rPr>
          <w:highlight w:val="white"/>
        </w:rPr>
        <w:t>extern char* strcpy(char* target, const char* source);</w:t>
      </w:r>
    </w:p>
    <w:p w14:paraId="3760A538" w14:textId="77777777" w:rsidR="007965E2" w:rsidRPr="007965E2" w:rsidRDefault="007965E2" w:rsidP="007965E2">
      <w:pPr>
        <w:pStyle w:val="Code"/>
        <w:rPr>
          <w:highlight w:val="white"/>
        </w:rPr>
      </w:pPr>
      <w:r w:rsidRPr="007965E2">
        <w:rPr>
          <w:highlight w:val="white"/>
        </w:rPr>
        <w:t>extern char* strncpy(char* target, const char* source, size_t size);</w:t>
      </w:r>
    </w:p>
    <w:p w14:paraId="11AF33AE" w14:textId="77777777" w:rsidR="007965E2" w:rsidRPr="007965E2" w:rsidRDefault="007965E2" w:rsidP="007965E2">
      <w:pPr>
        <w:pStyle w:val="Code"/>
        <w:rPr>
          <w:highlight w:val="white"/>
        </w:rPr>
      </w:pPr>
      <w:r w:rsidRPr="007965E2">
        <w:rPr>
          <w:highlight w:val="white"/>
        </w:rPr>
        <w:t>extern char* strcat(char* target, const char* source);</w:t>
      </w:r>
    </w:p>
    <w:p w14:paraId="095E67FD" w14:textId="77777777" w:rsidR="007965E2" w:rsidRPr="007965E2" w:rsidRDefault="007965E2" w:rsidP="007965E2">
      <w:pPr>
        <w:pStyle w:val="Code"/>
        <w:rPr>
          <w:highlight w:val="white"/>
        </w:rPr>
      </w:pPr>
      <w:r w:rsidRPr="007965E2">
        <w:rPr>
          <w:highlight w:val="white"/>
        </w:rPr>
        <w:t>extern char* strncat(char* target, const char* source, size_t size);</w:t>
      </w:r>
    </w:p>
    <w:p w14:paraId="05C81D38" w14:textId="77777777" w:rsidR="007965E2" w:rsidRPr="007965E2" w:rsidRDefault="007965E2" w:rsidP="007965E2">
      <w:pPr>
        <w:pStyle w:val="Code"/>
        <w:rPr>
          <w:highlight w:val="white"/>
        </w:rPr>
      </w:pPr>
      <w:r w:rsidRPr="007965E2">
        <w:rPr>
          <w:highlight w:val="white"/>
        </w:rPr>
        <w:t>extern int strcmp(const char* left, const char* right);</w:t>
      </w:r>
    </w:p>
    <w:p w14:paraId="6915ABAF" w14:textId="77777777" w:rsidR="007965E2" w:rsidRPr="007965E2" w:rsidRDefault="007965E2" w:rsidP="007965E2">
      <w:pPr>
        <w:pStyle w:val="Code"/>
        <w:rPr>
          <w:highlight w:val="white"/>
        </w:rPr>
      </w:pPr>
      <w:r w:rsidRPr="007965E2">
        <w:rPr>
          <w:highlight w:val="white"/>
        </w:rPr>
        <w:t>extern int strncmp(const char* left, const char* right, size_t size);</w:t>
      </w:r>
    </w:p>
    <w:p w14:paraId="7F683735" w14:textId="77777777" w:rsidR="007965E2" w:rsidRPr="007965E2" w:rsidRDefault="007965E2" w:rsidP="007965E2">
      <w:pPr>
        <w:pStyle w:val="Code"/>
        <w:rPr>
          <w:highlight w:val="white"/>
        </w:rPr>
      </w:pPr>
      <w:r w:rsidRPr="007965E2">
        <w:rPr>
          <w:highlight w:val="white"/>
        </w:rPr>
        <w:t>extern char* strchr(const char* text, int i);</w:t>
      </w:r>
    </w:p>
    <w:p w14:paraId="5C1AD5E7" w14:textId="77777777" w:rsidR="007965E2" w:rsidRPr="007965E2" w:rsidRDefault="007965E2" w:rsidP="007965E2">
      <w:pPr>
        <w:pStyle w:val="Code"/>
        <w:rPr>
          <w:highlight w:val="white"/>
        </w:rPr>
      </w:pPr>
      <w:r w:rsidRPr="007965E2">
        <w:rPr>
          <w:highlight w:val="white"/>
        </w:rPr>
        <w:t>extern char* strrchr(const char* text, int i);</w:t>
      </w:r>
    </w:p>
    <w:p w14:paraId="0C8CDD42" w14:textId="77777777" w:rsidR="007965E2" w:rsidRPr="007965E2" w:rsidRDefault="007965E2" w:rsidP="007965E2">
      <w:pPr>
        <w:pStyle w:val="Code"/>
        <w:rPr>
          <w:highlight w:val="white"/>
        </w:rPr>
      </w:pPr>
      <w:r w:rsidRPr="007965E2">
        <w:rPr>
          <w:highlight w:val="white"/>
        </w:rPr>
        <w:t>extern size_t strspn(const char* mainString, const char* charSet);</w:t>
      </w:r>
    </w:p>
    <w:p w14:paraId="1310D464" w14:textId="77777777" w:rsidR="007965E2" w:rsidRPr="007965E2" w:rsidRDefault="007965E2" w:rsidP="007965E2">
      <w:pPr>
        <w:pStyle w:val="Code"/>
        <w:rPr>
          <w:highlight w:val="white"/>
        </w:rPr>
      </w:pPr>
      <w:r w:rsidRPr="007965E2">
        <w:rPr>
          <w:highlight w:val="white"/>
        </w:rPr>
        <w:t>extern size_t strcspn(const char* mainString, const char* charSet);</w:t>
      </w:r>
    </w:p>
    <w:p w14:paraId="07B0C8A3" w14:textId="77777777" w:rsidR="007965E2" w:rsidRPr="007965E2" w:rsidRDefault="007965E2" w:rsidP="007965E2">
      <w:pPr>
        <w:pStyle w:val="Code"/>
        <w:rPr>
          <w:highlight w:val="white"/>
        </w:rPr>
      </w:pPr>
      <w:r w:rsidRPr="007965E2">
        <w:rPr>
          <w:highlight w:val="white"/>
        </w:rPr>
        <w:t>extern char* strpbrk(const char* mainString, const char* charSet);</w:t>
      </w:r>
    </w:p>
    <w:p w14:paraId="240DD38F" w14:textId="77777777" w:rsidR="007965E2" w:rsidRPr="007965E2" w:rsidRDefault="007965E2" w:rsidP="007965E2">
      <w:pPr>
        <w:pStyle w:val="Code"/>
        <w:rPr>
          <w:highlight w:val="white"/>
        </w:rPr>
      </w:pPr>
      <w:r w:rsidRPr="007965E2">
        <w:rPr>
          <w:highlight w:val="white"/>
        </w:rPr>
        <w:t>extern char* strstr(const char* mainString, const char* subString);</w:t>
      </w:r>
    </w:p>
    <w:p w14:paraId="4179CD38" w14:textId="77777777" w:rsidR="007965E2" w:rsidRPr="007965E2" w:rsidRDefault="007965E2" w:rsidP="007965E2">
      <w:pPr>
        <w:pStyle w:val="Code"/>
        <w:rPr>
          <w:highlight w:val="white"/>
        </w:rPr>
      </w:pPr>
      <w:r w:rsidRPr="007965E2">
        <w:rPr>
          <w:highlight w:val="white"/>
        </w:rPr>
        <w:t>extern size_t strlen(const char* string);</w:t>
      </w:r>
    </w:p>
    <w:p w14:paraId="78C2C6FD" w14:textId="77777777" w:rsidR="007965E2" w:rsidRPr="007965E2" w:rsidRDefault="007965E2" w:rsidP="007965E2">
      <w:pPr>
        <w:pStyle w:val="Code"/>
        <w:rPr>
          <w:highlight w:val="white"/>
        </w:rPr>
      </w:pPr>
      <w:r w:rsidRPr="007965E2">
        <w:rPr>
          <w:highlight w:val="white"/>
        </w:rPr>
        <w:t>extern char* strerror(int error);</w:t>
      </w:r>
    </w:p>
    <w:p w14:paraId="6358DC75" w14:textId="77777777" w:rsidR="007965E2" w:rsidRPr="007965E2" w:rsidRDefault="007965E2" w:rsidP="007965E2">
      <w:pPr>
        <w:pStyle w:val="Code"/>
        <w:rPr>
          <w:highlight w:val="white"/>
        </w:rPr>
      </w:pPr>
      <w:r w:rsidRPr="007965E2">
        <w:rPr>
          <w:highlight w:val="white"/>
        </w:rPr>
        <w:t>extern char* strtok(char* string, const char* charSet);</w:t>
      </w:r>
    </w:p>
    <w:p w14:paraId="630E5AC7" w14:textId="77777777" w:rsidR="007965E2" w:rsidRPr="007965E2" w:rsidRDefault="007965E2" w:rsidP="007965E2">
      <w:pPr>
        <w:pStyle w:val="Code"/>
        <w:rPr>
          <w:highlight w:val="white"/>
        </w:rPr>
      </w:pPr>
      <w:r w:rsidRPr="007965E2">
        <w:rPr>
          <w:highlight w:val="white"/>
        </w:rPr>
        <w:t>extern void* memcpy(void* target, const void* source, size_t size);</w:t>
      </w:r>
    </w:p>
    <w:p w14:paraId="38BD822C" w14:textId="77777777" w:rsidR="007965E2" w:rsidRPr="007965E2" w:rsidRDefault="007965E2" w:rsidP="007965E2">
      <w:pPr>
        <w:pStyle w:val="Code"/>
        <w:rPr>
          <w:highlight w:val="white"/>
        </w:rPr>
      </w:pPr>
      <w:r w:rsidRPr="007965E2">
        <w:rPr>
          <w:highlight w:val="white"/>
        </w:rPr>
        <w:t>extern void* memmove(void* target, const void* source, size_t size);</w:t>
      </w:r>
    </w:p>
    <w:p w14:paraId="5937B1D1" w14:textId="77777777" w:rsidR="007965E2" w:rsidRPr="007965E2" w:rsidRDefault="007965E2" w:rsidP="007965E2">
      <w:pPr>
        <w:pStyle w:val="Code"/>
        <w:rPr>
          <w:highlight w:val="white"/>
        </w:rPr>
      </w:pPr>
      <w:r w:rsidRPr="007965E2">
        <w:rPr>
          <w:highlight w:val="white"/>
        </w:rPr>
        <w:t>extern int memcmp(const void* left, const void* right, size_t size);</w:t>
      </w:r>
    </w:p>
    <w:p w14:paraId="48AD84FA" w14:textId="77777777" w:rsidR="007965E2" w:rsidRPr="007965E2" w:rsidRDefault="007965E2" w:rsidP="007965E2">
      <w:pPr>
        <w:pStyle w:val="Code"/>
        <w:rPr>
          <w:highlight w:val="white"/>
        </w:rPr>
      </w:pPr>
      <w:r w:rsidRPr="007965E2">
        <w:rPr>
          <w:highlight w:val="white"/>
        </w:rPr>
        <w:t>extern void* memchr(const void* block, int i, size_t size);</w:t>
      </w:r>
    </w:p>
    <w:p w14:paraId="43D353CC" w14:textId="77777777" w:rsidR="007965E2" w:rsidRPr="007965E2" w:rsidRDefault="007965E2" w:rsidP="007965E2">
      <w:pPr>
        <w:pStyle w:val="Code"/>
        <w:rPr>
          <w:highlight w:val="white"/>
        </w:rPr>
      </w:pPr>
      <w:r w:rsidRPr="007965E2">
        <w:rPr>
          <w:highlight w:val="white"/>
        </w:rPr>
        <w:t>extern void* memset(void* block, int i, size_t size);</w:t>
      </w:r>
    </w:p>
    <w:p w14:paraId="1D427EF2" w14:textId="77777777" w:rsidR="007965E2" w:rsidRPr="007965E2" w:rsidRDefault="007965E2" w:rsidP="007965E2">
      <w:pPr>
        <w:pStyle w:val="Code"/>
        <w:rPr>
          <w:highlight w:val="white"/>
        </w:rPr>
      </w:pPr>
    </w:p>
    <w:p w14:paraId="1B0CC87B" w14:textId="77777777" w:rsidR="007965E2" w:rsidRPr="007965E2" w:rsidRDefault="007965E2" w:rsidP="007965E2">
      <w:pPr>
        <w:pStyle w:val="Code"/>
        <w:rPr>
          <w:highlight w:val="white"/>
        </w:rPr>
      </w:pPr>
      <w:r w:rsidRPr="007965E2">
        <w:rPr>
          <w:highlight w:val="white"/>
        </w:rPr>
        <w:t>#endif</w:t>
      </w:r>
    </w:p>
    <w:p w14:paraId="1AF0BFE4" w14:textId="15AC931E" w:rsidR="0078214F" w:rsidRDefault="008D6750" w:rsidP="0078214F">
      <w:pPr>
        <w:pStyle w:val="CodeListing"/>
        <w:rPr>
          <w:lang w:val="en-GB"/>
        </w:rPr>
      </w:pPr>
      <w:proofErr w:type="spellStart"/>
      <w:r w:rsidRPr="00D822A3">
        <w:rPr>
          <w:lang w:val="en-GB"/>
        </w:rPr>
        <w:t>s</w:t>
      </w:r>
      <w:r w:rsidR="0078214F" w:rsidRPr="00D822A3">
        <w:rPr>
          <w:lang w:val="en-GB"/>
        </w:rPr>
        <w:t>tring.c</w:t>
      </w:r>
      <w:proofErr w:type="spellEnd"/>
    </w:p>
    <w:p w14:paraId="6C053C9E" w14:textId="7267510C" w:rsidR="007965E2" w:rsidRPr="007965E2" w:rsidRDefault="007965E2" w:rsidP="007965E2">
      <w:pPr>
        <w:pStyle w:val="Code"/>
        <w:rPr>
          <w:highlight w:val="white"/>
        </w:rPr>
      </w:pPr>
      <w:r w:rsidRPr="007965E2">
        <w:rPr>
          <w:highlight w:val="white"/>
        </w:rPr>
        <w:t>#include &lt;</w:t>
      </w:r>
      <w:r>
        <w:rPr>
          <w:highlight w:val="white"/>
        </w:rPr>
        <w:t>e</w:t>
      </w:r>
      <w:r w:rsidRPr="007965E2">
        <w:rPr>
          <w:highlight w:val="white"/>
        </w:rPr>
        <w:t>rr</w:t>
      </w:r>
      <w:r>
        <w:rPr>
          <w:highlight w:val="white"/>
        </w:rPr>
        <w:t>n</w:t>
      </w:r>
      <w:r w:rsidRPr="007965E2">
        <w:rPr>
          <w:highlight w:val="white"/>
        </w:rPr>
        <w:t>o.h&gt;</w:t>
      </w:r>
    </w:p>
    <w:p w14:paraId="1FF36992" w14:textId="77777777" w:rsidR="007965E2" w:rsidRPr="007965E2" w:rsidRDefault="007965E2" w:rsidP="007965E2">
      <w:pPr>
        <w:pStyle w:val="Code"/>
        <w:rPr>
          <w:highlight w:val="white"/>
        </w:rPr>
      </w:pPr>
      <w:r w:rsidRPr="007965E2">
        <w:rPr>
          <w:highlight w:val="white"/>
        </w:rPr>
        <w:t>#include &lt;stdio.h&gt;</w:t>
      </w:r>
    </w:p>
    <w:p w14:paraId="5825B65E" w14:textId="77777777" w:rsidR="007965E2" w:rsidRPr="007965E2" w:rsidRDefault="007965E2" w:rsidP="007965E2">
      <w:pPr>
        <w:pStyle w:val="Code"/>
        <w:rPr>
          <w:highlight w:val="white"/>
        </w:rPr>
      </w:pPr>
      <w:r w:rsidRPr="007965E2">
        <w:rPr>
          <w:highlight w:val="white"/>
        </w:rPr>
        <w:t>#include &lt;stddef.h&gt;</w:t>
      </w:r>
    </w:p>
    <w:p w14:paraId="39D2140F" w14:textId="2BA4B067" w:rsidR="007965E2" w:rsidRPr="007965E2" w:rsidRDefault="007965E2" w:rsidP="007965E2">
      <w:pPr>
        <w:pStyle w:val="Code"/>
        <w:rPr>
          <w:highlight w:val="white"/>
        </w:rPr>
      </w:pPr>
      <w:r w:rsidRPr="007965E2">
        <w:rPr>
          <w:highlight w:val="white"/>
        </w:rPr>
        <w:t>#include &lt;</w:t>
      </w:r>
      <w:r>
        <w:rPr>
          <w:highlight w:val="white"/>
        </w:rPr>
        <w:t>s</w:t>
      </w:r>
      <w:r w:rsidRPr="007965E2">
        <w:rPr>
          <w:highlight w:val="white"/>
        </w:rPr>
        <w:t>tring.h&gt;</w:t>
      </w:r>
    </w:p>
    <w:p w14:paraId="4B584A1B" w14:textId="4E32BB86" w:rsidR="007965E2" w:rsidRPr="007965E2" w:rsidRDefault="007965E2" w:rsidP="007965E2">
      <w:pPr>
        <w:pStyle w:val="Code"/>
        <w:rPr>
          <w:highlight w:val="white"/>
        </w:rPr>
      </w:pPr>
      <w:r w:rsidRPr="007965E2">
        <w:rPr>
          <w:highlight w:val="white"/>
        </w:rPr>
        <w:t>#include &lt;</w:t>
      </w:r>
      <w:r>
        <w:rPr>
          <w:highlight w:val="white"/>
        </w:rPr>
        <w:t>l</w:t>
      </w:r>
      <w:r w:rsidRPr="007965E2">
        <w:rPr>
          <w:highlight w:val="white"/>
        </w:rPr>
        <w:t>ocale.h&gt;</w:t>
      </w:r>
    </w:p>
    <w:p w14:paraId="151FD2AA" w14:textId="77777777" w:rsidR="007965E2" w:rsidRPr="007965E2" w:rsidRDefault="007965E2" w:rsidP="007965E2">
      <w:pPr>
        <w:pStyle w:val="Code"/>
        <w:rPr>
          <w:highlight w:val="white"/>
        </w:rPr>
      </w:pPr>
    </w:p>
    <w:p w14:paraId="00E189F8" w14:textId="77777777" w:rsidR="007965E2" w:rsidRPr="007965E2" w:rsidRDefault="007965E2" w:rsidP="007965E2">
      <w:pPr>
        <w:pStyle w:val="Code"/>
        <w:rPr>
          <w:highlight w:val="white"/>
        </w:rPr>
      </w:pPr>
      <w:r w:rsidRPr="007965E2">
        <w:rPr>
          <w:highlight w:val="white"/>
        </w:rPr>
        <w:t>char* strcpy(char* target, const char* source) {</w:t>
      </w:r>
    </w:p>
    <w:p w14:paraId="6776AA23" w14:textId="77777777" w:rsidR="007965E2" w:rsidRPr="007965E2" w:rsidRDefault="007965E2" w:rsidP="007965E2">
      <w:pPr>
        <w:pStyle w:val="Code"/>
        <w:rPr>
          <w:highlight w:val="white"/>
        </w:rPr>
      </w:pPr>
      <w:r w:rsidRPr="007965E2">
        <w:rPr>
          <w:highlight w:val="white"/>
        </w:rPr>
        <w:t xml:space="preserve">  size_t index;</w:t>
      </w:r>
    </w:p>
    <w:p w14:paraId="4E69DFA6" w14:textId="77777777" w:rsidR="007965E2" w:rsidRPr="007965E2" w:rsidRDefault="007965E2" w:rsidP="007965E2">
      <w:pPr>
        <w:pStyle w:val="Code"/>
        <w:rPr>
          <w:highlight w:val="white"/>
        </w:rPr>
      </w:pPr>
    </w:p>
    <w:p w14:paraId="4EB5CDED" w14:textId="77777777" w:rsidR="007965E2" w:rsidRPr="007965E2" w:rsidRDefault="007965E2" w:rsidP="007965E2">
      <w:pPr>
        <w:pStyle w:val="Code"/>
        <w:rPr>
          <w:highlight w:val="white"/>
        </w:rPr>
      </w:pPr>
      <w:r w:rsidRPr="007965E2">
        <w:rPr>
          <w:highlight w:val="white"/>
        </w:rPr>
        <w:t xml:space="preserve">  for (index = 0; source[index] != '\0'; ++index) {</w:t>
      </w:r>
    </w:p>
    <w:p w14:paraId="2FA9E925" w14:textId="77777777" w:rsidR="007965E2" w:rsidRPr="007965E2" w:rsidRDefault="007965E2" w:rsidP="007965E2">
      <w:pPr>
        <w:pStyle w:val="Code"/>
        <w:rPr>
          <w:highlight w:val="white"/>
        </w:rPr>
      </w:pPr>
      <w:r w:rsidRPr="007965E2">
        <w:rPr>
          <w:highlight w:val="white"/>
        </w:rPr>
        <w:t xml:space="preserve">    target[index] = source[index];</w:t>
      </w:r>
    </w:p>
    <w:p w14:paraId="2462076F" w14:textId="77777777" w:rsidR="007965E2" w:rsidRPr="007965E2" w:rsidRDefault="007965E2" w:rsidP="007965E2">
      <w:pPr>
        <w:pStyle w:val="Code"/>
        <w:rPr>
          <w:highlight w:val="white"/>
        </w:rPr>
      </w:pPr>
      <w:r w:rsidRPr="007965E2">
        <w:rPr>
          <w:highlight w:val="white"/>
        </w:rPr>
        <w:t xml:space="preserve">  }</w:t>
      </w:r>
    </w:p>
    <w:p w14:paraId="5FC402BE" w14:textId="77777777" w:rsidR="007965E2" w:rsidRPr="007965E2" w:rsidRDefault="007965E2" w:rsidP="007965E2">
      <w:pPr>
        <w:pStyle w:val="Code"/>
        <w:rPr>
          <w:highlight w:val="white"/>
        </w:rPr>
      </w:pPr>
    </w:p>
    <w:p w14:paraId="7DAA0F8E" w14:textId="77777777" w:rsidR="007965E2" w:rsidRPr="007965E2" w:rsidRDefault="007965E2" w:rsidP="007965E2">
      <w:pPr>
        <w:pStyle w:val="Code"/>
        <w:rPr>
          <w:highlight w:val="white"/>
        </w:rPr>
      </w:pPr>
      <w:r w:rsidRPr="007965E2">
        <w:rPr>
          <w:highlight w:val="white"/>
        </w:rPr>
        <w:t xml:space="preserve">  target[index] = '\0';</w:t>
      </w:r>
    </w:p>
    <w:p w14:paraId="0023C74E" w14:textId="77777777" w:rsidR="007965E2" w:rsidRPr="007965E2" w:rsidRDefault="007965E2" w:rsidP="007965E2">
      <w:pPr>
        <w:pStyle w:val="Code"/>
        <w:rPr>
          <w:highlight w:val="white"/>
        </w:rPr>
      </w:pPr>
      <w:r w:rsidRPr="007965E2">
        <w:rPr>
          <w:highlight w:val="white"/>
        </w:rPr>
        <w:t xml:space="preserve">  return target;</w:t>
      </w:r>
    </w:p>
    <w:p w14:paraId="77A1B39B" w14:textId="77777777" w:rsidR="007965E2" w:rsidRPr="007965E2" w:rsidRDefault="007965E2" w:rsidP="007965E2">
      <w:pPr>
        <w:pStyle w:val="Code"/>
        <w:rPr>
          <w:highlight w:val="white"/>
        </w:rPr>
      </w:pPr>
      <w:r w:rsidRPr="007965E2">
        <w:rPr>
          <w:highlight w:val="white"/>
        </w:rPr>
        <w:t>}</w:t>
      </w:r>
    </w:p>
    <w:p w14:paraId="11742AF6" w14:textId="77777777" w:rsidR="007965E2" w:rsidRPr="007965E2" w:rsidRDefault="007965E2" w:rsidP="007965E2">
      <w:pPr>
        <w:pStyle w:val="Code"/>
        <w:rPr>
          <w:highlight w:val="white"/>
        </w:rPr>
      </w:pPr>
    </w:p>
    <w:p w14:paraId="30A0E594" w14:textId="77777777" w:rsidR="007965E2" w:rsidRPr="007965E2" w:rsidRDefault="007965E2" w:rsidP="007965E2">
      <w:pPr>
        <w:pStyle w:val="Code"/>
        <w:rPr>
          <w:highlight w:val="white"/>
        </w:rPr>
      </w:pPr>
      <w:r w:rsidRPr="007965E2">
        <w:rPr>
          <w:highlight w:val="white"/>
        </w:rPr>
        <w:t>char* strncpy(char* target, const char* source, size_t size) {</w:t>
      </w:r>
    </w:p>
    <w:p w14:paraId="279419D0" w14:textId="77777777" w:rsidR="007965E2" w:rsidRPr="007965E2" w:rsidRDefault="007965E2" w:rsidP="007965E2">
      <w:pPr>
        <w:pStyle w:val="Code"/>
        <w:rPr>
          <w:highlight w:val="white"/>
        </w:rPr>
      </w:pPr>
      <w:r w:rsidRPr="007965E2">
        <w:rPr>
          <w:highlight w:val="white"/>
        </w:rPr>
        <w:t xml:space="preserve">  size_t index;</w:t>
      </w:r>
    </w:p>
    <w:p w14:paraId="77AEF921" w14:textId="77777777" w:rsidR="007965E2" w:rsidRPr="007965E2" w:rsidRDefault="007965E2" w:rsidP="007965E2">
      <w:pPr>
        <w:pStyle w:val="Code"/>
        <w:rPr>
          <w:highlight w:val="white"/>
        </w:rPr>
      </w:pPr>
    </w:p>
    <w:p w14:paraId="0E986C84" w14:textId="77777777" w:rsidR="007965E2" w:rsidRPr="007965E2" w:rsidRDefault="007965E2" w:rsidP="007965E2">
      <w:pPr>
        <w:pStyle w:val="Code"/>
        <w:rPr>
          <w:highlight w:val="white"/>
        </w:rPr>
      </w:pPr>
      <w:r w:rsidRPr="007965E2">
        <w:rPr>
          <w:highlight w:val="white"/>
        </w:rPr>
        <w:t xml:space="preserve">  for (index = 0; (index &lt; size) &amp;&amp; (source[index] != '\0'); ++index) {</w:t>
      </w:r>
    </w:p>
    <w:p w14:paraId="0887AB72" w14:textId="77777777" w:rsidR="007965E2" w:rsidRPr="007965E2" w:rsidRDefault="007965E2" w:rsidP="007965E2">
      <w:pPr>
        <w:pStyle w:val="Code"/>
        <w:rPr>
          <w:highlight w:val="white"/>
        </w:rPr>
      </w:pPr>
      <w:r w:rsidRPr="007965E2">
        <w:rPr>
          <w:highlight w:val="white"/>
        </w:rPr>
        <w:t xml:space="preserve">    target[index] = source[index];</w:t>
      </w:r>
    </w:p>
    <w:p w14:paraId="57C8DD53" w14:textId="77777777" w:rsidR="007965E2" w:rsidRPr="007965E2" w:rsidRDefault="007965E2" w:rsidP="007965E2">
      <w:pPr>
        <w:pStyle w:val="Code"/>
        <w:rPr>
          <w:highlight w:val="white"/>
        </w:rPr>
      </w:pPr>
      <w:r w:rsidRPr="007965E2">
        <w:rPr>
          <w:highlight w:val="white"/>
        </w:rPr>
        <w:t xml:space="preserve">  }</w:t>
      </w:r>
    </w:p>
    <w:p w14:paraId="4FDF99BC" w14:textId="77777777" w:rsidR="007965E2" w:rsidRPr="007965E2" w:rsidRDefault="007965E2" w:rsidP="007965E2">
      <w:pPr>
        <w:pStyle w:val="Code"/>
        <w:rPr>
          <w:highlight w:val="white"/>
        </w:rPr>
      </w:pPr>
    </w:p>
    <w:p w14:paraId="5019A04E" w14:textId="77777777" w:rsidR="007965E2" w:rsidRPr="007965E2" w:rsidRDefault="007965E2" w:rsidP="007965E2">
      <w:pPr>
        <w:pStyle w:val="Code"/>
        <w:rPr>
          <w:highlight w:val="white"/>
        </w:rPr>
      </w:pPr>
      <w:r w:rsidRPr="007965E2">
        <w:rPr>
          <w:highlight w:val="white"/>
        </w:rPr>
        <w:t xml:space="preserve">  for (; index &lt; size; ++index) {</w:t>
      </w:r>
    </w:p>
    <w:p w14:paraId="0227B678" w14:textId="77777777" w:rsidR="007965E2" w:rsidRPr="007965E2" w:rsidRDefault="007965E2" w:rsidP="007965E2">
      <w:pPr>
        <w:pStyle w:val="Code"/>
        <w:rPr>
          <w:highlight w:val="white"/>
        </w:rPr>
      </w:pPr>
      <w:r w:rsidRPr="007965E2">
        <w:rPr>
          <w:highlight w:val="white"/>
        </w:rPr>
        <w:t xml:space="preserve">    target[index] = '\0';</w:t>
      </w:r>
    </w:p>
    <w:p w14:paraId="488FBCCF" w14:textId="77777777" w:rsidR="007965E2" w:rsidRPr="007965E2" w:rsidRDefault="007965E2" w:rsidP="007965E2">
      <w:pPr>
        <w:pStyle w:val="Code"/>
        <w:rPr>
          <w:highlight w:val="white"/>
        </w:rPr>
      </w:pPr>
      <w:r w:rsidRPr="007965E2">
        <w:rPr>
          <w:highlight w:val="white"/>
        </w:rPr>
        <w:t xml:space="preserve">  }</w:t>
      </w:r>
    </w:p>
    <w:p w14:paraId="4D4B3947" w14:textId="77777777" w:rsidR="007965E2" w:rsidRPr="007965E2" w:rsidRDefault="007965E2" w:rsidP="007965E2">
      <w:pPr>
        <w:pStyle w:val="Code"/>
        <w:rPr>
          <w:highlight w:val="white"/>
        </w:rPr>
      </w:pPr>
    </w:p>
    <w:p w14:paraId="59E12EBC" w14:textId="77777777" w:rsidR="007965E2" w:rsidRPr="007965E2" w:rsidRDefault="007965E2" w:rsidP="007965E2">
      <w:pPr>
        <w:pStyle w:val="Code"/>
        <w:rPr>
          <w:highlight w:val="white"/>
        </w:rPr>
      </w:pPr>
      <w:r w:rsidRPr="007965E2">
        <w:rPr>
          <w:highlight w:val="white"/>
        </w:rPr>
        <w:t xml:space="preserve">  return target;</w:t>
      </w:r>
    </w:p>
    <w:p w14:paraId="2ECAC940" w14:textId="77777777" w:rsidR="007965E2" w:rsidRPr="007965E2" w:rsidRDefault="007965E2" w:rsidP="007965E2">
      <w:pPr>
        <w:pStyle w:val="Code"/>
        <w:rPr>
          <w:highlight w:val="white"/>
        </w:rPr>
      </w:pPr>
      <w:r w:rsidRPr="007965E2">
        <w:rPr>
          <w:highlight w:val="white"/>
        </w:rPr>
        <w:t>}</w:t>
      </w:r>
    </w:p>
    <w:p w14:paraId="349765C1" w14:textId="77777777" w:rsidR="007965E2" w:rsidRPr="007965E2" w:rsidRDefault="007965E2" w:rsidP="007965E2">
      <w:pPr>
        <w:pStyle w:val="Code"/>
        <w:rPr>
          <w:highlight w:val="white"/>
        </w:rPr>
      </w:pPr>
    </w:p>
    <w:p w14:paraId="2F277E39" w14:textId="77777777" w:rsidR="007965E2" w:rsidRPr="007965E2" w:rsidRDefault="007965E2" w:rsidP="007965E2">
      <w:pPr>
        <w:pStyle w:val="Code"/>
        <w:rPr>
          <w:highlight w:val="white"/>
        </w:rPr>
      </w:pPr>
      <w:r w:rsidRPr="007965E2">
        <w:rPr>
          <w:highlight w:val="white"/>
        </w:rPr>
        <w:t>char* strcat(char* target, const char* source) {</w:t>
      </w:r>
    </w:p>
    <w:p w14:paraId="192213C5" w14:textId="77777777" w:rsidR="007965E2" w:rsidRPr="007965E2" w:rsidRDefault="007965E2" w:rsidP="007965E2">
      <w:pPr>
        <w:pStyle w:val="Code"/>
        <w:rPr>
          <w:highlight w:val="white"/>
        </w:rPr>
      </w:pPr>
      <w:r w:rsidRPr="007965E2">
        <w:rPr>
          <w:highlight w:val="white"/>
        </w:rPr>
        <w:t xml:space="preserve">  size_t index;</w:t>
      </w:r>
    </w:p>
    <w:p w14:paraId="4B5D35D9" w14:textId="77777777" w:rsidR="007965E2" w:rsidRPr="007965E2" w:rsidRDefault="007965E2" w:rsidP="007965E2">
      <w:pPr>
        <w:pStyle w:val="Code"/>
        <w:rPr>
          <w:highlight w:val="white"/>
        </w:rPr>
      </w:pPr>
      <w:r w:rsidRPr="007965E2">
        <w:rPr>
          <w:highlight w:val="white"/>
        </w:rPr>
        <w:t xml:space="preserve">  size_t targetLength = strlen(target);</w:t>
      </w:r>
    </w:p>
    <w:p w14:paraId="51E79209" w14:textId="77777777" w:rsidR="007965E2" w:rsidRPr="007965E2" w:rsidRDefault="007965E2" w:rsidP="007965E2">
      <w:pPr>
        <w:pStyle w:val="Code"/>
        <w:rPr>
          <w:highlight w:val="white"/>
        </w:rPr>
      </w:pPr>
    </w:p>
    <w:p w14:paraId="3BDA32B2" w14:textId="77777777" w:rsidR="007965E2" w:rsidRPr="007965E2" w:rsidRDefault="007965E2" w:rsidP="007965E2">
      <w:pPr>
        <w:pStyle w:val="Code"/>
        <w:rPr>
          <w:highlight w:val="white"/>
        </w:rPr>
      </w:pPr>
      <w:r w:rsidRPr="007965E2">
        <w:rPr>
          <w:highlight w:val="white"/>
        </w:rPr>
        <w:t xml:space="preserve">  for (index = 0; source[index] != '\0'; ++index) {</w:t>
      </w:r>
    </w:p>
    <w:p w14:paraId="3CD79ED2" w14:textId="77777777" w:rsidR="007965E2" w:rsidRPr="007965E2" w:rsidRDefault="007965E2" w:rsidP="007965E2">
      <w:pPr>
        <w:pStyle w:val="Code"/>
        <w:rPr>
          <w:highlight w:val="white"/>
        </w:rPr>
      </w:pPr>
      <w:r w:rsidRPr="007965E2">
        <w:rPr>
          <w:highlight w:val="white"/>
        </w:rPr>
        <w:t xml:space="preserve">    target[targetLength + index] = source[index];</w:t>
      </w:r>
    </w:p>
    <w:p w14:paraId="36F4B50F" w14:textId="77777777" w:rsidR="007965E2" w:rsidRPr="007965E2" w:rsidRDefault="007965E2" w:rsidP="007965E2">
      <w:pPr>
        <w:pStyle w:val="Code"/>
        <w:rPr>
          <w:highlight w:val="white"/>
        </w:rPr>
      </w:pPr>
      <w:r w:rsidRPr="007965E2">
        <w:rPr>
          <w:highlight w:val="white"/>
        </w:rPr>
        <w:t xml:space="preserve">  }</w:t>
      </w:r>
    </w:p>
    <w:p w14:paraId="64D2C0F6" w14:textId="77777777" w:rsidR="007965E2" w:rsidRPr="007965E2" w:rsidRDefault="007965E2" w:rsidP="007965E2">
      <w:pPr>
        <w:pStyle w:val="Code"/>
        <w:rPr>
          <w:highlight w:val="white"/>
        </w:rPr>
      </w:pPr>
    </w:p>
    <w:p w14:paraId="04418645" w14:textId="77777777" w:rsidR="007965E2" w:rsidRPr="007965E2" w:rsidRDefault="007965E2" w:rsidP="007965E2">
      <w:pPr>
        <w:pStyle w:val="Code"/>
        <w:rPr>
          <w:highlight w:val="white"/>
        </w:rPr>
      </w:pPr>
      <w:r w:rsidRPr="007965E2">
        <w:rPr>
          <w:highlight w:val="white"/>
        </w:rPr>
        <w:t xml:space="preserve">  target[targetLength + index] = '\0';</w:t>
      </w:r>
    </w:p>
    <w:p w14:paraId="60C8C3EE" w14:textId="77777777" w:rsidR="007965E2" w:rsidRPr="007965E2" w:rsidRDefault="007965E2" w:rsidP="007965E2">
      <w:pPr>
        <w:pStyle w:val="Code"/>
        <w:rPr>
          <w:highlight w:val="white"/>
        </w:rPr>
      </w:pPr>
      <w:r w:rsidRPr="007965E2">
        <w:rPr>
          <w:highlight w:val="white"/>
        </w:rPr>
        <w:t xml:space="preserve">  return target;</w:t>
      </w:r>
    </w:p>
    <w:p w14:paraId="11116A83" w14:textId="77777777" w:rsidR="007965E2" w:rsidRPr="007965E2" w:rsidRDefault="007965E2" w:rsidP="007965E2">
      <w:pPr>
        <w:pStyle w:val="Code"/>
        <w:rPr>
          <w:highlight w:val="white"/>
        </w:rPr>
      </w:pPr>
      <w:r w:rsidRPr="007965E2">
        <w:rPr>
          <w:highlight w:val="white"/>
        </w:rPr>
        <w:t>}</w:t>
      </w:r>
    </w:p>
    <w:p w14:paraId="642FF064" w14:textId="77777777" w:rsidR="007965E2" w:rsidRPr="007965E2" w:rsidRDefault="007965E2" w:rsidP="007965E2">
      <w:pPr>
        <w:pStyle w:val="Code"/>
        <w:rPr>
          <w:highlight w:val="white"/>
        </w:rPr>
      </w:pPr>
    </w:p>
    <w:p w14:paraId="1E260D23" w14:textId="77777777" w:rsidR="007965E2" w:rsidRPr="007965E2" w:rsidRDefault="007965E2" w:rsidP="007965E2">
      <w:pPr>
        <w:pStyle w:val="Code"/>
        <w:rPr>
          <w:highlight w:val="white"/>
        </w:rPr>
      </w:pPr>
      <w:r w:rsidRPr="007965E2">
        <w:rPr>
          <w:highlight w:val="white"/>
        </w:rPr>
        <w:t>char* strncat(char* target, const char* source, size_t size) {</w:t>
      </w:r>
    </w:p>
    <w:p w14:paraId="34D2C544" w14:textId="77777777" w:rsidR="007965E2" w:rsidRPr="007965E2" w:rsidRDefault="007965E2" w:rsidP="007965E2">
      <w:pPr>
        <w:pStyle w:val="Code"/>
        <w:rPr>
          <w:highlight w:val="white"/>
        </w:rPr>
      </w:pPr>
      <w:r w:rsidRPr="007965E2">
        <w:rPr>
          <w:highlight w:val="white"/>
        </w:rPr>
        <w:t xml:space="preserve">  size_t index;</w:t>
      </w:r>
    </w:p>
    <w:p w14:paraId="14E69B78" w14:textId="77777777" w:rsidR="007965E2" w:rsidRPr="007965E2" w:rsidRDefault="007965E2" w:rsidP="007965E2">
      <w:pPr>
        <w:pStyle w:val="Code"/>
        <w:rPr>
          <w:highlight w:val="white"/>
        </w:rPr>
      </w:pPr>
      <w:r w:rsidRPr="007965E2">
        <w:rPr>
          <w:highlight w:val="white"/>
        </w:rPr>
        <w:t xml:space="preserve">  size_t targetLength = strlen(target);</w:t>
      </w:r>
    </w:p>
    <w:p w14:paraId="6DE7154B" w14:textId="77777777" w:rsidR="007965E2" w:rsidRPr="007965E2" w:rsidRDefault="007965E2" w:rsidP="007965E2">
      <w:pPr>
        <w:pStyle w:val="Code"/>
        <w:rPr>
          <w:highlight w:val="white"/>
        </w:rPr>
      </w:pPr>
    </w:p>
    <w:p w14:paraId="5528E21E" w14:textId="77777777" w:rsidR="007965E2" w:rsidRPr="007965E2" w:rsidRDefault="007965E2" w:rsidP="007965E2">
      <w:pPr>
        <w:pStyle w:val="Code"/>
        <w:rPr>
          <w:highlight w:val="white"/>
        </w:rPr>
      </w:pPr>
      <w:r w:rsidRPr="007965E2">
        <w:rPr>
          <w:highlight w:val="white"/>
        </w:rPr>
        <w:t xml:space="preserve">  for (index = 0; (index &lt; (size - 1)) &amp;&amp; (source[index] != '\0'); ++index) {</w:t>
      </w:r>
    </w:p>
    <w:p w14:paraId="1C778D1D" w14:textId="77777777" w:rsidR="007965E2" w:rsidRPr="007965E2" w:rsidRDefault="007965E2" w:rsidP="007965E2">
      <w:pPr>
        <w:pStyle w:val="Code"/>
        <w:rPr>
          <w:highlight w:val="white"/>
        </w:rPr>
      </w:pPr>
      <w:r w:rsidRPr="007965E2">
        <w:rPr>
          <w:highlight w:val="white"/>
        </w:rPr>
        <w:t xml:space="preserve">    target[targetLength + index] = source[index];</w:t>
      </w:r>
    </w:p>
    <w:p w14:paraId="316D60CF" w14:textId="77777777" w:rsidR="007965E2" w:rsidRPr="007965E2" w:rsidRDefault="007965E2" w:rsidP="007965E2">
      <w:pPr>
        <w:pStyle w:val="Code"/>
        <w:rPr>
          <w:highlight w:val="white"/>
        </w:rPr>
      </w:pPr>
      <w:r w:rsidRPr="007965E2">
        <w:rPr>
          <w:highlight w:val="white"/>
        </w:rPr>
        <w:t xml:space="preserve">  }</w:t>
      </w:r>
    </w:p>
    <w:p w14:paraId="4C27C5C8" w14:textId="77777777" w:rsidR="007965E2" w:rsidRPr="007965E2" w:rsidRDefault="007965E2" w:rsidP="007965E2">
      <w:pPr>
        <w:pStyle w:val="Code"/>
        <w:rPr>
          <w:highlight w:val="white"/>
        </w:rPr>
      </w:pPr>
    </w:p>
    <w:p w14:paraId="2CDB68AB" w14:textId="77777777" w:rsidR="007965E2" w:rsidRPr="007965E2" w:rsidRDefault="007965E2" w:rsidP="007965E2">
      <w:pPr>
        <w:pStyle w:val="Code"/>
        <w:rPr>
          <w:highlight w:val="white"/>
        </w:rPr>
      </w:pPr>
      <w:r w:rsidRPr="007965E2">
        <w:rPr>
          <w:highlight w:val="white"/>
        </w:rPr>
        <w:t xml:space="preserve">  target[targetLength + size - 1] = '\0';</w:t>
      </w:r>
    </w:p>
    <w:p w14:paraId="784B27E2" w14:textId="77777777" w:rsidR="007965E2" w:rsidRPr="007965E2" w:rsidRDefault="007965E2" w:rsidP="007965E2">
      <w:pPr>
        <w:pStyle w:val="Code"/>
        <w:rPr>
          <w:highlight w:val="white"/>
        </w:rPr>
      </w:pPr>
      <w:r w:rsidRPr="007965E2">
        <w:rPr>
          <w:highlight w:val="white"/>
        </w:rPr>
        <w:t xml:space="preserve">  return target;</w:t>
      </w:r>
    </w:p>
    <w:p w14:paraId="7645F90B" w14:textId="77777777" w:rsidR="007965E2" w:rsidRPr="007965E2" w:rsidRDefault="007965E2" w:rsidP="007965E2">
      <w:pPr>
        <w:pStyle w:val="Code"/>
        <w:rPr>
          <w:highlight w:val="white"/>
        </w:rPr>
      </w:pPr>
      <w:r w:rsidRPr="007965E2">
        <w:rPr>
          <w:highlight w:val="white"/>
        </w:rPr>
        <w:t>}</w:t>
      </w:r>
    </w:p>
    <w:p w14:paraId="75700338" w14:textId="77777777" w:rsidR="007965E2" w:rsidRPr="007965E2" w:rsidRDefault="007965E2" w:rsidP="007965E2">
      <w:pPr>
        <w:pStyle w:val="Code"/>
        <w:rPr>
          <w:highlight w:val="white"/>
        </w:rPr>
      </w:pPr>
    </w:p>
    <w:p w14:paraId="65386EA8" w14:textId="77777777" w:rsidR="007965E2" w:rsidRPr="007965E2" w:rsidRDefault="007965E2" w:rsidP="007965E2">
      <w:pPr>
        <w:pStyle w:val="Code"/>
        <w:rPr>
          <w:highlight w:val="white"/>
        </w:rPr>
      </w:pPr>
      <w:r w:rsidRPr="007965E2">
        <w:rPr>
          <w:highlight w:val="white"/>
        </w:rPr>
        <w:t>int strcmp(const char* left, const char* right) {</w:t>
      </w:r>
    </w:p>
    <w:p w14:paraId="40FA11DA" w14:textId="77777777" w:rsidR="007965E2" w:rsidRPr="007965E2" w:rsidRDefault="007965E2" w:rsidP="007965E2">
      <w:pPr>
        <w:pStyle w:val="Code"/>
        <w:rPr>
          <w:highlight w:val="white"/>
        </w:rPr>
      </w:pPr>
      <w:r w:rsidRPr="007965E2">
        <w:rPr>
          <w:highlight w:val="white"/>
        </w:rPr>
        <w:t xml:space="preserve">  size_t index;</w:t>
      </w:r>
    </w:p>
    <w:p w14:paraId="548BA479" w14:textId="77777777" w:rsidR="007965E2" w:rsidRPr="007965E2" w:rsidRDefault="007965E2" w:rsidP="007965E2">
      <w:pPr>
        <w:pStyle w:val="Code"/>
        <w:rPr>
          <w:highlight w:val="white"/>
        </w:rPr>
      </w:pPr>
    </w:p>
    <w:p w14:paraId="0C318C5A" w14:textId="77777777" w:rsidR="007965E2" w:rsidRPr="007965E2" w:rsidRDefault="007965E2" w:rsidP="007965E2">
      <w:pPr>
        <w:pStyle w:val="Code"/>
        <w:rPr>
          <w:highlight w:val="white"/>
        </w:rPr>
      </w:pPr>
      <w:r w:rsidRPr="007965E2">
        <w:rPr>
          <w:highlight w:val="white"/>
        </w:rPr>
        <w:t xml:space="preserve">  for (index = 0; TRUE; ++index) {</w:t>
      </w:r>
    </w:p>
    <w:p w14:paraId="63E21CBA" w14:textId="77777777" w:rsidR="007965E2" w:rsidRPr="007965E2" w:rsidRDefault="007965E2" w:rsidP="007965E2">
      <w:pPr>
        <w:pStyle w:val="Code"/>
        <w:rPr>
          <w:highlight w:val="white"/>
        </w:rPr>
      </w:pPr>
      <w:r w:rsidRPr="007965E2">
        <w:rPr>
          <w:highlight w:val="white"/>
        </w:rPr>
        <w:t xml:space="preserve">    if ((left[index] == '\0') &amp;&amp; (right[index] == '\0')) {</w:t>
      </w:r>
    </w:p>
    <w:p w14:paraId="74750913" w14:textId="77777777" w:rsidR="007965E2" w:rsidRPr="007965E2" w:rsidRDefault="007965E2" w:rsidP="007965E2">
      <w:pPr>
        <w:pStyle w:val="Code"/>
        <w:rPr>
          <w:highlight w:val="white"/>
        </w:rPr>
      </w:pPr>
      <w:r w:rsidRPr="007965E2">
        <w:rPr>
          <w:highlight w:val="white"/>
        </w:rPr>
        <w:t xml:space="preserve">      return 0;</w:t>
      </w:r>
    </w:p>
    <w:p w14:paraId="48EA0142" w14:textId="77777777" w:rsidR="007965E2" w:rsidRPr="007965E2" w:rsidRDefault="007965E2" w:rsidP="007965E2">
      <w:pPr>
        <w:pStyle w:val="Code"/>
        <w:rPr>
          <w:highlight w:val="white"/>
        </w:rPr>
      </w:pPr>
      <w:r w:rsidRPr="007965E2">
        <w:rPr>
          <w:highlight w:val="white"/>
        </w:rPr>
        <w:t xml:space="preserve">    }</w:t>
      </w:r>
    </w:p>
    <w:p w14:paraId="543F156B" w14:textId="77777777" w:rsidR="007965E2" w:rsidRPr="007965E2" w:rsidRDefault="007965E2" w:rsidP="007965E2">
      <w:pPr>
        <w:pStyle w:val="Code"/>
        <w:rPr>
          <w:highlight w:val="white"/>
        </w:rPr>
      </w:pPr>
      <w:r w:rsidRPr="007965E2">
        <w:rPr>
          <w:highlight w:val="white"/>
        </w:rPr>
        <w:lastRenderedPageBreak/>
        <w:t xml:space="preserve">    else if (left[index] == '\0') {</w:t>
      </w:r>
    </w:p>
    <w:p w14:paraId="13259EEA" w14:textId="77777777" w:rsidR="007965E2" w:rsidRPr="007965E2" w:rsidRDefault="007965E2" w:rsidP="007965E2">
      <w:pPr>
        <w:pStyle w:val="Code"/>
        <w:rPr>
          <w:highlight w:val="white"/>
        </w:rPr>
      </w:pPr>
      <w:r w:rsidRPr="007965E2">
        <w:rPr>
          <w:highlight w:val="white"/>
        </w:rPr>
        <w:t xml:space="preserve">      return -1;</w:t>
      </w:r>
    </w:p>
    <w:p w14:paraId="254E1FD8" w14:textId="77777777" w:rsidR="007965E2" w:rsidRPr="007965E2" w:rsidRDefault="007965E2" w:rsidP="007965E2">
      <w:pPr>
        <w:pStyle w:val="Code"/>
        <w:rPr>
          <w:highlight w:val="white"/>
        </w:rPr>
      </w:pPr>
      <w:r w:rsidRPr="007965E2">
        <w:rPr>
          <w:highlight w:val="white"/>
        </w:rPr>
        <w:t xml:space="preserve">    }</w:t>
      </w:r>
    </w:p>
    <w:p w14:paraId="41287B15" w14:textId="77777777" w:rsidR="007965E2" w:rsidRPr="007965E2" w:rsidRDefault="007965E2" w:rsidP="007965E2">
      <w:pPr>
        <w:pStyle w:val="Code"/>
        <w:rPr>
          <w:highlight w:val="white"/>
        </w:rPr>
      </w:pPr>
      <w:r w:rsidRPr="007965E2">
        <w:rPr>
          <w:highlight w:val="white"/>
        </w:rPr>
        <w:t xml:space="preserve">    else if (right[index] == '\0') {</w:t>
      </w:r>
    </w:p>
    <w:p w14:paraId="4906B7C2" w14:textId="77777777" w:rsidR="007965E2" w:rsidRPr="007965E2" w:rsidRDefault="007965E2" w:rsidP="007965E2">
      <w:pPr>
        <w:pStyle w:val="Code"/>
        <w:rPr>
          <w:highlight w:val="white"/>
        </w:rPr>
      </w:pPr>
      <w:r w:rsidRPr="007965E2">
        <w:rPr>
          <w:highlight w:val="white"/>
        </w:rPr>
        <w:t xml:space="preserve">      return 1;</w:t>
      </w:r>
    </w:p>
    <w:p w14:paraId="21C4733B" w14:textId="77777777" w:rsidR="007965E2" w:rsidRPr="007965E2" w:rsidRDefault="007965E2" w:rsidP="007965E2">
      <w:pPr>
        <w:pStyle w:val="Code"/>
        <w:rPr>
          <w:highlight w:val="white"/>
        </w:rPr>
      </w:pPr>
      <w:r w:rsidRPr="007965E2">
        <w:rPr>
          <w:highlight w:val="white"/>
        </w:rPr>
        <w:t xml:space="preserve">    }</w:t>
      </w:r>
    </w:p>
    <w:p w14:paraId="08856B8A" w14:textId="77777777" w:rsidR="007965E2" w:rsidRPr="007965E2" w:rsidRDefault="007965E2" w:rsidP="007965E2">
      <w:pPr>
        <w:pStyle w:val="Code"/>
        <w:rPr>
          <w:highlight w:val="white"/>
        </w:rPr>
      </w:pPr>
      <w:r w:rsidRPr="007965E2">
        <w:rPr>
          <w:highlight w:val="white"/>
        </w:rPr>
        <w:t xml:space="preserve">    else if (left[index] &lt; right[index]) {</w:t>
      </w:r>
    </w:p>
    <w:p w14:paraId="017B3D17" w14:textId="77777777" w:rsidR="007965E2" w:rsidRPr="007965E2" w:rsidRDefault="007965E2" w:rsidP="007965E2">
      <w:pPr>
        <w:pStyle w:val="Code"/>
        <w:rPr>
          <w:highlight w:val="white"/>
        </w:rPr>
      </w:pPr>
      <w:r w:rsidRPr="007965E2">
        <w:rPr>
          <w:highlight w:val="white"/>
        </w:rPr>
        <w:t xml:space="preserve">      return -1;</w:t>
      </w:r>
    </w:p>
    <w:p w14:paraId="6FE3586B" w14:textId="77777777" w:rsidR="007965E2" w:rsidRPr="007965E2" w:rsidRDefault="007965E2" w:rsidP="007965E2">
      <w:pPr>
        <w:pStyle w:val="Code"/>
        <w:rPr>
          <w:highlight w:val="white"/>
        </w:rPr>
      </w:pPr>
      <w:r w:rsidRPr="007965E2">
        <w:rPr>
          <w:highlight w:val="white"/>
        </w:rPr>
        <w:t xml:space="preserve">    }</w:t>
      </w:r>
    </w:p>
    <w:p w14:paraId="7FC4027F" w14:textId="77777777" w:rsidR="007965E2" w:rsidRPr="007965E2" w:rsidRDefault="007965E2" w:rsidP="007965E2">
      <w:pPr>
        <w:pStyle w:val="Code"/>
        <w:rPr>
          <w:highlight w:val="white"/>
        </w:rPr>
      </w:pPr>
      <w:r w:rsidRPr="007965E2">
        <w:rPr>
          <w:highlight w:val="white"/>
        </w:rPr>
        <w:t xml:space="preserve">    else if (left[index] &gt; right[index]) {</w:t>
      </w:r>
    </w:p>
    <w:p w14:paraId="1DA0B0A9" w14:textId="77777777" w:rsidR="007965E2" w:rsidRPr="007965E2" w:rsidRDefault="007965E2" w:rsidP="007965E2">
      <w:pPr>
        <w:pStyle w:val="Code"/>
        <w:rPr>
          <w:highlight w:val="white"/>
        </w:rPr>
      </w:pPr>
      <w:r w:rsidRPr="007965E2">
        <w:rPr>
          <w:highlight w:val="white"/>
        </w:rPr>
        <w:t xml:space="preserve">      return 1;</w:t>
      </w:r>
    </w:p>
    <w:p w14:paraId="38A5F3E0" w14:textId="77777777" w:rsidR="007965E2" w:rsidRPr="007965E2" w:rsidRDefault="007965E2" w:rsidP="007965E2">
      <w:pPr>
        <w:pStyle w:val="Code"/>
        <w:rPr>
          <w:highlight w:val="white"/>
        </w:rPr>
      </w:pPr>
      <w:r w:rsidRPr="007965E2">
        <w:rPr>
          <w:highlight w:val="white"/>
        </w:rPr>
        <w:t xml:space="preserve">    }</w:t>
      </w:r>
    </w:p>
    <w:p w14:paraId="51899FDB" w14:textId="77777777" w:rsidR="007965E2" w:rsidRPr="007965E2" w:rsidRDefault="007965E2" w:rsidP="007965E2">
      <w:pPr>
        <w:pStyle w:val="Code"/>
        <w:rPr>
          <w:highlight w:val="white"/>
        </w:rPr>
      </w:pPr>
      <w:r w:rsidRPr="007965E2">
        <w:rPr>
          <w:highlight w:val="white"/>
        </w:rPr>
        <w:t xml:space="preserve">  }</w:t>
      </w:r>
    </w:p>
    <w:p w14:paraId="27C67957" w14:textId="77777777" w:rsidR="007965E2" w:rsidRPr="007965E2" w:rsidRDefault="007965E2" w:rsidP="007965E2">
      <w:pPr>
        <w:pStyle w:val="Code"/>
        <w:rPr>
          <w:highlight w:val="white"/>
        </w:rPr>
      </w:pPr>
      <w:r w:rsidRPr="007965E2">
        <w:rPr>
          <w:highlight w:val="white"/>
        </w:rPr>
        <w:t>}</w:t>
      </w:r>
    </w:p>
    <w:p w14:paraId="0429BDD9" w14:textId="77777777" w:rsidR="007965E2" w:rsidRPr="007965E2" w:rsidRDefault="007965E2" w:rsidP="007965E2">
      <w:pPr>
        <w:pStyle w:val="Code"/>
        <w:rPr>
          <w:highlight w:val="white"/>
        </w:rPr>
      </w:pPr>
    </w:p>
    <w:p w14:paraId="5064ECFF" w14:textId="77777777" w:rsidR="007965E2" w:rsidRPr="007965E2" w:rsidRDefault="007965E2" w:rsidP="007965E2">
      <w:pPr>
        <w:pStyle w:val="Code"/>
        <w:rPr>
          <w:highlight w:val="white"/>
        </w:rPr>
      </w:pPr>
      <w:r w:rsidRPr="007965E2">
        <w:rPr>
          <w:highlight w:val="white"/>
        </w:rPr>
        <w:t>int strncmp(const char* left, const char* right, size_t size) {</w:t>
      </w:r>
    </w:p>
    <w:p w14:paraId="4AE4D132" w14:textId="77777777" w:rsidR="007965E2" w:rsidRPr="007965E2" w:rsidRDefault="007965E2" w:rsidP="007965E2">
      <w:pPr>
        <w:pStyle w:val="Code"/>
        <w:rPr>
          <w:highlight w:val="white"/>
        </w:rPr>
      </w:pPr>
      <w:r w:rsidRPr="007965E2">
        <w:rPr>
          <w:highlight w:val="white"/>
        </w:rPr>
        <w:t xml:space="preserve">  size_t index;</w:t>
      </w:r>
    </w:p>
    <w:p w14:paraId="473A4DD8" w14:textId="77777777" w:rsidR="007965E2" w:rsidRPr="007965E2" w:rsidRDefault="007965E2" w:rsidP="007965E2">
      <w:pPr>
        <w:pStyle w:val="Code"/>
        <w:rPr>
          <w:highlight w:val="white"/>
        </w:rPr>
      </w:pPr>
    </w:p>
    <w:p w14:paraId="22C939C7" w14:textId="77777777" w:rsidR="007965E2" w:rsidRPr="007965E2" w:rsidRDefault="007965E2" w:rsidP="007965E2">
      <w:pPr>
        <w:pStyle w:val="Code"/>
        <w:rPr>
          <w:highlight w:val="white"/>
        </w:rPr>
      </w:pPr>
      <w:r w:rsidRPr="007965E2">
        <w:rPr>
          <w:highlight w:val="white"/>
        </w:rPr>
        <w:t xml:space="preserve">  for (index = 0; index &lt; size; ++index) {</w:t>
      </w:r>
    </w:p>
    <w:p w14:paraId="1CBA46C2" w14:textId="77777777" w:rsidR="007965E2" w:rsidRPr="007965E2" w:rsidRDefault="007965E2" w:rsidP="007965E2">
      <w:pPr>
        <w:pStyle w:val="Code"/>
        <w:rPr>
          <w:highlight w:val="white"/>
        </w:rPr>
      </w:pPr>
      <w:r w:rsidRPr="007965E2">
        <w:rPr>
          <w:highlight w:val="white"/>
        </w:rPr>
        <w:t xml:space="preserve">    if ((left[index] == '\0') &amp;&amp; (right[index] == '\0')) {</w:t>
      </w:r>
    </w:p>
    <w:p w14:paraId="3139548C" w14:textId="77777777" w:rsidR="007965E2" w:rsidRPr="007965E2" w:rsidRDefault="007965E2" w:rsidP="007965E2">
      <w:pPr>
        <w:pStyle w:val="Code"/>
        <w:rPr>
          <w:highlight w:val="white"/>
        </w:rPr>
      </w:pPr>
      <w:r w:rsidRPr="007965E2">
        <w:rPr>
          <w:highlight w:val="white"/>
        </w:rPr>
        <w:t xml:space="preserve">      return 0;</w:t>
      </w:r>
    </w:p>
    <w:p w14:paraId="7F6D510D" w14:textId="77777777" w:rsidR="007965E2" w:rsidRPr="007965E2" w:rsidRDefault="007965E2" w:rsidP="007965E2">
      <w:pPr>
        <w:pStyle w:val="Code"/>
        <w:rPr>
          <w:highlight w:val="white"/>
        </w:rPr>
      </w:pPr>
      <w:r w:rsidRPr="007965E2">
        <w:rPr>
          <w:highlight w:val="white"/>
        </w:rPr>
        <w:t xml:space="preserve">    }</w:t>
      </w:r>
    </w:p>
    <w:p w14:paraId="1FCB69E5" w14:textId="77777777" w:rsidR="007965E2" w:rsidRPr="007965E2" w:rsidRDefault="007965E2" w:rsidP="007965E2">
      <w:pPr>
        <w:pStyle w:val="Code"/>
        <w:rPr>
          <w:highlight w:val="white"/>
        </w:rPr>
      </w:pPr>
      <w:r w:rsidRPr="007965E2">
        <w:rPr>
          <w:highlight w:val="white"/>
        </w:rPr>
        <w:t xml:space="preserve">    else if (left[index] == '\0') {</w:t>
      </w:r>
    </w:p>
    <w:p w14:paraId="59AA2791" w14:textId="77777777" w:rsidR="007965E2" w:rsidRPr="007965E2" w:rsidRDefault="007965E2" w:rsidP="007965E2">
      <w:pPr>
        <w:pStyle w:val="Code"/>
        <w:rPr>
          <w:highlight w:val="white"/>
        </w:rPr>
      </w:pPr>
      <w:r w:rsidRPr="007965E2">
        <w:rPr>
          <w:highlight w:val="white"/>
        </w:rPr>
        <w:t xml:space="preserve">      return -1;</w:t>
      </w:r>
    </w:p>
    <w:p w14:paraId="6FBCDA69" w14:textId="77777777" w:rsidR="007965E2" w:rsidRPr="007965E2" w:rsidRDefault="007965E2" w:rsidP="007965E2">
      <w:pPr>
        <w:pStyle w:val="Code"/>
        <w:rPr>
          <w:highlight w:val="white"/>
        </w:rPr>
      </w:pPr>
      <w:r w:rsidRPr="007965E2">
        <w:rPr>
          <w:highlight w:val="white"/>
        </w:rPr>
        <w:t xml:space="preserve">    }</w:t>
      </w:r>
    </w:p>
    <w:p w14:paraId="3B13EE33" w14:textId="77777777" w:rsidR="007965E2" w:rsidRPr="007965E2" w:rsidRDefault="007965E2" w:rsidP="007965E2">
      <w:pPr>
        <w:pStyle w:val="Code"/>
        <w:rPr>
          <w:highlight w:val="white"/>
        </w:rPr>
      </w:pPr>
      <w:r w:rsidRPr="007965E2">
        <w:rPr>
          <w:highlight w:val="white"/>
        </w:rPr>
        <w:t xml:space="preserve">    else if (right[index] == '\0') {</w:t>
      </w:r>
    </w:p>
    <w:p w14:paraId="06A5DE57" w14:textId="77777777" w:rsidR="007965E2" w:rsidRPr="007965E2" w:rsidRDefault="007965E2" w:rsidP="007965E2">
      <w:pPr>
        <w:pStyle w:val="Code"/>
        <w:rPr>
          <w:highlight w:val="white"/>
        </w:rPr>
      </w:pPr>
      <w:r w:rsidRPr="007965E2">
        <w:rPr>
          <w:highlight w:val="white"/>
        </w:rPr>
        <w:t xml:space="preserve">      return 1;</w:t>
      </w:r>
    </w:p>
    <w:p w14:paraId="244F71D8" w14:textId="77777777" w:rsidR="007965E2" w:rsidRPr="007965E2" w:rsidRDefault="007965E2" w:rsidP="007965E2">
      <w:pPr>
        <w:pStyle w:val="Code"/>
        <w:rPr>
          <w:highlight w:val="white"/>
        </w:rPr>
      </w:pPr>
      <w:r w:rsidRPr="007965E2">
        <w:rPr>
          <w:highlight w:val="white"/>
        </w:rPr>
        <w:t xml:space="preserve">    }</w:t>
      </w:r>
    </w:p>
    <w:p w14:paraId="16CF34D4" w14:textId="77777777" w:rsidR="007965E2" w:rsidRPr="007965E2" w:rsidRDefault="007965E2" w:rsidP="007965E2">
      <w:pPr>
        <w:pStyle w:val="Code"/>
        <w:rPr>
          <w:highlight w:val="white"/>
        </w:rPr>
      </w:pPr>
      <w:r w:rsidRPr="007965E2">
        <w:rPr>
          <w:highlight w:val="white"/>
        </w:rPr>
        <w:t xml:space="preserve">    else if (left[index] &lt; right[index]) {</w:t>
      </w:r>
    </w:p>
    <w:p w14:paraId="262A55D3" w14:textId="77777777" w:rsidR="007965E2" w:rsidRPr="007965E2" w:rsidRDefault="007965E2" w:rsidP="007965E2">
      <w:pPr>
        <w:pStyle w:val="Code"/>
        <w:rPr>
          <w:highlight w:val="white"/>
        </w:rPr>
      </w:pPr>
      <w:r w:rsidRPr="007965E2">
        <w:rPr>
          <w:highlight w:val="white"/>
        </w:rPr>
        <w:t xml:space="preserve">      return -1;</w:t>
      </w:r>
    </w:p>
    <w:p w14:paraId="412B4AF5" w14:textId="77777777" w:rsidR="007965E2" w:rsidRPr="007965E2" w:rsidRDefault="007965E2" w:rsidP="007965E2">
      <w:pPr>
        <w:pStyle w:val="Code"/>
        <w:rPr>
          <w:highlight w:val="white"/>
        </w:rPr>
      </w:pPr>
      <w:r w:rsidRPr="007965E2">
        <w:rPr>
          <w:highlight w:val="white"/>
        </w:rPr>
        <w:t xml:space="preserve">    }</w:t>
      </w:r>
    </w:p>
    <w:p w14:paraId="34E76189" w14:textId="77777777" w:rsidR="007965E2" w:rsidRPr="007965E2" w:rsidRDefault="007965E2" w:rsidP="007965E2">
      <w:pPr>
        <w:pStyle w:val="Code"/>
        <w:rPr>
          <w:highlight w:val="white"/>
        </w:rPr>
      </w:pPr>
      <w:r w:rsidRPr="007965E2">
        <w:rPr>
          <w:highlight w:val="white"/>
        </w:rPr>
        <w:t xml:space="preserve">    else if (left[index] &gt; right[index]) {</w:t>
      </w:r>
    </w:p>
    <w:p w14:paraId="2B959804" w14:textId="77777777" w:rsidR="007965E2" w:rsidRPr="007965E2" w:rsidRDefault="007965E2" w:rsidP="007965E2">
      <w:pPr>
        <w:pStyle w:val="Code"/>
        <w:rPr>
          <w:highlight w:val="white"/>
        </w:rPr>
      </w:pPr>
      <w:r w:rsidRPr="007965E2">
        <w:rPr>
          <w:highlight w:val="white"/>
        </w:rPr>
        <w:t xml:space="preserve">      return 1;</w:t>
      </w:r>
    </w:p>
    <w:p w14:paraId="24F5A3BA" w14:textId="77777777" w:rsidR="007965E2" w:rsidRPr="007965E2" w:rsidRDefault="007965E2" w:rsidP="007965E2">
      <w:pPr>
        <w:pStyle w:val="Code"/>
        <w:rPr>
          <w:highlight w:val="white"/>
        </w:rPr>
      </w:pPr>
      <w:r w:rsidRPr="007965E2">
        <w:rPr>
          <w:highlight w:val="white"/>
        </w:rPr>
        <w:t xml:space="preserve">    }</w:t>
      </w:r>
    </w:p>
    <w:p w14:paraId="7E96DAFA" w14:textId="77777777" w:rsidR="007965E2" w:rsidRPr="007965E2" w:rsidRDefault="007965E2" w:rsidP="007965E2">
      <w:pPr>
        <w:pStyle w:val="Code"/>
        <w:rPr>
          <w:highlight w:val="white"/>
        </w:rPr>
      </w:pPr>
      <w:r w:rsidRPr="007965E2">
        <w:rPr>
          <w:highlight w:val="white"/>
        </w:rPr>
        <w:t xml:space="preserve">  }</w:t>
      </w:r>
    </w:p>
    <w:p w14:paraId="7C5BA2CD" w14:textId="77777777" w:rsidR="007965E2" w:rsidRPr="007965E2" w:rsidRDefault="007965E2" w:rsidP="007965E2">
      <w:pPr>
        <w:pStyle w:val="Code"/>
        <w:rPr>
          <w:highlight w:val="white"/>
        </w:rPr>
      </w:pPr>
    </w:p>
    <w:p w14:paraId="62818795" w14:textId="77777777" w:rsidR="007965E2" w:rsidRPr="007965E2" w:rsidRDefault="007965E2" w:rsidP="007965E2">
      <w:pPr>
        <w:pStyle w:val="Code"/>
        <w:rPr>
          <w:highlight w:val="white"/>
        </w:rPr>
      </w:pPr>
      <w:r w:rsidRPr="007965E2">
        <w:rPr>
          <w:highlight w:val="white"/>
        </w:rPr>
        <w:t xml:space="preserve">  return 0;</w:t>
      </w:r>
    </w:p>
    <w:p w14:paraId="1E3B5BBD" w14:textId="77777777" w:rsidR="007965E2" w:rsidRPr="007965E2" w:rsidRDefault="007965E2" w:rsidP="007965E2">
      <w:pPr>
        <w:pStyle w:val="Code"/>
        <w:rPr>
          <w:highlight w:val="white"/>
        </w:rPr>
      </w:pPr>
      <w:r w:rsidRPr="007965E2">
        <w:rPr>
          <w:highlight w:val="white"/>
        </w:rPr>
        <w:t>}</w:t>
      </w:r>
    </w:p>
    <w:p w14:paraId="663B17C2" w14:textId="77777777" w:rsidR="007965E2" w:rsidRPr="007965E2" w:rsidRDefault="007965E2" w:rsidP="007965E2">
      <w:pPr>
        <w:pStyle w:val="Code"/>
        <w:rPr>
          <w:highlight w:val="white"/>
        </w:rPr>
      </w:pPr>
    </w:p>
    <w:p w14:paraId="040B4CDD" w14:textId="77777777" w:rsidR="007965E2" w:rsidRPr="007965E2" w:rsidRDefault="007965E2" w:rsidP="007965E2">
      <w:pPr>
        <w:pStyle w:val="Code"/>
        <w:rPr>
          <w:highlight w:val="white"/>
        </w:rPr>
      </w:pPr>
      <w:r w:rsidRPr="007965E2">
        <w:rPr>
          <w:highlight w:val="white"/>
        </w:rPr>
        <w:t>char* strchr(const char* text, int i) {</w:t>
      </w:r>
    </w:p>
    <w:p w14:paraId="40907687" w14:textId="77777777" w:rsidR="007965E2" w:rsidRPr="007965E2" w:rsidRDefault="007965E2" w:rsidP="007965E2">
      <w:pPr>
        <w:pStyle w:val="Code"/>
        <w:rPr>
          <w:highlight w:val="white"/>
        </w:rPr>
      </w:pPr>
      <w:r w:rsidRPr="007965E2">
        <w:rPr>
          <w:highlight w:val="white"/>
        </w:rPr>
        <w:t xml:space="preserve">  size_t index;</w:t>
      </w:r>
    </w:p>
    <w:p w14:paraId="011FF462" w14:textId="77777777" w:rsidR="007965E2" w:rsidRPr="007965E2" w:rsidRDefault="007965E2" w:rsidP="007965E2">
      <w:pPr>
        <w:pStyle w:val="Code"/>
        <w:rPr>
          <w:highlight w:val="white"/>
        </w:rPr>
      </w:pPr>
      <w:r w:rsidRPr="007965E2">
        <w:rPr>
          <w:highlight w:val="white"/>
        </w:rPr>
        <w:t xml:space="preserve">  char c = (char) i;</w:t>
      </w:r>
    </w:p>
    <w:p w14:paraId="41EF1730" w14:textId="77777777" w:rsidR="007965E2" w:rsidRPr="007965E2" w:rsidRDefault="007965E2" w:rsidP="007965E2">
      <w:pPr>
        <w:pStyle w:val="Code"/>
        <w:rPr>
          <w:highlight w:val="white"/>
        </w:rPr>
      </w:pPr>
    </w:p>
    <w:p w14:paraId="0C596023" w14:textId="77777777" w:rsidR="007965E2" w:rsidRPr="007965E2" w:rsidRDefault="007965E2" w:rsidP="007965E2">
      <w:pPr>
        <w:pStyle w:val="Code"/>
        <w:rPr>
          <w:highlight w:val="white"/>
        </w:rPr>
      </w:pPr>
      <w:r w:rsidRPr="007965E2">
        <w:rPr>
          <w:highlight w:val="white"/>
        </w:rPr>
        <w:t xml:space="preserve">  for (index = 0; text[index] != '\0'; ++index) {</w:t>
      </w:r>
    </w:p>
    <w:p w14:paraId="5BC9D988" w14:textId="77777777" w:rsidR="007965E2" w:rsidRPr="007965E2" w:rsidRDefault="007965E2" w:rsidP="007965E2">
      <w:pPr>
        <w:pStyle w:val="Code"/>
        <w:rPr>
          <w:highlight w:val="white"/>
        </w:rPr>
      </w:pPr>
      <w:r w:rsidRPr="007965E2">
        <w:rPr>
          <w:highlight w:val="white"/>
        </w:rPr>
        <w:t xml:space="preserve">    if (text[index] == c) {</w:t>
      </w:r>
    </w:p>
    <w:p w14:paraId="69AB26CC" w14:textId="77777777" w:rsidR="007965E2" w:rsidRPr="007965E2" w:rsidRDefault="007965E2" w:rsidP="007965E2">
      <w:pPr>
        <w:pStyle w:val="Code"/>
        <w:rPr>
          <w:highlight w:val="white"/>
        </w:rPr>
      </w:pPr>
      <w:r w:rsidRPr="007965E2">
        <w:rPr>
          <w:highlight w:val="white"/>
        </w:rPr>
        <w:t xml:space="preserve">      return &amp;text[index];</w:t>
      </w:r>
    </w:p>
    <w:p w14:paraId="65FC4BA1" w14:textId="77777777" w:rsidR="007965E2" w:rsidRPr="007965E2" w:rsidRDefault="007965E2" w:rsidP="007965E2">
      <w:pPr>
        <w:pStyle w:val="Code"/>
        <w:rPr>
          <w:highlight w:val="white"/>
        </w:rPr>
      </w:pPr>
      <w:r w:rsidRPr="007965E2">
        <w:rPr>
          <w:highlight w:val="white"/>
        </w:rPr>
        <w:t xml:space="preserve">    }</w:t>
      </w:r>
    </w:p>
    <w:p w14:paraId="1AEE526E" w14:textId="77777777" w:rsidR="007965E2" w:rsidRPr="007965E2" w:rsidRDefault="007965E2" w:rsidP="007965E2">
      <w:pPr>
        <w:pStyle w:val="Code"/>
        <w:rPr>
          <w:highlight w:val="white"/>
        </w:rPr>
      </w:pPr>
      <w:r w:rsidRPr="007965E2">
        <w:rPr>
          <w:highlight w:val="white"/>
        </w:rPr>
        <w:t xml:space="preserve">  }</w:t>
      </w:r>
    </w:p>
    <w:p w14:paraId="43DD11DD" w14:textId="77777777" w:rsidR="007965E2" w:rsidRPr="007965E2" w:rsidRDefault="007965E2" w:rsidP="007965E2">
      <w:pPr>
        <w:pStyle w:val="Code"/>
        <w:rPr>
          <w:highlight w:val="white"/>
        </w:rPr>
      </w:pPr>
    </w:p>
    <w:p w14:paraId="13032534" w14:textId="77777777" w:rsidR="007965E2" w:rsidRPr="007965E2" w:rsidRDefault="007965E2" w:rsidP="007965E2">
      <w:pPr>
        <w:pStyle w:val="Code"/>
        <w:rPr>
          <w:highlight w:val="white"/>
        </w:rPr>
      </w:pPr>
      <w:r w:rsidRPr="007965E2">
        <w:rPr>
          <w:highlight w:val="white"/>
        </w:rPr>
        <w:t xml:space="preserve">  return NULL;</w:t>
      </w:r>
    </w:p>
    <w:p w14:paraId="7AB6EE2A" w14:textId="77777777" w:rsidR="007965E2" w:rsidRPr="007965E2" w:rsidRDefault="007965E2" w:rsidP="007965E2">
      <w:pPr>
        <w:pStyle w:val="Code"/>
        <w:rPr>
          <w:highlight w:val="white"/>
        </w:rPr>
      </w:pPr>
      <w:r w:rsidRPr="007965E2">
        <w:rPr>
          <w:highlight w:val="white"/>
        </w:rPr>
        <w:t>}</w:t>
      </w:r>
    </w:p>
    <w:p w14:paraId="56DBBCE3" w14:textId="77777777" w:rsidR="007965E2" w:rsidRPr="007965E2" w:rsidRDefault="007965E2" w:rsidP="007965E2">
      <w:pPr>
        <w:pStyle w:val="Code"/>
        <w:rPr>
          <w:highlight w:val="white"/>
        </w:rPr>
      </w:pPr>
    </w:p>
    <w:p w14:paraId="46EA4594" w14:textId="77777777" w:rsidR="007965E2" w:rsidRPr="007965E2" w:rsidRDefault="007965E2" w:rsidP="007965E2">
      <w:pPr>
        <w:pStyle w:val="Code"/>
        <w:rPr>
          <w:highlight w:val="white"/>
        </w:rPr>
      </w:pPr>
      <w:r w:rsidRPr="007965E2">
        <w:rPr>
          <w:highlight w:val="white"/>
        </w:rPr>
        <w:t>char* strrchr(const char* text, int i) {</w:t>
      </w:r>
    </w:p>
    <w:p w14:paraId="247C14EF" w14:textId="77777777" w:rsidR="007965E2" w:rsidRPr="007965E2" w:rsidRDefault="007965E2" w:rsidP="007965E2">
      <w:pPr>
        <w:pStyle w:val="Code"/>
        <w:rPr>
          <w:highlight w:val="white"/>
        </w:rPr>
      </w:pPr>
      <w:r w:rsidRPr="007965E2">
        <w:rPr>
          <w:highlight w:val="white"/>
        </w:rPr>
        <w:t xml:space="preserve">  size_t index;</w:t>
      </w:r>
    </w:p>
    <w:p w14:paraId="473BEA51" w14:textId="77777777" w:rsidR="007965E2" w:rsidRPr="007965E2" w:rsidRDefault="007965E2" w:rsidP="007965E2">
      <w:pPr>
        <w:pStyle w:val="Code"/>
        <w:rPr>
          <w:highlight w:val="white"/>
        </w:rPr>
      </w:pPr>
      <w:r w:rsidRPr="007965E2">
        <w:rPr>
          <w:highlight w:val="white"/>
        </w:rPr>
        <w:t xml:space="preserve">  char* result = NULL;</w:t>
      </w:r>
    </w:p>
    <w:p w14:paraId="609908EE" w14:textId="77777777" w:rsidR="007965E2" w:rsidRPr="007965E2" w:rsidRDefault="007965E2" w:rsidP="007965E2">
      <w:pPr>
        <w:pStyle w:val="Code"/>
        <w:rPr>
          <w:highlight w:val="white"/>
        </w:rPr>
      </w:pPr>
      <w:r w:rsidRPr="007965E2">
        <w:rPr>
          <w:highlight w:val="white"/>
        </w:rPr>
        <w:t xml:space="preserve">  char c = (char) i;</w:t>
      </w:r>
    </w:p>
    <w:p w14:paraId="69F874B1" w14:textId="77777777" w:rsidR="007965E2" w:rsidRPr="007965E2" w:rsidRDefault="007965E2" w:rsidP="007965E2">
      <w:pPr>
        <w:pStyle w:val="Code"/>
        <w:rPr>
          <w:highlight w:val="white"/>
        </w:rPr>
      </w:pPr>
    </w:p>
    <w:p w14:paraId="7BA18928" w14:textId="77777777" w:rsidR="007965E2" w:rsidRPr="007965E2" w:rsidRDefault="007965E2" w:rsidP="007965E2">
      <w:pPr>
        <w:pStyle w:val="Code"/>
        <w:rPr>
          <w:highlight w:val="white"/>
        </w:rPr>
      </w:pPr>
      <w:r w:rsidRPr="007965E2">
        <w:rPr>
          <w:highlight w:val="white"/>
        </w:rPr>
        <w:lastRenderedPageBreak/>
        <w:t xml:space="preserve">  for (index = 0; text[index] != '\0'; ++index)  {</w:t>
      </w:r>
    </w:p>
    <w:p w14:paraId="7F17C215" w14:textId="77777777" w:rsidR="007965E2" w:rsidRPr="007965E2" w:rsidRDefault="007965E2" w:rsidP="007965E2">
      <w:pPr>
        <w:pStyle w:val="Code"/>
        <w:rPr>
          <w:highlight w:val="white"/>
        </w:rPr>
      </w:pPr>
      <w:r w:rsidRPr="007965E2">
        <w:rPr>
          <w:highlight w:val="white"/>
        </w:rPr>
        <w:t xml:space="preserve">    if (text[index] == c) {</w:t>
      </w:r>
    </w:p>
    <w:p w14:paraId="4D7D97E3" w14:textId="77777777" w:rsidR="007965E2" w:rsidRPr="007965E2" w:rsidRDefault="007965E2" w:rsidP="007965E2">
      <w:pPr>
        <w:pStyle w:val="Code"/>
        <w:rPr>
          <w:highlight w:val="white"/>
        </w:rPr>
      </w:pPr>
      <w:r w:rsidRPr="007965E2">
        <w:rPr>
          <w:highlight w:val="white"/>
        </w:rPr>
        <w:t xml:space="preserve">      result = &amp;text[index];</w:t>
      </w:r>
    </w:p>
    <w:p w14:paraId="6638CDD5" w14:textId="77777777" w:rsidR="007965E2" w:rsidRPr="007965E2" w:rsidRDefault="007965E2" w:rsidP="007965E2">
      <w:pPr>
        <w:pStyle w:val="Code"/>
        <w:rPr>
          <w:highlight w:val="white"/>
        </w:rPr>
      </w:pPr>
      <w:r w:rsidRPr="007965E2">
        <w:rPr>
          <w:highlight w:val="white"/>
        </w:rPr>
        <w:t xml:space="preserve">    }</w:t>
      </w:r>
    </w:p>
    <w:p w14:paraId="2C3D5393" w14:textId="77777777" w:rsidR="007965E2" w:rsidRPr="007965E2" w:rsidRDefault="007965E2" w:rsidP="007965E2">
      <w:pPr>
        <w:pStyle w:val="Code"/>
        <w:rPr>
          <w:highlight w:val="white"/>
        </w:rPr>
      </w:pPr>
      <w:r w:rsidRPr="007965E2">
        <w:rPr>
          <w:highlight w:val="white"/>
        </w:rPr>
        <w:t xml:space="preserve">  }</w:t>
      </w:r>
    </w:p>
    <w:p w14:paraId="47BBF728" w14:textId="77777777" w:rsidR="007965E2" w:rsidRPr="007965E2" w:rsidRDefault="007965E2" w:rsidP="007965E2">
      <w:pPr>
        <w:pStyle w:val="Code"/>
        <w:rPr>
          <w:highlight w:val="white"/>
        </w:rPr>
      </w:pPr>
    </w:p>
    <w:p w14:paraId="1105A1AF" w14:textId="77777777" w:rsidR="007965E2" w:rsidRPr="007965E2" w:rsidRDefault="007965E2" w:rsidP="007965E2">
      <w:pPr>
        <w:pStyle w:val="Code"/>
        <w:rPr>
          <w:highlight w:val="white"/>
        </w:rPr>
      </w:pPr>
      <w:r w:rsidRPr="007965E2">
        <w:rPr>
          <w:highlight w:val="white"/>
        </w:rPr>
        <w:t xml:space="preserve">  return result;</w:t>
      </w:r>
    </w:p>
    <w:p w14:paraId="20187C7C" w14:textId="77777777" w:rsidR="007965E2" w:rsidRPr="007965E2" w:rsidRDefault="007965E2" w:rsidP="007965E2">
      <w:pPr>
        <w:pStyle w:val="Code"/>
        <w:rPr>
          <w:highlight w:val="white"/>
        </w:rPr>
      </w:pPr>
      <w:r w:rsidRPr="007965E2">
        <w:rPr>
          <w:highlight w:val="white"/>
        </w:rPr>
        <w:t>}</w:t>
      </w:r>
    </w:p>
    <w:p w14:paraId="666C6694" w14:textId="77777777" w:rsidR="007965E2" w:rsidRPr="007965E2" w:rsidRDefault="007965E2" w:rsidP="007965E2">
      <w:pPr>
        <w:pStyle w:val="Code"/>
        <w:rPr>
          <w:highlight w:val="white"/>
        </w:rPr>
      </w:pPr>
    </w:p>
    <w:p w14:paraId="67A82B2F" w14:textId="77777777" w:rsidR="007965E2" w:rsidRPr="007965E2" w:rsidRDefault="007965E2" w:rsidP="007965E2">
      <w:pPr>
        <w:pStyle w:val="Code"/>
        <w:rPr>
          <w:highlight w:val="white"/>
        </w:rPr>
      </w:pPr>
      <w:r w:rsidRPr="007965E2">
        <w:rPr>
          <w:highlight w:val="white"/>
        </w:rPr>
        <w:t>size_t strspn(const char* mainString, const char* charSet) {</w:t>
      </w:r>
    </w:p>
    <w:p w14:paraId="398D87BC" w14:textId="77777777" w:rsidR="007965E2" w:rsidRPr="007965E2" w:rsidRDefault="007965E2" w:rsidP="007965E2">
      <w:pPr>
        <w:pStyle w:val="Code"/>
        <w:rPr>
          <w:highlight w:val="white"/>
        </w:rPr>
      </w:pPr>
      <w:r w:rsidRPr="007965E2">
        <w:rPr>
          <w:highlight w:val="white"/>
        </w:rPr>
        <w:t xml:space="preserve">  size_t index;</w:t>
      </w:r>
    </w:p>
    <w:p w14:paraId="059D1317" w14:textId="77777777" w:rsidR="007965E2" w:rsidRPr="007965E2" w:rsidRDefault="007965E2" w:rsidP="007965E2">
      <w:pPr>
        <w:pStyle w:val="Code"/>
        <w:rPr>
          <w:highlight w:val="white"/>
        </w:rPr>
      </w:pPr>
    </w:p>
    <w:p w14:paraId="75F1FA05" w14:textId="77777777" w:rsidR="007965E2" w:rsidRPr="007965E2" w:rsidRDefault="007965E2" w:rsidP="007965E2">
      <w:pPr>
        <w:pStyle w:val="Code"/>
        <w:rPr>
          <w:highlight w:val="white"/>
        </w:rPr>
      </w:pPr>
      <w:r w:rsidRPr="007965E2">
        <w:rPr>
          <w:highlight w:val="white"/>
        </w:rPr>
        <w:t xml:space="preserve">  for (index = 0; mainString[index] != '\0'; ++index) {</w:t>
      </w:r>
    </w:p>
    <w:p w14:paraId="5F119983" w14:textId="77777777" w:rsidR="007965E2" w:rsidRPr="007965E2" w:rsidRDefault="007965E2" w:rsidP="007965E2">
      <w:pPr>
        <w:pStyle w:val="Code"/>
        <w:rPr>
          <w:highlight w:val="white"/>
        </w:rPr>
      </w:pPr>
      <w:r w:rsidRPr="007965E2">
        <w:rPr>
          <w:highlight w:val="white"/>
        </w:rPr>
        <w:t xml:space="preserve">    if (strchr(charSet, mainString[index]) == NULL) {</w:t>
      </w:r>
    </w:p>
    <w:p w14:paraId="413B0EA1" w14:textId="77777777" w:rsidR="007965E2" w:rsidRPr="007965E2" w:rsidRDefault="007965E2" w:rsidP="007965E2">
      <w:pPr>
        <w:pStyle w:val="Code"/>
        <w:rPr>
          <w:highlight w:val="white"/>
        </w:rPr>
      </w:pPr>
      <w:r w:rsidRPr="007965E2">
        <w:rPr>
          <w:highlight w:val="white"/>
        </w:rPr>
        <w:t xml:space="preserve">      return index;</w:t>
      </w:r>
    </w:p>
    <w:p w14:paraId="11AD20BD" w14:textId="77777777" w:rsidR="007965E2" w:rsidRPr="007965E2" w:rsidRDefault="007965E2" w:rsidP="007965E2">
      <w:pPr>
        <w:pStyle w:val="Code"/>
        <w:rPr>
          <w:highlight w:val="white"/>
        </w:rPr>
      </w:pPr>
      <w:r w:rsidRPr="007965E2">
        <w:rPr>
          <w:highlight w:val="white"/>
        </w:rPr>
        <w:t xml:space="preserve">    }</w:t>
      </w:r>
    </w:p>
    <w:p w14:paraId="39CDBBDE" w14:textId="77777777" w:rsidR="007965E2" w:rsidRPr="007965E2" w:rsidRDefault="007965E2" w:rsidP="007965E2">
      <w:pPr>
        <w:pStyle w:val="Code"/>
        <w:rPr>
          <w:highlight w:val="white"/>
        </w:rPr>
      </w:pPr>
      <w:r w:rsidRPr="007965E2">
        <w:rPr>
          <w:highlight w:val="white"/>
        </w:rPr>
        <w:t xml:space="preserve">  }</w:t>
      </w:r>
    </w:p>
    <w:p w14:paraId="24ACF8E2" w14:textId="77777777" w:rsidR="007965E2" w:rsidRPr="007965E2" w:rsidRDefault="007965E2" w:rsidP="007965E2">
      <w:pPr>
        <w:pStyle w:val="Code"/>
        <w:rPr>
          <w:highlight w:val="white"/>
        </w:rPr>
      </w:pPr>
    </w:p>
    <w:p w14:paraId="1AD4C9A6" w14:textId="77777777" w:rsidR="007965E2" w:rsidRPr="007965E2" w:rsidRDefault="007965E2" w:rsidP="007965E2">
      <w:pPr>
        <w:pStyle w:val="Code"/>
        <w:rPr>
          <w:highlight w:val="white"/>
        </w:rPr>
      </w:pPr>
      <w:r w:rsidRPr="007965E2">
        <w:rPr>
          <w:highlight w:val="white"/>
        </w:rPr>
        <w:t xml:space="preserve">  return -1;</w:t>
      </w:r>
    </w:p>
    <w:p w14:paraId="7048AD15" w14:textId="77777777" w:rsidR="007965E2" w:rsidRPr="007965E2" w:rsidRDefault="007965E2" w:rsidP="007965E2">
      <w:pPr>
        <w:pStyle w:val="Code"/>
        <w:rPr>
          <w:highlight w:val="white"/>
        </w:rPr>
      </w:pPr>
      <w:r w:rsidRPr="007965E2">
        <w:rPr>
          <w:highlight w:val="white"/>
        </w:rPr>
        <w:t>}</w:t>
      </w:r>
    </w:p>
    <w:p w14:paraId="2F24FF48" w14:textId="77777777" w:rsidR="007965E2" w:rsidRPr="007965E2" w:rsidRDefault="007965E2" w:rsidP="007965E2">
      <w:pPr>
        <w:pStyle w:val="Code"/>
        <w:rPr>
          <w:highlight w:val="white"/>
        </w:rPr>
      </w:pPr>
    </w:p>
    <w:p w14:paraId="3962425A" w14:textId="77777777" w:rsidR="007965E2" w:rsidRPr="007965E2" w:rsidRDefault="007965E2" w:rsidP="007965E2">
      <w:pPr>
        <w:pStyle w:val="Code"/>
        <w:rPr>
          <w:highlight w:val="white"/>
        </w:rPr>
      </w:pPr>
      <w:r w:rsidRPr="007965E2">
        <w:rPr>
          <w:highlight w:val="white"/>
        </w:rPr>
        <w:t>size_t strcspn(const char* mainString, const char* charSet) {</w:t>
      </w:r>
    </w:p>
    <w:p w14:paraId="09983E55" w14:textId="77777777" w:rsidR="007965E2" w:rsidRPr="007965E2" w:rsidRDefault="007965E2" w:rsidP="007965E2">
      <w:pPr>
        <w:pStyle w:val="Code"/>
        <w:rPr>
          <w:highlight w:val="white"/>
        </w:rPr>
      </w:pPr>
      <w:r w:rsidRPr="007965E2">
        <w:rPr>
          <w:highlight w:val="white"/>
        </w:rPr>
        <w:t xml:space="preserve">  size_t index;</w:t>
      </w:r>
    </w:p>
    <w:p w14:paraId="309BE8DE" w14:textId="77777777" w:rsidR="007965E2" w:rsidRPr="007965E2" w:rsidRDefault="007965E2" w:rsidP="007965E2">
      <w:pPr>
        <w:pStyle w:val="Code"/>
        <w:rPr>
          <w:highlight w:val="white"/>
        </w:rPr>
      </w:pPr>
    </w:p>
    <w:p w14:paraId="68416A02" w14:textId="77777777" w:rsidR="007965E2" w:rsidRPr="007965E2" w:rsidRDefault="007965E2" w:rsidP="007965E2">
      <w:pPr>
        <w:pStyle w:val="Code"/>
        <w:rPr>
          <w:highlight w:val="white"/>
        </w:rPr>
      </w:pPr>
      <w:r w:rsidRPr="007965E2">
        <w:rPr>
          <w:highlight w:val="white"/>
        </w:rPr>
        <w:t xml:space="preserve">  for (index = 0; mainString[index] != '\0'; ++index) {</w:t>
      </w:r>
    </w:p>
    <w:p w14:paraId="308CB501" w14:textId="77777777" w:rsidR="007965E2" w:rsidRPr="007965E2" w:rsidRDefault="007965E2" w:rsidP="007965E2">
      <w:pPr>
        <w:pStyle w:val="Code"/>
        <w:rPr>
          <w:highlight w:val="white"/>
        </w:rPr>
      </w:pPr>
      <w:r w:rsidRPr="007965E2">
        <w:rPr>
          <w:highlight w:val="white"/>
        </w:rPr>
        <w:t xml:space="preserve">    if (strchr(charSet, mainString[index]) != NULL) {</w:t>
      </w:r>
    </w:p>
    <w:p w14:paraId="2108BEE2" w14:textId="77777777" w:rsidR="007965E2" w:rsidRPr="007965E2" w:rsidRDefault="007965E2" w:rsidP="007965E2">
      <w:pPr>
        <w:pStyle w:val="Code"/>
        <w:rPr>
          <w:highlight w:val="white"/>
        </w:rPr>
      </w:pPr>
      <w:r w:rsidRPr="007965E2">
        <w:rPr>
          <w:highlight w:val="white"/>
        </w:rPr>
        <w:t xml:space="preserve">      return index;</w:t>
      </w:r>
    </w:p>
    <w:p w14:paraId="678F9D92" w14:textId="77777777" w:rsidR="007965E2" w:rsidRPr="007965E2" w:rsidRDefault="007965E2" w:rsidP="007965E2">
      <w:pPr>
        <w:pStyle w:val="Code"/>
        <w:rPr>
          <w:highlight w:val="white"/>
        </w:rPr>
      </w:pPr>
      <w:r w:rsidRPr="007965E2">
        <w:rPr>
          <w:highlight w:val="white"/>
        </w:rPr>
        <w:t xml:space="preserve">    }</w:t>
      </w:r>
    </w:p>
    <w:p w14:paraId="0B9CD018" w14:textId="77777777" w:rsidR="007965E2" w:rsidRPr="007965E2" w:rsidRDefault="007965E2" w:rsidP="007965E2">
      <w:pPr>
        <w:pStyle w:val="Code"/>
        <w:rPr>
          <w:highlight w:val="white"/>
        </w:rPr>
      </w:pPr>
      <w:r w:rsidRPr="007965E2">
        <w:rPr>
          <w:highlight w:val="white"/>
        </w:rPr>
        <w:t xml:space="preserve">  }</w:t>
      </w:r>
    </w:p>
    <w:p w14:paraId="19E7EB55" w14:textId="77777777" w:rsidR="007965E2" w:rsidRPr="007965E2" w:rsidRDefault="007965E2" w:rsidP="007965E2">
      <w:pPr>
        <w:pStyle w:val="Code"/>
        <w:rPr>
          <w:highlight w:val="white"/>
        </w:rPr>
      </w:pPr>
    </w:p>
    <w:p w14:paraId="713BE1B6" w14:textId="77777777" w:rsidR="007965E2" w:rsidRPr="007965E2" w:rsidRDefault="007965E2" w:rsidP="007965E2">
      <w:pPr>
        <w:pStyle w:val="Code"/>
        <w:rPr>
          <w:highlight w:val="white"/>
        </w:rPr>
      </w:pPr>
      <w:r w:rsidRPr="007965E2">
        <w:rPr>
          <w:highlight w:val="white"/>
        </w:rPr>
        <w:t xml:space="preserve">  return -1;</w:t>
      </w:r>
    </w:p>
    <w:p w14:paraId="214EE80C" w14:textId="77777777" w:rsidR="007965E2" w:rsidRPr="007965E2" w:rsidRDefault="007965E2" w:rsidP="007965E2">
      <w:pPr>
        <w:pStyle w:val="Code"/>
        <w:rPr>
          <w:highlight w:val="white"/>
        </w:rPr>
      </w:pPr>
      <w:r w:rsidRPr="007965E2">
        <w:rPr>
          <w:highlight w:val="white"/>
        </w:rPr>
        <w:t>}</w:t>
      </w:r>
    </w:p>
    <w:p w14:paraId="6B28E19C" w14:textId="77777777" w:rsidR="007965E2" w:rsidRPr="007965E2" w:rsidRDefault="007965E2" w:rsidP="007965E2">
      <w:pPr>
        <w:pStyle w:val="Code"/>
        <w:rPr>
          <w:highlight w:val="white"/>
        </w:rPr>
      </w:pPr>
    </w:p>
    <w:p w14:paraId="1A6401EE" w14:textId="77777777" w:rsidR="007965E2" w:rsidRPr="007965E2" w:rsidRDefault="007965E2" w:rsidP="007965E2">
      <w:pPr>
        <w:pStyle w:val="Code"/>
        <w:rPr>
          <w:highlight w:val="white"/>
        </w:rPr>
      </w:pPr>
      <w:r w:rsidRPr="007965E2">
        <w:rPr>
          <w:highlight w:val="white"/>
        </w:rPr>
        <w:t>char* strpbrk(const char* mainString, const char* charSet) {</w:t>
      </w:r>
    </w:p>
    <w:p w14:paraId="09AABC70" w14:textId="77777777" w:rsidR="007965E2" w:rsidRPr="007965E2" w:rsidRDefault="007965E2" w:rsidP="007965E2">
      <w:pPr>
        <w:pStyle w:val="Code"/>
        <w:rPr>
          <w:highlight w:val="white"/>
        </w:rPr>
      </w:pPr>
      <w:r w:rsidRPr="007965E2">
        <w:rPr>
          <w:highlight w:val="white"/>
        </w:rPr>
        <w:t xml:space="preserve">  size_t index;</w:t>
      </w:r>
    </w:p>
    <w:p w14:paraId="760BD845" w14:textId="77777777" w:rsidR="007965E2" w:rsidRPr="007965E2" w:rsidRDefault="007965E2" w:rsidP="007965E2">
      <w:pPr>
        <w:pStyle w:val="Code"/>
        <w:rPr>
          <w:highlight w:val="white"/>
        </w:rPr>
      </w:pPr>
    </w:p>
    <w:p w14:paraId="3F74C920" w14:textId="77777777" w:rsidR="007965E2" w:rsidRPr="007965E2" w:rsidRDefault="007965E2" w:rsidP="007965E2">
      <w:pPr>
        <w:pStyle w:val="Code"/>
        <w:rPr>
          <w:highlight w:val="white"/>
        </w:rPr>
      </w:pPr>
      <w:r w:rsidRPr="007965E2">
        <w:rPr>
          <w:highlight w:val="white"/>
        </w:rPr>
        <w:t xml:space="preserve">  for (index = 0; mainString[index] != '\0'; ++index) {</w:t>
      </w:r>
    </w:p>
    <w:p w14:paraId="7E54A66A" w14:textId="77777777" w:rsidR="007965E2" w:rsidRPr="007965E2" w:rsidRDefault="007965E2" w:rsidP="007965E2">
      <w:pPr>
        <w:pStyle w:val="Code"/>
        <w:rPr>
          <w:highlight w:val="white"/>
        </w:rPr>
      </w:pPr>
      <w:r w:rsidRPr="007965E2">
        <w:rPr>
          <w:highlight w:val="white"/>
        </w:rPr>
        <w:t xml:space="preserve">    if (strchr(charSet, mainString[index]) != NULL) {</w:t>
      </w:r>
    </w:p>
    <w:p w14:paraId="10812FE4" w14:textId="77777777" w:rsidR="007965E2" w:rsidRPr="007965E2" w:rsidRDefault="007965E2" w:rsidP="007965E2">
      <w:pPr>
        <w:pStyle w:val="Code"/>
        <w:rPr>
          <w:highlight w:val="white"/>
        </w:rPr>
      </w:pPr>
      <w:r w:rsidRPr="007965E2">
        <w:rPr>
          <w:highlight w:val="white"/>
        </w:rPr>
        <w:t xml:space="preserve">      return &amp;mainString[index];</w:t>
      </w:r>
    </w:p>
    <w:p w14:paraId="4716E936" w14:textId="77777777" w:rsidR="007965E2" w:rsidRPr="007965E2" w:rsidRDefault="007965E2" w:rsidP="007965E2">
      <w:pPr>
        <w:pStyle w:val="Code"/>
        <w:rPr>
          <w:highlight w:val="white"/>
        </w:rPr>
      </w:pPr>
      <w:r w:rsidRPr="007965E2">
        <w:rPr>
          <w:highlight w:val="white"/>
        </w:rPr>
        <w:t xml:space="preserve">    }</w:t>
      </w:r>
    </w:p>
    <w:p w14:paraId="54FD9CF9" w14:textId="77777777" w:rsidR="007965E2" w:rsidRPr="007965E2" w:rsidRDefault="007965E2" w:rsidP="007965E2">
      <w:pPr>
        <w:pStyle w:val="Code"/>
        <w:rPr>
          <w:highlight w:val="white"/>
        </w:rPr>
      </w:pPr>
      <w:r w:rsidRPr="007965E2">
        <w:rPr>
          <w:highlight w:val="white"/>
        </w:rPr>
        <w:t xml:space="preserve">  }</w:t>
      </w:r>
    </w:p>
    <w:p w14:paraId="207BECED" w14:textId="77777777" w:rsidR="007965E2" w:rsidRPr="007965E2" w:rsidRDefault="007965E2" w:rsidP="007965E2">
      <w:pPr>
        <w:pStyle w:val="Code"/>
        <w:rPr>
          <w:highlight w:val="white"/>
        </w:rPr>
      </w:pPr>
    </w:p>
    <w:p w14:paraId="4D3D0C39" w14:textId="77777777" w:rsidR="007965E2" w:rsidRPr="007965E2" w:rsidRDefault="007965E2" w:rsidP="007965E2">
      <w:pPr>
        <w:pStyle w:val="Code"/>
        <w:rPr>
          <w:highlight w:val="white"/>
        </w:rPr>
      </w:pPr>
      <w:r w:rsidRPr="007965E2">
        <w:rPr>
          <w:highlight w:val="white"/>
        </w:rPr>
        <w:t xml:space="preserve">  return NULL;</w:t>
      </w:r>
    </w:p>
    <w:p w14:paraId="3A0AD587" w14:textId="77777777" w:rsidR="007965E2" w:rsidRPr="007965E2" w:rsidRDefault="007965E2" w:rsidP="007965E2">
      <w:pPr>
        <w:pStyle w:val="Code"/>
        <w:rPr>
          <w:highlight w:val="white"/>
        </w:rPr>
      </w:pPr>
      <w:r w:rsidRPr="007965E2">
        <w:rPr>
          <w:highlight w:val="white"/>
        </w:rPr>
        <w:t>}</w:t>
      </w:r>
    </w:p>
    <w:p w14:paraId="4CAE6852" w14:textId="77777777" w:rsidR="007965E2" w:rsidRPr="007965E2" w:rsidRDefault="007965E2" w:rsidP="007965E2">
      <w:pPr>
        <w:pStyle w:val="Code"/>
        <w:rPr>
          <w:highlight w:val="white"/>
        </w:rPr>
      </w:pPr>
    </w:p>
    <w:p w14:paraId="59E4E82E" w14:textId="77777777" w:rsidR="007965E2" w:rsidRPr="007965E2" w:rsidRDefault="007965E2" w:rsidP="007965E2">
      <w:pPr>
        <w:pStyle w:val="Code"/>
        <w:rPr>
          <w:highlight w:val="white"/>
        </w:rPr>
      </w:pPr>
      <w:r w:rsidRPr="007965E2">
        <w:rPr>
          <w:highlight w:val="white"/>
        </w:rPr>
        <w:t>char* strstr(const char* mainString, const char* subString) {</w:t>
      </w:r>
    </w:p>
    <w:p w14:paraId="3DAC171C" w14:textId="77777777" w:rsidR="007965E2" w:rsidRPr="007965E2" w:rsidRDefault="007965E2" w:rsidP="007965E2">
      <w:pPr>
        <w:pStyle w:val="Code"/>
        <w:rPr>
          <w:highlight w:val="white"/>
        </w:rPr>
      </w:pPr>
      <w:r w:rsidRPr="007965E2">
        <w:rPr>
          <w:highlight w:val="white"/>
        </w:rPr>
        <w:t xml:space="preserve">  size_t index;</w:t>
      </w:r>
    </w:p>
    <w:p w14:paraId="0DFF6451" w14:textId="77777777" w:rsidR="007965E2" w:rsidRPr="007965E2" w:rsidRDefault="007965E2" w:rsidP="007965E2">
      <w:pPr>
        <w:pStyle w:val="Code"/>
        <w:rPr>
          <w:highlight w:val="white"/>
        </w:rPr>
      </w:pPr>
    </w:p>
    <w:p w14:paraId="19B8346C" w14:textId="77777777" w:rsidR="007965E2" w:rsidRPr="007965E2" w:rsidRDefault="007965E2" w:rsidP="007965E2">
      <w:pPr>
        <w:pStyle w:val="Code"/>
        <w:rPr>
          <w:highlight w:val="white"/>
        </w:rPr>
      </w:pPr>
      <w:r w:rsidRPr="007965E2">
        <w:rPr>
          <w:highlight w:val="white"/>
        </w:rPr>
        <w:t xml:space="preserve">  for (index = 0; mainString[index] != '\0'; ++index) {</w:t>
      </w:r>
    </w:p>
    <w:p w14:paraId="4ABFC12A" w14:textId="77777777" w:rsidR="007965E2" w:rsidRPr="007965E2" w:rsidRDefault="007965E2" w:rsidP="007965E2">
      <w:pPr>
        <w:pStyle w:val="Code"/>
        <w:rPr>
          <w:highlight w:val="white"/>
        </w:rPr>
      </w:pPr>
      <w:r w:rsidRPr="007965E2">
        <w:rPr>
          <w:highlight w:val="white"/>
        </w:rPr>
        <w:t xml:space="preserve">    if (strcmp(mainString + index, subString) == 0) {</w:t>
      </w:r>
    </w:p>
    <w:p w14:paraId="39624F5C" w14:textId="77777777" w:rsidR="007965E2" w:rsidRPr="007965E2" w:rsidRDefault="007965E2" w:rsidP="007965E2">
      <w:pPr>
        <w:pStyle w:val="Code"/>
        <w:rPr>
          <w:highlight w:val="white"/>
        </w:rPr>
      </w:pPr>
      <w:r w:rsidRPr="007965E2">
        <w:rPr>
          <w:highlight w:val="white"/>
        </w:rPr>
        <w:t xml:space="preserve">      return &amp;mainString[index];</w:t>
      </w:r>
    </w:p>
    <w:p w14:paraId="0B8B53DE" w14:textId="77777777" w:rsidR="007965E2" w:rsidRPr="007965E2" w:rsidRDefault="007965E2" w:rsidP="007965E2">
      <w:pPr>
        <w:pStyle w:val="Code"/>
        <w:rPr>
          <w:highlight w:val="white"/>
        </w:rPr>
      </w:pPr>
      <w:r w:rsidRPr="007965E2">
        <w:rPr>
          <w:highlight w:val="white"/>
        </w:rPr>
        <w:t xml:space="preserve">    }</w:t>
      </w:r>
    </w:p>
    <w:p w14:paraId="7B1D1E26" w14:textId="77777777" w:rsidR="007965E2" w:rsidRPr="007965E2" w:rsidRDefault="007965E2" w:rsidP="007965E2">
      <w:pPr>
        <w:pStyle w:val="Code"/>
        <w:rPr>
          <w:highlight w:val="white"/>
        </w:rPr>
      </w:pPr>
      <w:r w:rsidRPr="007965E2">
        <w:rPr>
          <w:highlight w:val="white"/>
        </w:rPr>
        <w:t xml:space="preserve">  }</w:t>
      </w:r>
    </w:p>
    <w:p w14:paraId="271A81FB" w14:textId="77777777" w:rsidR="007965E2" w:rsidRPr="007965E2" w:rsidRDefault="007965E2" w:rsidP="007965E2">
      <w:pPr>
        <w:pStyle w:val="Code"/>
        <w:rPr>
          <w:highlight w:val="white"/>
        </w:rPr>
      </w:pPr>
    </w:p>
    <w:p w14:paraId="3EF93C7F" w14:textId="77777777" w:rsidR="007965E2" w:rsidRPr="007965E2" w:rsidRDefault="007965E2" w:rsidP="007965E2">
      <w:pPr>
        <w:pStyle w:val="Code"/>
        <w:rPr>
          <w:highlight w:val="white"/>
        </w:rPr>
      </w:pPr>
      <w:r w:rsidRPr="007965E2">
        <w:rPr>
          <w:highlight w:val="white"/>
        </w:rPr>
        <w:t xml:space="preserve">  return NULL;</w:t>
      </w:r>
    </w:p>
    <w:p w14:paraId="7A92A475" w14:textId="77777777" w:rsidR="007965E2" w:rsidRPr="007965E2" w:rsidRDefault="007965E2" w:rsidP="007965E2">
      <w:pPr>
        <w:pStyle w:val="Code"/>
        <w:rPr>
          <w:highlight w:val="white"/>
        </w:rPr>
      </w:pPr>
      <w:r w:rsidRPr="007965E2">
        <w:rPr>
          <w:highlight w:val="white"/>
        </w:rPr>
        <w:t>}</w:t>
      </w:r>
    </w:p>
    <w:p w14:paraId="66BC11EA" w14:textId="77777777" w:rsidR="007965E2" w:rsidRPr="007965E2" w:rsidRDefault="007965E2" w:rsidP="007965E2">
      <w:pPr>
        <w:pStyle w:val="Code"/>
        <w:rPr>
          <w:highlight w:val="white"/>
        </w:rPr>
      </w:pPr>
    </w:p>
    <w:p w14:paraId="5808301F" w14:textId="77777777" w:rsidR="007965E2" w:rsidRPr="007965E2" w:rsidRDefault="007965E2" w:rsidP="007965E2">
      <w:pPr>
        <w:pStyle w:val="Code"/>
        <w:rPr>
          <w:highlight w:val="white"/>
        </w:rPr>
      </w:pPr>
      <w:r w:rsidRPr="007965E2">
        <w:rPr>
          <w:highlight w:val="white"/>
        </w:rPr>
        <w:lastRenderedPageBreak/>
        <w:t>size_t strlen(const char* string) {</w:t>
      </w:r>
    </w:p>
    <w:p w14:paraId="4D2B079A" w14:textId="77777777" w:rsidR="007965E2" w:rsidRPr="007965E2" w:rsidRDefault="007965E2" w:rsidP="007965E2">
      <w:pPr>
        <w:pStyle w:val="Code"/>
        <w:rPr>
          <w:highlight w:val="white"/>
        </w:rPr>
      </w:pPr>
      <w:r w:rsidRPr="007965E2">
        <w:rPr>
          <w:highlight w:val="white"/>
        </w:rPr>
        <w:t xml:space="preserve">  int index;</w:t>
      </w:r>
    </w:p>
    <w:p w14:paraId="06CF7FD5" w14:textId="77777777" w:rsidR="007965E2" w:rsidRPr="007965E2" w:rsidRDefault="007965E2" w:rsidP="007965E2">
      <w:pPr>
        <w:pStyle w:val="Code"/>
        <w:rPr>
          <w:highlight w:val="white"/>
        </w:rPr>
      </w:pPr>
    </w:p>
    <w:p w14:paraId="6167BC88" w14:textId="77777777" w:rsidR="007965E2" w:rsidRPr="007965E2" w:rsidRDefault="007965E2" w:rsidP="007965E2">
      <w:pPr>
        <w:pStyle w:val="Code"/>
        <w:rPr>
          <w:highlight w:val="white"/>
        </w:rPr>
      </w:pPr>
      <w:r w:rsidRPr="007965E2">
        <w:rPr>
          <w:highlight w:val="white"/>
        </w:rPr>
        <w:t xml:space="preserve">  for (index = 0; string[index] != '\0'; ++index) {</w:t>
      </w:r>
    </w:p>
    <w:p w14:paraId="63B8A969" w14:textId="77777777" w:rsidR="007965E2" w:rsidRPr="007965E2" w:rsidRDefault="007965E2" w:rsidP="007965E2">
      <w:pPr>
        <w:pStyle w:val="Code"/>
        <w:rPr>
          <w:highlight w:val="white"/>
        </w:rPr>
      </w:pPr>
      <w:r w:rsidRPr="007965E2">
        <w:rPr>
          <w:highlight w:val="white"/>
        </w:rPr>
        <w:t xml:space="preserve">    // Empty.</w:t>
      </w:r>
    </w:p>
    <w:p w14:paraId="3E481296" w14:textId="77777777" w:rsidR="007965E2" w:rsidRPr="007965E2" w:rsidRDefault="007965E2" w:rsidP="007965E2">
      <w:pPr>
        <w:pStyle w:val="Code"/>
        <w:rPr>
          <w:highlight w:val="white"/>
        </w:rPr>
      </w:pPr>
      <w:r w:rsidRPr="007965E2">
        <w:rPr>
          <w:highlight w:val="white"/>
        </w:rPr>
        <w:t xml:space="preserve">  }</w:t>
      </w:r>
    </w:p>
    <w:p w14:paraId="6DFDDE7B" w14:textId="77777777" w:rsidR="007965E2" w:rsidRPr="007965E2" w:rsidRDefault="007965E2" w:rsidP="007965E2">
      <w:pPr>
        <w:pStyle w:val="Code"/>
        <w:rPr>
          <w:highlight w:val="white"/>
        </w:rPr>
      </w:pPr>
    </w:p>
    <w:p w14:paraId="3F4CF44B" w14:textId="77777777" w:rsidR="007965E2" w:rsidRPr="007965E2" w:rsidRDefault="007965E2" w:rsidP="007965E2">
      <w:pPr>
        <w:pStyle w:val="Code"/>
        <w:rPr>
          <w:highlight w:val="white"/>
        </w:rPr>
      </w:pPr>
      <w:r w:rsidRPr="007965E2">
        <w:rPr>
          <w:highlight w:val="white"/>
        </w:rPr>
        <w:t xml:space="preserve">  return index;</w:t>
      </w:r>
    </w:p>
    <w:p w14:paraId="0644B266" w14:textId="77777777" w:rsidR="007965E2" w:rsidRPr="007965E2" w:rsidRDefault="007965E2" w:rsidP="007965E2">
      <w:pPr>
        <w:pStyle w:val="Code"/>
        <w:rPr>
          <w:highlight w:val="white"/>
        </w:rPr>
      </w:pPr>
      <w:r w:rsidRPr="007965E2">
        <w:rPr>
          <w:highlight w:val="white"/>
        </w:rPr>
        <w:t>}</w:t>
      </w:r>
    </w:p>
    <w:p w14:paraId="147C9BAB" w14:textId="77777777" w:rsidR="007965E2" w:rsidRPr="007965E2" w:rsidRDefault="007965E2" w:rsidP="007965E2">
      <w:pPr>
        <w:pStyle w:val="Code"/>
        <w:rPr>
          <w:highlight w:val="white"/>
        </w:rPr>
      </w:pPr>
    </w:p>
    <w:p w14:paraId="0B6CB3D5" w14:textId="77777777" w:rsidR="007965E2" w:rsidRPr="007965E2" w:rsidRDefault="007965E2" w:rsidP="007965E2">
      <w:pPr>
        <w:pStyle w:val="Code"/>
        <w:rPr>
          <w:highlight w:val="white"/>
        </w:rPr>
      </w:pPr>
      <w:r w:rsidRPr="007965E2">
        <w:rPr>
          <w:highlight w:val="white"/>
        </w:rPr>
        <w:t>extern char* enMessageList[];</w:t>
      </w:r>
    </w:p>
    <w:p w14:paraId="643BBB82" w14:textId="77777777" w:rsidR="007965E2" w:rsidRPr="007965E2" w:rsidRDefault="007965E2" w:rsidP="007965E2">
      <w:pPr>
        <w:pStyle w:val="Code"/>
        <w:rPr>
          <w:highlight w:val="white"/>
        </w:rPr>
      </w:pPr>
    </w:p>
    <w:p w14:paraId="62954EDA" w14:textId="77777777" w:rsidR="007965E2" w:rsidRPr="007965E2" w:rsidRDefault="007965E2" w:rsidP="007965E2">
      <w:pPr>
        <w:pStyle w:val="Code"/>
        <w:rPr>
          <w:highlight w:val="white"/>
        </w:rPr>
      </w:pPr>
      <w:r w:rsidRPr="007965E2">
        <w:rPr>
          <w:highlight w:val="white"/>
        </w:rPr>
        <w:t>char* strerror(int errno) {</w:t>
      </w:r>
    </w:p>
    <w:p w14:paraId="14FEFF3A" w14:textId="77777777" w:rsidR="007965E2" w:rsidRPr="007965E2" w:rsidRDefault="007965E2" w:rsidP="007965E2">
      <w:pPr>
        <w:pStyle w:val="Code"/>
        <w:rPr>
          <w:highlight w:val="white"/>
        </w:rPr>
      </w:pPr>
      <w:r w:rsidRPr="007965E2">
        <w:rPr>
          <w:highlight w:val="white"/>
        </w:rPr>
        <w:t xml:space="preserve">  struct lconv* localeConvPtr = localeconv();</w:t>
      </w:r>
    </w:p>
    <w:p w14:paraId="15921B7B" w14:textId="77777777" w:rsidR="007965E2" w:rsidRPr="007965E2" w:rsidRDefault="007965E2" w:rsidP="007965E2">
      <w:pPr>
        <w:pStyle w:val="Code"/>
        <w:rPr>
          <w:highlight w:val="white"/>
        </w:rPr>
      </w:pPr>
      <w:r w:rsidRPr="007965E2">
        <w:rPr>
          <w:highlight w:val="white"/>
        </w:rPr>
        <w:t xml:space="preserve">  char** messageList = (localeConvPtr != NULL) ? localeConvPtr-&gt;messageList : NULL;</w:t>
      </w:r>
    </w:p>
    <w:p w14:paraId="2134F522" w14:textId="77777777" w:rsidR="007965E2" w:rsidRPr="007965E2" w:rsidRDefault="007965E2" w:rsidP="007965E2">
      <w:pPr>
        <w:pStyle w:val="Code"/>
        <w:rPr>
          <w:highlight w:val="white"/>
        </w:rPr>
      </w:pPr>
      <w:r w:rsidRPr="007965E2">
        <w:rPr>
          <w:highlight w:val="white"/>
        </w:rPr>
        <w:t xml:space="preserve">  messageList = (messageList != NULL) ? messageList : enMessageList;</w:t>
      </w:r>
    </w:p>
    <w:p w14:paraId="07ACDCB7" w14:textId="77777777" w:rsidR="007965E2" w:rsidRPr="007965E2" w:rsidRDefault="007965E2" w:rsidP="007965E2">
      <w:pPr>
        <w:pStyle w:val="Code"/>
        <w:rPr>
          <w:highlight w:val="white"/>
        </w:rPr>
      </w:pPr>
      <w:r w:rsidRPr="007965E2">
        <w:rPr>
          <w:highlight w:val="white"/>
        </w:rPr>
        <w:t xml:space="preserve">  return messageList[errno];</w:t>
      </w:r>
    </w:p>
    <w:p w14:paraId="0D9C1746" w14:textId="77777777" w:rsidR="007965E2" w:rsidRPr="007965E2" w:rsidRDefault="007965E2" w:rsidP="007965E2">
      <w:pPr>
        <w:pStyle w:val="Code"/>
        <w:rPr>
          <w:highlight w:val="white"/>
        </w:rPr>
      </w:pPr>
      <w:r w:rsidRPr="007965E2">
        <w:rPr>
          <w:highlight w:val="white"/>
        </w:rPr>
        <w:t>}</w:t>
      </w:r>
    </w:p>
    <w:p w14:paraId="38359426" w14:textId="77777777" w:rsidR="007965E2" w:rsidRPr="007965E2" w:rsidRDefault="007965E2" w:rsidP="007965E2">
      <w:pPr>
        <w:pStyle w:val="Code"/>
        <w:rPr>
          <w:highlight w:val="white"/>
        </w:rPr>
      </w:pPr>
    </w:p>
    <w:p w14:paraId="7A8146B9" w14:textId="77777777" w:rsidR="007965E2" w:rsidRPr="007965E2" w:rsidRDefault="007965E2" w:rsidP="007965E2">
      <w:pPr>
        <w:pStyle w:val="Code"/>
        <w:rPr>
          <w:highlight w:val="white"/>
        </w:rPr>
      </w:pPr>
      <w:r w:rsidRPr="007965E2">
        <w:rPr>
          <w:highlight w:val="white"/>
        </w:rPr>
        <w:t>char* token = NULL;</w:t>
      </w:r>
    </w:p>
    <w:p w14:paraId="4C832E01" w14:textId="77777777" w:rsidR="007965E2" w:rsidRPr="007965E2" w:rsidRDefault="007965E2" w:rsidP="007965E2">
      <w:pPr>
        <w:pStyle w:val="Code"/>
        <w:rPr>
          <w:highlight w:val="white"/>
        </w:rPr>
      </w:pPr>
    </w:p>
    <w:p w14:paraId="5F88AD82" w14:textId="77777777" w:rsidR="007965E2" w:rsidRPr="007965E2" w:rsidRDefault="007965E2" w:rsidP="007965E2">
      <w:pPr>
        <w:pStyle w:val="Code"/>
        <w:rPr>
          <w:highlight w:val="white"/>
        </w:rPr>
      </w:pPr>
      <w:r w:rsidRPr="007965E2">
        <w:rPr>
          <w:highlight w:val="white"/>
        </w:rPr>
        <w:t>char* strtok(char* string, const char* charSet) {</w:t>
      </w:r>
    </w:p>
    <w:p w14:paraId="19754991" w14:textId="77777777" w:rsidR="007965E2" w:rsidRPr="007965E2" w:rsidRDefault="007965E2" w:rsidP="007965E2">
      <w:pPr>
        <w:pStyle w:val="Code"/>
        <w:rPr>
          <w:highlight w:val="white"/>
        </w:rPr>
      </w:pPr>
      <w:r w:rsidRPr="007965E2">
        <w:rPr>
          <w:highlight w:val="white"/>
        </w:rPr>
        <w:t xml:space="preserve">  int index;</w:t>
      </w:r>
    </w:p>
    <w:p w14:paraId="43940463" w14:textId="77777777" w:rsidR="007965E2" w:rsidRPr="007965E2" w:rsidRDefault="007965E2" w:rsidP="007965E2">
      <w:pPr>
        <w:pStyle w:val="Code"/>
        <w:rPr>
          <w:highlight w:val="white"/>
        </w:rPr>
      </w:pPr>
      <w:r w:rsidRPr="007965E2">
        <w:rPr>
          <w:highlight w:val="white"/>
        </w:rPr>
        <w:t xml:space="preserve">  char* tokenStart;</w:t>
      </w:r>
    </w:p>
    <w:p w14:paraId="20791319" w14:textId="77777777" w:rsidR="007965E2" w:rsidRPr="007965E2" w:rsidRDefault="007965E2" w:rsidP="007965E2">
      <w:pPr>
        <w:pStyle w:val="Code"/>
        <w:rPr>
          <w:highlight w:val="white"/>
        </w:rPr>
      </w:pPr>
    </w:p>
    <w:p w14:paraId="5FDE6459" w14:textId="77777777" w:rsidR="007965E2" w:rsidRPr="007965E2" w:rsidRDefault="007965E2" w:rsidP="007965E2">
      <w:pPr>
        <w:pStyle w:val="Code"/>
        <w:rPr>
          <w:highlight w:val="white"/>
        </w:rPr>
      </w:pPr>
      <w:r w:rsidRPr="007965E2">
        <w:rPr>
          <w:highlight w:val="white"/>
        </w:rPr>
        <w:t xml:space="preserve">  if (string != NULL) {</w:t>
      </w:r>
    </w:p>
    <w:p w14:paraId="71BC81FF" w14:textId="77777777" w:rsidR="007965E2" w:rsidRPr="007965E2" w:rsidRDefault="007965E2" w:rsidP="007965E2">
      <w:pPr>
        <w:pStyle w:val="Code"/>
        <w:rPr>
          <w:highlight w:val="white"/>
        </w:rPr>
      </w:pPr>
      <w:r w:rsidRPr="007965E2">
        <w:rPr>
          <w:highlight w:val="white"/>
        </w:rPr>
        <w:t xml:space="preserve">    if (string[0] == '\0') {</w:t>
      </w:r>
    </w:p>
    <w:p w14:paraId="67D40168" w14:textId="77777777" w:rsidR="007965E2" w:rsidRPr="007965E2" w:rsidRDefault="007965E2" w:rsidP="007965E2">
      <w:pPr>
        <w:pStyle w:val="Code"/>
        <w:rPr>
          <w:highlight w:val="white"/>
        </w:rPr>
      </w:pPr>
      <w:r w:rsidRPr="007965E2">
        <w:rPr>
          <w:highlight w:val="white"/>
        </w:rPr>
        <w:t xml:space="preserve">      return NULL;</w:t>
      </w:r>
    </w:p>
    <w:p w14:paraId="4B46D0AB" w14:textId="77777777" w:rsidR="007965E2" w:rsidRPr="007965E2" w:rsidRDefault="007965E2" w:rsidP="007965E2">
      <w:pPr>
        <w:pStyle w:val="Code"/>
        <w:rPr>
          <w:highlight w:val="white"/>
        </w:rPr>
      </w:pPr>
      <w:r w:rsidRPr="007965E2">
        <w:rPr>
          <w:highlight w:val="white"/>
        </w:rPr>
        <w:t xml:space="preserve">    }</w:t>
      </w:r>
    </w:p>
    <w:p w14:paraId="76BFFA72" w14:textId="77777777" w:rsidR="007965E2" w:rsidRPr="007965E2" w:rsidRDefault="007965E2" w:rsidP="007965E2">
      <w:pPr>
        <w:pStyle w:val="Code"/>
        <w:rPr>
          <w:highlight w:val="white"/>
        </w:rPr>
      </w:pPr>
    </w:p>
    <w:p w14:paraId="3DF7EECF" w14:textId="77777777" w:rsidR="007965E2" w:rsidRPr="007965E2" w:rsidRDefault="007965E2" w:rsidP="007965E2">
      <w:pPr>
        <w:pStyle w:val="Code"/>
        <w:rPr>
          <w:highlight w:val="white"/>
        </w:rPr>
      </w:pPr>
      <w:r w:rsidRPr="007965E2">
        <w:rPr>
          <w:highlight w:val="white"/>
        </w:rPr>
        <w:t xml:space="preserve">    for (index = 0; string[index] != '\0'; ++index) {</w:t>
      </w:r>
    </w:p>
    <w:p w14:paraId="6B915DBA" w14:textId="77777777" w:rsidR="007965E2" w:rsidRPr="007965E2" w:rsidRDefault="007965E2" w:rsidP="007965E2">
      <w:pPr>
        <w:pStyle w:val="Code"/>
        <w:rPr>
          <w:highlight w:val="white"/>
        </w:rPr>
      </w:pPr>
      <w:r w:rsidRPr="007965E2">
        <w:rPr>
          <w:highlight w:val="white"/>
        </w:rPr>
        <w:t xml:space="preserve">      if (strchr(charSet, string[index]) != NULL) {</w:t>
      </w:r>
    </w:p>
    <w:p w14:paraId="42C5A34E" w14:textId="77777777" w:rsidR="007965E2" w:rsidRPr="007965E2" w:rsidRDefault="007965E2" w:rsidP="007965E2">
      <w:pPr>
        <w:pStyle w:val="Code"/>
        <w:rPr>
          <w:highlight w:val="white"/>
        </w:rPr>
      </w:pPr>
      <w:r w:rsidRPr="007965E2">
        <w:rPr>
          <w:highlight w:val="white"/>
        </w:rPr>
        <w:t xml:space="preserve">        string[index] = '\0';</w:t>
      </w:r>
    </w:p>
    <w:p w14:paraId="3316AF31" w14:textId="77777777" w:rsidR="007965E2" w:rsidRPr="007965E2" w:rsidRDefault="007965E2" w:rsidP="007965E2">
      <w:pPr>
        <w:pStyle w:val="Code"/>
        <w:rPr>
          <w:highlight w:val="white"/>
        </w:rPr>
      </w:pPr>
      <w:r w:rsidRPr="007965E2">
        <w:rPr>
          <w:highlight w:val="white"/>
        </w:rPr>
        <w:t xml:space="preserve">        token = &amp;string[index + 1];</w:t>
      </w:r>
    </w:p>
    <w:p w14:paraId="084BCC10" w14:textId="77777777" w:rsidR="007965E2" w:rsidRPr="007965E2" w:rsidRDefault="007965E2" w:rsidP="007965E2">
      <w:pPr>
        <w:pStyle w:val="Code"/>
        <w:rPr>
          <w:highlight w:val="white"/>
        </w:rPr>
      </w:pPr>
      <w:r w:rsidRPr="007965E2">
        <w:rPr>
          <w:highlight w:val="white"/>
        </w:rPr>
        <w:t xml:space="preserve">        return string;</w:t>
      </w:r>
    </w:p>
    <w:p w14:paraId="5EE02C72" w14:textId="77777777" w:rsidR="007965E2" w:rsidRPr="007965E2" w:rsidRDefault="007965E2" w:rsidP="007965E2">
      <w:pPr>
        <w:pStyle w:val="Code"/>
        <w:rPr>
          <w:highlight w:val="white"/>
        </w:rPr>
      </w:pPr>
      <w:r w:rsidRPr="007965E2">
        <w:rPr>
          <w:highlight w:val="white"/>
        </w:rPr>
        <w:t xml:space="preserve">      }</w:t>
      </w:r>
    </w:p>
    <w:p w14:paraId="5915F8D0" w14:textId="77777777" w:rsidR="007965E2" w:rsidRPr="007965E2" w:rsidRDefault="007965E2" w:rsidP="007965E2">
      <w:pPr>
        <w:pStyle w:val="Code"/>
        <w:rPr>
          <w:highlight w:val="white"/>
        </w:rPr>
      </w:pPr>
      <w:r w:rsidRPr="007965E2">
        <w:rPr>
          <w:highlight w:val="white"/>
        </w:rPr>
        <w:t xml:space="preserve">    }</w:t>
      </w:r>
    </w:p>
    <w:p w14:paraId="3AF736E1" w14:textId="77777777" w:rsidR="007965E2" w:rsidRPr="007965E2" w:rsidRDefault="007965E2" w:rsidP="007965E2">
      <w:pPr>
        <w:pStyle w:val="Code"/>
        <w:rPr>
          <w:highlight w:val="white"/>
        </w:rPr>
      </w:pPr>
    </w:p>
    <w:p w14:paraId="39011E1F" w14:textId="77777777" w:rsidR="007965E2" w:rsidRPr="007965E2" w:rsidRDefault="007965E2" w:rsidP="007965E2">
      <w:pPr>
        <w:pStyle w:val="Code"/>
        <w:rPr>
          <w:highlight w:val="white"/>
        </w:rPr>
      </w:pPr>
      <w:r w:rsidRPr="007965E2">
        <w:rPr>
          <w:highlight w:val="white"/>
        </w:rPr>
        <w:t xml:space="preserve">    token = &amp;string[index];</w:t>
      </w:r>
    </w:p>
    <w:p w14:paraId="7AED5091" w14:textId="77777777" w:rsidR="007965E2" w:rsidRPr="007965E2" w:rsidRDefault="007965E2" w:rsidP="007965E2">
      <w:pPr>
        <w:pStyle w:val="Code"/>
        <w:rPr>
          <w:highlight w:val="white"/>
        </w:rPr>
      </w:pPr>
      <w:r w:rsidRPr="007965E2">
        <w:rPr>
          <w:highlight w:val="white"/>
        </w:rPr>
        <w:t xml:space="preserve">    return string;</w:t>
      </w:r>
    </w:p>
    <w:p w14:paraId="7D38CB8D" w14:textId="77777777" w:rsidR="007965E2" w:rsidRPr="007965E2" w:rsidRDefault="007965E2" w:rsidP="007965E2">
      <w:pPr>
        <w:pStyle w:val="Code"/>
        <w:rPr>
          <w:highlight w:val="white"/>
        </w:rPr>
      </w:pPr>
      <w:r w:rsidRPr="007965E2">
        <w:rPr>
          <w:highlight w:val="white"/>
        </w:rPr>
        <w:t xml:space="preserve">  }</w:t>
      </w:r>
    </w:p>
    <w:p w14:paraId="06E5CA40" w14:textId="77777777" w:rsidR="007965E2" w:rsidRPr="007965E2" w:rsidRDefault="007965E2" w:rsidP="007965E2">
      <w:pPr>
        <w:pStyle w:val="Code"/>
        <w:rPr>
          <w:highlight w:val="white"/>
        </w:rPr>
      </w:pPr>
      <w:r w:rsidRPr="007965E2">
        <w:rPr>
          <w:highlight w:val="white"/>
        </w:rPr>
        <w:t xml:space="preserve">  else if (token == NULL) {</w:t>
      </w:r>
    </w:p>
    <w:p w14:paraId="388CADA0" w14:textId="77777777" w:rsidR="007965E2" w:rsidRPr="007965E2" w:rsidRDefault="007965E2" w:rsidP="007965E2">
      <w:pPr>
        <w:pStyle w:val="Code"/>
        <w:rPr>
          <w:highlight w:val="white"/>
        </w:rPr>
      </w:pPr>
      <w:r w:rsidRPr="007965E2">
        <w:rPr>
          <w:highlight w:val="white"/>
        </w:rPr>
        <w:t xml:space="preserve">    return NULL;</w:t>
      </w:r>
    </w:p>
    <w:p w14:paraId="07EDABB2" w14:textId="77777777" w:rsidR="007965E2" w:rsidRPr="007965E2" w:rsidRDefault="007965E2" w:rsidP="007965E2">
      <w:pPr>
        <w:pStyle w:val="Code"/>
        <w:rPr>
          <w:highlight w:val="white"/>
        </w:rPr>
      </w:pPr>
      <w:r w:rsidRPr="007965E2">
        <w:rPr>
          <w:highlight w:val="white"/>
        </w:rPr>
        <w:t xml:space="preserve">  }</w:t>
      </w:r>
    </w:p>
    <w:p w14:paraId="43E0739A" w14:textId="77777777" w:rsidR="007965E2" w:rsidRPr="007965E2" w:rsidRDefault="007965E2" w:rsidP="007965E2">
      <w:pPr>
        <w:pStyle w:val="Code"/>
        <w:rPr>
          <w:highlight w:val="white"/>
        </w:rPr>
      </w:pPr>
      <w:r w:rsidRPr="007965E2">
        <w:rPr>
          <w:highlight w:val="white"/>
        </w:rPr>
        <w:t xml:space="preserve">  else {</w:t>
      </w:r>
    </w:p>
    <w:p w14:paraId="14BFADAB" w14:textId="77777777" w:rsidR="007965E2" w:rsidRPr="007965E2" w:rsidRDefault="007965E2" w:rsidP="007965E2">
      <w:pPr>
        <w:pStyle w:val="Code"/>
        <w:rPr>
          <w:highlight w:val="white"/>
        </w:rPr>
      </w:pPr>
      <w:r w:rsidRPr="007965E2">
        <w:rPr>
          <w:highlight w:val="white"/>
        </w:rPr>
        <w:t xml:space="preserve">    if (token[0] == '\0') {</w:t>
      </w:r>
    </w:p>
    <w:p w14:paraId="187640FB" w14:textId="77777777" w:rsidR="007965E2" w:rsidRPr="007965E2" w:rsidRDefault="007965E2" w:rsidP="007965E2">
      <w:pPr>
        <w:pStyle w:val="Code"/>
        <w:rPr>
          <w:highlight w:val="white"/>
        </w:rPr>
      </w:pPr>
      <w:r w:rsidRPr="007965E2">
        <w:rPr>
          <w:highlight w:val="white"/>
        </w:rPr>
        <w:t xml:space="preserve">      return NULL;</w:t>
      </w:r>
    </w:p>
    <w:p w14:paraId="0BA79815" w14:textId="77777777" w:rsidR="007965E2" w:rsidRPr="007965E2" w:rsidRDefault="007965E2" w:rsidP="007965E2">
      <w:pPr>
        <w:pStyle w:val="Code"/>
        <w:rPr>
          <w:highlight w:val="white"/>
        </w:rPr>
      </w:pPr>
      <w:r w:rsidRPr="007965E2">
        <w:rPr>
          <w:highlight w:val="white"/>
        </w:rPr>
        <w:t xml:space="preserve">    }</w:t>
      </w:r>
    </w:p>
    <w:p w14:paraId="37820844" w14:textId="77777777" w:rsidR="007965E2" w:rsidRPr="007965E2" w:rsidRDefault="007965E2" w:rsidP="007965E2">
      <w:pPr>
        <w:pStyle w:val="Code"/>
        <w:rPr>
          <w:highlight w:val="white"/>
        </w:rPr>
      </w:pPr>
    </w:p>
    <w:p w14:paraId="1283D9BE" w14:textId="77777777" w:rsidR="007965E2" w:rsidRPr="007965E2" w:rsidRDefault="007965E2" w:rsidP="007965E2">
      <w:pPr>
        <w:pStyle w:val="Code"/>
        <w:rPr>
          <w:highlight w:val="white"/>
        </w:rPr>
      </w:pPr>
      <w:r w:rsidRPr="007965E2">
        <w:rPr>
          <w:highlight w:val="white"/>
        </w:rPr>
        <w:t xml:space="preserve">    for (index = 0; token[index] != '\0'; ++index) {</w:t>
      </w:r>
    </w:p>
    <w:p w14:paraId="67451AF9" w14:textId="77777777" w:rsidR="007965E2" w:rsidRPr="007965E2" w:rsidRDefault="007965E2" w:rsidP="007965E2">
      <w:pPr>
        <w:pStyle w:val="Code"/>
        <w:rPr>
          <w:highlight w:val="white"/>
        </w:rPr>
      </w:pPr>
      <w:r w:rsidRPr="007965E2">
        <w:rPr>
          <w:highlight w:val="white"/>
        </w:rPr>
        <w:t xml:space="preserve">      if (strchr(charSet, token[index]) != NULL) {</w:t>
      </w:r>
    </w:p>
    <w:p w14:paraId="6128B133" w14:textId="77777777" w:rsidR="007965E2" w:rsidRPr="007965E2" w:rsidRDefault="007965E2" w:rsidP="007965E2">
      <w:pPr>
        <w:pStyle w:val="Code"/>
        <w:rPr>
          <w:highlight w:val="white"/>
        </w:rPr>
      </w:pPr>
      <w:r w:rsidRPr="007965E2">
        <w:rPr>
          <w:highlight w:val="white"/>
        </w:rPr>
        <w:t xml:space="preserve">        char* tokenStart2 = token;</w:t>
      </w:r>
    </w:p>
    <w:p w14:paraId="7122DD32" w14:textId="77777777" w:rsidR="007965E2" w:rsidRPr="007965E2" w:rsidRDefault="007965E2" w:rsidP="007965E2">
      <w:pPr>
        <w:pStyle w:val="Code"/>
        <w:rPr>
          <w:highlight w:val="white"/>
        </w:rPr>
      </w:pPr>
      <w:r w:rsidRPr="007965E2">
        <w:rPr>
          <w:highlight w:val="white"/>
        </w:rPr>
        <w:t xml:space="preserve">        token[index] = '\0';</w:t>
      </w:r>
    </w:p>
    <w:p w14:paraId="618CC80A" w14:textId="77777777" w:rsidR="007965E2" w:rsidRPr="007965E2" w:rsidRDefault="007965E2" w:rsidP="007965E2">
      <w:pPr>
        <w:pStyle w:val="Code"/>
        <w:rPr>
          <w:highlight w:val="white"/>
        </w:rPr>
      </w:pPr>
      <w:r w:rsidRPr="007965E2">
        <w:rPr>
          <w:highlight w:val="white"/>
        </w:rPr>
        <w:t xml:space="preserve">        token = &amp;token[index + 1];</w:t>
      </w:r>
    </w:p>
    <w:p w14:paraId="70E311A7" w14:textId="77777777" w:rsidR="007965E2" w:rsidRPr="007965E2" w:rsidRDefault="007965E2" w:rsidP="007965E2">
      <w:pPr>
        <w:pStyle w:val="Code"/>
        <w:rPr>
          <w:highlight w:val="white"/>
        </w:rPr>
      </w:pPr>
      <w:r w:rsidRPr="007965E2">
        <w:rPr>
          <w:highlight w:val="white"/>
        </w:rPr>
        <w:t xml:space="preserve">        return tokenStart2;</w:t>
      </w:r>
    </w:p>
    <w:p w14:paraId="522934B2" w14:textId="77777777" w:rsidR="007965E2" w:rsidRPr="007965E2" w:rsidRDefault="007965E2" w:rsidP="007965E2">
      <w:pPr>
        <w:pStyle w:val="Code"/>
        <w:rPr>
          <w:highlight w:val="white"/>
        </w:rPr>
      </w:pPr>
      <w:r w:rsidRPr="007965E2">
        <w:rPr>
          <w:highlight w:val="white"/>
        </w:rPr>
        <w:t xml:space="preserve">      }</w:t>
      </w:r>
    </w:p>
    <w:p w14:paraId="11D7626A" w14:textId="77777777" w:rsidR="007965E2" w:rsidRPr="007965E2" w:rsidRDefault="007965E2" w:rsidP="007965E2">
      <w:pPr>
        <w:pStyle w:val="Code"/>
        <w:rPr>
          <w:highlight w:val="white"/>
        </w:rPr>
      </w:pPr>
      <w:r w:rsidRPr="007965E2">
        <w:rPr>
          <w:highlight w:val="white"/>
        </w:rPr>
        <w:lastRenderedPageBreak/>
        <w:t xml:space="preserve">    }</w:t>
      </w:r>
    </w:p>
    <w:p w14:paraId="0EE73681" w14:textId="77777777" w:rsidR="007965E2" w:rsidRPr="007965E2" w:rsidRDefault="007965E2" w:rsidP="007965E2">
      <w:pPr>
        <w:pStyle w:val="Code"/>
        <w:rPr>
          <w:highlight w:val="white"/>
        </w:rPr>
      </w:pPr>
    </w:p>
    <w:p w14:paraId="5722BCF7" w14:textId="77777777" w:rsidR="007965E2" w:rsidRPr="007965E2" w:rsidRDefault="007965E2" w:rsidP="007965E2">
      <w:pPr>
        <w:pStyle w:val="Code"/>
        <w:rPr>
          <w:highlight w:val="white"/>
        </w:rPr>
      </w:pPr>
      <w:r w:rsidRPr="007965E2">
        <w:rPr>
          <w:highlight w:val="white"/>
        </w:rPr>
        <w:t xml:space="preserve">    tokenStart = token;</w:t>
      </w:r>
    </w:p>
    <w:p w14:paraId="6AB84238" w14:textId="77777777" w:rsidR="007965E2" w:rsidRPr="007965E2" w:rsidRDefault="007965E2" w:rsidP="007965E2">
      <w:pPr>
        <w:pStyle w:val="Code"/>
        <w:rPr>
          <w:highlight w:val="white"/>
        </w:rPr>
      </w:pPr>
      <w:r w:rsidRPr="007965E2">
        <w:rPr>
          <w:highlight w:val="white"/>
        </w:rPr>
        <w:t xml:space="preserve">    token = &amp;token[index];</w:t>
      </w:r>
    </w:p>
    <w:p w14:paraId="39D14D2A" w14:textId="77777777" w:rsidR="007965E2" w:rsidRPr="007965E2" w:rsidRDefault="007965E2" w:rsidP="007965E2">
      <w:pPr>
        <w:pStyle w:val="Code"/>
        <w:rPr>
          <w:highlight w:val="white"/>
        </w:rPr>
      </w:pPr>
      <w:r w:rsidRPr="007965E2">
        <w:rPr>
          <w:highlight w:val="white"/>
        </w:rPr>
        <w:t xml:space="preserve">    return tokenStart;</w:t>
      </w:r>
    </w:p>
    <w:p w14:paraId="2D8A1089" w14:textId="77777777" w:rsidR="007965E2" w:rsidRPr="007965E2" w:rsidRDefault="007965E2" w:rsidP="007965E2">
      <w:pPr>
        <w:pStyle w:val="Code"/>
        <w:rPr>
          <w:highlight w:val="white"/>
        </w:rPr>
      </w:pPr>
      <w:r w:rsidRPr="007965E2">
        <w:rPr>
          <w:highlight w:val="white"/>
        </w:rPr>
        <w:t xml:space="preserve">  }</w:t>
      </w:r>
    </w:p>
    <w:p w14:paraId="24A92E2A" w14:textId="77777777" w:rsidR="007965E2" w:rsidRPr="007965E2" w:rsidRDefault="007965E2" w:rsidP="007965E2">
      <w:pPr>
        <w:pStyle w:val="Code"/>
        <w:rPr>
          <w:highlight w:val="white"/>
        </w:rPr>
      </w:pPr>
      <w:r w:rsidRPr="007965E2">
        <w:rPr>
          <w:highlight w:val="white"/>
        </w:rPr>
        <w:t>}</w:t>
      </w:r>
    </w:p>
    <w:p w14:paraId="095CC54C" w14:textId="77777777" w:rsidR="007965E2" w:rsidRPr="007965E2" w:rsidRDefault="007965E2" w:rsidP="007965E2">
      <w:pPr>
        <w:pStyle w:val="Code"/>
        <w:rPr>
          <w:highlight w:val="white"/>
        </w:rPr>
      </w:pPr>
    </w:p>
    <w:p w14:paraId="4709A563" w14:textId="77777777" w:rsidR="007965E2" w:rsidRPr="007965E2" w:rsidRDefault="007965E2" w:rsidP="007965E2">
      <w:pPr>
        <w:pStyle w:val="Code"/>
        <w:rPr>
          <w:highlight w:val="white"/>
        </w:rPr>
      </w:pPr>
      <w:r w:rsidRPr="007965E2">
        <w:rPr>
          <w:highlight w:val="white"/>
        </w:rPr>
        <w:t>void* memcpy(void* target, const void* source, size_t size) {</w:t>
      </w:r>
    </w:p>
    <w:p w14:paraId="581AAA52" w14:textId="77777777" w:rsidR="007965E2" w:rsidRPr="007965E2" w:rsidRDefault="007965E2" w:rsidP="007965E2">
      <w:pPr>
        <w:pStyle w:val="Code"/>
        <w:rPr>
          <w:highlight w:val="white"/>
        </w:rPr>
      </w:pPr>
      <w:r w:rsidRPr="007965E2">
        <w:rPr>
          <w:highlight w:val="white"/>
        </w:rPr>
        <w:t xml:space="preserve">  char* charTarget = (char*) target;</w:t>
      </w:r>
    </w:p>
    <w:p w14:paraId="1204E016" w14:textId="77777777" w:rsidR="007965E2" w:rsidRPr="007965E2" w:rsidRDefault="007965E2" w:rsidP="007965E2">
      <w:pPr>
        <w:pStyle w:val="Code"/>
        <w:rPr>
          <w:highlight w:val="white"/>
        </w:rPr>
      </w:pPr>
      <w:r w:rsidRPr="007965E2">
        <w:rPr>
          <w:highlight w:val="white"/>
        </w:rPr>
        <w:t xml:space="preserve">  const char* charSource = (const char*) source;</w:t>
      </w:r>
    </w:p>
    <w:p w14:paraId="60156CBB" w14:textId="77777777" w:rsidR="007965E2" w:rsidRPr="007965E2" w:rsidRDefault="007965E2" w:rsidP="007965E2">
      <w:pPr>
        <w:pStyle w:val="Code"/>
        <w:rPr>
          <w:highlight w:val="white"/>
        </w:rPr>
      </w:pPr>
    </w:p>
    <w:p w14:paraId="30F91960" w14:textId="77777777" w:rsidR="007965E2" w:rsidRPr="007965E2" w:rsidRDefault="007965E2" w:rsidP="007965E2">
      <w:pPr>
        <w:pStyle w:val="Code"/>
        <w:rPr>
          <w:highlight w:val="white"/>
        </w:rPr>
      </w:pPr>
      <w:r w:rsidRPr="007965E2">
        <w:rPr>
          <w:highlight w:val="white"/>
        </w:rPr>
        <w:t xml:space="preserve">  size_t index;</w:t>
      </w:r>
    </w:p>
    <w:p w14:paraId="5F4F50BD" w14:textId="77777777" w:rsidR="007965E2" w:rsidRPr="007965E2" w:rsidRDefault="007965E2" w:rsidP="007965E2">
      <w:pPr>
        <w:pStyle w:val="Code"/>
        <w:rPr>
          <w:highlight w:val="white"/>
        </w:rPr>
      </w:pPr>
      <w:r w:rsidRPr="007965E2">
        <w:rPr>
          <w:highlight w:val="white"/>
        </w:rPr>
        <w:t xml:space="preserve">  for (index = 0; index &lt; size; ++index) {</w:t>
      </w:r>
    </w:p>
    <w:p w14:paraId="00D94CD6" w14:textId="77777777" w:rsidR="007965E2" w:rsidRPr="007965E2" w:rsidRDefault="007965E2" w:rsidP="007965E2">
      <w:pPr>
        <w:pStyle w:val="Code"/>
        <w:rPr>
          <w:highlight w:val="white"/>
        </w:rPr>
      </w:pPr>
      <w:r w:rsidRPr="007965E2">
        <w:rPr>
          <w:highlight w:val="white"/>
        </w:rPr>
        <w:t xml:space="preserve">    charTarget[index] = charSource[index];</w:t>
      </w:r>
    </w:p>
    <w:p w14:paraId="2B656FFB" w14:textId="77777777" w:rsidR="007965E2" w:rsidRPr="007965E2" w:rsidRDefault="007965E2" w:rsidP="007965E2">
      <w:pPr>
        <w:pStyle w:val="Code"/>
        <w:rPr>
          <w:highlight w:val="white"/>
        </w:rPr>
      </w:pPr>
      <w:r w:rsidRPr="007965E2">
        <w:rPr>
          <w:highlight w:val="white"/>
        </w:rPr>
        <w:t xml:space="preserve">  }</w:t>
      </w:r>
    </w:p>
    <w:p w14:paraId="6D85B98A" w14:textId="77777777" w:rsidR="007965E2" w:rsidRPr="007965E2" w:rsidRDefault="007965E2" w:rsidP="007965E2">
      <w:pPr>
        <w:pStyle w:val="Code"/>
        <w:rPr>
          <w:highlight w:val="white"/>
        </w:rPr>
      </w:pPr>
    </w:p>
    <w:p w14:paraId="3E2BC1CE" w14:textId="0EE83F7B" w:rsidR="007965E2" w:rsidRPr="007965E2" w:rsidRDefault="00E068AC" w:rsidP="007965E2">
      <w:pPr>
        <w:pStyle w:val="Code"/>
        <w:rPr>
          <w:highlight w:val="white"/>
        </w:rPr>
      </w:pPr>
      <w:r>
        <w:rPr>
          <w:highlight w:val="white"/>
        </w:rPr>
        <w:t xml:space="preserve">  return ((void*) target);</w:t>
      </w:r>
    </w:p>
    <w:p w14:paraId="2FB6D5D3" w14:textId="77777777" w:rsidR="007965E2" w:rsidRPr="007965E2" w:rsidRDefault="007965E2" w:rsidP="007965E2">
      <w:pPr>
        <w:pStyle w:val="Code"/>
        <w:rPr>
          <w:highlight w:val="white"/>
        </w:rPr>
      </w:pPr>
      <w:r w:rsidRPr="007965E2">
        <w:rPr>
          <w:highlight w:val="white"/>
        </w:rPr>
        <w:t>}</w:t>
      </w:r>
    </w:p>
    <w:p w14:paraId="1435DF44" w14:textId="77777777" w:rsidR="007965E2" w:rsidRPr="007965E2" w:rsidRDefault="007965E2" w:rsidP="007965E2">
      <w:pPr>
        <w:pStyle w:val="Code"/>
        <w:rPr>
          <w:highlight w:val="white"/>
        </w:rPr>
      </w:pPr>
    </w:p>
    <w:p w14:paraId="71C2DE7C" w14:textId="77777777" w:rsidR="007965E2" w:rsidRPr="007965E2" w:rsidRDefault="007965E2" w:rsidP="007965E2">
      <w:pPr>
        <w:pStyle w:val="Code"/>
        <w:rPr>
          <w:highlight w:val="white"/>
        </w:rPr>
      </w:pPr>
      <w:r w:rsidRPr="007965E2">
        <w:rPr>
          <w:highlight w:val="white"/>
        </w:rPr>
        <w:t>void* memmove(void* target, const void* source, size_t size) {</w:t>
      </w:r>
    </w:p>
    <w:p w14:paraId="5BDE3062" w14:textId="77777777" w:rsidR="007965E2" w:rsidRPr="007965E2" w:rsidRDefault="007965E2" w:rsidP="007965E2">
      <w:pPr>
        <w:pStyle w:val="Code"/>
        <w:rPr>
          <w:highlight w:val="white"/>
        </w:rPr>
      </w:pPr>
      <w:r w:rsidRPr="007965E2">
        <w:rPr>
          <w:highlight w:val="white"/>
        </w:rPr>
        <w:t xml:space="preserve">  char* charTarget = (char*) target;</w:t>
      </w:r>
    </w:p>
    <w:p w14:paraId="75F30AD2" w14:textId="77777777" w:rsidR="007965E2" w:rsidRPr="007965E2" w:rsidRDefault="007965E2" w:rsidP="007965E2">
      <w:pPr>
        <w:pStyle w:val="Code"/>
        <w:rPr>
          <w:highlight w:val="white"/>
        </w:rPr>
      </w:pPr>
      <w:r w:rsidRPr="007965E2">
        <w:rPr>
          <w:highlight w:val="white"/>
        </w:rPr>
        <w:t xml:space="preserve">  const char* charSource = (const char*) source;</w:t>
      </w:r>
    </w:p>
    <w:p w14:paraId="07F317B9" w14:textId="77777777" w:rsidR="007965E2" w:rsidRPr="007965E2" w:rsidRDefault="007965E2" w:rsidP="007965E2">
      <w:pPr>
        <w:pStyle w:val="Code"/>
        <w:rPr>
          <w:highlight w:val="white"/>
        </w:rPr>
      </w:pPr>
    </w:p>
    <w:p w14:paraId="13E1CA62" w14:textId="77777777" w:rsidR="007965E2" w:rsidRPr="007965E2" w:rsidRDefault="007965E2" w:rsidP="007965E2">
      <w:pPr>
        <w:pStyle w:val="Code"/>
        <w:rPr>
          <w:highlight w:val="white"/>
        </w:rPr>
      </w:pPr>
      <w:r w:rsidRPr="007965E2">
        <w:rPr>
          <w:highlight w:val="white"/>
        </w:rPr>
        <w:t xml:space="preserve">  size_t index;</w:t>
      </w:r>
    </w:p>
    <w:p w14:paraId="581DD197" w14:textId="77777777" w:rsidR="007965E2" w:rsidRPr="007965E2" w:rsidRDefault="007965E2" w:rsidP="007965E2">
      <w:pPr>
        <w:pStyle w:val="Code"/>
        <w:rPr>
          <w:highlight w:val="white"/>
        </w:rPr>
      </w:pPr>
      <w:r w:rsidRPr="007965E2">
        <w:rPr>
          <w:highlight w:val="white"/>
        </w:rPr>
        <w:t xml:space="preserve">  if (source &lt; target) {</w:t>
      </w:r>
    </w:p>
    <w:p w14:paraId="0AFE6C58" w14:textId="77777777" w:rsidR="007965E2" w:rsidRPr="007965E2" w:rsidRDefault="007965E2" w:rsidP="007965E2">
      <w:pPr>
        <w:pStyle w:val="Code"/>
        <w:rPr>
          <w:highlight w:val="white"/>
        </w:rPr>
      </w:pPr>
      <w:r w:rsidRPr="007965E2">
        <w:rPr>
          <w:highlight w:val="white"/>
        </w:rPr>
        <w:t xml:space="preserve">    for (index = (size - 1); index &gt;= 0; --index) {</w:t>
      </w:r>
    </w:p>
    <w:p w14:paraId="5D8F2151" w14:textId="77777777" w:rsidR="007965E2" w:rsidRPr="007965E2" w:rsidRDefault="007965E2" w:rsidP="007965E2">
      <w:pPr>
        <w:pStyle w:val="Code"/>
        <w:rPr>
          <w:highlight w:val="white"/>
        </w:rPr>
      </w:pPr>
      <w:r w:rsidRPr="007965E2">
        <w:rPr>
          <w:highlight w:val="white"/>
        </w:rPr>
        <w:t xml:space="preserve">      charTarget[index] = charSource[index];</w:t>
      </w:r>
    </w:p>
    <w:p w14:paraId="56FE06DA" w14:textId="77777777" w:rsidR="007965E2" w:rsidRPr="007965E2" w:rsidRDefault="007965E2" w:rsidP="007965E2">
      <w:pPr>
        <w:pStyle w:val="Code"/>
        <w:rPr>
          <w:highlight w:val="white"/>
        </w:rPr>
      </w:pPr>
      <w:r w:rsidRPr="007965E2">
        <w:rPr>
          <w:highlight w:val="white"/>
        </w:rPr>
        <w:t xml:space="preserve">    }</w:t>
      </w:r>
    </w:p>
    <w:p w14:paraId="6A59BEA5" w14:textId="77777777" w:rsidR="007965E2" w:rsidRPr="007965E2" w:rsidRDefault="007965E2" w:rsidP="007965E2">
      <w:pPr>
        <w:pStyle w:val="Code"/>
        <w:rPr>
          <w:highlight w:val="white"/>
        </w:rPr>
      </w:pPr>
      <w:r w:rsidRPr="007965E2">
        <w:rPr>
          <w:highlight w:val="white"/>
        </w:rPr>
        <w:t xml:space="preserve">  }</w:t>
      </w:r>
    </w:p>
    <w:p w14:paraId="0FF3BDE6" w14:textId="77777777" w:rsidR="007965E2" w:rsidRPr="007965E2" w:rsidRDefault="007965E2" w:rsidP="007965E2">
      <w:pPr>
        <w:pStyle w:val="Code"/>
        <w:rPr>
          <w:highlight w:val="white"/>
        </w:rPr>
      </w:pPr>
      <w:r w:rsidRPr="007965E2">
        <w:rPr>
          <w:highlight w:val="white"/>
        </w:rPr>
        <w:t xml:space="preserve">  else {</w:t>
      </w:r>
    </w:p>
    <w:p w14:paraId="14C8E0FF" w14:textId="77777777" w:rsidR="007965E2" w:rsidRPr="007965E2" w:rsidRDefault="007965E2" w:rsidP="007965E2">
      <w:pPr>
        <w:pStyle w:val="Code"/>
        <w:rPr>
          <w:highlight w:val="white"/>
        </w:rPr>
      </w:pPr>
      <w:r w:rsidRPr="007965E2">
        <w:rPr>
          <w:highlight w:val="white"/>
        </w:rPr>
        <w:t xml:space="preserve">    for (index = 0; index &lt; size; ++index) {</w:t>
      </w:r>
    </w:p>
    <w:p w14:paraId="796C5234" w14:textId="77777777" w:rsidR="007965E2" w:rsidRPr="007965E2" w:rsidRDefault="007965E2" w:rsidP="007965E2">
      <w:pPr>
        <w:pStyle w:val="Code"/>
        <w:rPr>
          <w:highlight w:val="white"/>
        </w:rPr>
      </w:pPr>
      <w:r w:rsidRPr="007965E2">
        <w:rPr>
          <w:highlight w:val="white"/>
        </w:rPr>
        <w:t xml:space="preserve">      charTarget[index] = charSource[index];</w:t>
      </w:r>
    </w:p>
    <w:p w14:paraId="4B9A7E3D" w14:textId="77777777" w:rsidR="007965E2" w:rsidRPr="007965E2" w:rsidRDefault="007965E2" w:rsidP="007965E2">
      <w:pPr>
        <w:pStyle w:val="Code"/>
        <w:rPr>
          <w:highlight w:val="white"/>
        </w:rPr>
      </w:pPr>
      <w:r w:rsidRPr="007965E2">
        <w:rPr>
          <w:highlight w:val="white"/>
        </w:rPr>
        <w:t xml:space="preserve">    }</w:t>
      </w:r>
    </w:p>
    <w:p w14:paraId="00E9D2FD" w14:textId="77777777" w:rsidR="007965E2" w:rsidRPr="007965E2" w:rsidRDefault="007965E2" w:rsidP="007965E2">
      <w:pPr>
        <w:pStyle w:val="Code"/>
        <w:rPr>
          <w:highlight w:val="white"/>
        </w:rPr>
      </w:pPr>
      <w:r w:rsidRPr="007965E2">
        <w:rPr>
          <w:highlight w:val="white"/>
        </w:rPr>
        <w:t xml:space="preserve">  }</w:t>
      </w:r>
    </w:p>
    <w:p w14:paraId="254FEBCF" w14:textId="77777777" w:rsidR="007965E2" w:rsidRPr="007965E2" w:rsidRDefault="007965E2" w:rsidP="007965E2">
      <w:pPr>
        <w:pStyle w:val="Code"/>
        <w:rPr>
          <w:highlight w:val="white"/>
        </w:rPr>
      </w:pPr>
    </w:p>
    <w:p w14:paraId="06162B03" w14:textId="43B1C061" w:rsidR="007965E2" w:rsidRPr="007965E2" w:rsidRDefault="00E068AC" w:rsidP="007965E2">
      <w:pPr>
        <w:pStyle w:val="Code"/>
        <w:rPr>
          <w:highlight w:val="white"/>
        </w:rPr>
      </w:pPr>
      <w:r>
        <w:rPr>
          <w:highlight w:val="white"/>
        </w:rPr>
        <w:t xml:space="preserve">  return ((void*) target);</w:t>
      </w:r>
    </w:p>
    <w:p w14:paraId="1B7CC3A8" w14:textId="77777777" w:rsidR="007965E2" w:rsidRPr="007965E2" w:rsidRDefault="007965E2" w:rsidP="007965E2">
      <w:pPr>
        <w:pStyle w:val="Code"/>
        <w:rPr>
          <w:highlight w:val="white"/>
        </w:rPr>
      </w:pPr>
      <w:r w:rsidRPr="007965E2">
        <w:rPr>
          <w:highlight w:val="white"/>
        </w:rPr>
        <w:t>}</w:t>
      </w:r>
    </w:p>
    <w:p w14:paraId="1C6AD0A6" w14:textId="77777777" w:rsidR="007965E2" w:rsidRPr="007965E2" w:rsidRDefault="007965E2" w:rsidP="007965E2">
      <w:pPr>
        <w:pStyle w:val="Code"/>
        <w:rPr>
          <w:highlight w:val="white"/>
        </w:rPr>
      </w:pPr>
    </w:p>
    <w:p w14:paraId="48D32C82" w14:textId="77777777" w:rsidR="007965E2" w:rsidRPr="007965E2" w:rsidRDefault="007965E2" w:rsidP="007965E2">
      <w:pPr>
        <w:pStyle w:val="Code"/>
        <w:rPr>
          <w:highlight w:val="white"/>
        </w:rPr>
      </w:pPr>
      <w:r w:rsidRPr="007965E2">
        <w:rPr>
          <w:highlight w:val="white"/>
        </w:rPr>
        <w:t>int memcmp(const void* left, const void* right, size_t size) {</w:t>
      </w:r>
    </w:p>
    <w:p w14:paraId="685F6242" w14:textId="77777777" w:rsidR="007965E2" w:rsidRPr="007965E2" w:rsidRDefault="007965E2" w:rsidP="007965E2">
      <w:pPr>
        <w:pStyle w:val="Code"/>
        <w:rPr>
          <w:highlight w:val="white"/>
        </w:rPr>
      </w:pPr>
      <w:r w:rsidRPr="007965E2">
        <w:rPr>
          <w:highlight w:val="white"/>
        </w:rPr>
        <w:t xml:space="preserve">  const char* charLeft = (const char*) left;</w:t>
      </w:r>
    </w:p>
    <w:p w14:paraId="2E497D35" w14:textId="77777777" w:rsidR="007965E2" w:rsidRPr="007965E2" w:rsidRDefault="007965E2" w:rsidP="007965E2">
      <w:pPr>
        <w:pStyle w:val="Code"/>
        <w:rPr>
          <w:highlight w:val="white"/>
        </w:rPr>
      </w:pPr>
      <w:r w:rsidRPr="007965E2">
        <w:rPr>
          <w:highlight w:val="white"/>
        </w:rPr>
        <w:t xml:space="preserve">  const char* charRight = (const char*) right;</w:t>
      </w:r>
    </w:p>
    <w:p w14:paraId="54551E10" w14:textId="77777777" w:rsidR="007965E2" w:rsidRPr="007965E2" w:rsidRDefault="007965E2" w:rsidP="007965E2">
      <w:pPr>
        <w:pStyle w:val="Code"/>
        <w:rPr>
          <w:highlight w:val="white"/>
        </w:rPr>
      </w:pPr>
    </w:p>
    <w:p w14:paraId="606F3469" w14:textId="77777777" w:rsidR="007965E2" w:rsidRPr="007965E2" w:rsidRDefault="007965E2" w:rsidP="007965E2">
      <w:pPr>
        <w:pStyle w:val="Code"/>
        <w:rPr>
          <w:highlight w:val="white"/>
        </w:rPr>
      </w:pPr>
      <w:r w:rsidRPr="007965E2">
        <w:rPr>
          <w:highlight w:val="white"/>
        </w:rPr>
        <w:t xml:space="preserve">  size_t index;</w:t>
      </w:r>
    </w:p>
    <w:p w14:paraId="253A8FDD" w14:textId="77777777" w:rsidR="007965E2" w:rsidRPr="007965E2" w:rsidRDefault="007965E2" w:rsidP="007965E2">
      <w:pPr>
        <w:pStyle w:val="Code"/>
        <w:rPr>
          <w:highlight w:val="white"/>
        </w:rPr>
      </w:pPr>
      <w:r w:rsidRPr="007965E2">
        <w:rPr>
          <w:highlight w:val="white"/>
        </w:rPr>
        <w:t xml:space="preserve">  for (index = 0; index &lt; size; ++index) {</w:t>
      </w:r>
    </w:p>
    <w:p w14:paraId="52ADE474" w14:textId="77777777" w:rsidR="007965E2" w:rsidRPr="007965E2" w:rsidRDefault="007965E2" w:rsidP="007965E2">
      <w:pPr>
        <w:pStyle w:val="Code"/>
        <w:rPr>
          <w:highlight w:val="white"/>
        </w:rPr>
      </w:pPr>
      <w:r w:rsidRPr="007965E2">
        <w:rPr>
          <w:highlight w:val="white"/>
        </w:rPr>
        <w:t xml:space="preserve">    if (charLeft[index] &lt; charRight[index]) {</w:t>
      </w:r>
    </w:p>
    <w:p w14:paraId="742227CE" w14:textId="77777777" w:rsidR="007965E2" w:rsidRPr="007965E2" w:rsidRDefault="007965E2" w:rsidP="007965E2">
      <w:pPr>
        <w:pStyle w:val="Code"/>
        <w:rPr>
          <w:highlight w:val="white"/>
        </w:rPr>
      </w:pPr>
      <w:r w:rsidRPr="007965E2">
        <w:rPr>
          <w:highlight w:val="white"/>
        </w:rPr>
        <w:t xml:space="preserve">      return -1;</w:t>
      </w:r>
    </w:p>
    <w:p w14:paraId="5D5DF8BA" w14:textId="77777777" w:rsidR="007965E2" w:rsidRPr="007965E2" w:rsidRDefault="007965E2" w:rsidP="007965E2">
      <w:pPr>
        <w:pStyle w:val="Code"/>
        <w:rPr>
          <w:highlight w:val="white"/>
        </w:rPr>
      </w:pPr>
      <w:r w:rsidRPr="007965E2">
        <w:rPr>
          <w:highlight w:val="white"/>
        </w:rPr>
        <w:t xml:space="preserve">    }</w:t>
      </w:r>
    </w:p>
    <w:p w14:paraId="791BF12D" w14:textId="77777777" w:rsidR="007965E2" w:rsidRPr="007965E2" w:rsidRDefault="007965E2" w:rsidP="007965E2">
      <w:pPr>
        <w:pStyle w:val="Code"/>
        <w:rPr>
          <w:highlight w:val="white"/>
        </w:rPr>
      </w:pPr>
      <w:r w:rsidRPr="007965E2">
        <w:rPr>
          <w:highlight w:val="white"/>
        </w:rPr>
        <w:t xml:space="preserve">    else if (charLeft[index] &gt; charRight[index]) {</w:t>
      </w:r>
    </w:p>
    <w:p w14:paraId="400043FC" w14:textId="77777777" w:rsidR="007965E2" w:rsidRPr="007965E2" w:rsidRDefault="007965E2" w:rsidP="007965E2">
      <w:pPr>
        <w:pStyle w:val="Code"/>
        <w:rPr>
          <w:highlight w:val="white"/>
        </w:rPr>
      </w:pPr>
      <w:r w:rsidRPr="007965E2">
        <w:rPr>
          <w:highlight w:val="white"/>
        </w:rPr>
        <w:t xml:space="preserve">      return 1;</w:t>
      </w:r>
    </w:p>
    <w:p w14:paraId="653CDF1B" w14:textId="77777777" w:rsidR="007965E2" w:rsidRPr="007965E2" w:rsidRDefault="007965E2" w:rsidP="007965E2">
      <w:pPr>
        <w:pStyle w:val="Code"/>
        <w:rPr>
          <w:highlight w:val="white"/>
        </w:rPr>
      </w:pPr>
      <w:r w:rsidRPr="007965E2">
        <w:rPr>
          <w:highlight w:val="white"/>
        </w:rPr>
        <w:t xml:space="preserve">    }    </w:t>
      </w:r>
    </w:p>
    <w:p w14:paraId="6B47F05D" w14:textId="77777777" w:rsidR="007965E2" w:rsidRPr="007965E2" w:rsidRDefault="007965E2" w:rsidP="007965E2">
      <w:pPr>
        <w:pStyle w:val="Code"/>
        <w:rPr>
          <w:highlight w:val="white"/>
        </w:rPr>
      </w:pPr>
      <w:r w:rsidRPr="007965E2">
        <w:rPr>
          <w:highlight w:val="white"/>
        </w:rPr>
        <w:t xml:space="preserve">  }</w:t>
      </w:r>
    </w:p>
    <w:p w14:paraId="41DD0CA8" w14:textId="77777777" w:rsidR="007965E2" w:rsidRPr="007965E2" w:rsidRDefault="007965E2" w:rsidP="007965E2">
      <w:pPr>
        <w:pStyle w:val="Code"/>
        <w:rPr>
          <w:highlight w:val="white"/>
        </w:rPr>
      </w:pPr>
    </w:p>
    <w:p w14:paraId="583B6006" w14:textId="77777777" w:rsidR="007965E2" w:rsidRPr="007965E2" w:rsidRDefault="007965E2" w:rsidP="007965E2">
      <w:pPr>
        <w:pStyle w:val="Code"/>
        <w:rPr>
          <w:highlight w:val="white"/>
        </w:rPr>
      </w:pPr>
      <w:r w:rsidRPr="007965E2">
        <w:rPr>
          <w:highlight w:val="white"/>
        </w:rPr>
        <w:t xml:space="preserve">  return 0;</w:t>
      </w:r>
    </w:p>
    <w:p w14:paraId="78DF9B98" w14:textId="77777777" w:rsidR="007965E2" w:rsidRPr="007965E2" w:rsidRDefault="007965E2" w:rsidP="007965E2">
      <w:pPr>
        <w:pStyle w:val="Code"/>
        <w:rPr>
          <w:highlight w:val="white"/>
        </w:rPr>
      </w:pPr>
      <w:r w:rsidRPr="007965E2">
        <w:rPr>
          <w:highlight w:val="white"/>
        </w:rPr>
        <w:t>}</w:t>
      </w:r>
    </w:p>
    <w:p w14:paraId="3561191F" w14:textId="77777777" w:rsidR="007965E2" w:rsidRPr="007965E2" w:rsidRDefault="007965E2" w:rsidP="007965E2">
      <w:pPr>
        <w:pStyle w:val="Code"/>
        <w:rPr>
          <w:highlight w:val="white"/>
        </w:rPr>
      </w:pPr>
    </w:p>
    <w:p w14:paraId="690D7A53" w14:textId="77777777" w:rsidR="007965E2" w:rsidRPr="007965E2" w:rsidRDefault="007965E2" w:rsidP="007965E2">
      <w:pPr>
        <w:pStyle w:val="Code"/>
        <w:rPr>
          <w:highlight w:val="white"/>
        </w:rPr>
      </w:pPr>
      <w:r w:rsidRPr="007965E2">
        <w:rPr>
          <w:highlight w:val="white"/>
        </w:rPr>
        <w:t>void* memchr(const void* block, int i, size_t size) {</w:t>
      </w:r>
    </w:p>
    <w:p w14:paraId="451AA79B" w14:textId="77777777" w:rsidR="007965E2" w:rsidRPr="007965E2" w:rsidRDefault="007965E2" w:rsidP="007965E2">
      <w:pPr>
        <w:pStyle w:val="Code"/>
        <w:rPr>
          <w:highlight w:val="white"/>
        </w:rPr>
      </w:pPr>
      <w:r w:rsidRPr="007965E2">
        <w:rPr>
          <w:highlight w:val="white"/>
        </w:rPr>
        <w:lastRenderedPageBreak/>
        <w:t xml:space="preserve">  size_t index;</w:t>
      </w:r>
    </w:p>
    <w:p w14:paraId="2A9CBCE7" w14:textId="77777777" w:rsidR="007965E2" w:rsidRPr="007965E2" w:rsidRDefault="007965E2" w:rsidP="007965E2">
      <w:pPr>
        <w:pStyle w:val="Code"/>
        <w:rPr>
          <w:highlight w:val="white"/>
        </w:rPr>
      </w:pPr>
      <w:r w:rsidRPr="007965E2">
        <w:rPr>
          <w:highlight w:val="white"/>
        </w:rPr>
        <w:t xml:space="preserve">  char* charBlock = (char*) block;</w:t>
      </w:r>
    </w:p>
    <w:p w14:paraId="5A07AA5B" w14:textId="77777777" w:rsidR="007965E2" w:rsidRPr="007965E2" w:rsidRDefault="007965E2" w:rsidP="007965E2">
      <w:pPr>
        <w:pStyle w:val="Code"/>
        <w:rPr>
          <w:highlight w:val="white"/>
        </w:rPr>
      </w:pPr>
      <w:r w:rsidRPr="007965E2">
        <w:rPr>
          <w:highlight w:val="white"/>
        </w:rPr>
        <w:t xml:space="preserve">  char c = (char) i;</w:t>
      </w:r>
    </w:p>
    <w:p w14:paraId="731F46FD" w14:textId="77777777" w:rsidR="007965E2" w:rsidRPr="007965E2" w:rsidRDefault="007965E2" w:rsidP="007965E2">
      <w:pPr>
        <w:pStyle w:val="Code"/>
        <w:rPr>
          <w:highlight w:val="white"/>
        </w:rPr>
      </w:pPr>
    </w:p>
    <w:p w14:paraId="11F34143" w14:textId="77777777" w:rsidR="007965E2" w:rsidRPr="007965E2" w:rsidRDefault="007965E2" w:rsidP="007965E2">
      <w:pPr>
        <w:pStyle w:val="Code"/>
        <w:rPr>
          <w:highlight w:val="white"/>
        </w:rPr>
      </w:pPr>
      <w:r w:rsidRPr="007965E2">
        <w:rPr>
          <w:highlight w:val="white"/>
        </w:rPr>
        <w:t xml:space="preserve">  for (index = 0; index &lt; size; ++index) {</w:t>
      </w:r>
    </w:p>
    <w:p w14:paraId="3C1B69CD" w14:textId="77777777" w:rsidR="007965E2" w:rsidRPr="007965E2" w:rsidRDefault="007965E2" w:rsidP="007965E2">
      <w:pPr>
        <w:pStyle w:val="Code"/>
        <w:rPr>
          <w:highlight w:val="white"/>
        </w:rPr>
      </w:pPr>
      <w:r w:rsidRPr="007965E2">
        <w:rPr>
          <w:highlight w:val="white"/>
        </w:rPr>
        <w:t xml:space="preserve">    if (charBlock[index] == c) {</w:t>
      </w:r>
    </w:p>
    <w:p w14:paraId="02B6BBBD" w14:textId="77777777" w:rsidR="007965E2" w:rsidRPr="007965E2" w:rsidRDefault="007965E2" w:rsidP="007965E2">
      <w:pPr>
        <w:pStyle w:val="Code"/>
        <w:rPr>
          <w:highlight w:val="white"/>
        </w:rPr>
      </w:pPr>
      <w:r w:rsidRPr="007965E2">
        <w:rPr>
          <w:highlight w:val="white"/>
        </w:rPr>
        <w:t xml:space="preserve">      return (void*) &amp;charBlock[index];</w:t>
      </w:r>
    </w:p>
    <w:p w14:paraId="374CE21B" w14:textId="77777777" w:rsidR="007965E2" w:rsidRPr="007965E2" w:rsidRDefault="007965E2" w:rsidP="007965E2">
      <w:pPr>
        <w:pStyle w:val="Code"/>
        <w:rPr>
          <w:highlight w:val="white"/>
        </w:rPr>
      </w:pPr>
      <w:r w:rsidRPr="007965E2">
        <w:rPr>
          <w:highlight w:val="white"/>
        </w:rPr>
        <w:t xml:space="preserve">    }</w:t>
      </w:r>
    </w:p>
    <w:p w14:paraId="1B8AF23E" w14:textId="77777777" w:rsidR="007965E2" w:rsidRPr="007965E2" w:rsidRDefault="007965E2" w:rsidP="007965E2">
      <w:pPr>
        <w:pStyle w:val="Code"/>
        <w:rPr>
          <w:highlight w:val="white"/>
        </w:rPr>
      </w:pPr>
      <w:r w:rsidRPr="007965E2">
        <w:rPr>
          <w:highlight w:val="white"/>
        </w:rPr>
        <w:t xml:space="preserve">  }</w:t>
      </w:r>
    </w:p>
    <w:p w14:paraId="3C7BE321" w14:textId="77777777" w:rsidR="007965E2" w:rsidRPr="007965E2" w:rsidRDefault="007965E2" w:rsidP="007965E2">
      <w:pPr>
        <w:pStyle w:val="Code"/>
        <w:rPr>
          <w:highlight w:val="white"/>
        </w:rPr>
      </w:pPr>
    </w:p>
    <w:p w14:paraId="77C54213" w14:textId="77777777" w:rsidR="007965E2" w:rsidRPr="007965E2" w:rsidRDefault="007965E2" w:rsidP="007965E2">
      <w:pPr>
        <w:pStyle w:val="Code"/>
        <w:rPr>
          <w:highlight w:val="white"/>
        </w:rPr>
      </w:pPr>
      <w:r w:rsidRPr="007965E2">
        <w:rPr>
          <w:highlight w:val="white"/>
        </w:rPr>
        <w:t xml:space="preserve">  return NULL;</w:t>
      </w:r>
    </w:p>
    <w:p w14:paraId="6584D1FB" w14:textId="77777777" w:rsidR="007965E2" w:rsidRPr="007965E2" w:rsidRDefault="007965E2" w:rsidP="007965E2">
      <w:pPr>
        <w:pStyle w:val="Code"/>
        <w:rPr>
          <w:highlight w:val="white"/>
        </w:rPr>
      </w:pPr>
      <w:r w:rsidRPr="007965E2">
        <w:rPr>
          <w:highlight w:val="white"/>
        </w:rPr>
        <w:t>}</w:t>
      </w:r>
    </w:p>
    <w:p w14:paraId="3378666C" w14:textId="77777777" w:rsidR="007965E2" w:rsidRPr="007965E2" w:rsidRDefault="007965E2" w:rsidP="007965E2">
      <w:pPr>
        <w:pStyle w:val="Code"/>
        <w:rPr>
          <w:highlight w:val="white"/>
        </w:rPr>
      </w:pPr>
    </w:p>
    <w:p w14:paraId="2CFE07B7" w14:textId="77777777" w:rsidR="007965E2" w:rsidRPr="007965E2" w:rsidRDefault="007965E2" w:rsidP="007965E2">
      <w:pPr>
        <w:pStyle w:val="Code"/>
        <w:rPr>
          <w:highlight w:val="white"/>
        </w:rPr>
      </w:pPr>
      <w:r w:rsidRPr="007965E2">
        <w:rPr>
          <w:highlight w:val="white"/>
        </w:rPr>
        <w:t>void* memset(void* block, int i, size_t size) {</w:t>
      </w:r>
    </w:p>
    <w:p w14:paraId="287AC016" w14:textId="77777777" w:rsidR="007965E2" w:rsidRPr="007965E2" w:rsidRDefault="007965E2" w:rsidP="007965E2">
      <w:pPr>
        <w:pStyle w:val="Code"/>
        <w:rPr>
          <w:highlight w:val="white"/>
        </w:rPr>
      </w:pPr>
      <w:r w:rsidRPr="007965E2">
        <w:rPr>
          <w:highlight w:val="white"/>
        </w:rPr>
        <w:t xml:space="preserve">  char* charBlock = (char*) block;</w:t>
      </w:r>
    </w:p>
    <w:p w14:paraId="0827E636" w14:textId="77777777" w:rsidR="007965E2" w:rsidRPr="007965E2" w:rsidRDefault="007965E2" w:rsidP="007965E2">
      <w:pPr>
        <w:pStyle w:val="Code"/>
        <w:rPr>
          <w:highlight w:val="white"/>
        </w:rPr>
      </w:pPr>
      <w:r w:rsidRPr="007965E2">
        <w:rPr>
          <w:highlight w:val="white"/>
        </w:rPr>
        <w:t xml:space="preserve">  char c = (char) i;</w:t>
      </w:r>
    </w:p>
    <w:p w14:paraId="7DB74D67" w14:textId="77777777" w:rsidR="007965E2" w:rsidRPr="007965E2" w:rsidRDefault="007965E2" w:rsidP="007965E2">
      <w:pPr>
        <w:pStyle w:val="Code"/>
        <w:rPr>
          <w:highlight w:val="white"/>
        </w:rPr>
      </w:pPr>
    </w:p>
    <w:p w14:paraId="7C215390" w14:textId="77777777" w:rsidR="007965E2" w:rsidRPr="007965E2" w:rsidRDefault="007965E2" w:rsidP="007965E2">
      <w:pPr>
        <w:pStyle w:val="Code"/>
        <w:rPr>
          <w:highlight w:val="white"/>
        </w:rPr>
      </w:pPr>
      <w:r w:rsidRPr="007965E2">
        <w:rPr>
          <w:highlight w:val="white"/>
        </w:rPr>
        <w:t xml:space="preserve">  size_t index;</w:t>
      </w:r>
    </w:p>
    <w:p w14:paraId="258FB1ED" w14:textId="77777777" w:rsidR="007965E2" w:rsidRPr="007965E2" w:rsidRDefault="007965E2" w:rsidP="007965E2">
      <w:pPr>
        <w:pStyle w:val="Code"/>
        <w:rPr>
          <w:highlight w:val="white"/>
        </w:rPr>
      </w:pPr>
      <w:r w:rsidRPr="007965E2">
        <w:rPr>
          <w:highlight w:val="white"/>
        </w:rPr>
        <w:t xml:space="preserve">  for (index = 0; index &lt; size; ++index) {</w:t>
      </w:r>
    </w:p>
    <w:p w14:paraId="14A99942" w14:textId="77777777" w:rsidR="007965E2" w:rsidRPr="007965E2" w:rsidRDefault="007965E2" w:rsidP="007965E2">
      <w:pPr>
        <w:pStyle w:val="Code"/>
        <w:rPr>
          <w:highlight w:val="white"/>
        </w:rPr>
      </w:pPr>
      <w:r w:rsidRPr="007965E2">
        <w:rPr>
          <w:highlight w:val="white"/>
        </w:rPr>
        <w:t xml:space="preserve">    charBlock[index] = c;</w:t>
      </w:r>
    </w:p>
    <w:p w14:paraId="49692961" w14:textId="77777777" w:rsidR="007965E2" w:rsidRPr="007965E2" w:rsidRDefault="007965E2" w:rsidP="007965E2">
      <w:pPr>
        <w:pStyle w:val="Code"/>
        <w:rPr>
          <w:highlight w:val="white"/>
        </w:rPr>
      </w:pPr>
      <w:r w:rsidRPr="007965E2">
        <w:rPr>
          <w:highlight w:val="white"/>
        </w:rPr>
        <w:t xml:space="preserve">  }</w:t>
      </w:r>
    </w:p>
    <w:p w14:paraId="6265551D" w14:textId="77777777" w:rsidR="007965E2" w:rsidRPr="007965E2" w:rsidRDefault="007965E2" w:rsidP="007965E2">
      <w:pPr>
        <w:pStyle w:val="Code"/>
        <w:rPr>
          <w:highlight w:val="white"/>
        </w:rPr>
      </w:pPr>
    </w:p>
    <w:p w14:paraId="647F226F" w14:textId="77777777" w:rsidR="007965E2" w:rsidRPr="007965E2" w:rsidRDefault="007965E2" w:rsidP="007965E2">
      <w:pPr>
        <w:pStyle w:val="Code"/>
        <w:rPr>
          <w:highlight w:val="white"/>
        </w:rPr>
      </w:pPr>
      <w:r w:rsidRPr="007965E2">
        <w:rPr>
          <w:highlight w:val="white"/>
        </w:rPr>
        <w:t xml:space="preserve">  return block;</w:t>
      </w:r>
    </w:p>
    <w:p w14:paraId="1894A01F" w14:textId="1D2D990F" w:rsidR="007965E2" w:rsidRPr="007965E2" w:rsidRDefault="007965E2" w:rsidP="007965E2">
      <w:pPr>
        <w:pStyle w:val="Code"/>
        <w:rPr>
          <w:highlight w:val="white"/>
        </w:rPr>
      </w:pPr>
      <w:r w:rsidRPr="007965E2">
        <w:rPr>
          <w:highlight w:val="white"/>
        </w:rPr>
        <w:t>}</w:t>
      </w:r>
    </w:p>
    <w:p w14:paraId="3A2D40AA" w14:textId="3EFC4328" w:rsidR="0004451D" w:rsidRDefault="0004451D" w:rsidP="00265BDF">
      <w:pPr>
        <w:pStyle w:val="Rubrik2"/>
        <w:rPr>
          <w:lang w:val="en-GB"/>
        </w:rPr>
      </w:pPr>
      <w:bookmarkStart w:id="472" w:name="_Toc54625163"/>
      <w:r w:rsidRPr="00D822A3">
        <w:rPr>
          <w:lang w:val="en-GB"/>
        </w:rPr>
        <w:t>Long Jumps</w:t>
      </w:r>
      <w:bookmarkEnd w:id="472"/>
    </w:p>
    <w:p w14:paraId="6EA92421" w14:textId="46314C73" w:rsidR="00104383" w:rsidRPr="00104383" w:rsidRDefault="00104383" w:rsidP="00104383">
      <w:pPr>
        <w:rPr>
          <w:lang w:val="en-GB"/>
        </w:rPr>
      </w:pPr>
      <w:r>
        <w:rPr>
          <w:lang w:val="en-GB"/>
        </w:rPr>
        <w:t xml:space="preserve">The </w:t>
      </w:r>
      <w:proofErr w:type="spellStart"/>
      <w:r>
        <w:rPr>
          <w:lang w:val="en-GB"/>
        </w:rPr>
        <w:t>setjmp.h</w:t>
      </w:r>
      <w:proofErr w:type="spellEnd"/>
      <w:r>
        <w:rPr>
          <w:lang w:val="en-GB"/>
        </w:rPr>
        <w:t xml:space="preserve"> and </w:t>
      </w:r>
      <w:proofErr w:type="spellStart"/>
      <w:r>
        <w:rPr>
          <w:lang w:val="en-GB"/>
        </w:rPr>
        <w:t>setjmp.c</w:t>
      </w:r>
      <w:proofErr w:type="spellEnd"/>
      <w:r>
        <w:rPr>
          <w:lang w:val="en-GB"/>
        </w:rPr>
        <w:t xml:space="preserve"> files hold functions for </w:t>
      </w:r>
      <w:r w:rsidR="00E025E9">
        <w:rPr>
          <w:lang w:val="en-GB"/>
        </w:rPr>
        <w:t>preparing and performing long jumps; that is, jumps through a function call chain.</w:t>
      </w:r>
    </w:p>
    <w:p w14:paraId="00D8C1C3" w14:textId="741F579B" w:rsidR="00D62A8B" w:rsidRPr="00D822A3" w:rsidRDefault="004D52EF" w:rsidP="0004451D">
      <w:pPr>
        <w:pStyle w:val="CodeListing"/>
        <w:rPr>
          <w:lang w:val="en-GB"/>
        </w:rPr>
      </w:pPr>
      <w:proofErr w:type="spellStart"/>
      <w:r>
        <w:rPr>
          <w:lang w:val="en-GB"/>
        </w:rPr>
        <w:t>setjmp.h</w:t>
      </w:r>
      <w:proofErr w:type="spellEnd"/>
    </w:p>
    <w:p w14:paraId="231CF266" w14:textId="77777777" w:rsidR="002B38CD" w:rsidRPr="002B38CD" w:rsidRDefault="002B38CD" w:rsidP="002B38CD">
      <w:pPr>
        <w:pStyle w:val="Code"/>
        <w:rPr>
          <w:highlight w:val="white"/>
        </w:rPr>
      </w:pPr>
      <w:r w:rsidRPr="002B38CD">
        <w:rPr>
          <w:highlight w:val="white"/>
        </w:rPr>
        <w:t>typedef void* jmp_buf[3];</w:t>
      </w:r>
    </w:p>
    <w:p w14:paraId="288BF0DF" w14:textId="77777777" w:rsidR="002B38CD" w:rsidRPr="002B38CD" w:rsidRDefault="002B38CD" w:rsidP="002B38CD">
      <w:pPr>
        <w:pStyle w:val="Code"/>
        <w:rPr>
          <w:highlight w:val="white"/>
        </w:rPr>
      </w:pPr>
      <w:r w:rsidRPr="002B38CD">
        <w:rPr>
          <w:highlight w:val="white"/>
        </w:rPr>
        <w:t>int setjmp(jmp_buf env);</w:t>
      </w:r>
    </w:p>
    <w:p w14:paraId="1BA46F3C" w14:textId="77777777" w:rsidR="002B38CD" w:rsidRPr="002B38CD" w:rsidRDefault="002B38CD" w:rsidP="002B38CD">
      <w:pPr>
        <w:pStyle w:val="Code"/>
        <w:rPr>
          <w:highlight w:val="white"/>
        </w:rPr>
      </w:pPr>
      <w:r w:rsidRPr="002B38CD">
        <w:rPr>
          <w:highlight w:val="white"/>
        </w:rPr>
        <w:t>void longjmp(jmp_buf env, int value);</w:t>
      </w:r>
    </w:p>
    <w:p w14:paraId="6EF22EF8" w14:textId="6644CD40" w:rsidR="0004451D"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04451D" w:rsidRPr="00D822A3">
        <w:rPr>
          <w:lang w:val="en-GB"/>
        </w:rPr>
        <w:t>mp.c</w:t>
      </w:r>
      <w:proofErr w:type="spellEnd"/>
    </w:p>
    <w:p w14:paraId="672157B5" w14:textId="77777777" w:rsidR="00972057" w:rsidRPr="00972057" w:rsidRDefault="00972057" w:rsidP="00972057">
      <w:pPr>
        <w:pStyle w:val="Code"/>
        <w:rPr>
          <w:highlight w:val="white"/>
        </w:rPr>
      </w:pPr>
      <w:r w:rsidRPr="00972057">
        <w:rPr>
          <w:highlight w:val="white"/>
        </w:rPr>
        <w:t>#include &lt;setjmp.h&gt;</w:t>
      </w:r>
    </w:p>
    <w:p w14:paraId="052EB005" w14:textId="51E51F01" w:rsidR="00972057" w:rsidRPr="00972057" w:rsidRDefault="00D15946" w:rsidP="00D15946">
      <w:pPr>
        <w:rPr>
          <w:highlight w:val="white"/>
        </w:rPr>
      </w:pPr>
      <w:r>
        <w:rPr>
          <w:highlight w:val="white"/>
        </w:rPr>
        <w:t xml:space="preserve">The </w:t>
      </w:r>
      <w:r w:rsidRPr="00D15946">
        <w:rPr>
          <w:rStyle w:val="KeyWord0"/>
          <w:highlight w:val="white"/>
        </w:rPr>
        <w:t>setjmp</w:t>
      </w:r>
      <w:r>
        <w:rPr>
          <w:highlight w:val="white"/>
        </w:rPr>
        <w:t xml:space="preserve"> function </w:t>
      </w:r>
      <w:r w:rsidR="000465AA">
        <w:rPr>
          <w:highlight w:val="white"/>
        </w:rPr>
        <w:t xml:space="preserve">stores the return address, regular frame pointer, and ellipse frame pointer in the </w:t>
      </w:r>
      <w:r w:rsidR="000465AA" w:rsidRPr="000465AA">
        <w:rPr>
          <w:rStyle w:val="KeyWord0"/>
          <w:highlight w:val="white"/>
        </w:rPr>
        <w:t>buf</w:t>
      </w:r>
      <w:r w:rsidR="000465AA">
        <w:rPr>
          <w:highlight w:val="white"/>
        </w:rPr>
        <w:t xml:space="preserve"> static variable</w:t>
      </w:r>
      <w:r w:rsidR="00B077DC">
        <w:rPr>
          <w:highlight w:val="white"/>
        </w:rPr>
        <w:t>.</w:t>
      </w:r>
    </w:p>
    <w:p w14:paraId="44A1D7B6" w14:textId="77777777" w:rsidR="002B38CD" w:rsidRPr="002B38CD" w:rsidRDefault="002B38CD" w:rsidP="002B38CD">
      <w:pPr>
        <w:pStyle w:val="Code"/>
        <w:rPr>
          <w:highlight w:val="white"/>
        </w:rPr>
      </w:pPr>
      <w:bookmarkStart w:id="473" w:name="_Toc54625164"/>
      <w:r w:rsidRPr="002B38CD">
        <w:rPr>
          <w:highlight w:val="white"/>
        </w:rPr>
        <w:t>#ifdef __LINUX__</w:t>
      </w:r>
    </w:p>
    <w:p w14:paraId="0FDD411B" w14:textId="77777777" w:rsidR="002B38CD" w:rsidRPr="002B38CD" w:rsidRDefault="002B38CD" w:rsidP="002B38CD">
      <w:pPr>
        <w:pStyle w:val="Code"/>
        <w:rPr>
          <w:highlight w:val="white"/>
        </w:rPr>
      </w:pPr>
      <w:r w:rsidRPr="002B38CD">
        <w:rPr>
          <w:highlight w:val="white"/>
        </w:rPr>
        <w:t xml:space="preserve">  int setjmp(jmp_buf buf) {</w:t>
      </w:r>
    </w:p>
    <w:p w14:paraId="36175012" w14:textId="77777777" w:rsidR="002B38CD" w:rsidRPr="002B38CD" w:rsidRDefault="002B38CD" w:rsidP="002B38CD">
      <w:pPr>
        <w:pStyle w:val="Code"/>
        <w:rPr>
          <w:highlight w:val="white"/>
        </w:rPr>
      </w:pPr>
      <w:r w:rsidRPr="002B38CD">
        <w:rPr>
          <w:highlight w:val="white"/>
        </w:rPr>
        <w:t xml:space="preserve">    void** rbp_pointer = register_rbp;</w:t>
      </w:r>
    </w:p>
    <w:p w14:paraId="3767A346" w14:textId="77777777" w:rsidR="002B38CD" w:rsidRPr="002B38CD" w:rsidRDefault="002B38CD" w:rsidP="002B38CD">
      <w:pPr>
        <w:pStyle w:val="Code"/>
        <w:rPr>
          <w:highlight w:val="white"/>
        </w:rPr>
      </w:pPr>
      <w:r w:rsidRPr="002B38CD">
        <w:rPr>
          <w:highlight w:val="white"/>
        </w:rPr>
        <w:t xml:space="preserve">    buf[0] = rbp_pointer[0];</w:t>
      </w:r>
    </w:p>
    <w:p w14:paraId="1DEF7B04" w14:textId="77777777" w:rsidR="002B38CD" w:rsidRPr="002B38CD" w:rsidRDefault="002B38CD" w:rsidP="002B38CD">
      <w:pPr>
        <w:pStyle w:val="Code"/>
        <w:rPr>
          <w:highlight w:val="white"/>
        </w:rPr>
      </w:pPr>
      <w:r w:rsidRPr="002B38CD">
        <w:rPr>
          <w:highlight w:val="white"/>
        </w:rPr>
        <w:t xml:space="preserve">    buf[1] = rbp_pointer[1];</w:t>
      </w:r>
    </w:p>
    <w:p w14:paraId="074EFFFB" w14:textId="77777777" w:rsidR="002B38CD" w:rsidRPr="002B38CD" w:rsidRDefault="002B38CD" w:rsidP="002B38CD">
      <w:pPr>
        <w:pStyle w:val="Code"/>
        <w:rPr>
          <w:highlight w:val="white"/>
        </w:rPr>
      </w:pPr>
      <w:r w:rsidRPr="002B38CD">
        <w:rPr>
          <w:highlight w:val="white"/>
        </w:rPr>
        <w:t xml:space="preserve">    buf[2] = rbp_pointer[2];</w:t>
      </w:r>
    </w:p>
    <w:p w14:paraId="7CBEE425" w14:textId="77777777" w:rsidR="002B38CD" w:rsidRPr="002B38CD" w:rsidRDefault="002B38CD" w:rsidP="002B38CD">
      <w:pPr>
        <w:pStyle w:val="Code"/>
        <w:rPr>
          <w:highlight w:val="white"/>
        </w:rPr>
      </w:pPr>
      <w:r w:rsidRPr="002B38CD">
        <w:rPr>
          <w:highlight w:val="white"/>
        </w:rPr>
        <w:t xml:space="preserve">    return 0;</w:t>
      </w:r>
    </w:p>
    <w:p w14:paraId="424366D6" w14:textId="77777777" w:rsidR="002B38CD" w:rsidRPr="002B38CD" w:rsidRDefault="002B38CD" w:rsidP="002B38CD">
      <w:pPr>
        <w:pStyle w:val="Code"/>
        <w:rPr>
          <w:highlight w:val="white"/>
        </w:rPr>
      </w:pPr>
      <w:r w:rsidRPr="002B38CD">
        <w:rPr>
          <w:highlight w:val="white"/>
        </w:rPr>
        <w:t xml:space="preserve">  }</w:t>
      </w:r>
    </w:p>
    <w:p w14:paraId="3726A403" w14:textId="751492F9" w:rsidR="00EC7A73" w:rsidRDefault="003D3A96" w:rsidP="003D3A96">
      <w:pPr>
        <w:rPr>
          <w:highlight w:val="white"/>
        </w:rPr>
      </w:pPr>
      <w:r>
        <w:rPr>
          <w:highlight w:val="white"/>
        </w:rPr>
        <w:t xml:space="preserve">The </w:t>
      </w:r>
      <w:r w:rsidRPr="00B077DC">
        <w:rPr>
          <w:rStyle w:val="KeyWord0"/>
          <w:highlight w:val="white"/>
        </w:rPr>
        <w:t>longjmp</w:t>
      </w:r>
      <w:r>
        <w:rPr>
          <w:highlight w:val="white"/>
        </w:rPr>
        <w:t xml:space="preserve"> function </w:t>
      </w:r>
      <w:r w:rsidR="00CF7244">
        <w:rPr>
          <w:highlight w:val="white"/>
        </w:rPr>
        <w:t xml:space="preserve">resets </w:t>
      </w:r>
      <w:r>
        <w:rPr>
          <w:highlight w:val="white"/>
        </w:rPr>
        <w:t xml:space="preserve">the return address, regular frame pointer, and ellipse frame pointer </w:t>
      </w:r>
      <w:r w:rsidR="00CF7244">
        <w:rPr>
          <w:highlight w:val="white"/>
        </w:rPr>
        <w:t xml:space="preserve">by looking up their values from </w:t>
      </w:r>
      <w:r>
        <w:rPr>
          <w:highlight w:val="white"/>
        </w:rPr>
        <w:t xml:space="preserve">the </w:t>
      </w:r>
      <w:r w:rsidRPr="000465AA">
        <w:rPr>
          <w:rStyle w:val="KeyWord0"/>
          <w:highlight w:val="white"/>
        </w:rPr>
        <w:t>buf</w:t>
      </w:r>
      <w:r>
        <w:rPr>
          <w:highlight w:val="white"/>
        </w:rPr>
        <w:t xml:space="preserve"> static variable by </w:t>
      </w:r>
      <w:r w:rsidRPr="003D3A96">
        <w:rPr>
          <w:rStyle w:val="KeyWord0"/>
          <w:highlight w:val="white"/>
        </w:rPr>
        <w:t>setjmp</w:t>
      </w:r>
      <w:r>
        <w:rPr>
          <w:highlight w:val="white"/>
        </w:rPr>
        <w:t xml:space="preserve"> above</w:t>
      </w:r>
      <w:r w:rsidR="00CF7244">
        <w:rPr>
          <w:highlight w:val="white"/>
        </w:rPr>
        <w:t>.</w:t>
      </w:r>
      <w:r w:rsidR="00EC7A73">
        <w:rPr>
          <w:highlight w:val="white"/>
        </w:rPr>
        <w:t xml:space="preserve"> The last line jumps back to the return address of the previous </w:t>
      </w:r>
      <w:r w:rsidR="00EC7A73" w:rsidRPr="00EC7A73">
        <w:rPr>
          <w:rStyle w:val="KeyWord0"/>
          <w:highlight w:val="white"/>
        </w:rPr>
        <w:t>setjmp</w:t>
      </w:r>
      <w:r w:rsidR="00EC7A73">
        <w:rPr>
          <w:highlight w:val="white"/>
        </w:rPr>
        <w:t xml:space="preserve"> call, with the return value given as a parameter to </w:t>
      </w:r>
      <w:r w:rsidR="00EC7A73" w:rsidRPr="00EC7A73">
        <w:rPr>
          <w:rStyle w:val="KeyWord0"/>
          <w:highlight w:val="white"/>
        </w:rPr>
        <w:t>longjmp</w:t>
      </w:r>
      <w:r w:rsidR="00EC7A73">
        <w:rPr>
          <w:highlight w:val="white"/>
        </w:rPr>
        <w:t xml:space="preserve">. </w:t>
      </w:r>
      <w:r w:rsidR="00CC045B">
        <w:rPr>
          <w:highlight w:val="white"/>
        </w:rPr>
        <w:t xml:space="preserve">In this way </w:t>
      </w:r>
      <w:r w:rsidR="00EC7A73">
        <w:rPr>
          <w:highlight w:val="white"/>
        </w:rPr>
        <w:t xml:space="preserve">the previous </w:t>
      </w:r>
      <w:r w:rsidR="00EC7A73" w:rsidRPr="00EC7A73">
        <w:rPr>
          <w:rStyle w:val="KeyWord0"/>
          <w:highlight w:val="white"/>
        </w:rPr>
        <w:t>setjmp</w:t>
      </w:r>
      <w:r w:rsidR="00EC7A73">
        <w:rPr>
          <w:highlight w:val="white"/>
        </w:rPr>
        <w:t xml:space="preserve"> call return zero and the following </w:t>
      </w:r>
      <w:r w:rsidR="00EC7A73" w:rsidRPr="00EC7A73">
        <w:rPr>
          <w:rStyle w:val="KeyWord0"/>
          <w:highlight w:val="white"/>
        </w:rPr>
        <w:t>longjmp</w:t>
      </w:r>
      <w:r w:rsidR="00EC7A73">
        <w:rPr>
          <w:highlight w:val="white"/>
        </w:rPr>
        <w:t xml:space="preserve"> call returns the (presumably non-zero) value of its parameter.</w:t>
      </w:r>
    </w:p>
    <w:p w14:paraId="09DD0BCD" w14:textId="77777777" w:rsidR="002B38CD" w:rsidRPr="002B38CD" w:rsidRDefault="002B38CD" w:rsidP="002B38CD">
      <w:pPr>
        <w:pStyle w:val="Code"/>
        <w:rPr>
          <w:highlight w:val="white"/>
        </w:rPr>
      </w:pPr>
      <w:r w:rsidRPr="002B38CD">
        <w:rPr>
          <w:highlight w:val="white"/>
        </w:rPr>
        <w:t xml:space="preserve">  void longjmp(jmp_buf buf, int return_value) {</w:t>
      </w:r>
    </w:p>
    <w:p w14:paraId="001A7F2F" w14:textId="77777777" w:rsidR="002B38CD" w:rsidRPr="002B38CD" w:rsidRDefault="002B38CD" w:rsidP="002B38CD">
      <w:pPr>
        <w:pStyle w:val="Code"/>
        <w:rPr>
          <w:highlight w:val="white"/>
        </w:rPr>
      </w:pPr>
      <w:r w:rsidRPr="002B38CD">
        <w:rPr>
          <w:highlight w:val="white"/>
        </w:rPr>
        <w:lastRenderedPageBreak/>
        <w:t xml:space="preserve">    register_ebx = return_value;</w:t>
      </w:r>
    </w:p>
    <w:p w14:paraId="138DDB09" w14:textId="77777777" w:rsidR="002B38CD" w:rsidRPr="002B38CD" w:rsidRDefault="002B38CD" w:rsidP="002B38CD">
      <w:pPr>
        <w:pStyle w:val="Code"/>
        <w:rPr>
          <w:highlight w:val="white"/>
        </w:rPr>
      </w:pPr>
      <w:r w:rsidRPr="002B38CD">
        <w:rPr>
          <w:highlight w:val="white"/>
        </w:rPr>
        <w:t xml:space="preserve">    register_rcx = buf[0];</w:t>
      </w:r>
    </w:p>
    <w:p w14:paraId="44189B26" w14:textId="77777777" w:rsidR="002B38CD" w:rsidRPr="002B38CD" w:rsidRDefault="002B38CD" w:rsidP="002B38CD">
      <w:pPr>
        <w:pStyle w:val="Code"/>
        <w:rPr>
          <w:highlight w:val="white"/>
        </w:rPr>
      </w:pPr>
      <w:r w:rsidRPr="002B38CD">
        <w:rPr>
          <w:highlight w:val="white"/>
        </w:rPr>
        <w:t xml:space="preserve">    register_rdi = buf[2];</w:t>
      </w:r>
    </w:p>
    <w:p w14:paraId="7F04CF75" w14:textId="77777777" w:rsidR="002B38CD" w:rsidRPr="002B38CD" w:rsidRDefault="002B38CD" w:rsidP="002B38CD">
      <w:pPr>
        <w:pStyle w:val="Code"/>
        <w:rPr>
          <w:highlight w:val="white"/>
        </w:rPr>
      </w:pPr>
      <w:r w:rsidRPr="002B38CD">
        <w:rPr>
          <w:highlight w:val="white"/>
        </w:rPr>
        <w:t xml:space="preserve">    register_rbp = buf[1];</w:t>
      </w:r>
    </w:p>
    <w:p w14:paraId="7697B8EE" w14:textId="77777777" w:rsidR="002B38CD" w:rsidRPr="002B38CD" w:rsidRDefault="002B38CD" w:rsidP="002B38CD">
      <w:pPr>
        <w:pStyle w:val="Code"/>
        <w:rPr>
          <w:highlight w:val="white"/>
        </w:rPr>
      </w:pPr>
      <w:r w:rsidRPr="002B38CD">
        <w:rPr>
          <w:highlight w:val="white"/>
        </w:rPr>
        <w:t xml:space="preserve">    jump_register(register_rcx);</w:t>
      </w:r>
    </w:p>
    <w:p w14:paraId="359E855D" w14:textId="77777777" w:rsidR="002B38CD" w:rsidRPr="002B38CD" w:rsidRDefault="002B38CD" w:rsidP="002B38CD">
      <w:pPr>
        <w:pStyle w:val="Code"/>
        <w:rPr>
          <w:highlight w:val="white"/>
        </w:rPr>
      </w:pPr>
      <w:r w:rsidRPr="002B38CD">
        <w:rPr>
          <w:highlight w:val="white"/>
        </w:rPr>
        <w:t xml:space="preserve">  }</w:t>
      </w:r>
    </w:p>
    <w:p w14:paraId="1D6F00DA" w14:textId="77777777" w:rsidR="002B38CD" w:rsidRPr="002B38CD" w:rsidRDefault="002B38CD" w:rsidP="002B38CD">
      <w:pPr>
        <w:pStyle w:val="Code"/>
        <w:rPr>
          <w:highlight w:val="white"/>
        </w:rPr>
      </w:pPr>
      <w:r w:rsidRPr="002B38CD">
        <w:rPr>
          <w:highlight w:val="white"/>
        </w:rPr>
        <w:t>#endif</w:t>
      </w:r>
    </w:p>
    <w:p w14:paraId="46806A49" w14:textId="4865312C" w:rsidR="002B38CD" w:rsidRPr="002B38CD" w:rsidRDefault="00D27DE7" w:rsidP="00D27DE7">
      <w:pPr>
        <w:rPr>
          <w:highlight w:val="white"/>
        </w:rPr>
      </w:pPr>
      <w:r>
        <w:rPr>
          <w:highlight w:val="white"/>
        </w:rPr>
        <w:t xml:space="preserve">The code for the Windows environment is </w:t>
      </w:r>
      <w:proofErr w:type="gramStart"/>
      <w:r>
        <w:rPr>
          <w:highlight w:val="white"/>
        </w:rPr>
        <w:t>similar to</w:t>
      </w:r>
      <w:proofErr w:type="gramEnd"/>
      <w:r>
        <w:rPr>
          <w:highlight w:val="white"/>
        </w:rPr>
        <w:t xml:space="preserve"> the Linux environment. The difference is that we use 16-bit registers rather than 32-bit and 64-bit registers.</w:t>
      </w:r>
    </w:p>
    <w:p w14:paraId="477A4A1C" w14:textId="77777777" w:rsidR="002B38CD" w:rsidRPr="002B38CD" w:rsidRDefault="002B38CD" w:rsidP="002B38CD">
      <w:pPr>
        <w:pStyle w:val="Code"/>
        <w:rPr>
          <w:highlight w:val="white"/>
        </w:rPr>
      </w:pPr>
      <w:r w:rsidRPr="002B38CD">
        <w:rPr>
          <w:highlight w:val="white"/>
        </w:rPr>
        <w:t>#ifdef __WINDOWS__</w:t>
      </w:r>
    </w:p>
    <w:p w14:paraId="3979FAF9" w14:textId="77777777" w:rsidR="002B38CD" w:rsidRPr="002B38CD" w:rsidRDefault="002B38CD" w:rsidP="002B38CD">
      <w:pPr>
        <w:pStyle w:val="Code"/>
        <w:rPr>
          <w:highlight w:val="white"/>
        </w:rPr>
      </w:pPr>
      <w:r w:rsidRPr="002B38CD">
        <w:rPr>
          <w:highlight w:val="white"/>
        </w:rPr>
        <w:t xml:space="preserve">  int setjmp(jmp_buf buf) {</w:t>
      </w:r>
    </w:p>
    <w:p w14:paraId="179E0464" w14:textId="77777777" w:rsidR="002B38CD" w:rsidRPr="002B38CD" w:rsidRDefault="002B38CD" w:rsidP="002B38CD">
      <w:pPr>
        <w:pStyle w:val="Code"/>
        <w:rPr>
          <w:highlight w:val="white"/>
        </w:rPr>
      </w:pPr>
      <w:r w:rsidRPr="002B38CD">
        <w:rPr>
          <w:highlight w:val="white"/>
        </w:rPr>
        <w:t xml:space="preserve">    void** bp_pointer = register_bp;</w:t>
      </w:r>
    </w:p>
    <w:p w14:paraId="241B3351" w14:textId="77777777" w:rsidR="002B38CD" w:rsidRPr="002B38CD" w:rsidRDefault="002B38CD" w:rsidP="002B38CD">
      <w:pPr>
        <w:pStyle w:val="Code"/>
        <w:rPr>
          <w:highlight w:val="white"/>
        </w:rPr>
      </w:pPr>
      <w:r w:rsidRPr="002B38CD">
        <w:rPr>
          <w:highlight w:val="white"/>
        </w:rPr>
        <w:t xml:space="preserve">    buf[0] = bp_pointer[0];</w:t>
      </w:r>
    </w:p>
    <w:p w14:paraId="428C6CBD" w14:textId="77777777" w:rsidR="002B38CD" w:rsidRPr="002B38CD" w:rsidRDefault="002B38CD" w:rsidP="002B38CD">
      <w:pPr>
        <w:pStyle w:val="Code"/>
        <w:rPr>
          <w:highlight w:val="white"/>
        </w:rPr>
      </w:pPr>
      <w:r w:rsidRPr="002B38CD">
        <w:rPr>
          <w:highlight w:val="white"/>
        </w:rPr>
        <w:t xml:space="preserve">    buf[1] = bp_pointer[1];</w:t>
      </w:r>
    </w:p>
    <w:p w14:paraId="20345EFC" w14:textId="77777777" w:rsidR="002B38CD" w:rsidRPr="002B38CD" w:rsidRDefault="002B38CD" w:rsidP="002B38CD">
      <w:pPr>
        <w:pStyle w:val="Code"/>
        <w:rPr>
          <w:highlight w:val="white"/>
        </w:rPr>
      </w:pPr>
      <w:r w:rsidRPr="002B38CD">
        <w:rPr>
          <w:highlight w:val="white"/>
        </w:rPr>
        <w:t xml:space="preserve">    buf[2] = bp_pointer[2];</w:t>
      </w:r>
    </w:p>
    <w:p w14:paraId="142CB899" w14:textId="77777777" w:rsidR="002B38CD" w:rsidRPr="002B38CD" w:rsidRDefault="002B38CD" w:rsidP="002B38CD">
      <w:pPr>
        <w:pStyle w:val="Code"/>
        <w:rPr>
          <w:highlight w:val="white"/>
        </w:rPr>
      </w:pPr>
      <w:r w:rsidRPr="002B38CD">
        <w:rPr>
          <w:highlight w:val="white"/>
        </w:rPr>
        <w:t xml:space="preserve">    return 0;</w:t>
      </w:r>
    </w:p>
    <w:p w14:paraId="12B29143" w14:textId="77777777" w:rsidR="002B38CD" w:rsidRPr="002B38CD" w:rsidRDefault="002B38CD" w:rsidP="002B38CD">
      <w:pPr>
        <w:pStyle w:val="Code"/>
        <w:rPr>
          <w:highlight w:val="white"/>
        </w:rPr>
      </w:pPr>
      <w:r w:rsidRPr="002B38CD">
        <w:rPr>
          <w:highlight w:val="white"/>
        </w:rPr>
        <w:t xml:space="preserve">  }</w:t>
      </w:r>
    </w:p>
    <w:p w14:paraId="677B7C59" w14:textId="77777777" w:rsidR="002B38CD" w:rsidRPr="002B38CD" w:rsidRDefault="002B38CD" w:rsidP="002B38CD">
      <w:pPr>
        <w:pStyle w:val="Code"/>
        <w:rPr>
          <w:highlight w:val="white"/>
        </w:rPr>
      </w:pPr>
    </w:p>
    <w:p w14:paraId="075E4757" w14:textId="77777777" w:rsidR="002B38CD" w:rsidRPr="002B38CD" w:rsidRDefault="002B38CD" w:rsidP="002B38CD">
      <w:pPr>
        <w:pStyle w:val="Code"/>
        <w:rPr>
          <w:highlight w:val="white"/>
        </w:rPr>
      </w:pPr>
      <w:r w:rsidRPr="002B38CD">
        <w:rPr>
          <w:highlight w:val="white"/>
        </w:rPr>
        <w:t xml:space="preserve">  void longjmp(jmp_buf buf, int return_value) {</w:t>
      </w:r>
    </w:p>
    <w:p w14:paraId="46E38263" w14:textId="77777777" w:rsidR="002B38CD" w:rsidRPr="002B38CD" w:rsidRDefault="002B38CD" w:rsidP="002B38CD">
      <w:pPr>
        <w:pStyle w:val="Code"/>
        <w:rPr>
          <w:highlight w:val="white"/>
        </w:rPr>
      </w:pPr>
      <w:r w:rsidRPr="002B38CD">
        <w:rPr>
          <w:highlight w:val="white"/>
        </w:rPr>
        <w:t xml:space="preserve">    register_bx = return_value;</w:t>
      </w:r>
    </w:p>
    <w:p w14:paraId="210DE922" w14:textId="77777777" w:rsidR="002B38CD" w:rsidRPr="002B38CD" w:rsidRDefault="002B38CD" w:rsidP="002B38CD">
      <w:pPr>
        <w:pStyle w:val="Code"/>
        <w:rPr>
          <w:highlight w:val="white"/>
        </w:rPr>
      </w:pPr>
      <w:r w:rsidRPr="002B38CD">
        <w:rPr>
          <w:highlight w:val="white"/>
        </w:rPr>
        <w:t xml:space="preserve">    register_cx = buf[0];</w:t>
      </w:r>
    </w:p>
    <w:p w14:paraId="2DB576AC" w14:textId="77777777" w:rsidR="002B38CD" w:rsidRPr="002B38CD" w:rsidRDefault="002B38CD" w:rsidP="002B38CD">
      <w:pPr>
        <w:pStyle w:val="Code"/>
        <w:rPr>
          <w:highlight w:val="white"/>
        </w:rPr>
      </w:pPr>
      <w:r w:rsidRPr="002B38CD">
        <w:rPr>
          <w:highlight w:val="white"/>
        </w:rPr>
        <w:t xml:space="preserve">    register_di = buf[2];</w:t>
      </w:r>
    </w:p>
    <w:p w14:paraId="25967C9A" w14:textId="77777777" w:rsidR="002B38CD" w:rsidRPr="002B38CD" w:rsidRDefault="002B38CD" w:rsidP="002B38CD">
      <w:pPr>
        <w:pStyle w:val="Code"/>
        <w:rPr>
          <w:highlight w:val="white"/>
        </w:rPr>
      </w:pPr>
      <w:r w:rsidRPr="002B38CD">
        <w:rPr>
          <w:highlight w:val="white"/>
        </w:rPr>
        <w:t xml:space="preserve">    register_bp = buf[1];</w:t>
      </w:r>
    </w:p>
    <w:p w14:paraId="1936EACD" w14:textId="77777777" w:rsidR="002B38CD" w:rsidRPr="002B38CD" w:rsidRDefault="002B38CD" w:rsidP="002B38CD">
      <w:pPr>
        <w:pStyle w:val="Code"/>
        <w:rPr>
          <w:highlight w:val="white"/>
        </w:rPr>
      </w:pPr>
      <w:r w:rsidRPr="002B38CD">
        <w:rPr>
          <w:highlight w:val="white"/>
        </w:rPr>
        <w:t xml:space="preserve">    jump_register(register_cx);</w:t>
      </w:r>
    </w:p>
    <w:p w14:paraId="6ADA7F8E" w14:textId="77777777" w:rsidR="002B38CD" w:rsidRPr="002B38CD" w:rsidRDefault="002B38CD" w:rsidP="002B38CD">
      <w:pPr>
        <w:pStyle w:val="Code"/>
        <w:rPr>
          <w:highlight w:val="white"/>
        </w:rPr>
      </w:pPr>
      <w:r w:rsidRPr="002B38CD">
        <w:rPr>
          <w:highlight w:val="white"/>
        </w:rPr>
        <w:t xml:space="preserve">  }</w:t>
      </w:r>
    </w:p>
    <w:p w14:paraId="19A7F9B1" w14:textId="711093BE" w:rsidR="002B38CD" w:rsidRDefault="002B38CD" w:rsidP="002B38CD">
      <w:pPr>
        <w:pStyle w:val="Code"/>
      </w:pPr>
      <w:r w:rsidRPr="002B38CD">
        <w:rPr>
          <w:highlight w:val="white"/>
        </w:rPr>
        <w:t>#endif</w:t>
      </w:r>
    </w:p>
    <w:p w14:paraId="2400D297" w14:textId="5225B5C3" w:rsidR="004C7BD5" w:rsidRDefault="004C7BD5" w:rsidP="004C7BD5">
      <w:r>
        <w:t xml:space="preserve">The following code demonstrates how </w:t>
      </w:r>
      <w:r w:rsidRPr="004C7BD5">
        <w:rPr>
          <w:rStyle w:val="KeyWord0"/>
        </w:rPr>
        <w:t>setjmp</w:t>
      </w:r>
      <w:r>
        <w:t xml:space="preserve"> and </w:t>
      </w:r>
      <w:r w:rsidRPr="004C7BD5">
        <w:rPr>
          <w:rStyle w:val="KeyWord0"/>
        </w:rPr>
        <w:t>longjmp</w:t>
      </w:r>
      <w:r>
        <w:t xml:space="preserve"> can be used </w:t>
      </w:r>
      <w:r w:rsidR="00D142B8">
        <w:t>by</w:t>
      </w:r>
      <w:r>
        <w:t xml:space="preserve"> jump</w:t>
      </w:r>
      <w:r w:rsidR="00D142B8">
        <w:t>ing</w:t>
      </w:r>
      <w:r>
        <w:t xml:space="preserve"> back through a function call chain.</w:t>
      </w:r>
    </w:p>
    <w:p w14:paraId="124E9738" w14:textId="233E0A29" w:rsidR="004C7BD5" w:rsidRDefault="004C7BD5" w:rsidP="004C7BD5">
      <w:pPr>
        <w:pStyle w:val="CodeHeader"/>
      </w:pPr>
      <w:proofErr w:type="spellStart"/>
      <w:r>
        <w:t>setjmptest.c</w:t>
      </w:r>
      <w:proofErr w:type="spellEnd"/>
    </w:p>
    <w:p w14:paraId="02422ECE" w14:textId="77777777" w:rsidR="004219A2" w:rsidRPr="004219A2" w:rsidRDefault="004219A2" w:rsidP="004219A2">
      <w:pPr>
        <w:pStyle w:val="Code"/>
        <w:rPr>
          <w:highlight w:val="white"/>
        </w:rPr>
      </w:pPr>
      <w:r w:rsidRPr="004219A2">
        <w:rPr>
          <w:highlight w:val="white"/>
        </w:rPr>
        <w:t>#include &lt;stdio.h&gt;</w:t>
      </w:r>
    </w:p>
    <w:p w14:paraId="400A55F3" w14:textId="77777777" w:rsidR="004219A2" w:rsidRPr="004219A2" w:rsidRDefault="004219A2" w:rsidP="004219A2">
      <w:pPr>
        <w:pStyle w:val="Code"/>
        <w:rPr>
          <w:highlight w:val="white"/>
        </w:rPr>
      </w:pPr>
      <w:r w:rsidRPr="004219A2">
        <w:rPr>
          <w:highlight w:val="white"/>
        </w:rPr>
        <w:t>#include &lt;setjmp.h&gt;</w:t>
      </w:r>
    </w:p>
    <w:p w14:paraId="67901F33" w14:textId="77777777" w:rsidR="004219A2" w:rsidRPr="004219A2" w:rsidRDefault="004219A2" w:rsidP="004219A2">
      <w:pPr>
        <w:pStyle w:val="Code"/>
        <w:rPr>
          <w:highlight w:val="white"/>
        </w:rPr>
      </w:pPr>
    </w:p>
    <w:p w14:paraId="1F09C2CB" w14:textId="77777777" w:rsidR="004219A2" w:rsidRPr="004219A2" w:rsidRDefault="004219A2" w:rsidP="004219A2">
      <w:pPr>
        <w:pStyle w:val="Code"/>
        <w:rPr>
          <w:highlight w:val="white"/>
        </w:rPr>
      </w:pPr>
      <w:r w:rsidRPr="004219A2">
        <w:rPr>
          <w:highlight w:val="white"/>
        </w:rPr>
        <w:t>jmp_buf buffer;</w:t>
      </w:r>
    </w:p>
    <w:p w14:paraId="5482A25D" w14:textId="77777777" w:rsidR="004219A2" w:rsidRPr="004219A2" w:rsidRDefault="004219A2" w:rsidP="004219A2">
      <w:pPr>
        <w:pStyle w:val="Code"/>
        <w:rPr>
          <w:highlight w:val="white"/>
        </w:rPr>
      </w:pPr>
    </w:p>
    <w:p w14:paraId="329BA19A" w14:textId="77777777" w:rsidR="004219A2" w:rsidRPr="004219A2" w:rsidRDefault="004219A2" w:rsidP="004219A2">
      <w:pPr>
        <w:pStyle w:val="Code"/>
        <w:rPr>
          <w:highlight w:val="white"/>
        </w:rPr>
      </w:pPr>
      <w:r w:rsidRPr="004219A2">
        <w:rPr>
          <w:highlight w:val="white"/>
        </w:rPr>
        <w:t>double inverse(double x);</w:t>
      </w:r>
    </w:p>
    <w:p w14:paraId="1793664B" w14:textId="77777777" w:rsidR="004219A2" w:rsidRPr="004219A2" w:rsidRDefault="004219A2" w:rsidP="004219A2">
      <w:pPr>
        <w:pStyle w:val="Code"/>
        <w:rPr>
          <w:highlight w:val="white"/>
        </w:rPr>
      </w:pPr>
      <w:r w:rsidRPr="004219A2">
        <w:rPr>
          <w:highlight w:val="white"/>
        </w:rPr>
        <w:t>double divide(double x, double y);</w:t>
      </w:r>
    </w:p>
    <w:p w14:paraId="0CC7FA74" w14:textId="77777777" w:rsidR="004219A2" w:rsidRPr="004219A2" w:rsidRDefault="004219A2" w:rsidP="004219A2">
      <w:pPr>
        <w:pStyle w:val="Code"/>
        <w:rPr>
          <w:highlight w:val="white"/>
        </w:rPr>
      </w:pPr>
    </w:p>
    <w:p w14:paraId="6EDFF83F" w14:textId="77777777" w:rsidR="004219A2" w:rsidRPr="004219A2" w:rsidRDefault="004219A2" w:rsidP="004219A2">
      <w:pPr>
        <w:pStyle w:val="Code"/>
        <w:rPr>
          <w:highlight w:val="white"/>
        </w:rPr>
      </w:pPr>
      <w:r w:rsidRPr="004219A2">
        <w:rPr>
          <w:highlight w:val="white"/>
        </w:rPr>
        <w:t>void main() {</w:t>
      </w:r>
    </w:p>
    <w:p w14:paraId="21438D5D" w14:textId="77777777" w:rsidR="004219A2" w:rsidRPr="004219A2" w:rsidRDefault="004219A2" w:rsidP="004219A2">
      <w:pPr>
        <w:pStyle w:val="Code"/>
        <w:rPr>
          <w:highlight w:val="white"/>
        </w:rPr>
      </w:pPr>
      <w:r w:rsidRPr="004219A2">
        <w:rPr>
          <w:highlight w:val="white"/>
        </w:rPr>
        <w:t xml:space="preserve">  char* message;</w:t>
      </w:r>
    </w:p>
    <w:p w14:paraId="3792E1A8" w14:textId="77777777" w:rsidR="004219A2" w:rsidRPr="004219A2" w:rsidRDefault="004219A2" w:rsidP="004219A2">
      <w:pPr>
        <w:pStyle w:val="Code"/>
        <w:rPr>
          <w:highlight w:val="white"/>
        </w:rPr>
      </w:pPr>
      <w:r w:rsidRPr="004219A2">
        <w:rPr>
          <w:highlight w:val="white"/>
        </w:rPr>
        <w:t xml:space="preserve">  double x;</w:t>
      </w:r>
    </w:p>
    <w:p w14:paraId="18E7BEB4" w14:textId="77777777" w:rsidR="004219A2" w:rsidRPr="004219A2" w:rsidRDefault="004219A2" w:rsidP="004219A2">
      <w:pPr>
        <w:pStyle w:val="Code"/>
        <w:rPr>
          <w:highlight w:val="white"/>
        </w:rPr>
      </w:pPr>
    </w:p>
    <w:p w14:paraId="0D8BBC9C" w14:textId="77777777" w:rsidR="004219A2" w:rsidRPr="004219A2" w:rsidRDefault="004219A2" w:rsidP="004219A2">
      <w:pPr>
        <w:pStyle w:val="Code"/>
        <w:rPr>
          <w:highlight w:val="white"/>
        </w:rPr>
      </w:pPr>
      <w:r w:rsidRPr="004219A2">
        <w:rPr>
          <w:highlight w:val="white"/>
        </w:rPr>
        <w:t xml:space="preserve">  printf("Please input a value: ");</w:t>
      </w:r>
    </w:p>
    <w:p w14:paraId="44CF6F82" w14:textId="77777777" w:rsidR="004219A2" w:rsidRPr="004219A2" w:rsidRDefault="004219A2" w:rsidP="004219A2">
      <w:pPr>
        <w:pStyle w:val="Code"/>
        <w:rPr>
          <w:highlight w:val="white"/>
        </w:rPr>
      </w:pPr>
      <w:r w:rsidRPr="004219A2">
        <w:rPr>
          <w:highlight w:val="white"/>
        </w:rPr>
        <w:t xml:space="preserve">  scanf("%lf", &amp;x);</w:t>
      </w:r>
    </w:p>
    <w:p w14:paraId="64F5A8F6" w14:textId="77777777" w:rsidR="004219A2" w:rsidRPr="004219A2" w:rsidRDefault="004219A2" w:rsidP="004219A2">
      <w:pPr>
        <w:pStyle w:val="Code"/>
        <w:rPr>
          <w:highlight w:val="white"/>
        </w:rPr>
      </w:pPr>
    </w:p>
    <w:p w14:paraId="3F5FE44C" w14:textId="77777777" w:rsidR="004219A2" w:rsidRPr="004219A2" w:rsidRDefault="004219A2" w:rsidP="004219A2">
      <w:pPr>
        <w:pStyle w:val="Code"/>
        <w:rPr>
          <w:highlight w:val="white"/>
        </w:rPr>
      </w:pPr>
      <w:r w:rsidRPr="004219A2">
        <w:rPr>
          <w:highlight w:val="white"/>
        </w:rPr>
        <w:t xml:space="preserve">  if ((message = setjmp(buffer)) == 0) {</w:t>
      </w:r>
    </w:p>
    <w:p w14:paraId="5CC605E8" w14:textId="77777777" w:rsidR="004219A2" w:rsidRPr="004219A2" w:rsidRDefault="004219A2" w:rsidP="004219A2">
      <w:pPr>
        <w:pStyle w:val="Code"/>
        <w:rPr>
          <w:highlight w:val="white"/>
        </w:rPr>
      </w:pPr>
      <w:r w:rsidRPr="004219A2">
        <w:rPr>
          <w:highlight w:val="white"/>
        </w:rPr>
        <w:t xml:space="preserve">    printf("1.0 / %f = %f\n", x, inverse(x));</w:t>
      </w:r>
    </w:p>
    <w:p w14:paraId="33DD8E5E" w14:textId="77777777" w:rsidR="004219A2" w:rsidRPr="004219A2" w:rsidRDefault="004219A2" w:rsidP="004219A2">
      <w:pPr>
        <w:pStyle w:val="Code"/>
        <w:rPr>
          <w:highlight w:val="white"/>
        </w:rPr>
      </w:pPr>
      <w:r w:rsidRPr="004219A2">
        <w:rPr>
          <w:highlight w:val="white"/>
        </w:rPr>
        <w:t xml:space="preserve">  }</w:t>
      </w:r>
    </w:p>
    <w:p w14:paraId="55AB7401" w14:textId="77777777" w:rsidR="004219A2" w:rsidRPr="004219A2" w:rsidRDefault="004219A2" w:rsidP="004219A2">
      <w:pPr>
        <w:pStyle w:val="Code"/>
        <w:rPr>
          <w:highlight w:val="white"/>
        </w:rPr>
      </w:pPr>
      <w:r w:rsidRPr="004219A2">
        <w:rPr>
          <w:highlight w:val="white"/>
        </w:rPr>
        <w:t xml:space="preserve">  else {</w:t>
      </w:r>
    </w:p>
    <w:p w14:paraId="2D8E2B9F" w14:textId="77777777" w:rsidR="004219A2" w:rsidRPr="004219A2" w:rsidRDefault="004219A2" w:rsidP="004219A2">
      <w:pPr>
        <w:pStyle w:val="Code"/>
        <w:rPr>
          <w:highlight w:val="white"/>
        </w:rPr>
      </w:pPr>
      <w:r w:rsidRPr="004219A2">
        <w:rPr>
          <w:highlight w:val="white"/>
        </w:rPr>
        <w:t xml:space="preserve">    printf("%s\n", message);</w:t>
      </w:r>
    </w:p>
    <w:p w14:paraId="422C43C2" w14:textId="77777777" w:rsidR="004219A2" w:rsidRPr="004219A2" w:rsidRDefault="004219A2" w:rsidP="004219A2">
      <w:pPr>
        <w:pStyle w:val="Code"/>
        <w:rPr>
          <w:highlight w:val="white"/>
        </w:rPr>
      </w:pPr>
      <w:r w:rsidRPr="004219A2">
        <w:rPr>
          <w:highlight w:val="white"/>
        </w:rPr>
        <w:t xml:space="preserve">  }</w:t>
      </w:r>
    </w:p>
    <w:p w14:paraId="373050E1" w14:textId="77777777" w:rsidR="004219A2" w:rsidRPr="004219A2" w:rsidRDefault="004219A2" w:rsidP="004219A2">
      <w:pPr>
        <w:pStyle w:val="Code"/>
        <w:rPr>
          <w:highlight w:val="white"/>
        </w:rPr>
      </w:pPr>
      <w:r w:rsidRPr="004219A2">
        <w:rPr>
          <w:highlight w:val="white"/>
        </w:rPr>
        <w:t>}</w:t>
      </w:r>
    </w:p>
    <w:p w14:paraId="539B94B0" w14:textId="77777777" w:rsidR="004219A2" w:rsidRPr="004219A2" w:rsidRDefault="004219A2" w:rsidP="004219A2">
      <w:pPr>
        <w:pStyle w:val="Code"/>
        <w:rPr>
          <w:highlight w:val="white"/>
        </w:rPr>
      </w:pPr>
    </w:p>
    <w:p w14:paraId="12A412AF" w14:textId="77777777" w:rsidR="004219A2" w:rsidRPr="004219A2" w:rsidRDefault="004219A2" w:rsidP="004219A2">
      <w:pPr>
        <w:pStyle w:val="Code"/>
        <w:rPr>
          <w:highlight w:val="white"/>
        </w:rPr>
      </w:pPr>
      <w:r w:rsidRPr="004219A2">
        <w:rPr>
          <w:highlight w:val="white"/>
        </w:rPr>
        <w:t>double inverse(double x) {</w:t>
      </w:r>
    </w:p>
    <w:p w14:paraId="3B6D88E2" w14:textId="77777777" w:rsidR="004219A2" w:rsidRPr="004219A2" w:rsidRDefault="004219A2" w:rsidP="004219A2">
      <w:pPr>
        <w:pStyle w:val="Code"/>
        <w:rPr>
          <w:highlight w:val="white"/>
        </w:rPr>
      </w:pPr>
      <w:r w:rsidRPr="004219A2">
        <w:rPr>
          <w:highlight w:val="white"/>
        </w:rPr>
        <w:t xml:space="preserve">  return divide(1, x);</w:t>
      </w:r>
    </w:p>
    <w:p w14:paraId="7429209D" w14:textId="77777777" w:rsidR="004219A2" w:rsidRPr="004219A2" w:rsidRDefault="004219A2" w:rsidP="004219A2">
      <w:pPr>
        <w:pStyle w:val="Code"/>
        <w:rPr>
          <w:highlight w:val="white"/>
        </w:rPr>
      </w:pPr>
      <w:r w:rsidRPr="004219A2">
        <w:rPr>
          <w:highlight w:val="white"/>
        </w:rPr>
        <w:lastRenderedPageBreak/>
        <w:t>}</w:t>
      </w:r>
    </w:p>
    <w:p w14:paraId="68D5110E" w14:textId="595A6AD7" w:rsidR="004219A2" w:rsidRPr="004219A2" w:rsidRDefault="00007DB4" w:rsidP="00007DB4">
      <w:pPr>
        <w:rPr>
          <w:highlight w:val="white"/>
        </w:rPr>
      </w:pPr>
      <w:r>
        <w:rPr>
          <w:highlight w:val="white"/>
        </w:rPr>
        <w:t>In case of a non-zero denom</w:t>
      </w:r>
      <w:r w:rsidR="005F6427">
        <w:rPr>
          <w:highlight w:val="white"/>
        </w:rPr>
        <w:t>in</w:t>
      </w:r>
      <w:r>
        <w:rPr>
          <w:highlight w:val="white"/>
        </w:rPr>
        <w:t xml:space="preserve">ator, we return the </w:t>
      </w:r>
      <w:proofErr w:type="spellStart"/>
      <w:r>
        <w:rPr>
          <w:highlight w:val="white"/>
        </w:rPr>
        <w:t>quitent</w:t>
      </w:r>
      <w:proofErr w:type="spellEnd"/>
      <w:r>
        <w:rPr>
          <w:highlight w:val="white"/>
        </w:rPr>
        <w:t xml:space="preserve"> in a normal way</w:t>
      </w:r>
      <w:r w:rsidR="005F6427">
        <w:rPr>
          <w:highlight w:val="white"/>
        </w:rPr>
        <w:t xml:space="preserve"> and </w:t>
      </w:r>
      <w:r w:rsidR="005F6427" w:rsidRPr="005F6427">
        <w:rPr>
          <w:rStyle w:val="KeyWord0"/>
          <w:highlight w:val="white"/>
        </w:rPr>
        <w:t>setjmp</w:t>
      </w:r>
      <w:r w:rsidR="005F6427">
        <w:rPr>
          <w:highlight w:val="white"/>
        </w:rPr>
        <w:t xml:space="preserve"> returns zero</w:t>
      </w:r>
      <w:r>
        <w:rPr>
          <w:highlight w:val="white"/>
        </w:rPr>
        <w:t xml:space="preserve">. In case of a </w:t>
      </w:r>
      <w:r w:rsidR="005F6427">
        <w:rPr>
          <w:highlight w:val="white"/>
        </w:rPr>
        <w:t xml:space="preserve">zero denominator, we call </w:t>
      </w:r>
      <w:r w:rsidR="005F6427" w:rsidRPr="005F6427">
        <w:rPr>
          <w:rStyle w:val="KeyWord0"/>
          <w:highlight w:val="white"/>
        </w:rPr>
        <w:t>longjmp</w:t>
      </w:r>
      <w:r w:rsidR="005F6427">
        <w:rPr>
          <w:highlight w:val="white"/>
        </w:rPr>
        <w:t xml:space="preserve"> with an error message. The address of the error message is then be returned by the call to </w:t>
      </w:r>
      <w:r w:rsidR="005F6427" w:rsidRPr="005F6427">
        <w:rPr>
          <w:rStyle w:val="KeyWord0"/>
          <w:highlight w:val="white"/>
        </w:rPr>
        <w:t>setjmp</w:t>
      </w:r>
      <w:r w:rsidR="005F6427">
        <w:rPr>
          <w:highlight w:val="white"/>
        </w:rPr>
        <w:t>, instead of zero.</w:t>
      </w:r>
    </w:p>
    <w:p w14:paraId="50FC4730" w14:textId="77777777" w:rsidR="004219A2" w:rsidRPr="004219A2" w:rsidRDefault="004219A2" w:rsidP="004219A2">
      <w:pPr>
        <w:pStyle w:val="Code"/>
        <w:rPr>
          <w:highlight w:val="white"/>
        </w:rPr>
      </w:pPr>
      <w:r w:rsidRPr="004219A2">
        <w:rPr>
          <w:highlight w:val="white"/>
        </w:rPr>
        <w:t>double divide(double x, double y) {</w:t>
      </w:r>
    </w:p>
    <w:p w14:paraId="7943D500" w14:textId="77777777" w:rsidR="004219A2" w:rsidRPr="004219A2" w:rsidRDefault="004219A2" w:rsidP="004219A2">
      <w:pPr>
        <w:pStyle w:val="Code"/>
        <w:rPr>
          <w:highlight w:val="white"/>
        </w:rPr>
      </w:pPr>
      <w:r w:rsidRPr="004219A2">
        <w:rPr>
          <w:highlight w:val="white"/>
        </w:rPr>
        <w:t xml:space="preserve">  if (y != 0) {</w:t>
      </w:r>
    </w:p>
    <w:p w14:paraId="3A4F55AA" w14:textId="77777777" w:rsidR="004219A2" w:rsidRPr="004219A2" w:rsidRDefault="004219A2" w:rsidP="004219A2">
      <w:pPr>
        <w:pStyle w:val="Code"/>
        <w:rPr>
          <w:highlight w:val="white"/>
        </w:rPr>
      </w:pPr>
      <w:r w:rsidRPr="004219A2">
        <w:rPr>
          <w:highlight w:val="white"/>
        </w:rPr>
        <w:t xml:space="preserve">    return x / y;</w:t>
      </w:r>
    </w:p>
    <w:p w14:paraId="10962D8F" w14:textId="77777777" w:rsidR="004219A2" w:rsidRPr="004219A2" w:rsidRDefault="004219A2" w:rsidP="004219A2">
      <w:pPr>
        <w:pStyle w:val="Code"/>
        <w:rPr>
          <w:highlight w:val="white"/>
        </w:rPr>
      </w:pPr>
      <w:r w:rsidRPr="004219A2">
        <w:rPr>
          <w:highlight w:val="white"/>
        </w:rPr>
        <w:t xml:space="preserve">  }</w:t>
      </w:r>
    </w:p>
    <w:p w14:paraId="6C5E6F68" w14:textId="77777777" w:rsidR="004219A2" w:rsidRPr="004219A2" w:rsidRDefault="004219A2" w:rsidP="004219A2">
      <w:pPr>
        <w:pStyle w:val="Code"/>
        <w:rPr>
          <w:highlight w:val="white"/>
        </w:rPr>
      </w:pPr>
      <w:r w:rsidRPr="004219A2">
        <w:rPr>
          <w:highlight w:val="white"/>
        </w:rPr>
        <w:t xml:space="preserve">  else {</w:t>
      </w:r>
    </w:p>
    <w:p w14:paraId="7DE4EC47" w14:textId="77777777" w:rsidR="004219A2" w:rsidRPr="004219A2" w:rsidRDefault="004219A2" w:rsidP="004219A2">
      <w:pPr>
        <w:pStyle w:val="Code"/>
        <w:rPr>
          <w:highlight w:val="white"/>
        </w:rPr>
      </w:pPr>
      <w:r w:rsidRPr="004219A2">
        <w:rPr>
          <w:highlight w:val="white"/>
        </w:rPr>
        <w:t xml:space="preserve">    longjmp(buffer, "Division by Zero.");</w:t>
      </w:r>
    </w:p>
    <w:p w14:paraId="5249579A" w14:textId="77777777" w:rsidR="004219A2" w:rsidRPr="004219A2" w:rsidRDefault="004219A2" w:rsidP="004219A2">
      <w:pPr>
        <w:pStyle w:val="Code"/>
        <w:rPr>
          <w:highlight w:val="white"/>
        </w:rPr>
      </w:pPr>
      <w:r w:rsidRPr="004219A2">
        <w:rPr>
          <w:highlight w:val="white"/>
        </w:rPr>
        <w:t xml:space="preserve">    return 0;</w:t>
      </w:r>
    </w:p>
    <w:p w14:paraId="62B299DE" w14:textId="77777777" w:rsidR="004219A2" w:rsidRPr="004219A2" w:rsidRDefault="004219A2" w:rsidP="004219A2">
      <w:pPr>
        <w:pStyle w:val="Code"/>
        <w:rPr>
          <w:highlight w:val="white"/>
        </w:rPr>
      </w:pPr>
      <w:r w:rsidRPr="004219A2">
        <w:rPr>
          <w:highlight w:val="white"/>
        </w:rPr>
        <w:t xml:space="preserve">  }</w:t>
      </w:r>
    </w:p>
    <w:p w14:paraId="1E188217" w14:textId="460189CC" w:rsidR="004C7BD5" w:rsidRPr="004219A2" w:rsidRDefault="004219A2" w:rsidP="004219A2">
      <w:pPr>
        <w:pStyle w:val="Code"/>
        <w:rPr>
          <w:highlight w:val="white"/>
        </w:rPr>
      </w:pPr>
      <w:r w:rsidRPr="004219A2">
        <w:rPr>
          <w:highlight w:val="white"/>
        </w:rPr>
        <w:t>}</w:t>
      </w:r>
    </w:p>
    <w:p w14:paraId="6EE6955C" w14:textId="42B0F4B1" w:rsidR="00555D55" w:rsidRDefault="00555D55" w:rsidP="002B38CD">
      <w:pPr>
        <w:pStyle w:val="Rubrik2"/>
        <w:rPr>
          <w:lang w:val="en-GB"/>
        </w:rPr>
      </w:pPr>
      <w:r w:rsidRPr="00D822A3">
        <w:rPr>
          <w:lang w:val="en-GB"/>
        </w:rPr>
        <w:t>Mathematical Functions</w:t>
      </w:r>
      <w:bookmarkEnd w:id="473"/>
    </w:p>
    <w:p w14:paraId="4E9C5A9B" w14:textId="51224D20" w:rsidR="00730299" w:rsidRPr="00730299" w:rsidRDefault="00730299" w:rsidP="00730299">
      <w:pPr>
        <w:rPr>
          <w:lang w:val="en-GB"/>
        </w:rPr>
      </w:pPr>
      <w:r>
        <w:rPr>
          <w:lang w:val="en-GB"/>
        </w:rPr>
        <w:t>The mathematical function</w:t>
      </w:r>
      <w:r w:rsidR="00292E97">
        <w:rPr>
          <w:lang w:val="en-GB"/>
        </w:rPr>
        <w:t>s are</w:t>
      </w:r>
      <w:r>
        <w:rPr>
          <w:lang w:val="en-GB"/>
        </w:rPr>
        <w:t xml:space="preserve"> implemented </w:t>
      </w:r>
      <w:r w:rsidR="00292E97">
        <w:rPr>
          <w:lang w:val="en-GB"/>
        </w:rPr>
        <w:t xml:space="preserve">completely </w:t>
      </w:r>
      <w:r>
        <w:rPr>
          <w:lang w:val="en-GB"/>
        </w:rPr>
        <w:t>in C, they do not make system calls.</w:t>
      </w:r>
    </w:p>
    <w:p w14:paraId="168DFE01" w14:textId="5D1C6542" w:rsidR="00D62A8B" w:rsidRPr="00D822A3" w:rsidRDefault="008D6750" w:rsidP="00555D55">
      <w:pPr>
        <w:pStyle w:val="CodeListing"/>
        <w:rPr>
          <w:lang w:val="en-GB"/>
        </w:rPr>
      </w:pPr>
      <w:proofErr w:type="spellStart"/>
      <w:r w:rsidRPr="00D822A3">
        <w:rPr>
          <w:lang w:val="en-GB"/>
        </w:rPr>
        <w:t>m</w:t>
      </w:r>
      <w:r w:rsidR="00D62A8B" w:rsidRPr="00D822A3">
        <w:rPr>
          <w:lang w:val="en-GB"/>
        </w:rPr>
        <w:t>ath.h</w:t>
      </w:r>
      <w:proofErr w:type="spellEnd"/>
    </w:p>
    <w:p w14:paraId="73D8D9F2" w14:textId="77777777" w:rsidR="00161EFE" w:rsidRPr="00161EFE" w:rsidRDefault="00161EFE" w:rsidP="00161EFE">
      <w:pPr>
        <w:pStyle w:val="Code"/>
        <w:rPr>
          <w:highlight w:val="white"/>
        </w:rPr>
      </w:pPr>
      <w:r w:rsidRPr="00161EFE">
        <w:rPr>
          <w:highlight w:val="white"/>
        </w:rPr>
        <w:t>#ifndef __MATH_H__</w:t>
      </w:r>
    </w:p>
    <w:p w14:paraId="612E0DE0" w14:textId="77777777" w:rsidR="00161EFE" w:rsidRPr="00161EFE" w:rsidRDefault="00161EFE" w:rsidP="00161EFE">
      <w:pPr>
        <w:pStyle w:val="Code"/>
        <w:rPr>
          <w:highlight w:val="white"/>
        </w:rPr>
      </w:pPr>
      <w:r w:rsidRPr="00161EFE">
        <w:rPr>
          <w:highlight w:val="white"/>
        </w:rPr>
        <w:t>#define __MATH_H__</w:t>
      </w:r>
    </w:p>
    <w:p w14:paraId="3ED7390B" w14:textId="77777777" w:rsidR="00161EFE" w:rsidRPr="00161EFE" w:rsidRDefault="00161EFE" w:rsidP="00161EFE">
      <w:pPr>
        <w:pStyle w:val="Code"/>
        <w:rPr>
          <w:highlight w:val="white"/>
        </w:rPr>
      </w:pPr>
    </w:p>
    <w:p w14:paraId="61B43FB3" w14:textId="77777777" w:rsidR="00161EFE" w:rsidRPr="00161EFE" w:rsidRDefault="00161EFE" w:rsidP="00161EFE">
      <w:pPr>
        <w:pStyle w:val="Code"/>
        <w:rPr>
          <w:highlight w:val="white"/>
        </w:rPr>
      </w:pPr>
      <w:r w:rsidRPr="00161EFE">
        <w:rPr>
          <w:highlight w:val="white"/>
        </w:rPr>
        <w:t>#define PI 3.1415926535897932384626433</w:t>
      </w:r>
    </w:p>
    <w:p w14:paraId="5AFC94A9" w14:textId="77777777" w:rsidR="00161EFE" w:rsidRPr="00161EFE" w:rsidRDefault="00161EFE" w:rsidP="00161EFE">
      <w:pPr>
        <w:pStyle w:val="Code"/>
        <w:rPr>
          <w:highlight w:val="white"/>
        </w:rPr>
      </w:pPr>
      <w:r w:rsidRPr="00161EFE">
        <w:rPr>
          <w:highlight w:val="white"/>
        </w:rPr>
        <w:t>#define E  2.7182818284590452353602874</w:t>
      </w:r>
    </w:p>
    <w:p w14:paraId="26E0010C" w14:textId="77777777" w:rsidR="00161EFE" w:rsidRPr="00161EFE" w:rsidRDefault="00161EFE" w:rsidP="00161EFE">
      <w:pPr>
        <w:pStyle w:val="Code"/>
        <w:rPr>
          <w:highlight w:val="white"/>
        </w:rPr>
      </w:pPr>
    </w:p>
    <w:p w14:paraId="7A94E12D" w14:textId="77777777" w:rsidR="00161EFE" w:rsidRPr="00161EFE" w:rsidRDefault="00161EFE" w:rsidP="00161EFE">
      <w:pPr>
        <w:pStyle w:val="Code"/>
        <w:rPr>
          <w:highlight w:val="white"/>
        </w:rPr>
      </w:pPr>
      <w:r w:rsidRPr="00161EFE">
        <w:rPr>
          <w:highlight w:val="white"/>
        </w:rPr>
        <w:t>extern double exp(double x);</w:t>
      </w:r>
    </w:p>
    <w:p w14:paraId="3C8F87EA" w14:textId="77777777" w:rsidR="00161EFE" w:rsidRPr="00161EFE" w:rsidRDefault="00161EFE" w:rsidP="00161EFE">
      <w:pPr>
        <w:pStyle w:val="Code"/>
        <w:rPr>
          <w:highlight w:val="white"/>
        </w:rPr>
      </w:pPr>
      <w:r w:rsidRPr="00161EFE">
        <w:rPr>
          <w:highlight w:val="white"/>
        </w:rPr>
        <w:t>extern double log(double x);</w:t>
      </w:r>
    </w:p>
    <w:p w14:paraId="695DEC8E" w14:textId="77777777" w:rsidR="00161EFE" w:rsidRPr="00161EFE" w:rsidRDefault="00161EFE" w:rsidP="00161EFE">
      <w:pPr>
        <w:pStyle w:val="Code"/>
        <w:rPr>
          <w:highlight w:val="white"/>
        </w:rPr>
      </w:pPr>
      <w:r w:rsidRPr="00161EFE">
        <w:rPr>
          <w:highlight w:val="white"/>
        </w:rPr>
        <w:t>extern double log10(double x);</w:t>
      </w:r>
    </w:p>
    <w:p w14:paraId="5348E78A" w14:textId="77777777" w:rsidR="00161EFE" w:rsidRPr="00161EFE" w:rsidRDefault="00161EFE" w:rsidP="00161EFE">
      <w:pPr>
        <w:pStyle w:val="Code"/>
        <w:rPr>
          <w:highlight w:val="white"/>
        </w:rPr>
      </w:pPr>
    </w:p>
    <w:p w14:paraId="2EE77ED0" w14:textId="77777777" w:rsidR="00161EFE" w:rsidRPr="00161EFE" w:rsidRDefault="00161EFE" w:rsidP="00161EFE">
      <w:pPr>
        <w:pStyle w:val="Code"/>
        <w:rPr>
          <w:highlight w:val="white"/>
        </w:rPr>
      </w:pPr>
      <w:r w:rsidRPr="00161EFE">
        <w:rPr>
          <w:highlight w:val="white"/>
        </w:rPr>
        <w:t>extern double pow(double x, double y);</w:t>
      </w:r>
    </w:p>
    <w:p w14:paraId="01F8B7B3" w14:textId="77777777" w:rsidR="00161EFE" w:rsidRPr="00161EFE" w:rsidRDefault="00161EFE" w:rsidP="00161EFE">
      <w:pPr>
        <w:pStyle w:val="Code"/>
        <w:rPr>
          <w:highlight w:val="white"/>
        </w:rPr>
      </w:pPr>
      <w:r w:rsidRPr="00161EFE">
        <w:rPr>
          <w:highlight w:val="white"/>
        </w:rPr>
        <w:t>extern double ldexp(double x, int exponent);</w:t>
      </w:r>
    </w:p>
    <w:p w14:paraId="3DAC021A" w14:textId="77777777" w:rsidR="00161EFE" w:rsidRPr="00161EFE" w:rsidRDefault="00161EFE" w:rsidP="00161EFE">
      <w:pPr>
        <w:pStyle w:val="Code"/>
        <w:rPr>
          <w:highlight w:val="white"/>
        </w:rPr>
      </w:pPr>
      <w:r w:rsidRPr="00161EFE">
        <w:rPr>
          <w:highlight w:val="white"/>
        </w:rPr>
        <w:t>extern double frexp(double x, int* exponent);</w:t>
      </w:r>
    </w:p>
    <w:p w14:paraId="0AD98282" w14:textId="77777777" w:rsidR="00161EFE" w:rsidRPr="00161EFE" w:rsidRDefault="00161EFE" w:rsidP="00161EFE">
      <w:pPr>
        <w:pStyle w:val="Code"/>
        <w:rPr>
          <w:highlight w:val="white"/>
        </w:rPr>
      </w:pPr>
    </w:p>
    <w:p w14:paraId="55705E49" w14:textId="77777777" w:rsidR="00161EFE" w:rsidRPr="00161EFE" w:rsidRDefault="00161EFE" w:rsidP="00161EFE">
      <w:pPr>
        <w:pStyle w:val="Code"/>
        <w:rPr>
          <w:highlight w:val="white"/>
        </w:rPr>
      </w:pPr>
      <w:r w:rsidRPr="00161EFE">
        <w:rPr>
          <w:highlight w:val="white"/>
        </w:rPr>
        <w:t>extern double sqrt(double x);</w:t>
      </w:r>
    </w:p>
    <w:p w14:paraId="52DE050A" w14:textId="77777777" w:rsidR="00161EFE" w:rsidRPr="00161EFE" w:rsidRDefault="00161EFE" w:rsidP="00161EFE">
      <w:pPr>
        <w:pStyle w:val="Code"/>
        <w:rPr>
          <w:highlight w:val="white"/>
        </w:rPr>
      </w:pPr>
      <w:r w:rsidRPr="00161EFE">
        <w:rPr>
          <w:highlight w:val="white"/>
        </w:rPr>
        <w:t>extern double modf(double x, double* integral);</w:t>
      </w:r>
    </w:p>
    <w:p w14:paraId="2A742767" w14:textId="77777777" w:rsidR="00161EFE" w:rsidRPr="00161EFE" w:rsidRDefault="00161EFE" w:rsidP="00161EFE">
      <w:pPr>
        <w:pStyle w:val="Code"/>
        <w:rPr>
          <w:highlight w:val="white"/>
        </w:rPr>
      </w:pPr>
      <w:r w:rsidRPr="00161EFE">
        <w:rPr>
          <w:highlight w:val="white"/>
        </w:rPr>
        <w:t>extern double fmod(double x, double y);</w:t>
      </w:r>
    </w:p>
    <w:p w14:paraId="45185AEE" w14:textId="77777777" w:rsidR="00161EFE" w:rsidRPr="00161EFE" w:rsidRDefault="00161EFE" w:rsidP="00161EFE">
      <w:pPr>
        <w:pStyle w:val="Code"/>
        <w:rPr>
          <w:highlight w:val="white"/>
        </w:rPr>
      </w:pPr>
    </w:p>
    <w:p w14:paraId="5265455C" w14:textId="77777777" w:rsidR="00161EFE" w:rsidRPr="00161EFE" w:rsidRDefault="00161EFE" w:rsidP="00161EFE">
      <w:pPr>
        <w:pStyle w:val="Code"/>
        <w:rPr>
          <w:highlight w:val="white"/>
        </w:rPr>
      </w:pPr>
      <w:r w:rsidRPr="00161EFE">
        <w:rPr>
          <w:highlight w:val="white"/>
        </w:rPr>
        <w:t>extern double sin(double x);</w:t>
      </w:r>
    </w:p>
    <w:p w14:paraId="1222BFA7" w14:textId="77777777" w:rsidR="00161EFE" w:rsidRPr="00161EFE" w:rsidRDefault="00161EFE" w:rsidP="00161EFE">
      <w:pPr>
        <w:pStyle w:val="Code"/>
        <w:rPr>
          <w:highlight w:val="white"/>
        </w:rPr>
      </w:pPr>
      <w:r w:rsidRPr="00161EFE">
        <w:rPr>
          <w:highlight w:val="white"/>
        </w:rPr>
        <w:t>extern double cos(double x);</w:t>
      </w:r>
    </w:p>
    <w:p w14:paraId="5A1F2C5A" w14:textId="77777777" w:rsidR="00161EFE" w:rsidRPr="00161EFE" w:rsidRDefault="00161EFE" w:rsidP="00161EFE">
      <w:pPr>
        <w:pStyle w:val="Code"/>
        <w:rPr>
          <w:highlight w:val="white"/>
        </w:rPr>
      </w:pPr>
      <w:r w:rsidRPr="00161EFE">
        <w:rPr>
          <w:highlight w:val="white"/>
        </w:rPr>
        <w:t>extern double tan(double x);</w:t>
      </w:r>
    </w:p>
    <w:p w14:paraId="78F56BDB" w14:textId="77777777" w:rsidR="00161EFE" w:rsidRPr="00161EFE" w:rsidRDefault="00161EFE" w:rsidP="00161EFE">
      <w:pPr>
        <w:pStyle w:val="Code"/>
        <w:rPr>
          <w:highlight w:val="white"/>
        </w:rPr>
      </w:pPr>
    </w:p>
    <w:p w14:paraId="7A37B7BA" w14:textId="77777777" w:rsidR="00161EFE" w:rsidRPr="00161EFE" w:rsidRDefault="00161EFE" w:rsidP="00161EFE">
      <w:pPr>
        <w:pStyle w:val="Code"/>
        <w:rPr>
          <w:highlight w:val="white"/>
        </w:rPr>
      </w:pPr>
      <w:r w:rsidRPr="00161EFE">
        <w:rPr>
          <w:highlight w:val="white"/>
        </w:rPr>
        <w:t>extern double sinh(double x);</w:t>
      </w:r>
    </w:p>
    <w:p w14:paraId="46904E7C" w14:textId="77777777" w:rsidR="00161EFE" w:rsidRPr="00161EFE" w:rsidRDefault="00161EFE" w:rsidP="00161EFE">
      <w:pPr>
        <w:pStyle w:val="Code"/>
        <w:rPr>
          <w:highlight w:val="white"/>
        </w:rPr>
      </w:pPr>
      <w:r w:rsidRPr="00161EFE">
        <w:rPr>
          <w:highlight w:val="white"/>
        </w:rPr>
        <w:t>extern double cosh(double x);</w:t>
      </w:r>
    </w:p>
    <w:p w14:paraId="291FC4E3" w14:textId="77777777" w:rsidR="00161EFE" w:rsidRPr="00161EFE" w:rsidRDefault="00161EFE" w:rsidP="00161EFE">
      <w:pPr>
        <w:pStyle w:val="Code"/>
        <w:rPr>
          <w:highlight w:val="white"/>
        </w:rPr>
      </w:pPr>
      <w:r w:rsidRPr="00161EFE">
        <w:rPr>
          <w:highlight w:val="white"/>
        </w:rPr>
        <w:t>extern double tanh(double x);</w:t>
      </w:r>
    </w:p>
    <w:p w14:paraId="42D10A23" w14:textId="77777777" w:rsidR="00161EFE" w:rsidRPr="00161EFE" w:rsidRDefault="00161EFE" w:rsidP="00161EFE">
      <w:pPr>
        <w:pStyle w:val="Code"/>
        <w:rPr>
          <w:highlight w:val="white"/>
        </w:rPr>
      </w:pPr>
    </w:p>
    <w:p w14:paraId="687EBA1A" w14:textId="77777777" w:rsidR="00161EFE" w:rsidRPr="00161EFE" w:rsidRDefault="00161EFE" w:rsidP="00161EFE">
      <w:pPr>
        <w:pStyle w:val="Code"/>
        <w:rPr>
          <w:highlight w:val="white"/>
        </w:rPr>
      </w:pPr>
      <w:r w:rsidRPr="00161EFE">
        <w:rPr>
          <w:highlight w:val="white"/>
        </w:rPr>
        <w:t>extern double asin(double x);</w:t>
      </w:r>
    </w:p>
    <w:p w14:paraId="60B66C08" w14:textId="77777777" w:rsidR="00161EFE" w:rsidRPr="00161EFE" w:rsidRDefault="00161EFE" w:rsidP="00161EFE">
      <w:pPr>
        <w:pStyle w:val="Code"/>
        <w:rPr>
          <w:highlight w:val="white"/>
        </w:rPr>
      </w:pPr>
      <w:r w:rsidRPr="00161EFE">
        <w:rPr>
          <w:highlight w:val="white"/>
        </w:rPr>
        <w:t>extern double acos(double x);</w:t>
      </w:r>
    </w:p>
    <w:p w14:paraId="515B6105" w14:textId="77777777" w:rsidR="00161EFE" w:rsidRPr="00161EFE" w:rsidRDefault="00161EFE" w:rsidP="00161EFE">
      <w:pPr>
        <w:pStyle w:val="Code"/>
        <w:rPr>
          <w:highlight w:val="white"/>
        </w:rPr>
      </w:pPr>
      <w:r w:rsidRPr="00161EFE">
        <w:rPr>
          <w:highlight w:val="white"/>
        </w:rPr>
        <w:t>extern double atan(double x);</w:t>
      </w:r>
    </w:p>
    <w:p w14:paraId="39A5EF28" w14:textId="77777777" w:rsidR="00161EFE" w:rsidRPr="00161EFE" w:rsidRDefault="00161EFE" w:rsidP="00161EFE">
      <w:pPr>
        <w:pStyle w:val="Code"/>
        <w:rPr>
          <w:highlight w:val="white"/>
        </w:rPr>
      </w:pPr>
      <w:r w:rsidRPr="00161EFE">
        <w:rPr>
          <w:highlight w:val="white"/>
        </w:rPr>
        <w:t>extern double atan2(double x, double y);</w:t>
      </w:r>
    </w:p>
    <w:p w14:paraId="2DD4B26A" w14:textId="77777777" w:rsidR="00161EFE" w:rsidRPr="00161EFE" w:rsidRDefault="00161EFE" w:rsidP="00161EFE">
      <w:pPr>
        <w:pStyle w:val="Code"/>
        <w:rPr>
          <w:highlight w:val="white"/>
        </w:rPr>
      </w:pPr>
    </w:p>
    <w:p w14:paraId="53CD6107" w14:textId="77777777" w:rsidR="00161EFE" w:rsidRPr="00161EFE" w:rsidRDefault="00161EFE" w:rsidP="00161EFE">
      <w:pPr>
        <w:pStyle w:val="Code"/>
        <w:rPr>
          <w:highlight w:val="white"/>
        </w:rPr>
      </w:pPr>
      <w:r w:rsidRPr="00161EFE">
        <w:rPr>
          <w:highlight w:val="white"/>
        </w:rPr>
        <w:t>extern double floor(double x);</w:t>
      </w:r>
    </w:p>
    <w:p w14:paraId="09101F31" w14:textId="77777777" w:rsidR="00161EFE" w:rsidRPr="00161EFE" w:rsidRDefault="00161EFE" w:rsidP="00161EFE">
      <w:pPr>
        <w:pStyle w:val="Code"/>
        <w:rPr>
          <w:highlight w:val="white"/>
        </w:rPr>
      </w:pPr>
      <w:r w:rsidRPr="00161EFE">
        <w:rPr>
          <w:highlight w:val="white"/>
        </w:rPr>
        <w:t>extern double ceil(double x);</w:t>
      </w:r>
    </w:p>
    <w:p w14:paraId="4A893F84" w14:textId="77777777" w:rsidR="00161EFE" w:rsidRPr="00161EFE" w:rsidRDefault="00161EFE" w:rsidP="00161EFE">
      <w:pPr>
        <w:pStyle w:val="Code"/>
        <w:rPr>
          <w:highlight w:val="white"/>
        </w:rPr>
      </w:pPr>
      <w:r w:rsidRPr="00161EFE">
        <w:rPr>
          <w:highlight w:val="white"/>
        </w:rPr>
        <w:t>extern double round(double x);</w:t>
      </w:r>
    </w:p>
    <w:p w14:paraId="0E5684F2" w14:textId="77777777" w:rsidR="00161EFE" w:rsidRPr="00161EFE" w:rsidRDefault="00161EFE" w:rsidP="00161EFE">
      <w:pPr>
        <w:pStyle w:val="Code"/>
        <w:rPr>
          <w:highlight w:val="white"/>
        </w:rPr>
      </w:pPr>
      <w:r w:rsidRPr="00161EFE">
        <w:rPr>
          <w:highlight w:val="white"/>
        </w:rPr>
        <w:t>extern double fabs(double x);</w:t>
      </w:r>
    </w:p>
    <w:p w14:paraId="2836F129" w14:textId="77777777" w:rsidR="00161EFE" w:rsidRPr="00161EFE" w:rsidRDefault="00161EFE" w:rsidP="00161EFE">
      <w:pPr>
        <w:pStyle w:val="Code"/>
        <w:rPr>
          <w:highlight w:val="white"/>
        </w:rPr>
      </w:pPr>
    </w:p>
    <w:p w14:paraId="5ECE830A" w14:textId="77777777" w:rsidR="00161EFE" w:rsidRPr="00161EFE" w:rsidRDefault="00161EFE" w:rsidP="00161EFE">
      <w:pPr>
        <w:pStyle w:val="Code"/>
        <w:rPr>
          <w:highlight w:val="white"/>
        </w:rPr>
      </w:pPr>
      <w:r w:rsidRPr="00161EFE">
        <w:rPr>
          <w:highlight w:val="white"/>
        </w:rPr>
        <w:lastRenderedPageBreak/>
        <w:t>#endif</w:t>
      </w:r>
    </w:p>
    <w:p w14:paraId="57A031A1" w14:textId="2E6E0826" w:rsidR="001016CA" w:rsidRDefault="001016CA" w:rsidP="001016CA">
      <w:pPr>
        <w:pStyle w:val="Rubrik3"/>
        <w:rPr>
          <w:highlight w:val="white"/>
          <w:lang w:val="en-GB"/>
        </w:rPr>
      </w:pPr>
      <w:r>
        <w:rPr>
          <w:highlight w:val="white"/>
          <w:lang w:val="en-GB"/>
        </w:rPr>
        <w:t>Exponent and Logarit</w:t>
      </w:r>
      <w:r w:rsidR="00EC7C48">
        <w:rPr>
          <w:highlight w:val="white"/>
          <w:lang w:val="en-GB"/>
        </w:rPr>
        <w:t>h</w:t>
      </w:r>
      <w:r>
        <w:rPr>
          <w:highlight w:val="white"/>
          <w:lang w:val="en-GB"/>
        </w:rPr>
        <w:t>m</w:t>
      </w:r>
      <w:r w:rsidR="0083365C">
        <w:rPr>
          <w:highlight w:val="white"/>
          <w:lang w:val="en-GB"/>
        </w:rPr>
        <w:t xml:space="preserve"> Functions</w:t>
      </w:r>
    </w:p>
    <w:p w14:paraId="24B0B75A" w14:textId="3AEF6D77" w:rsidR="00674408" w:rsidRDefault="00AA1B1E" w:rsidP="00674408">
      <w:pPr>
        <w:rPr>
          <w:highlight w:val="white"/>
          <w:lang w:val="en-GB"/>
        </w:rPr>
      </w:pPr>
      <w:r>
        <w:rPr>
          <w:highlight w:val="white"/>
          <w:lang w:val="en-GB"/>
        </w:rPr>
        <w:t>T</w:t>
      </w:r>
      <w:r w:rsidR="00674408">
        <w:rPr>
          <w:highlight w:val="white"/>
          <w:lang w:val="en-GB"/>
        </w:rPr>
        <w:t>he</w:t>
      </w:r>
      <w:r w:rsidR="00674408" w:rsidRPr="00674408">
        <w:rPr>
          <w:highlight w:val="white"/>
          <w:lang w:val="en-GB"/>
        </w:rPr>
        <w:t xml:space="preserve"> </w:t>
      </w:r>
      <w:r w:rsidR="00674408">
        <w:rPr>
          <w:highlight w:val="white"/>
          <w:lang w:val="en-GB"/>
        </w:rPr>
        <w:t>Sine, Cosine, Exponent, and Logarith</w:t>
      </w:r>
      <w:r w:rsidR="00EC7C48">
        <w:rPr>
          <w:highlight w:val="white"/>
          <w:lang w:val="en-GB"/>
        </w:rPr>
        <w:t>m</w:t>
      </w:r>
      <w:r w:rsidR="00674408">
        <w:rPr>
          <w:highlight w:val="white"/>
          <w:lang w:val="en-GB"/>
        </w:rPr>
        <w:t xml:space="preserve"> functions are calculated by iterative methods</w:t>
      </w:r>
      <w:r>
        <w:rPr>
          <w:highlight w:val="white"/>
          <w:lang w:val="en-GB"/>
        </w:rPr>
        <w:t>, and the rest of the functions call these functions.</w:t>
      </w:r>
    </w:p>
    <w:p w14:paraId="19AB52E8" w14:textId="40A96A77" w:rsidR="00555D55" w:rsidRPr="00D822A3" w:rsidRDefault="008D6750" w:rsidP="00555D55">
      <w:pPr>
        <w:pStyle w:val="CodeListing"/>
        <w:rPr>
          <w:highlight w:val="white"/>
          <w:lang w:val="en-GB"/>
        </w:rPr>
      </w:pPr>
      <w:proofErr w:type="spellStart"/>
      <w:r w:rsidRPr="00D822A3">
        <w:rPr>
          <w:highlight w:val="white"/>
          <w:lang w:val="en-GB"/>
        </w:rPr>
        <w:t>m</w:t>
      </w:r>
      <w:r w:rsidR="00555D55" w:rsidRPr="00D822A3">
        <w:rPr>
          <w:highlight w:val="white"/>
          <w:lang w:val="en-GB"/>
        </w:rPr>
        <w:t>ath.c</w:t>
      </w:r>
      <w:proofErr w:type="spellEnd"/>
    </w:p>
    <w:p w14:paraId="493BE0AC" w14:textId="77777777" w:rsidR="00A262CB" w:rsidRPr="00A262CB" w:rsidRDefault="00A262CB" w:rsidP="00A262CB">
      <w:pPr>
        <w:pStyle w:val="Code"/>
        <w:rPr>
          <w:highlight w:val="white"/>
        </w:rPr>
      </w:pPr>
      <w:r w:rsidRPr="00A262CB">
        <w:rPr>
          <w:highlight w:val="white"/>
        </w:rPr>
        <w:t>#include &lt;math.h&gt;</w:t>
      </w:r>
    </w:p>
    <w:p w14:paraId="19271322" w14:textId="77777777" w:rsidR="00A262CB" w:rsidRPr="00A262CB" w:rsidRDefault="00A262CB" w:rsidP="00A262CB">
      <w:pPr>
        <w:pStyle w:val="Code"/>
        <w:rPr>
          <w:highlight w:val="white"/>
        </w:rPr>
      </w:pPr>
      <w:r w:rsidRPr="00A262CB">
        <w:rPr>
          <w:highlight w:val="white"/>
        </w:rPr>
        <w:t>#include &lt;errno.h&gt;</w:t>
      </w:r>
    </w:p>
    <w:p w14:paraId="0B15C15E" w14:textId="77777777" w:rsidR="00A262CB" w:rsidRPr="00A262CB" w:rsidRDefault="00A262CB" w:rsidP="00A262CB">
      <w:pPr>
        <w:pStyle w:val="Code"/>
        <w:rPr>
          <w:highlight w:val="white"/>
        </w:rPr>
      </w:pPr>
      <w:r w:rsidRPr="00A262CB">
        <w:rPr>
          <w:highlight w:val="white"/>
        </w:rPr>
        <w:t>#include &lt;stdio.h&gt;</w:t>
      </w:r>
    </w:p>
    <w:p w14:paraId="5CA7E799" w14:textId="77777777" w:rsidR="00A262CB" w:rsidRPr="00A262CB" w:rsidRDefault="00A262CB" w:rsidP="00A262CB">
      <w:pPr>
        <w:pStyle w:val="Code"/>
        <w:rPr>
          <w:highlight w:val="white"/>
        </w:rPr>
      </w:pPr>
      <w:r w:rsidRPr="00A262CB">
        <w:rPr>
          <w:highlight w:val="white"/>
        </w:rPr>
        <w:t>#include &lt;stddef.h&gt;</w:t>
      </w:r>
    </w:p>
    <w:p w14:paraId="306CB81E" w14:textId="77777777" w:rsidR="00A262CB" w:rsidRPr="00A262CB" w:rsidRDefault="00A262CB" w:rsidP="00A262CB">
      <w:pPr>
        <w:pStyle w:val="Code"/>
        <w:rPr>
          <w:highlight w:val="white"/>
        </w:rPr>
      </w:pPr>
      <w:r w:rsidRPr="00A262CB">
        <w:rPr>
          <w:highlight w:val="white"/>
        </w:rPr>
        <w:t>#include &lt;stdlib.h&gt;</w:t>
      </w:r>
    </w:p>
    <w:p w14:paraId="20885423" w14:textId="7715607C" w:rsidR="006B438B" w:rsidRPr="00D822A3" w:rsidRDefault="006B438B" w:rsidP="006B438B">
      <w:pPr>
        <w:rPr>
          <w:highlight w:val="white"/>
          <w:lang w:val="en-GB"/>
        </w:rPr>
      </w:pPr>
      <w:r>
        <w:rPr>
          <w:highlight w:val="white"/>
          <w:lang w:val="en-GB"/>
        </w:rPr>
        <w:t xml:space="preserve">The exponent function can be calculated be the following </w:t>
      </w:r>
      <w:r w:rsidR="00157542">
        <w:rPr>
          <w:highlight w:val="white"/>
          <w:lang w:val="en-GB"/>
        </w:rPr>
        <w:t xml:space="preserve">iterative </w:t>
      </w:r>
      <w:r>
        <w:rPr>
          <w:highlight w:val="white"/>
          <w:lang w:val="en-GB"/>
        </w:rPr>
        <w:t>formula for any values</w:t>
      </w:r>
      <w:r w:rsidR="00E27696">
        <w:rPr>
          <w:highlight w:val="white"/>
          <w:lang w:val="en-GB"/>
        </w:rPr>
        <w:t xml:space="preserve"> of</w:t>
      </w:r>
      <w:r>
        <w:rPr>
          <w:highlight w:val="white"/>
          <w:lang w:val="en-GB"/>
        </w:rPr>
        <w:t xml:space="preserve"> </w:t>
      </w:r>
      <m:oMath>
        <m:r>
          <w:rPr>
            <w:rFonts w:ascii="Cambria Math" w:hAnsi="Cambria Math"/>
            <w:lang w:val="en-GB"/>
          </w:rPr>
          <m:t>x</m:t>
        </m:r>
      </m:oMath>
      <w:r>
        <w:rPr>
          <w:rFonts w:eastAsiaTheme="minorEastAsia"/>
          <w:lang w:val="en-GB"/>
        </w:rPr>
        <w:t>.</w:t>
      </w:r>
    </w:p>
    <w:p w14:paraId="3596DEA4" w14:textId="5E993878" w:rsidR="00730299" w:rsidRPr="00D822A3" w:rsidRDefault="00735809" w:rsidP="00730299">
      <w:pPr>
        <w:rPr>
          <w:highlight w:val="white"/>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r>
            <w:rPr>
              <w:rFonts w:ascii="Cambria Math" w:hAnsi="Cambria Math"/>
              <w:highlight w:val="white"/>
              <w:lang w:val="en-GB"/>
            </w:rPr>
            <m:t>=</m:t>
          </m:r>
          <m:r>
            <w:rPr>
              <w:rFonts w:ascii="Cambria Math" w:hAnsi="Cambria Math"/>
              <w:lang w:val="en-GB"/>
            </w:rPr>
            <m:t>1+</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oMath>
      </m:oMathPara>
    </w:p>
    <w:p w14:paraId="09BE1362" w14:textId="1806F640" w:rsidR="00157542" w:rsidRDefault="00157542" w:rsidP="00157542">
      <w:pPr>
        <w:rPr>
          <w:highlight w:val="white"/>
          <w:lang w:val="en-GB"/>
        </w:rPr>
      </w:pPr>
      <w:r>
        <w:rPr>
          <w:highlight w:val="white"/>
          <w:lang w:val="en-GB"/>
        </w:rPr>
        <w:t xml:space="preserve">Naturally, we cannot iterate </w:t>
      </w:r>
      <w:r w:rsidR="003C51C2">
        <w:rPr>
          <w:highlight w:val="white"/>
          <w:lang w:val="en-GB"/>
        </w:rPr>
        <w:t>indefinitely</w:t>
      </w:r>
      <w:r>
        <w:rPr>
          <w:highlight w:val="white"/>
          <w:lang w:val="en-GB"/>
        </w:rPr>
        <w:t xml:space="preserve"> in the code. Instead, we break the iteration when the term is smaller th</w:t>
      </w:r>
      <w:r w:rsidR="00F93C69">
        <w:rPr>
          <w:highlight w:val="white"/>
          <w:lang w:val="en-GB"/>
        </w:rPr>
        <w:t>a</w:t>
      </w:r>
      <w:r>
        <w:rPr>
          <w:highlight w:val="white"/>
          <w:lang w:val="en-GB"/>
        </w:rPr>
        <w:t>n the EPSILON constant.</w:t>
      </w:r>
    </w:p>
    <w:p w14:paraId="0CEDB62F" w14:textId="77777777" w:rsidR="00FD5C38" w:rsidRPr="00A262CB" w:rsidRDefault="00FD5C38" w:rsidP="00FD5C38">
      <w:pPr>
        <w:pStyle w:val="Code"/>
        <w:rPr>
          <w:highlight w:val="white"/>
        </w:rPr>
      </w:pPr>
      <w:r w:rsidRPr="00A262CB">
        <w:rPr>
          <w:highlight w:val="white"/>
        </w:rPr>
        <w:t>#define EPSILON   1e-9</w:t>
      </w:r>
    </w:p>
    <w:p w14:paraId="50DFAF3F" w14:textId="77777777" w:rsidR="00FD5C38" w:rsidRDefault="00FD5C38" w:rsidP="00A262CB">
      <w:pPr>
        <w:pStyle w:val="Code"/>
        <w:rPr>
          <w:highlight w:val="white"/>
        </w:rPr>
      </w:pPr>
    </w:p>
    <w:p w14:paraId="656056D2" w14:textId="1672E59F" w:rsidR="00A262CB" w:rsidRPr="00A262CB" w:rsidRDefault="00A262CB" w:rsidP="00A262CB">
      <w:pPr>
        <w:pStyle w:val="Code"/>
        <w:rPr>
          <w:highlight w:val="white"/>
        </w:rPr>
      </w:pPr>
      <w:r w:rsidRPr="00A262CB">
        <w:rPr>
          <w:highlight w:val="white"/>
        </w:rPr>
        <w:t>double exp(double x) {</w:t>
      </w:r>
    </w:p>
    <w:p w14:paraId="3BEF9FF0" w14:textId="77777777" w:rsidR="00A262CB" w:rsidRPr="00A262CB" w:rsidRDefault="00A262CB" w:rsidP="00A262CB">
      <w:pPr>
        <w:pStyle w:val="Code"/>
        <w:rPr>
          <w:highlight w:val="white"/>
        </w:rPr>
      </w:pPr>
      <w:r w:rsidRPr="00A262CB">
        <w:rPr>
          <w:highlight w:val="white"/>
        </w:rPr>
        <w:t xml:space="preserve">  double index = 1, term, sum = 1, faculty = 1, power = x;</w:t>
      </w:r>
    </w:p>
    <w:p w14:paraId="72D7985F" w14:textId="77777777" w:rsidR="00A262CB" w:rsidRPr="00A262CB" w:rsidRDefault="00A262CB" w:rsidP="00A262CB">
      <w:pPr>
        <w:pStyle w:val="Code"/>
        <w:rPr>
          <w:highlight w:val="white"/>
        </w:rPr>
      </w:pPr>
    </w:p>
    <w:p w14:paraId="53FD5AB7" w14:textId="77777777" w:rsidR="00A262CB" w:rsidRPr="00A262CB" w:rsidRDefault="00A262CB" w:rsidP="00A262CB">
      <w:pPr>
        <w:pStyle w:val="Code"/>
        <w:rPr>
          <w:highlight w:val="white"/>
        </w:rPr>
      </w:pPr>
      <w:r w:rsidRPr="00A262CB">
        <w:rPr>
          <w:highlight w:val="white"/>
        </w:rPr>
        <w:t xml:space="preserve">  do {</w:t>
      </w:r>
    </w:p>
    <w:p w14:paraId="398DEF07" w14:textId="77777777" w:rsidR="00A262CB" w:rsidRPr="00A262CB" w:rsidRDefault="00A262CB" w:rsidP="00A262CB">
      <w:pPr>
        <w:pStyle w:val="Code"/>
        <w:rPr>
          <w:highlight w:val="white"/>
        </w:rPr>
      </w:pPr>
      <w:r w:rsidRPr="00A262CB">
        <w:rPr>
          <w:highlight w:val="white"/>
        </w:rPr>
        <w:t xml:space="preserve">    term = power / faculty;</w:t>
      </w:r>
    </w:p>
    <w:p w14:paraId="1517C380" w14:textId="77777777" w:rsidR="00A262CB" w:rsidRPr="00A262CB" w:rsidRDefault="00A262CB" w:rsidP="00A262CB">
      <w:pPr>
        <w:pStyle w:val="Code"/>
        <w:rPr>
          <w:highlight w:val="white"/>
        </w:rPr>
      </w:pPr>
      <w:r w:rsidRPr="00A262CB">
        <w:rPr>
          <w:highlight w:val="white"/>
        </w:rPr>
        <w:t xml:space="preserve">    sum += term;</w:t>
      </w:r>
    </w:p>
    <w:p w14:paraId="4BB3C4D0" w14:textId="77777777" w:rsidR="00A262CB" w:rsidRPr="00A262CB" w:rsidRDefault="00A262CB" w:rsidP="00A262CB">
      <w:pPr>
        <w:pStyle w:val="Code"/>
        <w:rPr>
          <w:highlight w:val="white"/>
        </w:rPr>
      </w:pPr>
      <w:r w:rsidRPr="00A262CB">
        <w:rPr>
          <w:highlight w:val="white"/>
        </w:rPr>
        <w:t xml:space="preserve">    power *= x;</w:t>
      </w:r>
    </w:p>
    <w:p w14:paraId="4A924C0F" w14:textId="77777777" w:rsidR="00A262CB" w:rsidRPr="00A262CB" w:rsidRDefault="00A262CB" w:rsidP="00A262CB">
      <w:pPr>
        <w:pStyle w:val="Code"/>
        <w:rPr>
          <w:highlight w:val="white"/>
        </w:rPr>
      </w:pPr>
      <w:r w:rsidRPr="00A262CB">
        <w:rPr>
          <w:highlight w:val="white"/>
        </w:rPr>
        <w:t xml:space="preserve">    faculty *= ++index;</w:t>
      </w:r>
    </w:p>
    <w:p w14:paraId="697CB5E3" w14:textId="77777777" w:rsidR="00A262CB" w:rsidRPr="00A262CB" w:rsidRDefault="00A262CB" w:rsidP="00A262CB">
      <w:pPr>
        <w:pStyle w:val="Code"/>
        <w:rPr>
          <w:highlight w:val="white"/>
        </w:rPr>
      </w:pPr>
      <w:r w:rsidRPr="00A262CB">
        <w:rPr>
          <w:highlight w:val="white"/>
        </w:rPr>
        <w:t xml:space="preserve">  } while (fabs(term) &gt;= EPSILON);</w:t>
      </w:r>
    </w:p>
    <w:p w14:paraId="705AA884" w14:textId="77777777" w:rsidR="00A262CB" w:rsidRPr="00A262CB" w:rsidRDefault="00A262CB" w:rsidP="00A262CB">
      <w:pPr>
        <w:pStyle w:val="Code"/>
        <w:rPr>
          <w:highlight w:val="white"/>
        </w:rPr>
      </w:pPr>
    </w:p>
    <w:p w14:paraId="60FFD519" w14:textId="77777777" w:rsidR="00A262CB" w:rsidRPr="00A262CB" w:rsidRDefault="00A262CB" w:rsidP="00A262CB">
      <w:pPr>
        <w:pStyle w:val="Code"/>
        <w:rPr>
          <w:highlight w:val="white"/>
        </w:rPr>
      </w:pPr>
      <w:r w:rsidRPr="00A262CB">
        <w:rPr>
          <w:highlight w:val="white"/>
        </w:rPr>
        <w:t xml:space="preserve">  return sum;</w:t>
      </w:r>
    </w:p>
    <w:p w14:paraId="519F17BE" w14:textId="77777777" w:rsidR="00A262CB" w:rsidRPr="00A262CB" w:rsidRDefault="00A262CB" w:rsidP="00A262CB">
      <w:pPr>
        <w:pStyle w:val="Code"/>
        <w:rPr>
          <w:highlight w:val="white"/>
        </w:rPr>
      </w:pPr>
      <w:r w:rsidRPr="00A262CB">
        <w:rPr>
          <w:highlight w:val="white"/>
        </w:rPr>
        <w:t>}</w:t>
      </w:r>
    </w:p>
    <w:p w14:paraId="2426B86A" w14:textId="1E7ED6DF" w:rsidR="000E527D" w:rsidRPr="00D822A3" w:rsidRDefault="000E527D" w:rsidP="000E527D">
      <w:pPr>
        <w:rPr>
          <w:highlight w:val="white"/>
          <w:lang w:val="en-GB"/>
        </w:rPr>
      </w:pPr>
      <w:r>
        <w:rPr>
          <w:highlight w:val="white"/>
          <w:lang w:val="en-GB"/>
        </w:rPr>
        <w:t>The logarit</w:t>
      </w:r>
      <w:r w:rsidR="006B438B">
        <w:rPr>
          <w:highlight w:val="white"/>
          <w:lang w:val="en-GB"/>
        </w:rPr>
        <w:t>h</w:t>
      </w:r>
      <w:r>
        <w:rPr>
          <w:highlight w:val="white"/>
          <w:lang w:val="en-GB"/>
        </w:rPr>
        <w:t xml:space="preserve">m function can be calculated be the following formula for any values </w:t>
      </w:r>
      <m:oMath>
        <m:r>
          <w:rPr>
            <w:rFonts w:ascii="Cambria Math" w:hAnsi="Cambria Math"/>
            <w:lang w:val="en-GB"/>
          </w:rPr>
          <m:t>0&lt;x&lt;2</m:t>
        </m:r>
      </m:oMath>
      <w:r w:rsidR="001A0B43">
        <w:rPr>
          <w:rFonts w:eastAsiaTheme="minorEastAsia"/>
          <w:lang w:val="en-GB"/>
        </w:rPr>
        <w:t xml:space="preserve">, which gives </w:t>
      </w:r>
      <m:oMath>
        <m:r>
          <w:rPr>
            <w:rFonts w:ascii="Cambria Math" w:eastAsiaTheme="minorEastAsia" w:hAnsi="Cambria Math"/>
            <w:lang w:val="en-GB"/>
          </w:rPr>
          <m:t>-1&lt;</m:t>
        </m:r>
        <m:d>
          <m:dPr>
            <m:ctrlPr>
              <w:rPr>
                <w:rFonts w:ascii="Cambria Math" w:eastAsiaTheme="minorEastAsia" w:hAnsi="Cambria Math"/>
                <w:i/>
                <w:lang w:val="en-GB"/>
              </w:rPr>
            </m:ctrlPr>
          </m:dPr>
          <m:e>
            <m:r>
              <w:rPr>
                <w:rFonts w:ascii="Cambria Math" w:eastAsiaTheme="minorEastAsia" w:hAnsi="Cambria Math"/>
                <w:lang w:val="en-GB"/>
              </w:rPr>
              <m:t>x-1</m:t>
            </m:r>
          </m:e>
        </m:d>
        <m:r>
          <w:rPr>
            <w:rFonts w:ascii="Cambria Math" w:eastAsiaTheme="minorEastAsia" w:hAnsi="Cambria Math"/>
            <w:lang w:val="en-GB"/>
          </w:rPr>
          <m:t>&lt;1</m:t>
        </m:r>
      </m:oMath>
      <w:r w:rsidR="001A0B43">
        <w:rPr>
          <w:rFonts w:eastAsiaTheme="minorEastAsia"/>
          <w:lang w:val="en-GB"/>
        </w:rPr>
        <w:t>.</w:t>
      </w:r>
    </w:p>
    <w:p w14:paraId="52BC3740" w14:textId="37B147FA" w:rsidR="00414FF7" w:rsidRPr="00D822A3" w:rsidRDefault="00735809" w:rsidP="00414FF7">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m:oMathPara>
    </w:p>
    <w:p w14:paraId="3ECEA4A0" w14:textId="7297F942" w:rsidR="00555D55" w:rsidRDefault="00555D55" w:rsidP="00555D55">
      <w:pPr>
        <w:pStyle w:val="Code"/>
        <w:rPr>
          <w:highlight w:val="white"/>
          <w:lang w:val="en-GB"/>
        </w:rPr>
      </w:pPr>
    </w:p>
    <w:p w14:paraId="4B423F1A" w14:textId="7DA9C4C2" w:rsidR="00493008" w:rsidRDefault="00493008" w:rsidP="007B6A43">
      <w:pPr>
        <w:rPr>
          <w:rFonts w:eastAsiaTheme="minorEastAsia"/>
          <w:lang w:val="en-GB"/>
        </w:rPr>
      </w:pPr>
      <w:r>
        <w:rPr>
          <w:highlight w:val="white"/>
          <w:lang w:val="en-GB"/>
        </w:rPr>
        <w:t xml:space="preserve">To begin with, we must make sure that the input value is </w:t>
      </w:r>
      <w:r w:rsidR="009E5D1C">
        <w:rPr>
          <w:highlight w:val="white"/>
          <w:lang w:val="en-GB"/>
        </w:rPr>
        <w:t xml:space="preserve">more than zero and </w:t>
      </w:r>
      <w:r>
        <w:rPr>
          <w:highlight w:val="white"/>
          <w:lang w:val="en-GB"/>
        </w:rPr>
        <w:t xml:space="preserve">less than </w:t>
      </w:r>
      <w:r w:rsidR="009E5D1C">
        <w:rPr>
          <w:highlight w:val="white"/>
          <w:lang w:val="en-GB"/>
        </w:rPr>
        <w:t>two</w:t>
      </w:r>
      <w:r>
        <w:rPr>
          <w:highlight w:val="white"/>
          <w:lang w:val="en-GB"/>
        </w:rPr>
        <w:t>.</w:t>
      </w:r>
      <w:r w:rsidR="007B6A43">
        <w:rPr>
          <w:highlight w:val="white"/>
          <w:lang w:val="en-GB"/>
        </w:rPr>
        <w:t xml:space="preserve"> </w:t>
      </w:r>
      <w:r w:rsidR="00F6212C">
        <w:rPr>
          <w:highlight w:val="white"/>
          <w:lang w:val="en-GB"/>
        </w:rPr>
        <w:t xml:space="preserve">Moreover, </w:t>
      </w:r>
      <w:proofErr w:type="gramStart"/>
      <w:r w:rsidR="00F6212C">
        <w:rPr>
          <w:highlight w:val="white"/>
          <w:lang w:val="en-GB"/>
        </w:rPr>
        <w:t>in order to</w:t>
      </w:r>
      <w:proofErr w:type="gramEnd"/>
      <w:r w:rsidR="00F6212C">
        <w:rPr>
          <w:highlight w:val="white"/>
          <w:lang w:val="en-GB"/>
        </w:rPr>
        <w:t xml:space="preserve"> keep the number of iterations </w:t>
      </w:r>
      <w:r w:rsidR="005E61B9">
        <w:rPr>
          <w:highlight w:val="white"/>
          <w:lang w:val="en-GB"/>
        </w:rPr>
        <w:t>down</w:t>
      </w:r>
      <w:r w:rsidR="00F6212C">
        <w:rPr>
          <w:highlight w:val="white"/>
          <w:lang w:val="en-GB"/>
        </w:rPr>
        <w:t>, the value shall not be too close to</w:t>
      </w:r>
      <w:r w:rsidR="009E5D1C">
        <w:rPr>
          <w:highlight w:val="white"/>
          <w:lang w:val="en-GB"/>
        </w:rPr>
        <w:t xml:space="preserve"> either </w:t>
      </w:r>
      <w:r w:rsidR="00F6212C">
        <w:rPr>
          <w:highlight w:val="white"/>
          <w:lang w:val="en-GB"/>
        </w:rPr>
        <w:t>zero</w:t>
      </w:r>
      <w:r w:rsidR="009E5D1C">
        <w:rPr>
          <w:highlight w:val="white"/>
          <w:lang w:val="en-GB"/>
        </w:rPr>
        <w:t xml:space="preserve"> or two</w:t>
      </w:r>
      <w:r w:rsidR="00F6212C">
        <w:rPr>
          <w:highlight w:val="white"/>
          <w:lang w:val="en-GB"/>
        </w:rPr>
        <w:t xml:space="preserve">. Therefore, we make sure the value holds the interval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F6212C">
        <w:rPr>
          <w:rFonts w:eastAsiaTheme="minorEastAsia"/>
          <w:highlight w:val="white"/>
          <w:lang w:val="en-GB"/>
        </w:rPr>
        <w:t xml:space="preserve">. We can do that by multiply or divide by </w:t>
      </w:r>
      <m:oMath>
        <m:r>
          <w:rPr>
            <w:rFonts w:ascii="Cambria Math" w:eastAsiaTheme="minorEastAsia" w:hAnsi="Cambria Math"/>
            <w:lang w:val="en-GB"/>
          </w:rPr>
          <m:t>e</m:t>
        </m:r>
      </m:oMath>
      <w:r w:rsidR="00F6212C">
        <w:rPr>
          <w:rFonts w:eastAsiaTheme="minorEastAsia"/>
          <w:lang w:val="en-GB"/>
        </w:rPr>
        <w:t>, and use the fact</w:t>
      </w:r>
      <w:r w:rsidR="009E5D1C">
        <w:rPr>
          <w:rFonts w:eastAsiaTheme="minorEastAsia"/>
          <w:lang w:val="en-GB"/>
        </w:rPr>
        <w:t>s</w:t>
      </w:r>
      <w:r w:rsidR="00F6212C">
        <w:rPr>
          <w:rFonts w:eastAsiaTheme="minorEastAsia"/>
          <w:lang w:val="en-GB"/>
        </w:rPr>
        <w:t xml:space="preserve"> that </w:t>
      </w:r>
    </w:p>
    <w:p w14:paraId="58C0445B" w14:textId="36663366" w:rsidR="00F6212C" w:rsidRPr="00A301BD" w:rsidRDefault="00735809" w:rsidP="00F6212C">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09CEABFF" w14:textId="1C093AC1" w:rsidR="00A301BD" w:rsidRPr="00383787" w:rsidRDefault="00A301BD" w:rsidP="00A301BD">
      <w:pPr>
        <w:jc w:val="center"/>
        <w:rPr>
          <w:rFonts w:eastAsiaTheme="minorEastAsia"/>
          <w:lang w:val="en-GB"/>
        </w:rPr>
      </w:pPr>
      <w:r>
        <w:rPr>
          <w:rFonts w:eastAsiaTheme="minorEastAsia"/>
          <w:lang w:val="en-GB"/>
        </w:rPr>
        <w:t>and</w:t>
      </w:r>
    </w:p>
    <w:p w14:paraId="5CF3811E" w14:textId="6DA036E0" w:rsidR="00383787" w:rsidRPr="00027614" w:rsidRDefault="00735809" w:rsidP="00383787">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rad>
                <m:radPr>
                  <m:ctrlPr>
                    <w:rPr>
                      <w:rFonts w:ascii="Cambria Math" w:eastAsiaTheme="minorEastAsia" w:hAnsi="Cambria Math"/>
                      <w:i/>
                      <w:noProof/>
                      <w:lang w:val="en-GB"/>
                    </w:rPr>
                  </m:ctrlPr>
                </m:radPr>
                <m:deg>
                  <m:r>
                    <w:rPr>
                      <w:rFonts w:ascii="Cambria Math" w:eastAsiaTheme="minorEastAsia" w:hAnsi="Cambria Math"/>
                      <w:noProof/>
                      <w:lang w:val="en-GB"/>
                    </w:rPr>
                    <m:t>n</m:t>
                  </m:r>
                </m:deg>
                <m:e>
                  <m:r>
                    <w:rPr>
                      <w:rFonts w:ascii="Cambria Math" w:eastAsiaTheme="minorEastAsia" w:hAnsi="Cambria Math"/>
                      <w:noProof/>
                      <w:lang w:val="en-GB"/>
                    </w:rPr>
                    <m:t>e</m:t>
                  </m:r>
                </m:e>
              </m:rad>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7831AABA" w14:textId="7202532C" w:rsidR="007F7AFB" w:rsidRDefault="007F7AFB" w:rsidP="006E43E5">
      <w:pPr>
        <w:rPr>
          <w:highlight w:val="white"/>
          <w:lang w:val="en-GB"/>
        </w:rPr>
      </w:pPr>
      <w:r>
        <w:rPr>
          <w:highlight w:val="white"/>
          <w:lang w:val="en-GB"/>
        </w:rPr>
        <w:lastRenderedPageBreak/>
        <w:t xml:space="preserve">This gives that we can divide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lang w:val="en-GB"/>
          </w:rPr>
          <m:t>e</m:t>
        </m:r>
      </m:oMath>
      <w:r w:rsidR="00DA44B4">
        <w:rPr>
          <w:rFonts w:eastAsiaTheme="minorEastAsia"/>
          <w:lang w:val="en-GB"/>
        </w:rPr>
        <w:t xml:space="preserve"> until </w:t>
      </w:r>
      <m:oMath>
        <m:r>
          <w:rPr>
            <w:rFonts w:ascii="Cambria Math" w:eastAsiaTheme="minorEastAsia" w:hAnsi="Cambria Math"/>
            <w:lang w:val="en-GB"/>
          </w:rPr>
          <m:t>x&lt;1</m:t>
        </m:r>
      </m:oMath>
      <w:r w:rsidR="00CE4E08">
        <w:rPr>
          <w:rFonts w:eastAsiaTheme="minorEastAsia"/>
          <w:lang w:val="en-GB"/>
        </w:rPr>
        <w:t>, and we</w:t>
      </w:r>
      <w:r w:rsidR="00DA44B4">
        <w:rPr>
          <w:rFonts w:eastAsiaTheme="minorEastAsia"/>
          <w:lang w:val="en-GB"/>
        </w:rPr>
        <w:t xml:space="preserve"> can multiply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noProof/>
            <w:lang w:val="en-GB"/>
          </w:rPr>
          <m:t>e</m:t>
        </m:r>
      </m:oMath>
      <w:r w:rsidR="00CE4E08">
        <w:rPr>
          <w:rFonts w:eastAsiaTheme="minorEastAsia"/>
          <w:lang w:val="en-GB"/>
        </w:rPr>
        <w:t xml:space="preserve"> until </w:t>
      </w:r>
      <m:oMath>
        <m:r>
          <w:rPr>
            <w:rFonts w:ascii="Cambria Math" w:eastAsiaTheme="minorEastAsia" w:hAnsi="Cambria Math"/>
            <w:noProof/>
            <w:lang w:val="en-GB"/>
          </w:rPr>
          <m:t xml:space="preserve">x&gt; </m:t>
        </m:r>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oMath>
      <w:r w:rsidR="00ED7563">
        <w:rPr>
          <w:rFonts w:eastAsiaTheme="minorEastAsia"/>
          <w:lang w:val="en-GB"/>
        </w:rPr>
        <w:t>, as long as we keep track of the number of divisions and multiplications.</w:t>
      </w:r>
    </w:p>
    <w:p w14:paraId="795483D0" w14:textId="77777777" w:rsidR="00FD5C38" w:rsidRPr="00A262CB" w:rsidRDefault="00FD5C38" w:rsidP="00FD5C38">
      <w:pPr>
        <w:pStyle w:val="Code"/>
        <w:rPr>
          <w:highlight w:val="white"/>
        </w:rPr>
      </w:pPr>
      <w:r w:rsidRPr="00A262CB">
        <w:rPr>
          <w:highlight w:val="white"/>
        </w:rPr>
        <w:t>#define E_INVERSE (1 / E)</w:t>
      </w:r>
    </w:p>
    <w:p w14:paraId="6F6736FA" w14:textId="77777777" w:rsidR="00FD5C38" w:rsidRDefault="00FD5C38" w:rsidP="00A262CB">
      <w:pPr>
        <w:pStyle w:val="Code"/>
        <w:rPr>
          <w:highlight w:val="white"/>
        </w:rPr>
      </w:pPr>
    </w:p>
    <w:p w14:paraId="3D5E5562" w14:textId="3A51CE61" w:rsidR="00A262CB" w:rsidRPr="00A262CB" w:rsidRDefault="00A262CB" w:rsidP="00A262CB">
      <w:pPr>
        <w:pStyle w:val="Code"/>
        <w:rPr>
          <w:highlight w:val="white"/>
        </w:rPr>
      </w:pPr>
      <w:r w:rsidRPr="00A262CB">
        <w:rPr>
          <w:highlight w:val="white"/>
        </w:rPr>
        <w:t>double log(double x) {</w:t>
      </w:r>
    </w:p>
    <w:p w14:paraId="66FE621F" w14:textId="77777777" w:rsidR="00A262CB" w:rsidRPr="00A262CB" w:rsidRDefault="00A262CB" w:rsidP="00A262CB">
      <w:pPr>
        <w:pStyle w:val="Code"/>
        <w:rPr>
          <w:highlight w:val="white"/>
        </w:rPr>
      </w:pPr>
      <w:r w:rsidRPr="00A262CB">
        <w:rPr>
          <w:highlight w:val="white"/>
        </w:rPr>
        <w:t xml:space="preserve">  if (x &gt; 0) {</w:t>
      </w:r>
    </w:p>
    <w:p w14:paraId="48073114" w14:textId="77777777" w:rsidR="00A262CB" w:rsidRPr="00A262CB" w:rsidRDefault="00A262CB" w:rsidP="00A262CB">
      <w:pPr>
        <w:pStyle w:val="Code"/>
        <w:rPr>
          <w:highlight w:val="white"/>
        </w:rPr>
      </w:pPr>
      <w:r w:rsidRPr="00A262CB">
        <w:rPr>
          <w:highlight w:val="white"/>
        </w:rPr>
        <w:t xml:space="preserve">    int n = 0;</w:t>
      </w:r>
    </w:p>
    <w:p w14:paraId="34ACA552" w14:textId="41D8B372" w:rsidR="000367B7" w:rsidRPr="00D822A3" w:rsidRDefault="00CE4E08" w:rsidP="00804518">
      <w:pPr>
        <w:rPr>
          <w:highlight w:val="white"/>
          <w:lang w:val="en-GB"/>
        </w:rPr>
      </w:pPr>
      <w:r>
        <w:rPr>
          <w:highlight w:val="white"/>
          <w:lang w:val="en-GB"/>
        </w:rPr>
        <w:t xml:space="preserve">If </w:t>
      </w:r>
      <m:oMath>
        <m:r>
          <w:rPr>
            <w:rFonts w:ascii="Cambria Math" w:eastAsiaTheme="minorEastAsia" w:hAnsi="Cambria Math"/>
            <w:noProof/>
            <w:lang w:val="en-GB"/>
          </w:rPr>
          <m:t>x</m:t>
        </m:r>
      </m:oMath>
      <w:r w:rsidR="00804518">
        <w:rPr>
          <w:rFonts w:eastAsiaTheme="minorEastAsia"/>
          <w:lang w:val="en-GB"/>
        </w:rPr>
        <w:t xml:space="preserve"> is more than zero and not exact one, we test whether x is more tha</w:t>
      </w:r>
      <w:r w:rsidR="00B473CF">
        <w:rPr>
          <w:rFonts w:eastAsiaTheme="minorEastAsia"/>
          <w:lang w:val="en-GB"/>
        </w:rPr>
        <w:t>n</w:t>
      </w:r>
      <w:r w:rsidR="00804518">
        <w:rPr>
          <w:rFonts w:eastAsiaTheme="minorEastAsia"/>
          <w:lang w:val="en-GB"/>
        </w:rPr>
        <w:t xml:space="preserve"> one. If it is, we divide </w:t>
      </w:r>
      <m:oMath>
        <m:r>
          <w:rPr>
            <w:rFonts w:ascii="Cambria Math" w:eastAsiaTheme="minorEastAsia" w:hAnsi="Cambria Math"/>
            <w:noProof/>
            <w:lang w:val="en-GB"/>
          </w:rPr>
          <m:t>x</m:t>
        </m:r>
      </m:oMath>
      <w:r w:rsidR="007811A2">
        <w:rPr>
          <w:rFonts w:eastAsiaTheme="minorEastAsia"/>
          <w:lang w:val="en-GB"/>
        </w:rPr>
        <w:t xml:space="preserve"> with </w:t>
      </w:r>
      <m:oMath>
        <m:r>
          <w:rPr>
            <w:rFonts w:ascii="Cambria Math" w:eastAsiaTheme="minorEastAsia" w:hAnsi="Cambria Math"/>
            <w:lang w:val="en-GB"/>
          </w:rPr>
          <m:t>e</m:t>
        </m:r>
      </m:oMath>
      <w:r w:rsidR="007811A2">
        <w:rPr>
          <w:rFonts w:eastAsiaTheme="minorEastAsia"/>
          <w:lang w:val="en-GB"/>
        </w:rPr>
        <w:t xml:space="preserve"> </w:t>
      </w:r>
      <w:r w:rsidR="00804518">
        <w:rPr>
          <w:rFonts w:eastAsiaTheme="minorEastAsia"/>
          <w:lang w:val="en-GB"/>
        </w:rPr>
        <w:t xml:space="preserve">until </w:t>
      </w:r>
      <m:oMath>
        <m:r>
          <w:rPr>
            <w:rFonts w:ascii="Cambria Math" w:eastAsiaTheme="minorEastAsia" w:hAnsi="Cambria Math"/>
            <w:noProof/>
            <w:lang w:val="en-GB"/>
          </w:rPr>
          <m:t>x</m:t>
        </m:r>
      </m:oMath>
      <w:r w:rsidR="00804518">
        <w:rPr>
          <w:rFonts w:eastAsiaTheme="minorEastAsia"/>
          <w:lang w:val="en-GB"/>
        </w:rPr>
        <w:t xml:space="preserve"> is less than one.</w:t>
      </w:r>
    </w:p>
    <w:p w14:paraId="03210866" w14:textId="77777777" w:rsidR="00A262CB" w:rsidRPr="00A262CB" w:rsidRDefault="00A262CB" w:rsidP="00A262CB">
      <w:pPr>
        <w:pStyle w:val="Code"/>
        <w:rPr>
          <w:highlight w:val="white"/>
        </w:rPr>
      </w:pPr>
      <w:r w:rsidRPr="00A262CB">
        <w:rPr>
          <w:highlight w:val="white"/>
        </w:rPr>
        <w:t xml:space="preserve">    if (x &gt; 1) {</w:t>
      </w:r>
    </w:p>
    <w:p w14:paraId="254BD6AC" w14:textId="77777777" w:rsidR="00A262CB" w:rsidRPr="00A262CB" w:rsidRDefault="00A262CB" w:rsidP="00A262CB">
      <w:pPr>
        <w:pStyle w:val="Code"/>
        <w:rPr>
          <w:highlight w:val="white"/>
        </w:rPr>
      </w:pPr>
      <w:r w:rsidRPr="00A262CB">
        <w:rPr>
          <w:highlight w:val="white"/>
        </w:rPr>
        <w:t xml:space="preserve">      while (x &gt; 1) {</w:t>
      </w:r>
    </w:p>
    <w:p w14:paraId="69773F01" w14:textId="77777777" w:rsidR="00A262CB" w:rsidRPr="00A262CB" w:rsidRDefault="00A262CB" w:rsidP="00A262CB">
      <w:pPr>
        <w:pStyle w:val="Code"/>
        <w:rPr>
          <w:highlight w:val="white"/>
        </w:rPr>
      </w:pPr>
      <w:r w:rsidRPr="00A262CB">
        <w:rPr>
          <w:highlight w:val="white"/>
        </w:rPr>
        <w:t xml:space="preserve">        x /= E;</w:t>
      </w:r>
    </w:p>
    <w:p w14:paraId="1EB8F4E3" w14:textId="77777777" w:rsidR="00A262CB" w:rsidRPr="00A262CB" w:rsidRDefault="00A262CB" w:rsidP="00A262CB">
      <w:pPr>
        <w:pStyle w:val="Code"/>
        <w:rPr>
          <w:highlight w:val="white"/>
        </w:rPr>
      </w:pPr>
      <w:r w:rsidRPr="00A262CB">
        <w:rPr>
          <w:highlight w:val="white"/>
        </w:rPr>
        <w:t xml:space="preserve">        ++n;</w:t>
      </w:r>
    </w:p>
    <w:p w14:paraId="3897750B" w14:textId="77777777" w:rsidR="00A262CB" w:rsidRPr="00A262CB" w:rsidRDefault="00A262CB" w:rsidP="00A262CB">
      <w:pPr>
        <w:pStyle w:val="Code"/>
        <w:rPr>
          <w:highlight w:val="white"/>
        </w:rPr>
      </w:pPr>
      <w:r w:rsidRPr="00A262CB">
        <w:rPr>
          <w:highlight w:val="white"/>
        </w:rPr>
        <w:t xml:space="preserve">      }</w:t>
      </w:r>
    </w:p>
    <w:p w14:paraId="2571F2E7" w14:textId="77777777" w:rsidR="00A262CB" w:rsidRPr="00A262CB" w:rsidRDefault="00A262CB" w:rsidP="00A262CB">
      <w:pPr>
        <w:pStyle w:val="Code"/>
        <w:rPr>
          <w:highlight w:val="white"/>
        </w:rPr>
      </w:pPr>
      <w:r w:rsidRPr="00A262CB">
        <w:rPr>
          <w:highlight w:val="white"/>
        </w:rPr>
        <w:t xml:space="preserve">    }</w:t>
      </w:r>
    </w:p>
    <w:p w14:paraId="61890446" w14:textId="6881B01E" w:rsidR="00B473CF" w:rsidRDefault="007811A2" w:rsidP="007811A2">
      <w:pPr>
        <w:rPr>
          <w:rFonts w:eastAsiaTheme="minorEastAsia"/>
          <w:lang w:val="en-GB"/>
        </w:rPr>
      </w:pPr>
      <w:r>
        <w:rPr>
          <w:highlight w:val="white"/>
          <w:lang w:val="en-GB"/>
        </w:rPr>
        <w:t xml:space="preserve">If </w:t>
      </w:r>
      <m:oMath>
        <m:r>
          <w:rPr>
            <w:rFonts w:ascii="Cambria Math" w:eastAsiaTheme="minorEastAsia" w:hAnsi="Cambria Math"/>
            <w:noProof/>
            <w:lang w:val="en-GB"/>
          </w:rPr>
          <m:t>x</m:t>
        </m:r>
      </m:oMath>
      <w:r>
        <w:rPr>
          <w:rFonts w:eastAsiaTheme="minorEastAsia"/>
          <w:lang w:val="en-GB"/>
        </w:rPr>
        <w:t xml:space="preserve"> is less than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Pr>
          <w:rFonts w:eastAsiaTheme="minorEastAsia"/>
          <w:lang w:val="en-GB"/>
        </w:rPr>
        <w:t>, we multipl</w:t>
      </w:r>
      <w:r w:rsidR="00B473CF">
        <w:rPr>
          <w:rFonts w:eastAsiaTheme="minorEastAsia"/>
          <w:lang w:val="en-GB"/>
        </w:rPr>
        <w:t xml:space="preserve">e </w:t>
      </w:r>
      <m:oMath>
        <m:r>
          <w:rPr>
            <w:rFonts w:ascii="Cambria Math" w:eastAsiaTheme="minorEastAsia" w:hAnsi="Cambria Math"/>
            <w:lang w:val="en-GB"/>
          </w:rPr>
          <m:t>e</m:t>
        </m:r>
      </m:oMath>
      <w:r w:rsidR="00B473CF">
        <w:rPr>
          <w:rFonts w:eastAsiaTheme="minorEastAsia"/>
          <w:lang w:val="en-GB"/>
        </w:rPr>
        <w:t xml:space="preserve"> with </w:t>
      </w:r>
      <m:oMath>
        <m:r>
          <w:rPr>
            <w:rFonts w:ascii="Cambria Math" w:eastAsiaTheme="minorEastAsia" w:hAnsi="Cambria Math"/>
            <w:lang w:val="en-GB"/>
          </w:rPr>
          <m:t>e</m:t>
        </m:r>
      </m:oMath>
      <w:r w:rsidR="00B473CF">
        <w:rPr>
          <w:rFonts w:eastAsiaTheme="minorEastAsia"/>
          <w:lang w:val="en-GB"/>
        </w:rPr>
        <w:t xml:space="preserve"> until it is more than </w:t>
      </w:r>
      <w:r>
        <w:rPr>
          <w:rFonts w:eastAsiaTheme="minorEastAsia"/>
          <w:lang w:val="en-GB"/>
        </w:rPr>
        <w:t xml:space="preserve">more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sidR="00B473CF">
        <w:rPr>
          <w:rFonts w:eastAsiaTheme="minorEastAsia"/>
          <w:lang w:val="en-GB"/>
        </w:rPr>
        <w:t xml:space="preserve">. In both cases we keep track of the number of divisions and multiplications by updating </w:t>
      </w:r>
      <m:oMath>
        <m:r>
          <w:rPr>
            <w:rFonts w:ascii="Cambria Math" w:eastAsiaTheme="minorEastAsia" w:hAnsi="Cambria Math"/>
            <w:lang w:val="en-GB"/>
          </w:rPr>
          <m:t>n</m:t>
        </m:r>
      </m:oMath>
      <w:r w:rsidR="00B473CF">
        <w:rPr>
          <w:rFonts w:eastAsiaTheme="minorEastAsia"/>
          <w:lang w:val="en-GB"/>
        </w:rPr>
        <w:t>.</w:t>
      </w:r>
    </w:p>
    <w:p w14:paraId="6FEAF3FB" w14:textId="77777777" w:rsidR="00A262CB" w:rsidRPr="00A262CB" w:rsidRDefault="00A262CB" w:rsidP="00A262CB">
      <w:pPr>
        <w:pStyle w:val="Code"/>
        <w:rPr>
          <w:highlight w:val="white"/>
        </w:rPr>
      </w:pPr>
      <w:r w:rsidRPr="00A262CB">
        <w:rPr>
          <w:highlight w:val="white"/>
        </w:rPr>
        <w:t xml:space="preserve">    else if (x &lt; E_INVERSE) {</w:t>
      </w:r>
    </w:p>
    <w:p w14:paraId="239EC644" w14:textId="77777777" w:rsidR="00A262CB" w:rsidRPr="00A262CB" w:rsidRDefault="00A262CB" w:rsidP="00A262CB">
      <w:pPr>
        <w:pStyle w:val="Code"/>
        <w:rPr>
          <w:highlight w:val="white"/>
        </w:rPr>
      </w:pPr>
      <w:r w:rsidRPr="00A262CB">
        <w:rPr>
          <w:highlight w:val="white"/>
        </w:rPr>
        <w:t xml:space="preserve">      while (x &lt; E_INVERSE) {</w:t>
      </w:r>
    </w:p>
    <w:p w14:paraId="1D28EFB4" w14:textId="77777777" w:rsidR="00A262CB" w:rsidRPr="00A262CB" w:rsidRDefault="00A262CB" w:rsidP="00A262CB">
      <w:pPr>
        <w:pStyle w:val="Code"/>
        <w:rPr>
          <w:highlight w:val="white"/>
        </w:rPr>
      </w:pPr>
      <w:r w:rsidRPr="00A262CB">
        <w:rPr>
          <w:highlight w:val="white"/>
        </w:rPr>
        <w:t xml:space="preserve">        x *= E;</w:t>
      </w:r>
    </w:p>
    <w:p w14:paraId="46808D6E" w14:textId="77777777" w:rsidR="00A262CB" w:rsidRPr="00A262CB" w:rsidRDefault="00A262CB" w:rsidP="00A262CB">
      <w:pPr>
        <w:pStyle w:val="Code"/>
        <w:rPr>
          <w:highlight w:val="white"/>
        </w:rPr>
      </w:pPr>
      <w:r w:rsidRPr="00A262CB">
        <w:rPr>
          <w:highlight w:val="white"/>
        </w:rPr>
        <w:t xml:space="preserve">        --n;</w:t>
      </w:r>
    </w:p>
    <w:p w14:paraId="4CBE81E9" w14:textId="77777777" w:rsidR="00A262CB" w:rsidRPr="00A262CB" w:rsidRDefault="00A262CB" w:rsidP="00A262CB">
      <w:pPr>
        <w:pStyle w:val="Code"/>
        <w:rPr>
          <w:highlight w:val="white"/>
        </w:rPr>
      </w:pPr>
      <w:r w:rsidRPr="00A262CB">
        <w:rPr>
          <w:highlight w:val="white"/>
        </w:rPr>
        <w:t xml:space="preserve">      }</w:t>
      </w:r>
    </w:p>
    <w:p w14:paraId="438AB663" w14:textId="77777777" w:rsidR="00A262CB" w:rsidRPr="00A262CB" w:rsidRDefault="00A262CB" w:rsidP="00A262CB">
      <w:pPr>
        <w:pStyle w:val="Code"/>
        <w:rPr>
          <w:highlight w:val="white"/>
        </w:rPr>
      </w:pPr>
      <w:r w:rsidRPr="00A262CB">
        <w:rPr>
          <w:highlight w:val="white"/>
        </w:rPr>
        <w:t xml:space="preserve">    }</w:t>
      </w:r>
    </w:p>
    <w:p w14:paraId="0391CEBA" w14:textId="6186D527" w:rsidR="0046152E" w:rsidRPr="00D822A3" w:rsidRDefault="00B473CF" w:rsidP="0046152E">
      <w:pPr>
        <w:rPr>
          <w:highlight w:val="white"/>
          <w:lang w:val="en-GB"/>
        </w:rPr>
      </w:pPr>
      <w:r>
        <w:rPr>
          <w:highlight w:val="white"/>
          <w:lang w:val="en-GB"/>
        </w:rPr>
        <w:t xml:space="preserve">When we have made sure that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980A18">
        <w:rPr>
          <w:rFonts w:eastAsiaTheme="minorEastAsia"/>
          <w:lang w:val="en-GB"/>
        </w:rPr>
        <w:t xml:space="preserve">, we </w:t>
      </w:r>
      <w:r w:rsidR="0046152E">
        <w:rPr>
          <w:rFonts w:eastAsiaTheme="minorEastAsia"/>
          <w:lang w:val="en-GB"/>
        </w:rPr>
        <w:t>iterate with the</w:t>
      </w:r>
      <w:r w:rsidR="00845132">
        <w:rPr>
          <w:rFonts w:eastAsiaTheme="minorEastAsia"/>
          <w:lang w:val="en-GB"/>
        </w:rPr>
        <w:t xml:space="preserve"> formula</w:t>
      </w:r>
      <w:r w:rsidR="0046152E">
        <w:rPr>
          <w:rFonts w:eastAsiaTheme="minorEastAsia"/>
          <w:lang w:val="en-GB"/>
        </w:rPr>
        <w:t xml:space="preserve"> </w:t>
      </w:r>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w:r w:rsidR="0046152E">
        <w:rPr>
          <w:rFonts w:eastAsiaTheme="minorEastAsia"/>
          <w:lang w:val="en-GB"/>
        </w:rPr>
        <w:t>.</w:t>
      </w:r>
    </w:p>
    <w:p w14:paraId="632AE408" w14:textId="77777777" w:rsidR="00A71095" w:rsidRPr="00A71095" w:rsidRDefault="00A71095" w:rsidP="00A71095">
      <w:pPr>
        <w:pStyle w:val="Code"/>
        <w:rPr>
          <w:highlight w:val="white"/>
        </w:rPr>
      </w:pPr>
      <w:r w:rsidRPr="00A71095">
        <w:rPr>
          <w:highlight w:val="white"/>
        </w:rPr>
        <w:t xml:space="preserve">    { double index = 1, term, sum = 0, sign = 1,</w:t>
      </w:r>
    </w:p>
    <w:p w14:paraId="7F7AE65D" w14:textId="77777777" w:rsidR="00A71095" w:rsidRPr="00A71095" w:rsidRDefault="00A71095" w:rsidP="00A71095">
      <w:pPr>
        <w:pStyle w:val="Code"/>
        <w:rPr>
          <w:highlight w:val="white"/>
        </w:rPr>
      </w:pPr>
      <w:r w:rsidRPr="00A71095">
        <w:rPr>
          <w:highlight w:val="white"/>
        </w:rPr>
        <w:t xml:space="preserve">             x_minus_1 = x - 1, power = x_minus_1;</w:t>
      </w:r>
    </w:p>
    <w:p w14:paraId="28E4675C" w14:textId="77777777" w:rsidR="00A71095" w:rsidRPr="00A71095" w:rsidRDefault="00A71095" w:rsidP="00A71095">
      <w:pPr>
        <w:pStyle w:val="Code"/>
        <w:rPr>
          <w:highlight w:val="white"/>
        </w:rPr>
      </w:pPr>
    </w:p>
    <w:p w14:paraId="5D5E0BB6" w14:textId="77777777" w:rsidR="00A71095" w:rsidRPr="00A71095" w:rsidRDefault="00A71095" w:rsidP="00A71095">
      <w:pPr>
        <w:pStyle w:val="Code"/>
        <w:rPr>
          <w:highlight w:val="white"/>
        </w:rPr>
      </w:pPr>
      <w:r w:rsidRPr="00A71095">
        <w:rPr>
          <w:highlight w:val="white"/>
        </w:rPr>
        <w:t xml:space="preserve">      do {</w:t>
      </w:r>
    </w:p>
    <w:p w14:paraId="7BF43668" w14:textId="77777777" w:rsidR="00A71095" w:rsidRPr="00A71095" w:rsidRDefault="00A71095" w:rsidP="00A71095">
      <w:pPr>
        <w:pStyle w:val="Code"/>
        <w:rPr>
          <w:highlight w:val="white"/>
        </w:rPr>
      </w:pPr>
      <w:r w:rsidRPr="00A71095">
        <w:rPr>
          <w:highlight w:val="white"/>
        </w:rPr>
        <w:t xml:space="preserve">        term = sign * power / index++;</w:t>
      </w:r>
    </w:p>
    <w:p w14:paraId="62D82632" w14:textId="77777777" w:rsidR="00A71095" w:rsidRPr="00A71095" w:rsidRDefault="00A71095" w:rsidP="00A71095">
      <w:pPr>
        <w:pStyle w:val="Code"/>
        <w:rPr>
          <w:highlight w:val="white"/>
        </w:rPr>
      </w:pPr>
      <w:r w:rsidRPr="00A71095">
        <w:rPr>
          <w:highlight w:val="white"/>
        </w:rPr>
        <w:t xml:space="preserve">        sum += term;</w:t>
      </w:r>
    </w:p>
    <w:p w14:paraId="193E3418" w14:textId="77777777" w:rsidR="00A71095" w:rsidRPr="00A71095" w:rsidRDefault="00A71095" w:rsidP="00A71095">
      <w:pPr>
        <w:pStyle w:val="Code"/>
        <w:rPr>
          <w:highlight w:val="white"/>
        </w:rPr>
      </w:pPr>
      <w:r w:rsidRPr="00A71095">
        <w:rPr>
          <w:highlight w:val="white"/>
        </w:rPr>
        <w:t xml:space="preserve">        power *= x_minus_1;</w:t>
      </w:r>
    </w:p>
    <w:p w14:paraId="02612DBA" w14:textId="77777777" w:rsidR="00A71095" w:rsidRPr="00A71095" w:rsidRDefault="00A71095" w:rsidP="00A71095">
      <w:pPr>
        <w:pStyle w:val="Code"/>
        <w:rPr>
          <w:highlight w:val="white"/>
        </w:rPr>
      </w:pPr>
      <w:r w:rsidRPr="00A71095">
        <w:rPr>
          <w:highlight w:val="white"/>
        </w:rPr>
        <w:t xml:space="preserve">        sign *= -1.0;</w:t>
      </w:r>
    </w:p>
    <w:p w14:paraId="6523E41A" w14:textId="77777777" w:rsidR="00A71095" w:rsidRPr="00A71095" w:rsidRDefault="00A71095" w:rsidP="00A71095">
      <w:pPr>
        <w:pStyle w:val="Code"/>
        <w:rPr>
          <w:highlight w:val="white"/>
        </w:rPr>
      </w:pPr>
      <w:r w:rsidRPr="00A71095">
        <w:rPr>
          <w:highlight w:val="white"/>
        </w:rPr>
        <w:t xml:space="preserve">      } while (fabs(term) &gt;= EPSILON);</w:t>
      </w:r>
    </w:p>
    <w:p w14:paraId="0E181B90" w14:textId="44D42567" w:rsidR="00555D55" w:rsidRPr="00D822A3" w:rsidRDefault="004D1943" w:rsidP="004D1943">
      <w:pPr>
        <w:rPr>
          <w:highlight w:val="white"/>
          <w:lang w:val="en-GB"/>
        </w:rPr>
      </w:pPr>
      <w:r>
        <w:rPr>
          <w:highlight w:val="white"/>
          <w:lang w:val="en-GB"/>
        </w:rPr>
        <w:t xml:space="preserve">The result is the sum of the iteration plus the number of division and multiplication </w:t>
      </w:r>
      <w:r w:rsidR="0046152E">
        <w:rPr>
          <w:highlight w:val="white"/>
          <w:lang w:val="en-GB"/>
        </w:rPr>
        <w:t>(</w:t>
      </w:r>
      <m:oMath>
        <m:r>
          <w:rPr>
            <w:rFonts w:ascii="Cambria Math" w:eastAsiaTheme="minorEastAsia" w:hAnsi="Cambria Math"/>
            <w:noProof/>
            <w:lang w:val="en-GB"/>
          </w:rPr>
          <m:t>n</m:t>
        </m:r>
      </m:oMath>
      <w:r w:rsidR="0046152E">
        <w:rPr>
          <w:highlight w:val="white"/>
          <w:lang w:val="en-GB"/>
        </w:rPr>
        <w:t>)</w:t>
      </w:r>
      <w:r w:rsidR="006844B0">
        <w:rPr>
          <w:highlight w:val="white"/>
          <w:lang w:val="en-GB"/>
        </w:rPr>
        <w:t xml:space="preserve"> </w:t>
      </w:r>
      <w:r>
        <w:rPr>
          <w:highlight w:val="white"/>
          <w:lang w:val="en-GB"/>
        </w:rPr>
        <w:t>before the iteration.</w:t>
      </w:r>
    </w:p>
    <w:p w14:paraId="6AABAF9F" w14:textId="77777777" w:rsidR="00A71095" w:rsidRPr="00A71095" w:rsidRDefault="00A71095" w:rsidP="00A71095">
      <w:pPr>
        <w:pStyle w:val="Code"/>
        <w:rPr>
          <w:highlight w:val="white"/>
        </w:rPr>
      </w:pPr>
      <w:r w:rsidRPr="00A71095">
        <w:rPr>
          <w:highlight w:val="white"/>
        </w:rPr>
        <w:t xml:space="preserve">      return sum + n;</w:t>
      </w:r>
    </w:p>
    <w:p w14:paraId="577D6504" w14:textId="77777777" w:rsidR="00A71095" w:rsidRPr="00A71095" w:rsidRDefault="00A71095" w:rsidP="00A71095">
      <w:pPr>
        <w:pStyle w:val="Code"/>
        <w:rPr>
          <w:highlight w:val="white"/>
        </w:rPr>
      </w:pPr>
      <w:r w:rsidRPr="00A71095">
        <w:rPr>
          <w:highlight w:val="white"/>
        </w:rPr>
        <w:t xml:space="preserve">    }</w:t>
      </w:r>
    </w:p>
    <w:p w14:paraId="009926C5" w14:textId="77777777" w:rsidR="00A71095" w:rsidRPr="00A71095" w:rsidRDefault="00A71095" w:rsidP="00A71095">
      <w:pPr>
        <w:pStyle w:val="Code"/>
        <w:rPr>
          <w:highlight w:val="white"/>
        </w:rPr>
      </w:pPr>
      <w:r w:rsidRPr="00A71095">
        <w:rPr>
          <w:highlight w:val="white"/>
        </w:rPr>
        <w:t xml:space="preserve">  }</w:t>
      </w:r>
    </w:p>
    <w:p w14:paraId="60AD0C10" w14:textId="65C7DFAF" w:rsidR="004D1943" w:rsidRDefault="004D1943" w:rsidP="004D1943">
      <w:pPr>
        <w:rPr>
          <w:highlight w:val="white"/>
          <w:lang w:val="en-GB"/>
        </w:rPr>
      </w:pPr>
      <w:r>
        <w:rPr>
          <w:highlight w:val="white"/>
          <w:lang w:val="en-GB"/>
        </w:rPr>
        <w:t xml:space="preserve">If </w:t>
      </w:r>
      <m:oMath>
        <m:r>
          <w:rPr>
            <w:rFonts w:ascii="Cambria Math" w:hAnsi="Cambria Math"/>
            <w:highlight w:val="white"/>
            <w:lang w:val="en-GB"/>
          </w:rPr>
          <m:t>x</m:t>
        </m:r>
      </m:oMath>
      <w:r>
        <w:rPr>
          <w:lang w:val="en-GB"/>
        </w:rPr>
        <w:t xml:space="preserve"> is less than zero, we report an error by setting </w:t>
      </w:r>
      <w:r w:rsidRPr="004D1943">
        <w:rPr>
          <w:rStyle w:val="KeyWord0"/>
        </w:rPr>
        <w:t>errno</w:t>
      </w:r>
      <w:r>
        <w:rPr>
          <w:lang w:val="en-GB"/>
        </w:rPr>
        <w:t xml:space="preserve"> </w:t>
      </w:r>
      <w:r w:rsidR="00FB3D09">
        <w:rPr>
          <w:lang w:val="en-GB"/>
        </w:rPr>
        <w:t xml:space="preserve">domain error </w:t>
      </w:r>
      <w:r>
        <w:rPr>
          <w:lang w:val="en-GB"/>
        </w:rPr>
        <w:t>and return zero.</w:t>
      </w:r>
    </w:p>
    <w:p w14:paraId="6C2A348C" w14:textId="77777777" w:rsidR="00A262CB" w:rsidRPr="00A262CB" w:rsidRDefault="00A262CB" w:rsidP="00A262CB">
      <w:pPr>
        <w:pStyle w:val="Code"/>
        <w:rPr>
          <w:highlight w:val="white"/>
        </w:rPr>
      </w:pPr>
      <w:r w:rsidRPr="00A262CB">
        <w:rPr>
          <w:highlight w:val="white"/>
        </w:rPr>
        <w:t xml:space="preserve">  else {</w:t>
      </w:r>
    </w:p>
    <w:p w14:paraId="2A2ED4CC" w14:textId="77777777" w:rsidR="00A262CB" w:rsidRPr="00A262CB" w:rsidRDefault="00A262CB" w:rsidP="00A262CB">
      <w:pPr>
        <w:pStyle w:val="Code"/>
        <w:rPr>
          <w:highlight w:val="white"/>
        </w:rPr>
      </w:pPr>
      <w:r w:rsidRPr="00A262CB">
        <w:rPr>
          <w:highlight w:val="white"/>
        </w:rPr>
        <w:t xml:space="preserve">    errno = EDOM;</w:t>
      </w:r>
    </w:p>
    <w:p w14:paraId="61A66C5A" w14:textId="77777777" w:rsidR="00A262CB" w:rsidRPr="00A262CB" w:rsidRDefault="00A262CB" w:rsidP="00A262CB">
      <w:pPr>
        <w:pStyle w:val="Code"/>
        <w:rPr>
          <w:highlight w:val="white"/>
        </w:rPr>
      </w:pPr>
      <w:r w:rsidRPr="00A262CB">
        <w:rPr>
          <w:highlight w:val="white"/>
        </w:rPr>
        <w:t xml:space="preserve">    return 0;</w:t>
      </w:r>
    </w:p>
    <w:p w14:paraId="48979528" w14:textId="77777777" w:rsidR="00A262CB" w:rsidRPr="00A262CB" w:rsidRDefault="00A262CB" w:rsidP="00A262CB">
      <w:pPr>
        <w:pStyle w:val="Code"/>
        <w:rPr>
          <w:highlight w:val="white"/>
        </w:rPr>
      </w:pPr>
      <w:r w:rsidRPr="00A262CB">
        <w:rPr>
          <w:highlight w:val="white"/>
        </w:rPr>
        <w:t xml:space="preserve">  }</w:t>
      </w:r>
    </w:p>
    <w:p w14:paraId="7A41FEE9" w14:textId="77777777" w:rsidR="00A262CB" w:rsidRPr="00A262CB" w:rsidRDefault="00A262CB" w:rsidP="00A262CB">
      <w:pPr>
        <w:pStyle w:val="Code"/>
        <w:rPr>
          <w:highlight w:val="white"/>
        </w:rPr>
      </w:pPr>
      <w:r w:rsidRPr="00A262CB">
        <w:rPr>
          <w:highlight w:val="white"/>
        </w:rPr>
        <w:t>}</w:t>
      </w:r>
    </w:p>
    <w:p w14:paraId="7172ECB2" w14:textId="2C5D634F" w:rsidR="00BC6989" w:rsidRPr="00D822A3" w:rsidRDefault="00BC6989" w:rsidP="00BC6989">
      <w:pPr>
        <w:rPr>
          <w:highlight w:val="white"/>
          <w:lang w:val="en-GB"/>
        </w:rPr>
      </w:pPr>
      <w:r>
        <w:rPr>
          <w:highlight w:val="white"/>
          <w:lang w:val="en-GB"/>
        </w:rPr>
        <w:t xml:space="preserve">The </w:t>
      </w:r>
      <w:r w:rsidR="00FA3167">
        <w:rPr>
          <w:highlight w:val="white"/>
          <w:lang w:val="en-GB"/>
        </w:rPr>
        <w:t xml:space="preserve">common </w:t>
      </w:r>
      <w:r>
        <w:rPr>
          <w:highlight w:val="white"/>
          <w:lang w:val="en-GB"/>
        </w:rPr>
        <w:t>logarithm</w:t>
      </w:r>
      <w:r w:rsidR="00FA3167">
        <w:rPr>
          <w:highlight w:val="white"/>
          <w:lang w:val="en-GB"/>
        </w:rPr>
        <w:t>, with base 10, is define</w:t>
      </w:r>
      <w:r w:rsidR="00A0575F">
        <w:rPr>
          <w:highlight w:val="white"/>
          <w:lang w:val="en-GB"/>
        </w:rPr>
        <w:t>d</w:t>
      </w:r>
      <w:r w:rsidR="00FA3167">
        <w:rPr>
          <w:highlight w:val="white"/>
          <w:lang w:val="en-GB"/>
        </w:rPr>
        <w:t xml:space="preserve"> as follows:</w:t>
      </w:r>
    </w:p>
    <w:p w14:paraId="42C23826" w14:textId="777648DE" w:rsidR="00555D55" w:rsidRDefault="00735809" w:rsidP="00B92E77">
      <w:pPr>
        <w:pStyle w:val="Code"/>
        <w:rPr>
          <w:highlight w:val="white"/>
          <w:lang w:val="en-GB"/>
        </w:rPr>
      </w:pPr>
      <m:oMathPara>
        <m:oMath>
          <m:func>
            <m:funcPr>
              <m:ctrlPr>
                <w:rPr>
                  <w:rFonts w:ascii="Cambria Math" w:hAnsi="Cambria Math"/>
                  <w:i/>
                  <w:lang w:val="en-GB"/>
                </w:rPr>
              </m:ctrlPr>
            </m:funcPr>
            <m:fName>
              <m:sSub>
                <m:sSubPr>
                  <m:ctrlPr>
                    <w:rPr>
                      <w:rFonts w:ascii="Cambria Math" w:hAnsi="Cambria Math"/>
                      <w:lang w:val="en-GB"/>
                    </w:rPr>
                  </m:ctrlPr>
                </m:sSubPr>
                <m:e>
                  <m:r>
                    <m:rPr>
                      <m:sty m:val="p"/>
                    </m:rPr>
                    <w:rPr>
                      <w:rFonts w:ascii="Cambria Math" w:hAnsi="Cambria Math"/>
                      <w:lang w:val="en-GB"/>
                    </w:rPr>
                    <m:t>log</m:t>
                  </m:r>
                </m:e>
                <m:sub>
                  <m:r>
                    <w:rPr>
                      <w:rFonts w:ascii="Cambria Math" w:hAnsi="Cambria Math"/>
                      <w:lang w:val="en-GB"/>
                    </w:rPr>
                    <m:t>10</m:t>
                  </m:r>
                </m:sub>
              </m:sSub>
              <m:ctrlPr>
                <w:rPr>
                  <w:rFonts w:ascii="Cambria Math" w:hAnsi="Cambria Math"/>
                  <w:i/>
                  <w:highlight w:val="white"/>
                  <w:lang w:val="en-GB"/>
                </w:rPr>
              </m:ctrlPr>
            </m:fName>
            <m:e>
              <m:r>
                <w:rPr>
                  <w:rFonts w:ascii="Cambria Math" w:hAnsi="Cambria Math"/>
                  <w:lang w:val="en-GB"/>
                </w:rPr>
                <m:t>x=</m:t>
              </m:r>
            </m:e>
          </m:func>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num>
            <m:den>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den>
          </m:f>
        </m:oMath>
      </m:oMathPara>
    </w:p>
    <w:p w14:paraId="3C904187" w14:textId="77777777" w:rsidR="00296887" w:rsidRDefault="00296887" w:rsidP="00296887">
      <w:pPr>
        <w:pStyle w:val="Code"/>
        <w:rPr>
          <w:lang w:val="en-GB"/>
        </w:rPr>
      </w:pPr>
    </w:p>
    <w:p w14:paraId="2EE08FC4" w14:textId="45B7ACAF" w:rsidR="00FD5F1C" w:rsidRDefault="00FD5F1C" w:rsidP="00FD5F1C">
      <w:pPr>
        <w:rPr>
          <w:lang w:val="en-GB"/>
        </w:rPr>
      </w:pPr>
      <w:r>
        <w:rPr>
          <w:lang w:val="en-GB"/>
        </w:rPr>
        <w:t xml:space="preserve">We define a constant value for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oMath>
      <w:r w:rsidR="002E36A3">
        <w:rPr>
          <w:rFonts w:eastAsiaTheme="minorEastAsia"/>
          <w:lang w:val="en-GB"/>
        </w:rPr>
        <w:t xml:space="preserve">, which we divide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oMath>
      <w:r w:rsidR="002E36A3">
        <w:rPr>
          <w:rFonts w:eastAsiaTheme="minorEastAsia"/>
          <w:lang w:val="en-GB"/>
        </w:rPr>
        <w:t xml:space="preserve"> with.</w:t>
      </w:r>
    </w:p>
    <w:p w14:paraId="16501FA5" w14:textId="77777777" w:rsidR="00F14B05" w:rsidRPr="00F14B05" w:rsidRDefault="00F14B05" w:rsidP="00F14B05">
      <w:pPr>
        <w:pStyle w:val="Code"/>
        <w:rPr>
          <w:highlight w:val="white"/>
        </w:rPr>
      </w:pPr>
      <w:r w:rsidRPr="00F14B05">
        <w:rPr>
          <w:highlight w:val="white"/>
        </w:rPr>
        <w:t>#define LN_10 2.3025850929940456840179914</w:t>
      </w:r>
    </w:p>
    <w:p w14:paraId="1ADAC70C" w14:textId="77777777" w:rsidR="00F14B05" w:rsidRPr="00F14B05" w:rsidRDefault="00F14B05" w:rsidP="00F14B05">
      <w:pPr>
        <w:pStyle w:val="Code"/>
        <w:rPr>
          <w:highlight w:val="white"/>
        </w:rPr>
      </w:pPr>
    </w:p>
    <w:p w14:paraId="5612E37C" w14:textId="77777777" w:rsidR="00F14B05" w:rsidRPr="00F14B05" w:rsidRDefault="00F14B05" w:rsidP="00F14B05">
      <w:pPr>
        <w:pStyle w:val="Code"/>
        <w:rPr>
          <w:highlight w:val="white"/>
        </w:rPr>
      </w:pPr>
      <w:r w:rsidRPr="00F14B05">
        <w:rPr>
          <w:highlight w:val="white"/>
        </w:rPr>
        <w:t>double log10(double x) {</w:t>
      </w:r>
    </w:p>
    <w:p w14:paraId="2DADFADE" w14:textId="77777777" w:rsidR="00F14B05" w:rsidRPr="00F14B05" w:rsidRDefault="00F14B05" w:rsidP="00F14B05">
      <w:pPr>
        <w:pStyle w:val="Code"/>
        <w:rPr>
          <w:highlight w:val="white"/>
        </w:rPr>
      </w:pPr>
      <w:r w:rsidRPr="00F14B05">
        <w:rPr>
          <w:highlight w:val="white"/>
        </w:rPr>
        <w:t xml:space="preserve">  return log(x) / LN_10;</w:t>
      </w:r>
    </w:p>
    <w:p w14:paraId="067DE2EE" w14:textId="77777777" w:rsidR="00F14B05" w:rsidRPr="00F14B05" w:rsidRDefault="00F14B05" w:rsidP="00F14B05">
      <w:pPr>
        <w:pStyle w:val="Code"/>
        <w:rPr>
          <w:highlight w:val="white"/>
        </w:rPr>
      </w:pPr>
      <w:r w:rsidRPr="00F14B05">
        <w:rPr>
          <w:highlight w:val="white"/>
        </w:rPr>
        <w:t>}</w:t>
      </w:r>
    </w:p>
    <w:p w14:paraId="450940FD" w14:textId="4E3B6B7A" w:rsidR="00F635B9" w:rsidRPr="00D822A3" w:rsidRDefault="00B63C3B" w:rsidP="00B63C3B">
      <w:pPr>
        <w:pStyle w:val="Rubrik3"/>
        <w:rPr>
          <w:highlight w:val="white"/>
          <w:lang w:val="en-GB"/>
        </w:rPr>
      </w:pPr>
      <w:r>
        <w:rPr>
          <w:highlight w:val="white"/>
          <w:lang w:val="en-GB"/>
        </w:rPr>
        <w:t>Power</w:t>
      </w:r>
      <w:r w:rsidR="0083365C">
        <w:rPr>
          <w:highlight w:val="white"/>
          <w:lang w:val="en-GB"/>
        </w:rPr>
        <w:t xml:space="preserve"> Functions</w:t>
      </w:r>
    </w:p>
    <w:p w14:paraId="310DE0CA" w14:textId="01B82CD2" w:rsidR="00BD0C45" w:rsidRPr="00D822A3" w:rsidRDefault="00BD0C45" w:rsidP="009C769E">
      <w:pPr>
        <w:rPr>
          <w:highlight w:val="white"/>
          <w:lang w:val="en-GB"/>
        </w:rPr>
      </w:pPr>
      <w:r>
        <w:rPr>
          <w:highlight w:val="white"/>
          <w:lang w:val="en-GB"/>
        </w:rPr>
        <w:t xml:space="preserve">The power function </w:t>
      </w:r>
      <m:oMath>
        <m:sSup>
          <m:sSupPr>
            <m:ctrlPr>
              <w:rPr>
                <w:rFonts w:ascii="Cambria Math" w:hAnsi="Cambria Math"/>
                <w:i/>
                <w:noProof/>
                <w:lang w:val="en-GB"/>
              </w:rPr>
            </m:ctrlPr>
          </m:sSupPr>
          <m:e>
            <m:r>
              <w:rPr>
                <w:rFonts w:ascii="Cambria Math" w:hAnsi="Cambria Math"/>
                <w:lang w:val="en-GB"/>
              </w:rPr>
              <m:t>x</m:t>
            </m:r>
          </m:e>
          <m:sup>
            <m:r>
              <w:rPr>
                <w:rFonts w:ascii="Cambria Math" w:hAnsi="Cambria Math"/>
                <w:lang w:val="en-GB"/>
              </w:rPr>
              <m:t>y</m:t>
            </m:r>
          </m:sup>
        </m:sSup>
      </m:oMath>
      <w:r>
        <w:rPr>
          <w:lang w:val="en-GB"/>
        </w:rPr>
        <w:t xml:space="preserve"> is defined </w:t>
      </w:r>
      <w:r w:rsidR="002254A9">
        <w:rPr>
          <w:lang w:val="en-GB"/>
        </w:rPr>
        <w:t>for all</w:t>
      </w:r>
      <w:r w:rsidR="005213F3">
        <w:rPr>
          <w:lang w:val="en-GB"/>
        </w:rPr>
        <w:t xml:space="preserve"> real values</w:t>
      </w:r>
      <w:r w:rsidR="002254A9">
        <w:rPr>
          <w:lang w:val="en-GB"/>
        </w:rPr>
        <w:t xml:space="preserve"> </w:t>
      </w:r>
      <m:oMath>
        <m:r>
          <w:rPr>
            <w:rFonts w:ascii="Cambria Math" w:hAnsi="Cambria Math"/>
            <w:noProof/>
            <w:lang w:val="en-GB"/>
          </w:rPr>
          <m:t>x&gt;0</m:t>
        </m:r>
      </m:oMath>
      <w:r w:rsidR="002254A9">
        <w:rPr>
          <w:lang w:val="en-GB"/>
        </w:rPr>
        <w:t xml:space="preserve"> </w:t>
      </w:r>
      <w:r>
        <w:rPr>
          <w:lang w:val="en-GB"/>
        </w:rPr>
        <w:t>as</w:t>
      </w:r>
      <w:r w:rsidR="00F904C2">
        <w:rPr>
          <w:lang w:val="en-GB"/>
        </w:rPr>
        <w:t xml:space="preserve"> follows:</w:t>
      </w:r>
    </w:p>
    <w:p w14:paraId="7F062F15" w14:textId="25CBD313" w:rsidR="00E52E7A" w:rsidRPr="00971A46" w:rsidRDefault="00735809" w:rsidP="008B6297">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up>
                    </m:sSup>
                  </m:e>
                  <m:e>
                    <m:r>
                      <w:rPr>
                        <w:rFonts w:ascii="Cambria Math" w:hAnsi="Cambria Math"/>
                        <w:lang w:val="en-GB"/>
                      </w:rPr>
                      <m:t>if x&gt;0</m:t>
                    </m:r>
                  </m:e>
                </m:mr>
                <m:mr>
                  <m:e>
                    <m:r>
                      <w:rPr>
                        <w:rFonts w:ascii="Cambria Math" w:hAnsi="Cambria Math"/>
                        <w:lang w:val="en-GB"/>
                      </w:rPr>
                      <m:t>1</m:t>
                    </m:r>
                  </m:e>
                  <m:e>
                    <m:r>
                      <w:rPr>
                        <w:rFonts w:ascii="Cambria Math" w:hAnsi="Cambria Math"/>
                        <w:lang w:val="en-GB"/>
                      </w:rPr>
                      <m:t>if x=0 and y=0</m:t>
                    </m:r>
                  </m:e>
                </m:mr>
                <m:mr>
                  <m:e>
                    <m:r>
                      <w:rPr>
                        <w:rFonts w:ascii="Cambria Math" w:hAnsi="Cambria Math"/>
                        <w:lang w:val="en-GB"/>
                      </w:rPr>
                      <m:t>0</m:t>
                    </m:r>
                  </m:e>
                  <m:e>
                    <m:r>
                      <w:rPr>
                        <w:rFonts w:ascii="Cambria Math" w:hAnsi="Cambria Math"/>
                        <w:lang w:val="en-GB"/>
                      </w:rPr>
                      <m:t>if x=0 and y&gt;0</m:t>
                    </m:r>
                  </m:e>
                </m:mr>
              </m:m>
            </m:e>
          </m:d>
        </m:oMath>
      </m:oMathPara>
    </w:p>
    <w:p w14:paraId="4E557C6E" w14:textId="3CBD4C40" w:rsidR="00971A46" w:rsidRDefault="00971A46" w:rsidP="009C769E">
      <w:pPr>
        <w:rPr>
          <w:lang w:val="en-GB"/>
        </w:rPr>
      </w:pPr>
      <w:r>
        <w:rPr>
          <w:lang w:val="en-GB"/>
        </w:rPr>
        <w:t xml:space="preserve">If </w:t>
      </w:r>
      <m:oMath>
        <m:r>
          <w:rPr>
            <w:rFonts w:ascii="Cambria Math" w:hAnsi="Cambria Math"/>
            <w:lang w:val="en-GB"/>
          </w:rPr>
          <m:t>x&lt;0</m:t>
        </m:r>
      </m:oMath>
      <w:r w:rsidR="00A673E6">
        <w:rPr>
          <w:lang w:val="en-GB"/>
        </w:rPr>
        <w:t xml:space="preserve"> </w:t>
      </w:r>
      <w:r>
        <w:rPr>
          <w:lang w:val="en-GB"/>
        </w:rPr>
        <w:t xml:space="preserve">and </w:t>
      </w:r>
      <m:oMath>
        <m:r>
          <w:rPr>
            <w:rFonts w:ascii="Cambria Math" w:hAnsi="Cambria Math"/>
            <w:lang w:val="en-GB"/>
          </w:rPr>
          <m:t>y</m:t>
        </m:r>
      </m:oMath>
      <w:r>
        <w:rPr>
          <w:lang w:val="en-GB"/>
        </w:rPr>
        <w:t xml:space="preserve"> is an integer value, then</w:t>
      </w:r>
    </w:p>
    <w:p w14:paraId="26D8B206" w14:textId="6D67F5EC" w:rsidR="00971A46" w:rsidRPr="00971A46" w:rsidRDefault="00735809" w:rsidP="00971A46">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is even</m:t>
                    </m:r>
                  </m:e>
                </m:m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 xml:space="preserve">is odd  </m:t>
                    </m:r>
                  </m:e>
                </m:mr>
              </m:m>
            </m:e>
          </m:d>
        </m:oMath>
      </m:oMathPara>
    </w:p>
    <w:p w14:paraId="4131CDB0" w14:textId="77777777" w:rsidR="00F14B05" w:rsidRDefault="00F14B05" w:rsidP="00F14B05">
      <w:pPr>
        <w:pStyle w:val="Code"/>
        <w:rPr>
          <w:highlight w:val="white"/>
        </w:rPr>
      </w:pPr>
    </w:p>
    <w:p w14:paraId="30FDFDC0" w14:textId="1A621E51" w:rsidR="00F14B05" w:rsidRPr="00F14B05" w:rsidRDefault="00F14B05" w:rsidP="00F14B05">
      <w:pPr>
        <w:pStyle w:val="Code"/>
        <w:rPr>
          <w:highlight w:val="white"/>
        </w:rPr>
      </w:pPr>
      <w:r w:rsidRPr="00F14B05">
        <w:rPr>
          <w:highlight w:val="white"/>
        </w:rPr>
        <w:t>double pow(double x, double y) {</w:t>
      </w:r>
    </w:p>
    <w:p w14:paraId="1AFC8A77" w14:textId="77777777" w:rsidR="00F14B05" w:rsidRPr="00F14B05" w:rsidRDefault="00F14B05" w:rsidP="00F14B05">
      <w:pPr>
        <w:pStyle w:val="Code"/>
        <w:rPr>
          <w:highlight w:val="white"/>
        </w:rPr>
      </w:pPr>
      <w:r w:rsidRPr="00F14B05">
        <w:rPr>
          <w:highlight w:val="white"/>
        </w:rPr>
        <w:t xml:space="preserve">  if (x &gt; 0)  {</w:t>
      </w:r>
    </w:p>
    <w:p w14:paraId="6558B74B" w14:textId="77777777" w:rsidR="00F14B05" w:rsidRPr="00F14B05" w:rsidRDefault="00F14B05" w:rsidP="00F14B05">
      <w:pPr>
        <w:pStyle w:val="Code"/>
        <w:rPr>
          <w:highlight w:val="white"/>
        </w:rPr>
      </w:pPr>
      <w:r w:rsidRPr="00F14B05">
        <w:rPr>
          <w:highlight w:val="white"/>
        </w:rPr>
        <w:t xml:space="preserve">    return exp(y * log(x));</w:t>
      </w:r>
    </w:p>
    <w:p w14:paraId="177C9DB4" w14:textId="77777777" w:rsidR="00F14B05" w:rsidRPr="00F14B05" w:rsidRDefault="00F14B05" w:rsidP="00F14B05">
      <w:pPr>
        <w:pStyle w:val="Code"/>
        <w:rPr>
          <w:highlight w:val="white"/>
        </w:rPr>
      </w:pPr>
      <w:r w:rsidRPr="00F14B05">
        <w:rPr>
          <w:highlight w:val="white"/>
        </w:rPr>
        <w:t xml:space="preserve">  }</w:t>
      </w:r>
    </w:p>
    <w:p w14:paraId="22BAB39F" w14:textId="77777777" w:rsidR="00F14B05" w:rsidRPr="00F14B05" w:rsidRDefault="00F14B05" w:rsidP="00F14B05">
      <w:pPr>
        <w:pStyle w:val="Code"/>
        <w:rPr>
          <w:highlight w:val="white"/>
        </w:rPr>
      </w:pPr>
      <w:r w:rsidRPr="00F14B05">
        <w:rPr>
          <w:highlight w:val="white"/>
        </w:rPr>
        <w:t xml:space="preserve">  else if ((x == 0) &amp;&amp; (y == 0)) {</w:t>
      </w:r>
    </w:p>
    <w:p w14:paraId="6F899B33" w14:textId="77777777" w:rsidR="00F14B05" w:rsidRPr="00F14B05" w:rsidRDefault="00F14B05" w:rsidP="00F14B05">
      <w:pPr>
        <w:pStyle w:val="Code"/>
        <w:rPr>
          <w:highlight w:val="white"/>
        </w:rPr>
      </w:pPr>
      <w:r w:rsidRPr="00F14B05">
        <w:rPr>
          <w:highlight w:val="white"/>
        </w:rPr>
        <w:t xml:space="preserve">    return 1;</w:t>
      </w:r>
    </w:p>
    <w:p w14:paraId="0D13D576" w14:textId="77777777" w:rsidR="00F14B05" w:rsidRPr="00F14B05" w:rsidRDefault="00F14B05" w:rsidP="00F14B05">
      <w:pPr>
        <w:pStyle w:val="Code"/>
        <w:rPr>
          <w:highlight w:val="white"/>
        </w:rPr>
      </w:pPr>
      <w:r w:rsidRPr="00F14B05">
        <w:rPr>
          <w:highlight w:val="white"/>
        </w:rPr>
        <w:t xml:space="preserve">  }</w:t>
      </w:r>
    </w:p>
    <w:p w14:paraId="4CF0D2ED" w14:textId="77777777" w:rsidR="00F14B05" w:rsidRPr="00F14B05" w:rsidRDefault="00F14B05" w:rsidP="00F14B05">
      <w:pPr>
        <w:pStyle w:val="Code"/>
        <w:rPr>
          <w:highlight w:val="white"/>
        </w:rPr>
      </w:pPr>
      <w:r w:rsidRPr="00F14B05">
        <w:rPr>
          <w:highlight w:val="white"/>
        </w:rPr>
        <w:t xml:space="preserve">  else if ((x == 0) &amp;&amp; (y &gt; 0)) {</w:t>
      </w:r>
    </w:p>
    <w:p w14:paraId="4DD8BDBE" w14:textId="77777777" w:rsidR="00F14B05" w:rsidRPr="00F14B05" w:rsidRDefault="00F14B05" w:rsidP="00F14B05">
      <w:pPr>
        <w:pStyle w:val="Code"/>
        <w:rPr>
          <w:highlight w:val="white"/>
        </w:rPr>
      </w:pPr>
      <w:r w:rsidRPr="00F14B05">
        <w:rPr>
          <w:highlight w:val="white"/>
        </w:rPr>
        <w:t xml:space="preserve">    return 0;</w:t>
      </w:r>
    </w:p>
    <w:p w14:paraId="0EF3EE3B" w14:textId="77777777" w:rsidR="00F14B05" w:rsidRPr="00F14B05" w:rsidRDefault="00F14B05" w:rsidP="00F14B05">
      <w:pPr>
        <w:pStyle w:val="Code"/>
        <w:rPr>
          <w:highlight w:val="white"/>
        </w:rPr>
      </w:pPr>
      <w:r w:rsidRPr="00F14B05">
        <w:rPr>
          <w:highlight w:val="white"/>
        </w:rPr>
        <w:t xml:space="preserve">  }</w:t>
      </w:r>
    </w:p>
    <w:p w14:paraId="011D5A21" w14:textId="6285DBDD" w:rsidR="009C39E5" w:rsidRPr="00977FB5" w:rsidRDefault="009C39E5" w:rsidP="009C39E5">
      <w:pPr>
        <w:rPr>
          <w:highlight w:val="white"/>
        </w:rPr>
      </w:pPr>
      <w:r>
        <w:rPr>
          <w:highlight w:val="white"/>
        </w:rPr>
        <w:t xml:space="preserve">We test if </w:t>
      </w:r>
      <m:oMath>
        <m:r>
          <w:rPr>
            <w:rFonts w:ascii="Cambria Math" w:hAnsi="Cambria Math"/>
            <w:lang w:val="en-GB"/>
          </w:rPr>
          <m:t>y</m:t>
        </m:r>
      </m:oMath>
      <w:r>
        <w:rPr>
          <w:highlight w:val="white"/>
        </w:rPr>
        <w:t xml:space="preserve"> is an integer value by com</w:t>
      </w:r>
      <w:r w:rsidR="0009404F">
        <w:rPr>
          <w:highlight w:val="white"/>
        </w:rPr>
        <w:t>pa</w:t>
      </w:r>
      <w:r>
        <w:rPr>
          <w:highlight w:val="white"/>
        </w:rPr>
        <w:t>ring its floor and ceiling values.</w:t>
      </w:r>
      <w:r w:rsidR="0009404F">
        <w:rPr>
          <w:highlight w:val="white"/>
        </w:rPr>
        <w:t xml:space="preserve"> If they are equal, the value is an integer.</w:t>
      </w:r>
    </w:p>
    <w:p w14:paraId="36B4DBA2" w14:textId="77777777" w:rsidR="00F14B05" w:rsidRPr="00F14B05" w:rsidRDefault="00F14B05" w:rsidP="00F14B05">
      <w:pPr>
        <w:pStyle w:val="Code"/>
        <w:rPr>
          <w:highlight w:val="white"/>
        </w:rPr>
      </w:pPr>
      <w:r w:rsidRPr="00F14B05">
        <w:rPr>
          <w:highlight w:val="white"/>
        </w:rPr>
        <w:t xml:space="preserve">  else if ((x &lt; 0) &amp;&amp; (floor(y) == ceil(y))) {</w:t>
      </w:r>
    </w:p>
    <w:p w14:paraId="535A94B7" w14:textId="77777777" w:rsidR="00F14B05" w:rsidRPr="00F14B05" w:rsidRDefault="00F14B05" w:rsidP="00F14B05">
      <w:pPr>
        <w:pStyle w:val="Code"/>
        <w:rPr>
          <w:highlight w:val="white"/>
        </w:rPr>
      </w:pPr>
      <w:r w:rsidRPr="00F14B05">
        <w:rPr>
          <w:highlight w:val="white"/>
        </w:rPr>
        <w:t xml:space="preserve">    long long_y = (long) y;</w:t>
      </w:r>
    </w:p>
    <w:p w14:paraId="7078F407" w14:textId="68E3C8E9" w:rsidR="00977FB5" w:rsidRPr="00977FB5" w:rsidRDefault="00D07DA5" w:rsidP="00D07DA5">
      <w:pPr>
        <w:rPr>
          <w:highlight w:val="white"/>
        </w:rPr>
      </w:pPr>
      <w:r>
        <w:rPr>
          <w:highlight w:val="white"/>
        </w:rPr>
        <w:t xml:space="preserve">If the integer value of </w:t>
      </w:r>
      <m:oMath>
        <m:r>
          <w:rPr>
            <w:rFonts w:ascii="Cambria Math" w:hAnsi="Cambria Math"/>
            <w:lang w:val="en-GB"/>
          </w:rPr>
          <m:t>y</m:t>
        </m:r>
      </m:oMath>
      <w:r w:rsidR="00EC3B49">
        <w:rPr>
          <w:highlight w:val="white"/>
        </w:rPr>
        <w:t xml:space="preserve"> </w:t>
      </w:r>
      <w:r>
        <w:rPr>
          <w:highlight w:val="white"/>
        </w:rPr>
        <w:t>modulo two is zero, it is even. Otherwise, it is odd.</w:t>
      </w:r>
    </w:p>
    <w:p w14:paraId="0D75FC89" w14:textId="77777777" w:rsidR="00F14B05" w:rsidRPr="00F14B05" w:rsidRDefault="00F14B05" w:rsidP="00F14B05">
      <w:pPr>
        <w:pStyle w:val="Code"/>
        <w:rPr>
          <w:highlight w:val="white"/>
        </w:rPr>
      </w:pPr>
      <w:r w:rsidRPr="00F14B05">
        <w:rPr>
          <w:highlight w:val="white"/>
        </w:rPr>
        <w:t xml:space="preserve">    if ((long_y % 2) == 0) {</w:t>
      </w:r>
    </w:p>
    <w:p w14:paraId="0265BE08" w14:textId="77777777" w:rsidR="00F14B05" w:rsidRPr="00F14B05" w:rsidRDefault="00F14B05" w:rsidP="00F14B05">
      <w:pPr>
        <w:pStyle w:val="Code"/>
        <w:rPr>
          <w:highlight w:val="white"/>
        </w:rPr>
      </w:pPr>
      <w:r w:rsidRPr="00F14B05">
        <w:rPr>
          <w:highlight w:val="white"/>
        </w:rPr>
        <w:t xml:space="preserve">      return exp(y * log(-x));</w:t>
      </w:r>
    </w:p>
    <w:p w14:paraId="1437FD78" w14:textId="77777777" w:rsidR="00F14B05" w:rsidRPr="00F14B05" w:rsidRDefault="00F14B05" w:rsidP="00F14B05">
      <w:pPr>
        <w:pStyle w:val="Code"/>
        <w:rPr>
          <w:highlight w:val="white"/>
        </w:rPr>
      </w:pPr>
      <w:r w:rsidRPr="00F14B05">
        <w:rPr>
          <w:highlight w:val="white"/>
        </w:rPr>
        <w:t xml:space="preserve">    }</w:t>
      </w:r>
    </w:p>
    <w:p w14:paraId="43039FCA" w14:textId="77777777" w:rsidR="00F14B05" w:rsidRPr="00F14B05" w:rsidRDefault="00F14B05" w:rsidP="00F14B05">
      <w:pPr>
        <w:pStyle w:val="Code"/>
        <w:rPr>
          <w:highlight w:val="white"/>
        </w:rPr>
      </w:pPr>
      <w:r w:rsidRPr="00F14B05">
        <w:rPr>
          <w:highlight w:val="white"/>
        </w:rPr>
        <w:t xml:space="preserve">    else {</w:t>
      </w:r>
    </w:p>
    <w:p w14:paraId="7D15E5E4" w14:textId="77777777" w:rsidR="00F14B05" w:rsidRPr="00F14B05" w:rsidRDefault="00F14B05" w:rsidP="00F14B05">
      <w:pPr>
        <w:pStyle w:val="Code"/>
        <w:rPr>
          <w:highlight w:val="white"/>
        </w:rPr>
      </w:pPr>
      <w:r w:rsidRPr="00F14B05">
        <w:rPr>
          <w:highlight w:val="white"/>
        </w:rPr>
        <w:t xml:space="preserve">      return -exp(y * log(-x));</w:t>
      </w:r>
    </w:p>
    <w:p w14:paraId="4C21500B" w14:textId="77777777" w:rsidR="00F14B05" w:rsidRPr="00F14B05" w:rsidRDefault="00F14B05" w:rsidP="00F14B05">
      <w:pPr>
        <w:pStyle w:val="Code"/>
        <w:rPr>
          <w:highlight w:val="white"/>
        </w:rPr>
      </w:pPr>
      <w:r w:rsidRPr="00F14B05">
        <w:rPr>
          <w:highlight w:val="white"/>
        </w:rPr>
        <w:t xml:space="preserve">    }</w:t>
      </w:r>
    </w:p>
    <w:p w14:paraId="35088559" w14:textId="77777777" w:rsidR="00F14B05" w:rsidRPr="00F14B05" w:rsidRDefault="00F14B05" w:rsidP="00F14B05">
      <w:pPr>
        <w:pStyle w:val="Code"/>
        <w:rPr>
          <w:highlight w:val="white"/>
        </w:rPr>
      </w:pPr>
      <w:r w:rsidRPr="00F14B05">
        <w:rPr>
          <w:highlight w:val="white"/>
        </w:rPr>
        <w:t xml:space="preserve">  }</w:t>
      </w:r>
    </w:p>
    <w:p w14:paraId="22F06886" w14:textId="77777777" w:rsidR="00F14B05" w:rsidRPr="00F14B05" w:rsidRDefault="00F14B05" w:rsidP="00F14B05">
      <w:pPr>
        <w:pStyle w:val="Code"/>
        <w:rPr>
          <w:highlight w:val="white"/>
        </w:rPr>
      </w:pPr>
      <w:r w:rsidRPr="00F14B05">
        <w:rPr>
          <w:highlight w:val="white"/>
        </w:rPr>
        <w:t xml:space="preserve">  else {</w:t>
      </w:r>
    </w:p>
    <w:p w14:paraId="7BE69133" w14:textId="77777777" w:rsidR="00F14B05" w:rsidRPr="00F14B05" w:rsidRDefault="00F14B05" w:rsidP="00F14B05">
      <w:pPr>
        <w:pStyle w:val="Code"/>
        <w:rPr>
          <w:highlight w:val="white"/>
        </w:rPr>
      </w:pPr>
      <w:r w:rsidRPr="00F14B05">
        <w:rPr>
          <w:highlight w:val="white"/>
        </w:rPr>
        <w:t xml:space="preserve">    errno = EDOM;</w:t>
      </w:r>
    </w:p>
    <w:p w14:paraId="575D5E64" w14:textId="77777777" w:rsidR="00F14B05" w:rsidRPr="00F14B05" w:rsidRDefault="00F14B05" w:rsidP="00F14B05">
      <w:pPr>
        <w:pStyle w:val="Code"/>
        <w:rPr>
          <w:highlight w:val="white"/>
        </w:rPr>
      </w:pPr>
      <w:r w:rsidRPr="00F14B05">
        <w:rPr>
          <w:highlight w:val="white"/>
        </w:rPr>
        <w:t xml:space="preserve">    return 0;</w:t>
      </w:r>
    </w:p>
    <w:p w14:paraId="33FB0EC0" w14:textId="77777777" w:rsidR="00F14B05" w:rsidRPr="00F14B05" w:rsidRDefault="00F14B05" w:rsidP="00F14B05">
      <w:pPr>
        <w:pStyle w:val="Code"/>
        <w:rPr>
          <w:highlight w:val="white"/>
        </w:rPr>
      </w:pPr>
      <w:r w:rsidRPr="00F14B05">
        <w:rPr>
          <w:highlight w:val="white"/>
        </w:rPr>
        <w:t xml:space="preserve">  }</w:t>
      </w:r>
    </w:p>
    <w:p w14:paraId="4171AF38" w14:textId="77777777" w:rsidR="00F14B05" w:rsidRPr="00F14B05" w:rsidRDefault="00F14B05" w:rsidP="00F14B05">
      <w:pPr>
        <w:pStyle w:val="Code"/>
        <w:rPr>
          <w:highlight w:val="white"/>
        </w:rPr>
      </w:pPr>
      <w:r w:rsidRPr="00F14B05">
        <w:rPr>
          <w:highlight w:val="white"/>
        </w:rPr>
        <w:t>}</w:t>
      </w:r>
    </w:p>
    <w:p w14:paraId="63C5332C" w14:textId="5E81F67A" w:rsidR="00E60EDF" w:rsidRDefault="00B3231E" w:rsidP="001B0FE5">
      <w:pPr>
        <w:rPr>
          <w:highlight w:val="white"/>
          <w:lang w:val="en-GB"/>
        </w:rPr>
      </w:pPr>
      <w:r>
        <w:rPr>
          <w:highlight w:val="white"/>
          <w:lang w:val="en-GB"/>
        </w:rPr>
        <w:t>The function</w:t>
      </w:r>
      <w:r w:rsidR="001B0FE5">
        <w:rPr>
          <w:highlight w:val="white"/>
          <w:lang w:val="en-GB"/>
        </w:rPr>
        <w:t xml:space="preserve"> </w:t>
      </w:r>
      <w:r w:rsidR="001B0FE5" w:rsidRPr="001B0FE5">
        <w:rPr>
          <w:rStyle w:val="KeyWord0"/>
          <w:highlight w:val="white"/>
        </w:rPr>
        <w:t>ldexp</w:t>
      </w:r>
      <w:r w:rsidR="001B0FE5">
        <w:rPr>
          <w:lang w:val="en-GB"/>
        </w:rPr>
        <w:t xml:space="preserve"> </w:t>
      </w:r>
      <w:r>
        <w:rPr>
          <w:rFonts w:eastAsiaTheme="minorEastAsia"/>
          <w:lang w:val="en-GB"/>
        </w:rPr>
        <w:t>is defined as</w:t>
      </w:r>
      <w:r w:rsidR="00442B51">
        <w:rPr>
          <w:rFonts w:eastAsiaTheme="minorEastAsia"/>
          <w:lang w:val="en-GB"/>
        </w:rPr>
        <w:t xml:space="preserve"> </w:t>
      </w:r>
      <m:oMath>
        <m:r>
          <m:rPr>
            <m:sty m:val="p"/>
          </m:rPr>
          <w:rPr>
            <w:rFonts w:ascii="Cambria Math" w:hAnsi="Cambria Math"/>
            <w:noProof/>
            <w:lang w:val="en-GB"/>
          </w:rPr>
          <m:t>ldexp</m:t>
        </m:r>
        <m:r>
          <w:rPr>
            <w:rFonts w:ascii="Cambria Math" w:hAnsi="Cambria Math"/>
            <w:noProof/>
            <w:lang w:val="en-GB"/>
          </w:rPr>
          <m:t xml:space="preserve"> (x, n)=x∙</m:t>
        </m:r>
        <m:sSup>
          <m:sSupPr>
            <m:ctrlPr>
              <w:rPr>
                <w:rFonts w:ascii="Cambria Math" w:hAnsi="Cambria Math"/>
                <w:i/>
                <w:noProof/>
                <w:lang w:val="en-GB"/>
              </w:rPr>
            </m:ctrlPr>
          </m:sSupPr>
          <m:e>
            <m:r>
              <w:rPr>
                <w:rFonts w:ascii="Cambria Math" w:hAnsi="Cambria Math"/>
                <w:noProof/>
                <w:lang w:val="en-GB"/>
              </w:rPr>
              <m:t>2</m:t>
            </m:r>
          </m:e>
          <m:sup>
            <m:r>
              <w:rPr>
                <w:rFonts w:ascii="Cambria Math" w:hAnsi="Cambria Math"/>
                <w:noProof/>
                <w:lang w:val="en-GB"/>
              </w:rPr>
              <m:t>n</m:t>
            </m:r>
          </m:sup>
        </m:sSup>
      </m:oMath>
      <w:r w:rsidR="001B0FE5">
        <w:rPr>
          <w:rFonts w:eastAsiaTheme="minorEastAsia"/>
          <w:lang w:val="en-GB"/>
        </w:rPr>
        <w:t>.</w:t>
      </w:r>
    </w:p>
    <w:p w14:paraId="620CEAF1" w14:textId="77777777" w:rsidR="00F14B05" w:rsidRPr="00F14B05" w:rsidRDefault="00F14B05" w:rsidP="00F14B05">
      <w:pPr>
        <w:pStyle w:val="Code"/>
        <w:rPr>
          <w:highlight w:val="white"/>
        </w:rPr>
      </w:pPr>
      <w:r w:rsidRPr="00F14B05">
        <w:rPr>
          <w:highlight w:val="white"/>
        </w:rPr>
        <w:t>double ldexp(double x, int n) {</w:t>
      </w:r>
    </w:p>
    <w:p w14:paraId="249E05E8" w14:textId="77777777" w:rsidR="00F14B05" w:rsidRPr="00F14B05" w:rsidRDefault="00F14B05" w:rsidP="00F14B05">
      <w:pPr>
        <w:pStyle w:val="Code"/>
        <w:rPr>
          <w:highlight w:val="white"/>
        </w:rPr>
      </w:pPr>
      <w:r w:rsidRPr="00F14B05">
        <w:rPr>
          <w:highlight w:val="white"/>
        </w:rPr>
        <w:t xml:space="preserve">  return x * pow(2, n);</w:t>
      </w:r>
    </w:p>
    <w:p w14:paraId="5D554D67" w14:textId="77777777" w:rsidR="00F14B05" w:rsidRPr="00F14B05" w:rsidRDefault="00F14B05" w:rsidP="00F14B05">
      <w:pPr>
        <w:pStyle w:val="Code"/>
        <w:rPr>
          <w:highlight w:val="white"/>
        </w:rPr>
      </w:pPr>
      <w:r w:rsidRPr="00F14B05">
        <w:rPr>
          <w:highlight w:val="white"/>
        </w:rPr>
        <w:t>}</w:t>
      </w:r>
    </w:p>
    <w:p w14:paraId="6BE8F18B" w14:textId="733295CF" w:rsidR="00555D55" w:rsidRDefault="00574C06" w:rsidP="00574C06">
      <w:pPr>
        <w:rPr>
          <w:highlight w:val="white"/>
          <w:lang w:val="en-GB"/>
        </w:rPr>
      </w:pPr>
      <w:r>
        <w:rPr>
          <w:highlight w:val="white"/>
          <w:lang w:val="en-GB"/>
        </w:rPr>
        <w:lastRenderedPageBreak/>
        <w:t xml:space="preserve">The function </w:t>
      </w:r>
      <w:r w:rsidRPr="00574C06">
        <w:rPr>
          <w:rStyle w:val="KeyWord0"/>
          <w:highlight w:val="white"/>
        </w:rPr>
        <w:t>frexp</w:t>
      </w:r>
      <w:r>
        <w:rPr>
          <w:highlight w:val="white"/>
          <w:lang w:val="en-GB"/>
        </w:rPr>
        <w:t xml:space="preserve"> </w:t>
      </w:r>
      <w:r w:rsidR="00D033CF">
        <w:rPr>
          <w:highlight w:val="white"/>
          <w:lang w:val="en-GB"/>
        </w:rPr>
        <w:t xml:space="preserve">splits </w:t>
      </w:r>
      <w:r w:rsidR="00D033CF" w:rsidRPr="00D033CF">
        <w:rPr>
          <w:rStyle w:val="KeyWord0"/>
          <w:highlight w:val="white"/>
        </w:rPr>
        <w:t>x</w:t>
      </w:r>
      <w:r w:rsidR="00D033CF">
        <w:rPr>
          <w:highlight w:val="white"/>
          <w:lang w:val="en-GB"/>
        </w:rPr>
        <w:t xml:space="preserve"> into </w:t>
      </w:r>
      <w:r w:rsidR="00A557EC">
        <w:rPr>
          <w:highlight w:val="white"/>
          <w:lang w:val="en-GB"/>
        </w:rPr>
        <w:t xml:space="preserve">normalized fraction of </w:t>
      </w:r>
      <w:r w:rsidR="00A557EC" w:rsidRPr="00A557EC">
        <w:rPr>
          <w:rStyle w:val="KeyWord0"/>
          <w:highlight w:val="white"/>
        </w:rPr>
        <w:t>x</w:t>
      </w:r>
      <w:r w:rsidR="00C92FF8">
        <w:rPr>
          <w:highlight w:val="white"/>
          <w:lang w:val="en-GB"/>
        </w:rPr>
        <w:t xml:space="preserve">. </w:t>
      </w:r>
      <w:r w:rsidR="003E714E">
        <w:rPr>
          <w:highlight w:val="white"/>
          <w:lang w:val="en-GB"/>
        </w:rPr>
        <w:t>The r</w:t>
      </w:r>
      <w:r w:rsidR="00C92FF8">
        <w:rPr>
          <w:highlight w:val="white"/>
          <w:lang w:val="en-GB"/>
        </w:rPr>
        <w:t>eturn</w:t>
      </w:r>
      <w:r w:rsidR="00F15F9C">
        <w:rPr>
          <w:highlight w:val="white"/>
          <w:lang w:val="en-GB"/>
        </w:rPr>
        <w:t xml:space="preserve"> value</w:t>
      </w:r>
      <w:r w:rsidR="00C92FF8">
        <w:rPr>
          <w:highlight w:val="white"/>
          <w:lang w:val="en-GB"/>
        </w:rPr>
        <w:t xml:space="preserve"> </w:t>
      </w:r>
      <w:r w:rsidR="003E714E">
        <w:rPr>
          <w:highlight w:val="white"/>
          <w:lang w:val="en-GB"/>
        </w:rPr>
        <w:t>is within the interval from 0.5, inclusive, to 1, exclusive.</w:t>
      </w:r>
    </w:p>
    <w:p w14:paraId="17B14890" w14:textId="77777777" w:rsidR="002D4602" w:rsidRPr="002D4602" w:rsidRDefault="002D4602" w:rsidP="002D4602">
      <w:pPr>
        <w:pStyle w:val="Code"/>
        <w:rPr>
          <w:highlight w:val="white"/>
        </w:rPr>
      </w:pPr>
      <w:r w:rsidRPr="002D4602">
        <w:rPr>
          <w:highlight w:val="white"/>
        </w:rPr>
        <w:t>#define LN_2 0.6931471805599453094172321</w:t>
      </w:r>
    </w:p>
    <w:p w14:paraId="073979AF" w14:textId="77777777" w:rsidR="002D4602" w:rsidRPr="002D4602" w:rsidRDefault="002D4602" w:rsidP="002D4602">
      <w:pPr>
        <w:pStyle w:val="Code"/>
        <w:rPr>
          <w:highlight w:val="white"/>
        </w:rPr>
      </w:pPr>
    </w:p>
    <w:p w14:paraId="42FDD8FC" w14:textId="77777777" w:rsidR="002D4602" w:rsidRPr="002D4602" w:rsidRDefault="002D4602" w:rsidP="002D4602">
      <w:pPr>
        <w:pStyle w:val="Code"/>
        <w:rPr>
          <w:highlight w:val="white"/>
        </w:rPr>
      </w:pPr>
      <w:r w:rsidRPr="002D4602">
        <w:rPr>
          <w:highlight w:val="white"/>
        </w:rPr>
        <w:t>static log2(double x) {</w:t>
      </w:r>
    </w:p>
    <w:p w14:paraId="1F7A0E0C" w14:textId="77777777" w:rsidR="002D4602" w:rsidRPr="002D4602" w:rsidRDefault="002D4602" w:rsidP="002D4602">
      <w:pPr>
        <w:pStyle w:val="Code"/>
        <w:rPr>
          <w:highlight w:val="white"/>
        </w:rPr>
      </w:pPr>
      <w:r w:rsidRPr="002D4602">
        <w:rPr>
          <w:highlight w:val="white"/>
        </w:rPr>
        <w:t xml:space="preserve">  return log(x) / LN_2;</w:t>
      </w:r>
    </w:p>
    <w:p w14:paraId="28799550" w14:textId="77777777" w:rsidR="002D4602" w:rsidRPr="002D4602" w:rsidRDefault="002D4602" w:rsidP="002D4602">
      <w:pPr>
        <w:pStyle w:val="Code"/>
        <w:rPr>
          <w:highlight w:val="white"/>
        </w:rPr>
      </w:pPr>
      <w:r w:rsidRPr="002D4602">
        <w:rPr>
          <w:highlight w:val="white"/>
        </w:rPr>
        <w:t>}</w:t>
      </w:r>
    </w:p>
    <w:p w14:paraId="5B61E551" w14:textId="77777777" w:rsidR="002D4602" w:rsidRPr="002D4602" w:rsidRDefault="002D4602" w:rsidP="002D4602">
      <w:pPr>
        <w:pStyle w:val="Code"/>
        <w:rPr>
          <w:highlight w:val="white"/>
        </w:rPr>
      </w:pPr>
    </w:p>
    <w:p w14:paraId="55A74AA9" w14:textId="77777777" w:rsidR="002D4602" w:rsidRPr="002D4602" w:rsidRDefault="002D4602" w:rsidP="002D4602">
      <w:pPr>
        <w:pStyle w:val="Code"/>
        <w:rPr>
          <w:highlight w:val="white"/>
        </w:rPr>
      </w:pPr>
      <w:r w:rsidRPr="002D4602">
        <w:rPr>
          <w:highlight w:val="white"/>
        </w:rPr>
        <w:t>double frexp(double x, int* p) {</w:t>
      </w:r>
    </w:p>
    <w:p w14:paraId="0DE8275D" w14:textId="77777777" w:rsidR="002D4602" w:rsidRPr="002D4602" w:rsidRDefault="002D4602" w:rsidP="002D4602">
      <w:pPr>
        <w:pStyle w:val="Code"/>
        <w:rPr>
          <w:highlight w:val="white"/>
        </w:rPr>
      </w:pPr>
      <w:r w:rsidRPr="002D4602">
        <w:rPr>
          <w:highlight w:val="white"/>
        </w:rPr>
        <w:t xml:space="preserve">  if (x != 0)  {</w:t>
      </w:r>
    </w:p>
    <w:p w14:paraId="1E3AD8D4" w14:textId="77777777" w:rsidR="002D4602" w:rsidRPr="002D4602" w:rsidRDefault="002D4602" w:rsidP="002D4602">
      <w:pPr>
        <w:pStyle w:val="Code"/>
        <w:rPr>
          <w:highlight w:val="white"/>
        </w:rPr>
      </w:pPr>
      <w:r w:rsidRPr="002D4602">
        <w:rPr>
          <w:highlight w:val="white"/>
        </w:rPr>
        <w:t xml:space="preserve">    int exponent = (int) log2(fabs(x));</w:t>
      </w:r>
    </w:p>
    <w:p w14:paraId="529CFFC7" w14:textId="77777777" w:rsidR="002D4602" w:rsidRPr="002D4602" w:rsidRDefault="002D4602" w:rsidP="002D4602">
      <w:pPr>
        <w:pStyle w:val="Code"/>
        <w:rPr>
          <w:highlight w:val="white"/>
        </w:rPr>
      </w:pPr>
    </w:p>
    <w:p w14:paraId="6C0D490F" w14:textId="77777777" w:rsidR="002D4602" w:rsidRPr="002D4602" w:rsidRDefault="002D4602" w:rsidP="002D4602">
      <w:pPr>
        <w:pStyle w:val="Code"/>
        <w:rPr>
          <w:highlight w:val="white"/>
        </w:rPr>
      </w:pPr>
      <w:r w:rsidRPr="002D4602">
        <w:rPr>
          <w:highlight w:val="white"/>
        </w:rPr>
        <w:t xml:space="preserve">    if (pow(2, exponent) &lt; x) {</w:t>
      </w:r>
    </w:p>
    <w:p w14:paraId="54B8C77F" w14:textId="77777777" w:rsidR="002D4602" w:rsidRPr="002D4602" w:rsidRDefault="002D4602" w:rsidP="002D4602">
      <w:pPr>
        <w:pStyle w:val="Code"/>
        <w:rPr>
          <w:highlight w:val="white"/>
        </w:rPr>
      </w:pPr>
      <w:r w:rsidRPr="002D4602">
        <w:rPr>
          <w:highlight w:val="white"/>
        </w:rPr>
        <w:t xml:space="preserve">      ++exponent;</w:t>
      </w:r>
    </w:p>
    <w:p w14:paraId="4FCA4780" w14:textId="77777777" w:rsidR="002D4602" w:rsidRPr="002D4602" w:rsidRDefault="002D4602" w:rsidP="002D4602">
      <w:pPr>
        <w:pStyle w:val="Code"/>
        <w:rPr>
          <w:highlight w:val="white"/>
        </w:rPr>
      </w:pPr>
      <w:r w:rsidRPr="002D4602">
        <w:rPr>
          <w:highlight w:val="white"/>
        </w:rPr>
        <w:t xml:space="preserve">    }</w:t>
      </w:r>
    </w:p>
    <w:p w14:paraId="1E25D6B7" w14:textId="77777777" w:rsidR="002D4602" w:rsidRPr="002D4602" w:rsidRDefault="002D4602" w:rsidP="002D4602">
      <w:pPr>
        <w:pStyle w:val="Code"/>
        <w:rPr>
          <w:highlight w:val="white"/>
        </w:rPr>
      </w:pPr>
    </w:p>
    <w:p w14:paraId="2CAADC76" w14:textId="77777777" w:rsidR="002D4602" w:rsidRPr="002D4602" w:rsidRDefault="002D4602" w:rsidP="002D4602">
      <w:pPr>
        <w:pStyle w:val="Code"/>
        <w:rPr>
          <w:highlight w:val="white"/>
        </w:rPr>
      </w:pPr>
      <w:r w:rsidRPr="002D4602">
        <w:rPr>
          <w:highlight w:val="white"/>
        </w:rPr>
        <w:t xml:space="preserve">    if (p != NULL) {</w:t>
      </w:r>
    </w:p>
    <w:p w14:paraId="31D85443" w14:textId="77777777" w:rsidR="002D4602" w:rsidRPr="002D4602" w:rsidRDefault="002D4602" w:rsidP="002D4602">
      <w:pPr>
        <w:pStyle w:val="Code"/>
        <w:rPr>
          <w:highlight w:val="white"/>
        </w:rPr>
      </w:pPr>
      <w:r w:rsidRPr="002D4602">
        <w:rPr>
          <w:highlight w:val="white"/>
        </w:rPr>
        <w:t xml:space="preserve">      *p = exponent;</w:t>
      </w:r>
    </w:p>
    <w:p w14:paraId="53256D6C" w14:textId="77777777" w:rsidR="002D4602" w:rsidRPr="002D4602" w:rsidRDefault="002D4602" w:rsidP="002D4602">
      <w:pPr>
        <w:pStyle w:val="Code"/>
        <w:rPr>
          <w:highlight w:val="white"/>
        </w:rPr>
      </w:pPr>
      <w:r w:rsidRPr="002D4602">
        <w:rPr>
          <w:highlight w:val="white"/>
        </w:rPr>
        <w:t xml:space="preserve">    }</w:t>
      </w:r>
    </w:p>
    <w:p w14:paraId="5DE3B554" w14:textId="77777777" w:rsidR="002D4602" w:rsidRPr="002D4602" w:rsidRDefault="002D4602" w:rsidP="002D4602">
      <w:pPr>
        <w:pStyle w:val="Code"/>
        <w:rPr>
          <w:highlight w:val="white"/>
        </w:rPr>
      </w:pPr>
    </w:p>
    <w:p w14:paraId="03B04357" w14:textId="77777777" w:rsidR="002D4602" w:rsidRPr="002D4602" w:rsidRDefault="002D4602" w:rsidP="002D4602">
      <w:pPr>
        <w:pStyle w:val="Code"/>
        <w:rPr>
          <w:highlight w:val="white"/>
        </w:rPr>
      </w:pPr>
      <w:r w:rsidRPr="002D4602">
        <w:rPr>
          <w:highlight w:val="white"/>
        </w:rPr>
        <w:t xml:space="preserve">    return (x / pow(2, exponent));</w:t>
      </w:r>
    </w:p>
    <w:p w14:paraId="1C1422B2" w14:textId="77777777" w:rsidR="002D4602" w:rsidRPr="002D4602" w:rsidRDefault="002D4602" w:rsidP="002D4602">
      <w:pPr>
        <w:pStyle w:val="Code"/>
        <w:rPr>
          <w:highlight w:val="white"/>
        </w:rPr>
      </w:pPr>
      <w:r w:rsidRPr="002D4602">
        <w:rPr>
          <w:highlight w:val="white"/>
        </w:rPr>
        <w:t xml:space="preserve">  }</w:t>
      </w:r>
    </w:p>
    <w:p w14:paraId="4B83C215" w14:textId="77777777" w:rsidR="002D4602" w:rsidRPr="002D4602" w:rsidRDefault="002D4602" w:rsidP="002D4602">
      <w:pPr>
        <w:pStyle w:val="Code"/>
        <w:rPr>
          <w:highlight w:val="white"/>
        </w:rPr>
      </w:pPr>
      <w:r w:rsidRPr="002D4602">
        <w:rPr>
          <w:highlight w:val="white"/>
        </w:rPr>
        <w:t xml:space="preserve">  else {</w:t>
      </w:r>
    </w:p>
    <w:p w14:paraId="18B97B0B" w14:textId="77777777" w:rsidR="002D4602" w:rsidRPr="002D4602" w:rsidRDefault="002D4602" w:rsidP="002D4602">
      <w:pPr>
        <w:pStyle w:val="Code"/>
        <w:rPr>
          <w:highlight w:val="white"/>
        </w:rPr>
      </w:pPr>
      <w:r w:rsidRPr="002D4602">
        <w:rPr>
          <w:highlight w:val="white"/>
        </w:rPr>
        <w:t xml:space="preserve">    if (p != NULL) {</w:t>
      </w:r>
    </w:p>
    <w:p w14:paraId="1EB21F8D" w14:textId="77777777" w:rsidR="002D4602" w:rsidRPr="002D4602" w:rsidRDefault="002D4602" w:rsidP="002D4602">
      <w:pPr>
        <w:pStyle w:val="Code"/>
        <w:rPr>
          <w:highlight w:val="white"/>
        </w:rPr>
      </w:pPr>
      <w:r w:rsidRPr="002D4602">
        <w:rPr>
          <w:highlight w:val="white"/>
        </w:rPr>
        <w:t xml:space="preserve">      *p = 0;</w:t>
      </w:r>
    </w:p>
    <w:p w14:paraId="327133CC" w14:textId="77777777" w:rsidR="002D4602" w:rsidRPr="002D4602" w:rsidRDefault="002D4602" w:rsidP="002D4602">
      <w:pPr>
        <w:pStyle w:val="Code"/>
        <w:rPr>
          <w:highlight w:val="white"/>
        </w:rPr>
      </w:pPr>
      <w:r w:rsidRPr="002D4602">
        <w:rPr>
          <w:highlight w:val="white"/>
        </w:rPr>
        <w:t xml:space="preserve">    }</w:t>
      </w:r>
    </w:p>
    <w:p w14:paraId="3BDCEF34" w14:textId="77777777" w:rsidR="002D4602" w:rsidRPr="002D4602" w:rsidRDefault="002D4602" w:rsidP="002D4602">
      <w:pPr>
        <w:pStyle w:val="Code"/>
        <w:rPr>
          <w:highlight w:val="white"/>
        </w:rPr>
      </w:pPr>
    </w:p>
    <w:p w14:paraId="25D16C6B" w14:textId="77777777" w:rsidR="002D4602" w:rsidRPr="002D4602" w:rsidRDefault="002D4602" w:rsidP="002D4602">
      <w:pPr>
        <w:pStyle w:val="Code"/>
        <w:rPr>
          <w:highlight w:val="white"/>
        </w:rPr>
      </w:pPr>
      <w:r w:rsidRPr="002D4602">
        <w:rPr>
          <w:highlight w:val="white"/>
        </w:rPr>
        <w:t xml:space="preserve">    return 0;</w:t>
      </w:r>
    </w:p>
    <w:p w14:paraId="6E390622" w14:textId="77777777" w:rsidR="002D4602" w:rsidRPr="002D4602" w:rsidRDefault="002D4602" w:rsidP="002D4602">
      <w:pPr>
        <w:pStyle w:val="Code"/>
        <w:rPr>
          <w:highlight w:val="white"/>
        </w:rPr>
      </w:pPr>
      <w:r w:rsidRPr="002D4602">
        <w:rPr>
          <w:highlight w:val="white"/>
        </w:rPr>
        <w:t xml:space="preserve">  }</w:t>
      </w:r>
    </w:p>
    <w:p w14:paraId="1CAD2836" w14:textId="77777777" w:rsidR="002D4602" w:rsidRPr="002D4602" w:rsidRDefault="002D4602" w:rsidP="002D4602">
      <w:pPr>
        <w:pStyle w:val="Code"/>
        <w:rPr>
          <w:highlight w:val="white"/>
        </w:rPr>
      </w:pPr>
      <w:r w:rsidRPr="002D4602">
        <w:rPr>
          <w:highlight w:val="white"/>
        </w:rPr>
        <w:t>}</w:t>
      </w:r>
    </w:p>
    <w:p w14:paraId="6121B73D" w14:textId="77777777" w:rsidR="007730D0" w:rsidRPr="00E538AD" w:rsidRDefault="007730D0" w:rsidP="007730D0">
      <w:pPr>
        <w:pStyle w:val="Rubrik3"/>
        <w:numPr>
          <w:ilvl w:val="2"/>
          <w:numId w:val="174"/>
        </w:numPr>
        <w:rPr>
          <w:highlight w:val="white"/>
          <w:lang w:val="en-GB"/>
        </w:rPr>
      </w:pPr>
      <w:r w:rsidRPr="00E538AD">
        <w:rPr>
          <w:highlight w:val="white"/>
          <w:lang w:val="en-GB"/>
        </w:rPr>
        <w:t>Square Root</w:t>
      </w:r>
    </w:p>
    <w:p w14:paraId="657F84FC" w14:textId="77777777" w:rsidR="007730D0" w:rsidRDefault="007730D0" w:rsidP="007730D0">
      <w:pPr>
        <w:rPr>
          <w:highlight w:val="white"/>
          <w:lang w:val="en-GB"/>
        </w:rPr>
      </w:pPr>
      <w:r>
        <w:rPr>
          <w:highlight w:val="white"/>
          <w:lang w:val="en-GB"/>
        </w:rPr>
        <w:t xml:space="preserve">The square root </w:t>
      </w:r>
      <m:oMath>
        <m:r>
          <w:rPr>
            <w:rFonts w:ascii="Cambria Math" w:hAnsi="Cambria Math"/>
            <w:lang w:val="en-GB"/>
          </w:rPr>
          <m:t>r</m:t>
        </m:r>
      </m:oMath>
      <w:r>
        <w:rPr>
          <w:highlight w:val="white"/>
          <w:lang w:val="en-GB"/>
        </w:rPr>
        <w:t xml:space="preserve"> of </w:t>
      </w:r>
      <m:oMath>
        <m:r>
          <w:rPr>
            <w:rFonts w:ascii="Cambria Math" w:hAnsi="Cambria Math"/>
            <w:lang w:val="en-GB"/>
          </w:rPr>
          <m:t>x</m:t>
        </m:r>
      </m:oMath>
      <w:r>
        <w:rPr>
          <w:highlight w:val="white"/>
          <w:lang w:val="en-GB"/>
        </w:rPr>
        <w:t xml:space="preserve"> is for all </w:t>
      </w:r>
      <m:oMath>
        <m:r>
          <w:rPr>
            <w:rFonts w:ascii="Cambria Math" w:hAnsi="Cambria Math"/>
            <w:lang w:val="en-GB"/>
          </w:rPr>
          <m:t>x</m:t>
        </m:r>
        <m:r>
          <w:rPr>
            <w:rFonts w:ascii="Cambria Math" w:eastAsiaTheme="minorEastAsia" w:hAnsi="Cambria Math"/>
            <w:lang w:val="en-GB"/>
          </w:rPr>
          <m:t>&gt;0</m:t>
        </m:r>
      </m:oMath>
      <w:r>
        <w:rPr>
          <w:highlight w:val="white"/>
          <w:lang w:val="en-GB"/>
        </w:rPr>
        <w:t xml:space="preserve"> is iterative defined as:</w:t>
      </w:r>
    </w:p>
    <w:p w14:paraId="681DB1FA" w14:textId="77777777" w:rsidR="007730D0" w:rsidRPr="00D655BE" w:rsidRDefault="00735809" w:rsidP="007730D0">
      <w:pPr>
        <w:rPr>
          <w:rFonts w:eastAsiaTheme="minorEastAsia"/>
          <w:highlight w:val="white"/>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=1</m:t>
                  </m:r>
                </m:e>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x</m:t>
                          </m:r>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den>
                      </m:f>
                    </m:num>
                    <m:den>
                      <m:r>
                        <w:rPr>
                          <w:rFonts w:ascii="Cambria Math" w:hAnsi="Cambria Math"/>
                          <w:lang w:val="en-GB"/>
                        </w:rPr>
                        <m:t>2</m:t>
                      </m:r>
                    </m:den>
                  </m:f>
                </m:e>
              </m:eqArr>
            </m:e>
          </m:d>
        </m:oMath>
      </m:oMathPara>
    </w:p>
    <w:p w14:paraId="168ABCA1" w14:textId="77777777" w:rsidR="002D4602" w:rsidRPr="002D4602" w:rsidRDefault="002D4602" w:rsidP="002D4602">
      <w:pPr>
        <w:pStyle w:val="Code"/>
        <w:rPr>
          <w:highlight w:val="white"/>
        </w:rPr>
      </w:pPr>
      <w:r w:rsidRPr="002D4602">
        <w:rPr>
          <w:highlight w:val="white"/>
        </w:rPr>
        <w:t>double sqrt(double x) {</w:t>
      </w:r>
    </w:p>
    <w:p w14:paraId="63732B20" w14:textId="77777777" w:rsidR="002D4602" w:rsidRPr="002D4602" w:rsidRDefault="002D4602" w:rsidP="002D4602">
      <w:pPr>
        <w:pStyle w:val="Code"/>
        <w:rPr>
          <w:highlight w:val="white"/>
        </w:rPr>
      </w:pPr>
      <w:r w:rsidRPr="002D4602">
        <w:rPr>
          <w:highlight w:val="white"/>
        </w:rPr>
        <w:t xml:space="preserve">  if (x &gt;= 0) {</w:t>
      </w:r>
    </w:p>
    <w:p w14:paraId="544A6522" w14:textId="77777777" w:rsidR="002D4602" w:rsidRPr="002D4602" w:rsidRDefault="002D4602" w:rsidP="002D4602">
      <w:pPr>
        <w:pStyle w:val="Code"/>
        <w:rPr>
          <w:highlight w:val="white"/>
        </w:rPr>
      </w:pPr>
      <w:r w:rsidRPr="002D4602">
        <w:rPr>
          <w:highlight w:val="white"/>
        </w:rPr>
        <w:t xml:space="preserve">    double root_i, root_i_plus_1 = 1;</w:t>
      </w:r>
    </w:p>
    <w:p w14:paraId="4516A284" w14:textId="77777777" w:rsidR="002D4602" w:rsidRPr="002D4602" w:rsidRDefault="002D4602" w:rsidP="002D4602">
      <w:pPr>
        <w:pStyle w:val="Code"/>
        <w:rPr>
          <w:highlight w:val="white"/>
        </w:rPr>
      </w:pPr>
    </w:p>
    <w:p w14:paraId="106581A4" w14:textId="77777777" w:rsidR="002D4602" w:rsidRPr="002D4602" w:rsidRDefault="002D4602" w:rsidP="002D4602">
      <w:pPr>
        <w:pStyle w:val="Code"/>
        <w:rPr>
          <w:highlight w:val="white"/>
        </w:rPr>
      </w:pPr>
      <w:r w:rsidRPr="002D4602">
        <w:rPr>
          <w:highlight w:val="white"/>
        </w:rPr>
        <w:t xml:space="preserve">    do {</w:t>
      </w:r>
    </w:p>
    <w:p w14:paraId="212B2255" w14:textId="77777777" w:rsidR="002D4602" w:rsidRPr="002D4602" w:rsidRDefault="002D4602" w:rsidP="002D4602">
      <w:pPr>
        <w:pStyle w:val="Code"/>
        <w:rPr>
          <w:highlight w:val="white"/>
        </w:rPr>
      </w:pPr>
      <w:r w:rsidRPr="002D4602">
        <w:rPr>
          <w:highlight w:val="white"/>
        </w:rPr>
        <w:t xml:space="preserve">      root_i = root_i_plus_1;</w:t>
      </w:r>
    </w:p>
    <w:p w14:paraId="0ED0E1BC" w14:textId="77777777" w:rsidR="002D4602" w:rsidRPr="002D4602" w:rsidRDefault="002D4602" w:rsidP="002D4602">
      <w:pPr>
        <w:pStyle w:val="Code"/>
        <w:rPr>
          <w:highlight w:val="white"/>
        </w:rPr>
      </w:pPr>
      <w:r w:rsidRPr="002D4602">
        <w:rPr>
          <w:highlight w:val="white"/>
        </w:rPr>
        <w:t xml:space="preserve">      root_i_plus_1 = (root_i + (x / root_i)) / 2;</w:t>
      </w:r>
    </w:p>
    <w:p w14:paraId="7E70AE61" w14:textId="77777777" w:rsidR="002D4602" w:rsidRPr="002D4602" w:rsidRDefault="002D4602" w:rsidP="002D4602">
      <w:pPr>
        <w:pStyle w:val="Code"/>
        <w:rPr>
          <w:highlight w:val="white"/>
        </w:rPr>
      </w:pPr>
      <w:r w:rsidRPr="002D4602">
        <w:rPr>
          <w:highlight w:val="white"/>
        </w:rPr>
        <w:t xml:space="preserve">    } while (fabs(root_i_plus_1 - root_i) &gt;= EPSILON);</w:t>
      </w:r>
    </w:p>
    <w:p w14:paraId="43DEAB36" w14:textId="77777777" w:rsidR="002D4602" w:rsidRPr="002D4602" w:rsidRDefault="002D4602" w:rsidP="002D4602">
      <w:pPr>
        <w:pStyle w:val="Code"/>
        <w:rPr>
          <w:highlight w:val="white"/>
        </w:rPr>
      </w:pPr>
    </w:p>
    <w:p w14:paraId="505B06B7" w14:textId="77777777" w:rsidR="002D4602" w:rsidRPr="002D4602" w:rsidRDefault="002D4602" w:rsidP="002D4602">
      <w:pPr>
        <w:pStyle w:val="Code"/>
        <w:rPr>
          <w:highlight w:val="white"/>
        </w:rPr>
      </w:pPr>
      <w:r w:rsidRPr="002D4602">
        <w:rPr>
          <w:highlight w:val="white"/>
        </w:rPr>
        <w:t xml:space="preserve">    return root_i_plus_1;</w:t>
      </w:r>
    </w:p>
    <w:p w14:paraId="4F1D7AFD" w14:textId="77777777" w:rsidR="002D4602" w:rsidRPr="002D4602" w:rsidRDefault="002D4602" w:rsidP="002D4602">
      <w:pPr>
        <w:pStyle w:val="Code"/>
        <w:rPr>
          <w:highlight w:val="white"/>
        </w:rPr>
      </w:pPr>
      <w:r w:rsidRPr="002D4602">
        <w:rPr>
          <w:highlight w:val="white"/>
        </w:rPr>
        <w:t xml:space="preserve">  }</w:t>
      </w:r>
    </w:p>
    <w:p w14:paraId="390413F4" w14:textId="77777777" w:rsidR="002D4602" w:rsidRPr="002D4602" w:rsidRDefault="002D4602" w:rsidP="002D4602">
      <w:pPr>
        <w:pStyle w:val="Code"/>
        <w:rPr>
          <w:highlight w:val="white"/>
        </w:rPr>
      </w:pPr>
      <w:r w:rsidRPr="002D4602">
        <w:rPr>
          <w:highlight w:val="white"/>
        </w:rPr>
        <w:t xml:space="preserve">  else {</w:t>
      </w:r>
    </w:p>
    <w:p w14:paraId="6C7E3B86" w14:textId="77777777" w:rsidR="002D4602" w:rsidRPr="002D4602" w:rsidRDefault="002D4602" w:rsidP="002D4602">
      <w:pPr>
        <w:pStyle w:val="Code"/>
        <w:rPr>
          <w:highlight w:val="white"/>
        </w:rPr>
      </w:pPr>
      <w:r w:rsidRPr="002D4602">
        <w:rPr>
          <w:highlight w:val="white"/>
        </w:rPr>
        <w:t xml:space="preserve">    errno = EDOM;</w:t>
      </w:r>
    </w:p>
    <w:p w14:paraId="41BE7340" w14:textId="77777777" w:rsidR="002D4602" w:rsidRPr="002D4602" w:rsidRDefault="002D4602" w:rsidP="002D4602">
      <w:pPr>
        <w:pStyle w:val="Code"/>
        <w:rPr>
          <w:highlight w:val="white"/>
        </w:rPr>
      </w:pPr>
      <w:r w:rsidRPr="002D4602">
        <w:rPr>
          <w:highlight w:val="white"/>
        </w:rPr>
        <w:t xml:space="preserve">    return 0;</w:t>
      </w:r>
    </w:p>
    <w:p w14:paraId="4258238F" w14:textId="77777777" w:rsidR="002D4602" w:rsidRPr="002D4602" w:rsidRDefault="002D4602" w:rsidP="002D4602">
      <w:pPr>
        <w:pStyle w:val="Code"/>
        <w:rPr>
          <w:highlight w:val="white"/>
        </w:rPr>
      </w:pPr>
      <w:r w:rsidRPr="002D4602">
        <w:rPr>
          <w:highlight w:val="white"/>
        </w:rPr>
        <w:t xml:space="preserve">  }</w:t>
      </w:r>
    </w:p>
    <w:p w14:paraId="4A58FF76" w14:textId="77777777" w:rsidR="002D4602" w:rsidRPr="002D4602" w:rsidRDefault="002D4602" w:rsidP="002D4602">
      <w:pPr>
        <w:pStyle w:val="Code"/>
        <w:rPr>
          <w:highlight w:val="white"/>
        </w:rPr>
      </w:pPr>
      <w:r w:rsidRPr="002D4602">
        <w:rPr>
          <w:highlight w:val="white"/>
        </w:rPr>
        <w:t>}</w:t>
      </w:r>
    </w:p>
    <w:p w14:paraId="4B8F8002" w14:textId="77777777" w:rsidR="00E538AD" w:rsidRDefault="00E538AD" w:rsidP="00E538AD">
      <w:pPr>
        <w:pStyle w:val="Rubrik3"/>
        <w:numPr>
          <w:ilvl w:val="2"/>
          <w:numId w:val="173"/>
        </w:numPr>
        <w:rPr>
          <w:highlight w:val="white"/>
          <w:lang w:val="en-GB"/>
        </w:rPr>
      </w:pPr>
      <w:r>
        <w:rPr>
          <w:highlight w:val="white"/>
          <w:lang w:val="en-GB"/>
        </w:rPr>
        <w:lastRenderedPageBreak/>
        <w:t>Modulo</w:t>
      </w:r>
      <w:r w:rsidRPr="0083365C">
        <w:rPr>
          <w:highlight w:val="white"/>
          <w:lang w:val="en-GB"/>
        </w:rPr>
        <w:t xml:space="preserve"> Function</w:t>
      </w:r>
      <w:r>
        <w:rPr>
          <w:highlight w:val="white"/>
          <w:lang w:val="en-GB"/>
        </w:rPr>
        <w:t>s</w:t>
      </w:r>
    </w:p>
    <w:p w14:paraId="5B2EA31E" w14:textId="77777777" w:rsidR="00E538AD" w:rsidRPr="00FB32D6" w:rsidRDefault="00E538AD" w:rsidP="00E538AD">
      <w:pPr>
        <w:rPr>
          <w:highlight w:val="white"/>
          <w:lang w:val="en-GB"/>
        </w:rPr>
      </w:pPr>
      <w:r>
        <w:rPr>
          <w:highlight w:val="white"/>
          <w:lang w:val="en-GB"/>
        </w:rPr>
        <w:t xml:space="preserve">The </w:t>
      </w:r>
      <w:r w:rsidRPr="00FB32D6">
        <w:rPr>
          <w:rStyle w:val="KeyWord0"/>
          <w:highlight w:val="white"/>
        </w:rPr>
        <w:t>modf</w:t>
      </w:r>
      <w:r>
        <w:rPr>
          <w:highlight w:val="white"/>
          <w:lang w:val="en-GB"/>
        </w:rPr>
        <w:t xml:space="preserve"> function split </w:t>
      </w:r>
      <w:r w:rsidRPr="00815974">
        <w:rPr>
          <w:rStyle w:val="KeyWord0"/>
          <w:highlight w:val="white"/>
        </w:rPr>
        <w:t>x</w:t>
      </w:r>
      <w:r>
        <w:rPr>
          <w:highlight w:val="white"/>
          <w:lang w:val="en-GB"/>
        </w:rPr>
        <w:t xml:space="preserve"> into </w:t>
      </w:r>
      <w:proofErr w:type="spellStart"/>
      <w:proofErr w:type="gramStart"/>
      <w:r>
        <w:rPr>
          <w:highlight w:val="white"/>
          <w:lang w:val="en-GB"/>
        </w:rPr>
        <w:t>a</w:t>
      </w:r>
      <w:proofErr w:type="spellEnd"/>
      <w:proofErr w:type="gramEnd"/>
      <w:r>
        <w:rPr>
          <w:highlight w:val="white"/>
          <w:lang w:val="en-GB"/>
        </w:rPr>
        <w:t xml:space="preserve"> integral and fractional part. The integral is returned, and the fractional part is assigned the value that </w:t>
      </w:r>
      <w:r w:rsidRPr="00815974">
        <w:rPr>
          <w:rStyle w:val="KeyWord0"/>
          <w:highlight w:val="white"/>
        </w:rPr>
        <w:t>p</w:t>
      </w:r>
      <w:r>
        <w:rPr>
          <w:highlight w:val="white"/>
          <w:lang w:val="en-GB"/>
        </w:rPr>
        <w:t xml:space="preserve"> points at, if it is not null. The integral and fractional values hold the same sign as the original value.</w:t>
      </w:r>
    </w:p>
    <w:p w14:paraId="78638B24" w14:textId="77777777" w:rsidR="002D4602" w:rsidRPr="002D4602" w:rsidRDefault="002D4602" w:rsidP="002D4602">
      <w:pPr>
        <w:pStyle w:val="Code"/>
        <w:rPr>
          <w:highlight w:val="white"/>
        </w:rPr>
      </w:pPr>
      <w:r w:rsidRPr="002D4602">
        <w:rPr>
          <w:highlight w:val="white"/>
        </w:rPr>
        <w:t>double modf(double x, double* p) {</w:t>
      </w:r>
    </w:p>
    <w:p w14:paraId="1DDDD0F4" w14:textId="77777777" w:rsidR="002D4602" w:rsidRPr="002D4602" w:rsidRDefault="002D4602" w:rsidP="002D4602">
      <w:pPr>
        <w:pStyle w:val="Code"/>
        <w:rPr>
          <w:highlight w:val="white"/>
        </w:rPr>
      </w:pPr>
      <w:r w:rsidRPr="002D4602">
        <w:rPr>
          <w:highlight w:val="white"/>
        </w:rPr>
        <w:t xml:space="preserve">  double abs_x = fabs(x),</w:t>
      </w:r>
    </w:p>
    <w:p w14:paraId="61A5D144" w14:textId="2D26ACAF" w:rsidR="002D4602" w:rsidRPr="002D4602" w:rsidRDefault="002D4602" w:rsidP="002D4602">
      <w:pPr>
        <w:pStyle w:val="Code"/>
        <w:rPr>
          <w:highlight w:val="white"/>
        </w:rPr>
      </w:pPr>
      <w:r w:rsidRPr="002D4602">
        <w:rPr>
          <w:highlight w:val="white"/>
        </w:rPr>
        <w:t xml:space="preserve">  integral = (double) ((long) abs_x),</w:t>
      </w:r>
    </w:p>
    <w:p w14:paraId="315A197C" w14:textId="15521708" w:rsidR="002D4602" w:rsidRPr="002D4602" w:rsidRDefault="002D4602" w:rsidP="002D4602">
      <w:pPr>
        <w:pStyle w:val="Code"/>
        <w:rPr>
          <w:highlight w:val="white"/>
        </w:rPr>
      </w:pPr>
      <w:r w:rsidRPr="002D4602">
        <w:rPr>
          <w:highlight w:val="white"/>
        </w:rPr>
        <w:t xml:space="preserve">  fractional = abs_x - integral;</w:t>
      </w:r>
    </w:p>
    <w:p w14:paraId="68908695" w14:textId="77777777" w:rsidR="002D4602" w:rsidRPr="002D4602" w:rsidRDefault="002D4602" w:rsidP="002D4602">
      <w:pPr>
        <w:pStyle w:val="Code"/>
        <w:rPr>
          <w:highlight w:val="white"/>
        </w:rPr>
      </w:pPr>
    </w:p>
    <w:p w14:paraId="0B87E87C" w14:textId="77777777" w:rsidR="002D4602" w:rsidRPr="002D4602" w:rsidRDefault="002D4602" w:rsidP="002D4602">
      <w:pPr>
        <w:pStyle w:val="Code"/>
        <w:rPr>
          <w:highlight w:val="white"/>
        </w:rPr>
      </w:pPr>
      <w:r w:rsidRPr="002D4602">
        <w:rPr>
          <w:highlight w:val="white"/>
        </w:rPr>
        <w:t xml:space="preserve">  if (p != NULL)  {</w:t>
      </w:r>
    </w:p>
    <w:p w14:paraId="77EE952A" w14:textId="77777777" w:rsidR="002D4602" w:rsidRPr="002D4602" w:rsidRDefault="002D4602" w:rsidP="002D4602">
      <w:pPr>
        <w:pStyle w:val="Code"/>
        <w:rPr>
          <w:highlight w:val="white"/>
        </w:rPr>
      </w:pPr>
      <w:r w:rsidRPr="002D4602">
        <w:rPr>
          <w:highlight w:val="white"/>
        </w:rPr>
        <w:t xml:space="preserve">    *p = (x &gt; 0) ? integral : -integral;</w:t>
      </w:r>
    </w:p>
    <w:p w14:paraId="16DD6E56" w14:textId="77777777" w:rsidR="002D4602" w:rsidRPr="002D4602" w:rsidRDefault="002D4602" w:rsidP="002D4602">
      <w:pPr>
        <w:pStyle w:val="Code"/>
        <w:rPr>
          <w:highlight w:val="white"/>
        </w:rPr>
      </w:pPr>
      <w:r w:rsidRPr="002D4602">
        <w:rPr>
          <w:highlight w:val="white"/>
        </w:rPr>
        <w:t xml:space="preserve">  }</w:t>
      </w:r>
    </w:p>
    <w:p w14:paraId="47DE994E" w14:textId="77777777" w:rsidR="002D4602" w:rsidRPr="002D4602" w:rsidRDefault="002D4602" w:rsidP="002D4602">
      <w:pPr>
        <w:pStyle w:val="Code"/>
        <w:rPr>
          <w:highlight w:val="white"/>
        </w:rPr>
      </w:pPr>
    </w:p>
    <w:p w14:paraId="41AC2ACA" w14:textId="77777777" w:rsidR="002D4602" w:rsidRPr="002D4602" w:rsidRDefault="002D4602" w:rsidP="002D4602">
      <w:pPr>
        <w:pStyle w:val="Code"/>
        <w:rPr>
          <w:highlight w:val="white"/>
        </w:rPr>
      </w:pPr>
      <w:r w:rsidRPr="002D4602">
        <w:rPr>
          <w:highlight w:val="white"/>
        </w:rPr>
        <w:t xml:space="preserve">  return (x &gt; 0) ? fractional : -fractional; </w:t>
      </w:r>
    </w:p>
    <w:p w14:paraId="04F25EFA" w14:textId="77777777" w:rsidR="002D4602" w:rsidRPr="002D4602" w:rsidRDefault="002D4602" w:rsidP="002D4602">
      <w:pPr>
        <w:pStyle w:val="Code"/>
        <w:rPr>
          <w:highlight w:val="white"/>
        </w:rPr>
      </w:pPr>
      <w:r w:rsidRPr="002D4602">
        <w:rPr>
          <w:highlight w:val="white"/>
        </w:rPr>
        <w:t>}</w:t>
      </w:r>
    </w:p>
    <w:p w14:paraId="3FB4F286" w14:textId="77777777" w:rsidR="00E538AD" w:rsidRPr="00D822A3" w:rsidRDefault="00E538AD" w:rsidP="00E538AD">
      <w:pPr>
        <w:rPr>
          <w:highlight w:val="white"/>
          <w:lang w:val="en-GB"/>
        </w:rPr>
      </w:pPr>
      <w:r>
        <w:rPr>
          <w:highlight w:val="white"/>
          <w:lang w:val="en-GB"/>
        </w:rPr>
        <w:t xml:space="preserve">The </w:t>
      </w:r>
      <w:r w:rsidRPr="000C2190">
        <w:rPr>
          <w:rStyle w:val="KeyWord0"/>
          <w:highlight w:val="white"/>
        </w:rPr>
        <w:t>fmod</w:t>
      </w:r>
      <w:r>
        <w:rPr>
          <w:highlight w:val="white"/>
          <w:lang w:val="en-GB"/>
        </w:rPr>
        <w:t xml:space="preserve"> function returns the floating-point remainder of </w:t>
      </w:r>
      <w:r w:rsidRPr="0081523D">
        <w:rPr>
          <w:rStyle w:val="KeyWord0"/>
          <w:highlight w:val="white"/>
        </w:rPr>
        <w:t>x</w:t>
      </w:r>
      <w:r>
        <w:rPr>
          <w:highlight w:val="white"/>
          <w:lang w:val="en-GB"/>
        </w:rPr>
        <w:t xml:space="preserve"> / </w:t>
      </w:r>
      <w:r w:rsidRPr="0081523D">
        <w:rPr>
          <w:rStyle w:val="KeyWord0"/>
          <w:highlight w:val="white"/>
        </w:rPr>
        <w:t>y</w:t>
      </w:r>
      <w:r>
        <w:rPr>
          <w:highlight w:val="white"/>
          <w:lang w:val="en-GB"/>
        </w:rPr>
        <w:t xml:space="preserve">, with the same sign as </w:t>
      </w:r>
      <w:r w:rsidRPr="0081523D">
        <w:rPr>
          <w:rStyle w:val="KeyWord0"/>
          <w:highlight w:val="white"/>
        </w:rPr>
        <w:t>x</w:t>
      </w:r>
      <w:r>
        <w:rPr>
          <w:highlight w:val="white"/>
          <w:lang w:val="en-GB"/>
        </w:rPr>
        <w:t>.</w:t>
      </w:r>
    </w:p>
    <w:p w14:paraId="65702A57" w14:textId="77777777" w:rsidR="002D4602" w:rsidRPr="002D4602" w:rsidRDefault="002D4602" w:rsidP="002D4602">
      <w:pPr>
        <w:pStyle w:val="Code"/>
        <w:rPr>
          <w:highlight w:val="white"/>
        </w:rPr>
      </w:pPr>
      <w:r w:rsidRPr="002D4602">
        <w:rPr>
          <w:highlight w:val="white"/>
        </w:rPr>
        <w:t>double fmod(double x, double y) {</w:t>
      </w:r>
    </w:p>
    <w:p w14:paraId="1B15278C" w14:textId="77777777" w:rsidR="002D4602" w:rsidRPr="002D4602" w:rsidRDefault="002D4602" w:rsidP="002D4602">
      <w:pPr>
        <w:pStyle w:val="Code"/>
        <w:rPr>
          <w:highlight w:val="white"/>
        </w:rPr>
      </w:pPr>
      <w:r w:rsidRPr="002D4602">
        <w:rPr>
          <w:highlight w:val="white"/>
        </w:rPr>
        <w:t xml:space="preserve">  if (y != 0) {</w:t>
      </w:r>
    </w:p>
    <w:p w14:paraId="159AD478" w14:textId="77777777" w:rsidR="002D4602" w:rsidRPr="002D4602" w:rsidRDefault="002D4602" w:rsidP="002D4602">
      <w:pPr>
        <w:pStyle w:val="Code"/>
        <w:rPr>
          <w:highlight w:val="white"/>
        </w:rPr>
      </w:pPr>
      <w:r w:rsidRPr="002D4602">
        <w:rPr>
          <w:highlight w:val="white"/>
        </w:rPr>
        <w:t xml:space="preserve">    double remainder = fabs(x - (y * ((int) (x / y))));</w:t>
      </w:r>
    </w:p>
    <w:p w14:paraId="6FD5B251" w14:textId="77777777" w:rsidR="002D4602" w:rsidRPr="002D4602" w:rsidRDefault="002D4602" w:rsidP="002D4602">
      <w:pPr>
        <w:pStyle w:val="Code"/>
        <w:rPr>
          <w:highlight w:val="white"/>
        </w:rPr>
      </w:pPr>
      <w:r w:rsidRPr="002D4602">
        <w:rPr>
          <w:highlight w:val="white"/>
        </w:rPr>
        <w:t xml:space="preserve">    return (x &gt; 0) ? remainder : -remainder;</w:t>
      </w:r>
    </w:p>
    <w:p w14:paraId="7426CC80" w14:textId="77777777" w:rsidR="002D4602" w:rsidRPr="002D4602" w:rsidRDefault="002D4602" w:rsidP="002D4602">
      <w:pPr>
        <w:pStyle w:val="Code"/>
        <w:rPr>
          <w:highlight w:val="white"/>
        </w:rPr>
      </w:pPr>
      <w:r w:rsidRPr="002D4602">
        <w:rPr>
          <w:highlight w:val="white"/>
        </w:rPr>
        <w:t xml:space="preserve">  }</w:t>
      </w:r>
    </w:p>
    <w:p w14:paraId="6B76BEC4" w14:textId="77777777" w:rsidR="00E538AD" w:rsidRPr="00D822A3" w:rsidRDefault="00E538AD" w:rsidP="00E538AD">
      <w:pPr>
        <w:rPr>
          <w:highlight w:val="white"/>
          <w:lang w:val="en-GB"/>
        </w:rPr>
      </w:pPr>
      <w:r>
        <w:rPr>
          <w:highlight w:val="white"/>
          <w:lang w:val="en-GB"/>
        </w:rPr>
        <w:t xml:space="preserve">If </w:t>
      </w:r>
      <w:r w:rsidRPr="006F46F2">
        <w:rPr>
          <w:rStyle w:val="KeyWord0"/>
          <w:highlight w:val="white"/>
        </w:rPr>
        <w:t>y</w:t>
      </w:r>
      <w:r>
        <w:rPr>
          <w:highlight w:val="white"/>
          <w:lang w:val="en-GB"/>
        </w:rPr>
        <w:t xml:space="preserve"> is zero, we have division by zero, we report a domain error and return zero.</w:t>
      </w:r>
    </w:p>
    <w:p w14:paraId="0807C5D3" w14:textId="77777777" w:rsidR="002D4602" w:rsidRPr="002D4602" w:rsidRDefault="002D4602" w:rsidP="002D4602">
      <w:pPr>
        <w:pStyle w:val="Code"/>
        <w:rPr>
          <w:highlight w:val="white"/>
        </w:rPr>
      </w:pPr>
      <w:r w:rsidRPr="002D4602">
        <w:rPr>
          <w:highlight w:val="white"/>
        </w:rPr>
        <w:t xml:space="preserve">  else {</w:t>
      </w:r>
    </w:p>
    <w:p w14:paraId="2D3CF75C" w14:textId="77777777" w:rsidR="002D4602" w:rsidRPr="002D4602" w:rsidRDefault="002D4602" w:rsidP="002D4602">
      <w:pPr>
        <w:pStyle w:val="Code"/>
        <w:rPr>
          <w:highlight w:val="white"/>
        </w:rPr>
      </w:pPr>
      <w:r w:rsidRPr="002D4602">
        <w:rPr>
          <w:highlight w:val="white"/>
        </w:rPr>
        <w:t xml:space="preserve">    errno = EDOM;</w:t>
      </w:r>
    </w:p>
    <w:p w14:paraId="16EA57BF" w14:textId="77777777" w:rsidR="002D4602" w:rsidRPr="002D4602" w:rsidRDefault="002D4602" w:rsidP="002D4602">
      <w:pPr>
        <w:pStyle w:val="Code"/>
        <w:rPr>
          <w:highlight w:val="white"/>
        </w:rPr>
      </w:pPr>
      <w:r w:rsidRPr="002D4602">
        <w:rPr>
          <w:highlight w:val="white"/>
        </w:rPr>
        <w:t xml:space="preserve">    return 0;</w:t>
      </w:r>
    </w:p>
    <w:p w14:paraId="3734ED44" w14:textId="77777777" w:rsidR="002D4602" w:rsidRPr="002D4602" w:rsidRDefault="002D4602" w:rsidP="002D4602">
      <w:pPr>
        <w:pStyle w:val="Code"/>
        <w:rPr>
          <w:highlight w:val="white"/>
        </w:rPr>
      </w:pPr>
      <w:r w:rsidRPr="002D4602">
        <w:rPr>
          <w:highlight w:val="white"/>
        </w:rPr>
        <w:t xml:space="preserve">  }</w:t>
      </w:r>
    </w:p>
    <w:p w14:paraId="047F09FF" w14:textId="77777777" w:rsidR="002D4602" w:rsidRPr="002D4602" w:rsidRDefault="002D4602" w:rsidP="002D4602">
      <w:pPr>
        <w:pStyle w:val="Code"/>
        <w:rPr>
          <w:highlight w:val="white"/>
        </w:rPr>
      </w:pPr>
      <w:r w:rsidRPr="002D4602">
        <w:rPr>
          <w:highlight w:val="white"/>
        </w:rPr>
        <w:t>}</w:t>
      </w:r>
    </w:p>
    <w:p w14:paraId="71C916F1" w14:textId="418E3804" w:rsidR="00E538AD" w:rsidRPr="00D822A3" w:rsidRDefault="00E538AD" w:rsidP="00E538AD">
      <w:pPr>
        <w:pStyle w:val="Code"/>
        <w:rPr>
          <w:highlight w:val="white"/>
          <w:lang w:val="en-GB"/>
        </w:rPr>
      </w:pPr>
    </w:p>
    <w:p w14:paraId="609F4504" w14:textId="03E240DD" w:rsidR="00B63C3B" w:rsidRPr="00D822A3" w:rsidRDefault="00B63C3B" w:rsidP="00B63C3B">
      <w:pPr>
        <w:pStyle w:val="Rubrik3"/>
        <w:rPr>
          <w:highlight w:val="white"/>
          <w:lang w:val="en-GB"/>
        </w:rPr>
      </w:pPr>
      <w:r>
        <w:rPr>
          <w:highlight w:val="white"/>
          <w:lang w:val="en-GB"/>
        </w:rPr>
        <w:t>Trigonometric Functions</w:t>
      </w:r>
    </w:p>
    <w:p w14:paraId="5A3BF2D0" w14:textId="77777777" w:rsidR="007B0AD1" w:rsidRDefault="00C918B6" w:rsidP="007B0AD1">
      <w:pPr>
        <w:rPr>
          <w:highlight w:val="white"/>
          <w:lang w:val="en-GB"/>
        </w:rPr>
      </w:pPr>
      <w:r>
        <w:rPr>
          <w:highlight w:val="white"/>
          <w:lang w:val="en-GB"/>
        </w:rPr>
        <w:t xml:space="preserve">The sine function </w:t>
      </w:r>
      <w:r w:rsidR="00AF0BF4">
        <w:rPr>
          <w:highlight w:val="white"/>
          <w:lang w:val="en-GB"/>
        </w:rPr>
        <w:t xml:space="preserve">is defined </w:t>
      </w:r>
      <w:r w:rsidR="00B63C3B">
        <w:rPr>
          <w:highlight w:val="white"/>
          <w:lang w:val="en-GB"/>
        </w:rPr>
        <w:t xml:space="preserve">for all </w:t>
      </w:r>
      <m:oMath>
        <m:r>
          <w:rPr>
            <w:rFonts w:ascii="Cambria Math" w:hAnsi="Cambria Math"/>
            <w:highlight w:val="white"/>
            <w:lang w:val="en-GB"/>
          </w:rPr>
          <m:t>x</m:t>
        </m:r>
      </m:oMath>
      <w:r w:rsidR="00B63C3B">
        <w:rPr>
          <w:rFonts w:eastAsiaTheme="minorEastAsia"/>
          <w:highlight w:val="white"/>
          <w:lang w:val="en-GB"/>
        </w:rPr>
        <w:t xml:space="preserve"> </w:t>
      </w:r>
      <w:r w:rsidR="00AF0BF4">
        <w:rPr>
          <w:highlight w:val="white"/>
          <w:lang w:val="en-GB"/>
        </w:rPr>
        <w:t>as follows:</w:t>
      </w:r>
    </w:p>
    <w:p w14:paraId="5237834B" w14:textId="4621A856" w:rsidR="00555D55" w:rsidRDefault="00735809" w:rsidP="007B0AD1">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sin⁡</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45037035" w14:textId="285B26CC" w:rsidR="00F361B9" w:rsidRPr="00127F53" w:rsidRDefault="00735809" w:rsidP="00F361B9">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d>
                    <m:dPr>
                      <m:ctrlPr>
                        <w:rPr>
                          <w:rFonts w:ascii="Cambria Math" w:hAnsi="Cambria Math"/>
                          <w:i/>
                          <w:lang w:val="en-GB"/>
                        </w:rPr>
                      </m:ctrlPr>
                    </m:dPr>
                    <m:e>
                      <m:r>
                        <w:rPr>
                          <w:rFonts w:ascii="Cambria Math" w:hAnsi="Cambria Math"/>
                          <w:lang w:val="en-GB"/>
                        </w:rPr>
                        <m:t>2i+1</m:t>
                      </m:r>
                    </m:e>
                  </m:d>
                  <m:r>
                    <w:rPr>
                      <w:rFonts w:ascii="Cambria Math" w:hAnsi="Cambria Math"/>
                      <w:lang w:val="en-GB"/>
                    </w:rPr>
                    <m:t>!</m:t>
                  </m:r>
                </m:den>
              </m:f>
            </m:e>
          </m:nary>
        </m:oMath>
      </m:oMathPara>
    </w:p>
    <w:p w14:paraId="7BB3442B" w14:textId="77777777" w:rsidR="00CF1637" w:rsidRPr="00CF1637" w:rsidRDefault="00CF1637" w:rsidP="00CF1637">
      <w:pPr>
        <w:pStyle w:val="Code"/>
        <w:rPr>
          <w:highlight w:val="white"/>
        </w:rPr>
      </w:pPr>
      <w:r w:rsidRPr="00CF1637">
        <w:rPr>
          <w:highlight w:val="white"/>
        </w:rPr>
        <w:t>double sin(double x) {</w:t>
      </w:r>
    </w:p>
    <w:p w14:paraId="274B0DC6" w14:textId="77777777" w:rsidR="00CF1637" w:rsidRPr="00CF1637" w:rsidRDefault="00CF1637" w:rsidP="00CF1637">
      <w:pPr>
        <w:pStyle w:val="Code"/>
        <w:rPr>
          <w:highlight w:val="white"/>
        </w:rPr>
      </w:pPr>
      <w:r w:rsidRPr="00CF1637">
        <w:rPr>
          <w:highlight w:val="white"/>
        </w:rPr>
        <w:t xml:space="preserve">  if (fabs(x) &gt; (2 * PI)) {</w:t>
      </w:r>
    </w:p>
    <w:p w14:paraId="055C2AFE" w14:textId="77777777" w:rsidR="00CF1637" w:rsidRPr="00CF1637" w:rsidRDefault="00CF1637" w:rsidP="00CF1637">
      <w:pPr>
        <w:pStyle w:val="Code"/>
        <w:rPr>
          <w:highlight w:val="white"/>
        </w:rPr>
      </w:pPr>
      <w:r w:rsidRPr="00CF1637">
        <w:rPr>
          <w:highlight w:val="white"/>
        </w:rPr>
        <w:t xml:space="preserve">    x = fmod(x, 2 * PI);</w:t>
      </w:r>
    </w:p>
    <w:p w14:paraId="3BE9FF61" w14:textId="77777777" w:rsidR="00CF1637" w:rsidRPr="00CF1637" w:rsidRDefault="00CF1637" w:rsidP="00CF1637">
      <w:pPr>
        <w:pStyle w:val="Code"/>
        <w:rPr>
          <w:highlight w:val="white"/>
        </w:rPr>
      </w:pPr>
      <w:r w:rsidRPr="00CF1637">
        <w:rPr>
          <w:highlight w:val="white"/>
        </w:rPr>
        <w:t xml:space="preserve">  }</w:t>
      </w:r>
    </w:p>
    <w:p w14:paraId="1AF7136B" w14:textId="77777777" w:rsidR="00CF1637" w:rsidRPr="00CF1637" w:rsidRDefault="00CF1637" w:rsidP="00CF1637">
      <w:pPr>
        <w:pStyle w:val="Code"/>
        <w:rPr>
          <w:highlight w:val="white"/>
        </w:rPr>
      </w:pPr>
    </w:p>
    <w:p w14:paraId="13B0A7EC" w14:textId="77777777" w:rsidR="00CF1637" w:rsidRPr="00CF1637" w:rsidRDefault="00CF1637" w:rsidP="00CF1637">
      <w:pPr>
        <w:pStyle w:val="Code"/>
        <w:rPr>
          <w:highlight w:val="white"/>
        </w:rPr>
      </w:pPr>
      <w:r w:rsidRPr="00CF1637">
        <w:rPr>
          <w:highlight w:val="white"/>
        </w:rPr>
        <w:t xml:space="preserve">  { double index = 1, term, sum = 0, sign = 1, power = x, faculty = 1;</w:t>
      </w:r>
    </w:p>
    <w:p w14:paraId="7B26B71D" w14:textId="77777777" w:rsidR="00CF1637" w:rsidRPr="00CF1637" w:rsidRDefault="00CF1637" w:rsidP="00CF1637">
      <w:pPr>
        <w:pStyle w:val="Code"/>
        <w:rPr>
          <w:highlight w:val="white"/>
        </w:rPr>
      </w:pPr>
    </w:p>
    <w:p w14:paraId="174BBE16" w14:textId="77777777" w:rsidR="00CF1637" w:rsidRPr="00CF1637" w:rsidRDefault="00CF1637" w:rsidP="00CF1637">
      <w:pPr>
        <w:pStyle w:val="Code"/>
        <w:rPr>
          <w:highlight w:val="white"/>
        </w:rPr>
      </w:pPr>
      <w:r w:rsidRPr="00CF1637">
        <w:rPr>
          <w:highlight w:val="white"/>
        </w:rPr>
        <w:t xml:space="preserve">    do {</w:t>
      </w:r>
    </w:p>
    <w:p w14:paraId="4FC810DB" w14:textId="77777777" w:rsidR="00CF1637" w:rsidRPr="00CF1637" w:rsidRDefault="00CF1637" w:rsidP="00CF1637">
      <w:pPr>
        <w:pStyle w:val="Code"/>
        <w:rPr>
          <w:highlight w:val="white"/>
        </w:rPr>
      </w:pPr>
      <w:r w:rsidRPr="00CF1637">
        <w:rPr>
          <w:highlight w:val="white"/>
        </w:rPr>
        <w:t xml:space="preserve">      term = sign * power / faculty;</w:t>
      </w:r>
    </w:p>
    <w:p w14:paraId="493B8A9C" w14:textId="77777777" w:rsidR="00CF1637" w:rsidRPr="00CF1637" w:rsidRDefault="00CF1637" w:rsidP="00CF1637">
      <w:pPr>
        <w:pStyle w:val="Code"/>
        <w:rPr>
          <w:highlight w:val="white"/>
        </w:rPr>
      </w:pPr>
      <w:r w:rsidRPr="00CF1637">
        <w:rPr>
          <w:highlight w:val="white"/>
        </w:rPr>
        <w:t xml:space="preserve">      sum += term;</w:t>
      </w:r>
    </w:p>
    <w:p w14:paraId="0C414F7A" w14:textId="77777777" w:rsidR="00CF1637" w:rsidRPr="00CF1637" w:rsidRDefault="00CF1637" w:rsidP="00CF1637">
      <w:pPr>
        <w:pStyle w:val="Code"/>
        <w:rPr>
          <w:highlight w:val="white"/>
        </w:rPr>
      </w:pPr>
      <w:r w:rsidRPr="00CF1637">
        <w:rPr>
          <w:highlight w:val="white"/>
        </w:rPr>
        <w:t xml:space="preserve">      sign *= -1;</w:t>
      </w:r>
    </w:p>
    <w:p w14:paraId="4092B5C4" w14:textId="77777777" w:rsidR="00CF1637" w:rsidRPr="00CF1637" w:rsidRDefault="00CF1637" w:rsidP="00CF1637">
      <w:pPr>
        <w:pStyle w:val="Code"/>
        <w:rPr>
          <w:highlight w:val="white"/>
        </w:rPr>
      </w:pPr>
      <w:r w:rsidRPr="00CF1637">
        <w:rPr>
          <w:highlight w:val="white"/>
        </w:rPr>
        <w:t xml:space="preserve">      power *= x * x;</w:t>
      </w:r>
    </w:p>
    <w:p w14:paraId="5753EDC1" w14:textId="77777777" w:rsidR="00CF1637" w:rsidRPr="00CF1637" w:rsidRDefault="00CF1637" w:rsidP="00CF1637">
      <w:pPr>
        <w:pStyle w:val="Code"/>
        <w:rPr>
          <w:highlight w:val="white"/>
        </w:rPr>
      </w:pPr>
      <w:r w:rsidRPr="00CF1637">
        <w:rPr>
          <w:highlight w:val="white"/>
        </w:rPr>
        <w:t xml:space="preserve">      faculty *= ++index * ++index;</w:t>
      </w:r>
    </w:p>
    <w:p w14:paraId="49D4DEE1" w14:textId="77777777" w:rsidR="00CF1637" w:rsidRPr="00CF1637" w:rsidRDefault="00CF1637" w:rsidP="00CF1637">
      <w:pPr>
        <w:pStyle w:val="Code"/>
        <w:rPr>
          <w:highlight w:val="white"/>
        </w:rPr>
      </w:pPr>
      <w:r w:rsidRPr="00CF1637">
        <w:rPr>
          <w:highlight w:val="white"/>
        </w:rPr>
        <w:t xml:space="preserve">    } while (fabs(term) &gt;= EPSILON);</w:t>
      </w:r>
    </w:p>
    <w:p w14:paraId="06772872" w14:textId="77777777" w:rsidR="00CF1637" w:rsidRPr="00CF1637" w:rsidRDefault="00CF1637" w:rsidP="00CF1637">
      <w:pPr>
        <w:pStyle w:val="Code"/>
        <w:rPr>
          <w:highlight w:val="white"/>
        </w:rPr>
      </w:pPr>
    </w:p>
    <w:p w14:paraId="24575490" w14:textId="77777777" w:rsidR="00CF1637" w:rsidRPr="00CF1637" w:rsidRDefault="00CF1637" w:rsidP="00CF1637">
      <w:pPr>
        <w:pStyle w:val="Code"/>
        <w:rPr>
          <w:highlight w:val="white"/>
        </w:rPr>
      </w:pPr>
      <w:r w:rsidRPr="00CF1637">
        <w:rPr>
          <w:highlight w:val="white"/>
        </w:rPr>
        <w:t xml:space="preserve">    return sum;</w:t>
      </w:r>
    </w:p>
    <w:p w14:paraId="4553E62A" w14:textId="77777777" w:rsidR="00CF1637" w:rsidRPr="00CF1637" w:rsidRDefault="00CF1637" w:rsidP="00CF1637">
      <w:pPr>
        <w:pStyle w:val="Code"/>
        <w:rPr>
          <w:highlight w:val="white"/>
        </w:rPr>
      </w:pPr>
      <w:r w:rsidRPr="00CF1637">
        <w:rPr>
          <w:highlight w:val="white"/>
        </w:rPr>
        <w:t xml:space="preserve">  }</w:t>
      </w:r>
    </w:p>
    <w:p w14:paraId="3EB1A888" w14:textId="77777777" w:rsidR="00CF1637" w:rsidRPr="00CF1637" w:rsidRDefault="00CF1637" w:rsidP="00CF1637">
      <w:pPr>
        <w:pStyle w:val="Code"/>
        <w:rPr>
          <w:highlight w:val="white"/>
        </w:rPr>
      </w:pPr>
      <w:r w:rsidRPr="00CF1637">
        <w:rPr>
          <w:highlight w:val="white"/>
        </w:rPr>
        <w:t>}</w:t>
      </w:r>
    </w:p>
    <w:p w14:paraId="4DD97649" w14:textId="6A740459" w:rsidR="0031159D" w:rsidRDefault="0031159D" w:rsidP="0031159D">
      <w:pPr>
        <w:rPr>
          <w:highlight w:val="white"/>
          <w:lang w:val="en-GB"/>
        </w:rPr>
      </w:pPr>
      <w:r>
        <w:rPr>
          <w:highlight w:val="white"/>
          <w:lang w:val="en-GB"/>
        </w:rPr>
        <w:t xml:space="preserve">The cosine function is defined </w:t>
      </w:r>
      <w:r w:rsidR="00C44F4B">
        <w:rPr>
          <w:highlight w:val="white"/>
          <w:lang w:val="en-GB"/>
        </w:rPr>
        <w:t xml:space="preserve">for all </w:t>
      </w:r>
      <m:oMath>
        <m:r>
          <w:rPr>
            <w:rFonts w:ascii="Cambria Math" w:hAnsi="Cambria Math"/>
            <w:highlight w:val="white"/>
            <w:lang w:val="en-GB"/>
          </w:rPr>
          <m:t>x</m:t>
        </m:r>
      </m:oMath>
      <w:r w:rsidR="00C44F4B">
        <w:rPr>
          <w:rFonts w:eastAsiaTheme="minorEastAsia"/>
          <w:highlight w:val="white"/>
          <w:lang w:val="en-GB"/>
        </w:rPr>
        <w:t xml:space="preserve"> </w:t>
      </w:r>
      <w:r>
        <w:rPr>
          <w:highlight w:val="white"/>
          <w:lang w:val="en-GB"/>
        </w:rPr>
        <w:t>as follows:</w:t>
      </w:r>
    </w:p>
    <w:p w14:paraId="7FD7AF68" w14:textId="56EAB219" w:rsidR="00FB5158" w:rsidRPr="00FB5158" w:rsidRDefault="00735809"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cos⁡</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36D2D01B" w14:textId="1FC18CA2" w:rsidR="00555D55" w:rsidRPr="00085C37" w:rsidRDefault="00735809"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m:t>
                      </m:r>
                    </m:sup>
                  </m:sSup>
                </m:num>
                <m:den>
                  <m:d>
                    <m:dPr>
                      <m:ctrlPr>
                        <w:rPr>
                          <w:rFonts w:ascii="Cambria Math" w:hAnsi="Cambria Math"/>
                          <w:i/>
                          <w:lang w:val="en-GB"/>
                        </w:rPr>
                      </m:ctrlPr>
                    </m:dPr>
                    <m:e>
                      <m:r>
                        <w:rPr>
                          <w:rFonts w:ascii="Cambria Math" w:hAnsi="Cambria Math"/>
                          <w:lang w:val="en-GB"/>
                        </w:rPr>
                        <m:t>2i</m:t>
                      </m:r>
                    </m:e>
                  </m:d>
                  <m:r>
                    <w:rPr>
                      <w:rFonts w:ascii="Cambria Math" w:hAnsi="Cambria Math"/>
                      <w:lang w:val="en-GB"/>
                    </w:rPr>
                    <m:t>!</m:t>
                  </m:r>
                </m:den>
              </m:f>
            </m:e>
          </m:nary>
        </m:oMath>
      </m:oMathPara>
    </w:p>
    <w:p w14:paraId="1476844A" w14:textId="77777777" w:rsidR="00CF1637" w:rsidRPr="00CF1637" w:rsidRDefault="00CF1637" w:rsidP="00CF1637">
      <w:pPr>
        <w:pStyle w:val="Code"/>
        <w:rPr>
          <w:highlight w:val="white"/>
        </w:rPr>
      </w:pPr>
      <w:r w:rsidRPr="00CF1637">
        <w:rPr>
          <w:highlight w:val="white"/>
        </w:rPr>
        <w:t>double cos(double x) {</w:t>
      </w:r>
    </w:p>
    <w:p w14:paraId="21BDB97E" w14:textId="77777777" w:rsidR="00CF1637" w:rsidRPr="00CF1637" w:rsidRDefault="00CF1637" w:rsidP="00CF1637">
      <w:pPr>
        <w:pStyle w:val="Code"/>
        <w:rPr>
          <w:highlight w:val="white"/>
        </w:rPr>
      </w:pPr>
      <w:r w:rsidRPr="00CF1637">
        <w:rPr>
          <w:highlight w:val="white"/>
        </w:rPr>
        <w:t xml:space="preserve">  if (fabs(x) &gt; (2 * PI)) {</w:t>
      </w:r>
    </w:p>
    <w:p w14:paraId="0681C981" w14:textId="77777777" w:rsidR="00CF1637" w:rsidRPr="00CF1637" w:rsidRDefault="00CF1637" w:rsidP="00CF1637">
      <w:pPr>
        <w:pStyle w:val="Code"/>
        <w:rPr>
          <w:highlight w:val="white"/>
        </w:rPr>
      </w:pPr>
      <w:r w:rsidRPr="00CF1637">
        <w:rPr>
          <w:highlight w:val="white"/>
        </w:rPr>
        <w:t xml:space="preserve">    x = fmod(x, 2 * PI);</w:t>
      </w:r>
    </w:p>
    <w:p w14:paraId="3C1C0C37" w14:textId="77777777" w:rsidR="00CF1637" w:rsidRPr="00CF1637" w:rsidRDefault="00CF1637" w:rsidP="00CF1637">
      <w:pPr>
        <w:pStyle w:val="Code"/>
        <w:rPr>
          <w:highlight w:val="white"/>
        </w:rPr>
      </w:pPr>
      <w:r w:rsidRPr="00CF1637">
        <w:rPr>
          <w:highlight w:val="white"/>
        </w:rPr>
        <w:t xml:space="preserve">  }</w:t>
      </w:r>
    </w:p>
    <w:p w14:paraId="1B0D7638" w14:textId="77777777" w:rsidR="00CF1637" w:rsidRPr="00CF1637" w:rsidRDefault="00CF1637" w:rsidP="00CF1637">
      <w:pPr>
        <w:pStyle w:val="Code"/>
        <w:rPr>
          <w:highlight w:val="white"/>
        </w:rPr>
      </w:pPr>
    </w:p>
    <w:p w14:paraId="6E7D0CD2" w14:textId="77777777" w:rsidR="00CF1637" w:rsidRPr="00CF1637" w:rsidRDefault="00CF1637" w:rsidP="00CF1637">
      <w:pPr>
        <w:pStyle w:val="Code"/>
        <w:rPr>
          <w:highlight w:val="white"/>
        </w:rPr>
      </w:pPr>
      <w:r w:rsidRPr="00CF1637">
        <w:rPr>
          <w:highlight w:val="white"/>
        </w:rPr>
        <w:t xml:space="preserve">  { double index = 0, term, sum = 0, sign = 1, power = 1, faculty = 1;</w:t>
      </w:r>
    </w:p>
    <w:p w14:paraId="4E61C342" w14:textId="77777777" w:rsidR="00CF1637" w:rsidRPr="00CF1637" w:rsidRDefault="00CF1637" w:rsidP="00CF1637">
      <w:pPr>
        <w:pStyle w:val="Code"/>
        <w:rPr>
          <w:highlight w:val="white"/>
        </w:rPr>
      </w:pPr>
    </w:p>
    <w:p w14:paraId="178C9545" w14:textId="77777777" w:rsidR="00CF1637" w:rsidRPr="00CF1637" w:rsidRDefault="00CF1637" w:rsidP="00CF1637">
      <w:pPr>
        <w:pStyle w:val="Code"/>
        <w:rPr>
          <w:highlight w:val="white"/>
        </w:rPr>
      </w:pPr>
      <w:r w:rsidRPr="00CF1637">
        <w:rPr>
          <w:highlight w:val="white"/>
        </w:rPr>
        <w:t xml:space="preserve">    do {</w:t>
      </w:r>
    </w:p>
    <w:p w14:paraId="074726D3" w14:textId="77777777" w:rsidR="00CF1637" w:rsidRPr="00CF1637" w:rsidRDefault="00CF1637" w:rsidP="00CF1637">
      <w:pPr>
        <w:pStyle w:val="Code"/>
        <w:rPr>
          <w:highlight w:val="white"/>
        </w:rPr>
      </w:pPr>
      <w:r w:rsidRPr="00CF1637">
        <w:rPr>
          <w:highlight w:val="white"/>
        </w:rPr>
        <w:t xml:space="preserve">      term = sign * power / faculty;</w:t>
      </w:r>
    </w:p>
    <w:p w14:paraId="4FA92D51" w14:textId="77777777" w:rsidR="00CF1637" w:rsidRPr="00CF1637" w:rsidRDefault="00CF1637" w:rsidP="00CF1637">
      <w:pPr>
        <w:pStyle w:val="Code"/>
        <w:rPr>
          <w:highlight w:val="white"/>
        </w:rPr>
      </w:pPr>
      <w:r w:rsidRPr="00CF1637">
        <w:rPr>
          <w:highlight w:val="white"/>
        </w:rPr>
        <w:t xml:space="preserve">      sum += term;</w:t>
      </w:r>
    </w:p>
    <w:p w14:paraId="283C4CE7" w14:textId="77777777" w:rsidR="00CF1637" w:rsidRPr="00CF1637" w:rsidRDefault="00CF1637" w:rsidP="00CF1637">
      <w:pPr>
        <w:pStyle w:val="Code"/>
        <w:rPr>
          <w:highlight w:val="white"/>
        </w:rPr>
      </w:pPr>
      <w:r w:rsidRPr="00CF1637">
        <w:rPr>
          <w:highlight w:val="white"/>
        </w:rPr>
        <w:t xml:space="preserve">      sign *= -1;</w:t>
      </w:r>
    </w:p>
    <w:p w14:paraId="2C5EF08B" w14:textId="77777777" w:rsidR="00CF1637" w:rsidRPr="00CF1637" w:rsidRDefault="00CF1637" w:rsidP="00CF1637">
      <w:pPr>
        <w:pStyle w:val="Code"/>
        <w:rPr>
          <w:highlight w:val="white"/>
        </w:rPr>
      </w:pPr>
      <w:r w:rsidRPr="00CF1637">
        <w:rPr>
          <w:highlight w:val="white"/>
        </w:rPr>
        <w:t xml:space="preserve">      power *= x * x;</w:t>
      </w:r>
    </w:p>
    <w:p w14:paraId="513EC7EE" w14:textId="77777777" w:rsidR="00CF1637" w:rsidRPr="00CF1637" w:rsidRDefault="00CF1637" w:rsidP="00CF1637">
      <w:pPr>
        <w:pStyle w:val="Code"/>
        <w:rPr>
          <w:highlight w:val="white"/>
        </w:rPr>
      </w:pPr>
      <w:r w:rsidRPr="00CF1637">
        <w:rPr>
          <w:highlight w:val="white"/>
        </w:rPr>
        <w:t xml:space="preserve">      faculty *= ++index * ++index;</w:t>
      </w:r>
    </w:p>
    <w:p w14:paraId="7088E194" w14:textId="77777777" w:rsidR="00CF1637" w:rsidRPr="00CF1637" w:rsidRDefault="00CF1637" w:rsidP="00CF1637">
      <w:pPr>
        <w:pStyle w:val="Code"/>
        <w:rPr>
          <w:highlight w:val="white"/>
        </w:rPr>
      </w:pPr>
      <w:r w:rsidRPr="00CF1637">
        <w:rPr>
          <w:highlight w:val="white"/>
        </w:rPr>
        <w:t xml:space="preserve">    } while (fabs(term) &gt;= EPSILON);</w:t>
      </w:r>
    </w:p>
    <w:p w14:paraId="4E42EF17" w14:textId="77777777" w:rsidR="00CF1637" w:rsidRPr="00CF1637" w:rsidRDefault="00CF1637" w:rsidP="00CF1637">
      <w:pPr>
        <w:pStyle w:val="Code"/>
        <w:rPr>
          <w:highlight w:val="white"/>
        </w:rPr>
      </w:pPr>
    </w:p>
    <w:p w14:paraId="78DB16CD" w14:textId="77777777" w:rsidR="00CF1637" w:rsidRPr="00CF1637" w:rsidRDefault="00CF1637" w:rsidP="00CF1637">
      <w:pPr>
        <w:pStyle w:val="Code"/>
        <w:rPr>
          <w:highlight w:val="white"/>
        </w:rPr>
      </w:pPr>
      <w:r w:rsidRPr="00CF1637">
        <w:rPr>
          <w:highlight w:val="white"/>
        </w:rPr>
        <w:t xml:space="preserve">    return sum;</w:t>
      </w:r>
    </w:p>
    <w:p w14:paraId="0806A153" w14:textId="77777777" w:rsidR="00CF1637" w:rsidRPr="00CF1637" w:rsidRDefault="00CF1637" w:rsidP="00CF1637">
      <w:pPr>
        <w:pStyle w:val="Code"/>
        <w:rPr>
          <w:highlight w:val="white"/>
        </w:rPr>
      </w:pPr>
      <w:r w:rsidRPr="00CF1637">
        <w:rPr>
          <w:highlight w:val="white"/>
        </w:rPr>
        <w:t xml:space="preserve">  }</w:t>
      </w:r>
    </w:p>
    <w:p w14:paraId="0167A188" w14:textId="77777777" w:rsidR="00CF1637" w:rsidRDefault="00CF1637" w:rsidP="00CF1637">
      <w:pPr>
        <w:pStyle w:val="Code"/>
        <w:rPr>
          <w:color w:val="000000"/>
          <w:highlight w:val="white"/>
          <w:lang w:val="sv-SE"/>
        </w:rPr>
      </w:pPr>
      <w:r w:rsidRPr="00CF1637">
        <w:rPr>
          <w:highlight w:val="white"/>
        </w:rPr>
        <w:t>}</w:t>
      </w:r>
    </w:p>
    <w:p w14:paraId="16B80756" w14:textId="0666F519" w:rsidR="006916DE" w:rsidRPr="00D822A3" w:rsidRDefault="006916DE" w:rsidP="006916DE">
      <w:pPr>
        <w:rPr>
          <w:highlight w:val="white"/>
          <w:lang w:val="en-GB"/>
        </w:rPr>
      </w:pPr>
      <w:r>
        <w:rPr>
          <w:highlight w:val="white"/>
          <w:lang w:val="en-GB"/>
        </w:rPr>
        <w:t xml:space="preserve">The tangent function is defined </w:t>
      </w:r>
      <w:r w:rsidR="008B29B3">
        <w:rPr>
          <w:highlight w:val="white"/>
          <w:lang w:val="en-GB"/>
        </w:rPr>
        <w:t>as</w:t>
      </w:r>
      <w:r w:rsidR="008B29B3">
        <w:rPr>
          <w:lang w:val="en-GB"/>
        </w:rPr>
        <w:t xml:space="preserve"> </w:t>
      </w:r>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den>
        </m:f>
      </m:oMath>
      <w:r w:rsidR="008B29B3">
        <w:rPr>
          <w:highlight w:val="white"/>
          <w:lang w:val="en-GB"/>
        </w:rPr>
        <w:t xml:space="preserve"> </w:t>
      </w:r>
      <w:r>
        <w:rPr>
          <w:highlight w:val="white"/>
          <w:lang w:val="en-GB"/>
        </w:rPr>
        <w:t xml:space="preserve">for all </w:t>
      </w:r>
      <m:oMath>
        <m:r>
          <w:rPr>
            <w:rFonts w:ascii="Cambria Math" w:hAnsi="Cambria Math"/>
            <w:highlight w:val="white"/>
            <w:lang w:val="en-GB"/>
          </w:rPr>
          <m:t>x</m:t>
        </m:r>
      </m:oMath>
      <w:r>
        <w:rPr>
          <w:rFonts w:eastAsiaTheme="minorEastAsia"/>
          <w:highlight w:val="white"/>
          <w:lang w:val="en-GB"/>
        </w:rPr>
        <w:t xml:space="preserve"> </w:t>
      </w:r>
      <w:r w:rsidR="007F7807">
        <w:rPr>
          <w:rFonts w:eastAsiaTheme="minorEastAsia"/>
          <w:highlight w:val="white"/>
          <w:lang w:val="en-GB"/>
        </w:rPr>
        <w:t xml:space="preserve">such as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≠0</m:t>
        </m:r>
      </m:oMath>
      <w:r w:rsidR="007F7807">
        <w:rPr>
          <w:rFonts w:eastAsiaTheme="minorEastAsia"/>
          <w:color w:val="0D0D0D" w:themeColor="text1" w:themeTint="F2"/>
          <w:sz w:val="20"/>
          <w:lang w:val="en-GB"/>
        </w:rPr>
        <w:t>.</w:t>
      </w:r>
    </w:p>
    <w:p w14:paraId="54F61D9C" w14:textId="77777777" w:rsidR="0056774A" w:rsidRPr="0056774A" w:rsidRDefault="0056774A" w:rsidP="0056774A">
      <w:pPr>
        <w:pStyle w:val="Code"/>
        <w:rPr>
          <w:highlight w:val="white"/>
        </w:rPr>
      </w:pPr>
      <w:r w:rsidRPr="0056774A">
        <w:rPr>
          <w:highlight w:val="white"/>
        </w:rPr>
        <w:t>double tan(double x) {</w:t>
      </w:r>
    </w:p>
    <w:p w14:paraId="00DAD6B2" w14:textId="77777777" w:rsidR="0056774A" w:rsidRPr="0056774A" w:rsidRDefault="0056774A" w:rsidP="0056774A">
      <w:pPr>
        <w:pStyle w:val="Code"/>
        <w:rPr>
          <w:highlight w:val="white"/>
        </w:rPr>
      </w:pPr>
      <w:r w:rsidRPr="0056774A">
        <w:rPr>
          <w:highlight w:val="white"/>
        </w:rPr>
        <w:t xml:space="preserve">  double cos_of_x = cos(x);</w:t>
      </w:r>
    </w:p>
    <w:p w14:paraId="666B2927" w14:textId="77777777" w:rsidR="0056774A" w:rsidRPr="0056774A" w:rsidRDefault="0056774A" w:rsidP="0056774A">
      <w:pPr>
        <w:pStyle w:val="Code"/>
        <w:rPr>
          <w:highlight w:val="white"/>
        </w:rPr>
      </w:pPr>
      <w:r w:rsidRPr="0056774A">
        <w:rPr>
          <w:highlight w:val="white"/>
        </w:rPr>
        <w:t xml:space="preserve">  printf("cos(%f) = %f\n", x, cos(x));</w:t>
      </w:r>
    </w:p>
    <w:p w14:paraId="3816A9BE" w14:textId="77777777" w:rsidR="0056774A" w:rsidRPr="0056774A" w:rsidRDefault="0056774A" w:rsidP="0056774A">
      <w:pPr>
        <w:pStyle w:val="Code"/>
        <w:rPr>
          <w:highlight w:val="white"/>
        </w:rPr>
      </w:pPr>
    </w:p>
    <w:p w14:paraId="587AA488" w14:textId="77777777" w:rsidR="0056774A" w:rsidRPr="0056774A" w:rsidRDefault="0056774A" w:rsidP="0056774A">
      <w:pPr>
        <w:pStyle w:val="Code"/>
        <w:rPr>
          <w:highlight w:val="white"/>
        </w:rPr>
      </w:pPr>
      <w:r w:rsidRPr="0056774A">
        <w:rPr>
          <w:highlight w:val="white"/>
        </w:rPr>
        <w:t xml:space="preserve">  if (cos_of_x != 0) {</w:t>
      </w:r>
    </w:p>
    <w:p w14:paraId="7406CC52" w14:textId="77777777" w:rsidR="0056774A" w:rsidRPr="0056774A" w:rsidRDefault="0056774A" w:rsidP="0056774A">
      <w:pPr>
        <w:pStyle w:val="Code"/>
        <w:rPr>
          <w:highlight w:val="white"/>
        </w:rPr>
      </w:pPr>
      <w:r w:rsidRPr="0056774A">
        <w:rPr>
          <w:highlight w:val="white"/>
        </w:rPr>
        <w:t xml:space="preserve">    return (sin(x) / cos_of_x);</w:t>
      </w:r>
    </w:p>
    <w:p w14:paraId="43D95A9A" w14:textId="77777777" w:rsidR="0056774A" w:rsidRPr="0056774A" w:rsidRDefault="0056774A" w:rsidP="0056774A">
      <w:pPr>
        <w:pStyle w:val="Code"/>
        <w:rPr>
          <w:highlight w:val="white"/>
        </w:rPr>
      </w:pPr>
      <w:r w:rsidRPr="0056774A">
        <w:rPr>
          <w:highlight w:val="white"/>
        </w:rPr>
        <w:t xml:space="preserve">  }</w:t>
      </w:r>
    </w:p>
    <w:p w14:paraId="0475A6AF" w14:textId="77777777" w:rsidR="0056774A" w:rsidRPr="0056774A" w:rsidRDefault="0056774A" w:rsidP="0056774A">
      <w:pPr>
        <w:pStyle w:val="Code"/>
        <w:rPr>
          <w:highlight w:val="white"/>
        </w:rPr>
      </w:pPr>
      <w:r w:rsidRPr="0056774A">
        <w:rPr>
          <w:highlight w:val="white"/>
        </w:rPr>
        <w:t xml:space="preserve">  else {</w:t>
      </w:r>
    </w:p>
    <w:p w14:paraId="308827CB" w14:textId="77777777" w:rsidR="0056774A" w:rsidRPr="0056774A" w:rsidRDefault="0056774A" w:rsidP="0056774A">
      <w:pPr>
        <w:pStyle w:val="Code"/>
        <w:rPr>
          <w:highlight w:val="white"/>
        </w:rPr>
      </w:pPr>
      <w:r w:rsidRPr="0056774A">
        <w:rPr>
          <w:highlight w:val="white"/>
        </w:rPr>
        <w:t xml:space="preserve">    errno = EDOM;</w:t>
      </w:r>
    </w:p>
    <w:p w14:paraId="726B74A1" w14:textId="77777777" w:rsidR="0056774A" w:rsidRPr="0056774A" w:rsidRDefault="0056774A" w:rsidP="0056774A">
      <w:pPr>
        <w:pStyle w:val="Code"/>
        <w:rPr>
          <w:highlight w:val="white"/>
        </w:rPr>
      </w:pPr>
      <w:r w:rsidRPr="0056774A">
        <w:rPr>
          <w:highlight w:val="white"/>
        </w:rPr>
        <w:t xml:space="preserve">    return 0;</w:t>
      </w:r>
    </w:p>
    <w:p w14:paraId="1F66352F" w14:textId="77777777" w:rsidR="0056774A" w:rsidRPr="0056774A" w:rsidRDefault="0056774A" w:rsidP="0056774A">
      <w:pPr>
        <w:pStyle w:val="Code"/>
        <w:rPr>
          <w:highlight w:val="white"/>
        </w:rPr>
      </w:pPr>
      <w:r w:rsidRPr="0056774A">
        <w:rPr>
          <w:highlight w:val="white"/>
        </w:rPr>
        <w:t xml:space="preserve">  }</w:t>
      </w:r>
    </w:p>
    <w:p w14:paraId="2F1306BF" w14:textId="77777777" w:rsidR="0056774A" w:rsidRPr="0056774A" w:rsidRDefault="0056774A" w:rsidP="0056774A">
      <w:pPr>
        <w:pStyle w:val="Code"/>
        <w:rPr>
          <w:highlight w:val="white"/>
        </w:rPr>
      </w:pPr>
      <w:r w:rsidRPr="0056774A">
        <w:rPr>
          <w:highlight w:val="white"/>
        </w:rPr>
        <w:t>}</w:t>
      </w:r>
    </w:p>
    <w:p w14:paraId="24DB4BEB" w14:textId="62882B08" w:rsidR="00FD34B4" w:rsidRDefault="00DB2DAB" w:rsidP="00FD34B4">
      <w:pPr>
        <w:pStyle w:val="Rubrik3"/>
        <w:rPr>
          <w:highlight w:val="white"/>
          <w:lang w:val="en-GB"/>
        </w:rPr>
      </w:pPr>
      <w:r>
        <w:rPr>
          <w:highlight w:val="white"/>
          <w:lang w:val="en-GB"/>
        </w:rPr>
        <w:t xml:space="preserve">Inverted </w:t>
      </w:r>
      <w:r w:rsidR="00FA1FC8">
        <w:rPr>
          <w:highlight w:val="white"/>
          <w:lang w:val="en-GB"/>
        </w:rPr>
        <w:t xml:space="preserve">Trigonometric </w:t>
      </w:r>
      <w:r>
        <w:rPr>
          <w:highlight w:val="white"/>
          <w:lang w:val="en-GB"/>
        </w:rPr>
        <w:t>F</w:t>
      </w:r>
      <w:r w:rsidR="00FD34B4">
        <w:rPr>
          <w:highlight w:val="white"/>
          <w:lang w:val="en-GB"/>
        </w:rPr>
        <w:t>unctions</w:t>
      </w:r>
    </w:p>
    <w:p w14:paraId="499C6D59" w14:textId="2CD845AA" w:rsidR="00D22A9A" w:rsidRPr="00F6704B" w:rsidRDefault="00F7762D" w:rsidP="00D22A9A">
      <w:pPr>
        <w:rPr>
          <w:rFonts w:eastAsiaTheme="minorEastAsia"/>
          <w:lang w:val="en-GB"/>
        </w:rPr>
      </w:pPr>
      <w:r>
        <w:rPr>
          <w:highlight w:val="white"/>
          <w:lang w:val="en-GB"/>
        </w:rPr>
        <w:t>The arcsine function is defined for all</w:t>
      </w:r>
      <m:oMath>
        <m:r>
          <w:rPr>
            <w:rFonts w:ascii="Cambria Math" w:hAnsi="Cambria Math"/>
            <w:lang w:val="en-GB"/>
          </w:rPr>
          <m:t xml:space="preserve"> x</m:t>
        </m:r>
      </m:oMath>
      <w:r w:rsidR="00F6704B">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sidR="00F6704B">
        <w:rPr>
          <w:rFonts w:eastAsiaTheme="minorEastAsia"/>
          <w:lang w:val="en-GB"/>
        </w:rPr>
        <w:t xml:space="preserve"> </w:t>
      </w:r>
      <w:r>
        <w:rPr>
          <w:rFonts w:eastAsiaTheme="minorEastAsia"/>
          <w:lang w:val="en-GB"/>
        </w:rPr>
        <w:t>as follows</w:t>
      </w:r>
      <w:r w:rsidR="001F47A5">
        <w:rPr>
          <w:rFonts w:eastAsiaTheme="minorEastAsia"/>
          <w:lang w:val="en-GB"/>
        </w:rPr>
        <w:t>:</w:t>
      </w:r>
    </w:p>
    <w:p w14:paraId="75408DC9" w14:textId="77777777" w:rsidR="002A0F5A" w:rsidRPr="002A0F5A" w:rsidRDefault="00735809" w:rsidP="0056774A">
      <w:pPr>
        <w:pStyle w:val="Code"/>
        <w:rPr>
          <w:rFonts w:ascii="Times New Roman" w:eastAsiaTheme="minorEastAsia" w:hAnsi="Times New Roman"/>
          <w:noProof w:val="0"/>
          <w:lang w:val="en-GB"/>
        </w:rPr>
      </w:pPr>
      <m:oMathPara>
        <m:oMath>
          <m:eqArr>
            <m:eqArrPr>
              <m:ctrlPr>
                <w:rPr>
                  <w:rFonts w:ascii="Cambria Math"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1</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r>
                <w:rPr>
                  <w:rFonts w:ascii="Cambria Math" w:hAnsi="Cambria Math"/>
                  <w:lang w:val="en-GB"/>
                </w:rPr>
                <m:t>-</m:t>
              </m:r>
              <m:r>
                <m:rPr>
                  <m:sty m:val="p"/>
                </m:rPr>
                <w:rPr>
                  <w:rFonts w:ascii="Cambria Math" w:hAnsi="Cambria Math"/>
                  <w:lang w:val="en-GB"/>
                </w:rPr>
                <m:t>asin</m:t>
              </m:r>
              <m:d>
                <m:dPr>
                  <m:ctrlPr>
                    <w:rPr>
                      <w:rFonts w:ascii="Cambria Math" w:hAnsi="Cambria Math"/>
                      <w:i/>
                      <w:lang w:val="en-GB"/>
                    </w:rPr>
                  </m:ctrlPr>
                </m:dPr>
                <m:e>
                  <m:r>
                    <w:rPr>
                      <w:rFonts w:ascii="Cambria Math" w:hAnsi="Cambria Math"/>
                      <w:lang w:val="en-GB"/>
                    </w:rPr>
                    <m:t>x</m:t>
                  </m:r>
                </m:e>
              </m:d>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e>
                  <m:e>
                    <m:r>
                      <w:rPr>
                        <w:rFonts w:ascii="Cambria Math" w:eastAsiaTheme="minorEastAsia" w:hAnsi="Cambria Math"/>
                        <w:lang w:val="en-GB"/>
                      </w:rPr>
                      <m:t xml:space="preserve">if </m:t>
                    </m:r>
                    <m:r>
                      <m:rPr>
                        <m:sty m:val="p"/>
                      </m:rPr>
                      <w:rPr>
                        <w:rFonts w:ascii="Cambria Math" w:hAnsi="Cambria Math"/>
                        <w:highlight w:val="white"/>
                        <w:lang w:val="en-GB"/>
                      </w:rPr>
                      <m:t xml:space="preserve"> </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&lt;1</m:t>
              </m:r>
            </m:e>
          </m:eqArr>
        </m:oMath>
      </m:oMathPara>
    </w:p>
    <w:p w14:paraId="046B42B2" w14:textId="526E8712"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asin(double x) {</w:t>
      </w:r>
    </w:p>
    <w:p w14:paraId="21EA4EC1" w14:textId="77777777" w:rsidR="0056774A" w:rsidRPr="0056774A" w:rsidRDefault="0056774A" w:rsidP="0056774A">
      <w:pPr>
        <w:pStyle w:val="Code"/>
        <w:rPr>
          <w:highlight w:val="white"/>
        </w:rPr>
      </w:pPr>
      <w:r w:rsidRPr="0056774A">
        <w:rPr>
          <w:highlight w:val="white"/>
        </w:rPr>
        <w:t xml:space="preserve">  if (x == 1) {</w:t>
      </w:r>
    </w:p>
    <w:p w14:paraId="34DBFC69" w14:textId="77777777" w:rsidR="0056774A" w:rsidRPr="0056774A" w:rsidRDefault="0056774A" w:rsidP="0056774A">
      <w:pPr>
        <w:pStyle w:val="Code"/>
        <w:rPr>
          <w:highlight w:val="white"/>
        </w:rPr>
      </w:pPr>
      <w:r w:rsidRPr="0056774A">
        <w:rPr>
          <w:highlight w:val="white"/>
        </w:rPr>
        <w:t xml:space="preserve">    return PI / 2;</w:t>
      </w:r>
    </w:p>
    <w:p w14:paraId="766F07C1" w14:textId="77777777" w:rsidR="0056774A" w:rsidRPr="0056774A" w:rsidRDefault="0056774A" w:rsidP="0056774A">
      <w:pPr>
        <w:pStyle w:val="Code"/>
        <w:rPr>
          <w:highlight w:val="white"/>
        </w:rPr>
      </w:pPr>
      <w:r w:rsidRPr="0056774A">
        <w:rPr>
          <w:highlight w:val="white"/>
        </w:rPr>
        <w:lastRenderedPageBreak/>
        <w:t xml:space="preserve">  }</w:t>
      </w:r>
    </w:p>
    <w:p w14:paraId="1C897F7C" w14:textId="77777777" w:rsidR="0056774A" w:rsidRPr="0056774A" w:rsidRDefault="0056774A" w:rsidP="0056774A">
      <w:pPr>
        <w:pStyle w:val="Code"/>
        <w:rPr>
          <w:highlight w:val="white"/>
        </w:rPr>
      </w:pPr>
      <w:r w:rsidRPr="0056774A">
        <w:rPr>
          <w:highlight w:val="white"/>
        </w:rPr>
        <w:t xml:space="preserve">  else if (x &lt; 0) {</w:t>
      </w:r>
    </w:p>
    <w:p w14:paraId="61EC8200" w14:textId="77777777" w:rsidR="0056774A" w:rsidRPr="0056774A" w:rsidRDefault="0056774A" w:rsidP="0056774A">
      <w:pPr>
        <w:pStyle w:val="Code"/>
        <w:rPr>
          <w:highlight w:val="white"/>
        </w:rPr>
      </w:pPr>
      <w:r w:rsidRPr="0056774A">
        <w:rPr>
          <w:highlight w:val="white"/>
        </w:rPr>
        <w:t xml:space="preserve">    return -asin(-x);</w:t>
      </w:r>
    </w:p>
    <w:p w14:paraId="49441E8E" w14:textId="77777777" w:rsidR="0056774A" w:rsidRPr="0056774A" w:rsidRDefault="0056774A" w:rsidP="0056774A">
      <w:pPr>
        <w:pStyle w:val="Code"/>
        <w:rPr>
          <w:highlight w:val="white"/>
        </w:rPr>
      </w:pPr>
      <w:r w:rsidRPr="0056774A">
        <w:rPr>
          <w:highlight w:val="white"/>
        </w:rPr>
        <w:t xml:space="preserve">  }</w:t>
      </w:r>
    </w:p>
    <w:p w14:paraId="5554FE48" w14:textId="77777777" w:rsidR="0056774A" w:rsidRPr="0056774A" w:rsidRDefault="0056774A" w:rsidP="0056774A">
      <w:pPr>
        <w:pStyle w:val="Code"/>
        <w:rPr>
          <w:highlight w:val="white"/>
        </w:rPr>
      </w:pPr>
      <w:r w:rsidRPr="0056774A">
        <w:rPr>
          <w:highlight w:val="white"/>
        </w:rPr>
        <w:t xml:space="preserve">  else if (x &lt; 1) {</w:t>
      </w:r>
    </w:p>
    <w:p w14:paraId="38AC020C" w14:textId="77777777" w:rsidR="0056774A" w:rsidRPr="0056774A" w:rsidRDefault="0056774A" w:rsidP="0056774A">
      <w:pPr>
        <w:pStyle w:val="Code"/>
        <w:rPr>
          <w:highlight w:val="white"/>
        </w:rPr>
      </w:pPr>
      <w:r w:rsidRPr="0056774A">
        <w:rPr>
          <w:highlight w:val="white"/>
        </w:rPr>
        <w:t xml:space="preserve">    return atan(x / sqrt(1 - (x * x)));</w:t>
      </w:r>
    </w:p>
    <w:p w14:paraId="39D763CC" w14:textId="77777777" w:rsidR="0056774A" w:rsidRPr="0056774A" w:rsidRDefault="0056774A" w:rsidP="0056774A">
      <w:pPr>
        <w:pStyle w:val="Code"/>
        <w:rPr>
          <w:highlight w:val="white"/>
        </w:rPr>
      </w:pPr>
      <w:r w:rsidRPr="0056774A">
        <w:rPr>
          <w:highlight w:val="white"/>
        </w:rPr>
        <w:t xml:space="preserve">  }</w:t>
      </w:r>
    </w:p>
    <w:p w14:paraId="171C4FFF" w14:textId="77777777" w:rsidR="0056774A" w:rsidRPr="0056774A" w:rsidRDefault="0056774A" w:rsidP="0056774A">
      <w:pPr>
        <w:pStyle w:val="Code"/>
        <w:rPr>
          <w:highlight w:val="white"/>
        </w:rPr>
      </w:pPr>
      <w:r w:rsidRPr="0056774A">
        <w:rPr>
          <w:highlight w:val="white"/>
        </w:rPr>
        <w:t xml:space="preserve">  else {</w:t>
      </w:r>
    </w:p>
    <w:p w14:paraId="343596AB" w14:textId="77777777" w:rsidR="0056774A" w:rsidRPr="0056774A" w:rsidRDefault="0056774A" w:rsidP="0056774A">
      <w:pPr>
        <w:pStyle w:val="Code"/>
        <w:rPr>
          <w:highlight w:val="white"/>
        </w:rPr>
      </w:pPr>
      <w:r w:rsidRPr="0056774A">
        <w:rPr>
          <w:highlight w:val="white"/>
        </w:rPr>
        <w:t xml:space="preserve">    errno = EDOM;</w:t>
      </w:r>
    </w:p>
    <w:p w14:paraId="06E1FE55" w14:textId="77777777" w:rsidR="0056774A" w:rsidRPr="0056774A" w:rsidRDefault="0056774A" w:rsidP="0056774A">
      <w:pPr>
        <w:pStyle w:val="Code"/>
        <w:rPr>
          <w:highlight w:val="white"/>
        </w:rPr>
      </w:pPr>
      <w:r w:rsidRPr="0056774A">
        <w:rPr>
          <w:highlight w:val="white"/>
        </w:rPr>
        <w:t xml:space="preserve">    return 0;</w:t>
      </w:r>
    </w:p>
    <w:p w14:paraId="26E6BF0C" w14:textId="77777777" w:rsidR="0056774A" w:rsidRPr="0056774A" w:rsidRDefault="0056774A" w:rsidP="0056774A">
      <w:pPr>
        <w:pStyle w:val="Code"/>
        <w:rPr>
          <w:highlight w:val="white"/>
        </w:rPr>
      </w:pPr>
      <w:r w:rsidRPr="0056774A">
        <w:rPr>
          <w:highlight w:val="white"/>
        </w:rPr>
        <w:t xml:space="preserve">  }</w:t>
      </w:r>
    </w:p>
    <w:p w14:paraId="7D3C03BA" w14:textId="77777777" w:rsidR="0056774A" w:rsidRPr="0056774A" w:rsidRDefault="0056774A" w:rsidP="0056774A">
      <w:pPr>
        <w:pStyle w:val="Code"/>
        <w:rPr>
          <w:highlight w:val="white"/>
        </w:rPr>
      </w:pPr>
      <w:r w:rsidRPr="0056774A">
        <w:rPr>
          <w:highlight w:val="white"/>
        </w:rPr>
        <w:t>}</w:t>
      </w:r>
    </w:p>
    <w:p w14:paraId="1832BAC7" w14:textId="635CC355" w:rsidR="00B759A5" w:rsidRPr="00F6704B" w:rsidRDefault="00B759A5" w:rsidP="00B759A5">
      <w:pPr>
        <w:rPr>
          <w:rFonts w:eastAsiaTheme="minorEastAsia"/>
          <w:lang w:val="en-GB"/>
        </w:rPr>
      </w:pPr>
      <w:r>
        <w:rPr>
          <w:highlight w:val="white"/>
          <w:lang w:val="en-GB"/>
        </w:rPr>
        <w:t>The arccosine function is defined for all</w:t>
      </w:r>
      <m:oMath>
        <m:r>
          <w:rPr>
            <w:rFonts w:ascii="Cambria Math" w:hAnsi="Cambria Math"/>
            <w:lang w:val="en-GB"/>
          </w:rPr>
          <m:t xml:space="preserve"> x</m:t>
        </m:r>
      </m:oMath>
      <w:r>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Pr>
          <w:rFonts w:eastAsiaTheme="minorEastAsia"/>
          <w:lang w:val="en-GB"/>
        </w:rPr>
        <w:t xml:space="preserve"> as follows:</w:t>
      </w:r>
    </w:p>
    <w:p w14:paraId="06CD36F6" w14:textId="77777777" w:rsidR="002A0F5A" w:rsidRPr="002A0F5A" w:rsidRDefault="00735809" w:rsidP="0056774A">
      <w:pPr>
        <w:pStyle w:val="Code"/>
        <w:rPr>
          <w:rFonts w:ascii="Times New Roman" w:eastAsiaTheme="minorEastAsia" w:hAnsi="Times New Roman"/>
          <w:noProof w:val="0"/>
          <w:lang w:val="en-GB"/>
        </w:rPr>
      </w:pPr>
      <m:oMathPara>
        <m:oMath>
          <m:eqArr>
            <m:eqArrPr>
              <m:ctrlPr>
                <w:rPr>
                  <w:rFonts w:ascii="Cambria Math" w:eastAsiaTheme="minorEastAsia"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0</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eastAsiaTheme="minorEastAsia" w:hAnsi="Cambria Math"/>
                      <w:lang w:val="en-GB"/>
                    </w:rPr>
                  </m:ctrlPr>
                </m:funcPr>
                <m:fName>
                  <m:r>
                    <m:rPr>
                      <m:sty m:val="p"/>
                    </m:rPr>
                    <w:rPr>
                      <w:rFonts w:ascii="Cambria Math" w:eastAsiaTheme="minorEastAsia" w:hAnsi="Cambria Math"/>
                      <w:lang w:val="en-GB"/>
                    </w:rPr>
                    <m:t>acos</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=π-acos</m:t>
              </m:r>
              <m:d>
                <m:dPr>
                  <m:ctrlPr>
                    <w:rPr>
                      <w:rFonts w:ascii="Cambria Math" w:eastAsiaTheme="minorEastAsia" w:hAnsi="Cambria Math"/>
                      <w:i/>
                      <w:lang w:val="en-GB"/>
                    </w:rPr>
                  </m:ctrlPr>
                </m:dPr>
                <m:e>
                  <m:r>
                    <w:rPr>
                      <w:rFonts w:ascii="Cambria Math" w:eastAsiaTheme="minorEastAsia" w:hAnsi="Cambria Math"/>
                      <w:lang w:val="en-GB"/>
                    </w:rPr>
                    <m:t>x</m:t>
                  </m:r>
                </m:e>
              </m:d>
            </m:e>
            <m:e>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num>
                              <m:den>
                                <m:r>
                                  <w:rPr>
                                    <w:rFonts w:ascii="Cambria Math" w:hAnsi="Cambria Math"/>
                                    <w:lang w:val="en-GB"/>
                                  </w:rPr>
                                  <m:t>x</m:t>
                                </m:r>
                              </m:den>
                            </m:f>
                          </m:e>
                        </m:d>
                      </m:e>
                    </m:func>
                  </m:e>
                  <m:e>
                    <m:r>
                      <w:rPr>
                        <w:rFonts w:ascii="Cambria Math" w:eastAsiaTheme="minorEastAsia" w:hAnsi="Cambria Math"/>
                        <w:lang w:val="en-GB"/>
                      </w:rPr>
                      <m:t>if 0&lt;</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≤1</m:t>
              </m:r>
            </m:e>
          </m:eqArr>
        </m:oMath>
      </m:oMathPara>
    </w:p>
    <w:p w14:paraId="746C5DB2" w14:textId="35BBF5B0"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acos(double x) {</w:t>
      </w:r>
    </w:p>
    <w:p w14:paraId="7C535CFD" w14:textId="77777777" w:rsidR="0056774A" w:rsidRPr="0056774A" w:rsidRDefault="0056774A" w:rsidP="0056774A">
      <w:pPr>
        <w:pStyle w:val="Code"/>
        <w:rPr>
          <w:highlight w:val="white"/>
        </w:rPr>
      </w:pPr>
      <w:r w:rsidRPr="0056774A">
        <w:rPr>
          <w:highlight w:val="white"/>
        </w:rPr>
        <w:t xml:space="preserve">  if (x == 0) {</w:t>
      </w:r>
    </w:p>
    <w:p w14:paraId="25234255" w14:textId="77777777" w:rsidR="0056774A" w:rsidRPr="0056774A" w:rsidRDefault="0056774A" w:rsidP="0056774A">
      <w:pPr>
        <w:pStyle w:val="Code"/>
        <w:rPr>
          <w:highlight w:val="white"/>
        </w:rPr>
      </w:pPr>
      <w:r w:rsidRPr="0056774A">
        <w:rPr>
          <w:highlight w:val="white"/>
        </w:rPr>
        <w:t xml:space="preserve">    return PI / 2;</w:t>
      </w:r>
    </w:p>
    <w:p w14:paraId="54B48A6C" w14:textId="77777777" w:rsidR="0056774A" w:rsidRPr="0056774A" w:rsidRDefault="0056774A" w:rsidP="0056774A">
      <w:pPr>
        <w:pStyle w:val="Code"/>
        <w:rPr>
          <w:highlight w:val="white"/>
        </w:rPr>
      </w:pPr>
      <w:r w:rsidRPr="0056774A">
        <w:rPr>
          <w:highlight w:val="white"/>
        </w:rPr>
        <w:t xml:space="preserve">  }</w:t>
      </w:r>
    </w:p>
    <w:p w14:paraId="2D2F3F61" w14:textId="77777777" w:rsidR="0056774A" w:rsidRPr="0056774A" w:rsidRDefault="0056774A" w:rsidP="0056774A">
      <w:pPr>
        <w:pStyle w:val="Code"/>
        <w:rPr>
          <w:highlight w:val="white"/>
        </w:rPr>
      </w:pPr>
      <w:r w:rsidRPr="0056774A">
        <w:rPr>
          <w:highlight w:val="white"/>
        </w:rPr>
        <w:t xml:space="preserve">  else if (x &lt; 0) {</w:t>
      </w:r>
    </w:p>
    <w:p w14:paraId="089F4688" w14:textId="77777777" w:rsidR="0056774A" w:rsidRPr="0056774A" w:rsidRDefault="0056774A" w:rsidP="0056774A">
      <w:pPr>
        <w:pStyle w:val="Code"/>
        <w:rPr>
          <w:highlight w:val="white"/>
        </w:rPr>
      </w:pPr>
      <w:r w:rsidRPr="0056774A">
        <w:rPr>
          <w:highlight w:val="white"/>
        </w:rPr>
        <w:t xml:space="preserve">    return PI - acos(-x);</w:t>
      </w:r>
    </w:p>
    <w:p w14:paraId="61617E29" w14:textId="77777777" w:rsidR="0056774A" w:rsidRPr="0056774A" w:rsidRDefault="0056774A" w:rsidP="0056774A">
      <w:pPr>
        <w:pStyle w:val="Code"/>
        <w:rPr>
          <w:highlight w:val="white"/>
        </w:rPr>
      </w:pPr>
      <w:r w:rsidRPr="0056774A">
        <w:rPr>
          <w:highlight w:val="white"/>
        </w:rPr>
        <w:t xml:space="preserve">  }</w:t>
      </w:r>
    </w:p>
    <w:p w14:paraId="7431D1EB" w14:textId="77777777" w:rsidR="0056774A" w:rsidRPr="0056774A" w:rsidRDefault="0056774A" w:rsidP="0056774A">
      <w:pPr>
        <w:pStyle w:val="Code"/>
        <w:rPr>
          <w:highlight w:val="white"/>
        </w:rPr>
      </w:pPr>
      <w:r w:rsidRPr="0056774A">
        <w:rPr>
          <w:highlight w:val="white"/>
        </w:rPr>
        <w:t xml:space="preserve">  else if (x &lt;= 1) {</w:t>
      </w:r>
    </w:p>
    <w:p w14:paraId="364F1B35" w14:textId="77777777" w:rsidR="0056774A" w:rsidRPr="0056774A" w:rsidRDefault="0056774A" w:rsidP="0056774A">
      <w:pPr>
        <w:pStyle w:val="Code"/>
        <w:rPr>
          <w:highlight w:val="white"/>
        </w:rPr>
      </w:pPr>
      <w:r w:rsidRPr="0056774A">
        <w:rPr>
          <w:highlight w:val="white"/>
        </w:rPr>
        <w:t xml:space="preserve">    return atan(sqrt(1 - (x * x)) / x);</w:t>
      </w:r>
    </w:p>
    <w:p w14:paraId="13D39D65" w14:textId="77777777" w:rsidR="0056774A" w:rsidRPr="0056774A" w:rsidRDefault="0056774A" w:rsidP="0056774A">
      <w:pPr>
        <w:pStyle w:val="Code"/>
        <w:rPr>
          <w:highlight w:val="white"/>
        </w:rPr>
      </w:pPr>
      <w:r w:rsidRPr="0056774A">
        <w:rPr>
          <w:highlight w:val="white"/>
        </w:rPr>
        <w:t xml:space="preserve">  }</w:t>
      </w:r>
    </w:p>
    <w:p w14:paraId="3849D6B3" w14:textId="77777777" w:rsidR="0056774A" w:rsidRPr="0056774A" w:rsidRDefault="0056774A" w:rsidP="0056774A">
      <w:pPr>
        <w:pStyle w:val="Code"/>
        <w:rPr>
          <w:highlight w:val="white"/>
        </w:rPr>
      </w:pPr>
      <w:r w:rsidRPr="0056774A">
        <w:rPr>
          <w:highlight w:val="white"/>
        </w:rPr>
        <w:t xml:space="preserve">  else {</w:t>
      </w:r>
    </w:p>
    <w:p w14:paraId="03BE74E9" w14:textId="77777777" w:rsidR="0056774A" w:rsidRPr="0056774A" w:rsidRDefault="0056774A" w:rsidP="0056774A">
      <w:pPr>
        <w:pStyle w:val="Code"/>
        <w:rPr>
          <w:highlight w:val="white"/>
        </w:rPr>
      </w:pPr>
      <w:r w:rsidRPr="0056774A">
        <w:rPr>
          <w:highlight w:val="white"/>
        </w:rPr>
        <w:t xml:space="preserve">    errno = EDOM;</w:t>
      </w:r>
    </w:p>
    <w:p w14:paraId="3C97C6FE" w14:textId="77777777" w:rsidR="0056774A" w:rsidRPr="0056774A" w:rsidRDefault="0056774A" w:rsidP="0056774A">
      <w:pPr>
        <w:pStyle w:val="Code"/>
        <w:rPr>
          <w:highlight w:val="white"/>
        </w:rPr>
      </w:pPr>
      <w:r w:rsidRPr="0056774A">
        <w:rPr>
          <w:highlight w:val="white"/>
        </w:rPr>
        <w:t xml:space="preserve">    return 0;</w:t>
      </w:r>
    </w:p>
    <w:p w14:paraId="25B9C888" w14:textId="77777777" w:rsidR="0056774A" w:rsidRPr="0056774A" w:rsidRDefault="0056774A" w:rsidP="0056774A">
      <w:pPr>
        <w:pStyle w:val="Code"/>
        <w:rPr>
          <w:highlight w:val="white"/>
        </w:rPr>
      </w:pPr>
      <w:r w:rsidRPr="0056774A">
        <w:rPr>
          <w:highlight w:val="white"/>
        </w:rPr>
        <w:t xml:space="preserve">  }</w:t>
      </w:r>
    </w:p>
    <w:p w14:paraId="634EBD1B" w14:textId="77777777" w:rsidR="0056774A" w:rsidRPr="0056774A" w:rsidRDefault="0056774A" w:rsidP="0056774A">
      <w:pPr>
        <w:pStyle w:val="Code"/>
        <w:rPr>
          <w:highlight w:val="white"/>
        </w:rPr>
      </w:pPr>
      <w:r w:rsidRPr="0056774A">
        <w:rPr>
          <w:highlight w:val="white"/>
        </w:rPr>
        <w:t>}</w:t>
      </w:r>
    </w:p>
    <w:p w14:paraId="5CA38B2D" w14:textId="77777777" w:rsidR="00873A1D" w:rsidRPr="00D822A3" w:rsidRDefault="00873A1D" w:rsidP="00873A1D">
      <w:pPr>
        <w:rPr>
          <w:highlight w:val="white"/>
          <w:lang w:val="en-GB"/>
        </w:rPr>
      </w:pPr>
      <w:r>
        <w:rPr>
          <w:highlight w:val="white"/>
          <w:lang w:val="en-GB"/>
        </w:rPr>
        <w:t xml:space="preserve">The arctangent function is defined for all </w:t>
      </w:r>
      <m:oMath>
        <m:r>
          <w:rPr>
            <w:rFonts w:ascii="Cambria Math" w:hAnsi="Cambria Math"/>
            <w:lang w:val="en-GB"/>
          </w:rPr>
          <m:t>-1</m:t>
        </m:r>
        <m:r>
          <w:rPr>
            <w:rFonts w:ascii="Cambria Math" w:hAnsi="Cambria Math"/>
            <w:highlight w:val="white"/>
            <w:lang w:val="en-GB"/>
          </w:rPr>
          <m:t>≤</m:t>
        </m:r>
        <m:r>
          <w:rPr>
            <w:rFonts w:ascii="Cambria Math" w:hAnsi="Cambria Math"/>
            <w:lang w:val="en-GB"/>
          </w:rPr>
          <m:t>x</m:t>
        </m:r>
        <m:r>
          <w:rPr>
            <w:rFonts w:ascii="Cambria Math" w:hAnsi="Cambria Math"/>
            <w:highlight w:val="white"/>
            <w:lang w:val="en-GB"/>
          </w:rPr>
          <m:t>≤</m:t>
        </m:r>
        <m:r>
          <w:rPr>
            <w:rFonts w:ascii="Cambria Math" w:hAnsi="Cambria Math"/>
            <w:lang w:val="en-GB"/>
          </w:rPr>
          <m:t>1</m:t>
        </m:r>
      </m:oMath>
      <w:r>
        <w:rPr>
          <w:rFonts w:eastAsiaTheme="minorEastAsia"/>
          <w:lang w:val="en-GB"/>
        </w:rPr>
        <w:t xml:space="preserve"> as follows:</w:t>
      </w:r>
    </w:p>
    <w:p w14:paraId="091F2607" w14:textId="77777777" w:rsidR="00873A1D" w:rsidRPr="00CE2753" w:rsidRDefault="00735809"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-atan⁡</m:t>
                </m:r>
                <m:d>
                  <m:dPr>
                    <m:ctrlPr>
                      <w:rPr>
                        <w:rFonts w:ascii="Cambria Math" w:hAnsi="Cambria Math"/>
                        <w:i/>
                        <w:lang w:val="en-GB"/>
                      </w:rPr>
                    </m:ctrlPr>
                  </m:dPr>
                  <m:e>
                    <m:r>
                      <w:rPr>
                        <w:rFonts w:ascii="Cambria Math" w:hAnsi="Cambria Math"/>
                        <w:lang w:val="en-GB"/>
                      </w:rPr>
                      <m:t>-x</m:t>
                    </m:r>
                  </m:e>
                </m:d>
              </m:e>
              <m:e>
                <m:r>
                  <w:rPr>
                    <w:rFonts w:ascii="Cambria Math" w:hAnsi="Cambria Math"/>
                    <w:lang w:val="en-GB"/>
                  </w:rPr>
                  <m:t>for all x</m:t>
                </m:r>
              </m:e>
            </m:mr>
          </m:m>
        </m:oMath>
      </m:oMathPara>
    </w:p>
    <w:p w14:paraId="0B028482" w14:textId="77777777" w:rsidR="00873A1D" w:rsidRPr="00CE2753" w:rsidRDefault="00735809"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r>
                  <m:rPr>
                    <m:sty m:val="p"/>
                  </m:rPr>
                  <w:rPr>
                    <w:rFonts w:ascii="Cambria Math" w:hAnsi="Cambria Math"/>
                    <w:lang w:val="en-GB"/>
                  </w:rPr>
                  <m:t>-atan⁡</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x</m:t>
                        </m:r>
                      </m:den>
                    </m:f>
                  </m:e>
                </m:d>
              </m:e>
              <m:e>
                <m:r>
                  <w:rPr>
                    <w:rFonts w:ascii="Cambria Math" w:hAnsi="Cambria Math"/>
                    <w:lang w:val="en-GB"/>
                  </w:rPr>
                  <m:t>if x&gt;0</m:t>
                </m:r>
              </m:e>
            </m:mr>
          </m:m>
        </m:oMath>
      </m:oMathPara>
    </w:p>
    <w:p w14:paraId="7AA217E9" w14:textId="062BFE90" w:rsidR="00873A1D" w:rsidRPr="00D822A3" w:rsidRDefault="00735809"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500DF166" w14:textId="77777777" w:rsidR="0056774A" w:rsidRPr="0056774A" w:rsidRDefault="0056774A" w:rsidP="0056774A">
      <w:pPr>
        <w:pStyle w:val="Code"/>
        <w:rPr>
          <w:highlight w:val="white"/>
        </w:rPr>
      </w:pPr>
      <w:r w:rsidRPr="0056774A">
        <w:rPr>
          <w:highlight w:val="white"/>
        </w:rPr>
        <w:t>double atan(double x) {</w:t>
      </w:r>
    </w:p>
    <w:p w14:paraId="41F2C71F" w14:textId="77777777" w:rsidR="0056774A" w:rsidRPr="0056774A" w:rsidRDefault="0056774A" w:rsidP="0056774A">
      <w:pPr>
        <w:pStyle w:val="Code"/>
        <w:rPr>
          <w:highlight w:val="white"/>
        </w:rPr>
      </w:pPr>
      <w:r w:rsidRPr="0056774A">
        <w:rPr>
          <w:highlight w:val="white"/>
        </w:rPr>
        <w:t xml:space="preserve">  if (x &lt; 0) {</w:t>
      </w:r>
    </w:p>
    <w:p w14:paraId="19CDCDC6" w14:textId="77777777" w:rsidR="0056774A" w:rsidRPr="0056774A" w:rsidRDefault="0056774A" w:rsidP="0056774A">
      <w:pPr>
        <w:pStyle w:val="Code"/>
        <w:rPr>
          <w:highlight w:val="white"/>
        </w:rPr>
      </w:pPr>
      <w:r w:rsidRPr="0056774A">
        <w:rPr>
          <w:highlight w:val="white"/>
        </w:rPr>
        <w:t xml:space="preserve">    return -atan(-x);</w:t>
      </w:r>
    </w:p>
    <w:p w14:paraId="075BF2C9" w14:textId="77777777" w:rsidR="0056774A" w:rsidRPr="0056774A" w:rsidRDefault="0056774A" w:rsidP="0056774A">
      <w:pPr>
        <w:pStyle w:val="Code"/>
        <w:rPr>
          <w:highlight w:val="white"/>
        </w:rPr>
      </w:pPr>
      <w:r w:rsidRPr="0056774A">
        <w:rPr>
          <w:highlight w:val="white"/>
        </w:rPr>
        <w:t xml:space="preserve">  }</w:t>
      </w:r>
    </w:p>
    <w:p w14:paraId="6D7DB1EE" w14:textId="77777777" w:rsidR="0056774A" w:rsidRPr="0056774A" w:rsidRDefault="0056774A" w:rsidP="0056774A">
      <w:pPr>
        <w:pStyle w:val="Code"/>
        <w:rPr>
          <w:highlight w:val="white"/>
        </w:rPr>
      </w:pPr>
      <w:r w:rsidRPr="0056774A">
        <w:rPr>
          <w:highlight w:val="white"/>
        </w:rPr>
        <w:t xml:space="preserve">  else if (x &gt; 1) {</w:t>
      </w:r>
    </w:p>
    <w:p w14:paraId="0A1FD80C" w14:textId="77777777" w:rsidR="0056774A" w:rsidRPr="0056774A" w:rsidRDefault="0056774A" w:rsidP="0056774A">
      <w:pPr>
        <w:pStyle w:val="Code"/>
        <w:rPr>
          <w:highlight w:val="white"/>
        </w:rPr>
      </w:pPr>
      <w:r w:rsidRPr="0056774A">
        <w:rPr>
          <w:highlight w:val="white"/>
        </w:rPr>
        <w:t xml:space="preserve">    return PI / 2 - atan(1 / x);</w:t>
      </w:r>
    </w:p>
    <w:p w14:paraId="02AFFD16" w14:textId="77777777" w:rsidR="0056774A" w:rsidRPr="0056774A" w:rsidRDefault="0056774A" w:rsidP="0056774A">
      <w:pPr>
        <w:pStyle w:val="Code"/>
        <w:rPr>
          <w:highlight w:val="white"/>
        </w:rPr>
      </w:pPr>
      <w:r w:rsidRPr="0056774A">
        <w:rPr>
          <w:highlight w:val="white"/>
        </w:rPr>
        <w:t xml:space="preserve">  }</w:t>
      </w:r>
    </w:p>
    <w:p w14:paraId="11486ABF" w14:textId="3244BEB3" w:rsidR="007D7C8E" w:rsidRPr="004B4399" w:rsidRDefault="007D7C8E" w:rsidP="007D7C8E">
      <w:pPr>
        <w:rPr>
          <w:rFonts w:eastAsiaTheme="minorEastAsia"/>
          <w:lang w:val="en-GB"/>
        </w:rPr>
      </w:pPr>
      <w:r>
        <w:rPr>
          <w:highlight w:val="white"/>
          <w:lang w:val="en-GB"/>
        </w:rPr>
        <w:lastRenderedPageBreak/>
        <w:t>The number of iteration</w:t>
      </w:r>
      <w:r w:rsidR="00DF6CAA">
        <w:rPr>
          <w:highlight w:val="white"/>
          <w:lang w:val="en-GB"/>
        </w:rPr>
        <w:t>s</w:t>
      </w:r>
      <w:r>
        <w:rPr>
          <w:highlight w:val="white"/>
          <w:lang w:val="en-GB"/>
        </w:rPr>
        <w:t xml:space="preserve"> of the formula above is </w:t>
      </w:r>
      <w:proofErr w:type="gramStart"/>
      <w:r>
        <w:rPr>
          <w:highlight w:val="white"/>
          <w:lang w:val="en-GB"/>
        </w:rPr>
        <w:t>ve</w:t>
      </w:r>
      <w:r w:rsidR="006B629C">
        <w:rPr>
          <w:highlight w:val="white"/>
          <w:lang w:val="en-GB"/>
        </w:rPr>
        <w:t>r</w:t>
      </w:r>
      <w:r>
        <w:rPr>
          <w:highlight w:val="white"/>
          <w:lang w:val="en-GB"/>
        </w:rPr>
        <w:t>y high</w:t>
      </w:r>
      <w:proofErr w:type="gramEnd"/>
      <w:r>
        <w:rPr>
          <w:highlight w:val="white"/>
          <w:lang w:val="en-GB"/>
        </w:rPr>
        <w:t xml:space="preserve"> for values close to one. Therefore, we use the following formula for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hAnsi="Cambria Math"/>
            <w:lang w:val="en-GB"/>
          </w:rPr>
          <m:t>&lt;x≤1.</m:t>
        </m:r>
      </m:oMath>
      <w:r w:rsidR="00C35224">
        <w:rPr>
          <w:rFonts w:eastAsiaTheme="minorEastAsia"/>
          <w:lang w:val="en-GB"/>
        </w:rPr>
        <w:t xml:space="preserve"> The function argument of the </w:t>
      </w:r>
      <w:r w:rsidR="00B12D65">
        <w:rPr>
          <w:rFonts w:eastAsiaTheme="minorEastAsia"/>
          <w:lang w:val="en-GB"/>
        </w:rPr>
        <w:t>right-hand</w:t>
      </w:r>
      <w:r w:rsidR="00C35224">
        <w:rPr>
          <w:rFonts w:eastAsiaTheme="minorEastAsia"/>
          <w:lang w:val="en-GB"/>
        </w:rPr>
        <w:t xml:space="preserve"> call is always less than</w:t>
      </w:r>
      <w:r w:rsidR="00C024B8">
        <w:rPr>
          <w:rFonts w:eastAsiaTheme="minorEastAsia"/>
          <w:lang w:val="en-GB"/>
        </w:rPr>
        <w:t xml:space="preserve"> or equal to</w:t>
      </w:r>
      <w:r w:rsidR="00C35224">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oMath>
      <w:r w:rsidR="005B032F">
        <w:rPr>
          <w:rFonts w:eastAsiaTheme="minorEastAsia"/>
          <w:lang w:val="en-GB"/>
        </w:rPr>
        <w:t>, since the numerator is at most one and the denominator is at least two.</w:t>
      </w:r>
    </w:p>
    <w:p w14:paraId="27A9899B" w14:textId="5D8C80BC" w:rsidR="004B4399" w:rsidRPr="004B4399" w:rsidRDefault="00735809" w:rsidP="007D7C8E">
      <w:pPr>
        <w:rPr>
          <w:rFonts w:eastAsiaTheme="minorEastAsia"/>
          <w:highlight w:val="white"/>
          <w:lang w:val="en-GB"/>
        </w:rPr>
      </w:pPr>
      <m:oMathPara>
        <m:oMath>
          <m:func>
            <m:funcPr>
              <m:ctrlPr>
                <w:rPr>
                  <w:rFonts w:ascii="Cambria Math" w:eastAsiaTheme="minorEastAsia" w:hAnsi="Cambria Math"/>
                  <w:lang w:val="en-GB"/>
                </w:rPr>
              </m:ctrlPr>
            </m:funcPr>
            <m:fName>
              <m:r>
                <m:rPr>
                  <m:sty m:val="p"/>
                </m:rPr>
                <w:rPr>
                  <w:rFonts w:ascii="Cambria Math" w:eastAsiaTheme="minorEastAsia" w:hAnsi="Cambria Math"/>
                  <w:lang w:val="en-GB"/>
                </w:rPr>
                <m:t>atan</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=2</m:t>
          </m:r>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oMath>
      </m:oMathPara>
    </w:p>
    <w:p w14:paraId="4EBED534" w14:textId="77777777" w:rsidR="0056774A" w:rsidRPr="0056774A" w:rsidRDefault="0056774A" w:rsidP="0056774A">
      <w:pPr>
        <w:pStyle w:val="Code"/>
        <w:rPr>
          <w:highlight w:val="white"/>
        </w:rPr>
      </w:pPr>
      <w:r w:rsidRPr="0056774A">
        <w:rPr>
          <w:highlight w:val="white"/>
        </w:rPr>
        <w:t xml:space="preserve">  else if (x &gt; 0.5) {</w:t>
      </w:r>
    </w:p>
    <w:p w14:paraId="0A061ADD" w14:textId="77777777" w:rsidR="0056774A" w:rsidRPr="0056774A" w:rsidRDefault="0056774A" w:rsidP="0056774A">
      <w:pPr>
        <w:pStyle w:val="Code"/>
        <w:rPr>
          <w:highlight w:val="white"/>
        </w:rPr>
      </w:pPr>
      <w:r w:rsidRPr="0056774A">
        <w:rPr>
          <w:highlight w:val="white"/>
        </w:rPr>
        <w:t xml:space="preserve">    return 2 * atan(x / (1 + sqrt(1 + (x * x))));</w:t>
      </w:r>
    </w:p>
    <w:p w14:paraId="27414423" w14:textId="77777777" w:rsidR="0056774A" w:rsidRPr="0056774A" w:rsidRDefault="0056774A" w:rsidP="0056774A">
      <w:pPr>
        <w:pStyle w:val="Code"/>
        <w:rPr>
          <w:highlight w:val="white"/>
        </w:rPr>
      </w:pPr>
      <w:r w:rsidRPr="0056774A">
        <w:rPr>
          <w:highlight w:val="white"/>
        </w:rPr>
        <w:t xml:space="preserve">  }</w:t>
      </w:r>
    </w:p>
    <w:p w14:paraId="33379A7A" w14:textId="548475A8" w:rsidR="00C35224" w:rsidRDefault="00C35224" w:rsidP="00C35224">
      <w:pPr>
        <w:rPr>
          <w:rFonts w:eastAsiaTheme="minorEastAsia"/>
          <w:lang w:val="en-GB"/>
        </w:rPr>
      </w:pPr>
      <w:r>
        <w:rPr>
          <w:highlight w:val="white"/>
          <w:lang w:val="en-GB"/>
        </w:rPr>
        <w:t>We have finally reached the iterative formula. There is a</w:t>
      </w:r>
      <w:r w:rsidR="00BE2EF8">
        <w:rPr>
          <w:highlight w:val="white"/>
          <w:lang w:val="en-GB"/>
        </w:rPr>
        <w:t>t most</w:t>
      </w:r>
      <w:r>
        <w:rPr>
          <w:highlight w:val="white"/>
          <w:lang w:val="en-GB"/>
        </w:rPr>
        <w:t xml:space="preserve"> 30 iterations for values close to </w:t>
      </w:r>
      <m:oMath>
        <m:r>
          <w:rPr>
            <w:rFonts w:ascii="Cambria Math" w:eastAsiaTheme="minorEastAsia" w:hAnsi="Cambria Math"/>
            <w:lang w:val="en-GB"/>
          </w:rPr>
          <m:t>1/2</m:t>
        </m:r>
      </m:oMath>
      <w:r>
        <w:rPr>
          <w:rFonts w:eastAsiaTheme="minorEastAsia"/>
          <w:lang w:val="en-GB"/>
        </w:rPr>
        <w:t xml:space="preserve">, and less iteration for values </w:t>
      </w:r>
      <w:r w:rsidR="00BE2EF8">
        <w:rPr>
          <w:rFonts w:eastAsiaTheme="minorEastAsia"/>
          <w:lang w:val="en-GB"/>
        </w:rPr>
        <w:t>closer to zero.</w:t>
      </w:r>
    </w:p>
    <w:p w14:paraId="125C787C" w14:textId="77777777" w:rsidR="00C024B8" w:rsidRPr="00D822A3" w:rsidRDefault="00735809" w:rsidP="00C024B8">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3E84226F" w14:textId="77777777" w:rsidR="001307F7" w:rsidRPr="001307F7" w:rsidRDefault="001307F7" w:rsidP="001307F7">
      <w:pPr>
        <w:pStyle w:val="Code"/>
        <w:rPr>
          <w:highlight w:val="white"/>
        </w:rPr>
      </w:pPr>
      <w:r w:rsidRPr="001307F7">
        <w:rPr>
          <w:highlight w:val="white"/>
        </w:rPr>
        <w:t xml:space="preserve">  else {</w:t>
      </w:r>
    </w:p>
    <w:p w14:paraId="6E29CBBF" w14:textId="77777777" w:rsidR="001307F7" w:rsidRPr="001307F7" w:rsidRDefault="001307F7" w:rsidP="001307F7">
      <w:pPr>
        <w:pStyle w:val="Code"/>
        <w:rPr>
          <w:highlight w:val="white"/>
        </w:rPr>
      </w:pPr>
      <w:r w:rsidRPr="001307F7">
        <w:rPr>
          <w:highlight w:val="white"/>
        </w:rPr>
        <w:t xml:space="preserve">    double term, sum = 0, sign = 1, denominator = 1, product = x;</w:t>
      </w:r>
    </w:p>
    <w:p w14:paraId="547A4CE8" w14:textId="77777777" w:rsidR="001307F7" w:rsidRPr="001307F7" w:rsidRDefault="001307F7" w:rsidP="001307F7">
      <w:pPr>
        <w:pStyle w:val="Code"/>
        <w:rPr>
          <w:highlight w:val="white"/>
        </w:rPr>
      </w:pPr>
    </w:p>
    <w:p w14:paraId="72E5371F" w14:textId="77777777" w:rsidR="001307F7" w:rsidRPr="001307F7" w:rsidRDefault="001307F7" w:rsidP="001307F7">
      <w:pPr>
        <w:pStyle w:val="Code"/>
        <w:rPr>
          <w:highlight w:val="white"/>
        </w:rPr>
      </w:pPr>
      <w:r w:rsidRPr="001307F7">
        <w:rPr>
          <w:highlight w:val="white"/>
        </w:rPr>
        <w:t xml:space="preserve">    do {</w:t>
      </w:r>
    </w:p>
    <w:p w14:paraId="5E808E1B" w14:textId="77777777" w:rsidR="001307F7" w:rsidRPr="001307F7" w:rsidRDefault="001307F7" w:rsidP="001307F7">
      <w:pPr>
        <w:pStyle w:val="Code"/>
        <w:rPr>
          <w:highlight w:val="white"/>
        </w:rPr>
      </w:pPr>
      <w:r w:rsidRPr="001307F7">
        <w:rPr>
          <w:highlight w:val="white"/>
        </w:rPr>
        <w:t xml:space="preserve">      term = sign * product / denominator;</w:t>
      </w:r>
    </w:p>
    <w:p w14:paraId="04D886BE" w14:textId="77777777" w:rsidR="001307F7" w:rsidRPr="001307F7" w:rsidRDefault="001307F7" w:rsidP="001307F7">
      <w:pPr>
        <w:pStyle w:val="Code"/>
        <w:rPr>
          <w:highlight w:val="white"/>
        </w:rPr>
      </w:pPr>
      <w:r w:rsidRPr="001307F7">
        <w:rPr>
          <w:highlight w:val="white"/>
        </w:rPr>
        <w:t xml:space="preserve">      sum += term;</w:t>
      </w:r>
    </w:p>
    <w:p w14:paraId="01B5CDD7" w14:textId="77777777" w:rsidR="001307F7" w:rsidRPr="001307F7" w:rsidRDefault="001307F7" w:rsidP="001307F7">
      <w:pPr>
        <w:pStyle w:val="Code"/>
        <w:rPr>
          <w:highlight w:val="white"/>
        </w:rPr>
      </w:pPr>
      <w:r w:rsidRPr="001307F7">
        <w:rPr>
          <w:highlight w:val="white"/>
        </w:rPr>
        <w:t xml:space="preserve">      sign = -sign;</w:t>
      </w:r>
    </w:p>
    <w:p w14:paraId="36A66807" w14:textId="77777777" w:rsidR="001307F7" w:rsidRPr="001307F7" w:rsidRDefault="001307F7" w:rsidP="001307F7">
      <w:pPr>
        <w:pStyle w:val="Code"/>
        <w:rPr>
          <w:highlight w:val="white"/>
        </w:rPr>
      </w:pPr>
      <w:r w:rsidRPr="001307F7">
        <w:rPr>
          <w:highlight w:val="white"/>
        </w:rPr>
        <w:t xml:space="preserve">      product *= x * x;</w:t>
      </w:r>
    </w:p>
    <w:p w14:paraId="28F1B3DB" w14:textId="77777777" w:rsidR="001307F7" w:rsidRPr="001307F7" w:rsidRDefault="001307F7" w:rsidP="001307F7">
      <w:pPr>
        <w:pStyle w:val="Code"/>
        <w:rPr>
          <w:highlight w:val="white"/>
        </w:rPr>
      </w:pPr>
      <w:r w:rsidRPr="001307F7">
        <w:rPr>
          <w:highlight w:val="white"/>
        </w:rPr>
        <w:t xml:space="preserve">      denominator += 2;</w:t>
      </w:r>
    </w:p>
    <w:p w14:paraId="5B8DA4D6" w14:textId="77777777" w:rsidR="001307F7" w:rsidRPr="001307F7" w:rsidRDefault="001307F7" w:rsidP="001307F7">
      <w:pPr>
        <w:pStyle w:val="Code"/>
        <w:rPr>
          <w:highlight w:val="white"/>
        </w:rPr>
      </w:pPr>
      <w:r w:rsidRPr="001307F7">
        <w:rPr>
          <w:highlight w:val="white"/>
        </w:rPr>
        <w:t xml:space="preserve">    } while (fabs(term) &gt;= EPSILON);</w:t>
      </w:r>
    </w:p>
    <w:p w14:paraId="63F97C22" w14:textId="77777777" w:rsidR="001307F7" w:rsidRPr="001307F7" w:rsidRDefault="001307F7" w:rsidP="001307F7">
      <w:pPr>
        <w:pStyle w:val="Code"/>
        <w:rPr>
          <w:highlight w:val="white"/>
        </w:rPr>
      </w:pPr>
    </w:p>
    <w:p w14:paraId="751C0EBF" w14:textId="77777777" w:rsidR="001307F7" w:rsidRPr="001307F7" w:rsidRDefault="001307F7" w:rsidP="001307F7">
      <w:pPr>
        <w:pStyle w:val="Code"/>
        <w:rPr>
          <w:highlight w:val="white"/>
        </w:rPr>
      </w:pPr>
      <w:r w:rsidRPr="001307F7">
        <w:rPr>
          <w:highlight w:val="white"/>
        </w:rPr>
        <w:t xml:space="preserve">    return sum;</w:t>
      </w:r>
    </w:p>
    <w:p w14:paraId="506EB2E4" w14:textId="77777777" w:rsidR="001307F7" w:rsidRPr="001307F7" w:rsidRDefault="001307F7" w:rsidP="001307F7">
      <w:pPr>
        <w:pStyle w:val="Code"/>
        <w:rPr>
          <w:highlight w:val="white"/>
        </w:rPr>
      </w:pPr>
      <w:r w:rsidRPr="001307F7">
        <w:rPr>
          <w:highlight w:val="white"/>
        </w:rPr>
        <w:t xml:space="preserve">  }</w:t>
      </w:r>
    </w:p>
    <w:p w14:paraId="41D1B842" w14:textId="77777777" w:rsidR="001307F7" w:rsidRPr="001307F7" w:rsidRDefault="001307F7" w:rsidP="001307F7">
      <w:pPr>
        <w:pStyle w:val="Code"/>
        <w:rPr>
          <w:highlight w:val="white"/>
        </w:rPr>
      </w:pPr>
      <w:r w:rsidRPr="001307F7">
        <w:rPr>
          <w:highlight w:val="white"/>
        </w:rPr>
        <w:t>}</w:t>
      </w:r>
    </w:p>
    <w:p w14:paraId="1DBFE7E0" w14:textId="2900F9C1" w:rsidR="006368FB" w:rsidRPr="00D822A3" w:rsidRDefault="002A6DFF" w:rsidP="002A6DFF">
      <w:pPr>
        <w:rPr>
          <w:highlight w:val="white"/>
          <w:lang w:val="en-GB"/>
        </w:rPr>
      </w:pPr>
      <w:r>
        <w:rPr>
          <w:highlight w:val="white"/>
          <w:lang w:val="en-GB"/>
        </w:rPr>
        <w:t xml:space="preserve">The second arctangent function return </w:t>
      </w:r>
      <w:r w:rsidR="00D570AA">
        <w:rPr>
          <w:highlight w:val="white"/>
          <w:lang w:val="en-GB"/>
        </w:rPr>
        <w:t xml:space="preserve">arctangent of </w:t>
      </w:r>
      <m:oMath>
        <m:f>
          <m:fPr>
            <m:ctrlPr>
              <w:rPr>
                <w:rFonts w:ascii="Cambria Math" w:hAnsi="Cambria Math"/>
                <w:i/>
                <w:noProof/>
                <w:color w:val="0D0D0D" w:themeColor="text1" w:themeTint="F2"/>
                <w:sz w:val="20"/>
                <w:lang w:val="en-GB"/>
              </w:rPr>
            </m:ctrlPr>
          </m:fPr>
          <m:num>
            <m:r>
              <w:rPr>
                <w:rFonts w:ascii="Cambria Math" w:hAnsi="Cambria Math"/>
                <w:noProof/>
                <w:color w:val="0D0D0D" w:themeColor="text1" w:themeTint="F2"/>
                <w:sz w:val="20"/>
                <w:lang w:val="en-GB"/>
              </w:rPr>
              <m:t>x</m:t>
            </m:r>
          </m:num>
          <m:den>
            <m:r>
              <w:rPr>
                <w:rFonts w:ascii="Cambria Math" w:hAnsi="Cambria Math"/>
                <w:noProof/>
                <w:color w:val="0D0D0D" w:themeColor="text1" w:themeTint="F2"/>
                <w:sz w:val="20"/>
                <w:lang w:val="en-GB"/>
              </w:rPr>
              <m:t>y</m:t>
            </m:r>
          </m:den>
        </m:f>
      </m:oMath>
      <w:r w:rsidR="00C33CD6">
        <w:rPr>
          <w:rFonts w:eastAsiaTheme="minorEastAsia"/>
          <w:color w:val="0D0D0D" w:themeColor="text1" w:themeTint="F2"/>
          <w:sz w:val="20"/>
          <w:lang w:val="en-GB"/>
        </w:rPr>
        <w:t xml:space="preserve">, if </w:t>
      </w:r>
      <m:oMath>
        <m:r>
          <w:rPr>
            <w:rFonts w:ascii="Cambria Math" w:eastAsiaTheme="minorEastAsia" w:hAnsi="Cambria Math"/>
            <w:color w:val="0D0D0D" w:themeColor="text1" w:themeTint="F2"/>
            <w:sz w:val="20"/>
            <w:lang w:val="en-GB"/>
          </w:rPr>
          <m:t>y≠0</m:t>
        </m:r>
      </m:oMath>
      <w:r w:rsidR="00C33CD6">
        <w:rPr>
          <w:rFonts w:eastAsiaTheme="minorEastAsia"/>
          <w:color w:val="0D0D0D" w:themeColor="text1" w:themeTint="F2"/>
          <w:sz w:val="20"/>
          <w:lang w:val="en-GB"/>
        </w:rPr>
        <w:t>.</w:t>
      </w:r>
    </w:p>
    <w:p w14:paraId="4780A03F" w14:textId="77777777" w:rsidR="001307F7" w:rsidRPr="001307F7" w:rsidRDefault="001307F7" w:rsidP="001307F7">
      <w:pPr>
        <w:pStyle w:val="Code"/>
        <w:rPr>
          <w:highlight w:val="white"/>
        </w:rPr>
      </w:pPr>
      <w:r w:rsidRPr="001307F7">
        <w:rPr>
          <w:highlight w:val="white"/>
        </w:rPr>
        <w:t>double atan2(double x, double y) {</w:t>
      </w:r>
    </w:p>
    <w:p w14:paraId="2C9075E4" w14:textId="77777777" w:rsidR="001307F7" w:rsidRPr="001307F7" w:rsidRDefault="001307F7" w:rsidP="001307F7">
      <w:pPr>
        <w:pStyle w:val="Code"/>
        <w:rPr>
          <w:highlight w:val="white"/>
        </w:rPr>
      </w:pPr>
      <w:r w:rsidRPr="001307F7">
        <w:rPr>
          <w:highlight w:val="white"/>
        </w:rPr>
        <w:t xml:space="preserve">  if (y &gt; 0) {</w:t>
      </w:r>
    </w:p>
    <w:p w14:paraId="3D077FF9" w14:textId="77777777" w:rsidR="001307F7" w:rsidRPr="001307F7" w:rsidRDefault="001307F7" w:rsidP="001307F7">
      <w:pPr>
        <w:pStyle w:val="Code"/>
        <w:rPr>
          <w:highlight w:val="white"/>
        </w:rPr>
      </w:pPr>
      <w:r w:rsidRPr="001307F7">
        <w:rPr>
          <w:highlight w:val="white"/>
        </w:rPr>
        <w:t xml:space="preserve">    return atan(x / y);</w:t>
      </w:r>
    </w:p>
    <w:p w14:paraId="63C54C9F" w14:textId="77777777" w:rsidR="001307F7" w:rsidRPr="001307F7" w:rsidRDefault="001307F7" w:rsidP="001307F7">
      <w:pPr>
        <w:pStyle w:val="Code"/>
        <w:rPr>
          <w:highlight w:val="white"/>
        </w:rPr>
      </w:pPr>
      <w:r w:rsidRPr="001307F7">
        <w:rPr>
          <w:highlight w:val="white"/>
        </w:rPr>
        <w:t xml:space="preserve">  }</w:t>
      </w:r>
    </w:p>
    <w:p w14:paraId="23194F72" w14:textId="77777777" w:rsidR="001307F7" w:rsidRPr="001307F7" w:rsidRDefault="001307F7" w:rsidP="001307F7">
      <w:pPr>
        <w:pStyle w:val="Code"/>
        <w:rPr>
          <w:highlight w:val="white"/>
        </w:rPr>
      </w:pPr>
      <w:r w:rsidRPr="001307F7">
        <w:rPr>
          <w:highlight w:val="white"/>
        </w:rPr>
        <w:t xml:space="preserve">  else if ((x &gt;= 0) &amp;&amp; (y &lt; 0))  {</w:t>
      </w:r>
    </w:p>
    <w:p w14:paraId="1D09A088" w14:textId="77777777" w:rsidR="001307F7" w:rsidRPr="001307F7" w:rsidRDefault="001307F7" w:rsidP="001307F7">
      <w:pPr>
        <w:pStyle w:val="Code"/>
        <w:rPr>
          <w:highlight w:val="white"/>
        </w:rPr>
      </w:pPr>
      <w:r w:rsidRPr="001307F7">
        <w:rPr>
          <w:highlight w:val="white"/>
        </w:rPr>
        <w:t xml:space="preserve">    return PI + atan(x / y);</w:t>
      </w:r>
    </w:p>
    <w:p w14:paraId="15604C43" w14:textId="77777777" w:rsidR="001307F7" w:rsidRPr="001307F7" w:rsidRDefault="001307F7" w:rsidP="001307F7">
      <w:pPr>
        <w:pStyle w:val="Code"/>
        <w:rPr>
          <w:highlight w:val="white"/>
        </w:rPr>
      </w:pPr>
      <w:r w:rsidRPr="001307F7">
        <w:rPr>
          <w:highlight w:val="white"/>
        </w:rPr>
        <w:t xml:space="preserve">  }</w:t>
      </w:r>
    </w:p>
    <w:p w14:paraId="2A5A6B6D" w14:textId="77777777" w:rsidR="001307F7" w:rsidRPr="001307F7" w:rsidRDefault="001307F7" w:rsidP="001307F7">
      <w:pPr>
        <w:pStyle w:val="Code"/>
        <w:rPr>
          <w:highlight w:val="white"/>
        </w:rPr>
      </w:pPr>
      <w:r w:rsidRPr="001307F7">
        <w:rPr>
          <w:highlight w:val="white"/>
        </w:rPr>
        <w:t xml:space="preserve">  else if ((x &lt; 0) &amp;&amp; (y &lt; 0)) {</w:t>
      </w:r>
    </w:p>
    <w:p w14:paraId="69D7FA34" w14:textId="77777777" w:rsidR="001307F7" w:rsidRPr="001307F7" w:rsidRDefault="001307F7" w:rsidP="001307F7">
      <w:pPr>
        <w:pStyle w:val="Code"/>
        <w:rPr>
          <w:highlight w:val="white"/>
        </w:rPr>
      </w:pPr>
      <w:r w:rsidRPr="001307F7">
        <w:rPr>
          <w:highlight w:val="white"/>
        </w:rPr>
        <w:t xml:space="preserve">    return (-PI) + atan(x / y);</w:t>
      </w:r>
    </w:p>
    <w:p w14:paraId="1DA69348" w14:textId="77777777" w:rsidR="001307F7" w:rsidRPr="001307F7" w:rsidRDefault="001307F7" w:rsidP="001307F7">
      <w:pPr>
        <w:pStyle w:val="Code"/>
        <w:rPr>
          <w:highlight w:val="white"/>
        </w:rPr>
      </w:pPr>
      <w:r w:rsidRPr="001307F7">
        <w:rPr>
          <w:highlight w:val="white"/>
        </w:rPr>
        <w:t xml:space="preserve">  }</w:t>
      </w:r>
    </w:p>
    <w:p w14:paraId="1A6CE456" w14:textId="77777777" w:rsidR="001307F7" w:rsidRPr="001307F7" w:rsidRDefault="001307F7" w:rsidP="001307F7">
      <w:pPr>
        <w:pStyle w:val="Code"/>
        <w:rPr>
          <w:highlight w:val="white"/>
        </w:rPr>
      </w:pPr>
      <w:r w:rsidRPr="001307F7">
        <w:rPr>
          <w:highlight w:val="white"/>
        </w:rPr>
        <w:t xml:space="preserve">  else if ((x &gt; 0) &amp;&amp; (y == 0))  {</w:t>
      </w:r>
    </w:p>
    <w:p w14:paraId="5E806D0A" w14:textId="77777777" w:rsidR="001307F7" w:rsidRPr="001307F7" w:rsidRDefault="001307F7" w:rsidP="001307F7">
      <w:pPr>
        <w:pStyle w:val="Code"/>
        <w:rPr>
          <w:highlight w:val="white"/>
        </w:rPr>
      </w:pPr>
      <w:r w:rsidRPr="001307F7">
        <w:rPr>
          <w:highlight w:val="white"/>
        </w:rPr>
        <w:t xml:space="preserve">    return PI / 2;</w:t>
      </w:r>
    </w:p>
    <w:p w14:paraId="7FE40281" w14:textId="77777777" w:rsidR="001307F7" w:rsidRPr="001307F7" w:rsidRDefault="001307F7" w:rsidP="001307F7">
      <w:pPr>
        <w:pStyle w:val="Code"/>
        <w:rPr>
          <w:highlight w:val="white"/>
        </w:rPr>
      </w:pPr>
      <w:r w:rsidRPr="001307F7">
        <w:rPr>
          <w:highlight w:val="white"/>
        </w:rPr>
        <w:t xml:space="preserve">  }</w:t>
      </w:r>
    </w:p>
    <w:p w14:paraId="694101F3" w14:textId="77777777" w:rsidR="001307F7" w:rsidRPr="001307F7" w:rsidRDefault="001307F7" w:rsidP="001307F7">
      <w:pPr>
        <w:pStyle w:val="Code"/>
        <w:rPr>
          <w:highlight w:val="white"/>
        </w:rPr>
      </w:pPr>
      <w:r w:rsidRPr="001307F7">
        <w:rPr>
          <w:highlight w:val="white"/>
        </w:rPr>
        <w:t xml:space="preserve">  else if ((x &lt; 0) &amp;&amp; (y == 0))  {</w:t>
      </w:r>
    </w:p>
    <w:p w14:paraId="7DF4C77A" w14:textId="77777777" w:rsidR="001307F7" w:rsidRPr="001307F7" w:rsidRDefault="001307F7" w:rsidP="001307F7">
      <w:pPr>
        <w:pStyle w:val="Code"/>
        <w:rPr>
          <w:highlight w:val="white"/>
        </w:rPr>
      </w:pPr>
      <w:r w:rsidRPr="001307F7">
        <w:rPr>
          <w:highlight w:val="white"/>
        </w:rPr>
        <w:t xml:space="preserve">    return (-PI) / 2;</w:t>
      </w:r>
    </w:p>
    <w:p w14:paraId="32958B5B" w14:textId="77777777" w:rsidR="001307F7" w:rsidRPr="001307F7" w:rsidRDefault="001307F7" w:rsidP="001307F7">
      <w:pPr>
        <w:pStyle w:val="Code"/>
        <w:rPr>
          <w:highlight w:val="white"/>
        </w:rPr>
      </w:pPr>
      <w:r w:rsidRPr="001307F7">
        <w:rPr>
          <w:highlight w:val="white"/>
        </w:rPr>
        <w:t xml:space="preserve">  }</w:t>
      </w:r>
    </w:p>
    <w:p w14:paraId="2E0FFB99" w14:textId="77777777" w:rsidR="001307F7" w:rsidRPr="001307F7" w:rsidRDefault="001307F7" w:rsidP="001307F7">
      <w:pPr>
        <w:pStyle w:val="Code"/>
        <w:rPr>
          <w:highlight w:val="white"/>
        </w:rPr>
      </w:pPr>
      <w:r w:rsidRPr="001307F7">
        <w:rPr>
          <w:highlight w:val="white"/>
        </w:rPr>
        <w:t xml:space="preserve">  else {</w:t>
      </w:r>
    </w:p>
    <w:p w14:paraId="3633F8BF" w14:textId="77777777" w:rsidR="001307F7" w:rsidRPr="001307F7" w:rsidRDefault="001307F7" w:rsidP="001307F7">
      <w:pPr>
        <w:pStyle w:val="Code"/>
        <w:rPr>
          <w:highlight w:val="white"/>
        </w:rPr>
      </w:pPr>
      <w:r w:rsidRPr="001307F7">
        <w:rPr>
          <w:highlight w:val="white"/>
        </w:rPr>
        <w:t xml:space="preserve">    errno = EDOM;</w:t>
      </w:r>
    </w:p>
    <w:p w14:paraId="02DA7AE7" w14:textId="77777777" w:rsidR="001307F7" w:rsidRPr="001307F7" w:rsidRDefault="001307F7" w:rsidP="001307F7">
      <w:pPr>
        <w:pStyle w:val="Code"/>
        <w:rPr>
          <w:highlight w:val="white"/>
        </w:rPr>
      </w:pPr>
      <w:r w:rsidRPr="001307F7">
        <w:rPr>
          <w:highlight w:val="white"/>
        </w:rPr>
        <w:t xml:space="preserve">    return 0;</w:t>
      </w:r>
    </w:p>
    <w:p w14:paraId="12A99649" w14:textId="77777777" w:rsidR="001307F7" w:rsidRPr="001307F7" w:rsidRDefault="001307F7" w:rsidP="001307F7">
      <w:pPr>
        <w:pStyle w:val="Code"/>
        <w:rPr>
          <w:highlight w:val="white"/>
        </w:rPr>
      </w:pPr>
      <w:r w:rsidRPr="001307F7">
        <w:rPr>
          <w:highlight w:val="white"/>
        </w:rPr>
        <w:t xml:space="preserve">  }</w:t>
      </w:r>
    </w:p>
    <w:p w14:paraId="0EF72200" w14:textId="77777777" w:rsidR="001307F7" w:rsidRPr="001307F7" w:rsidRDefault="001307F7" w:rsidP="001307F7">
      <w:pPr>
        <w:pStyle w:val="Code"/>
        <w:rPr>
          <w:highlight w:val="white"/>
        </w:rPr>
      </w:pPr>
      <w:r w:rsidRPr="001307F7">
        <w:rPr>
          <w:highlight w:val="white"/>
        </w:rPr>
        <w:t>}</w:t>
      </w:r>
    </w:p>
    <w:p w14:paraId="0351ACBC" w14:textId="6530FDB7" w:rsidR="006368FB" w:rsidRPr="00D822A3" w:rsidRDefault="006368FB" w:rsidP="006368FB">
      <w:pPr>
        <w:pStyle w:val="Rubrik3"/>
        <w:rPr>
          <w:highlight w:val="white"/>
          <w:lang w:val="en-GB"/>
        </w:rPr>
      </w:pPr>
      <w:r>
        <w:rPr>
          <w:shd w:val="clear" w:color="auto" w:fill="FFFFFF"/>
        </w:rPr>
        <w:lastRenderedPageBreak/>
        <w:t>Hyperbolic Trigonometric Functions</w:t>
      </w:r>
    </w:p>
    <w:p w14:paraId="395C47F3" w14:textId="0FF57521" w:rsidR="00555D55" w:rsidRDefault="00E60EDF" w:rsidP="00E60EDF">
      <w:pPr>
        <w:rPr>
          <w:shd w:val="clear" w:color="auto" w:fill="FFFFFF"/>
        </w:rPr>
      </w:pPr>
      <w:r>
        <w:rPr>
          <w:shd w:val="clear" w:color="auto" w:fill="FFFFFF"/>
        </w:rPr>
        <w:t xml:space="preserve">The hyperbolic sine function is defined </w:t>
      </w:r>
      <w:r w:rsidR="00950DF0">
        <w:rPr>
          <w:highlight w:val="white"/>
          <w:lang w:val="en-GB"/>
        </w:rPr>
        <w:t xml:space="preserve">for all </w:t>
      </w:r>
      <m:oMath>
        <m:r>
          <w:rPr>
            <w:rFonts w:ascii="Cambria Math" w:hAnsi="Cambria Math"/>
            <w:highlight w:val="white"/>
            <w:lang w:val="en-GB"/>
          </w:rPr>
          <m:t>x</m:t>
        </m:r>
      </m:oMath>
      <w:r w:rsidR="00950DF0">
        <w:rPr>
          <w:rFonts w:eastAsiaTheme="minorEastAsia"/>
          <w:highlight w:val="white"/>
          <w:lang w:val="en-GB"/>
        </w:rPr>
        <w:t xml:space="preserve"> </w:t>
      </w:r>
      <w:r>
        <w:rPr>
          <w:shd w:val="clear" w:color="auto" w:fill="FFFFFF"/>
        </w:rPr>
        <w:t>as</w:t>
      </w:r>
      <w:r w:rsidR="00950DF0">
        <w:rPr>
          <w:shd w:val="clear" w:color="auto" w:fill="FFFFFF"/>
        </w:rPr>
        <w:t xml:space="preserve"> follows:</w:t>
      </w:r>
    </w:p>
    <w:p w14:paraId="6BFE27A1" w14:textId="0A90B2C2" w:rsidR="00E60EDF" w:rsidRPr="00D822A3" w:rsidRDefault="00735809" w:rsidP="00E60EDF">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2FEBB9E9" w14:textId="77777777" w:rsidR="001307F7" w:rsidRPr="001307F7" w:rsidRDefault="001307F7" w:rsidP="001307F7">
      <w:pPr>
        <w:pStyle w:val="Code"/>
        <w:rPr>
          <w:highlight w:val="white"/>
        </w:rPr>
      </w:pPr>
      <w:r w:rsidRPr="001307F7">
        <w:rPr>
          <w:highlight w:val="white"/>
        </w:rPr>
        <w:t>double sinh(double x) {</w:t>
      </w:r>
    </w:p>
    <w:p w14:paraId="0147F4D8" w14:textId="77777777" w:rsidR="001307F7" w:rsidRPr="001307F7" w:rsidRDefault="001307F7" w:rsidP="001307F7">
      <w:pPr>
        <w:pStyle w:val="Code"/>
        <w:rPr>
          <w:highlight w:val="white"/>
        </w:rPr>
      </w:pPr>
      <w:r w:rsidRPr="001307F7">
        <w:rPr>
          <w:highlight w:val="white"/>
        </w:rPr>
        <w:t xml:space="preserve">  return (exp(x) - exp(-x)) / 2;</w:t>
      </w:r>
    </w:p>
    <w:p w14:paraId="4088A3BD" w14:textId="77777777" w:rsidR="001307F7" w:rsidRPr="001307F7" w:rsidRDefault="001307F7" w:rsidP="001307F7">
      <w:pPr>
        <w:pStyle w:val="Code"/>
        <w:rPr>
          <w:highlight w:val="white"/>
        </w:rPr>
      </w:pPr>
      <w:r w:rsidRPr="001307F7">
        <w:rPr>
          <w:highlight w:val="white"/>
        </w:rPr>
        <w:t>}</w:t>
      </w:r>
    </w:p>
    <w:p w14:paraId="3ECC4312" w14:textId="11F0638B" w:rsidR="00C77C85" w:rsidRDefault="00C77C85" w:rsidP="00C77C85">
      <w:pPr>
        <w:rPr>
          <w:shd w:val="clear" w:color="auto" w:fill="FFFFFF"/>
        </w:rPr>
      </w:pPr>
      <w:r>
        <w:rPr>
          <w:shd w:val="clear" w:color="auto" w:fill="FFFFFF"/>
        </w:rPr>
        <w:t>The hyperbolic cosine function is defined as</w:t>
      </w:r>
      <w:r w:rsidR="00950DF0">
        <w:rPr>
          <w:shd w:val="clear" w:color="auto" w:fill="FFFFFF"/>
        </w:rPr>
        <w:t xml:space="preserve"> follows:</w:t>
      </w:r>
    </w:p>
    <w:p w14:paraId="3D35E687" w14:textId="0F1D396A" w:rsidR="00C77C85" w:rsidRPr="00D822A3" w:rsidRDefault="00735809" w:rsidP="00C77C85">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0D29BECE" w14:textId="77777777" w:rsidR="001307F7" w:rsidRPr="001307F7" w:rsidRDefault="001307F7" w:rsidP="001307F7">
      <w:pPr>
        <w:pStyle w:val="Code"/>
        <w:rPr>
          <w:highlight w:val="white"/>
        </w:rPr>
      </w:pPr>
      <w:r w:rsidRPr="001307F7">
        <w:rPr>
          <w:highlight w:val="white"/>
        </w:rPr>
        <w:t>double cosh(double x) {</w:t>
      </w:r>
    </w:p>
    <w:p w14:paraId="1589A0A2" w14:textId="77777777" w:rsidR="001307F7" w:rsidRPr="001307F7" w:rsidRDefault="001307F7" w:rsidP="001307F7">
      <w:pPr>
        <w:pStyle w:val="Code"/>
        <w:rPr>
          <w:highlight w:val="white"/>
        </w:rPr>
      </w:pPr>
      <w:r w:rsidRPr="001307F7">
        <w:rPr>
          <w:highlight w:val="white"/>
        </w:rPr>
        <w:t xml:space="preserve">  return (exp(x) + exp(-x)) / 2;</w:t>
      </w:r>
    </w:p>
    <w:p w14:paraId="5BE41861" w14:textId="77777777" w:rsidR="001307F7" w:rsidRPr="001307F7" w:rsidRDefault="001307F7" w:rsidP="001307F7">
      <w:pPr>
        <w:pStyle w:val="Code"/>
        <w:rPr>
          <w:highlight w:val="white"/>
        </w:rPr>
      </w:pPr>
      <w:r w:rsidRPr="001307F7">
        <w:rPr>
          <w:highlight w:val="white"/>
        </w:rPr>
        <w:t>}</w:t>
      </w:r>
    </w:p>
    <w:p w14:paraId="45BEDBBA" w14:textId="75C513C8" w:rsidR="00992FBE" w:rsidRDefault="00992FBE" w:rsidP="00992FBE">
      <w:pPr>
        <w:rPr>
          <w:shd w:val="clear" w:color="auto" w:fill="FFFFFF"/>
        </w:rPr>
      </w:pPr>
      <w:r>
        <w:rPr>
          <w:shd w:val="clear" w:color="auto" w:fill="FFFFFF"/>
        </w:rPr>
        <w:t xml:space="preserve">The hyperbolic tangent function is defined </w:t>
      </w:r>
      <w:r w:rsidR="00172FC5">
        <w:rPr>
          <w:highlight w:val="white"/>
          <w:lang w:val="en-GB"/>
        </w:rPr>
        <w:t xml:space="preserve">for all </w:t>
      </w:r>
      <m:oMath>
        <m:r>
          <w:rPr>
            <w:rFonts w:ascii="Cambria Math" w:hAnsi="Cambria Math"/>
            <w:highlight w:val="white"/>
            <w:lang w:val="en-GB"/>
          </w:rPr>
          <m:t>x</m:t>
        </m:r>
      </m:oMath>
      <w:r w:rsidR="00172FC5">
        <w:rPr>
          <w:rFonts w:eastAsiaTheme="minorEastAsia"/>
          <w:highlight w:val="white"/>
          <w:lang w:val="en-GB"/>
        </w:rPr>
        <w:t xml:space="preserve"> </w:t>
      </w:r>
      <w:r>
        <w:rPr>
          <w:shd w:val="clear" w:color="auto" w:fill="FFFFFF"/>
        </w:rPr>
        <w:t>as</w:t>
      </w:r>
      <w:r w:rsidR="00172FC5">
        <w:rPr>
          <w:shd w:val="clear" w:color="auto" w:fill="FFFFFF"/>
        </w:rPr>
        <w:t xml:space="preserve"> follows:</w:t>
      </w:r>
    </w:p>
    <w:p w14:paraId="46005945" w14:textId="3C43C998" w:rsidR="00992FBE" w:rsidRPr="00D822A3" w:rsidRDefault="00735809" w:rsidP="00992FBE">
      <w:pPr>
        <w:rPr>
          <w:highlight w:val="white"/>
          <w:lang w:val="en-GB"/>
        </w:rPr>
      </w:pPr>
      <m:oMathPara>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den>
          </m:f>
        </m:oMath>
      </m:oMathPara>
    </w:p>
    <w:p w14:paraId="1E9E88FB" w14:textId="1208CA07" w:rsidR="00172FC5" w:rsidRDefault="00172FC5" w:rsidP="00172FC5">
      <w:pPr>
        <w:rPr>
          <w:highlight w:val="white"/>
          <w:lang w:val="en-GB"/>
        </w:rPr>
      </w:pPr>
      <w:r>
        <w:rPr>
          <w:highlight w:val="white"/>
          <w:lang w:val="en-GB"/>
        </w:rPr>
        <w:t xml:space="preserve">Not that we do not have to check for division by zero in this case, since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oMath>
      <w:r w:rsidR="00DC62B4">
        <w:rPr>
          <w:rFonts w:eastAsiaTheme="minorEastAsia"/>
          <w:color w:val="0D0D0D" w:themeColor="text1" w:themeTint="F2"/>
          <w:sz w:val="20"/>
          <w:lang w:val="en-GB"/>
        </w:rPr>
        <w:t xml:space="preserve"> cannot be zero.</w:t>
      </w:r>
    </w:p>
    <w:p w14:paraId="74932A36" w14:textId="77777777" w:rsidR="001307F7" w:rsidRPr="001307F7" w:rsidRDefault="001307F7" w:rsidP="001307F7">
      <w:pPr>
        <w:pStyle w:val="Code"/>
        <w:rPr>
          <w:highlight w:val="white"/>
        </w:rPr>
      </w:pPr>
      <w:r w:rsidRPr="001307F7">
        <w:rPr>
          <w:highlight w:val="white"/>
        </w:rPr>
        <w:t>double tanh(double x) {</w:t>
      </w:r>
    </w:p>
    <w:p w14:paraId="4CC752B3" w14:textId="77777777" w:rsidR="001307F7" w:rsidRPr="001307F7" w:rsidRDefault="001307F7" w:rsidP="001307F7">
      <w:pPr>
        <w:pStyle w:val="Code"/>
        <w:rPr>
          <w:highlight w:val="white"/>
        </w:rPr>
      </w:pPr>
      <w:r w:rsidRPr="001307F7">
        <w:rPr>
          <w:highlight w:val="white"/>
        </w:rPr>
        <w:t xml:space="preserve">  return sinh(x) / cosh(x);</w:t>
      </w:r>
    </w:p>
    <w:p w14:paraId="15BC8B40" w14:textId="77777777" w:rsidR="001307F7" w:rsidRPr="001307F7" w:rsidRDefault="001307F7" w:rsidP="001307F7">
      <w:pPr>
        <w:pStyle w:val="Code"/>
        <w:rPr>
          <w:highlight w:val="white"/>
        </w:rPr>
      </w:pPr>
      <w:r w:rsidRPr="001307F7">
        <w:rPr>
          <w:highlight w:val="white"/>
        </w:rPr>
        <w:t>}</w:t>
      </w:r>
    </w:p>
    <w:p w14:paraId="6AF166D1" w14:textId="587ECD9F" w:rsidR="00B92E77" w:rsidRPr="00D822A3" w:rsidRDefault="00FD34B4" w:rsidP="00FD34B4">
      <w:pPr>
        <w:pStyle w:val="Rubrik3"/>
        <w:rPr>
          <w:highlight w:val="white"/>
          <w:lang w:val="en-GB"/>
        </w:rPr>
      </w:pPr>
      <w:r>
        <w:rPr>
          <w:highlight w:val="white"/>
          <w:lang w:val="en-GB"/>
        </w:rPr>
        <w:t>Floor, Ceiling, Absolute, and Rounding</w:t>
      </w:r>
      <w:r w:rsidR="0083365C">
        <w:rPr>
          <w:highlight w:val="white"/>
          <w:lang w:val="en-GB"/>
        </w:rPr>
        <w:t xml:space="preserve"> Functions</w:t>
      </w:r>
    </w:p>
    <w:p w14:paraId="080C7E2C" w14:textId="70ACF785" w:rsidR="002D62F0" w:rsidRDefault="002D62F0" w:rsidP="002D62F0">
      <w:pPr>
        <w:rPr>
          <w:highlight w:val="white"/>
          <w:lang w:val="en-GB"/>
        </w:rPr>
      </w:pPr>
      <w:r>
        <w:rPr>
          <w:highlight w:val="white"/>
          <w:lang w:val="en-GB"/>
        </w:rPr>
        <w:t xml:space="preserve">The </w:t>
      </w:r>
      <w:r w:rsidRPr="002D62F0">
        <w:rPr>
          <w:rStyle w:val="KeyWord0"/>
          <w:highlight w:val="white"/>
        </w:rPr>
        <w:t>floor</w:t>
      </w:r>
      <w:r>
        <w:rPr>
          <w:highlight w:val="white"/>
          <w:lang w:val="en-GB"/>
        </w:rPr>
        <w:t xml:space="preserve"> function returns the integer value closer to zero.</w:t>
      </w:r>
    </w:p>
    <w:p w14:paraId="266EF799" w14:textId="77777777" w:rsidR="001307F7" w:rsidRPr="001307F7" w:rsidRDefault="001307F7" w:rsidP="001307F7">
      <w:pPr>
        <w:pStyle w:val="Code"/>
        <w:rPr>
          <w:highlight w:val="white"/>
        </w:rPr>
      </w:pPr>
      <w:r w:rsidRPr="001307F7">
        <w:rPr>
          <w:highlight w:val="white"/>
        </w:rPr>
        <w:t>double floor(double x) {</w:t>
      </w:r>
    </w:p>
    <w:p w14:paraId="0A1D7B62" w14:textId="77777777" w:rsidR="001307F7" w:rsidRPr="001307F7" w:rsidRDefault="001307F7" w:rsidP="001307F7">
      <w:pPr>
        <w:pStyle w:val="Code"/>
        <w:rPr>
          <w:highlight w:val="white"/>
        </w:rPr>
      </w:pPr>
      <w:r w:rsidRPr="001307F7">
        <w:rPr>
          <w:highlight w:val="white"/>
        </w:rPr>
        <w:t xml:space="preserve">  if (x &lt; 0) {</w:t>
      </w:r>
    </w:p>
    <w:p w14:paraId="28130711" w14:textId="77777777" w:rsidR="001307F7" w:rsidRPr="001307F7" w:rsidRDefault="001307F7" w:rsidP="001307F7">
      <w:pPr>
        <w:pStyle w:val="Code"/>
        <w:rPr>
          <w:highlight w:val="white"/>
        </w:rPr>
      </w:pPr>
      <w:r w:rsidRPr="001307F7">
        <w:rPr>
          <w:highlight w:val="white"/>
        </w:rPr>
        <w:t xml:space="preserve">    return -ceil(-x);</w:t>
      </w:r>
    </w:p>
    <w:p w14:paraId="7D02CDF2" w14:textId="77777777" w:rsidR="001307F7" w:rsidRPr="001307F7" w:rsidRDefault="001307F7" w:rsidP="001307F7">
      <w:pPr>
        <w:pStyle w:val="Code"/>
        <w:rPr>
          <w:highlight w:val="white"/>
        </w:rPr>
      </w:pPr>
      <w:r w:rsidRPr="001307F7">
        <w:rPr>
          <w:highlight w:val="white"/>
        </w:rPr>
        <w:t xml:space="preserve">  }</w:t>
      </w:r>
    </w:p>
    <w:p w14:paraId="6FA3B4A6" w14:textId="77777777" w:rsidR="001307F7" w:rsidRPr="001307F7" w:rsidRDefault="001307F7" w:rsidP="001307F7">
      <w:pPr>
        <w:pStyle w:val="Code"/>
        <w:rPr>
          <w:highlight w:val="white"/>
        </w:rPr>
      </w:pPr>
    </w:p>
    <w:p w14:paraId="76562855" w14:textId="77777777" w:rsidR="001307F7" w:rsidRPr="001307F7" w:rsidRDefault="001307F7" w:rsidP="001307F7">
      <w:pPr>
        <w:pStyle w:val="Code"/>
        <w:rPr>
          <w:highlight w:val="white"/>
        </w:rPr>
      </w:pPr>
      <w:r w:rsidRPr="001307F7">
        <w:rPr>
          <w:highlight w:val="white"/>
        </w:rPr>
        <w:t xml:space="preserve">  return (double) ((long) x);</w:t>
      </w:r>
    </w:p>
    <w:p w14:paraId="62563199" w14:textId="77777777" w:rsidR="001307F7" w:rsidRPr="001307F7" w:rsidRDefault="001307F7" w:rsidP="001307F7">
      <w:pPr>
        <w:pStyle w:val="Code"/>
        <w:rPr>
          <w:highlight w:val="white"/>
        </w:rPr>
      </w:pPr>
      <w:r w:rsidRPr="001307F7">
        <w:rPr>
          <w:highlight w:val="white"/>
        </w:rPr>
        <w:t>}</w:t>
      </w:r>
    </w:p>
    <w:p w14:paraId="1FB9AA01" w14:textId="77777777" w:rsidR="001307F7" w:rsidRPr="001307F7" w:rsidRDefault="001307F7" w:rsidP="001307F7">
      <w:pPr>
        <w:pStyle w:val="Code"/>
        <w:rPr>
          <w:highlight w:val="white"/>
        </w:rPr>
      </w:pPr>
    </w:p>
    <w:p w14:paraId="30BB9FA9" w14:textId="77777777" w:rsidR="001307F7" w:rsidRPr="001307F7" w:rsidRDefault="001307F7" w:rsidP="001307F7">
      <w:pPr>
        <w:pStyle w:val="Code"/>
        <w:rPr>
          <w:highlight w:val="white"/>
        </w:rPr>
      </w:pPr>
      <w:r w:rsidRPr="001307F7">
        <w:rPr>
          <w:highlight w:val="white"/>
        </w:rPr>
        <w:t>double ceil(double x) {</w:t>
      </w:r>
    </w:p>
    <w:p w14:paraId="28E8F22F" w14:textId="77777777" w:rsidR="001307F7" w:rsidRPr="001307F7" w:rsidRDefault="001307F7" w:rsidP="001307F7">
      <w:pPr>
        <w:pStyle w:val="Code"/>
        <w:rPr>
          <w:highlight w:val="white"/>
        </w:rPr>
      </w:pPr>
      <w:r w:rsidRPr="001307F7">
        <w:rPr>
          <w:highlight w:val="white"/>
        </w:rPr>
        <w:t xml:space="preserve">  if (x &lt; 0) {</w:t>
      </w:r>
    </w:p>
    <w:p w14:paraId="0B9FBC1C" w14:textId="77777777" w:rsidR="001307F7" w:rsidRPr="001307F7" w:rsidRDefault="001307F7" w:rsidP="001307F7">
      <w:pPr>
        <w:pStyle w:val="Code"/>
        <w:rPr>
          <w:highlight w:val="white"/>
        </w:rPr>
      </w:pPr>
      <w:r w:rsidRPr="001307F7">
        <w:rPr>
          <w:highlight w:val="white"/>
        </w:rPr>
        <w:t xml:space="preserve">    return -floor(-x);</w:t>
      </w:r>
    </w:p>
    <w:p w14:paraId="0A003925" w14:textId="77777777" w:rsidR="001307F7" w:rsidRPr="001307F7" w:rsidRDefault="001307F7" w:rsidP="001307F7">
      <w:pPr>
        <w:pStyle w:val="Code"/>
        <w:rPr>
          <w:highlight w:val="white"/>
        </w:rPr>
      </w:pPr>
      <w:r w:rsidRPr="001307F7">
        <w:rPr>
          <w:highlight w:val="white"/>
        </w:rPr>
        <w:t xml:space="preserve">  }</w:t>
      </w:r>
    </w:p>
    <w:p w14:paraId="459CF20B" w14:textId="77777777" w:rsidR="001307F7" w:rsidRPr="001307F7" w:rsidRDefault="001307F7" w:rsidP="001307F7">
      <w:pPr>
        <w:pStyle w:val="Code"/>
        <w:rPr>
          <w:highlight w:val="white"/>
        </w:rPr>
      </w:pPr>
    </w:p>
    <w:p w14:paraId="30FE7347" w14:textId="77777777" w:rsidR="001307F7" w:rsidRPr="001307F7" w:rsidRDefault="001307F7" w:rsidP="001307F7">
      <w:pPr>
        <w:pStyle w:val="Code"/>
        <w:rPr>
          <w:highlight w:val="white"/>
        </w:rPr>
      </w:pPr>
      <w:r w:rsidRPr="001307F7">
        <w:rPr>
          <w:highlight w:val="white"/>
        </w:rPr>
        <w:t xml:space="preserve">  return (double) ((long) (x + 0.999999999999));</w:t>
      </w:r>
    </w:p>
    <w:p w14:paraId="2C99381F" w14:textId="77777777" w:rsidR="001307F7" w:rsidRPr="001307F7" w:rsidRDefault="001307F7" w:rsidP="001307F7">
      <w:pPr>
        <w:pStyle w:val="Code"/>
        <w:rPr>
          <w:highlight w:val="white"/>
        </w:rPr>
      </w:pPr>
      <w:r w:rsidRPr="001307F7">
        <w:rPr>
          <w:highlight w:val="white"/>
        </w:rPr>
        <w:t>}</w:t>
      </w:r>
    </w:p>
    <w:p w14:paraId="0D0AC220" w14:textId="77777777" w:rsidR="001307F7" w:rsidRPr="001307F7" w:rsidRDefault="001307F7" w:rsidP="001307F7">
      <w:pPr>
        <w:pStyle w:val="Code"/>
        <w:rPr>
          <w:highlight w:val="white"/>
        </w:rPr>
      </w:pPr>
    </w:p>
    <w:p w14:paraId="70C5F653" w14:textId="77777777" w:rsidR="001307F7" w:rsidRPr="001307F7" w:rsidRDefault="001307F7" w:rsidP="001307F7">
      <w:pPr>
        <w:pStyle w:val="Code"/>
        <w:rPr>
          <w:highlight w:val="white"/>
        </w:rPr>
      </w:pPr>
      <w:r w:rsidRPr="001307F7">
        <w:rPr>
          <w:highlight w:val="white"/>
        </w:rPr>
        <w:t>double round(double x) {</w:t>
      </w:r>
    </w:p>
    <w:p w14:paraId="7587D0E6" w14:textId="77777777" w:rsidR="001307F7" w:rsidRPr="001307F7" w:rsidRDefault="001307F7" w:rsidP="001307F7">
      <w:pPr>
        <w:pStyle w:val="Code"/>
        <w:rPr>
          <w:highlight w:val="white"/>
        </w:rPr>
      </w:pPr>
      <w:r w:rsidRPr="001307F7">
        <w:rPr>
          <w:highlight w:val="white"/>
        </w:rPr>
        <w:t xml:space="preserve">  return (double) ((long) ((x &lt; 0) ? (x - 0.5) : (x + 0.5)));</w:t>
      </w:r>
    </w:p>
    <w:p w14:paraId="76660668" w14:textId="77777777" w:rsidR="001307F7" w:rsidRPr="001307F7" w:rsidRDefault="001307F7" w:rsidP="001307F7">
      <w:pPr>
        <w:pStyle w:val="Code"/>
        <w:rPr>
          <w:highlight w:val="white"/>
        </w:rPr>
      </w:pPr>
      <w:r w:rsidRPr="001307F7">
        <w:rPr>
          <w:highlight w:val="white"/>
        </w:rPr>
        <w:t>}</w:t>
      </w:r>
    </w:p>
    <w:p w14:paraId="2972668E" w14:textId="5BCC1813" w:rsidR="00204AAF" w:rsidRPr="00D655BE" w:rsidRDefault="00735809" w:rsidP="00204AAF">
      <w:pPr>
        <w:rPr>
          <w:rFonts w:eastAsiaTheme="minorEastAsia"/>
          <w:highlight w:val="white"/>
          <w:lang w:val="en-GB"/>
        </w:rPr>
      </w:pPr>
      <m:oMathPara>
        <m:oMath>
          <m:d>
            <m:dPr>
              <m:begChr m:val="|"/>
              <m:endChr m:val="|"/>
              <m:ctrlPr>
                <w:rPr>
                  <w:rFonts w:ascii="Cambria Math" w:eastAsiaTheme="minorEastAsia" w:hAnsi="Cambria Math"/>
                  <w:i/>
                  <w:noProof/>
                  <w:lang w:val="en-GB"/>
                </w:rPr>
              </m:ctrlPr>
            </m:dPr>
            <m:e>
              <m:r>
                <w:rPr>
                  <w:rFonts w:ascii="Cambria Math" w:eastAsiaTheme="minorEastAsia" w:hAnsi="Cambria Math"/>
                  <w:noProof/>
                  <w:lang w:val="en-GB"/>
                </w:rPr>
                <m:t>x</m:t>
              </m:r>
            </m:e>
          </m:d>
          <m:r>
            <w:rPr>
              <w:rFonts w:ascii="Cambria Math" w:eastAsiaTheme="minorEastAsia" w:hAnsi="Cambria Math"/>
              <w:noProof/>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-x</m:t>
                    </m:r>
                  </m:e>
                  <m:e>
                    <m:r>
                      <w:rPr>
                        <w:rFonts w:ascii="Cambria Math" w:eastAsiaTheme="minorEastAsia" w:hAnsi="Cambria Math"/>
                        <w:lang w:val="en-GB"/>
                      </w:rPr>
                      <m:t>if x&lt;0</m:t>
                    </m:r>
                  </m:e>
                </m:mr>
                <m:mr>
                  <m:e>
                    <m:r>
                      <w:rPr>
                        <w:rFonts w:ascii="Cambria Math" w:eastAsiaTheme="minorEastAsia" w:hAnsi="Cambria Math"/>
                        <w:lang w:val="en-GB"/>
                      </w:rPr>
                      <m:t>x</m:t>
                    </m:r>
                  </m:e>
                  <m:e>
                    <m:r>
                      <w:rPr>
                        <w:rFonts w:ascii="Cambria Math" w:eastAsiaTheme="minorEastAsia" w:hAnsi="Cambria Math"/>
                        <w:lang w:val="en-GB"/>
                      </w:rPr>
                      <m:t>if x≥0</m:t>
                    </m:r>
                  </m:e>
                </m:mr>
              </m:m>
            </m:e>
          </m:d>
        </m:oMath>
      </m:oMathPara>
    </w:p>
    <w:p w14:paraId="621C0EDC" w14:textId="77777777" w:rsidR="001307F7" w:rsidRPr="001307F7" w:rsidRDefault="001307F7" w:rsidP="001307F7">
      <w:pPr>
        <w:pStyle w:val="Code"/>
        <w:rPr>
          <w:highlight w:val="white"/>
        </w:rPr>
      </w:pPr>
      <w:bookmarkStart w:id="474" w:name="_Toc54625165"/>
      <w:r w:rsidRPr="001307F7">
        <w:rPr>
          <w:highlight w:val="white"/>
        </w:rPr>
        <w:t>double fabs(double x) {</w:t>
      </w:r>
    </w:p>
    <w:p w14:paraId="697301AF" w14:textId="77777777" w:rsidR="001307F7" w:rsidRPr="001307F7" w:rsidRDefault="001307F7" w:rsidP="001307F7">
      <w:pPr>
        <w:pStyle w:val="Code"/>
        <w:rPr>
          <w:highlight w:val="white"/>
        </w:rPr>
      </w:pPr>
      <w:r w:rsidRPr="001307F7">
        <w:rPr>
          <w:highlight w:val="white"/>
        </w:rPr>
        <w:t xml:space="preserve">  return (x &lt; 0) ? -x : x;</w:t>
      </w:r>
    </w:p>
    <w:p w14:paraId="30F6900D" w14:textId="77777777" w:rsidR="001307F7" w:rsidRPr="001307F7" w:rsidRDefault="001307F7" w:rsidP="001307F7">
      <w:pPr>
        <w:pStyle w:val="Code"/>
      </w:pPr>
      <w:r w:rsidRPr="001307F7">
        <w:rPr>
          <w:highlight w:val="white"/>
        </w:rPr>
        <w:t>}</w:t>
      </w:r>
    </w:p>
    <w:p w14:paraId="5BDA7AE4" w14:textId="09A8EF72" w:rsidR="00CE2940" w:rsidRPr="00D822A3" w:rsidRDefault="00CE2940" w:rsidP="001307F7">
      <w:pPr>
        <w:pStyle w:val="Rubrik2"/>
        <w:rPr>
          <w:lang w:val="en-GB"/>
        </w:rPr>
      </w:pPr>
      <w:bookmarkStart w:id="475" w:name="_Hlk55231095"/>
      <w:r w:rsidRPr="00D822A3">
        <w:rPr>
          <w:lang w:val="en-GB"/>
        </w:rPr>
        <w:lastRenderedPageBreak/>
        <w:t>Standard Input/Output</w:t>
      </w:r>
      <w:bookmarkEnd w:id="474"/>
    </w:p>
    <w:bookmarkEnd w:id="475"/>
    <w:p w14:paraId="3C220EF3" w14:textId="1124625B" w:rsidR="00F67D04" w:rsidRDefault="008D6750" w:rsidP="00F67D04">
      <w:pPr>
        <w:pStyle w:val="CodeListing"/>
        <w:rPr>
          <w:lang w:val="en-GB"/>
        </w:rPr>
      </w:pPr>
      <w:proofErr w:type="spellStart"/>
      <w:r w:rsidRPr="00D822A3">
        <w:rPr>
          <w:lang w:val="en-GB"/>
        </w:rPr>
        <w:t>s</w:t>
      </w:r>
      <w:r w:rsidR="00F67D04" w:rsidRPr="00D822A3">
        <w:rPr>
          <w:lang w:val="en-GB"/>
        </w:rPr>
        <w:t>td</w:t>
      </w:r>
      <w:r w:rsidRPr="00D822A3">
        <w:rPr>
          <w:lang w:val="en-GB"/>
        </w:rPr>
        <w:t>io</w:t>
      </w:r>
      <w:r w:rsidR="00F67D04" w:rsidRPr="00D822A3">
        <w:rPr>
          <w:lang w:val="en-GB"/>
        </w:rPr>
        <w:t>.h</w:t>
      </w:r>
      <w:proofErr w:type="spellEnd"/>
    </w:p>
    <w:p w14:paraId="19B5B572" w14:textId="77777777" w:rsidR="00A31981" w:rsidRPr="00A31981" w:rsidRDefault="00A31981" w:rsidP="00A31981">
      <w:pPr>
        <w:pStyle w:val="Code"/>
        <w:rPr>
          <w:highlight w:val="white"/>
        </w:rPr>
      </w:pPr>
      <w:r w:rsidRPr="00A31981">
        <w:rPr>
          <w:highlight w:val="white"/>
        </w:rPr>
        <w:t>#ifndef __STDIO_H__</w:t>
      </w:r>
    </w:p>
    <w:p w14:paraId="6AFE8EAF" w14:textId="77777777" w:rsidR="00A31981" w:rsidRPr="00A31981" w:rsidRDefault="00A31981" w:rsidP="00A31981">
      <w:pPr>
        <w:pStyle w:val="Code"/>
        <w:rPr>
          <w:highlight w:val="white"/>
        </w:rPr>
      </w:pPr>
      <w:r w:rsidRPr="00A31981">
        <w:rPr>
          <w:highlight w:val="white"/>
        </w:rPr>
        <w:t>#define __STDIO_H__</w:t>
      </w:r>
    </w:p>
    <w:p w14:paraId="42B4B939" w14:textId="77777777" w:rsidR="00A31981" w:rsidRPr="00A31981" w:rsidRDefault="00A31981" w:rsidP="00A31981">
      <w:pPr>
        <w:pStyle w:val="Code"/>
        <w:rPr>
          <w:highlight w:val="white"/>
        </w:rPr>
      </w:pPr>
    </w:p>
    <w:p w14:paraId="2A329E0B" w14:textId="77777777" w:rsidR="00A31981" w:rsidRPr="00A31981" w:rsidRDefault="00A31981" w:rsidP="00A31981">
      <w:pPr>
        <w:pStyle w:val="Code"/>
        <w:rPr>
          <w:highlight w:val="white"/>
        </w:rPr>
      </w:pPr>
      <w:r w:rsidRPr="00A31981">
        <w:rPr>
          <w:highlight w:val="white"/>
        </w:rPr>
        <w:t>#include &lt;math.h&gt;</w:t>
      </w:r>
    </w:p>
    <w:p w14:paraId="72E5D9C5" w14:textId="77777777" w:rsidR="00A31981" w:rsidRPr="00A31981" w:rsidRDefault="00A31981" w:rsidP="00A31981">
      <w:pPr>
        <w:pStyle w:val="Code"/>
        <w:rPr>
          <w:highlight w:val="white"/>
        </w:rPr>
      </w:pPr>
      <w:r w:rsidRPr="00A31981">
        <w:rPr>
          <w:highlight w:val="white"/>
        </w:rPr>
        <w:t>#include &lt;ctype.h&gt;</w:t>
      </w:r>
    </w:p>
    <w:p w14:paraId="76E0493C" w14:textId="77777777" w:rsidR="00A31981" w:rsidRPr="00A31981" w:rsidRDefault="00A31981" w:rsidP="00A31981">
      <w:pPr>
        <w:pStyle w:val="Code"/>
        <w:rPr>
          <w:highlight w:val="white"/>
        </w:rPr>
      </w:pPr>
      <w:r w:rsidRPr="00A31981">
        <w:rPr>
          <w:highlight w:val="white"/>
        </w:rPr>
        <w:t>#include &lt;stdarg.h&gt;</w:t>
      </w:r>
    </w:p>
    <w:p w14:paraId="15666794" w14:textId="77777777" w:rsidR="00A31981" w:rsidRPr="00A31981" w:rsidRDefault="00A31981" w:rsidP="00A31981">
      <w:pPr>
        <w:pStyle w:val="Code"/>
        <w:rPr>
          <w:highlight w:val="white"/>
        </w:rPr>
      </w:pPr>
      <w:r w:rsidRPr="00A31981">
        <w:rPr>
          <w:highlight w:val="white"/>
        </w:rPr>
        <w:t>#include &lt;stddef.h&gt;</w:t>
      </w:r>
    </w:p>
    <w:p w14:paraId="14A05815" w14:textId="77777777" w:rsidR="00A31981" w:rsidRPr="00A31981" w:rsidRDefault="00A31981" w:rsidP="00A31981">
      <w:pPr>
        <w:pStyle w:val="Code"/>
        <w:rPr>
          <w:highlight w:val="white"/>
        </w:rPr>
      </w:pPr>
      <w:r w:rsidRPr="00A31981">
        <w:rPr>
          <w:highlight w:val="white"/>
        </w:rPr>
        <w:t>#include &lt;file.h&gt;</w:t>
      </w:r>
    </w:p>
    <w:p w14:paraId="665FE3C3" w14:textId="77777777" w:rsidR="00A31981" w:rsidRPr="00A31981" w:rsidRDefault="00A31981" w:rsidP="00A31981">
      <w:pPr>
        <w:pStyle w:val="Code"/>
        <w:rPr>
          <w:highlight w:val="white"/>
        </w:rPr>
      </w:pPr>
      <w:r w:rsidRPr="00A31981">
        <w:rPr>
          <w:highlight w:val="white"/>
        </w:rPr>
        <w:t>#include &lt;temp.h&gt;</w:t>
      </w:r>
    </w:p>
    <w:p w14:paraId="07B18A48" w14:textId="77777777" w:rsidR="00A31981" w:rsidRPr="00A31981" w:rsidRDefault="00A31981" w:rsidP="00A31981">
      <w:pPr>
        <w:pStyle w:val="Code"/>
        <w:rPr>
          <w:highlight w:val="white"/>
        </w:rPr>
      </w:pPr>
      <w:r w:rsidRPr="00A31981">
        <w:rPr>
          <w:highlight w:val="white"/>
        </w:rPr>
        <w:t>#include &lt;scanf.h&gt;</w:t>
      </w:r>
    </w:p>
    <w:p w14:paraId="4112A8D9" w14:textId="77777777" w:rsidR="00A31981" w:rsidRPr="00A31981" w:rsidRDefault="00A31981" w:rsidP="00A31981">
      <w:pPr>
        <w:pStyle w:val="Code"/>
        <w:rPr>
          <w:highlight w:val="white"/>
        </w:rPr>
      </w:pPr>
      <w:r w:rsidRPr="00A31981">
        <w:rPr>
          <w:highlight w:val="white"/>
        </w:rPr>
        <w:t>#include &lt;printf.h&gt;</w:t>
      </w:r>
    </w:p>
    <w:p w14:paraId="03E46B9F" w14:textId="77777777" w:rsidR="00A31981" w:rsidRPr="00A31981" w:rsidRDefault="00A31981" w:rsidP="00A31981">
      <w:pPr>
        <w:pStyle w:val="Code"/>
        <w:rPr>
          <w:highlight w:val="white"/>
        </w:rPr>
      </w:pPr>
    </w:p>
    <w:p w14:paraId="3BDDF5A1" w14:textId="3415BB58" w:rsidR="00A31981" w:rsidRPr="00A31981" w:rsidRDefault="00A31981" w:rsidP="00A31981">
      <w:pPr>
        <w:pStyle w:val="Code"/>
        <w:rPr>
          <w:highlight w:val="white"/>
        </w:rPr>
      </w:pPr>
      <w:r w:rsidRPr="00A31981">
        <w:rPr>
          <w:highlight w:val="white"/>
        </w:rPr>
        <w:t>#endif</w:t>
      </w:r>
    </w:p>
    <w:p w14:paraId="6521407B" w14:textId="3EA255DB" w:rsidR="00265BDF" w:rsidRPr="00D822A3" w:rsidRDefault="004007C3" w:rsidP="00265BDF">
      <w:pPr>
        <w:pStyle w:val="Rubrik3"/>
        <w:rPr>
          <w:lang w:val="en-GB"/>
        </w:rPr>
      </w:pPr>
      <w:bookmarkStart w:id="476" w:name="_Toc54625166"/>
      <w:r w:rsidRPr="00D822A3">
        <w:rPr>
          <w:lang w:val="en-GB"/>
        </w:rPr>
        <w:t>Printing</w:t>
      </w:r>
      <w:bookmarkEnd w:id="476"/>
    </w:p>
    <w:p w14:paraId="07321D9D" w14:textId="007993F5" w:rsidR="00F67D04" w:rsidRPr="00D822A3" w:rsidRDefault="008D6750" w:rsidP="00957919">
      <w:pPr>
        <w:pStyle w:val="CodeListing"/>
        <w:rPr>
          <w:lang w:val="en-GB"/>
        </w:rPr>
      </w:pPr>
      <w:proofErr w:type="spellStart"/>
      <w:r w:rsidRPr="00D822A3">
        <w:rPr>
          <w:lang w:val="en-GB"/>
        </w:rPr>
        <w:t>p</w:t>
      </w:r>
      <w:r w:rsidR="00957919" w:rsidRPr="00D822A3">
        <w:rPr>
          <w:lang w:val="en-GB"/>
        </w:rPr>
        <w:t>rintf.h</w:t>
      </w:r>
      <w:proofErr w:type="spellEnd"/>
    </w:p>
    <w:p w14:paraId="399C01FF" w14:textId="77777777" w:rsidR="00A31981" w:rsidRPr="00A31981" w:rsidRDefault="00A31981" w:rsidP="00A31981">
      <w:pPr>
        <w:pStyle w:val="Code"/>
        <w:rPr>
          <w:highlight w:val="white"/>
        </w:rPr>
      </w:pPr>
      <w:r w:rsidRPr="00A31981">
        <w:rPr>
          <w:highlight w:val="white"/>
        </w:rPr>
        <w:t>#ifndef __PRINTF_H__</w:t>
      </w:r>
    </w:p>
    <w:p w14:paraId="31055427" w14:textId="77777777" w:rsidR="00A31981" w:rsidRPr="00A31981" w:rsidRDefault="00A31981" w:rsidP="00A31981">
      <w:pPr>
        <w:pStyle w:val="Code"/>
        <w:rPr>
          <w:highlight w:val="white"/>
        </w:rPr>
      </w:pPr>
      <w:r w:rsidRPr="00A31981">
        <w:rPr>
          <w:highlight w:val="white"/>
        </w:rPr>
        <w:t>#define __PRINTF_H__</w:t>
      </w:r>
    </w:p>
    <w:p w14:paraId="347A1EB5" w14:textId="77777777" w:rsidR="00A31981" w:rsidRPr="00A31981" w:rsidRDefault="00A31981" w:rsidP="00A31981">
      <w:pPr>
        <w:pStyle w:val="Code"/>
        <w:rPr>
          <w:highlight w:val="white"/>
        </w:rPr>
      </w:pPr>
    </w:p>
    <w:p w14:paraId="4BF8C49E" w14:textId="77777777" w:rsidR="00A31981" w:rsidRPr="00A31981" w:rsidRDefault="00A31981" w:rsidP="00A31981">
      <w:pPr>
        <w:pStyle w:val="Code"/>
        <w:rPr>
          <w:highlight w:val="white"/>
        </w:rPr>
      </w:pPr>
      <w:r w:rsidRPr="00A31981">
        <w:rPr>
          <w:highlight w:val="white"/>
        </w:rPr>
        <w:t>#define DEVICE 0</w:t>
      </w:r>
    </w:p>
    <w:p w14:paraId="219BCA73" w14:textId="77777777" w:rsidR="00A31981" w:rsidRPr="00A31981" w:rsidRDefault="00A31981" w:rsidP="00A31981">
      <w:pPr>
        <w:pStyle w:val="Code"/>
        <w:rPr>
          <w:highlight w:val="white"/>
        </w:rPr>
      </w:pPr>
      <w:r w:rsidRPr="00A31981">
        <w:rPr>
          <w:highlight w:val="white"/>
        </w:rPr>
        <w:t>#define STRING 1</w:t>
      </w:r>
    </w:p>
    <w:p w14:paraId="70B26A94" w14:textId="77777777" w:rsidR="00A31981" w:rsidRPr="00A31981" w:rsidRDefault="00A31981" w:rsidP="00A31981">
      <w:pPr>
        <w:pStyle w:val="Code"/>
        <w:rPr>
          <w:highlight w:val="white"/>
        </w:rPr>
      </w:pPr>
    </w:p>
    <w:p w14:paraId="07AF9094" w14:textId="77777777" w:rsidR="00A31981" w:rsidRPr="00A31981" w:rsidRDefault="00A31981" w:rsidP="00A31981">
      <w:pPr>
        <w:pStyle w:val="Code"/>
        <w:rPr>
          <w:highlight w:val="white"/>
        </w:rPr>
      </w:pPr>
      <w:r w:rsidRPr="00A31981">
        <w:rPr>
          <w:highlight w:val="white"/>
        </w:rPr>
        <w:t>extern int g_outStatus, g_charCount;</w:t>
      </w:r>
    </w:p>
    <w:p w14:paraId="754A24F3" w14:textId="77777777" w:rsidR="00A31981" w:rsidRPr="00A31981" w:rsidRDefault="00A31981" w:rsidP="00A31981">
      <w:pPr>
        <w:pStyle w:val="Code"/>
        <w:rPr>
          <w:highlight w:val="white"/>
        </w:rPr>
      </w:pPr>
      <w:r w:rsidRPr="00A31981">
        <w:rPr>
          <w:highlight w:val="white"/>
        </w:rPr>
        <w:t>extern void* g_outDevice;</w:t>
      </w:r>
    </w:p>
    <w:p w14:paraId="38787E68" w14:textId="77777777" w:rsidR="00A31981" w:rsidRPr="00A31981" w:rsidRDefault="00A31981" w:rsidP="00A31981">
      <w:pPr>
        <w:pStyle w:val="Code"/>
        <w:rPr>
          <w:highlight w:val="white"/>
        </w:rPr>
      </w:pPr>
    </w:p>
    <w:p w14:paraId="019626A4" w14:textId="77777777" w:rsidR="00A31981" w:rsidRPr="00A31981" w:rsidRDefault="00A31981" w:rsidP="00A31981">
      <w:pPr>
        <w:pStyle w:val="Code"/>
        <w:rPr>
          <w:highlight w:val="white"/>
        </w:rPr>
      </w:pPr>
      <w:r w:rsidRPr="00A31981">
        <w:rPr>
          <w:highlight w:val="white"/>
        </w:rPr>
        <w:t>int putc(int c, FILE* stream);</w:t>
      </w:r>
    </w:p>
    <w:p w14:paraId="7855004C" w14:textId="77777777" w:rsidR="00A31981" w:rsidRPr="00A31981" w:rsidRDefault="00A31981" w:rsidP="00A31981">
      <w:pPr>
        <w:pStyle w:val="Code"/>
        <w:rPr>
          <w:highlight w:val="white"/>
        </w:rPr>
      </w:pPr>
      <w:r w:rsidRPr="00A31981">
        <w:rPr>
          <w:highlight w:val="white"/>
        </w:rPr>
        <w:t>int fputc(int c, FILE* stream);</w:t>
      </w:r>
    </w:p>
    <w:p w14:paraId="6FF94F94" w14:textId="77777777" w:rsidR="00A31981" w:rsidRPr="00A31981" w:rsidRDefault="00A31981" w:rsidP="00A31981">
      <w:pPr>
        <w:pStyle w:val="Code"/>
        <w:rPr>
          <w:highlight w:val="white"/>
        </w:rPr>
      </w:pPr>
      <w:r w:rsidRPr="00A31981">
        <w:rPr>
          <w:highlight w:val="white"/>
        </w:rPr>
        <w:t>int putchar(int c);</w:t>
      </w:r>
    </w:p>
    <w:p w14:paraId="4A6EE2C4" w14:textId="77777777" w:rsidR="00A31981" w:rsidRPr="00A31981" w:rsidRDefault="00A31981" w:rsidP="00A31981">
      <w:pPr>
        <w:pStyle w:val="Code"/>
        <w:rPr>
          <w:highlight w:val="white"/>
        </w:rPr>
      </w:pPr>
    </w:p>
    <w:p w14:paraId="1AFE58BD" w14:textId="77777777" w:rsidR="00A31981" w:rsidRPr="00A31981" w:rsidRDefault="00A31981" w:rsidP="00A31981">
      <w:pPr>
        <w:pStyle w:val="Code"/>
        <w:rPr>
          <w:highlight w:val="white"/>
        </w:rPr>
      </w:pPr>
      <w:r w:rsidRPr="00A31981">
        <w:rPr>
          <w:highlight w:val="white"/>
        </w:rPr>
        <w:t>void printChar(char c);</w:t>
      </w:r>
    </w:p>
    <w:p w14:paraId="2A9F14D7" w14:textId="77777777" w:rsidR="00A31981" w:rsidRPr="00A31981" w:rsidRDefault="00A31981" w:rsidP="00A31981">
      <w:pPr>
        <w:pStyle w:val="Code"/>
        <w:rPr>
          <w:highlight w:val="white"/>
        </w:rPr>
      </w:pPr>
      <w:r w:rsidRPr="00A31981">
        <w:rPr>
          <w:highlight w:val="white"/>
        </w:rPr>
        <w:t>void printChar2(char c);</w:t>
      </w:r>
    </w:p>
    <w:p w14:paraId="33EF4F34" w14:textId="77777777" w:rsidR="00A31981" w:rsidRPr="00A31981" w:rsidRDefault="00A31981" w:rsidP="00A31981">
      <w:pPr>
        <w:pStyle w:val="Code"/>
        <w:rPr>
          <w:highlight w:val="white"/>
        </w:rPr>
      </w:pPr>
      <w:r w:rsidRPr="00A31981">
        <w:rPr>
          <w:highlight w:val="white"/>
        </w:rPr>
        <w:t>void printString(char* s, int precision);</w:t>
      </w:r>
    </w:p>
    <w:p w14:paraId="7EBE4239" w14:textId="77777777" w:rsidR="00A31981" w:rsidRPr="00A31981" w:rsidRDefault="00A31981" w:rsidP="00A31981">
      <w:pPr>
        <w:pStyle w:val="Code"/>
        <w:rPr>
          <w:highlight w:val="white"/>
        </w:rPr>
      </w:pPr>
      <w:r w:rsidRPr="00A31981">
        <w:rPr>
          <w:highlight w:val="white"/>
        </w:rPr>
        <w:t>void printString2(char* s);</w:t>
      </w:r>
    </w:p>
    <w:p w14:paraId="63FF77B8" w14:textId="77777777" w:rsidR="00A31981" w:rsidRPr="00A31981" w:rsidRDefault="00A31981" w:rsidP="00A31981">
      <w:pPr>
        <w:pStyle w:val="Code"/>
        <w:rPr>
          <w:highlight w:val="white"/>
        </w:rPr>
      </w:pPr>
      <w:r w:rsidRPr="00A31981">
        <w:rPr>
          <w:highlight w:val="white"/>
        </w:rPr>
        <w:t>void printIntRec(int intValue);</w:t>
      </w:r>
    </w:p>
    <w:p w14:paraId="5AA0C727" w14:textId="77777777" w:rsidR="00A31981" w:rsidRPr="00A31981" w:rsidRDefault="00A31981" w:rsidP="00A31981">
      <w:pPr>
        <w:pStyle w:val="Code"/>
        <w:rPr>
          <w:highlight w:val="white"/>
        </w:rPr>
      </w:pPr>
      <w:r w:rsidRPr="00A31981">
        <w:rPr>
          <w:highlight w:val="white"/>
        </w:rPr>
        <w:t>void printInt(int intValue, BOOL plus, BOOL space);</w:t>
      </w:r>
    </w:p>
    <w:p w14:paraId="00550E26" w14:textId="77777777" w:rsidR="00A31981" w:rsidRDefault="00A31981" w:rsidP="00A31981">
      <w:pPr>
        <w:pStyle w:val="Code"/>
        <w:rPr>
          <w:highlight w:val="white"/>
        </w:rPr>
      </w:pPr>
      <w:r w:rsidRPr="00A31981">
        <w:rPr>
          <w:highlight w:val="white"/>
        </w:rPr>
        <w:t>void printDoublePlain(double doubleValue, BOOL plus, BOOL space,</w:t>
      </w:r>
    </w:p>
    <w:p w14:paraId="6504FFED" w14:textId="64DD32C5"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14CEC2D0" w14:textId="77777777" w:rsidR="00A31981" w:rsidRDefault="00A31981" w:rsidP="00A31981">
      <w:pPr>
        <w:pStyle w:val="Code"/>
        <w:rPr>
          <w:highlight w:val="white"/>
        </w:rPr>
      </w:pPr>
      <w:r w:rsidRPr="00A31981">
        <w:rPr>
          <w:highlight w:val="white"/>
        </w:rPr>
        <w:t>void printLongDoublePlain(long double doubleValue, BOOL plus,</w:t>
      </w:r>
    </w:p>
    <w:p w14:paraId="0BDB225C" w14:textId="47C74E43"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70C1CF2D" w14:textId="77777777" w:rsidR="00A31981" w:rsidRPr="00A31981" w:rsidRDefault="00A31981" w:rsidP="00A31981">
      <w:pPr>
        <w:pStyle w:val="Code"/>
        <w:rPr>
          <w:highlight w:val="white"/>
        </w:rPr>
      </w:pPr>
      <w:r w:rsidRPr="00A31981">
        <w:rPr>
          <w:highlight w:val="white"/>
        </w:rPr>
        <w:t>void printInt(int intValue, BOOL plus, BOOL space);</w:t>
      </w:r>
    </w:p>
    <w:p w14:paraId="5635F48C" w14:textId="77777777" w:rsidR="00A31981" w:rsidRPr="00A31981" w:rsidRDefault="00A31981" w:rsidP="00A31981">
      <w:pPr>
        <w:pStyle w:val="Code"/>
        <w:rPr>
          <w:highlight w:val="white"/>
        </w:rPr>
      </w:pPr>
      <w:r w:rsidRPr="00A31981">
        <w:rPr>
          <w:highlight w:val="white"/>
        </w:rPr>
        <w:t>void printLongInt(long longIntValue, BOOL plus, BOOL space);</w:t>
      </w:r>
    </w:p>
    <w:p w14:paraId="0A23AA54" w14:textId="77777777" w:rsidR="00A31981" w:rsidRDefault="00A31981" w:rsidP="00A31981">
      <w:pPr>
        <w:pStyle w:val="Code"/>
        <w:rPr>
          <w:highlight w:val="white"/>
        </w:rPr>
      </w:pPr>
      <w:r w:rsidRPr="00A31981">
        <w:rPr>
          <w:highlight w:val="white"/>
        </w:rPr>
        <w:t>void printLongDoubleFraction(long double longDoubleValue,</w:t>
      </w:r>
    </w:p>
    <w:p w14:paraId="6EF37ACB" w14:textId="7412E50F"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24D67E12" w14:textId="77777777" w:rsidR="00A31981" w:rsidRDefault="00A31981" w:rsidP="00A31981">
      <w:pPr>
        <w:pStyle w:val="Code"/>
        <w:rPr>
          <w:highlight w:val="white"/>
        </w:rPr>
      </w:pPr>
      <w:r w:rsidRPr="00A31981">
        <w:rPr>
          <w:highlight w:val="white"/>
        </w:rPr>
        <w:t>void printLongDoublePlain(long double longDoubleValue, BOOL plus,</w:t>
      </w:r>
    </w:p>
    <w:p w14:paraId="0DBAB915" w14:textId="095B063D"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4F5B0D81" w14:textId="77777777" w:rsidR="00A31981" w:rsidRPr="00A31981" w:rsidRDefault="00A31981" w:rsidP="00A31981">
      <w:pPr>
        <w:pStyle w:val="Code"/>
        <w:rPr>
          <w:highlight w:val="white"/>
        </w:rPr>
      </w:pPr>
      <w:r w:rsidRPr="00A31981">
        <w:rPr>
          <w:highlight w:val="white"/>
        </w:rPr>
        <w:t>int printFormat(char* format, va_list arg_list);</w:t>
      </w:r>
    </w:p>
    <w:p w14:paraId="7321F483" w14:textId="77777777" w:rsidR="00A31981" w:rsidRPr="00A31981" w:rsidRDefault="00A31981" w:rsidP="00A31981">
      <w:pPr>
        <w:pStyle w:val="Code"/>
        <w:rPr>
          <w:highlight w:val="white"/>
        </w:rPr>
      </w:pPr>
    </w:p>
    <w:p w14:paraId="78AE3FF2" w14:textId="77777777" w:rsidR="00A31981" w:rsidRPr="00A31981" w:rsidRDefault="00A31981" w:rsidP="00A31981">
      <w:pPr>
        <w:pStyle w:val="Code"/>
        <w:rPr>
          <w:highlight w:val="white"/>
        </w:rPr>
      </w:pPr>
      <w:r w:rsidRPr="00A31981">
        <w:rPr>
          <w:highlight w:val="white"/>
        </w:rPr>
        <w:t>int printf2(char* format);</w:t>
      </w:r>
    </w:p>
    <w:p w14:paraId="4FD81894" w14:textId="77777777" w:rsidR="00A31981" w:rsidRPr="00A31981" w:rsidRDefault="00A31981" w:rsidP="00A31981">
      <w:pPr>
        <w:pStyle w:val="Code"/>
        <w:rPr>
          <w:highlight w:val="white"/>
        </w:rPr>
      </w:pPr>
      <w:r w:rsidRPr="00A31981">
        <w:rPr>
          <w:highlight w:val="white"/>
        </w:rPr>
        <w:t>int printf(char* format, ...);</w:t>
      </w:r>
    </w:p>
    <w:p w14:paraId="3033D4BC" w14:textId="77777777" w:rsidR="00A31981" w:rsidRPr="00A31981" w:rsidRDefault="00A31981" w:rsidP="00A31981">
      <w:pPr>
        <w:pStyle w:val="Code"/>
        <w:rPr>
          <w:highlight w:val="white"/>
        </w:rPr>
      </w:pPr>
      <w:r w:rsidRPr="00A31981">
        <w:rPr>
          <w:highlight w:val="white"/>
        </w:rPr>
        <w:t>int vprintf(char* format, va_list arg_list);</w:t>
      </w:r>
    </w:p>
    <w:p w14:paraId="4F750A83" w14:textId="77777777" w:rsidR="00A31981" w:rsidRPr="00A31981" w:rsidRDefault="00A31981" w:rsidP="00A31981">
      <w:pPr>
        <w:pStyle w:val="Code"/>
        <w:rPr>
          <w:highlight w:val="white"/>
        </w:rPr>
      </w:pPr>
      <w:r w:rsidRPr="00A31981">
        <w:rPr>
          <w:highlight w:val="white"/>
        </w:rPr>
        <w:t>int fprintf(FILE* outStream, char* format, ...);</w:t>
      </w:r>
    </w:p>
    <w:p w14:paraId="582111BD" w14:textId="77777777" w:rsidR="00A31981" w:rsidRPr="00A31981" w:rsidRDefault="00A31981" w:rsidP="00A31981">
      <w:pPr>
        <w:pStyle w:val="Code"/>
        <w:rPr>
          <w:highlight w:val="white"/>
        </w:rPr>
      </w:pPr>
      <w:r w:rsidRPr="00A31981">
        <w:rPr>
          <w:highlight w:val="white"/>
        </w:rPr>
        <w:lastRenderedPageBreak/>
        <w:t>int vfprintf(FILE* outStream, char* format, va_list arg_list);</w:t>
      </w:r>
    </w:p>
    <w:p w14:paraId="07B26AD0" w14:textId="77777777" w:rsidR="00A31981" w:rsidRPr="00A31981" w:rsidRDefault="00A31981" w:rsidP="00A31981">
      <w:pPr>
        <w:pStyle w:val="Code"/>
        <w:rPr>
          <w:highlight w:val="white"/>
        </w:rPr>
      </w:pPr>
      <w:r w:rsidRPr="00A31981">
        <w:rPr>
          <w:highlight w:val="white"/>
        </w:rPr>
        <w:t>int sprintf(char* outString, char* format, ...);</w:t>
      </w:r>
    </w:p>
    <w:p w14:paraId="62B8574C" w14:textId="77777777" w:rsidR="00A31981" w:rsidRPr="00A31981" w:rsidRDefault="00A31981" w:rsidP="00A31981">
      <w:pPr>
        <w:pStyle w:val="Code"/>
        <w:rPr>
          <w:highlight w:val="white"/>
        </w:rPr>
      </w:pPr>
      <w:r w:rsidRPr="00A31981">
        <w:rPr>
          <w:highlight w:val="white"/>
        </w:rPr>
        <w:t>int vsprintf(char* outString, char* format, va_list arg_list);</w:t>
      </w:r>
    </w:p>
    <w:p w14:paraId="54F9DF1E" w14:textId="77777777" w:rsidR="00A31981" w:rsidRPr="00A31981" w:rsidRDefault="00A31981" w:rsidP="00A31981">
      <w:pPr>
        <w:pStyle w:val="Code"/>
        <w:rPr>
          <w:highlight w:val="white"/>
        </w:rPr>
      </w:pPr>
    </w:p>
    <w:p w14:paraId="10F159F1" w14:textId="77777777" w:rsidR="00A31981" w:rsidRPr="00A31981" w:rsidRDefault="00A31981" w:rsidP="00A31981">
      <w:pPr>
        <w:pStyle w:val="Code"/>
        <w:rPr>
          <w:highlight w:val="white"/>
        </w:rPr>
      </w:pPr>
      <w:r w:rsidRPr="00A31981">
        <w:rPr>
          <w:highlight w:val="white"/>
        </w:rPr>
        <w:t>#endif</w:t>
      </w:r>
    </w:p>
    <w:p w14:paraId="7119D829" w14:textId="494213D2" w:rsidR="00BC589D" w:rsidRDefault="008D6750" w:rsidP="00442030">
      <w:pPr>
        <w:pStyle w:val="CodeListing"/>
        <w:rPr>
          <w:lang w:val="en-GB"/>
        </w:rPr>
      </w:pPr>
      <w:proofErr w:type="spellStart"/>
      <w:r w:rsidRPr="00D822A3">
        <w:rPr>
          <w:lang w:val="en-GB"/>
        </w:rPr>
        <w:t>p</w:t>
      </w:r>
      <w:r w:rsidR="006048AF" w:rsidRPr="00D822A3">
        <w:rPr>
          <w:lang w:val="en-GB"/>
        </w:rPr>
        <w:t>rintf.c</w:t>
      </w:r>
      <w:proofErr w:type="spellEnd"/>
    </w:p>
    <w:p w14:paraId="4513B8E6" w14:textId="77777777" w:rsidR="00442030" w:rsidRPr="00442030" w:rsidRDefault="00442030" w:rsidP="00442030">
      <w:pPr>
        <w:pStyle w:val="Code"/>
        <w:rPr>
          <w:highlight w:val="white"/>
        </w:rPr>
      </w:pPr>
      <w:r w:rsidRPr="00442030">
        <w:rPr>
          <w:highlight w:val="white"/>
        </w:rPr>
        <w:t>#include &lt;math.h&gt;</w:t>
      </w:r>
    </w:p>
    <w:p w14:paraId="20A924C0" w14:textId="77777777" w:rsidR="00442030" w:rsidRPr="00442030" w:rsidRDefault="00442030" w:rsidP="00442030">
      <w:pPr>
        <w:pStyle w:val="Code"/>
        <w:rPr>
          <w:highlight w:val="white"/>
        </w:rPr>
      </w:pPr>
      <w:r w:rsidRPr="00442030">
        <w:rPr>
          <w:highlight w:val="white"/>
        </w:rPr>
        <w:t>#include &lt;ctype.h&gt;</w:t>
      </w:r>
    </w:p>
    <w:p w14:paraId="13F3A162" w14:textId="77777777" w:rsidR="00442030" w:rsidRPr="00442030" w:rsidRDefault="00442030" w:rsidP="00442030">
      <w:pPr>
        <w:pStyle w:val="Code"/>
        <w:rPr>
          <w:highlight w:val="white"/>
        </w:rPr>
      </w:pPr>
      <w:r w:rsidRPr="00442030">
        <w:rPr>
          <w:highlight w:val="white"/>
        </w:rPr>
        <w:t>#include &lt;stdio.h&gt;</w:t>
      </w:r>
    </w:p>
    <w:p w14:paraId="0482F8F5" w14:textId="77777777" w:rsidR="00442030" w:rsidRPr="00442030" w:rsidRDefault="00442030" w:rsidP="00442030">
      <w:pPr>
        <w:pStyle w:val="Code"/>
        <w:rPr>
          <w:highlight w:val="white"/>
        </w:rPr>
      </w:pPr>
      <w:r w:rsidRPr="00442030">
        <w:rPr>
          <w:highlight w:val="white"/>
        </w:rPr>
        <w:t>#include &lt;stddef.h&gt;</w:t>
      </w:r>
    </w:p>
    <w:p w14:paraId="2F958601" w14:textId="77777777" w:rsidR="00442030" w:rsidRPr="00442030" w:rsidRDefault="00442030" w:rsidP="00442030">
      <w:pPr>
        <w:pStyle w:val="Code"/>
        <w:rPr>
          <w:highlight w:val="white"/>
        </w:rPr>
      </w:pPr>
      <w:r w:rsidRPr="00442030">
        <w:rPr>
          <w:highlight w:val="white"/>
        </w:rPr>
        <w:t>#include &lt;stdarg.h&gt;</w:t>
      </w:r>
    </w:p>
    <w:p w14:paraId="16429448" w14:textId="77777777" w:rsidR="00442030" w:rsidRPr="00442030" w:rsidRDefault="00442030" w:rsidP="00442030">
      <w:pPr>
        <w:pStyle w:val="Code"/>
        <w:rPr>
          <w:highlight w:val="white"/>
        </w:rPr>
      </w:pPr>
      <w:r w:rsidRPr="00442030">
        <w:rPr>
          <w:highlight w:val="white"/>
        </w:rPr>
        <w:t>#include &lt;stdlib.h&gt;</w:t>
      </w:r>
    </w:p>
    <w:p w14:paraId="133F3F50" w14:textId="77777777" w:rsidR="00442030" w:rsidRPr="00442030" w:rsidRDefault="00442030" w:rsidP="00442030">
      <w:pPr>
        <w:pStyle w:val="Code"/>
        <w:rPr>
          <w:highlight w:val="white"/>
        </w:rPr>
      </w:pPr>
      <w:r w:rsidRPr="00442030">
        <w:rPr>
          <w:highlight w:val="white"/>
        </w:rPr>
        <w:t>#include &lt;scanf.h&gt;</w:t>
      </w:r>
    </w:p>
    <w:p w14:paraId="7C6C9987" w14:textId="77777777" w:rsidR="00442030" w:rsidRPr="00442030" w:rsidRDefault="00442030" w:rsidP="00442030">
      <w:pPr>
        <w:pStyle w:val="Code"/>
        <w:rPr>
          <w:highlight w:val="white"/>
        </w:rPr>
      </w:pPr>
      <w:r w:rsidRPr="00442030">
        <w:rPr>
          <w:highlight w:val="white"/>
        </w:rPr>
        <w:t>#include &lt;printf.h&gt;</w:t>
      </w:r>
    </w:p>
    <w:p w14:paraId="6D4ADC75" w14:textId="77777777" w:rsidR="00442030" w:rsidRPr="00442030" w:rsidRDefault="00442030" w:rsidP="00442030">
      <w:pPr>
        <w:pStyle w:val="Code"/>
        <w:rPr>
          <w:highlight w:val="white"/>
        </w:rPr>
      </w:pPr>
    </w:p>
    <w:p w14:paraId="6BF85DA0" w14:textId="77777777" w:rsidR="00442030" w:rsidRPr="00442030" w:rsidRDefault="00442030" w:rsidP="00442030">
      <w:pPr>
        <w:pStyle w:val="Code"/>
        <w:rPr>
          <w:highlight w:val="white"/>
        </w:rPr>
      </w:pPr>
      <w:r w:rsidRPr="00442030">
        <w:rPr>
          <w:highlight w:val="white"/>
        </w:rPr>
        <w:t>#define DEVICE 0</w:t>
      </w:r>
    </w:p>
    <w:p w14:paraId="322CBD56" w14:textId="77777777" w:rsidR="00442030" w:rsidRPr="00442030" w:rsidRDefault="00442030" w:rsidP="00442030">
      <w:pPr>
        <w:pStyle w:val="Code"/>
        <w:rPr>
          <w:highlight w:val="white"/>
        </w:rPr>
      </w:pPr>
      <w:r w:rsidRPr="00442030">
        <w:rPr>
          <w:highlight w:val="white"/>
        </w:rPr>
        <w:t>#define STRING 1</w:t>
      </w:r>
    </w:p>
    <w:p w14:paraId="7968499B" w14:textId="77777777" w:rsidR="00442030" w:rsidRPr="00442030" w:rsidRDefault="00442030" w:rsidP="00442030">
      <w:pPr>
        <w:pStyle w:val="Code"/>
        <w:rPr>
          <w:highlight w:val="white"/>
        </w:rPr>
      </w:pPr>
      <w:r w:rsidRPr="00442030">
        <w:rPr>
          <w:highlight w:val="white"/>
        </w:rPr>
        <w:t>#define BLANK  2</w:t>
      </w:r>
    </w:p>
    <w:p w14:paraId="30DCB672" w14:textId="77777777" w:rsidR="00442030" w:rsidRPr="00442030" w:rsidRDefault="00442030" w:rsidP="00442030">
      <w:pPr>
        <w:pStyle w:val="Code"/>
        <w:rPr>
          <w:highlight w:val="white"/>
        </w:rPr>
      </w:pPr>
    </w:p>
    <w:p w14:paraId="1E500610" w14:textId="77777777" w:rsidR="00442030" w:rsidRPr="00442030" w:rsidRDefault="00442030" w:rsidP="00442030">
      <w:pPr>
        <w:pStyle w:val="Code"/>
        <w:rPr>
          <w:highlight w:val="white"/>
        </w:rPr>
      </w:pPr>
      <w:r w:rsidRPr="00442030">
        <w:rPr>
          <w:highlight w:val="white"/>
        </w:rPr>
        <w:t>#define PRINT(x,y) { printf(#x " = &lt;%" #y "&gt;\n", (x)); }</w:t>
      </w:r>
    </w:p>
    <w:p w14:paraId="7F0554B2" w14:textId="77777777" w:rsidR="00442030" w:rsidRPr="00442030" w:rsidRDefault="00442030" w:rsidP="00442030">
      <w:pPr>
        <w:pStyle w:val="Code"/>
        <w:rPr>
          <w:highlight w:val="white"/>
        </w:rPr>
      </w:pPr>
    </w:p>
    <w:p w14:paraId="0A8F3C69" w14:textId="77777777" w:rsidR="00442030" w:rsidRPr="00442030" w:rsidRDefault="00442030" w:rsidP="00442030">
      <w:pPr>
        <w:pStyle w:val="Code"/>
        <w:rPr>
          <w:highlight w:val="white"/>
        </w:rPr>
      </w:pPr>
      <w:r w:rsidRPr="00442030">
        <w:rPr>
          <w:highlight w:val="white"/>
        </w:rPr>
        <w:t>int g_outStatus, g_outChars;</w:t>
      </w:r>
    </w:p>
    <w:p w14:paraId="340D327B" w14:textId="77777777" w:rsidR="00442030" w:rsidRPr="00442030" w:rsidRDefault="00442030" w:rsidP="00442030">
      <w:pPr>
        <w:pStyle w:val="Code"/>
        <w:rPr>
          <w:highlight w:val="white"/>
        </w:rPr>
      </w:pPr>
      <w:r w:rsidRPr="00442030">
        <w:rPr>
          <w:highlight w:val="white"/>
        </w:rPr>
        <w:t>void* g_outDevice;</w:t>
      </w:r>
    </w:p>
    <w:p w14:paraId="79566435" w14:textId="77777777" w:rsidR="00442030" w:rsidRPr="00442030" w:rsidRDefault="00442030" w:rsidP="00442030">
      <w:pPr>
        <w:pStyle w:val="Code"/>
        <w:rPr>
          <w:highlight w:val="white"/>
        </w:rPr>
      </w:pPr>
    </w:p>
    <w:p w14:paraId="024F490F" w14:textId="77777777" w:rsidR="00442030" w:rsidRPr="00442030" w:rsidRDefault="00442030" w:rsidP="00442030">
      <w:pPr>
        <w:pStyle w:val="Code"/>
        <w:rPr>
          <w:highlight w:val="white"/>
        </w:rPr>
      </w:pPr>
      <w:r w:rsidRPr="00442030">
        <w:rPr>
          <w:highlight w:val="white"/>
        </w:rPr>
        <w:t>#define DEFAULT_PRECISION 6</w:t>
      </w:r>
    </w:p>
    <w:p w14:paraId="36B2650B" w14:textId="77777777" w:rsidR="00442030" w:rsidRPr="00442030" w:rsidRDefault="00442030" w:rsidP="00442030">
      <w:pPr>
        <w:pStyle w:val="Code"/>
        <w:rPr>
          <w:highlight w:val="white"/>
        </w:rPr>
      </w:pPr>
    </w:p>
    <w:p w14:paraId="74DB315C" w14:textId="77777777" w:rsidR="00442030" w:rsidRPr="00442030" w:rsidRDefault="00442030" w:rsidP="00442030">
      <w:pPr>
        <w:pStyle w:val="Code"/>
        <w:rPr>
          <w:highlight w:val="white"/>
        </w:rPr>
      </w:pPr>
      <w:r w:rsidRPr="00442030">
        <w:rPr>
          <w:highlight w:val="white"/>
        </w:rPr>
        <w:t>int putc(int i, FILE* stream) {</w:t>
      </w:r>
    </w:p>
    <w:p w14:paraId="18018984" w14:textId="77777777" w:rsidR="00442030" w:rsidRPr="00442030" w:rsidRDefault="00442030" w:rsidP="00442030">
      <w:pPr>
        <w:pStyle w:val="Code"/>
        <w:rPr>
          <w:highlight w:val="white"/>
        </w:rPr>
      </w:pPr>
      <w:r w:rsidRPr="00442030">
        <w:rPr>
          <w:highlight w:val="white"/>
        </w:rPr>
        <w:t xml:space="preserve">  g_outStatus = DEVICE;</w:t>
      </w:r>
    </w:p>
    <w:p w14:paraId="0E05406F" w14:textId="77777777" w:rsidR="00442030" w:rsidRPr="00442030" w:rsidRDefault="00442030" w:rsidP="00442030">
      <w:pPr>
        <w:pStyle w:val="Code"/>
        <w:rPr>
          <w:highlight w:val="white"/>
        </w:rPr>
      </w:pPr>
      <w:r w:rsidRPr="00442030">
        <w:rPr>
          <w:highlight w:val="white"/>
        </w:rPr>
        <w:t xml:space="preserve">  g_outDevice = (void*) stream;</w:t>
      </w:r>
    </w:p>
    <w:p w14:paraId="7A858DA1" w14:textId="77777777" w:rsidR="00442030" w:rsidRPr="00442030" w:rsidRDefault="00442030" w:rsidP="00442030">
      <w:pPr>
        <w:pStyle w:val="Code"/>
        <w:rPr>
          <w:highlight w:val="white"/>
        </w:rPr>
      </w:pPr>
      <w:r w:rsidRPr="00442030">
        <w:rPr>
          <w:highlight w:val="white"/>
        </w:rPr>
        <w:t xml:space="preserve">  printChar((char) i);</w:t>
      </w:r>
    </w:p>
    <w:p w14:paraId="7097593D" w14:textId="77777777" w:rsidR="00442030" w:rsidRPr="00442030" w:rsidRDefault="00442030" w:rsidP="00442030">
      <w:pPr>
        <w:pStyle w:val="Code"/>
        <w:rPr>
          <w:highlight w:val="white"/>
        </w:rPr>
      </w:pPr>
      <w:r w:rsidRPr="00442030">
        <w:rPr>
          <w:highlight w:val="white"/>
        </w:rPr>
        <w:t xml:space="preserve">  return 1;</w:t>
      </w:r>
    </w:p>
    <w:p w14:paraId="79476DD2" w14:textId="77777777" w:rsidR="00442030" w:rsidRPr="00442030" w:rsidRDefault="00442030" w:rsidP="00442030">
      <w:pPr>
        <w:pStyle w:val="Code"/>
        <w:rPr>
          <w:highlight w:val="white"/>
        </w:rPr>
      </w:pPr>
      <w:r w:rsidRPr="00442030">
        <w:rPr>
          <w:highlight w:val="white"/>
        </w:rPr>
        <w:t>}</w:t>
      </w:r>
    </w:p>
    <w:p w14:paraId="444D0A73" w14:textId="77777777" w:rsidR="00442030" w:rsidRPr="00442030" w:rsidRDefault="00442030" w:rsidP="00442030">
      <w:pPr>
        <w:pStyle w:val="Code"/>
        <w:rPr>
          <w:highlight w:val="white"/>
        </w:rPr>
      </w:pPr>
      <w:r w:rsidRPr="00442030">
        <w:rPr>
          <w:highlight w:val="white"/>
        </w:rPr>
        <w:t xml:space="preserve">  </w:t>
      </w:r>
    </w:p>
    <w:p w14:paraId="5A96ACAD" w14:textId="77777777" w:rsidR="00442030" w:rsidRPr="00442030" w:rsidRDefault="00442030" w:rsidP="00442030">
      <w:pPr>
        <w:pStyle w:val="Code"/>
        <w:rPr>
          <w:highlight w:val="white"/>
        </w:rPr>
      </w:pPr>
      <w:r w:rsidRPr="00442030">
        <w:rPr>
          <w:highlight w:val="white"/>
        </w:rPr>
        <w:t>int fputc(int i, FILE* stream) {</w:t>
      </w:r>
    </w:p>
    <w:p w14:paraId="616B4CF3" w14:textId="77777777" w:rsidR="00442030" w:rsidRPr="00442030" w:rsidRDefault="00442030" w:rsidP="00442030">
      <w:pPr>
        <w:pStyle w:val="Code"/>
        <w:rPr>
          <w:highlight w:val="white"/>
        </w:rPr>
      </w:pPr>
      <w:r w:rsidRPr="00442030">
        <w:rPr>
          <w:highlight w:val="white"/>
        </w:rPr>
        <w:t xml:space="preserve">  g_outStatus = DEVICE;</w:t>
      </w:r>
    </w:p>
    <w:p w14:paraId="6C73F9E4" w14:textId="77777777" w:rsidR="00442030" w:rsidRPr="00442030" w:rsidRDefault="00442030" w:rsidP="00442030">
      <w:pPr>
        <w:pStyle w:val="Code"/>
        <w:rPr>
          <w:highlight w:val="white"/>
        </w:rPr>
      </w:pPr>
      <w:r w:rsidRPr="00442030">
        <w:rPr>
          <w:highlight w:val="white"/>
        </w:rPr>
        <w:t xml:space="preserve">  g_outDevice = (void*) stream;</w:t>
      </w:r>
    </w:p>
    <w:p w14:paraId="38468415" w14:textId="77777777" w:rsidR="00442030" w:rsidRPr="00442030" w:rsidRDefault="00442030" w:rsidP="00442030">
      <w:pPr>
        <w:pStyle w:val="Code"/>
        <w:rPr>
          <w:highlight w:val="white"/>
        </w:rPr>
      </w:pPr>
      <w:r w:rsidRPr="00442030">
        <w:rPr>
          <w:highlight w:val="white"/>
        </w:rPr>
        <w:t xml:space="preserve">  printChar((char) i);</w:t>
      </w:r>
    </w:p>
    <w:p w14:paraId="0445F4F8" w14:textId="77777777" w:rsidR="00442030" w:rsidRPr="00442030" w:rsidRDefault="00442030" w:rsidP="00442030">
      <w:pPr>
        <w:pStyle w:val="Code"/>
        <w:rPr>
          <w:highlight w:val="white"/>
        </w:rPr>
      </w:pPr>
      <w:r w:rsidRPr="00442030">
        <w:rPr>
          <w:highlight w:val="white"/>
        </w:rPr>
        <w:t xml:space="preserve">  return 1;</w:t>
      </w:r>
    </w:p>
    <w:p w14:paraId="0AD391AF" w14:textId="77777777" w:rsidR="00442030" w:rsidRPr="00442030" w:rsidRDefault="00442030" w:rsidP="00442030">
      <w:pPr>
        <w:pStyle w:val="Code"/>
        <w:rPr>
          <w:highlight w:val="white"/>
        </w:rPr>
      </w:pPr>
      <w:r w:rsidRPr="00442030">
        <w:rPr>
          <w:highlight w:val="white"/>
        </w:rPr>
        <w:t>}</w:t>
      </w:r>
    </w:p>
    <w:p w14:paraId="718893E7" w14:textId="77777777" w:rsidR="00442030" w:rsidRPr="00442030" w:rsidRDefault="00442030" w:rsidP="00442030">
      <w:pPr>
        <w:pStyle w:val="Code"/>
        <w:rPr>
          <w:highlight w:val="white"/>
        </w:rPr>
      </w:pPr>
    </w:p>
    <w:p w14:paraId="1F9F0100" w14:textId="77777777" w:rsidR="00442030" w:rsidRPr="00442030" w:rsidRDefault="00442030" w:rsidP="00442030">
      <w:pPr>
        <w:pStyle w:val="Code"/>
        <w:rPr>
          <w:highlight w:val="white"/>
        </w:rPr>
      </w:pPr>
      <w:r w:rsidRPr="00442030">
        <w:rPr>
          <w:highlight w:val="white"/>
        </w:rPr>
        <w:t>int putchar(int i) {</w:t>
      </w:r>
    </w:p>
    <w:p w14:paraId="31F62F0C" w14:textId="77777777" w:rsidR="00442030" w:rsidRPr="00442030" w:rsidRDefault="00442030" w:rsidP="00442030">
      <w:pPr>
        <w:pStyle w:val="Code"/>
        <w:rPr>
          <w:highlight w:val="white"/>
        </w:rPr>
      </w:pPr>
      <w:r w:rsidRPr="00442030">
        <w:rPr>
          <w:highlight w:val="white"/>
        </w:rPr>
        <w:t xml:space="preserve">  g_outStatus = DEVICE;</w:t>
      </w:r>
    </w:p>
    <w:p w14:paraId="4C77B53A" w14:textId="77777777" w:rsidR="00442030" w:rsidRPr="00442030" w:rsidRDefault="00442030" w:rsidP="00442030">
      <w:pPr>
        <w:pStyle w:val="Code"/>
        <w:rPr>
          <w:highlight w:val="white"/>
        </w:rPr>
      </w:pPr>
      <w:r w:rsidRPr="00442030">
        <w:rPr>
          <w:highlight w:val="white"/>
        </w:rPr>
        <w:t xml:space="preserve">  g_outDevice = (void*) stdout;</w:t>
      </w:r>
    </w:p>
    <w:p w14:paraId="2770520E" w14:textId="77777777" w:rsidR="00442030" w:rsidRPr="00442030" w:rsidRDefault="00442030" w:rsidP="00442030">
      <w:pPr>
        <w:pStyle w:val="Code"/>
        <w:rPr>
          <w:highlight w:val="white"/>
        </w:rPr>
      </w:pPr>
      <w:r w:rsidRPr="00442030">
        <w:rPr>
          <w:highlight w:val="white"/>
        </w:rPr>
        <w:t xml:space="preserve">  printChar((char) i);</w:t>
      </w:r>
    </w:p>
    <w:p w14:paraId="1B08B0B7" w14:textId="77777777" w:rsidR="00442030" w:rsidRPr="00442030" w:rsidRDefault="00442030" w:rsidP="00442030">
      <w:pPr>
        <w:pStyle w:val="Code"/>
        <w:rPr>
          <w:highlight w:val="white"/>
        </w:rPr>
      </w:pPr>
      <w:r w:rsidRPr="00442030">
        <w:rPr>
          <w:highlight w:val="white"/>
        </w:rPr>
        <w:t xml:space="preserve">  return 1;</w:t>
      </w:r>
    </w:p>
    <w:p w14:paraId="377016DA" w14:textId="77777777" w:rsidR="00442030" w:rsidRPr="00442030" w:rsidRDefault="00442030" w:rsidP="00442030">
      <w:pPr>
        <w:pStyle w:val="Code"/>
        <w:rPr>
          <w:highlight w:val="white"/>
        </w:rPr>
      </w:pPr>
      <w:r w:rsidRPr="00442030">
        <w:rPr>
          <w:highlight w:val="white"/>
        </w:rPr>
        <w:t>}</w:t>
      </w:r>
    </w:p>
    <w:p w14:paraId="62296FC7" w14:textId="77777777" w:rsidR="00442030" w:rsidRPr="00442030" w:rsidRDefault="00442030" w:rsidP="00442030">
      <w:pPr>
        <w:pStyle w:val="Code"/>
        <w:rPr>
          <w:highlight w:val="white"/>
        </w:rPr>
      </w:pPr>
    </w:p>
    <w:p w14:paraId="6AB2032D" w14:textId="77777777" w:rsidR="00442030" w:rsidRPr="00442030" w:rsidRDefault="00442030" w:rsidP="00442030">
      <w:pPr>
        <w:pStyle w:val="Code"/>
        <w:rPr>
          <w:highlight w:val="white"/>
        </w:rPr>
      </w:pPr>
      <w:r w:rsidRPr="00442030">
        <w:rPr>
          <w:highlight w:val="white"/>
        </w:rPr>
        <w:t>void printChar(char c) {</w:t>
      </w:r>
    </w:p>
    <w:p w14:paraId="4A30C60A" w14:textId="77777777" w:rsidR="00442030" w:rsidRPr="00442030" w:rsidRDefault="00442030" w:rsidP="00442030">
      <w:pPr>
        <w:pStyle w:val="Code"/>
        <w:rPr>
          <w:highlight w:val="white"/>
        </w:rPr>
      </w:pPr>
      <w:r w:rsidRPr="00442030">
        <w:rPr>
          <w:highlight w:val="white"/>
        </w:rPr>
        <w:t xml:space="preserve">  int handle;</w:t>
      </w:r>
    </w:p>
    <w:p w14:paraId="4C2A4EAA" w14:textId="77777777" w:rsidR="00442030" w:rsidRPr="00442030" w:rsidRDefault="00442030" w:rsidP="00442030">
      <w:pPr>
        <w:pStyle w:val="Code"/>
        <w:rPr>
          <w:highlight w:val="white"/>
        </w:rPr>
      </w:pPr>
      <w:r w:rsidRPr="00442030">
        <w:rPr>
          <w:highlight w:val="white"/>
        </w:rPr>
        <w:t xml:space="preserve">  char* outString;</w:t>
      </w:r>
    </w:p>
    <w:p w14:paraId="0E18B238" w14:textId="77777777" w:rsidR="00442030" w:rsidRPr="00442030" w:rsidRDefault="00442030" w:rsidP="00442030">
      <w:pPr>
        <w:pStyle w:val="Code"/>
        <w:rPr>
          <w:highlight w:val="white"/>
        </w:rPr>
      </w:pPr>
    </w:p>
    <w:p w14:paraId="6479B561" w14:textId="77777777" w:rsidR="00442030" w:rsidRPr="00442030" w:rsidRDefault="00442030" w:rsidP="00442030">
      <w:pPr>
        <w:pStyle w:val="Code"/>
        <w:rPr>
          <w:highlight w:val="white"/>
        </w:rPr>
      </w:pPr>
      <w:r w:rsidRPr="00442030">
        <w:rPr>
          <w:highlight w:val="white"/>
        </w:rPr>
        <w:t xml:space="preserve">  switch (g_outStatus) {</w:t>
      </w:r>
    </w:p>
    <w:p w14:paraId="2C303C6E" w14:textId="77777777" w:rsidR="00442030" w:rsidRPr="00442030" w:rsidRDefault="00442030" w:rsidP="00442030">
      <w:pPr>
        <w:pStyle w:val="Code"/>
        <w:rPr>
          <w:highlight w:val="white"/>
        </w:rPr>
      </w:pPr>
      <w:r w:rsidRPr="00442030">
        <w:rPr>
          <w:highlight w:val="white"/>
        </w:rPr>
        <w:t xml:space="preserve">    case DEVICE: {</w:t>
      </w:r>
    </w:p>
    <w:p w14:paraId="518B1AE8" w14:textId="77777777" w:rsidR="00442030" w:rsidRPr="00442030" w:rsidRDefault="00442030" w:rsidP="00442030">
      <w:pPr>
        <w:pStyle w:val="Code"/>
        <w:rPr>
          <w:highlight w:val="white"/>
        </w:rPr>
      </w:pPr>
      <w:r w:rsidRPr="00442030">
        <w:rPr>
          <w:highlight w:val="white"/>
        </w:rPr>
        <w:t xml:space="preserve">        FILE* stream = (FILE*) g_outDevice;</w:t>
      </w:r>
    </w:p>
    <w:p w14:paraId="6094130A" w14:textId="77777777" w:rsidR="00442030" w:rsidRPr="00442030" w:rsidRDefault="00442030" w:rsidP="00442030">
      <w:pPr>
        <w:pStyle w:val="Code"/>
        <w:rPr>
          <w:highlight w:val="white"/>
        </w:rPr>
      </w:pPr>
    </w:p>
    <w:p w14:paraId="2BAB61E4" w14:textId="77777777" w:rsidR="00442030" w:rsidRPr="00442030" w:rsidRDefault="00442030" w:rsidP="00442030">
      <w:pPr>
        <w:pStyle w:val="Code"/>
        <w:rPr>
          <w:highlight w:val="white"/>
        </w:rPr>
      </w:pPr>
      <w:r w:rsidRPr="00442030">
        <w:rPr>
          <w:highlight w:val="white"/>
        </w:rPr>
        <w:t>#ifdef __WINDOWS__</w:t>
      </w:r>
    </w:p>
    <w:p w14:paraId="68D739F3" w14:textId="6D99D858" w:rsidR="00442030" w:rsidRPr="00442030" w:rsidRDefault="00442030" w:rsidP="00442030">
      <w:pPr>
        <w:pStyle w:val="Code"/>
        <w:rPr>
          <w:highlight w:val="white"/>
        </w:rPr>
      </w:pPr>
      <w:r w:rsidRPr="00442030">
        <w:rPr>
          <w:highlight w:val="white"/>
        </w:rPr>
        <w:lastRenderedPageBreak/>
        <w:t xml:space="preserve">        register_ah = 0x40;</w:t>
      </w:r>
    </w:p>
    <w:p w14:paraId="23D6FC1E" w14:textId="77777777" w:rsidR="00442030" w:rsidRPr="00442030" w:rsidRDefault="00442030" w:rsidP="00442030">
      <w:pPr>
        <w:pStyle w:val="Code"/>
        <w:rPr>
          <w:highlight w:val="white"/>
        </w:rPr>
      </w:pPr>
      <w:r w:rsidRPr="00442030">
        <w:rPr>
          <w:highlight w:val="white"/>
        </w:rPr>
        <w:t xml:space="preserve">        register_bx = stream-&gt;handle;</w:t>
      </w:r>
    </w:p>
    <w:p w14:paraId="0992C067" w14:textId="77777777" w:rsidR="00442030" w:rsidRPr="00442030" w:rsidRDefault="00442030" w:rsidP="00442030">
      <w:pPr>
        <w:pStyle w:val="Code"/>
        <w:rPr>
          <w:highlight w:val="white"/>
        </w:rPr>
      </w:pPr>
      <w:r w:rsidRPr="00442030">
        <w:rPr>
          <w:highlight w:val="white"/>
        </w:rPr>
        <w:t xml:space="preserve">        register_cx = 1;</w:t>
      </w:r>
    </w:p>
    <w:p w14:paraId="5DEBD70E" w14:textId="77777777" w:rsidR="00442030" w:rsidRPr="00442030" w:rsidRDefault="00442030" w:rsidP="00442030">
      <w:pPr>
        <w:pStyle w:val="Code"/>
        <w:rPr>
          <w:highlight w:val="white"/>
        </w:rPr>
      </w:pPr>
      <w:r w:rsidRPr="00442030">
        <w:rPr>
          <w:highlight w:val="white"/>
        </w:rPr>
        <w:t xml:space="preserve">        register_dx = &amp;c;</w:t>
      </w:r>
    </w:p>
    <w:p w14:paraId="3BA6114C" w14:textId="77777777" w:rsidR="00442030" w:rsidRPr="00442030" w:rsidRDefault="00442030" w:rsidP="00442030">
      <w:pPr>
        <w:pStyle w:val="Code"/>
        <w:rPr>
          <w:highlight w:val="white"/>
        </w:rPr>
      </w:pPr>
      <w:r w:rsidRPr="00442030">
        <w:rPr>
          <w:highlight w:val="white"/>
        </w:rPr>
        <w:t xml:space="preserve">        interrupt(0x21s);</w:t>
      </w:r>
    </w:p>
    <w:p w14:paraId="6CF268F3" w14:textId="77777777" w:rsidR="00442030" w:rsidRPr="00442030" w:rsidRDefault="00442030" w:rsidP="00442030">
      <w:pPr>
        <w:pStyle w:val="Code"/>
        <w:rPr>
          <w:highlight w:val="white"/>
        </w:rPr>
      </w:pPr>
      <w:r w:rsidRPr="00442030">
        <w:rPr>
          <w:highlight w:val="white"/>
        </w:rPr>
        <w:t>#endif</w:t>
      </w:r>
    </w:p>
    <w:p w14:paraId="2AB1120A" w14:textId="77777777" w:rsidR="00442030" w:rsidRPr="00442030" w:rsidRDefault="00442030" w:rsidP="00442030">
      <w:pPr>
        <w:pStyle w:val="Code"/>
        <w:rPr>
          <w:highlight w:val="white"/>
        </w:rPr>
      </w:pPr>
    </w:p>
    <w:p w14:paraId="660DC280" w14:textId="77777777" w:rsidR="00442030" w:rsidRPr="00442030" w:rsidRDefault="00442030" w:rsidP="00442030">
      <w:pPr>
        <w:pStyle w:val="Code"/>
        <w:rPr>
          <w:highlight w:val="white"/>
        </w:rPr>
      </w:pPr>
      <w:r w:rsidRPr="00442030">
        <w:rPr>
          <w:highlight w:val="white"/>
        </w:rPr>
        <w:t>#ifdef __LINUX__</w:t>
      </w:r>
    </w:p>
    <w:p w14:paraId="38EBA388" w14:textId="0296C896" w:rsidR="00442030" w:rsidRPr="00442030" w:rsidRDefault="00442030" w:rsidP="00442030">
      <w:pPr>
        <w:pStyle w:val="Code"/>
        <w:rPr>
          <w:highlight w:val="white"/>
        </w:rPr>
      </w:pPr>
      <w:r w:rsidRPr="00442030">
        <w:rPr>
          <w:highlight w:val="white"/>
        </w:rPr>
        <w:t xml:space="preserve">        register_rax = 0x01;</w:t>
      </w:r>
    </w:p>
    <w:p w14:paraId="42ED7BFC" w14:textId="77777777" w:rsidR="00442030" w:rsidRPr="00442030" w:rsidRDefault="00442030" w:rsidP="00442030">
      <w:pPr>
        <w:pStyle w:val="Code"/>
        <w:rPr>
          <w:highlight w:val="white"/>
        </w:rPr>
      </w:pPr>
      <w:r w:rsidRPr="00442030">
        <w:rPr>
          <w:highlight w:val="white"/>
        </w:rPr>
        <w:t xml:space="preserve">        register_rdi = (unsigned long) stream-&gt;handle;</w:t>
      </w:r>
    </w:p>
    <w:p w14:paraId="2BBA5BBF" w14:textId="77777777" w:rsidR="00442030" w:rsidRPr="00442030" w:rsidRDefault="00442030" w:rsidP="00442030">
      <w:pPr>
        <w:pStyle w:val="Code"/>
        <w:rPr>
          <w:highlight w:val="white"/>
        </w:rPr>
      </w:pPr>
      <w:r w:rsidRPr="00442030">
        <w:rPr>
          <w:highlight w:val="white"/>
        </w:rPr>
        <w:t xml:space="preserve">        register_rsi = (unsigned long) &amp;c;</w:t>
      </w:r>
    </w:p>
    <w:p w14:paraId="275E8920" w14:textId="77777777" w:rsidR="00442030" w:rsidRPr="00442030" w:rsidRDefault="00442030" w:rsidP="00442030">
      <w:pPr>
        <w:pStyle w:val="Code"/>
        <w:rPr>
          <w:highlight w:val="white"/>
        </w:rPr>
      </w:pPr>
      <w:r w:rsidRPr="00442030">
        <w:rPr>
          <w:highlight w:val="white"/>
        </w:rPr>
        <w:t xml:space="preserve">        register_rdx = 1L;</w:t>
      </w:r>
    </w:p>
    <w:p w14:paraId="70BF6930" w14:textId="77777777" w:rsidR="00442030" w:rsidRPr="00442030" w:rsidRDefault="00442030" w:rsidP="00442030">
      <w:pPr>
        <w:pStyle w:val="Code"/>
        <w:rPr>
          <w:highlight w:val="white"/>
        </w:rPr>
      </w:pPr>
      <w:r w:rsidRPr="00442030">
        <w:rPr>
          <w:highlight w:val="white"/>
        </w:rPr>
        <w:t xml:space="preserve">        syscall();</w:t>
      </w:r>
    </w:p>
    <w:p w14:paraId="7A334B19" w14:textId="77777777" w:rsidR="00442030" w:rsidRPr="00442030" w:rsidRDefault="00442030" w:rsidP="00442030">
      <w:pPr>
        <w:pStyle w:val="Code"/>
        <w:rPr>
          <w:highlight w:val="white"/>
        </w:rPr>
      </w:pPr>
      <w:r w:rsidRPr="00442030">
        <w:rPr>
          <w:highlight w:val="white"/>
        </w:rPr>
        <w:t>#endif</w:t>
      </w:r>
    </w:p>
    <w:p w14:paraId="1CD4F73E" w14:textId="77777777" w:rsidR="00442030" w:rsidRPr="00442030" w:rsidRDefault="00442030" w:rsidP="00442030">
      <w:pPr>
        <w:pStyle w:val="Code"/>
        <w:rPr>
          <w:highlight w:val="white"/>
        </w:rPr>
      </w:pPr>
      <w:r w:rsidRPr="00442030">
        <w:rPr>
          <w:highlight w:val="white"/>
        </w:rPr>
        <w:t xml:space="preserve">        ++g_outChars;</w:t>
      </w:r>
    </w:p>
    <w:p w14:paraId="311DD46D" w14:textId="77777777" w:rsidR="00442030" w:rsidRPr="00442030" w:rsidRDefault="00442030" w:rsidP="00442030">
      <w:pPr>
        <w:pStyle w:val="Code"/>
        <w:rPr>
          <w:highlight w:val="white"/>
        </w:rPr>
      </w:pPr>
      <w:r w:rsidRPr="00442030">
        <w:rPr>
          <w:highlight w:val="white"/>
        </w:rPr>
        <w:t xml:space="preserve">        break;</w:t>
      </w:r>
    </w:p>
    <w:p w14:paraId="606B1756" w14:textId="77777777" w:rsidR="00442030" w:rsidRPr="00442030" w:rsidRDefault="00442030" w:rsidP="00442030">
      <w:pPr>
        <w:pStyle w:val="Code"/>
        <w:rPr>
          <w:highlight w:val="white"/>
        </w:rPr>
      </w:pPr>
      <w:r w:rsidRPr="00442030">
        <w:rPr>
          <w:highlight w:val="white"/>
        </w:rPr>
        <w:t xml:space="preserve">      }</w:t>
      </w:r>
    </w:p>
    <w:p w14:paraId="076B31DC" w14:textId="77777777" w:rsidR="00442030" w:rsidRPr="00442030" w:rsidRDefault="00442030" w:rsidP="00442030">
      <w:pPr>
        <w:pStyle w:val="Code"/>
        <w:rPr>
          <w:highlight w:val="white"/>
        </w:rPr>
      </w:pPr>
    </w:p>
    <w:p w14:paraId="366482D0" w14:textId="77777777" w:rsidR="00442030" w:rsidRPr="00442030" w:rsidRDefault="00442030" w:rsidP="00442030">
      <w:pPr>
        <w:pStyle w:val="Code"/>
        <w:rPr>
          <w:highlight w:val="white"/>
        </w:rPr>
      </w:pPr>
      <w:r w:rsidRPr="00442030">
        <w:rPr>
          <w:highlight w:val="white"/>
        </w:rPr>
        <w:t xml:space="preserve">    case STRING: {</w:t>
      </w:r>
    </w:p>
    <w:p w14:paraId="48FB40C0" w14:textId="77777777" w:rsidR="00442030" w:rsidRPr="00442030" w:rsidRDefault="00442030" w:rsidP="00442030">
      <w:pPr>
        <w:pStyle w:val="Code"/>
        <w:rPr>
          <w:highlight w:val="white"/>
        </w:rPr>
      </w:pPr>
      <w:r w:rsidRPr="00442030">
        <w:rPr>
          <w:highlight w:val="white"/>
        </w:rPr>
        <w:t xml:space="preserve">        outString = (char*) g_outDevice;</w:t>
      </w:r>
    </w:p>
    <w:p w14:paraId="69EFE1C2" w14:textId="77777777" w:rsidR="00442030" w:rsidRPr="00442030" w:rsidRDefault="00442030" w:rsidP="00442030">
      <w:pPr>
        <w:pStyle w:val="Code"/>
        <w:rPr>
          <w:highlight w:val="white"/>
        </w:rPr>
      </w:pPr>
      <w:r w:rsidRPr="00442030">
        <w:rPr>
          <w:highlight w:val="white"/>
        </w:rPr>
        <w:t xml:space="preserve">        outString[g_outChars++] = c;</w:t>
      </w:r>
    </w:p>
    <w:p w14:paraId="32B4D1C7" w14:textId="77777777" w:rsidR="00442030" w:rsidRPr="00442030" w:rsidRDefault="00442030" w:rsidP="00442030">
      <w:pPr>
        <w:pStyle w:val="Code"/>
        <w:rPr>
          <w:highlight w:val="white"/>
        </w:rPr>
      </w:pPr>
      <w:r w:rsidRPr="00442030">
        <w:rPr>
          <w:highlight w:val="white"/>
        </w:rPr>
        <w:t xml:space="preserve">      }</w:t>
      </w:r>
    </w:p>
    <w:p w14:paraId="5DE09443" w14:textId="77777777" w:rsidR="00442030" w:rsidRPr="00442030" w:rsidRDefault="00442030" w:rsidP="00442030">
      <w:pPr>
        <w:pStyle w:val="Code"/>
        <w:rPr>
          <w:highlight w:val="white"/>
        </w:rPr>
      </w:pPr>
      <w:r w:rsidRPr="00442030">
        <w:rPr>
          <w:highlight w:val="white"/>
        </w:rPr>
        <w:t xml:space="preserve">      break;</w:t>
      </w:r>
    </w:p>
    <w:p w14:paraId="0BA4A76F" w14:textId="77777777" w:rsidR="00442030" w:rsidRPr="00442030" w:rsidRDefault="00442030" w:rsidP="00442030">
      <w:pPr>
        <w:pStyle w:val="Code"/>
        <w:rPr>
          <w:highlight w:val="white"/>
        </w:rPr>
      </w:pPr>
    </w:p>
    <w:p w14:paraId="46B7FFAD" w14:textId="77777777" w:rsidR="00442030" w:rsidRPr="00442030" w:rsidRDefault="00442030" w:rsidP="00442030">
      <w:pPr>
        <w:pStyle w:val="Code"/>
        <w:rPr>
          <w:highlight w:val="white"/>
        </w:rPr>
      </w:pPr>
      <w:r w:rsidRPr="00442030">
        <w:rPr>
          <w:highlight w:val="white"/>
        </w:rPr>
        <w:t xml:space="preserve">    case BLANK:</w:t>
      </w:r>
    </w:p>
    <w:p w14:paraId="1BD86C16" w14:textId="77777777" w:rsidR="00442030" w:rsidRPr="00442030" w:rsidRDefault="00442030" w:rsidP="00442030">
      <w:pPr>
        <w:pStyle w:val="Code"/>
        <w:rPr>
          <w:highlight w:val="white"/>
        </w:rPr>
      </w:pPr>
      <w:r w:rsidRPr="00442030">
        <w:rPr>
          <w:highlight w:val="white"/>
        </w:rPr>
        <w:t xml:space="preserve">      g_outChars++;</w:t>
      </w:r>
    </w:p>
    <w:p w14:paraId="58B75278" w14:textId="77777777" w:rsidR="00442030" w:rsidRPr="00442030" w:rsidRDefault="00442030" w:rsidP="00442030">
      <w:pPr>
        <w:pStyle w:val="Code"/>
        <w:rPr>
          <w:highlight w:val="white"/>
        </w:rPr>
      </w:pPr>
      <w:r w:rsidRPr="00442030">
        <w:rPr>
          <w:highlight w:val="white"/>
        </w:rPr>
        <w:t xml:space="preserve">      break;</w:t>
      </w:r>
    </w:p>
    <w:p w14:paraId="0BE3B491" w14:textId="77777777" w:rsidR="00442030" w:rsidRPr="00442030" w:rsidRDefault="00442030" w:rsidP="00442030">
      <w:pPr>
        <w:pStyle w:val="Code"/>
        <w:rPr>
          <w:highlight w:val="white"/>
        </w:rPr>
      </w:pPr>
      <w:r w:rsidRPr="00442030">
        <w:rPr>
          <w:highlight w:val="white"/>
        </w:rPr>
        <w:t xml:space="preserve">  }</w:t>
      </w:r>
    </w:p>
    <w:p w14:paraId="3992D287" w14:textId="77777777" w:rsidR="00442030" w:rsidRPr="00442030" w:rsidRDefault="00442030" w:rsidP="00442030">
      <w:pPr>
        <w:pStyle w:val="Code"/>
        <w:rPr>
          <w:highlight w:val="white"/>
        </w:rPr>
      </w:pPr>
      <w:r w:rsidRPr="00442030">
        <w:rPr>
          <w:highlight w:val="white"/>
        </w:rPr>
        <w:t>}</w:t>
      </w:r>
    </w:p>
    <w:p w14:paraId="50A35331" w14:textId="77777777" w:rsidR="00442030" w:rsidRPr="00442030" w:rsidRDefault="00442030" w:rsidP="00442030">
      <w:pPr>
        <w:pStyle w:val="Code"/>
        <w:rPr>
          <w:highlight w:val="white"/>
        </w:rPr>
      </w:pPr>
    </w:p>
    <w:p w14:paraId="24BB69F3" w14:textId="77777777" w:rsidR="00442030" w:rsidRPr="00442030" w:rsidRDefault="00442030" w:rsidP="00442030">
      <w:pPr>
        <w:pStyle w:val="Code"/>
        <w:rPr>
          <w:highlight w:val="white"/>
        </w:rPr>
      </w:pPr>
      <w:r w:rsidRPr="00442030">
        <w:rPr>
          <w:highlight w:val="white"/>
        </w:rPr>
        <w:t>void printString(char* s, int precision) {</w:t>
      </w:r>
    </w:p>
    <w:p w14:paraId="44DC5F60" w14:textId="77777777" w:rsidR="00442030" w:rsidRPr="00442030" w:rsidRDefault="00442030" w:rsidP="00442030">
      <w:pPr>
        <w:pStyle w:val="Code"/>
        <w:rPr>
          <w:highlight w:val="white"/>
        </w:rPr>
      </w:pPr>
      <w:r w:rsidRPr="00442030">
        <w:rPr>
          <w:highlight w:val="white"/>
        </w:rPr>
        <w:t xml:space="preserve">  if (s != NULL) {</w:t>
      </w:r>
    </w:p>
    <w:p w14:paraId="5543C662" w14:textId="77777777" w:rsidR="00442030" w:rsidRPr="00442030" w:rsidRDefault="00442030" w:rsidP="00442030">
      <w:pPr>
        <w:pStyle w:val="Code"/>
        <w:rPr>
          <w:highlight w:val="white"/>
        </w:rPr>
      </w:pPr>
      <w:r w:rsidRPr="00442030">
        <w:rPr>
          <w:highlight w:val="white"/>
        </w:rPr>
        <w:t xml:space="preserve">    int index;</w:t>
      </w:r>
    </w:p>
    <w:p w14:paraId="241E75A5" w14:textId="77777777" w:rsidR="00442030" w:rsidRPr="00442030" w:rsidRDefault="00442030" w:rsidP="00442030">
      <w:pPr>
        <w:pStyle w:val="Code"/>
        <w:rPr>
          <w:highlight w:val="white"/>
        </w:rPr>
      </w:pPr>
    </w:p>
    <w:p w14:paraId="3F93FED4" w14:textId="77777777" w:rsidR="00442030" w:rsidRPr="00442030" w:rsidRDefault="00442030" w:rsidP="00442030">
      <w:pPr>
        <w:pStyle w:val="Code"/>
        <w:rPr>
          <w:highlight w:val="white"/>
        </w:rPr>
      </w:pPr>
      <w:r w:rsidRPr="00442030">
        <w:rPr>
          <w:highlight w:val="white"/>
        </w:rPr>
        <w:t xml:space="preserve">    if (precision == 0) {</w:t>
      </w:r>
    </w:p>
    <w:p w14:paraId="2BA3D439" w14:textId="77777777" w:rsidR="00442030" w:rsidRPr="00442030" w:rsidRDefault="00442030" w:rsidP="00442030">
      <w:pPr>
        <w:pStyle w:val="Code"/>
        <w:rPr>
          <w:highlight w:val="white"/>
        </w:rPr>
      </w:pPr>
      <w:r w:rsidRPr="00442030">
        <w:rPr>
          <w:highlight w:val="white"/>
        </w:rPr>
        <w:t xml:space="preserve">      for (index = 0; s[index] != '\0'; ++index) {</w:t>
      </w:r>
    </w:p>
    <w:p w14:paraId="471153F1" w14:textId="77777777" w:rsidR="00442030" w:rsidRPr="00442030" w:rsidRDefault="00442030" w:rsidP="00442030">
      <w:pPr>
        <w:pStyle w:val="Code"/>
        <w:rPr>
          <w:highlight w:val="white"/>
        </w:rPr>
      </w:pPr>
      <w:r w:rsidRPr="00442030">
        <w:rPr>
          <w:highlight w:val="white"/>
        </w:rPr>
        <w:t xml:space="preserve">        printChar(s[index]);</w:t>
      </w:r>
    </w:p>
    <w:p w14:paraId="7ECE1818" w14:textId="77777777" w:rsidR="00442030" w:rsidRPr="00442030" w:rsidRDefault="00442030" w:rsidP="00442030">
      <w:pPr>
        <w:pStyle w:val="Code"/>
        <w:rPr>
          <w:highlight w:val="white"/>
        </w:rPr>
      </w:pPr>
      <w:r w:rsidRPr="00442030">
        <w:rPr>
          <w:highlight w:val="white"/>
        </w:rPr>
        <w:t xml:space="preserve">      }</w:t>
      </w:r>
    </w:p>
    <w:p w14:paraId="437F3EDD" w14:textId="77777777" w:rsidR="00442030" w:rsidRPr="00442030" w:rsidRDefault="00442030" w:rsidP="00442030">
      <w:pPr>
        <w:pStyle w:val="Code"/>
        <w:rPr>
          <w:highlight w:val="white"/>
        </w:rPr>
      </w:pPr>
      <w:r w:rsidRPr="00442030">
        <w:rPr>
          <w:highlight w:val="white"/>
        </w:rPr>
        <w:t xml:space="preserve">    }</w:t>
      </w:r>
    </w:p>
    <w:p w14:paraId="039B7EBA" w14:textId="77777777" w:rsidR="00442030" w:rsidRPr="00442030" w:rsidRDefault="00442030" w:rsidP="00442030">
      <w:pPr>
        <w:pStyle w:val="Code"/>
        <w:rPr>
          <w:highlight w:val="white"/>
        </w:rPr>
      </w:pPr>
      <w:r w:rsidRPr="00442030">
        <w:rPr>
          <w:highlight w:val="white"/>
        </w:rPr>
        <w:t xml:space="preserve">    else {</w:t>
      </w:r>
    </w:p>
    <w:p w14:paraId="7F596242" w14:textId="77777777" w:rsidR="00442030" w:rsidRPr="00442030" w:rsidRDefault="00442030" w:rsidP="00442030">
      <w:pPr>
        <w:pStyle w:val="Code"/>
        <w:rPr>
          <w:highlight w:val="white"/>
        </w:rPr>
      </w:pPr>
      <w:r w:rsidRPr="00442030">
        <w:rPr>
          <w:highlight w:val="white"/>
        </w:rPr>
        <w:t xml:space="preserve">      for (index = 0; (precision-- &gt; 0) &amp;&amp; (s[index] != '\0'); ++index) {</w:t>
      </w:r>
    </w:p>
    <w:p w14:paraId="231B8320" w14:textId="77777777" w:rsidR="00442030" w:rsidRPr="00442030" w:rsidRDefault="00442030" w:rsidP="00442030">
      <w:pPr>
        <w:pStyle w:val="Code"/>
        <w:rPr>
          <w:highlight w:val="white"/>
        </w:rPr>
      </w:pPr>
      <w:r w:rsidRPr="00442030">
        <w:rPr>
          <w:highlight w:val="white"/>
        </w:rPr>
        <w:t xml:space="preserve">        printChar(s[index]);</w:t>
      </w:r>
    </w:p>
    <w:p w14:paraId="718233EB" w14:textId="77777777" w:rsidR="00442030" w:rsidRPr="00442030" w:rsidRDefault="00442030" w:rsidP="00442030">
      <w:pPr>
        <w:pStyle w:val="Code"/>
        <w:rPr>
          <w:highlight w:val="white"/>
        </w:rPr>
      </w:pPr>
      <w:r w:rsidRPr="00442030">
        <w:rPr>
          <w:highlight w:val="white"/>
        </w:rPr>
        <w:t xml:space="preserve">      }</w:t>
      </w:r>
    </w:p>
    <w:p w14:paraId="2B0EC1A6" w14:textId="77777777" w:rsidR="00442030" w:rsidRPr="00442030" w:rsidRDefault="00442030" w:rsidP="00442030">
      <w:pPr>
        <w:pStyle w:val="Code"/>
        <w:rPr>
          <w:highlight w:val="white"/>
        </w:rPr>
      </w:pPr>
      <w:r w:rsidRPr="00442030">
        <w:rPr>
          <w:highlight w:val="white"/>
        </w:rPr>
        <w:t xml:space="preserve">    }</w:t>
      </w:r>
    </w:p>
    <w:p w14:paraId="7027B9C5" w14:textId="77777777" w:rsidR="00442030" w:rsidRPr="00442030" w:rsidRDefault="00442030" w:rsidP="00442030">
      <w:pPr>
        <w:pStyle w:val="Code"/>
        <w:rPr>
          <w:highlight w:val="white"/>
        </w:rPr>
      </w:pPr>
      <w:r w:rsidRPr="00442030">
        <w:rPr>
          <w:highlight w:val="white"/>
        </w:rPr>
        <w:t xml:space="preserve">  }</w:t>
      </w:r>
    </w:p>
    <w:p w14:paraId="3F0EAACF" w14:textId="77777777" w:rsidR="00442030" w:rsidRPr="00442030" w:rsidRDefault="00442030" w:rsidP="00442030">
      <w:pPr>
        <w:pStyle w:val="Code"/>
        <w:rPr>
          <w:highlight w:val="white"/>
        </w:rPr>
      </w:pPr>
      <w:r w:rsidRPr="00442030">
        <w:rPr>
          <w:highlight w:val="white"/>
        </w:rPr>
        <w:t xml:space="preserve">  else {</w:t>
      </w:r>
    </w:p>
    <w:p w14:paraId="30BBA4F0" w14:textId="77777777" w:rsidR="00442030" w:rsidRPr="00442030" w:rsidRDefault="00442030" w:rsidP="00442030">
      <w:pPr>
        <w:pStyle w:val="Code"/>
        <w:rPr>
          <w:highlight w:val="white"/>
        </w:rPr>
      </w:pPr>
      <w:r w:rsidRPr="00442030">
        <w:rPr>
          <w:highlight w:val="white"/>
        </w:rPr>
        <w:t xml:space="preserve">    printChar('&lt;');</w:t>
      </w:r>
    </w:p>
    <w:p w14:paraId="29B34795" w14:textId="77777777" w:rsidR="00442030" w:rsidRPr="00442030" w:rsidRDefault="00442030" w:rsidP="00442030">
      <w:pPr>
        <w:pStyle w:val="Code"/>
        <w:rPr>
          <w:highlight w:val="white"/>
        </w:rPr>
      </w:pPr>
      <w:r w:rsidRPr="00442030">
        <w:rPr>
          <w:highlight w:val="white"/>
        </w:rPr>
        <w:t xml:space="preserve">    printChar('N');</w:t>
      </w:r>
    </w:p>
    <w:p w14:paraId="5DCDE20A" w14:textId="77777777" w:rsidR="00442030" w:rsidRPr="00442030" w:rsidRDefault="00442030" w:rsidP="00442030">
      <w:pPr>
        <w:pStyle w:val="Code"/>
        <w:rPr>
          <w:highlight w:val="white"/>
        </w:rPr>
      </w:pPr>
      <w:r w:rsidRPr="00442030">
        <w:rPr>
          <w:highlight w:val="white"/>
        </w:rPr>
        <w:t xml:space="preserve">    printChar('U');</w:t>
      </w:r>
    </w:p>
    <w:p w14:paraId="3E657B57" w14:textId="77777777" w:rsidR="00442030" w:rsidRPr="00442030" w:rsidRDefault="00442030" w:rsidP="00442030">
      <w:pPr>
        <w:pStyle w:val="Code"/>
        <w:rPr>
          <w:highlight w:val="white"/>
        </w:rPr>
      </w:pPr>
      <w:r w:rsidRPr="00442030">
        <w:rPr>
          <w:highlight w:val="white"/>
        </w:rPr>
        <w:t xml:space="preserve">    printChar('L');</w:t>
      </w:r>
    </w:p>
    <w:p w14:paraId="56398D0C" w14:textId="77777777" w:rsidR="00442030" w:rsidRPr="00442030" w:rsidRDefault="00442030" w:rsidP="00442030">
      <w:pPr>
        <w:pStyle w:val="Code"/>
        <w:rPr>
          <w:highlight w:val="white"/>
        </w:rPr>
      </w:pPr>
      <w:r w:rsidRPr="00442030">
        <w:rPr>
          <w:highlight w:val="white"/>
        </w:rPr>
        <w:t xml:space="preserve">    printChar('L');</w:t>
      </w:r>
    </w:p>
    <w:p w14:paraId="78E4FA65" w14:textId="77777777" w:rsidR="00442030" w:rsidRPr="00442030" w:rsidRDefault="00442030" w:rsidP="00442030">
      <w:pPr>
        <w:pStyle w:val="Code"/>
        <w:rPr>
          <w:highlight w:val="white"/>
        </w:rPr>
      </w:pPr>
      <w:r w:rsidRPr="00442030">
        <w:rPr>
          <w:highlight w:val="white"/>
        </w:rPr>
        <w:t xml:space="preserve">    printChar('&gt;');</w:t>
      </w:r>
    </w:p>
    <w:p w14:paraId="0366EA42" w14:textId="77777777" w:rsidR="00442030" w:rsidRPr="00442030" w:rsidRDefault="00442030" w:rsidP="00442030">
      <w:pPr>
        <w:pStyle w:val="Code"/>
        <w:rPr>
          <w:highlight w:val="white"/>
        </w:rPr>
      </w:pPr>
      <w:r w:rsidRPr="00442030">
        <w:rPr>
          <w:highlight w:val="white"/>
        </w:rPr>
        <w:t xml:space="preserve">  }</w:t>
      </w:r>
    </w:p>
    <w:p w14:paraId="1E35994E" w14:textId="77777777" w:rsidR="00442030" w:rsidRPr="00442030" w:rsidRDefault="00442030" w:rsidP="00442030">
      <w:pPr>
        <w:pStyle w:val="Code"/>
        <w:rPr>
          <w:highlight w:val="white"/>
        </w:rPr>
      </w:pPr>
      <w:r w:rsidRPr="00442030">
        <w:rPr>
          <w:highlight w:val="white"/>
        </w:rPr>
        <w:t>}</w:t>
      </w:r>
    </w:p>
    <w:p w14:paraId="09470913" w14:textId="77777777" w:rsidR="00442030" w:rsidRPr="00442030" w:rsidRDefault="00442030" w:rsidP="00442030">
      <w:pPr>
        <w:pStyle w:val="Code"/>
        <w:rPr>
          <w:highlight w:val="white"/>
        </w:rPr>
      </w:pPr>
    </w:p>
    <w:p w14:paraId="0533D92D" w14:textId="77777777" w:rsidR="00442030" w:rsidRPr="00442030" w:rsidRDefault="00442030" w:rsidP="00442030">
      <w:pPr>
        <w:pStyle w:val="Code"/>
        <w:rPr>
          <w:highlight w:val="white"/>
        </w:rPr>
      </w:pPr>
      <w:r w:rsidRPr="00442030">
        <w:rPr>
          <w:highlight w:val="white"/>
        </w:rPr>
        <w:t>void printLongIntRec(long longValue) {</w:t>
      </w:r>
    </w:p>
    <w:p w14:paraId="311F3A76" w14:textId="77777777" w:rsidR="00442030" w:rsidRPr="00442030" w:rsidRDefault="00442030" w:rsidP="00442030">
      <w:pPr>
        <w:pStyle w:val="Code"/>
        <w:rPr>
          <w:highlight w:val="white"/>
        </w:rPr>
      </w:pPr>
      <w:r w:rsidRPr="00442030">
        <w:rPr>
          <w:highlight w:val="white"/>
        </w:rPr>
        <w:t xml:space="preserve">  if (longValue != 0) {</w:t>
      </w:r>
    </w:p>
    <w:p w14:paraId="161293AA" w14:textId="77777777" w:rsidR="00442030" w:rsidRPr="00442030" w:rsidRDefault="00442030" w:rsidP="00442030">
      <w:pPr>
        <w:pStyle w:val="Code"/>
        <w:rPr>
          <w:highlight w:val="white"/>
        </w:rPr>
      </w:pPr>
      <w:r w:rsidRPr="00442030">
        <w:rPr>
          <w:highlight w:val="white"/>
        </w:rPr>
        <w:lastRenderedPageBreak/>
        <w:t xml:space="preserve">    int digit = (int) (longValue % 10L);</w:t>
      </w:r>
    </w:p>
    <w:p w14:paraId="61B7AF95" w14:textId="77777777" w:rsidR="00442030" w:rsidRPr="00442030" w:rsidRDefault="00442030" w:rsidP="00442030">
      <w:pPr>
        <w:pStyle w:val="Code"/>
        <w:rPr>
          <w:highlight w:val="white"/>
        </w:rPr>
      </w:pPr>
      <w:r w:rsidRPr="00442030">
        <w:rPr>
          <w:highlight w:val="white"/>
        </w:rPr>
        <w:t xml:space="preserve">    printLongIntRec(longValue / 10L);</w:t>
      </w:r>
    </w:p>
    <w:p w14:paraId="5ED7C443" w14:textId="77777777" w:rsidR="00442030" w:rsidRPr="00442030" w:rsidRDefault="00442030" w:rsidP="00442030">
      <w:pPr>
        <w:pStyle w:val="Code"/>
        <w:rPr>
          <w:highlight w:val="white"/>
        </w:rPr>
      </w:pPr>
      <w:r w:rsidRPr="00442030">
        <w:rPr>
          <w:highlight w:val="white"/>
        </w:rPr>
        <w:t xml:space="preserve">    printChar((char)(digit + '0'));</w:t>
      </w:r>
    </w:p>
    <w:p w14:paraId="16913614" w14:textId="77777777" w:rsidR="00442030" w:rsidRPr="00442030" w:rsidRDefault="00442030" w:rsidP="00442030">
      <w:pPr>
        <w:pStyle w:val="Code"/>
        <w:rPr>
          <w:highlight w:val="white"/>
        </w:rPr>
      </w:pPr>
      <w:r w:rsidRPr="00442030">
        <w:rPr>
          <w:highlight w:val="white"/>
        </w:rPr>
        <w:t xml:space="preserve">  }</w:t>
      </w:r>
    </w:p>
    <w:p w14:paraId="5BD45AC8" w14:textId="77777777" w:rsidR="00442030" w:rsidRPr="00442030" w:rsidRDefault="00442030" w:rsidP="00442030">
      <w:pPr>
        <w:pStyle w:val="Code"/>
        <w:rPr>
          <w:highlight w:val="white"/>
        </w:rPr>
      </w:pPr>
      <w:r w:rsidRPr="00442030">
        <w:rPr>
          <w:highlight w:val="white"/>
        </w:rPr>
        <w:t>}</w:t>
      </w:r>
    </w:p>
    <w:p w14:paraId="7CAB895D" w14:textId="77777777" w:rsidR="00442030" w:rsidRPr="00442030" w:rsidRDefault="00442030" w:rsidP="00442030">
      <w:pPr>
        <w:pStyle w:val="Code"/>
        <w:rPr>
          <w:highlight w:val="white"/>
        </w:rPr>
      </w:pPr>
    </w:p>
    <w:p w14:paraId="5BC1A567" w14:textId="77777777" w:rsidR="00442030" w:rsidRPr="00442030" w:rsidRDefault="00442030" w:rsidP="00442030">
      <w:pPr>
        <w:pStyle w:val="Code"/>
        <w:rPr>
          <w:highlight w:val="white"/>
        </w:rPr>
      </w:pPr>
      <w:r w:rsidRPr="00442030">
        <w:rPr>
          <w:highlight w:val="white"/>
        </w:rPr>
        <w:t>void printLongInt(long longValue, BOOL plus, BOOL space) {</w:t>
      </w:r>
    </w:p>
    <w:p w14:paraId="2EF33A8F" w14:textId="77777777" w:rsidR="00442030" w:rsidRPr="00442030" w:rsidRDefault="00442030" w:rsidP="00442030">
      <w:pPr>
        <w:pStyle w:val="Code"/>
        <w:rPr>
          <w:highlight w:val="white"/>
        </w:rPr>
      </w:pPr>
      <w:r w:rsidRPr="00442030">
        <w:rPr>
          <w:highlight w:val="white"/>
        </w:rPr>
        <w:t xml:space="preserve">  if (longValue &lt; 0L) {</w:t>
      </w:r>
    </w:p>
    <w:p w14:paraId="441A4722" w14:textId="77777777" w:rsidR="00442030" w:rsidRPr="00442030" w:rsidRDefault="00442030" w:rsidP="00442030">
      <w:pPr>
        <w:pStyle w:val="Code"/>
        <w:rPr>
          <w:highlight w:val="white"/>
        </w:rPr>
      </w:pPr>
      <w:r w:rsidRPr="00442030">
        <w:rPr>
          <w:highlight w:val="white"/>
        </w:rPr>
        <w:t xml:space="preserve">    longValue = -longValue;</w:t>
      </w:r>
    </w:p>
    <w:p w14:paraId="3F27AC42" w14:textId="77777777" w:rsidR="00442030" w:rsidRPr="00442030" w:rsidRDefault="00442030" w:rsidP="00442030">
      <w:pPr>
        <w:pStyle w:val="Code"/>
        <w:rPr>
          <w:highlight w:val="white"/>
        </w:rPr>
      </w:pPr>
      <w:r w:rsidRPr="00442030">
        <w:rPr>
          <w:highlight w:val="white"/>
        </w:rPr>
        <w:t xml:space="preserve">    printChar('-');</w:t>
      </w:r>
    </w:p>
    <w:p w14:paraId="70082FB3" w14:textId="77777777" w:rsidR="00442030" w:rsidRPr="00442030" w:rsidRDefault="00442030" w:rsidP="00442030">
      <w:pPr>
        <w:pStyle w:val="Code"/>
        <w:rPr>
          <w:highlight w:val="white"/>
        </w:rPr>
      </w:pPr>
      <w:r w:rsidRPr="00442030">
        <w:rPr>
          <w:highlight w:val="white"/>
        </w:rPr>
        <w:t xml:space="preserve">  }</w:t>
      </w:r>
    </w:p>
    <w:p w14:paraId="051ACA0F" w14:textId="77777777" w:rsidR="00442030" w:rsidRPr="00442030" w:rsidRDefault="00442030" w:rsidP="00442030">
      <w:pPr>
        <w:pStyle w:val="Code"/>
        <w:rPr>
          <w:highlight w:val="white"/>
        </w:rPr>
      </w:pPr>
      <w:r w:rsidRPr="00442030">
        <w:rPr>
          <w:highlight w:val="white"/>
        </w:rPr>
        <w:t xml:space="preserve">  else if (space) {</w:t>
      </w:r>
    </w:p>
    <w:p w14:paraId="6FC667CE" w14:textId="77777777" w:rsidR="00442030" w:rsidRPr="00442030" w:rsidRDefault="00442030" w:rsidP="00442030">
      <w:pPr>
        <w:pStyle w:val="Code"/>
        <w:rPr>
          <w:highlight w:val="white"/>
        </w:rPr>
      </w:pPr>
      <w:r w:rsidRPr="00442030">
        <w:rPr>
          <w:highlight w:val="white"/>
        </w:rPr>
        <w:t xml:space="preserve">    printChar(' ');</w:t>
      </w:r>
    </w:p>
    <w:p w14:paraId="2989392E" w14:textId="77777777" w:rsidR="00442030" w:rsidRPr="00442030" w:rsidRDefault="00442030" w:rsidP="00442030">
      <w:pPr>
        <w:pStyle w:val="Code"/>
        <w:rPr>
          <w:highlight w:val="white"/>
        </w:rPr>
      </w:pPr>
      <w:r w:rsidRPr="00442030">
        <w:rPr>
          <w:highlight w:val="white"/>
        </w:rPr>
        <w:t xml:space="preserve">  }</w:t>
      </w:r>
    </w:p>
    <w:p w14:paraId="1063708E" w14:textId="77777777" w:rsidR="00442030" w:rsidRPr="00442030" w:rsidRDefault="00442030" w:rsidP="00442030">
      <w:pPr>
        <w:pStyle w:val="Code"/>
        <w:rPr>
          <w:highlight w:val="white"/>
        </w:rPr>
      </w:pPr>
      <w:r w:rsidRPr="00442030">
        <w:rPr>
          <w:highlight w:val="white"/>
        </w:rPr>
        <w:t xml:space="preserve">  else if (plus) {</w:t>
      </w:r>
    </w:p>
    <w:p w14:paraId="51E1BF11" w14:textId="77777777" w:rsidR="00442030" w:rsidRPr="00442030" w:rsidRDefault="00442030" w:rsidP="00442030">
      <w:pPr>
        <w:pStyle w:val="Code"/>
        <w:rPr>
          <w:highlight w:val="white"/>
        </w:rPr>
      </w:pPr>
      <w:r w:rsidRPr="00442030">
        <w:rPr>
          <w:highlight w:val="white"/>
        </w:rPr>
        <w:t xml:space="preserve">    printChar('+');</w:t>
      </w:r>
    </w:p>
    <w:p w14:paraId="5C6BD3F4" w14:textId="77777777" w:rsidR="00442030" w:rsidRPr="00442030" w:rsidRDefault="00442030" w:rsidP="00442030">
      <w:pPr>
        <w:pStyle w:val="Code"/>
        <w:rPr>
          <w:highlight w:val="white"/>
        </w:rPr>
      </w:pPr>
      <w:r w:rsidRPr="00442030">
        <w:rPr>
          <w:highlight w:val="white"/>
        </w:rPr>
        <w:t xml:space="preserve">  }</w:t>
      </w:r>
    </w:p>
    <w:p w14:paraId="2FAF1D3F" w14:textId="77777777" w:rsidR="00442030" w:rsidRPr="00442030" w:rsidRDefault="00442030" w:rsidP="00442030">
      <w:pPr>
        <w:pStyle w:val="Code"/>
        <w:rPr>
          <w:highlight w:val="white"/>
        </w:rPr>
      </w:pPr>
    </w:p>
    <w:p w14:paraId="6C01B90D" w14:textId="77777777" w:rsidR="00442030" w:rsidRPr="00442030" w:rsidRDefault="00442030" w:rsidP="00442030">
      <w:pPr>
        <w:pStyle w:val="Code"/>
        <w:rPr>
          <w:highlight w:val="white"/>
        </w:rPr>
      </w:pPr>
      <w:r w:rsidRPr="00442030">
        <w:rPr>
          <w:highlight w:val="white"/>
        </w:rPr>
        <w:t xml:space="preserve">  if (longValue == 0L) {</w:t>
      </w:r>
    </w:p>
    <w:p w14:paraId="19250649" w14:textId="77777777" w:rsidR="00442030" w:rsidRPr="00442030" w:rsidRDefault="00442030" w:rsidP="00442030">
      <w:pPr>
        <w:pStyle w:val="Code"/>
        <w:rPr>
          <w:highlight w:val="white"/>
        </w:rPr>
      </w:pPr>
      <w:r w:rsidRPr="00442030">
        <w:rPr>
          <w:highlight w:val="white"/>
        </w:rPr>
        <w:t xml:space="preserve">    printChar('0');</w:t>
      </w:r>
    </w:p>
    <w:p w14:paraId="3C6EDAFD" w14:textId="77777777" w:rsidR="00442030" w:rsidRPr="00442030" w:rsidRDefault="00442030" w:rsidP="00442030">
      <w:pPr>
        <w:pStyle w:val="Code"/>
        <w:rPr>
          <w:highlight w:val="white"/>
        </w:rPr>
      </w:pPr>
      <w:r w:rsidRPr="00442030">
        <w:rPr>
          <w:highlight w:val="white"/>
        </w:rPr>
        <w:t xml:space="preserve">  }</w:t>
      </w:r>
    </w:p>
    <w:p w14:paraId="03D3E5CB" w14:textId="77777777" w:rsidR="00442030" w:rsidRPr="00442030" w:rsidRDefault="00442030" w:rsidP="00442030">
      <w:pPr>
        <w:pStyle w:val="Code"/>
        <w:rPr>
          <w:highlight w:val="white"/>
        </w:rPr>
      </w:pPr>
      <w:r w:rsidRPr="00442030">
        <w:rPr>
          <w:highlight w:val="white"/>
        </w:rPr>
        <w:t xml:space="preserve">  else {</w:t>
      </w:r>
    </w:p>
    <w:p w14:paraId="732353F7" w14:textId="77777777" w:rsidR="00442030" w:rsidRPr="00442030" w:rsidRDefault="00442030" w:rsidP="00442030">
      <w:pPr>
        <w:pStyle w:val="Code"/>
        <w:rPr>
          <w:highlight w:val="white"/>
        </w:rPr>
      </w:pPr>
      <w:r w:rsidRPr="00442030">
        <w:rPr>
          <w:highlight w:val="white"/>
        </w:rPr>
        <w:t xml:space="preserve">    printLongIntRec(longValue);</w:t>
      </w:r>
    </w:p>
    <w:p w14:paraId="2D5925EA" w14:textId="77777777" w:rsidR="00442030" w:rsidRPr="00442030" w:rsidRDefault="00442030" w:rsidP="00442030">
      <w:pPr>
        <w:pStyle w:val="Code"/>
        <w:rPr>
          <w:highlight w:val="white"/>
        </w:rPr>
      </w:pPr>
      <w:r w:rsidRPr="00442030">
        <w:rPr>
          <w:highlight w:val="white"/>
        </w:rPr>
        <w:t xml:space="preserve">  }</w:t>
      </w:r>
    </w:p>
    <w:p w14:paraId="50104D29" w14:textId="77777777" w:rsidR="00442030" w:rsidRPr="00442030" w:rsidRDefault="00442030" w:rsidP="00442030">
      <w:pPr>
        <w:pStyle w:val="Code"/>
        <w:rPr>
          <w:highlight w:val="white"/>
        </w:rPr>
      </w:pPr>
      <w:r w:rsidRPr="00442030">
        <w:rPr>
          <w:highlight w:val="white"/>
        </w:rPr>
        <w:t>}</w:t>
      </w:r>
    </w:p>
    <w:p w14:paraId="1C6CFEDB" w14:textId="77777777" w:rsidR="00442030" w:rsidRPr="00442030" w:rsidRDefault="00442030" w:rsidP="00442030">
      <w:pPr>
        <w:pStyle w:val="Code"/>
        <w:rPr>
          <w:highlight w:val="white"/>
        </w:rPr>
      </w:pPr>
    </w:p>
    <w:p w14:paraId="1C79CCAF" w14:textId="77777777" w:rsidR="00442030" w:rsidRPr="00442030" w:rsidRDefault="00442030" w:rsidP="00442030">
      <w:pPr>
        <w:pStyle w:val="Code"/>
        <w:rPr>
          <w:highlight w:val="white"/>
        </w:rPr>
      </w:pPr>
      <w:r w:rsidRPr="00442030">
        <w:rPr>
          <w:highlight w:val="white"/>
        </w:rPr>
        <w:t>char digitToChar(int digit, BOOL capital) {</w:t>
      </w:r>
    </w:p>
    <w:p w14:paraId="07AE271A" w14:textId="77777777" w:rsidR="00442030" w:rsidRPr="00442030" w:rsidRDefault="00442030" w:rsidP="00442030">
      <w:pPr>
        <w:pStyle w:val="Code"/>
        <w:rPr>
          <w:highlight w:val="white"/>
        </w:rPr>
      </w:pPr>
      <w:r w:rsidRPr="00442030">
        <w:rPr>
          <w:highlight w:val="white"/>
        </w:rPr>
        <w:t xml:space="preserve">  if (digit &lt; 10) {</w:t>
      </w:r>
    </w:p>
    <w:p w14:paraId="3F1EB589" w14:textId="77777777" w:rsidR="00442030" w:rsidRPr="00442030" w:rsidRDefault="00442030" w:rsidP="00442030">
      <w:pPr>
        <w:pStyle w:val="Code"/>
        <w:rPr>
          <w:highlight w:val="white"/>
        </w:rPr>
      </w:pPr>
      <w:r w:rsidRPr="00442030">
        <w:rPr>
          <w:highlight w:val="white"/>
        </w:rPr>
        <w:t xml:space="preserve">    return ((char) ('0' + digit));</w:t>
      </w:r>
    </w:p>
    <w:p w14:paraId="18271F3D" w14:textId="77777777" w:rsidR="00442030" w:rsidRPr="00442030" w:rsidRDefault="00442030" w:rsidP="00442030">
      <w:pPr>
        <w:pStyle w:val="Code"/>
        <w:rPr>
          <w:highlight w:val="white"/>
        </w:rPr>
      </w:pPr>
      <w:r w:rsidRPr="00442030">
        <w:rPr>
          <w:highlight w:val="white"/>
        </w:rPr>
        <w:t xml:space="preserve">  }</w:t>
      </w:r>
    </w:p>
    <w:p w14:paraId="2FE6322A" w14:textId="77777777" w:rsidR="00442030" w:rsidRPr="00442030" w:rsidRDefault="00442030" w:rsidP="00442030">
      <w:pPr>
        <w:pStyle w:val="Code"/>
        <w:rPr>
          <w:highlight w:val="white"/>
        </w:rPr>
      </w:pPr>
      <w:r w:rsidRPr="00442030">
        <w:rPr>
          <w:highlight w:val="white"/>
        </w:rPr>
        <w:t xml:space="preserve">  else if (capital) {</w:t>
      </w:r>
    </w:p>
    <w:p w14:paraId="2D1F4848" w14:textId="77777777" w:rsidR="00442030" w:rsidRPr="00442030" w:rsidRDefault="00442030" w:rsidP="00442030">
      <w:pPr>
        <w:pStyle w:val="Code"/>
        <w:rPr>
          <w:highlight w:val="white"/>
        </w:rPr>
      </w:pPr>
      <w:r w:rsidRPr="00442030">
        <w:rPr>
          <w:highlight w:val="white"/>
        </w:rPr>
        <w:t xml:space="preserve">    return ((char) ('A' + (digit - 10)));</w:t>
      </w:r>
    </w:p>
    <w:p w14:paraId="2424AF86" w14:textId="77777777" w:rsidR="00442030" w:rsidRPr="00442030" w:rsidRDefault="00442030" w:rsidP="00442030">
      <w:pPr>
        <w:pStyle w:val="Code"/>
        <w:rPr>
          <w:highlight w:val="white"/>
        </w:rPr>
      </w:pPr>
      <w:r w:rsidRPr="00442030">
        <w:rPr>
          <w:highlight w:val="white"/>
        </w:rPr>
        <w:t xml:space="preserve">  }</w:t>
      </w:r>
    </w:p>
    <w:p w14:paraId="2E6E7874" w14:textId="77777777" w:rsidR="00442030" w:rsidRPr="00442030" w:rsidRDefault="00442030" w:rsidP="00442030">
      <w:pPr>
        <w:pStyle w:val="Code"/>
        <w:rPr>
          <w:highlight w:val="white"/>
        </w:rPr>
      </w:pPr>
      <w:r w:rsidRPr="00442030">
        <w:rPr>
          <w:highlight w:val="white"/>
        </w:rPr>
        <w:t xml:space="preserve">  else {</w:t>
      </w:r>
    </w:p>
    <w:p w14:paraId="5F0FCCA3" w14:textId="77777777" w:rsidR="00442030" w:rsidRPr="00442030" w:rsidRDefault="00442030" w:rsidP="00442030">
      <w:pPr>
        <w:pStyle w:val="Code"/>
        <w:rPr>
          <w:highlight w:val="white"/>
        </w:rPr>
      </w:pPr>
      <w:r w:rsidRPr="00442030">
        <w:rPr>
          <w:highlight w:val="white"/>
        </w:rPr>
        <w:t xml:space="preserve">    return ((char) ('a' + (digit - 10)));</w:t>
      </w:r>
    </w:p>
    <w:p w14:paraId="7C2A6287" w14:textId="77777777" w:rsidR="00442030" w:rsidRPr="00442030" w:rsidRDefault="00442030" w:rsidP="00442030">
      <w:pPr>
        <w:pStyle w:val="Code"/>
        <w:rPr>
          <w:highlight w:val="white"/>
        </w:rPr>
      </w:pPr>
      <w:r w:rsidRPr="00442030">
        <w:rPr>
          <w:highlight w:val="white"/>
        </w:rPr>
        <w:t xml:space="preserve">  }</w:t>
      </w:r>
    </w:p>
    <w:p w14:paraId="0112C2AB" w14:textId="77777777" w:rsidR="00442030" w:rsidRPr="00442030" w:rsidRDefault="00442030" w:rsidP="00442030">
      <w:pPr>
        <w:pStyle w:val="Code"/>
        <w:rPr>
          <w:highlight w:val="white"/>
        </w:rPr>
      </w:pPr>
      <w:r w:rsidRPr="00442030">
        <w:rPr>
          <w:highlight w:val="white"/>
        </w:rPr>
        <w:t>}</w:t>
      </w:r>
    </w:p>
    <w:p w14:paraId="47C2C3B5" w14:textId="77777777" w:rsidR="00442030" w:rsidRPr="00442030" w:rsidRDefault="00442030" w:rsidP="00442030">
      <w:pPr>
        <w:pStyle w:val="Code"/>
        <w:rPr>
          <w:highlight w:val="white"/>
        </w:rPr>
      </w:pPr>
    </w:p>
    <w:p w14:paraId="15DAC954" w14:textId="77777777" w:rsidR="00442030" w:rsidRPr="00442030" w:rsidRDefault="00442030" w:rsidP="00442030">
      <w:pPr>
        <w:pStyle w:val="Code"/>
        <w:rPr>
          <w:highlight w:val="white"/>
        </w:rPr>
      </w:pPr>
      <w:r w:rsidRPr="00442030">
        <w:rPr>
          <w:highlight w:val="white"/>
        </w:rPr>
        <w:t>void printUnsignedLongRec(unsigned long unsignedValue,</w:t>
      </w:r>
    </w:p>
    <w:p w14:paraId="056A60E7" w14:textId="77777777" w:rsidR="00442030" w:rsidRPr="00442030" w:rsidRDefault="00442030" w:rsidP="00442030">
      <w:pPr>
        <w:pStyle w:val="Code"/>
        <w:rPr>
          <w:highlight w:val="white"/>
        </w:rPr>
      </w:pPr>
      <w:r w:rsidRPr="00442030">
        <w:rPr>
          <w:highlight w:val="white"/>
        </w:rPr>
        <w:t xml:space="preserve">                          unsigned long base, BOOL capital) {</w:t>
      </w:r>
    </w:p>
    <w:p w14:paraId="5D143909" w14:textId="77777777" w:rsidR="00442030" w:rsidRPr="00442030" w:rsidRDefault="00442030" w:rsidP="00442030">
      <w:pPr>
        <w:pStyle w:val="Code"/>
        <w:rPr>
          <w:highlight w:val="white"/>
        </w:rPr>
      </w:pPr>
      <w:r w:rsidRPr="00442030">
        <w:rPr>
          <w:highlight w:val="white"/>
        </w:rPr>
        <w:t xml:space="preserve">  if (unsignedValue &gt; 0ul) {</w:t>
      </w:r>
    </w:p>
    <w:p w14:paraId="6BDCF42B" w14:textId="77777777" w:rsidR="00442030" w:rsidRPr="00442030" w:rsidRDefault="00442030" w:rsidP="00442030">
      <w:pPr>
        <w:pStyle w:val="Code"/>
        <w:rPr>
          <w:highlight w:val="white"/>
        </w:rPr>
      </w:pPr>
      <w:r w:rsidRPr="00442030">
        <w:rPr>
          <w:highlight w:val="white"/>
        </w:rPr>
        <w:t xml:space="preserve">    int digit = (int) (unsignedValue % base);</w:t>
      </w:r>
    </w:p>
    <w:p w14:paraId="16901706" w14:textId="77777777" w:rsidR="00442030" w:rsidRPr="00442030" w:rsidRDefault="00442030" w:rsidP="00442030">
      <w:pPr>
        <w:pStyle w:val="Code"/>
        <w:rPr>
          <w:highlight w:val="white"/>
        </w:rPr>
      </w:pPr>
      <w:r w:rsidRPr="00442030">
        <w:rPr>
          <w:highlight w:val="white"/>
        </w:rPr>
        <w:t xml:space="preserve">    printUnsignedLongRec(unsignedValue / base, base, capital);</w:t>
      </w:r>
    </w:p>
    <w:p w14:paraId="30D00F55" w14:textId="77777777" w:rsidR="00442030" w:rsidRPr="00442030" w:rsidRDefault="00442030" w:rsidP="00442030">
      <w:pPr>
        <w:pStyle w:val="Code"/>
        <w:rPr>
          <w:highlight w:val="white"/>
        </w:rPr>
      </w:pPr>
    </w:p>
    <w:p w14:paraId="38E8F4AA" w14:textId="77777777" w:rsidR="00442030" w:rsidRPr="00442030" w:rsidRDefault="00442030" w:rsidP="00442030">
      <w:pPr>
        <w:pStyle w:val="Code"/>
        <w:rPr>
          <w:highlight w:val="white"/>
        </w:rPr>
      </w:pPr>
      <w:r w:rsidRPr="00442030">
        <w:rPr>
          <w:highlight w:val="white"/>
        </w:rPr>
        <w:t xml:space="preserve">    { char c = digitToChar(digit, capital);</w:t>
      </w:r>
    </w:p>
    <w:p w14:paraId="5BFEEDDB" w14:textId="77777777" w:rsidR="00442030" w:rsidRPr="00442030" w:rsidRDefault="00442030" w:rsidP="00442030">
      <w:pPr>
        <w:pStyle w:val="Code"/>
        <w:rPr>
          <w:highlight w:val="white"/>
        </w:rPr>
      </w:pPr>
      <w:r w:rsidRPr="00442030">
        <w:rPr>
          <w:highlight w:val="white"/>
        </w:rPr>
        <w:t xml:space="preserve">      printChar(c);</w:t>
      </w:r>
    </w:p>
    <w:p w14:paraId="5DF7CB11" w14:textId="77777777" w:rsidR="00442030" w:rsidRPr="00442030" w:rsidRDefault="00442030" w:rsidP="00442030">
      <w:pPr>
        <w:pStyle w:val="Code"/>
        <w:rPr>
          <w:highlight w:val="white"/>
        </w:rPr>
      </w:pPr>
      <w:r w:rsidRPr="00442030">
        <w:rPr>
          <w:highlight w:val="white"/>
        </w:rPr>
        <w:t xml:space="preserve">    }</w:t>
      </w:r>
    </w:p>
    <w:p w14:paraId="06362338" w14:textId="77777777" w:rsidR="00442030" w:rsidRPr="00442030" w:rsidRDefault="00442030" w:rsidP="00442030">
      <w:pPr>
        <w:pStyle w:val="Code"/>
        <w:rPr>
          <w:highlight w:val="white"/>
        </w:rPr>
      </w:pPr>
      <w:r w:rsidRPr="00442030">
        <w:rPr>
          <w:highlight w:val="white"/>
        </w:rPr>
        <w:t xml:space="preserve">  }</w:t>
      </w:r>
    </w:p>
    <w:p w14:paraId="65F1DF3A" w14:textId="77777777" w:rsidR="00442030" w:rsidRPr="00442030" w:rsidRDefault="00442030" w:rsidP="00442030">
      <w:pPr>
        <w:pStyle w:val="Code"/>
        <w:rPr>
          <w:highlight w:val="white"/>
        </w:rPr>
      </w:pPr>
      <w:r w:rsidRPr="00442030">
        <w:rPr>
          <w:highlight w:val="white"/>
        </w:rPr>
        <w:t>}</w:t>
      </w:r>
    </w:p>
    <w:p w14:paraId="0B0DA3A4" w14:textId="77777777" w:rsidR="00442030" w:rsidRPr="00442030" w:rsidRDefault="00442030" w:rsidP="00442030">
      <w:pPr>
        <w:pStyle w:val="Code"/>
        <w:rPr>
          <w:highlight w:val="white"/>
        </w:rPr>
      </w:pPr>
    </w:p>
    <w:p w14:paraId="254B8FD0" w14:textId="77777777" w:rsidR="00442030" w:rsidRPr="00442030" w:rsidRDefault="00442030" w:rsidP="00442030">
      <w:pPr>
        <w:pStyle w:val="Code"/>
        <w:rPr>
          <w:highlight w:val="white"/>
        </w:rPr>
      </w:pPr>
      <w:r w:rsidRPr="00442030">
        <w:rPr>
          <w:highlight w:val="white"/>
        </w:rPr>
        <w:t>void printUnsignedLong(unsigned long unsignedValue, BOOL plus, BOOL space,</w:t>
      </w:r>
    </w:p>
    <w:p w14:paraId="5ED8F21B" w14:textId="77777777" w:rsidR="00442030" w:rsidRPr="00442030" w:rsidRDefault="00442030" w:rsidP="00442030">
      <w:pPr>
        <w:pStyle w:val="Code"/>
        <w:rPr>
          <w:highlight w:val="white"/>
        </w:rPr>
      </w:pPr>
      <w:r w:rsidRPr="00442030">
        <w:rPr>
          <w:highlight w:val="white"/>
        </w:rPr>
        <w:t xml:space="preserve">                       BOOL grid, unsigned long base, BOOL capital) {</w:t>
      </w:r>
    </w:p>
    <w:p w14:paraId="43CCE3F4" w14:textId="77777777" w:rsidR="00442030" w:rsidRPr="00442030" w:rsidRDefault="00442030" w:rsidP="00442030">
      <w:pPr>
        <w:pStyle w:val="Code"/>
        <w:rPr>
          <w:highlight w:val="white"/>
        </w:rPr>
      </w:pPr>
      <w:r w:rsidRPr="00442030">
        <w:rPr>
          <w:highlight w:val="white"/>
        </w:rPr>
        <w:t xml:space="preserve">  if (plus) {</w:t>
      </w:r>
    </w:p>
    <w:p w14:paraId="2651E1EE" w14:textId="77777777" w:rsidR="00442030" w:rsidRPr="00442030" w:rsidRDefault="00442030" w:rsidP="00442030">
      <w:pPr>
        <w:pStyle w:val="Code"/>
        <w:rPr>
          <w:highlight w:val="white"/>
        </w:rPr>
      </w:pPr>
      <w:r w:rsidRPr="00442030">
        <w:rPr>
          <w:highlight w:val="white"/>
        </w:rPr>
        <w:t xml:space="preserve">    printChar('+');</w:t>
      </w:r>
    </w:p>
    <w:p w14:paraId="2E553C95" w14:textId="77777777" w:rsidR="00442030" w:rsidRPr="00442030" w:rsidRDefault="00442030" w:rsidP="00442030">
      <w:pPr>
        <w:pStyle w:val="Code"/>
        <w:rPr>
          <w:highlight w:val="white"/>
        </w:rPr>
      </w:pPr>
      <w:r w:rsidRPr="00442030">
        <w:rPr>
          <w:highlight w:val="white"/>
        </w:rPr>
        <w:t xml:space="preserve">  }</w:t>
      </w:r>
    </w:p>
    <w:p w14:paraId="1701E0CB" w14:textId="77777777" w:rsidR="00442030" w:rsidRPr="00442030" w:rsidRDefault="00442030" w:rsidP="00442030">
      <w:pPr>
        <w:pStyle w:val="Code"/>
        <w:rPr>
          <w:highlight w:val="white"/>
        </w:rPr>
      </w:pPr>
      <w:r w:rsidRPr="00442030">
        <w:rPr>
          <w:highlight w:val="white"/>
        </w:rPr>
        <w:t xml:space="preserve">  </w:t>
      </w:r>
    </w:p>
    <w:p w14:paraId="3E199C38" w14:textId="77777777" w:rsidR="00442030" w:rsidRPr="00442030" w:rsidRDefault="00442030" w:rsidP="00442030">
      <w:pPr>
        <w:pStyle w:val="Code"/>
        <w:rPr>
          <w:highlight w:val="white"/>
        </w:rPr>
      </w:pPr>
      <w:r w:rsidRPr="00442030">
        <w:rPr>
          <w:highlight w:val="white"/>
        </w:rPr>
        <w:t xml:space="preserve">  if (space) {</w:t>
      </w:r>
    </w:p>
    <w:p w14:paraId="778AED54" w14:textId="77777777" w:rsidR="00442030" w:rsidRPr="00442030" w:rsidRDefault="00442030" w:rsidP="00442030">
      <w:pPr>
        <w:pStyle w:val="Code"/>
        <w:rPr>
          <w:highlight w:val="white"/>
        </w:rPr>
      </w:pPr>
      <w:r w:rsidRPr="00442030">
        <w:rPr>
          <w:highlight w:val="white"/>
        </w:rPr>
        <w:lastRenderedPageBreak/>
        <w:t xml:space="preserve">    printChar(' ');</w:t>
      </w:r>
    </w:p>
    <w:p w14:paraId="27BF9951" w14:textId="77777777" w:rsidR="00442030" w:rsidRPr="00442030" w:rsidRDefault="00442030" w:rsidP="00442030">
      <w:pPr>
        <w:pStyle w:val="Code"/>
        <w:rPr>
          <w:highlight w:val="white"/>
        </w:rPr>
      </w:pPr>
      <w:r w:rsidRPr="00442030">
        <w:rPr>
          <w:highlight w:val="white"/>
        </w:rPr>
        <w:t xml:space="preserve">  }</w:t>
      </w:r>
    </w:p>
    <w:p w14:paraId="7C697E2E" w14:textId="77777777" w:rsidR="00442030" w:rsidRPr="00442030" w:rsidRDefault="00442030" w:rsidP="00442030">
      <w:pPr>
        <w:pStyle w:val="Code"/>
        <w:rPr>
          <w:highlight w:val="white"/>
        </w:rPr>
      </w:pPr>
    </w:p>
    <w:p w14:paraId="761AAF08" w14:textId="77777777" w:rsidR="00442030" w:rsidRPr="00442030" w:rsidRDefault="00442030" w:rsidP="00442030">
      <w:pPr>
        <w:pStyle w:val="Code"/>
        <w:rPr>
          <w:highlight w:val="white"/>
        </w:rPr>
      </w:pPr>
      <w:r w:rsidRPr="00442030">
        <w:rPr>
          <w:highlight w:val="white"/>
        </w:rPr>
        <w:t xml:space="preserve">  if (grid) {</w:t>
      </w:r>
    </w:p>
    <w:p w14:paraId="78B9BDB7" w14:textId="77777777" w:rsidR="00442030" w:rsidRPr="00442030" w:rsidRDefault="00442030" w:rsidP="00442030">
      <w:pPr>
        <w:pStyle w:val="Code"/>
        <w:rPr>
          <w:highlight w:val="white"/>
        </w:rPr>
      </w:pPr>
      <w:r w:rsidRPr="00442030">
        <w:rPr>
          <w:highlight w:val="white"/>
        </w:rPr>
        <w:t xml:space="preserve">    if (base == 8ul) {</w:t>
      </w:r>
    </w:p>
    <w:p w14:paraId="08B00068" w14:textId="77777777" w:rsidR="00442030" w:rsidRPr="00442030" w:rsidRDefault="00442030" w:rsidP="00442030">
      <w:pPr>
        <w:pStyle w:val="Code"/>
        <w:rPr>
          <w:highlight w:val="white"/>
        </w:rPr>
      </w:pPr>
      <w:r w:rsidRPr="00442030">
        <w:rPr>
          <w:highlight w:val="white"/>
        </w:rPr>
        <w:t xml:space="preserve">      printChar('0');</w:t>
      </w:r>
    </w:p>
    <w:p w14:paraId="630C510C" w14:textId="77777777" w:rsidR="00442030" w:rsidRPr="00442030" w:rsidRDefault="00442030" w:rsidP="00442030">
      <w:pPr>
        <w:pStyle w:val="Code"/>
        <w:rPr>
          <w:highlight w:val="white"/>
        </w:rPr>
      </w:pPr>
      <w:r w:rsidRPr="00442030">
        <w:rPr>
          <w:highlight w:val="white"/>
        </w:rPr>
        <w:t xml:space="preserve">    }</w:t>
      </w:r>
    </w:p>
    <w:p w14:paraId="6A8E2D32" w14:textId="77777777" w:rsidR="00442030" w:rsidRPr="00442030" w:rsidRDefault="00442030" w:rsidP="00442030">
      <w:pPr>
        <w:pStyle w:val="Code"/>
        <w:rPr>
          <w:highlight w:val="white"/>
        </w:rPr>
      </w:pPr>
    </w:p>
    <w:p w14:paraId="6B68D052" w14:textId="77777777" w:rsidR="00442030" w:rsidRPr="00442030" w:rsidRDefault="00442030" w:rsidP="00442030">
      <w:pPr>
        <w:pStyle w:val="Code"/>
        <w:rPr>
          <w:highlight w:val="white"/>
        </w:rPr>
      </w:pPr>
      <w:r w:rsidRPr="00442030">
        <w:rPr>
          <w:highlight w:val="white"/>
        </w:rPr>
        <w:t xml:space="preserve">    if (base == 16ul) {</w:t>
      </w:r>
    </w:p>
    <w:p w14:paraId="2F0CCEFA" w14:textId="77777777" w:rsidR="00442030" w:rsidRPr="00442030" w:rsidRDefault="00442030" w:rsidP="00442030">
      <w:pPr>
        <w:pStyle w:val="Code"/>
        <w:rPr>
          <w:highlight w:val="white"/>
        </w:rPr>
      </w:pPr>
      <w:r w:rsidRPr="00442030">
        <w:rPr>
          <w:highlight w:val="white"/>
        </w:rPr>
        <w:t xml:space="preserve">      printChar('0');</w:t>
      </w:r>
    </w:p>
    <w:p w14:paraId="196D29F5" w14:textId="77777777" w:rsidR="00442030" w:rsidRPr="00442030" w:rsidRDefault="00442030" w:rsidP="00442030">
      <w:pPr>
        <w:pStyle w:val="Code"/>
        <w:rPr>
          <w:highlight w:val="white"/>
        </w:rPr>
      </w:pPr>
      <w:r w:rsidRPr="00442030">
        <w:rPr>
          <w:highlight w:val="white"/>
        </w:rPr>
        <w:t xml:space="preserve">      printChar(capital ? 'X' : 'x');</w:t>
      </w:r>
    </w:p>
    <w:p w14:paraId="0BEF6D61" w14:textId="77777777" w:rsidR="00442030" w:rsidRPr="00442030" w:rsidRDefault="00442030" w:rsidP="00442030">
      <w:pPr>
        <w:pStyle w:val="Code"/>
        <w:rPr>
          <w:highlight w:val="white"/>
        </w:rPr>
      </w:pPr>
      <w:r w:rsidRPr="00442030">
        <w:rPr>
          <w:highlight w:val="white"/>
        </w:rPr>
        <w:t xml:space="preserve">    }</w:t>
      </w:r>
    </w:p>
    <w:p w14:paraId="7B43DFC0" w14:textId="77777777" w:rsidR="00442030" w:rsidRPr="00442030" w:rsidRDefault="00442030" w:rsidP="00442030">
      <w:pPr>
        <w:pStyle w:val="Code"/>
        <w:rPr>
          <w:highlight w:val="white"/>
        </w:rPr>
      </w:pPr>
      <w:r w:rsidRPr="00442030">
        <w:rPr>
          <w:highlight w:val="white"/>
        </w:rPr>
        <w:t xml:space="preserve">  }</w:t>
      </w:r>
    </w:p>
    <w:p w14:paraId="75EBCDD2" w14:textId="77777777" w:rsidR="00442030" w:rsidRPr="00442030" w:rsidRDefault="00442030" w:rsidP="00442030">
      <w:pPr>
        <w:pStyle w:val="Code"/>
        <w:rPr>
          <w:highlight w:val="white"/>
        </w:rPr>
      </w:pPr>
    </w:p>
    <w:p w14:paraId="7243E1E7" w14:textId="77777777" w:rsidR="00442030" w:rsidRPr="00442030" w:rsidRDefault="00442030" w:rsidP="00442030">
      <w:pPr>
        <w:pStyle w:val="Code"/>
        <w:rPr>
          <w:highlight w:val="white"/>
        </w:rPr>
      </w:pPr>
      <w:r w:rsidRPr="00442030">
        <w:rPr>
          <w:highlight w:val="white"/>
        </w:rPr>
        <w:t xml:space="preserve">  if (unsignedValue == 0ul) {</w:t>
      </w:r>
    </w:p>
    <w:p w14:paraId="313E5B6C" w14:textId="77777777" w:rsidR="00442030" w:rsidRPr="00442030" w:rsidRDefault="00442030" w:rsidP="00442030">
      <w:pPr>
        <w:pStyle w:val="Code"/>
        <w:rPr>
          <w:highlight w:val="white"/>
        </w:rPr>
      </w:pPr>
      <w:r w:rsidRPr="00442030">
        <w:rPr>
          <w:highlight w:val="white"/>
        </w:rPr>
        <w:t xml:space="preserve">    printChar('0');</w:t>
      </w:r>
    </w:p>
    <w:p w14:paraId="4046057E" w14:textId="77777777" w:rsidR="00442030" w:rsidRPr="00442030" w:rsidRDefault="00442030" w:rsidP="00442030">
      <w:pPr>
        <w:pStyle w:val="Code"/>
        <w:rPr>
          <w:highlight w:val="white"/>
        </w:rPr>
      </w:pPr>
      <w:r w:rsidRPr="00442030">
        <w:rPr>
          <w:highlight w:val="white"/>
        </w:rPr>
        <w:t xml:space="preserve">  }</w:t>
      </w:r>
    </w:p>
    <w:p w14:paraId="594D82A5" w14:textId="77777777" w:rsidR="00442030" w:rsidRPr="00442030" w:rsidRDefault="00442030" w:rsidP="00442030">
      <w:pPr>
        <w:pStyle w:val="Code"/>
        <w:rPr>
          <w:highlight w:val="white"/>
        </w:rPr>
      </w:pPr>
      <w:r w:rsidRPr="00442030">
        <w:rPr>
          <w:highlight w:val="white"/>
        </w:rPr>
        <w:t xml:space="preserve">  else {</w:t>
      </w:r>
    </w:p>
    <w:p w14:paraId="0D99E5E9" w14:textId="77777777" w:rsidR="00442030" w:rsidRPr="00442030" w:rsidRDefault="00442030" w:rsidP="00442030">
      <w:pPr>
        <w:pStyle w:val="Code"/>
        <w:rPr>
          <w:highlight w:val="white"/>
        </w:rPr>
      </w:pPr>
      <w:r w:rsidRPr="00442030">
        <w:rPr>
          <w:highlight w:val="white"/>
        </w:rPr>
        <w:t xml:space="preserve">    printUnsignedLongRec(unsignedValue, base, capital);</w:t>
      </w:r>
    </w:p>
    <w:p w14:paraId="6415D9AF" w14:textId="77777777" w:rsidR="00442030" w:rsidRPr="00442030" w:rsidRDefault="00442030" w:rsidP="00442030">
      <w:pPr>
        <w:pStyle w:val="Code"/>
        <w:rPr>
          <w:highlight w:val="white"/>
        </w:rPr>
      </w:pPr>
      <w:r w:rsidRPr="00442030">
        <w:rPr>
          <w:highlight w:val="white"/>
        </w:rPr>
        <w:t xml:space="preserve">  }</w:t>
      </w:r>
    </w:p>
    <w:p w14:paraId="354CF7B3" w14:textId="77777777" w:rsidR="00442030" w:rsidRPr="00442030" w:rsidRDefault="00442030" w:rsidP="00442030">
      <w:pPr>
        <w:pStyle w:val="Code"/>
        <w:rPr>
          <w:highlight w:val="white"/>
        </w:rPr>
      </w:pPr>
      <w:r w:rsidRPr="00442030">
        <w:rPr>
          <w:highlight w:val="white"/>
        </w:rPr>
        <w:t>}</w:t>
      </w:r>
    </w:p>
    <w:p w14:paraId="64C761CC" w14:textId="77777777" w:rsidR="00442030" w:rsidRPr="00442030" w:rsidRDefault="00442030" w:rsidP="00442030">
      <w:pPr>
        <w:pStyle w:val="Code"/>
        <w:rPr>
          <w:highlight w:val="white"/>
        </w:rPr>
      </w:pPr>
    </w:p>
    <w:p w14:paraId="4FFFABCC" w14:textId="77777777" w:rsidR="00442030" w:rsidRPr="00442030" w:rsidRDefault="00442030" w:rsidP="00442030">
      <w:pPr>
        <w:pStyle w:val="Code"/>
        <w:rPr>
          <w:highlight w:val="white"/>
        </w:rPr>
      </w:pPr>
      <w:r w:rsidRPr="00442030">
        <w:rPr>
          <w:highlight w:val="white"/>
        </w:rPr>
        <w:t>void printLongDoubleFraction(long double longDoubleValue,</w:t>
      </w:r>
    </w:p>
    <w:p w14:paraId="1E6E7F0A" w14:textId="77777777" w:rsidR="00442030" w:rsidRPr="00442030" w:rsidRDefault="00442030" w:rsidP="00442030">
      <w:pPr>
        <w:pStyle w:val="Code"/>
        <w:rPr>
          <w:highlight w:val="white"/>
        </w:rPr>
      </w:pPr>
      <w:r w:rsidRPr="00442030">
        <w:rPr>
          <w:highlight w:val="white"/>
        </w:rPr>
        <w:t xml:space="preserve">                             BOOL grid, int precision) {</w:t>
      </w:r>
    </w:p>
    <w:p w14:paraId="100C5284" w14:textId="77777777" w:rsidR="00442030" w:rsidRPr="00442030" w:rsidRDefault="00442030" w:rsidP="00442030">
      <w:pPr>
        <w:pStyle w:val="Code"/>
        <w:rPr>
          <w:highlight w:val="white"/>
        </w:rPr>
      </w:pPr>
      <w:r w:rsidRPr="00442030">
        <w:rPr>
          <w:highlight w:val="white"/>
        </w:rPr>
        <w:t xml:space="preserve">  longDoubleValue -= (long) longDoubleValue;</w:t>
      </w:r>
    </w:p>
    <w:p w14:paraId="43C6480D" w14:textId="77777777" w:rsidR="00442030" w:rsidRPr="00442030" w:rsidRDefault="00442030" w:rsidP="00442030">
      <w:pPr>
        <w:pStyle w:val="Code"/>
        <w:rPr>
          <w:highlight w:val="white"/>
        </w:rPr>
      </w:pPr>
    </w:p>
    <w:p w14:paraId="28C6FA1C" w14:textId="77777777" w:rsidR="00442030" w:rsidRPr="00442030" w:rsidRDefault="00442030" w:rsidP="00442030">
      <w:pPr>
        <w:pStyle w:val="Code"/>
        <w:rPr>
          <w:highlight w:val="white"/>
        </w:rPr>
      </w:pPr>
      <w:r w:rsidRPr="00442030">
        <w:rPr>
          <w:highlight w:val="white"/>
        </w:rPr>
        <w:t xml:space="preserve">  if (precision == 0) {</w:t>
      </w:r>
    </w:p>
    <w:p w14:paraId="7475C069" w14:textId="77777777" w:rsidR="00442030" w:rsidRPr="00442030" w:rsidRDefault="00442030" w:rsidP="00442030">
      <w:pPr>
        <w:pStyle w:val="Code"/>
        <w:rPr>
          <w:highlight w:val="white"/>
        </w:rPr>
      </w:pPr>
      <w:r w:rsidRPr="00442030">
        <w:rPr>
          <w:highlight w:val="white"/>
        </w:rPr>
        <w:t xml:space="preserve">    precision = DEFAULT_PRECISION;</w:t>
      </w:r>
    </w:p>
    <w:p w14:paraId="64637DD8" w14:textId="77777777" w:rsidR="00442030" w:rsidRPr="00442030" w:rsidRDefault="00442030" w:rsidP="00442030">
      <w:pPr>
        <w:pStyle w:val="Code"/>
        <w:rPr>
          <w:highlight w:val="white"/>
        </w:rPr>
      </w:pPr>
      <w:r w:rsidRPr="00442030">
        <w:rPr>
          <w:highlight w:val="white"/>
        </w:rPr>
        <w:t xml:space="preserve">  }</w:t>
      </w:r>
    </w:p>
    <w:p w14:paraId="57DFB17E" w14:textId="77777777" w:rsidR="00442030" w:rsidRPr="00442030" w:rsidRDefault="00442030" w:rsidP="00442030">
      <w:pPr>
        <w:pStyle w:val="Code"/>
        <w:rPr>
          <w:highlight w:val="white"/>
        </w:rPr>
      </w:pPr>
      <w:r w:rsidRPr="00442030">
        <w:rPr>
          <w:highlight w:val="white"/>
        </w:rPr>
        <w:t xml:space="preserve">  </w:t>
      </w:r>
    </w:p>
    <w:p w14:paraId="3BA90970" w14:textId="77777777" w:rsidR="00442030" w:rsidRPr="00442030" w:rsidRDefault="00442030" w:rsidP="00442030">
      <w:pPr>
        <w:pStyle w:val="Code"/>
        <w:rPr>
          <w:highlight w:val="white"/>
        </w:rPr>
      </w:pPr>
      <w:r w:rsidRPr="00442030">
        <w:rPr>
          <w:highlight w:val="white"/>
        </w:rPr>
        <w:t xml:space="preserve">  if (grid || (precision &gt; 0)) {</w:t>
      </w:r>
    </w:p>
    <w:p w14:paraId="5EDBDF48" w14:textId="77777777" w:rsidR="00442030" w:rsidRPr="00442030" w:rsidRDefault="00442030" w:rsidP="00442030">
      <w:pPr>
        <w:pStyle w:val="Code"/>
        <w:rPr>
          <w:highlight w:val="white"/>
        </w:rPr>
      </w:pPr>
      <w:r w:rsidRPr="00442030">
        <w:rPr>
          <w:highlight w:val="white"/>
        </w:rPr>
        <w:t xml:space="preserve">    printChar('.');</w:t>
      </w:r>
    </w:p>
    <w:p w14:paraId="3411C5F1" w14:textId="77777777" w:rsidR="00442030" w:rsidRPr="00442030" w:rsidRDefault="00442030" w:rsidP="00442030">
      <w:pPr>
        <w:pStyle w:val="Code"/>
        <w:rPr>
          <w:highlight w:val="white"/>
        </w:rPr>
      </w:pPr>
      <w:r w:rsidRPr="00442030">
        <w:rPr>
          <w:highlight w:val="white"/>
        </w:rPr>
        <w:t xml:space="preserve">  }</w:t>
      </w:r>
    </w:p>
    <w:p w14:paraId="28E380E6" w14:textId="77777777" w:rsidR="00442030" w:rsidRPr="00442030" w:rsidRDefault="00442030" w:rsidP="00442030">
      <w:pPr>
        <w:pStyle w:val="Code"/>
        <w:rPr>
          <w:highlight w:val="white"/>
        </w:rPr>
      </w:pPr>
    </w:p>
    <w:p w14:paraId="3AD4C2EF" w14:textId="77777777" w:rsidR="00442030" w:rsidRPr="00442030" w:rsidRDefault="00442030" w:rsidP="00442030">
      <w:pPr>
        <w:pStyle w:val="Code"/>
        <w:rPr>
          <w:highlight w:val="white"/>
        </w:rPr>
      </w:pPr>
      <w:r w:rsidRPr="00442030">
        <w:rPr>
          <w:highlight w:val="white"/>
        </w:rPr>
        <w:t xml:space="preserve">  while (precision-- &gt; 0) {</w:t>
      </w:r>
    </w:p>
    <w:p w14:paraId="0F471A54" w14:textId="77777777" w:rsidR="00442030" w:rsidRPr="00442030" w:rsidRDefault="00442030" w:rsidP="00442030">
      <w:pPr>
        <w:pStyle w:val="Code"/>
        <w:rPr>
          <w:highlight w:val="white"/>
        </w:rPr>
      </w:pPr>
      <w:r w:rsidRPr="00442030">
        <w:rPr>
          <w:highlight w:val="white"/>
        </w:rPr>
        <w:t xml:space="preserve">    long double longDoubleValue10 = 10.0L * longDoubleValue;</w:t>
      </w:r>
    </w:p>
    <w:p w14:paraId="35C9B147" w14:textId="77777777" w:rsidR="00442030" w:rsidRPr="00442030" w:rsidRDefault="00442030" w:rsidP="00442030">
      <w:pPr>
        <w:pStyle w:val="Code"/>
        <w:rPr>
          <w:highlight w:val="white"/>
        </w:rPr>
      </w:pPr>
      <w:r w:rsidRPr="00442030">
        <w:rPr>
          <w:highlight w:val="white"/>
        </w:rPr>
        <w:t xml:space="preserve">    int digitValue = (int) longDoubleValue10;</w:t>
      </w:r>
    </w:p>
    <w:p w14:paraId="15A2C371" w14:textId="77777777" w:rsidR="00442030" w:rsidRPr="00442030" w:rsidRDefault="00442030" w:rsidP="00442030">
      <w:pPr>
        <w:pStyle w:val="Code"/>
        <w:rPr>
          <w:highlight w:val="white"/>
        </w:rPr>
      </w:pPr>
      <w:r w:rsidRPr="00442030">
        <w:rPr>
          <w:highlight w:val="white"/>
        </w:rPr>
        <w:t xml:space="preserve">    printChar((char) (digitValue + '0'));</w:t>
      </w:r>
    </w:p>
    <w:p w14:paraId="203086F1" w14:textId="77777777" w:rsidR="00442030" w:rsidRPr="00442030" w:rsidRDefault="00442030" w:rsidP="00442030">
      <w:pPr>
        <w:pStyle w:val="Code"/>
        <w:rPr>
          <w:highlight w:val="white"/>
        </w:rPr>
      </w:pPr>
      <w:r w:rsidRPr="00442030">
        <w:rPr>
          <w:highlight w:val="white"/>
        </w:rPr>
        <w:t xml:space="preserve">    longDoubleValue = longDoubleValue10 - ((long double) digitValue);</w:t>
      </w:r>
    </w:p>
    <w:p w14:paraId="00B58A92" w14:textId="77777777" w:rsidR="00442030" w:rsidRPr="00442030" w:rsidRDefault="00442030" w:rsidP="00442030">
      <w:pPr>
        <w:pStyle w:val="Code"/>
        <w:rPr>
          <w:highlight w:val="white"/>
        </w:rPr>
      </w:pPr>
      <w:r w:rsidRPr="00442030">
        <w:rPr>
          <w:highlight w:val="white"/>
        </w:rPr>
        <w:t xml:space="preserve">  }</w:t>
      </w:r>
    </w:p>
    <w:p w14:paraId="4F91AD4C" w14:textId="77777777" w:rsidR="00442030" w:rsidRPr="00442030" w:rsidRDefault="00442030" w:rsidP="00442030">
      <w:pPr>
        <w:pStyle w:val="Code"/>
        <w:rPr>
          <w:highlight w:val="white"/>
        </w:rPr>
      </w:pPr>
      <w:r w:rsidRPr="00442030">
        <w:rPr>
          <w:highlight w:val="white"/>
        </w:rPr>
        <w:t>}</w:t>
      </w:r>
    </w:p>
    <w:p w14:paraId="22B22789" w14:textId="77777777" w:rsidR="00442030" w:rsidRPr="00442030" w:rsidRDefault="00442030" w:rsidP="00442030">
      <w:pPr>
        <w:pStyle w:val="Code"/>
        <w:rPr>
          <w:highlight w:val="white"/>
        </w:rPr>
      </w:pPr>
    </w:p>
    <w:p w14:paraId="27A3796E" w14:textId="77777777" w:rsidR="00442030" w:rsidRPr="00442030" w:rsidRDefault="00442030" w:rsidP="00442030">
      <w:pPr>
        <w:pStyle w:val="Code"/>
        <w:rPr>
          <w:highlight w:val="white"/>
        </w:rPr>
      </w:pPr>
      <w:r w:rsidRPr="00442030">
        <w:rPr>
          <w:highlight w:val="white"/>
        </w:rPr>
        <w:t>void printLongDoublePlain(long double longDoubleValue, BOOL plus,</w:t>
      </w:r>
    </w:p>
    <w:p w14:paraId="45762F73" w14:textId="77777777" w:rsidR="00442030" w:rsidRPr="00442030" w:rsidRDefault="00442030" w:rsidP="00442030">
      <w:pPr>
        <w:pStyle w:val="Code"/>
        <w:rPr>
          <w:highlight w:val="white"/>
        </w:rPr>
      </w:pPr>
      <w:r w:rsidRPr="00442030">
        <w:rPr>
          <w:highlight w:val="white"/>
        </w:rPr>
        <w:t xml:space="preserve">                          BOOL space, BOOL grid, int precision) {</w:t>
      </w:r>
    </w:p>
    <w:p w14:paraId="62073B59" w14:textId="77777777" w:rsidR="00442030" w:rsidRPr="00442030" w:rsidRDefault="00442030" w:rsidP="00442030">
      <w:pPr>
        <w:pStyle w:val="Code"/>
        <w:rPr>
          <w:highlight w:val="white"/>
        </w:rPr>
      </w:pPr>
      <w:r w:rsidRPr="00442030">
        <w:rPr>
          <w:highlight w:val="white"/>
        </w:rPr>
        <w:t xml:space="preserve">  if (longDoubleValue &lt; 0.0L) {</w:t>
      </w:r>
    </w:p>
    <w:p w14:paraId="4A7CA6BD" w14:textId="77777777" w:rsidR="00442030" w:rsidRPr="00442030" w:rsidRDefault="00442030" w:rsidP="00442030">
      <w:pPr>
        <w:pStyle w:val="Code"/>
        <w:rPr>
          <w:highlight w:val="white"/>
        </w:rPr>
      </w:pPr>
      <w:r w:rsidRPr="00442030">
        <w:rPr>
          <w:highlight w:val="white"/>
        </w:rPr>
        <w:t xml:space="preserve">    printChar('-');</w:t>
      </w:r>
    </w:p>
    <w:p w14:paraId="2B157F99" w14:textId="77777777" w:rsidR="00442030" w:rsidRPr="00442030" w:rsidRDefault="00442030" w:rsidP="00442030">
      <w:pPr>
        <w:pStyle w:val="Code"/>
        <w:rPr>
          <w:highlight w:val="white"/>
        </w:rPr>
      </w:pPr>
      <w:r w:rsidRPr="00442030">
        <w:rPr>
          <w:highlight w:val="white"/>
        </w:rPr>
        <w:t xml:space="preserve">    longDoubleValue = -longDoubleValue;</w:t>
      </w:r>
    </w:p>
    <w:p w14:paraId="72CCC960" w14:textId="77777777" w:rsidR="00442030" w:rsidRPr="00442030" w:rsidRDefault="00442030" w:rsidP="00442030">
      <w:pPr>
        <w:pStyle w:val="Code"/>
        <w:rPr>
          <w:highlight w:val="white"/>
        </w:rPr>
      </w:pPr>
      <w:r w:rsidRPr="00442030">
        <w:rPr>
          <w:highlight w:val="white"/>
        </w:rPr>
        <w:t xml:space="preserve">    plus = FALSE;</w:t>
      </w:r>
    </w:p>
    <w:p w14:paraId="35565BF1" w14:textId="77777777" w:rsidR="00442030" w:rsidRPr="00442030" w:rsidRDefault="00442030" w:rsidP="00442030">
      <w:pPr>
        <w:pStyle w:val="Code"/>
        <w:rPr>
          <w:highlight w:val="white"/>
        </w:rPr>
      </w:pPr>
      <w:r w:rsidRPr="00442030">
        <w:rPr>
          <w:highlight w:val="white"/>
        </w:rPr>
        <w:t xml:space="preserve">    space = FALSE;</w:t>
      </w:r>
    </w:p>
    <w:p w14:paraId="4D11EDF6" w14:textId="77777777" w:rsidR="00442030" w:rsidRPr="00442030" w:rsidRDefault="00442030" w:rsidP="00442030">
      <w:pPr>
        <w:pStyle w:val="Code"/>
        <w:rPr>
          <w:highlight w:val="white"/>
        </w:rPr>
      </w:pPr>
      <w:r w:rsidRPr="00442030">
        <w:rPr>
          <w:highlight w:val="white"/>
        </w:rPr>
        <w:t xml:space="preserve">  }</w:t>
      </w:r>
    </w:p>
    <w:p w14:paraId="43E2E629" w14:textId="77777777" w:rsidR="00442030" w:rsidRPr="00442030" w:rsidRDefault="00442030" w:rsidP="00442030">
      <w:pPr>
        <w:pStyle w:val="Code"/>
        <w:rPr>
          <w:highlight w:val="white"/>
        </w:rPr>
      </w:pPr>
    </w:p>
    <w:p w14:paraId="72A48D08" w14:textId="77777777" w:rsidR="00442030" w:rsidRPr="00442030" w:rsidRDefault="00442030" w:rsidP="00442030">
      <w:pPr>
        <w:pStyle w:val="Code"/>
        <w:rPr>
          <w:highlight w:val="white"/>
        </w:rPr>
      </w:pPr>
      <w:r w:rsidRPr="00442030">
        <w:rPr>
          <w:highlight w:val="white"/>
        </w:rPr>
        <w:t xml:space="preserve">  { long longValue = (long) longDoubleValue;</w:t>
      </w:r>
    </w:p>
    <w:p w14:paraId="2DC35974" w14:textId="77777777" w:rsidR="00442030" w:rsidRPr="00442030" w:rsidRDefault="00442030" w:rsidP="00442030">
      <w:pPr>
        <w:pStyle w:val="Code"/>
        <w:rPr>
          <w:highlight w:val="white"/>
        </w:rPr>
      </w:pPr>
      <w:r w:rsidRPr="00442030">
        <w:rPr>
          <w:highlight w:val="white"/>
        </w:rPr>
        <w:t xml:space="preserve">    printLongInt(longValue, plus, space);</w:t>
      </w:r>
    </w:p>
    <w:p w14:paraId="3A4B8032" w14:textId="77777777" w:rsidR="00442030" w:rsidRPr="00442030" w:rsidRDefault="00442030" w:rsidP="00442030">
      <w:pPr>
        <w:pStyle w:val="Code"/>
        <w:rPr>
          <w:highlight w:val="white"/>
        </w:rPr>
      </w:pPr>
      <w:r w:rsidRPr="00442030">
        <w:rPr>
          <w:highlight w:val="white"/>
        </w:rPr>
        <w:t xml:space="preserve">    longDoubleValue -= (long double) longValue;</w:t>
      </w:r>
    </w:p>
    <w:p w14:paraId="7D81DBD2" w14:textId="77777777" w:rsidR="00442030" w:rsidRPr="00442030" w:rsidRDefault="00442030" w:rsidP="00442030">
      <w:pPr>
        <w:pStyle w:val="Code"/>
        <w:rPr>
          <w:highlight w:val="white"/>
        </w:rPr>
      </w:pPr>
      <w:r w:rsidRPr="00442030">
        <w:rPr>
          <w:highlight w:val="white"/>
        </w:rPr>
        <w:t xml:space="preserve">    printLongDoubleFraction(longDoubleValue, grid, precision);</w:t>
      </w:r>
    </w:p>
    <w:p w14:paraId="79DB0970" w14:textId="77777777" w:rsidR="00442030" w:rsidRPr="00442030" w:rsidRDefault="00442030" w:rsidP="00442030">
      <w:pPr>
        <w:pStyle w:val="Code"/>
        <w:rPr>
          <w:highlight w:val="white"/>
        </w:rPr>
      </w:pPr>
      <w:r w:rsidRPr="00442030">
        <w:rPr>
          <w:highlight w:val="white"/>
        </w:rPr>
        <w:t xml:space="preserve">  }</w:t>
      </w:r>
    </w:p>
    <w:p w14:paraId="6305FB28" w14:textId="77777777" w:rsidR="00442030" w:rsidRPr="00442030" w:rsidRDefault="00442030" w:rsidP="00442030">
      <w:pPr>
        <w:pStyle w:val="Code"/>
        <w:rPr>
          <w:highlight w:val="white"/>
        </w:rPr>
      </w:pPr>
      <w:r w:rsidRPr="00442030">
        <w:rPr>
          <w:highlight w:val="white"/>
        </w:rPr>
        <w:t>}</w:t>
      </w:r>
    </w:p>
    <w:p w14:paraId="778115E7" w14:textId="77777777" w:rsidR="00442030" w:rsidRPr="00442030" w:rsidRDefault="00442030" w:rsidP="00442030">
      <w:pPr>
        <w:pStyle w:val="Code"/>
        <w:rPr>
          <w:highlight w:val="white"/>
        </w:rPr>
      </w:pPr>
    </w:p>
    <w:p w14:paraId="2E324019" w14:textId="77777777" w:rsidR="00442030" w:rsidRPr="00442030" w:rsidRDefault="00442030" w:rsidP="00442030">
      <w:pPr>
        <w:pStyle w:val="Code"/>
        <w:rPr>
          <w:highlight w:val="white"/>
        </w:rPr>
      </w:pPr>
      <w:r w:rsidRPr="00442030">
        <w:rPr>
          <w:highlight w:val="white"/>
        </w:rPr>
        <w:t>void printLongDoubleExpo(long double value, BOOL plus, BOOL space,</w:t>
      </w:r>
    </w:p>
    <w:p w14:paraId="58D1B840" w14:textId="77777777" w:rsidR="00442030" w:rsidRPr="00442030" w:rsidRDefault="00442030" w:rsidP="00442030">
      <w:pPr>
        <w:pStyle w:val="Code"/>
        <w:rPr>
          <w:highlight w:val="white"/>
        </w:rPr>
      </w:pPr>
      <w:r w:rsidRPr="00442030">
        <w:rPr>
          <w:highlight w:val="white"/>
        </w:rPr>
        <w:t xml:space="preserve">                         BOOL grid, int precision, BOOL capital) {</w:t>
      </w:r>
    </w:p>
    <w:p w14:paraId="00965FCC" w14:textId="77777777" w:rsidR="00442030" w:rsidRPr="00442030" w:rsidRDefault="00442030" w:rsidP="00442030">
      <w:pPr>
        <w:pStyle w:val="Code"/>
        <w:rPr>
          <w:highlight w:val="white"/>
        </w:rPr>
      </w:pPr>
      <w:r w:rsidRPr="00442030">
        <w:rPr>
          <w:highlight w:val="white"/>
        </w:rPr>
        <w:t xml:space="preserve">  if (value == 0.0L) {</w:t>
      </w:r>
    </w:p>
    <w:p w14:paraId="23E5C1D8" w14:textId="77777777" w:rsidR="00442030" w:rsidRPr="00442030" w:rsidRDefault="00442030" w:rsidP="00442030">
      <w:pPr>
        <w:pStyle w:val="Code"/>
        <w:rPr>
          <w:highlight w:val="white"/>
        </w:rPr>
      </w:pPr>
      <w:r w:rsidRPr="00442030">
        <w:rPr>
          <w:highlight w:val="white"/>
        </w:rPr>
        <w:t xml:space="preserve">    printChar('0');</w:t>
      </w:r>
    </w:p>
    <w:p w14:paraId="404A3FCE" w14:textId="77777777" w:rsidR="00442030" w:rsidRPr="00442030" w:rsidRDefault="00442030" w:rsidP="00442030">
      <w:pPr>
        <w:pStyle w:val="Code"/>
        <w:rPr>
          <w:highlight w:val="white"/>
        </w:rPr>
      </w:pPr>
      <w:r w:rsidRPr="00442030">
        <w:rPr>
          <w:highlight w:val="white"/>
        </w:rPr>
        <w:t xml:space="preserve">    printLongDoubleFraction(0.0L, precision, grid);</w:t>
      </w:r>
    </w:p>
    <w:p w14:paraId="7B7E99FC" w14:textId="77777777" w:rsidR="00442030" w:rsidRPr="00442030" w:rsidRDefault="00442030" w:rsidP="00442030">
      <w:pPr>
        <w:pStyle w:val="Code"/>
        <w:rPr>
          <w:highlight w:val="white"/>
        </w:rPr>
      </w:pPr>
      <w:r w:rsidRPr="00442030">
        <w:rPr>
          <w:highlight w:val="white"/>
        </w:rPr>
        <w:t xml:space="preserve">    printChar(capital ? 'E' : 'e');</w:t>
      </w:r>
    </w:p>
    <w:p w14:paraId="42E66078" w14:textId="77777777" w:rsidR="00442030" w:rsidRPr="00442030" w:rsidRDefault="00442030" w:rsidP="00442030">
      <w:pPr>
        <w:pStyle w:val="Code"/>
        <w:rPr>
          <w:highlight w:val="white"/>
        </w:rPr>
      </w:pPr>
      <w:r w:rsidRPr="00442030">
        <w:rPr>
          <w:highlight w:val="white"/>
        </w:rPr>
        <w:t xml:space="preserve">    printChar('0');</w:t>
      </w:r>
    </w:p>
    <w:p w14:paraId="1B0FA241" w14:textId="77777777" w:rsidR="00442030" w:rsidRPr="00442030" w:rsidRDefault="00442030" w:rsidP="00442030">
      <w:pPr>
        <w:pStyle w:val="Code"/>
        <w:rPr>
          <w:highlight w:val="white"/>
        </w:rPr>
      </w:pPr>
      <w:r w:rsidRPr="00442030">
        <w:rPr>
          <w:highlight w:val="white"/>
        </w:rPr>
        <w:t xml:space="preserve">  }</w:t>
      </w:r>
    </w:p>
    <w:p w14:paraId="41D0561B" w14:textId="77777777" w:rsidR="00442030" w:rsidRPr="00442030" w:rsidRDefault="00442030" w:rsidP="00442030">
      <w:pPr>
        <w:pStyle w:val="Code"/>
        <w:rPr>
          <w:highlight w:val="white"/>
        </w:rPr>
      </w:pPr>
      <w:r w:rsidRPr="00442030">
        <w:rPr>
          <w:highlight w:val="white"/>
        </w:rPr>
        <w:t xml:space="preserve">  else {</w:t>
      </w:r>
    </w:p>
    <w:p w14:paraId="70841004" w14:textId="77777777" w:rsidR="00442030" w:rsidRPr="00442030" w:rsidRDefault="00442030" w:rsidP="00442030">
      <w:pPr>
        <w:pStyle w:val="Code"/>
        <w:rPr>
          <w:highlight w:val="white"/>
        </w:rPr>
      </w:pPr>
      <w:r w:rsidRPr="00442030">
        <w:rPr>
          <w:highlight w:val="white"/>
        </w:rPr>
        <w:t xml:space="preserve">    if (value &lt; 0.0L) {</w:t>
      </w:r>
    </w:p>
    <w:p w14:paraId="15674ADD" w14:textId="77777777" w:rsidR="00442030" w:rsidRPr="00442030" w:rsidRDefault="00442030" w:rsidP="00442030">
      <w:pPr>
        <w:pStyle w:val="Code"/>
        <w:rPr>
          <w:highlight w:val="white"/>
        </w:rPr>
      </w:pPr>
      <w:r w:rsidRPr="00442030">
        <w:rPr>
          <w:highlight w:val="white"/>
        </w:rPr>
        <w:t xml:space="preserve">      printChar('-');</w:t>
      </w:r>
    </w:p>
    <w:p w14:paraId="36AFB8DB" w14:textId="77777777" w:rsidR="00442030" w:rsidRPr="00442030" w:rsidRDefault="00442030" w:rsidP="00442030">
      <w:pPr>
        <w:pStyle w:val="Code"/>
        <w:rPr>
          <w:highlight w:val="white"/>
        </w:rPr>
      </w:pPr>
      <w:r w:rsidRPr="00442030">
        <w:rPr>
          <w:highlight w:val="white"/>
        </w:rPr>
        <w:t xml:space="preserve">      value = -value;</w:t>
      </w:r>
    </w:p>
    <w:p w14:paraId="0E5388B9" w14:textId="77777777" w:rsidR="00442030" w:rsidRPr="00442030" w:rsidRDefault="00442030" w:rsidP="00442030">
      <w:pPr>
        <w:pStyle w:val="Code"/>
        <w:rPr>
          <w:highlight w:val="white"/>
        </w:rPr>
      </w:pPr>
      <w:r w:rsidRPr="00442030">
        <w:rPr>
          <w:highlight w:val="white"/>
        </w:rPr>
        <w:t xml:space="preserve">    }</w:t>
      </w:r>
    </w:p>
    <w:p w14:paraId="35B0C88C" w14:textId="77777777" w:rsidR="00442030" w:rsidRPr="00442030" w:rsidRDefault="00442030" w:rsidP="00442030">
      <w:pPr>
        <w:pStyle w:val="Code"/>
        <w:rPr>
          <w:highlight w:val="white"/>
        </w:rPr>
      </w:pPr>
    </w:p>
    <w:p w14:paraId="5A0A6432" w14:textId="77777777" w:rsidR="00442030" w:rsidRPr="00442030" w:rsidRDefault="00442030" w:rsidP="00442030">
      <w:pPr>
        <w:pStyle w:val="Code"/>
        <w:rPr>
          <w:highlight w:val="white"/>
        </w:rPr>
      </w:pPr>
      <w:r w:rsidRPr="00442030">
        <w:rPr>
          <w:highlight w:val="white"/>
        </w:rPr>
        <w:t xml:space="preserve">    { int expo = (int) log10(value);</w:t>
      </w:r>
    </w:p>
    <w:p w14:paraId="5BB2BAFD" w14:textId="77777777" w:rsidR="00442030" w:rsidRPr="00442030" w:rsidRDefault="00442030" w:rsidP="00442030">
      <w:pPr>
        <w:pStyle w:val="Code"/>
        <w:rPr>
          <w:highlight w:val="white"/>
        </w:rPr>
      </w:pPr>
      <w:r w:rsidRPr="00442030">
        <w:rPr>
          <w:highlight w:val="white"/>
        </w:rPr>
        <w:t xml:space="preserve">      value /= pow(10.0, expo);</w:t>
      </w:r>
    </w:p>
    <w:p w14:paraId="72BC5A2B" w14:textId="77777777" w:rsidR="00442030" w:rsidRPr="00442030" w:rsidRDefault="00442030" w:rsidP="00442030">
      <w:pPr>
        <w:pStyle w:val="Code"/>
        <w:rPr>
          <w:highlight w:val="white"/>
        </w:rPr>
      </w:pPr>
    </w:p>
    <w:p w14:paraId="3EDC10CB" w14:textId="77777777" w:rsidR="00442030" w:rsidRPr="00442030" w:rsidRDefault="00442030" w:rsidP="00442030">
      <w:pPr>
        <w:pStyle w:val="Code"/>
        <w:rPr>
          <w:highlight w:val="white"/>
        </w:rPr>
      </w:pPr>
      <w:r w:rsidRPr="00442030">
        <w:rPr>
          <w:highlight w:val="white"/>
        </w:rPr>
        <w:t xml:space="preserve">      printLongDoublePlain(value, plus, space, grid, precision);</w:t>
      </w:r>
    </w:p>
    <w:p w14:paraId="1B7D0840" w14:textId="77777777" w:rsidR="00442030" w:rsidRPr="00442030" w:rsidRDefault="00442030" w:rsidP="00442030">
      <w:pPr>
        <w:pStyle w:val="Code"/>
        <w:rPr>
          <w:highlight w:val="white"/>
        </w:rPr>
      </w:pPr>
      <w:r w:rsidRPr="00442030">
        <w:rPr>
          <w:highlight w:val="white"/>
        </w:rPr>
        <w:t xml:space="preserve">      printChar(capital ? 'E' : 'e');</w:t>
      </w:r>
    </w:p>
    <w:p w14:paraId="26B24430" w14:textId="77777777" w:rsidR="00442030" w:rsidRPr="00442030" w:rsidRDefault="00442030" w:rsidP="00442030">
      <w:pPr>
        <w:pStyle w:val="Code"/>
        <w:rPr>
          <w:highlight w:val="white"/>
        </w:rPr>
      </w:pPr>
      <w:r w:rsidRPr="00442030">
        <w:rPr>
          <w:highlight w:val="white"/>
        </w:rPr>
        <w:t xml:space="preserve">      printLongInt(expo, TRUE, FALSE);</w:t>
      </w:r>
    </w:p>
    <w:p w14:paraId="1FEE9D1D" w14:textId="77777777" w:rsidR="00442030" w:rsidRPr="00442030" w:rsidRDefault="00442030" w:rsidP="00442030">
      <w:pPr>
        <w:pStyle w:val="Code"/>
        <w:rPr>
          <w:highlight w:val="white"/>
        </w:rPr>
      </w:pPr>
      <w:r w:rsidRPr="00442030">
        <w:rPr>
          <w:highlight w:val="white"/>
        </w:rPr>
        <w:t xml:space="preserve">    }</w:t>
      </w:r>
    </w:p>
    <w:p w14:paraId="200E1371" w14:textId="77777777" w:rsidR="00442030" w:rsidRPr="00442030" w:rsidRDefault="00442030" w:rsidP="00442030">
      <w:pPr>
        <w:pStyle w:val="Code"/>
        <w:rPr>
          <w:highlight w:val="white"/>
        </w:rPr>
      </w:pPr>
      <w:r w:rsidRPr="00442030">
        <w:rPr>
          <w:highlight w:val="white"/>
        </w:rPr>
        <w:t xml:space="preserve">  }</w:t>
      </w:r>
    </w:p>
    <w:p w14:paraId="570C887A" w14:textId="77777777" w:rsidR="00442030" w:rsidRPr="00442030" w:rsidRDefault="00442030" w:rsidP="00442030">
      <w:pPr>
        <w:pStyle w:val="Code"/>
        <w:rPr>
          <w:highlight w:val="white"/>
        </w:rPr>
      </w:pPr>
      <w:r w:rsidRPr="00442030">
        <w:rPr>
          <w:highlight w:val="white"/>
        </w:rPr>
        <w:t>}</w:t>
      </w:r>
    </w:p>
    <w:p w14:paraId="16DC9387" w14:textId="77777777" w:rsidR="00442030" w:rsidRPr="00442030" w:rsidRDefault="00442030" w:rsidP="00442030">
      <w:pPr>
        <w:pStyle w:val="Code"/>
        <w:rPr>
          <w:highlight w:val="white"/>
        </w:rPr>
      </w:pPr>
    </w:p>
    <w:p w14:paraId="27146867" w14:textId="77777777" w:rsidR="00442030" w:rsidRPr="00442030" w:rsidRDefault="00442030" w:rsidP="00442030">
      <w:pPr>
        <w:pStyle w:val="Code"/>
        <w:rPr>
          <w:highlight w:val="white"/>
        </w:rPr>
      </w:pPr>
      <w:r w:rsidRPr="00442030">
        <w:rPr>
          <w:highlight w:val="white"/>
        </w:rPr>
        <w:t>va_list checkWidthAndPrecision(va_list arg_list, int* widthPtr,</w:t>
      </w:r>
    </w:p>
    <w:p w14:paraId="54F60066" w14:textId="77777777" w:rsidR="00442030" w:rsidRPr="00442030" w:rsidRDefault="00442030" w:rsidP="00442030">
      <w:pPr>
        <w:pStyle w:val="Code"/>
        <w:rPr>
          <w:highlight w:val="white"/>
        </w:rPr>
      </w:pPr>
      <w:r w:rsidRPr="00442030">
        <w:rPr>
          <w:highlight w:val="white"/>
        </w:rPr>
        <w:t xml:space="preserve">                               int* precisionPtr) {</w:t>
      </w:r>
    </w:p>
    <w:p w14:paraId="7C7A1FBE" w14:textId="77777777" w:rsidR="00442030" w:rsidRPr="00442030" w:rsidRDefault="00442030" w:rsidP="00442030">
      <w:pPr>
        <w:pStyle w:val="Code"/>
        <w:rPr>
          <w:highlight w:val="white"/>
        </w:rPr>
      </w:pPr>
      <w:r w:rsidRPr="00442030">
        <w:rPr>
          <w:highlight w:val="white"/>
        </w:rPr>
        <w:t xml:space="preserve">  if ((widthPtr != NULL) &amp;&amp; (*widthPtr == -1)) {</w:t>
      </w:r>
    </w:p>
    <w:p w14:paraId="7420C24B" w14:textId="77777777" w:rsidR="00442030" w:rsidRPr="00442030" w:rsidRDefault="00442030" w:rsidP="00442030">
      <w:pPr>
        <w:pStyle w:val="Code"/>
        <w:rPr>
          <w:highlight w:val="white"/>
        </w:rPr>
      </w:pPr>
      <w:r w:rsidRPr="00442030">
        <w:rPr>
          <w:highlight w:val="white"/>
        </w:rPr>
        <w:t xml:space="preserve">    *widthPtr = va_arg(arg_list, int);</w:t>
      </w:r>
    </w:p>
    <w:p w14:paraId="27CAA445" w14:textId="77777777" w:rsidR="00442030" w:rsidRPr="00442030" w:rsidRDefault="00442030" w:rsidP="00442030">
      <w:pPr>
        <w:pStyle w:val="Code"/>
        <w:rPr>
          <w:highlight w:val="white"/>
        </w:rPr>
      </w:pPr>
      <w:r w:rsidRPr="00442030">
        <w:rPr>
          <w:highlight w:val="white"/>
        </w:rPr>
        <w:t xml:space="preserve">  }</w:t>
      </w:r>
    </w:p>
    <w:p w14:paraId="240CA9A2" w14:textId="77777777" w:rsidR="00442030" w:rsidRPr="00442030" w:rsidRDefault="00442030" w:rsidP="00442030">
      <w:pPr>
        <w:pStyle w:val="Code"/>
        <w:rPr>
          <w:highlight w:val="white"/>
        </w:rPr>
      </w:pPr>
    </w:p>
    <w:p w14:paraId="14D47908" w14:textId="77777777" w:rsidR="00442030" w:rsidRPr="00442030" w:rsidRDefault="00442030" w:rsidP="00442030">
      <w:pPr>
        <w:pStyle w:val="Code"/>
        <w:rPr>
          <w:highlight w:val="white"/>
        </w:rPr>
      </w:pPr>
      <w:r w:rsidRPr="00442030">
        <w:rPr>
          <w:highlight w:val="white"/>
        </w:rPr>
        <w:t xml:space="preserve">  if ((precisionPtr != NULL) &amp;&amp; (*precisionPtr == -1)) {</w:t>
      </w:r>
    </w:p>
    <w:p w14:paraId="3633DED4" w14:textId="77777777" w:rsidR="00442030" w:rsidRPr="00442030" w:rsidRDefault="00442030" w:rsidP="00442030">
      <w:pPr>
        <w:pStyle w:val="Code"/>
        <w:rPr>
          <w:highlight w:val="white"/>
        </w:rPr>
      </w:pPr>
      <w:r w:rsidRPr="00442030">
        <w:rPr>
          <w:highlight w:val="white"/>
        </w:rPr>
        <w:t xml:space="preserve">    *precisionPtr = va_arg(arg_list, int);</w:t>
      </w:r>
    </w:p>
    <w:p w14:paraId="7EF84A52" w14:textId="77777777" w:rsidR="00442030" w:rsidRPr="00442030" w:rsidRDefault="00442030" w:rsidP="00442030">
      <w:pPr>
        <w:pStyle w:val="Code"/>
        <w:rPr>
          <w:highlight w:val="white"/>
        </w:rPr>
      </w:pPr>
      <w:r w:rsidRPr="00442030">
        <w:rPr>
          <w:highlight w:val="white"/>
        </w:rPr>
        <w:t xml:space="preserve">  }</w:t>
      </w:r>
    </w:p>
    <w:p w14:paraId="16482DCB" w14:textId="77777777" w:rsidR="00442030" w:rsidRPr="00442030" w:rsidRDefault="00442030" w:rsidP="00442030">
      <w:pPr>
        <w:pStyle w:val="Code"/>
        <w:rPr>
          <w:highlight w:val="white"/>
        </w:rPr>
      </w:pPr>
    </w:p>
    <w:p w14:paraId="6A117DEA" w14:textId="77777777" w:rsidR="00442030" w:rsidRPr="00442030" w:rsidRDefault="00442030" w:rsidP="00442030">
      <w:pPr>
        <w:pStyle w:val="Code"/>
        <w:rPr>
          <w:highlight w:val="white"/>
        </w:rPr>
      </w:pPr>
      <w:r w:rsidRPr="00442030">
        <w:rPr>
          <w:highlight w:val="white"/>
        </w:rPr>
        <w:t xml:space="preserve">  return arg_list;</w:t>
      </w:r>
    </w:p>
    <w:p w14:paraId="3C186A8D" w14:textId="77777777" w:rsidR="00442030" w:rsidRPr="00442030" w:rsidRDefault="00442030" w:rsidP="00442030">
      <w:pPr>
        <w:pStyle w:val="Code"/>
        <w:rPr>
          <w:highlight w:val="white"/>
        </w:rPr>
      </w:pPr>
      <w:r w:rsidRPr="00442030">
        <w:rPr>
          <w:highlight w:val="white"/>
        </w:rPr>
        <w:t>}</w:t>
      </w:r>
    </w:p>
    <w:p w14:paraId="0FBC7652" w14:textId="77777777" w:rsidR="00442030" w:rsidRPr="00442030" w:rsidRDefault="00442030" w:rsidP="00442030">
      <w:pPr>
        <w:pStyle w:val="Code"/>
        <w:rPr>
          <w:highlight w:val="white"/>
        </w:rPr>
      </w:pPr>
    </w:p>
    <w:p w14:paraId="4C13EC20" w14:textId="77777777" w:rsidR="00442030" w:rsidRPr="00442030" w:rsidRDefault="00442030" w:rsidP="00442030">
      <w:pPr>
        <w:pStyle w:val="Code"/>
        <w:rPr>
          <w:highlight w:val="white"/>
        </w:rPr>
      </w:pPr>
      <w:r w:rsidRPr="00442030">
        <w:rPr>
          <w:highlight w:val="white"/>
        </w:rPr>
        <w:t>va_list printArgument(char* format, va_list arg_list, BOOL plus, BOOL space,</w:t>
      </w:r>
    </w:p>
    <w:p w14:paraId="33565447" w14:textId="77777777" w:rsidR="00442030" w:rsidRPr="00442030" w:rsidRDefault="00442030" w:rsidP="00442030">
      <w:pPr>
        <w:pStyle w:val="Code"/>
        <w:rPr>
          <w:highlight w:val="white"/>
        </w:rPr>
      </w:pPr>
      <w:r w:rsidRPr="00442030">
        <w:rPr>
          <w:highlight w:val="white"/>
        </w:rPr>
        <w:t xml:space="preserve">                      BOOL grid, int* widthPtr, int precision, BOOL shortInt,</w:t>
      </w:r>
    </w:p>
    <w:p w14:paraId="11EBFAAB" w14:textId="77777777" w:rsidR="00442030" w:rsidRPr="00442030" w:rsidRDefault="00442030" w:rsidP="00442030">
      <w:pPr>
        <w:pStyle w:val="Code"/>
        <w:rPr>
          <w:highlight w:val="white"/>
        </w:rPr>
      </w:pPr>
      <w:r w:rsidRPr="00442030">
        <w:rPr>
          <w:highlight w:val="white"/>
        </w:rPr>
        <w:t xml:space="preserve">                      BOOL longInt, BOOL longDouble, BOOL sign,</w:t>
      </w:r>
    </w:p>
    <w:p w14:paraId="24FC218D" w14:textId="77777777" w:rsidR="00442030" w:rsidRPr="00442030" w:rsidRDefault="00442030" w:rsidP="00442030">
      <w:pPr>
        <w:pStyle w:val="Code"/>
        <w:rPr>
          <w:highlight w:val="white"/>
        </w:rPr>
      </w:pPr>
      <w:r w:rsidRPr="00442030">
        <w:rPr>
          <w:highlight w:val="white"/>
        </w:rPr>
        <w:t xml:space="preserve">                      BOOL* negativePtr) {</w:t>
      </w:r>
    </w:p>
    <w:p w14:paraId="779FF73C" w14:textId="77777777" w:rsidR="00442030" w:rsidRPr="00442030" w:rsidRDefault="00442030" w:rsidP="00442030">
      <w:pPr>
        <w:pStyle w:val="Code"/>
        <w:rPr>
          <w:highlight w:val="white"/>
        </w:rPr>
      </w:pPr>
      <w:r w:rsidRPr="00442030">
        <w:rPr>
          <w:highlight w:val="white"/>
        </w:rPr>
        <w:t xml:space="preserve">  char c = format[0], charValue;</w:t>
      </w:r>
    </w:p>
    <w:p w14:paraId="4EDCB0E8" w14:textId="77777777" w:rsidR="00442030" w:rsidRPr="00442030" w:rsidRDefault="00442030" w:rsidP="00442030">
      <w:pPr>
        <w:pStyle w:val="Code"/>
        <w:rPr>
          <w:highlight w:val="white"/>
        </w:rPr>
      </w:pPr>
      <w:r w:rsidRPr="00442030">
        <w:rPr>
          <w:highlight w:val="white"/>
        </w:rPr>
        <w:t xml:space="preserve">  int *intPtr;</w:t>
      </w:r>
    </w:p>
    <w:p w14:paraId="037B94B8" w14:textId="77777777" w:rsidR="00442030" w:rsidRPr="00442030" w:rsidRDefault="00442030" w:rsidP="00442030">
      <w:pPr>
        <w:pStyle w:val="Code"/>
        <w:rPr>
          <w:highlight w:val="white"/>
        </w:rPr>
      </w:pPr>
      <w:r w:rsidRPr="00442030">
        <w:rPr>
          <w:highlight w:val="white"/>
        </w:rPr>
        <w:t xml:space="preserve">  long double longDoubleValue;</w:t>
      </w:r>
    </w:p>
    <w:p w14:paraId="3705018E" w14:textId="77777777" w:rsidR="00442030" w:rsidRPr="00442030" w:rsidRDefault="00442030" w:rsidP="00442030">
      <w:pPr>
        <w:pStyle w:val="Code"/>
        <w:rPr>
          <w:highlight w:val="white"/>
        </w:rPr>
      </w:pPr>
      <w:r w:rsidRPr="00442030">
        <w:rPr>
          <w:highlight w:val="white"/>
        </w:rPr>
        <w:t xml:space="preserve">  void* ptrValue;</w:t>
      </w:r>
    </w:p>
    <w:p w14:paraId="56196C97" w14:textId="77777777" w:rsidR="00442030" w:rsidRPr="00442030" w:rsidRDefault="00442030" w:rsidP="00442030">
      <w:pPr>
        <w:pStyle w:val="Code"/>
        <w:rPr>
          <w:highlight w:val="white"/>
        </w:rPr>
      </w:pPr>
    </w:p>
    <w:p w14:paraId="2867CC0D" w14:textId="77777777" w:rsidR="00442030" w:rsidRPr="00442030" w:rsidRDefault="00442030" w:rsidP="00442030">
      <w:pPr>
        <w:pStyle w:val="Code"/>
        <w:rPr>
          <w:highlight w:val="white"/>
        </w:rPr>
      </w:pPr>
      <w:r w:rsidRPr="00442030">
        <w:rPr>
          <w:highlight w:val="white"/>
        </w:rPr>
        <w:t xml:space="preserve">  switch (c) {</w:t>
      </w:r>
    </w:p>
    <w:p w14:paraId="310BD77B" w14:textId="77777777" w:rsidR="00442030" w:rsidRPr="00442030" w:rsidRDefault="00442030" w:rsidP="00442030">
      <w:pPr>
        <w:pStyle w:val="Code"/>
        <w:rPr>
          <w:highlight w:val="white"/>
        </w:rPr>
      </w:pPr>
      <w:r w:rsidRPr="00442030">
        <w:rPr>
          <w:highlight w:val="white"/>
        </w:rPr>
        <w:t xml:space="preserve">    case 'i':</w:t>
      </w:r>
    </w:p>
    <w:p w14:paraId="2E564B79" w14:textId="77777777" w:rsidR="00442030" w:rsidRPr="00442030" w:rsidRDefault="00442030" w:rsidP="00442030">
      <w:pPr>
        <w:pStyle w:val="Code"/>
        <w:rPr>
          <w:highlight w:val="white"/>
        </w:rPr>
      </w:pPr>
      <w:r w:rsidRPr="00442030">
        <w:rPr>
          <w:highlight w:val="white"/>
        </w:rPr>
        <w:t xml:space="preserve">    case 'd': {</w:t>
      </w:r>
    </w:p>
    <w:p w14:paraId="3F9A26DE" w14:textId="77777777" w:rsidR="00442030" w:rsidRPr="00442030" w:rsidRDefault="00442030" w:rsidP="00442030">
      <w:pPr>
        <w:pStyle w:val="Code"/>
        <w:rPr>
          <w:highlight w:val="white"/>
        </w:rPr>
      </w:pPr>
      <w:r w:rsidRPr="00442030">
        <w:rPr>
          <w:highlight w:val="white"/>
        </w:rPr>
        <w:t xml:space="preserve">        long longValue;</w:t>
      </w:r>
    </w:p>
    <w:p w14:paraId="17D1D82F" w14:textId="77777777" w:rsidR="00442030" w:rsidRPr="00442030" w:rsidRDefault="00442030" w:rsidP="00442030">
      <w:pPr>
        <w:pStyle w:val="Code"/>
        <w:rPr>
          <w:highlight w:val="white"/>
        </w:rPr>
      </w:pPr>
    </w:p>
    <w:p w14:paraId="685F4C21" w14:textId="77777777" w:rsidR="00442030" w:rsidRPr="00442030" w:rsidRDefault="00442030" w:rsidP="00442030">
      <w:pPr>
        <w:pStyle w:val="Code"/>
        <w:rPr>
          <w:highlight w:val="white"/>
        </w:rPr>
      </w:pPr>
      <w:r w:rsidRPr="00442030">
        <w:rPr>
          <w:highlight w:val="white"/>
        </w:rPr>
        <w:t xml:space="preserve">        if (shortInt) {</w:t>
      </w:r>
    </w:p>
    <w:p w14:paraId="2AF86BA6" w14:textId="77777777" w:rsidR="00442030" w:rsidRPr="00442030" w:rsidRDefault="00442030" w:rsidP="00442030">
      <w:pPr>
        <w:pStyle w:val="Code"/>
        <w:rPr>
          <w:highlight w:val="white"/>
        </w:rPr>
      </w:pPr>
      <w:r w:rsidRPr="00442030">
        <w:rPr>
          <w:highlight w:val="white"/>
        </w:rPr>
        <w:t xml:space="preserve">          longValue = (long) (short) va_arg(arg_list, int);</w:t>
      </w:r>
    </w:p>
    <w:p w14:paraId="17469B18" w14:textId="77777777" w:rsidR="00442030" w:rsidRPr="00442030" w:rsidRDefault="00442030" w:rsidP="00442030">
      <w:pPr>
        <w:pStyle w:val="Code"/>
        <w:rPr>
          <w:highlight w:val="white"/>
        </w:rPr>
      </w:pPr>
      <w:r w:rsidRPr="00442030">
        <w:rPr>
          <w:highlight w:val="white"/>
        </w:rPr>
        <w:t xml:space="preserve">        }</w:t>
      </w:r>
    </w:p>
    <w:p w14:paraId="0AB8AEC1" w14:textId="77777777" w:rsidR="00442030" w:rsidRPr="00442030" w:rsidRDefault="00442030" w:rsidP="00442030">
      <w:pPr>
        <w:pStyle w:val="Code"/>
        <w:rPr>
          <w:highlight w:val="white"/>
        </w:rPr>
      </w:pPr>
      <w:r w:rsidRPr="00442030">
        <w:rPr>
          <w:highlight w:val="white"/>
        </w:rPr>
        <w:t xml:space="preserve">        else if (longInt) {</w:t>
      </w:r>
    </w:p>
    <w:p w14:paraId="6A14DD14" w14:textId="77777777" w:rsidR="00442030" w:rsidRPr="00442030" w:rsidRDefault="00442030" w:rsidP="00442030">
      <w:pPr>
        <w:pStyle w:val="Code"/>
        <w:rPr>
          <w:highlight w:val="white"/>
        </w:rPr>
      </w:pPr>
      <w:r w:rsidRPr="00442030">
        <w:rPr>
          <w:highlight w:val="white"/>
        </w:rPr>
        <w:t xml:space="preserve">          longValue = va_arg(arg_list, long);</w:t>
      </w:r>
    </w:p>
    <w:p w14:paraId="3D724698" w14:textId="77777777" w:rsidR="00442030" w:rsidRPr="00442030" w:rsidRDefault="00442030" w:rsidP="00442030">
      <w:pPr>
        <w:pStyle w:val="Code"/>
        <w:rPr>
          <w:highlight w:val="white"/>
        </w:rPr>
      </w:pPr>
      <w:r w:rsidRPr="00442030">
        <w:rPr>
          <w:highlight w:val="white"/>
        </w:rPr>
        <w:lastRenderedPageBreak/>
        <w:t xml:space="preserve">        }</w:t>
      </w:r>
    </w:p>
    <w:p w14:paraId="640B187F" w14:textId="77777777" w:rsidR="00442030" w:rsidRPr="00442030" w:rsidRDefault="00442030" w:rsidP="00442030">
      <w:pPr>
        <w:pStyle w:val="Code"/>
        <w:rPr>
          <w:highlight w:val="white"/>
        </w:rPr>
      </w:pPr>
      <w:r w:rsidRPr="00442030">
        <w:rPr>
          <w:highlight w:val="white"/>
        </w:rPr>
        <w:t xml:space="preserve">        else {</w:t>
      </w:r>
    </w:p>
    <w:p w14:paraId="18B7B3D4" w14:textId="77777777" w:rsidR="00442030" w:rsidRPr="00442030" w:rsidRDefault="00442030" w:rsidP="00442030">
      <w:pPr>
        <w:pStyle w:val="Code"/>
        <w:rPr>
          <w:highlight w:val="white"/>
        </w:rPr>
      </w:pPr>
      <w:r w:rsidRPr="00442030">
        <w:rPr>
          <w:highlight w:val="white"/>
        </w:rPr>
        <w:t xml:space="preserve">          longValue = (long) va_arg(arg_list, int);</w:t>
      </w:r>
    </w:p>
    <w:p w14:paraId="5A7A90E0" w14:textId="77777777" w:rsidR="00442030" w:rsidRPr="00442030" w:rsidRDefault="00442030" w:rsidP="00442030">
      <w:pPr>
        <w:pStyle w:val="Code"/>
        <w:rPr>
          <w:highlight w:val="white"/>
        </w:rPr>
      </w:pPr>
      <w:r w:rsidRPr="00442030">
        <w:rPr>
          <w:highlight w:val="white"/>
        </w:rPr>
        <w:t xml:space="preserve">        }</w:t>
      </w:r>
    </w:p>
    <w:p w14:paraId="2B14B871" w14:textId="77777777" w:rsidR="00442030" w:rsidRPr="00442030" w:rsidRDefault="00442030" w:rsidP="00442030">
      <w:pPr>
        <w:pStyle w:val="Code"/>
        <w:rPr>
          <w:highlight w:val="white"/>
        </w:rPr>
      </w:pPr>
    </w:p>
    <w:p w14:paraId="54F4A370" w14:textId="77777777" w:rsidR="00442030" w:rsidRPr="00442030" w:rsidRDefault="00442030" w:rsidP="00442030">
      <w:pPr>
        <w:pStyle w:val="Code"/>
        <w:rPr>
          <w:highlight w:val="white"/>
        </w:rPr>
      </w:pPr>
      <w:r w:rsidRPr="00442030">
        <w:rPr>
          <w:highlight w:val="white"/>
        </w:rPr>
        <w:t xml:space="preserve">        if (negativePtr != NULL) {</w:t>
      </w:r>
    </w:p>
    <w:p w14:paraId="482ED81A" w14:textId="77777777" w:rsidR="00442030" w:rsidRPr="00442030" w:rsidRDefault="00442030" w:rsidP="00442030">
      <w:pPr>
        <w:pStyle w:val="Code"/>
        <w:rPr>
          <w:highlight w:val="white"/>
        </w:rPr>
      </w:pPr>
      <w:r w:rsidRPr="00442030">
        <w:rPr>
          <w:highlight w:val="white"/>
        </w:rPr>
        <w:t xml:space="preserve">          *negativePtr = (longValue &lt; 0);</w:t>
      </w:r>
    </w:p>
    <w:p w14:paraId="4825442C" w14:textId="77777777" w:rsidR="00442030" w:rsidRPr="00442030" w:rsidRDefault="00442030" w:rsidP="00442030">
      <w:pPr>
        <w:pStyle w:val="Code"/>
        <w:rPr>
          <w:highlight w:val="white"/>
        </w:rPr>
      </w:pPr>
      <w:r w:rsidRPr="00442030">
        <w:rPr>
          <w:highlight w:val="white"/>
        </w:rPr>
        <w:t xml:space="preserve">        }</w:t>
      </w:r>
    </w:p>
    <w:p w14:paraId="58B526F2" w14:textId="77777777" w:rsidR="00442030" w:rsidRPr="00442030" w:rsidRDefault="00442030" w:rsidP="00442030">
      <w:pPr>
        <w:pStyle w:val="Code"/>
        <w:rPr>
          <w:highlight w:val="white"/>
        </w:rPr>
      </w:pPr>
    </w:p>
    <w:p w14:paraId="38A3FF63" w14:textId="77777777" w:rsidR="00442030" w:rsidRPr="00442030" w:rsidRDefault="00442030" w:rsidP="00442030">
      <w:pPr>
        <w:pStyle w:val="Code"/>
        <w:rPr>
          <w:highlight w:val="white"/>
        </w:rPr>
      </w:pPr>
      <w:r w:rsidRPr="00442030">
        <w:rPr>
          <w:highlight w:val="white"/>
        </w:rPr>
        <w:t xml:space="preserve">        if (!sign) {</w:t>
      </w:r>
    </w:p>
    <w:p w14:paraId="06893AE8" w14:textId="77777777" w:rsidR="00442030" w:rsidRPr="00442030" w:rsidRDefault="00442030" w:rsidP="00442030">
      <w:pPr>
        <w:pStyle w:val="Code"/>
        <w:rPr>
          <w:highlight w:val="white"/>
        </w:rPr>
      </w:pPr>
      <w:r w:rsidRPr="00442030">
        <w:rPr>
          <w:highlight w:val="white"/>
        </w:rPr>
        <w:t xml:space="preserve">          longValue = labs(longValue);</w:t>
      </w:r>
    </w:p>
    <w:p w14:paraId="59A583C3" w14:textId="77777777" w:rsidR="00442030" w:rsidRPr="00442030" w:rsidRDefault="00442030" w:rsidP="00442030">
      <w:pPr>
        <w:pStyle w:val="Code"/>
        <w:rPr>
          <w:highlight w:val="white"/>
        </w:rPr>
      </w:pPr>
      <w:r w:rsidRPr="00442030">
        <w:rPr>
          <w:highlight w:val="white"/>
        </w:rPr>
        <w:t xml:space="preserve">        }</w:t>
      </w:r>
    </w:p>
    <w:p w14:paraId="3DBCB37F" w14:textId="77777777" w:rsidR="00442030" w:rsidRPr="00442030" w:rsidRDefault="00442030" w:rsidP="00442030">
      <w:pPr>
        <w:pStyle w:val="Code"/>
        <w:rPr>
          <w:highlight w:val="white"/>
        </w:rPr>
      </w:pPr>
    </w:p>
    <w:p w14:paraId="0B3ED8F2"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5156C2C" w14:textId="77777777" w:rsidR="00442030" w:rsidRPr="00442030" w:rsidRDefault="00442030" w:rsidP="00442030">
      <w:pPr>
        <w:pStyle w:val="Code"/>
        <w:rPr>
          <w:highlight w:val="white"/>
        </w:rPr>
      </w:pPr>
      <w:r w:rsidRPr="00442030">
        <w:rPr>
          <w:highlight w:val="white"/>
        </w:rPr>
        <w:t xml:space="preserve">        printLongInt(longValue, plus, space);</w:t>
      </w:r>
    </w:p>
    <w:p w14:paraId="21E38690" w14:textId="77777777" w:rsidR="00442030" w:rsidRPr="00442030" w:rsidRDefault="00442030" w:rsidP="00442030">
      <w:pPr>
        <w:pStyle w:val="Code"/>
        <w:rPr>
          <w:highlight w:val="white"/>
        </w:rPr>
      </w:pPr>
      <w:r w:rsidRPr="00442030">
        <w:rPr>
          <w:highlight w:val="white"/>
        </w:rPr>
        <w:t xml:space="preserve">      }</w:t>
      </w:r>
    </w:p>
    <w:p w14:paraId="30AE0D18" w14:textId="77777777" w:rsidR="00442030" w:rsidRPr="00442030" w:rsidRDefault="00442030" w:rsidP="00442030">
      <w:pPr>
        <w:pStyle w:val="Code"/>
        <w:rPr>
          <w:highlight w:val="white"/>
        </w:rPr>
      </w:pPr>
      <w:r w:rsidRPr="00442030">
        <w:rPr>
          <w:highlight w:val="white"/>
        </w:rPr>
        <w:t xml:space="preserve">      break;</w:t>
      </w:r>
    </w:p>
    <w:p w14:paraId="20390FD6" w14:textId="77777777" w:rsidR="00442030" w:rsidRPr="00442030" w:rsidRDefault="00442030" w:rsidP="00442030">
      <w:pPr>
        <w:pStyle w:val="Code"/>
        <w:rPr>
          <w:highlight w:val="white"/>
        </w:rPr>
      </w:pPr>
    </w:p>
    <w:p w14:paraId="48214E79" w14:textId="77777777" w:rsidR="00442030" w:rsidRPr="00442030" w:rsidRDefault="00442030" w:rsidP="00442030">
      <w:pPr>
        <w:pStyle w:val="Code"/>
        <w:rPr>
          <w:highlight w:val="white"/>
        </w:rPr>
      </w:pPr>
      <w:r w:rsidRPr="00442030">
        <w:rPr>
          <w:highlight w:val="white"/>
        </w:rPr>
        <w:t xml:space="preserve">    case 'c':</w:t>
      </w:r>
    </w:p>
    <w:p w14:paraId="40CC479B" w14:textId="77777777" w:rsidR="00442030" w:rsidRPr="00442030" w:rsidRDefault="00442030" w:rsidP="00442030">
      <w:pPr>
        <w:pStyle w:val="Code"/>
        <w:rPr>
          <w:highlight w:val="white"/>
        </w:rPr>
      </w:pPr>
      <w:r w:rsidRPr="00442030">
        <w:rPr>
          <w:highlight w:val="white"/>
        </w:rPr>
        <w:t xml:space="preserve">      charValue = (char) va_arg(arg_list, int);</w:t>
      </w:r>
    </w:p>
    <w:p w14:paraId="77E3E25E"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7C7020EA" w14:textId="77777777" w:rsidR="00442030" w:rsidRPr="00442030" w:rsidRDefault="00442030" w:rsidP="00442030">
      <w:pPr>
        <w:pStyle w:val="Code"/>
        <w:rPr>
          <w:highlight w:val="white"/>
        </w:rPr>
      </w:pPr>
      <w:r w:rsidRPr="00442030">
        <w:rPr>
          <w:highlight w:val="white"/>
        </w:rPr>
        <w:t xml:space="preserve">      printChar(charValue);</w:t>
      </w:r>
    </w:p>
    <w:p w14:paraId="74AB9915" w14:textId="77777777" w:rsidR="00442030" w:rsidRPr="00442030" w:rsidRDefault="00442030" w:rsidP="00442030">
      <w:pPr>
        <w:pStyle w:val="Code"/>
        <w:rPr>
          <w:highlight w:val="white"/>
        </w:rPr>
      </w:pPr>
      <w:r w:rsidRPr="00442030">
        <w:rPr>
          <w:highlight w:val="white"/>
        </w:rPr>
        <w:t xml:space="preserve">      break;</w:t>
      </w:r>
    </w:p>
    <w:p w14:paraId="761CA001" w14:textId="77777777" w:rsidR="00442030" w:rsidRPr="00442030" w:rsidRDefault="00442030" w:rsidP="00442030">
      <w:pPr>
        <w:pStyle w:val="Code"/>
        <w:rPr>
          <w:highlight w:val="white"/>
        </w:rPr>
      </w:pPr>
    </w:p>
    <w:p w14:paraId="43333D6D" w14:textId="77777777" w:rsidR="00442030" w:rsidRPr="00442030" w:rsidRDefault="00442030" w:rsidP="00442030">
      <w:pPr>
        <w:pStyle w:val="Code"/>
        <w:rPr>
          <w:highlight w:val="white"/>
        </w:rPr>
      </w:pPr>
      <w:r w:rsidRPr="00442030">
        <w:rPr>
          <w:highlight w:val="white"/>
        </w:rPr>
        <w:t xml:space="preserve">    case 's': {</w:t>
      </w:r>
    </w:p>
    <w:p w14:paraId="1FC84A34" w14:textId="77777777" w:rsidR="00442030" w:rsidRPr="00442030" w:rsidRDefault="00442030" w:rsidP="00442030">
      <w:pPr>
        <w:pStyle w:val="Code"/>
        <w:rPr>
          <w:highlight w:val="white"/>
        </w:rPr>
      </w:pPr>
      <w:r w:rsidRPr="00442030">
        <w:rPr>
          <w:highlight w:val="white"/>
        </w:rPr>
        <w:t xml:space="preserve">        char* stringValue = va_arg(arg_list, char*);</w:t>
      </w:r>
    </w:p>
    <w:p w14:paraId="61D36AEE"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6BA1597" w14:textId="77777777" w:rsidR="00442030" w:rsidRPr="00442030" w:rsidRDefault="00442030" w:rsidP="00442030">
      <w:pPr>
        <w:pStyle w:val="Code"/>
        <w:rPr>
          <w:highlight w:val="white"/>
        </w:rPr>
      </w:pPr>
      <w:r w:rsidRPr="00442030">
        <w:rPr>
          <w:highlight w:val="white"/>
        </w:rPr>
        <w:t xml:space="preserve">        printString(stringValue, precision);</w:t>
      </w:r>
    </w:p>
    <w:p w14:paraId="2BDAEF43" w14:textId="77777777" w:rsidR="00442030" w:rsidRPr="00442030" w:rsidRDefault="00442030" w:rsidP="00442030">
      <w:pPr>
        <w:pStyle w:val="Code"/>
        <w:rPr>
          <w:highlight w:val="white"/>
        </w:rPr>
      </w:pPr>
      <w:r w:rsidRPr="00442030">
        <w:rPr>
          <w:highlight w:val="white"/>
        </w:rPr>
        <w:t xml:space="preserve">      }</w:t>
      </w:r>
    </w:p>
    <w:p w14:paraId="0919BA08" w14:textId="77777777" w:rsidR="00442030" w:rsidRPr="00442030" w:rsidRDefault="00442030" w:rsidP="00442030">
      <w:pPr>
        <w:pStyle w:val="Code"/>
        <w:rPr>
          <w:highlight w:val="white"/>
        </w:rPr>
      </w:pPr>
      <w:r w:rsidRPr="00442030">
        <w:rPr>
          <w:highlight w:val="white"/>
        </w:rPr>
        <w:t xml:space="preserve">      break;</w:t>
      </w:r>
    </w:p>
    <w:p w14:paraId="3B026C78" w14:textId="77777777" w:rsidR="00442030" w:rsidRPr="00442030" w:rsidRDefault="00442030" w:rsidP="00442030">
      <w:pPr>
        <w:pStyle w:val="Code"/>
        <w:rPr>
          <w:highlight w:val="white"/>
        </w:rPr>
      </w:pPr>
    </w:p>
    <w:p w14:paraId="67080DD6" w14:textId="77777777" w:rsidR="00442030" w:rsidRPr="00442030" w:rsidRDefault="00442030" w:rsidP="00442030">
      <w:pPr>
        <w:pStyle w:val="Code"/>
        <w:rPr>
          <w:highlight w:val="white"/>
        </w:rPr>
      </w:pPr>
      <w:r w:rsidRPr="00442030">
        <w:rPr>
          <w:highlight w:val="white"/>
        </w:rPr>
        <w:t xml:space="preserve">    case 'u':</w:t>
      </w:r>
    </w:p>
    <w:p w14:paraId="3B07A734" w14:textId="77777777" w:rsidR="00442030" w:rsidRPr="00442030" w:rsidRDefault="00442030" w:rsidP="00442030">
      <w:pPr>
        <w:pStyle w:val="Code"/>
        <w:rPr>
          <w:highlight w:val="white"/>
        </w:rPr>
      </w:pPr>
      <w:r w:rsidRPr="00442030">
        <w:rPr>
          <w:highlight w:val="white"/>
        </w:rPr>
        <w:t xml:space="preserve">    case 'o':</w:t>
      </w:r>
    </w:p>
    <w:p w14:paraId="2FA65547" w14:textId="77777777" w:rsidR="00442030" w:rsidRPr="00442030" w:rsidRDefault="00442030" w:rsidP="00442030">
      <w:pPr>
        <w:pStyle w:val="Code"/>
        <w:rPr>
          <w:highlight w:val="white"/>
        </w:rPr>
      </w:pPr>
      <w:r w:rsidRPr="00442030">
        <w:rPr>
          <w:highlight w:val="white"/>
        </w:rPr>
        <w:t xml:space="preserve">    case 'b':</w:t>
      </w:r>
    </w:p>
    <w:p w14:paraId="1B22410A" w14:textId="77777777" w:rsidR="00442030" w:rsidRPr="00442030" w:rsidRDefault="00442030" w:rsidP="00442030">
      <w:pPr>
        <w:pStyle w:val="Code"/>
        <w:rPr>
          <w:highlight w:val="white"/>
        </w:rPr>
      </w:pPr>
      <w:r w:rsidRPr="00442030">
        <w:rPr>
          <w:highlight w:val="white"/>
        </w:rPr>
        <w:t xml:space="preserve">    case 'x':</w:t>
      </w:r>
    </w:p>
    <w:p w14:paraId="0C25D19C" w14:textId="77777777" w:rsidR="00442030" w:rsidRPr="00442030" w:rsidRDefault="00442030" w:rsidP="00442030">
      <w:pPr>
        <w:pStyle w:val="Code"/>
        <w:rPr>
          <w:highlight w:val="white"/>
        </w:rPr>
      </w:pPr>
      <w:r w:rsidRPr="00442030">
        <w:rPr>
          <w:highlight w:val="white"/>
        </w:rPr>
        <w:t xml:space="preserve">    case 'X': {</w:t>
      </w:r>
    </w:p>
    <w:p w14:paraId="21E71142" w14:textId="77777777" w:rsidR="00442030" w:rsidRPr="00442030" w:rsidRDefault="00442030" w:rsidP="00442030">
      <w:pPr>
        <w:pStyle w:val="Code"/>
        <w:rPr>
          <w:highlight w:val="white"/>
        </w:rPr>
      </w:pPr>
      <w:r w:rsidRPr="00442030">
        <w:rPr>
          <w:highlight w:val="white"/>
        </w:rPr>
        <w:t xml:space="preserve">        unsigned long base = ((c == 'u') ? 10ul : ((c == 'o') ? 8ul :</w:t>
      </w:r>
    </w:p>
    <w:p w14:paraId="388DE4AC" w14:textId="77777777" w:rsidR="00442030" w:rsidRPr="00442030" w:rsidRDefault="00442030" w:rsidP="00442030">
      <w:pPr>
        <w:pStyle w:val="Code"/>
        <w:rPr>
          <w:highlight w:val="white"/>
        </w:rPr>
      </w:pPr>
      <w:r w:rsidRPr="00442030">
        <w:rPr>
          <w:highlight w:val="white"/>
        </w:rPr>
        <w:t xml:space="preserve">                                                  ((c == 'b') ? 2ul : 16ul)));</w:t>
      </w:r>
    </w:p>
    <w:p w14:paraId="368A7034" w14:textId="77777777" w:rsidR="00442030" w:rsidRPr="00442030" w:rsidRDefault="00442030" w:rsidP="00442030">
      <w:pPr>
        <w:pStyle w:val="Code"/>
        <w:rPr>
          <w:highlight w:val="white"/>
        </w:rPr>
      </w:pPr>
      <w:r w:rsidRPr="00442030">
        <w:rPr>
          <w:highlight w:val="white"/>
        </w:rPr>
        <w:t xml:space="preserve">        unsigned long value;</w:t>
      </w:r>
    </w:p>
    <w:p w14:paraId="77FF4CEF" w14:textId="77777777" w:rsidR="00442030" w:rsidRPr="00442030" w:rsidRDefault="00442030" w:rsidP="00442030">
      <w:pPr>
        <w:pStyle w:val="Code"/>
        <w:rPr>
          <w:highlight w:val="white"/>
        </w:rPr>
      </w:pPr>
    </w:p>
    <w:p w14:paraId="1837690F" w14:textId="77777777" w:rsidR="00442030" w:rsidRPr="00442030" w:rsidRDefault="00442030" w:rsidP="00442030">
      <w:pPr>
        <w:pStyle w:val="Code"/>
        <w:rPr>
          <w:highlight w:val="white"/>
        </w:rPr>
      </w:pPr>
      <w:r w:rsidRPr="00442030">
        <w:rPr>
          <w:highlight w:val="white"/>
        </w:rPr>
        <w:t xml:space="preserve">        if (shortInt) {</w:t>
      </w:r>
    </w:p>
    <w:p w14:paraId="20C61E39" w14:textId="77777777" w:rsidR="00442030" w:rsidRPr="00442030" w:rsidRDefault="00442030" w:rsidP="00442030">
      <w:pPr>
        <w:pStyle w:val="Code"/>
        <w:rPr>
          <w:highlight w:val="white"/>
        </w:rPr>
      </w:pPr>
      <w:r w:rsidRPr="00442030">
        <w:rPr>
          <w:highlight w:val="white"/>
        </w:rPr>
        <w:t xml:space="preserve">          value = (unsigned long) (unsigned short)</w:t>
      </w:r>
    </w:p>
    <w:p w14:paraId="6B8225E7" w14:textId="77777777" w:rsidR="00442030" w:rsidRPr="00442030" w:rsidRDefault="00442030" w:rsidP="00442030">
      <w:pPr>
        <w:pStyle w:val="Code"/>
        <w:rPr>
          <w:highlight w:val="white"/>
        </w:rPr>
      </w:pPr>
      <w:r w:rsidRPr="00442030">
        <w:rPr>
          <w:highlight w:val="white"/>
        </w:rPr>
        <w:t xml:space="preserve">                  va_arg(arg_list, unsigned int);</w:t>
      </w:r>
    </w:p>
    <w:p w14:paraId="7AF50DC5" w14:textId="77777777" w:rsidR="00442030" w:rsidRPr="00442030" w:rsidRDefault="00442030" w:rsidP="00442030">
      <w:pPr>
        <w:pStyle w:val="Code"/>
        <w:rPr>
          <w:highlight w:val="white"/>
        </w:rPr>
      </w:pPr>
      <w:r w:rsidRPr="00442030">
        <w:rPr>
          <w:highlight w:val="white"/>
        </w:rPr>
        <w:t xml:space="preserve">        }</w:t>
      </w:r>
    </w:p>
    <w:p w14:paraId="261E2C57" w14:textId="77777777" w:rsidR="00442030" w:rsidRPr="00442030" w:rsidRDefault="00442030" w:rsidP="00442030">
      <w:pPr>
        <w:pStyle w:val="Code"/>
        <w:rPr>
          <w:highlight w:val="white"/>
        </w:rPr>
      </w:pPr>
      <w:r w:rsidRPr="00442030">
        <w:rPr>
          <w:highlight w:val="white"/>
        </w:rPr>
        <w:t xml:space="preserve">        else if (longInt) {</w:t>
      </w:r>
    </w:p>
    <w:p w14:paraId="6E97BD20" w14:textId="77777777" w:rsidR="00442030" w:rsidRPr="00442030" w:rsidRDefault="00442030" w:rsidP="00442030">
      <w:pPr>
        <w:pStyle w:val="Code"/>
        <w:rPr>
          <w:highlight w:val="white"/>
        </w:rPr>
      </w:pPr>
      <w:r w:rsidRPr="00442030">
        <w:rPr>
          <w:highlight w:val="white"/>
        </w:rPr>
        <w:t xml:space="preserve">          value = va_arg(arg_list, unsigned long);</w:t>
      </w:r>
    </w:p>
    <w:p w14:paraId="4E3F6551" w14:textId="77777777" w:rsidR="00442030" w:rsidRPr="00442030" w:rsidRDefault="00442030" w:rsidP="00442030">
      <w:pPr>
        <w:pStyle w:val="Code"/>
        <w:rPr>
          <w:highlight w:val="white"/>
        </w:rPr>
      </w:pPr>
      <w:r w:rsidRPr="00442030">
        <w:rPr>
          <w:highlight w:val="white"/>
        </w:rPr>
        <w:t xml:space="preserve">        }</w:t>
      </w:r>
    </w:p>
    <w:p w14:paraId="711EB575" w14:textId="77777777" w:rsidR="00442030" w:rsidRPr="00442030" w:rsidRDefault="00442030" w:rsidP="00442030">
      <w:pPr>
        <w:pStyle w:val="Code"/>
        <w:rPr>
          <w:highlight w:val="white"/>
        </w:rPr>
      </w:pPr>
      <w:r w:rsidRPr="00442030">
        <w:rPr>
          <w:highlight w:val="white"/>
        </w:rPr>
        <w:t xml:space="preserve">        else {</w:t>
      </w:r>
    </w:p>
    <w:p w14:paraId="42242BF6" w14:textId="77777777" w:rsidR="00442030" w:rsidRPr="00442030" w:rsidRDefault="00442030" w:rsidP="00442030">
      <w:pPr>
        <w:pStyle w:val="Code"/>
        <w:rPr>
          <w:highlight w:val="white"/>
        </w:rPr>
      </w:pPr>
      <w:r w:rsidRPr="00442030">
        <w:rPr>
          <w:highlight w:val="white"/>
        </w:rPr>
        <w:t xml:space="preserve">          value = (unsigned long) va_arg(arg_list, unsigned int);</w:t>
      </w:r>
    </w:p>
    <w:p w14:paraId="00B749EC" w14:textId="77777777" w:rsidR="00442030" w:rsidRPr="00442030" w:rsidRDefault="00442030" w:rsidP="00442030">
      <w:pPr>
        <w:pStyle w:val="Code"/>
        <w:rPr>
          <w:highlight w:val="white"/>
        </w:rPr>
      </w:pPr>
      <w:r w:rsidRPr="00442030">
        <w:rPr>
          <w:highlight w:val="white"/>
        </w:rPr>
        <w:t xml:space="preserve">        }</w:t>
      </w:r>
    </w:p>
    <w:p w14:paraId="129B9623" w14:textId="77777777" w:rsidR="00442030" w:rsidRPr="00442030" w:rsidRDefault="00442030" w:rsidP="00442030">
      <w:pPr>
        <w:pStyle w:val="Code"/>
        <w:rPr>
          <w:highlight w:val="white"/>
        </w:rPr>
      </w:pPr>
    </w:p>
    <w:p w14:paraId="75DB876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1E6FCE3" w14:textId="77777777" w:rsidR="00442030" w:rsidRPr="00442030" w:rsidRDefault="00442030" w:rsidP="00442030">
      <w:pPr>
        <w:pStyle w:val="Code"/>
        <w:rPr>
          <w:highlight w:val="white"/>
        </w:rPr>
      </w:pPr>
      <w:r w:rsidRPr="00442030">
        <w:rPr>
          <w:highlight w:val="white"/>
        </w:rPr>
        <w:t xml:space="preserve">        printUnsignedLong(value, plus, space, grid, base, isupper(c));</w:t>
      </w:r>
    </w:p>
    <w:p w14:paraId="158046A4" w14:textId="77777777" w:rsidR="00442030" w:rsidRPr="00442030" w:rsidRDefault="00442030" w:rsidP="00442030">
      <w:pPr>
        <w:pStyle w:val="Code"/>
        <w:rPr>
          <w:highlight w:val="white"/>
        </w:rPr>
      </w:pPr>
      <w:r w:rsidRPr="00442030">
        <w:rPr>
          <w:highlight w:val="white"/>
        </w:rPr>
        <w:t xml:space="preserve">      }</w:t>
      </w:r>
    </w:p>
    <w:p w14:paraId="7522C191" w14:textId="77777777" w:rsidR="00442030" w:rsidRPr="00442030" w:rsidRDefault="00442030" w:rsidP="00442030">
      <w:pPr>
        <w:pStyle w:val="Code"/>
        <w:rPr>
          <w:highlight w:val="white"/>
        </w:rPr>
      </w:pPr>
      <w:r w:rsidRPr="00442030">
        <w:rPr>
          <w:highlight w:val="white"/>
        </w:rPr>
        <w:t xml:space="preserve">      break;</w:t>
      </w:r>
    </w:p>
    <w:p w14:paraId="5168CD2A" w14:textId="77777777" w:rsidR="00442030" w:rsidRPr="00442030" w:rsidRDefault="00442030" w:rsidP="00442030">
      <w:pPr>
        <w:pStyle w:val="Code"/>
        <w:rPr>
          <w:highlight w:val="white"/>
        </w:rPr>
      </w:pPr>
    </w:p>
    <w:p w14:paraId="3C9396E7" w14:textId="77777777" w:rsidR="00442030" w:rsidRPr="00442030" w:rsidRDefault="00442030" w:rsidP="00442030">
      <w:pPr>
        <w:pStyle w:val="Code"/>
        <w:rPr>
          <w:highlight w:val="white"/>
        </w:rPr>
      </w:pPr>
      <w:r w:rsidRPr="00442030">
        <w:rPr>
          <w:highlight w:val="white"/>
        </w:rPr>
        <w:t xml:space="preserve">    case 'f':</w:t>
      </w:r>
    </w:p>
    <w:p w14:paraId="0511032C" w14:textId="77777777" w:rsidR="00442030" w:rsidRPr="00442030" w:rsidRDefault="00442030" w:rsidP="00442030">
      <w:pPr>
        <w:pStyle w:val="Code"/>
        <w:rPr>
          <w:highlight w:val="white"/>
        </w:rPr>
      </w:pPr>
      <w:r w:rsidRPr="00442030">
        <w:rPr>
          <w:highlight w:val="white"/>
        </w:rPr>
        <w:lastRenderedPageBreak/>
        <w:t xml:space="preserve">    case 'e':</w:t>
      </w:r>
    </w:p>
    <w:p w14:paraId="78B36DFF" w14:textId="77777777" w:rsidR="00442030" w:rsidRPr="00442030" w:rsidRDefault="00442030" w:rsidP="00442030">
      <w:pPr>
        <w:pStyle w:val="Code"/>
        <w:rPr>
          <w:highlight w:val="white"/>
        </w:rPr>
      </w:pPr>
      <w:r w:rsidRPr="00442030">
        <w:rPr>
          <w:highlight w:val="white"/>
        </w:rPr>
        <w:t xml:space="preserve">    case 'E':</w:t>
      </w:r>
    </w:p>
    <w:p w14:paraId="168FC6A0" w14:textId="77777777" w:rsidR="00442030" w:rsidRPr="00442030" w:rsidRDefault="00442030" w:rsidP="00442030">
      <w:pPr>
        <w:pStyle w:val="Code"/>
        <w:rPr>
          <w:highlight w:val="white"/>
        </w:rPr>
      </w:pPr>
      <w:r w:rsidRPr="00442030">
        <w:rPr>
          <w:highlight w:val="white"/>
        </w:rPr>
        <w:t xml:space="preserve">    case 'g':</w:t>
      </w:r>
    </w:p>
    <w:p w14:paraId="24C3ACB0" w14:textId="77777777" w:rsidR="00442030" w:rsidRPr="00442030" w:rsidRDefault="00442030" w:rsidP="00442030">
      <w:pPr>
        <w:pStyle w:val="Code"/>
        <w:rPr>
          <w:highlight w:val="white"/>
        </w:rPr>
      </w:pPr>
      <w:r w:rsidRPr="00442030">
        <w:rPr>
          <w:highlight w:val="white"/>
        </w:rPr>
        <w:t xml:space="preserve">    case 'G':</w:t>
      </w:r>
    </w:p>
    <w:p w14:paraId="01C49723" w14:textId="77777777" w:rsidR="00442030" w:rsidRPr="00442030" w:rsidRDefault="00442030" w:rsidP="00442030">
      <w:pPr>
        <w:pStyle w:val="Code"/>
        <w:rPr>
          <w:highlight w:val="white"/>
        </w:rPr>
      </w:pPr>
      <w:r w:rsidRPr="00442030">
        <w:rPr>
          <w:highlight w:val="white"/>
        </w:rPr>
        <w:t xml:space="preserve">      if (longDouble) {</w:t>
      </w:r>
    </w:p>
    <w:p w14:paraId="6DE6B9DB" w14:textId="77777777" w:rsidR="00442030" w:rsidRPr="00442030" w:rsidRDefault="00442030" w:rsidP="00442030">
      <w:pPr>
        <w:pStyle w:val="Code"/>
        <w:rPr>
          <w:highlight w:val="white"/>
        </w:rPr>
      </w:pPr>
      <w:r w:rsidRPr="00442030">
        <w:rPr>
          <w:highlight w:val="white"/>
        </w:rPr>
        <w:t xml:space="preserve">        longDoubleValue = va_arg(arg_list, long double);</w:t>
      </w:r>
    </w:p>
    <w:p w14:paraId="477503D7" w14:textId="77777777" w:rsidR="00442030" w:rsidRPr="00442030" w:rsidRDefault="00442030" w:rsidP="00442030">
      <w:pPr>
        <w:pStyle w:val="Code"/>
        <w:rPr>
          <w:highlight w:val="white"/>
        </w:rPr>
      </w:pPr>
      <w:r w:rsidRPr="00442030">
        <w:rPr>
          <w:highlight w:val="white"/>
        </w:rPr>
        <w:t xml:space="preserve">        printLongDoublePlain(longDoubleValue, FALSE, FALSE, FALSE, 3);</w:t>
      </w:r>
    </w:p>
    <w:p w14:paraId="6F2134A1" w14:textId="77777777" w:rsidR="00442030" w:rsidRPr="00442030" w:rsidRDefault="00442030" w:rsidP="00442030">
      <w:pPr>
        <w:pStyle w:val="Code"/>
        <w:rPr>
          <w:highlight w:val="white"/>
        </w:rPr>
      </w:pPr>
      <w:r w:rsidRPr="00442030">
        <w:rPr>
          <w:highlight w:val="white"/>
        </w:rPr>
        <w:t xml:space="preserve">      }</w:t>
      </w:r>
    </w:p>
    <w:p w14:paraId="67ED0969" w14:textId="77777777" w:rsidR="00442030" w:rsidRPr="00442030" w:rsidRDefault="00442030" w:rsidP="00442030">
      <w:pPr>
        <w:pStyle w:val="Code"/>
        <w:rPr>
          <w:highlight w:val="white"/>
        </w:rPr>
      </w:pPr>
      <w:r w:rsidRPr="00442030">
        <w:rPr>
          <w:highlight w:val="white"/>
        </w:rPr>
        <w:t xml:space="preserve">      else {</w:t>
      </w:r>
    </w:p>
    <w:p w14:paraId="0B8EE3FA" w14:textId="77777777" w:rsidR="00442030" w:rsidRPr="00442030" w:rsidRDefault="00442030" w:rsidP="00442030">
      <w:pPr>
        <w:pStyle w:val="Code"/>
        <w:rPr>
          <w:highlight w:val="white"/>
        </w:rPr>
      </w:pPr>
      <w:r w:rsidRPr="00442030">
        <w:rPr>
          <w:highlight w:val="white"/>
        </w:rPr>
        <w:t xml:space="preserve">        longDoubleValue = (long double) va_arg(arg_list, double);</w:t>
      </w:r>
    </w:p>
    <w:p w14:paraId="03CCB7B4" w14:textId="77777777" w:rsidR="00442030" w:rsidRPr="00442030" w:rsidRDefault="00442030" w:rsidP="00442030">
      <w:pPr>
        <w:pStyle w:val="Code"/>
        <w:rPr>
          <w:highlight w:val="white"/>
        </w:rPr>
      </w:pPr>
      <w:r w:rsidRPr="00442030">
        <w:rPr>
          <w:highlight w:val="white"/>
        </w:rPr>
        <w:t xml:space="preserve">      }</w:t>
      </w:r>
    </w:p>
    <w:p w14:paraId="5FB02B9C" w14:textId="77777777" w:rsidR="00442030" w:rsidRPr="00442030" w:rsidRDefault="00442030" w:rsidP="00442030">
      <w:pPr>
        <w:pStyle w:val="Code"/>
        <w:rPr>
          <w:highlight w:val="white"/>
        </w:rPr>
      </w:pPr>
    </w:p>
    <w:p w14:paraId="0485FADC" w14:textId="77777777" w:rsidR="00442030" w:rsidRPr="00442030" w:rsidRDefault="00442030" w:rsidP="00442030">
      <w:pPr>
        <w:pStyle w:val="Code"/>
        <w:rPr>
          <w:highlight w:val="white"/>
        </w:rPr>
      </w:pPr>
      <w:r w:rsidRPr="00442030">
        <w:rPr>
          <w:highlight w:val="white"/>
        </w:rPr>
        <w:t xml:space="preserve">      if (negativePtr != NULL) {</w:t>
      </w:r>
    </w:p>
    <w:p w14:paraId="22F56EB7" w14:textId="77777777" w:rsidR="00442030" w:rsidRPr="00442030" w:rsidRDefault="00442030" w:rsidP="00442030">
      <w:pPr>
        <w:pStyle w:val="Code"/>
        <w:rPr>
          <w:highlight w:val="white"/>
        </w:rPr>
      </w:pPr>
      <w:r w:rsidRPr="00442030">
        <w:rPr>
          <w:highlight w:val="white"/>
        </w:rPr>
        <w:t xml:space="preserve">        *negativePtr = (longDoubleValue &lt; 0);</w:t>
      </w:r>
    </w:p>
    <w:p w14:paraId="3CA51D13" w14:textId="77777777" w:rsidR="00442030" w:rsidRPr="00442030" w:rsidRDefault="00442030" w:rsidP="00442030">
      <w:pPr>
        <w:pStyle w:val="Code"/>
        <w:rPr>
          <w:highlight w:val="white"/>
        </w:rPr>
      </w:pPr>
      <w:r w:rsidRPr="00442030">
        <w:rPr>
          <w:highlight w:val="white"/>
        </w:rPr>
        <w:t xml:space="preserve">      }</w:t>
      </w:r>
    </w:p>
    <w:p w14:paraId="25593D64" w14:textId="77777777" w:rsidR="00442030" w:rsidRPr="00442030" w:rsidRDefault="00442030" w:rsidP="00442030">
      <w:pPr>
        <w:pStyle w:val="Code"/>
        <w:rPr>
          <w:highlight w:val="white"/>
        </w:rPr>
      </w:pPr>
    </w:p>
    <w:p w14:paraId="6B94F6D9" w14:textId="77777777" w:rsidR="00442030" w:rsidRPr="00442030" w:rsidRDefault="00442030" w:rsidP="00442030">
      <w:pPr>
        <w:pStyle w:val="Code"/>
        <w:rPr>
          <w:highlight w:val="white"/>
        </w:rPr>
      </w:pPr>
      <w:r w:rsidRPr="00442030">
        <w:rPr>
          <w:highlight w:val="white"/>
        </w:rPr>
        <w:t xml:space="preserve">      if (!sign) {</w:t>
      </w:r>
    </w:p>
    <w:p w14:paraId="4CCED4A6" w14:textId="77777777" w:rsidR="00442030" w:rsidRPr="00442030" w:rsidRDefault="00442030" w:rsidP="00442030">
      <w:pPr>
        <w:pStyle w:val="Code"/>
        <w:rPr>
          <w:highlight w:val="white"/>
        </w:rPr>
      </w:pPr>
      <w:r w:rsidRPr="00442030">
        <w:rPr>
          <w:highlight w:val="white"/>
        </w:rPr>
        <w:t xml:space="preserve">        longDoubleValue = fabs(longDoubleValue);</w:t>
      </w:r>
    </w:p>
    <w:p w14:paraId="35C0BAD9" w14:textId="77777777" w:rsidR="00442030" w:rsidRPr="00442030" w:rsidRDefault="00442030" w:rsidP="00442030">
      <w:pPr>
        <w:pStyle w:val="Code"/>
        <w:rPr>
          <w:highlight w:val="white"/>
        </w:rPr>
      </w:pPr>
      <w:r w:rsidRPr="00442030">
        <w:rPr>
          <w:highlight w:val="white"/>
        </w:rPr>
        <w:t xml:space="preserve">      }</w:t>
      </w:r>
    </w:p>
    <w:p w14:paraId="3DCCE8CE" w14:textId="77777777" w:rsidR="00442030" w:rsidRPr="00442030" w:rsidRDefault="00442030" w:rsidP="00442030">
      <w:pPr>
        <w:pStyle w:val="Code"/>
        <w:rPr>
          <w:highlight w:val="white"/>
        </w:rPr>
      </w:pPr>
    </w:p>
    <w:p w14:paraId="790BF5B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5ADF1166" w14:textId="77777777" w:rsidR="00442030" w:rsidRPr="00442030" w:rsidRDefault="00442030" w:rsidP="00442030">
      <w:pPr>
        <w:pStyle w:val="Code"/>
        <w:rPr>
          <w:highlight w:val="white"/>
        </w:rPr>
      </w:pPr>
    </w:p>
    <w:p w14:paraId="3AAB69AB" w14:textId="77777777" w:rsidR="00442030" w:rsidRPr="00442030" w:rsidRDefault="00442030" w:rsidP="00442030">
      <w:pPr>
        <w:pStyle w:val="Code"/>
        <w:rPr>
          <w:highlight w:val="white"/>
        </w:rPr>
      </w:pPr>
      <w:r w:rsidRPr="00442030">
        <w:rPr>
          <w:highlight w:val="white"/>
        </w:rPr>
        <w:t xml:space="preserve">      if (c == 'f') {</w:t>
      </w:r>
    </w:p>
    <w:p w14:paraId="5D01A960" w14:textId="77777777" w:rsidR="00442030" w:rsidRPr="00442030" w:rsidRDefault="00442030" w:rsidP="00442030">
      <w:pPr>
        <w:pStyle w:val="Code"/>
        <w:rPr>
          <w:highlight w:val="white"/>
        </w:rPr>
      </w:pPr>
      <w:r w:rsidRPr="00442030">
        <w:rPr>
          <w:highlight w:val="white"/>
        </w:rPr>
        <w:t xml:space="preserve">        printLongDoublePlain(longDoubleValue, plus, space, grid, precision);</w:t>
      </w:r>
    </w:p>
    <w:p w14:paraId="23CBA311" w14:textId="77777777" w:rsidR="00442030" w:rsidRPr="00442030" w:rsidRDefault="00442030" w:rsidP="00442030">
      <w:pPr>
        <w:pStyle w:val="Code"/>
        <w:rPr>
          <w:highlight w:val="white"/>
        </w:rPr>
      </w:pPr>
      <w:r w:rsidRPr="00442030">
        <w:rPr>
          <w:highlight w:val="white"/>
        </w:rPr>
        <w:t xml:space="preserve">      }</w:t>
      </w:r>
    </w:p>
    <w:p w14:paraId="563B78D3" w14:textId="77777777" w:rsidR="00442030" w:rsidRPr="00442030" w:rsidRDefault="00442030" w:rsidP="00442030">
      <w:pPr>
        <w:pStyle w:val="Code"/>
        <w:rPr>
          <w:highlight w:val="white"/>
        </w:rPr>
      </w:pPr>
      <w:r w:rsidRPr="00442030">
        <w:rPr>
          <w:highlight w:val="white"/>
        </w:rPr>
        <w:t xml:space="preserve">      else if (tolower(c) == 'e') {</w:t>
      </w:r>
    </w:p>
    <w:p w14:paraId="42971297" w14:textId="77777777" w:rsidR="00442030" w:rsidRPr="00442030" w:rsidRDefault="00442030" w:rsidP="00442030">
      <w:pPr>
        <w:pStyle w:val="Code"/>
        <w:rPr>
          <w:highlight w:val="white"/>
        </w:rPr>
      </w:pPr>
      <w:r w:rsidRPr="00442030">
        <w:rPr>
          <w:highlight w:val="white"/>
        </w:rPr>
        <w:t xml:space="preserve">        printLongDoubleExpo(longDoubleValue, plus, space,</w:t>
      </w:r>
    </w:p>
    <w:p w14:paraId="38B0FFD3" w14:textId="77777777" w:rsidR="00442030" w:rsidRPr="00442030" w:rsidRDefault="00442030" w:rsidP="00442030">
      <w:pPr>
        <w:pStyle w:val="Code"/>
        <w:rPr>
          <w:highlight w:val="white"/>
        </w:rPr>
      </w:pPr>
      <w:r w:rsidRPr="00442030">
        <w:rPr>
          <w:highlight w:val="white"/>
        </w:rPr>
        <w:t xml:space="preserve">                            grid, precision, isupper(c));</w:t>
      </w:r>
    </w:p>
    <w:p w14:paraId="79531ABD" w14:textId="77777777" w:rsidR="00442030" w:rsidRPr="00442030" w:rsidRDefault="00442030" w:rsidP="00442030">
      <w:pPr>
        <w:pStyle w:val="Code"/>
        <w:rPr>
          <w:highlight w:val="white"/>
        </w:rPr>
      </w:pPr>
      <w:r w:rsidRPr="00442030">
        <w:rPr>
          <w:highlight w:val="white"/>
        </w:rPr>
        <w:t xml:space="preserve">      }</w:t>
      </w:r>
    </w:p>
    <w:p w14:paraId="0435C3BE" w14:textId="77777777" w:rsidR="00442030" w:rsidRPr="00442030" w:rsidRDefault="00442030" w:rsidP="00442030">
      <w:pPr>
        <w:pStyle w:val="Code"/>
        <w:rPr>
          <w:highlight w:val="white"/>
        </w:rPr>
      </w:pPr>
      <w:r w:rsidRPr="00442030">
        <w:rPr>
          <w:highlight w:val="white"/>
        </w:rPr>
        <w:t xml:space="preserve">      else {</w:t>
      </w:r>
    </w:p>
    <w:p w14:paraId="1DA305E6" w14:textId="77777777" w:rsidR="00442030" w:rsidRPr="00442030" w:rsidRDefault="00442030" w:rsidP="00442030">
      <w:pPr>
        <w:pStyle w:val="Code"/>
        <w:rPr>
          <w:highlight w:val="white"/>
        </w:rPr>
      </w:pPr>
      <w:r w:rsidRPr="00442030">
        <w:rPr>
          <w:highlight w:val="white"/>
        </w:rPr>
        <w:t xml:space="preserve">        int expo = (int) log10(fabs(longDoubleValue));</w:t>
      </w:r>
    </w:p>
    <w:p w14:paraId="12261309" w14:textId="77777777" w:rsidR="00442030" w:rsidRPr="00442030" w:rsidRDefault="00442030" w:rsidP="00442030">
      <w:pPr>
        <w:pStyle w:val="Code"/>
        <w:rPr>
          <w:highlight w:val="white"/>
        </w:rPr>
      </w:pPr>
    </w:p>
    <w:p w14:paraId="59B508E0" w14:textId="77777777" w:rsidR="00442030" w:rsidRPr="00442030" w:rsidRDefault="00442030" w:rsidP="00442030">
      <w:pPr>
        <w:pStyle w:val="Code"/>
        <w:rPr>
          <w:highlight w:val="white"/>
        </w:rPr>
      </w:pPr>
      <w:r w:rsidRPr="00442030">
        <w:rPr>
          <w:highlight w:val="white"/>
        </w:rPr>
        <w:t xml:space="preserve">        if ((expo &gt;= -3) &amp;&amp; (expo &lt;= 2)) {</w:t>
      </w:r>
    </w:p>
    <w:p w14:paraId="11225398" w14:textId="77777777" w:rsidR="00442030" w:rsidRPr="00442030" w:rsidRDefault="00442030" w:rsidP="00442030">
      <w:pPr>
        <w:pStyle w:val="Code"/>
        <w:rPr>
          <w:highlight w:val="white"/>
        </w:rPr>
      </w:pPr>
      <w:r w:rsidRPr="00442030">
        <w:rPr>
          <w:highlight w:val="white"/>
        </w:rPr>
        <w:t xml:space="preserve">          printLongDoublePlain(longDoubleValue, plus, space, grid, precision);</w:t>
      </w:r>
    </w:p>
    <w:p w14:paraId="6CED9601" w14:textId="77777777" w:rsidR="00442030" w:rsidRPr="00442030" w:rsidRDefault="00442030" w:rsidP="00442030">
      <w:pPr>
        <w:pStyle w:val="Code"/>
        <w:rPr>
          <w:highlight w:val="white"/>
        </w:rPr>
      </w:pPr>
      <w:r w:rsidRPr="00442030">
        <w:rPr>
          <w:highlight w:val="white"/>
        </w:rPr>
        <w:t xml:space="preserve">        }</w:t>
      </w:r>
    </w:p>
    <w:p w14:paraId="71A08F82" w14:textId="77777777" w:rsidR="00442030" w:rsidRPr="00442030" w:rsidRDefault="00442030" w:rsidP="00442030">
      <w:pPr>
        <w:pStyle w:val="Code"/>
        <w:rPr>
          <w:highlight w:val="white"/>
        </w:rPr>
      </w:pPr>
      <w:r w:rsidRPr="00442030">
        <w:rPr>
          <w:highlight w:val="white"/>
        </w:rPr>
        <w:t xml:space="preserve">        else {</w:t>
      </w:r>
    </w:p>
    <w:p w14:paraId="37AE64D7" w14:textId="77777777" w:rsidR="00442030" w:rsidRPr="00442030" w:rsidRDefault="00442030" w:rsidP="00442030">
      <w:pPr>
        <w:pStyle w:val="Code"/>
        <w:rPr>
          <w:highlight w:val="white"/>
        </w:rPr>
      </w:pPr>
      <w:r w:rsidRPr="00442030">
        <w:rPr>
          <w:highlight w:val="white"/>
        </w:rPr>
        <w:t xml:space="preserve">          printLongDoubleExpo(longDoubleValue, plus, space,</w:t>
      </w:r>
    </w:p>
    <w:p w14:paraId="385F5443" w14:textId="77777777" w:rsidR="00442030" w:rsidRPr="00442030" w:rsidRDefault="00442030" w:rsidP="00442030">
      <w:pPr>
        <w:pStyle w:val="Code"/>
        <w:rPr>
          <w:highlight w:val="white"/>
        </w:rPr>
      </w:pPr>
      <w:r w:rsidRPr="00442030">
        <w:rPr>
          <w:highlight w:val="white"/>
        </w:rPr>
        <w:t xml:space="preserve">                              grid, precision, isupper(c));</w:t>
      </w:r>
    </w:p>
    <w:p w14:paraId="3C30651B" w14:textId="77777777" w:rsidR="00442030" w:rsidRPr="00442030" w:rsidRDefault="00442030" w:rsidP="00442030">
      <w:pPr>
        <w:pStyle w:val="Code"/>
        <w:rPr>
          <w:highlight w:val="white"/>
        </w:rPr>
      </w:pPr>
      <w:r w:rsidRPr="00442030">
        <w:rPr>
          <w:highlight w:val="white"/>
        </w:rPr>
        <w:t xml:space="preserve">        }</w:t>
      </w:r>
    </w:p>
    <w:p w14:paraId="27A3A3B0" w14:textId="77777777" w:rsidR="00442030" w:rsidRPr="00442030" w:rsidRDefault="00442030" w:rsidP="00442030">
      <w:pPr>
        <w:pStyle w:val="Code"/>
        <w:rPr>
          <w:highlight w:val="white"/>
        </w:rPr>
      </w:pPr>
      <w:r w:rsidRPr="00442030">
        <w:rPr>
          <w:highlight w:val="white"/>
        </w:rPr>
        <w:t xml:space="preserve">      }</w:t>
      </w:r>
    </w:p>
    <w:p w14:paraId="4BCB5979" w14:textId="77777777" w:rsidR="00442030" w:rsidRPr="00442030" w:rsidRDefault="00442030" w:rsidP="00442030">
      <w:pPr>
        <w:pStyle w:val="Code"/>
        <w:rPr>
          <w:highlight w:val="white"/>
        </w:rPr>
      </w:pPr>
      <w:r w:rsidRPr="00442030">
        <w:rPr>
          <w:highlight w:val="white"/>
        </w:rPr>
        <w:t xml:space="preserve">      break;</w:t>
      </w:r>
    </w:p>
    <w:p w14:paraId="53345C2F" w14:textId="77777777" w:rsidR="00442030" w:rsidRPr="00442030" w:rsidRDefault="00442030" w:rsidP="00442030">
      <w:pPr>
        <w:pStyle w:val="Code"/>
        <w:rPr>
          <w:highlight w:val="white"/>
        </w:rPr>
      </w:pPr>
    </w:p>
    <w:p w14:paraId="1AC16020" w14:textId="77777777" w:rsidR="00442030" w:rsidRPr="00442030" w:rsidRDefault="00442030" w:rsidP="00442030">
      <w:pPr>
        <w:pStyle w:val="Code"/>
        <w:rPr>
          <w:highlight w:val="white"/>
        </w:rPr>
      </w:pPr>
      <w:r w:rsidRPr="00442030">
        <w:rPr>
          <w:highlight w:val="white"/>
        </w:rPr>
        <w:t xml:space="preserve">    case 'p':</w:t>
      </w:r>
    </w:p>
    <w:p w14:paraId="0791786E" w14:textId="77777777" w:rsidR="00442030" w:rsidRPr="00442030" w:rsidRDefault="00442030" w:rsidP="00442030">
      <w:pPr>
        <w:pStyle w:val="Code"/>
        <w:rPr>
          <w:highlight w:val="white"/>
        </w:rPr>
      </w:pPr>
      <w:r w:rsidRPr="00442030">
        <w:rPr>
          <w:highlight w:val="white"/>
        </w:rPr>
        <w:t xml:space="preserve">      ptrValue = va_arg(arg_list, void*);</w:t>
      </w:r>
    </w:p>
    <w:p w14:paraId="72C5CE67"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3804BB9" w14:textId="65F68ED5" w:rsidR="00442030" w:rsidRPr="00442030" w:rsidRDefault="00442030" w:rsidP="00442030">
      <w:pPr>
        <w:pStyle w:val="Code"/>
        <w:rPr>
          <w:highlight w:val="white"/>
        </w:rPr>
      </w:pPr>
      <w:r w:rsidRPr="00442030">
        <w:rPr>
          <w:highlight w:val="white"/>
        </w:rPr>
        <w:t xml:space="preserve">      printUnsignedLong((</w:t>
      </w:r>
      <w:r w:rsidR="00A1512F">
        <w:rPr>
          <w:highlight w:val="white"/>
        </w:rPr>
        <w:t>void*)</w:t>
      </w:r>
      <w:r w:rsidRPr="00442030">
        <w:rPr>
          <w:highlight w:val="white"/>
        </w:rPr>
        <w:t xml:space="preserve"> ptrValue, FALSE,</w:t>
      </w:r>
      <w:r w:rsidR="00A1512F">
        <w:rPr>
          <w:highlight w:val="white"/>
        </w:rPr>
        <w:t xml:space="preserve"> </w:t>
      </w:r>
      <w:r w:rsidRPr="00442030">
        <w:rPr>
          <w:highlight w:val="white"/>
        </w:rPr>
        <w:t>FALSE, FALSE, 10u, FALSE);</w:t>
      </w:r>
    </w:p>
    <w:p w14:paraId="6BE5A383" w14:textId="77777777" w:rsidR="00442030" w:rsidRPr="00442030" w:rsidRDefault="00442030" w:rsidP="00442030">
      <w:pPr>
        <w:pStyle w:val="Code"/>
        <w:rPr>
          <w:highlight w:val="white"/>
        </w:rPr>
      </w:pPr>
      <w:r w:rsidRPr="00442030">
        <w:rPr>
          <w:highlight w:val="white"/>
        </w:rPr>
        <w:t xml:space="preserve">      break;</w:t>
      </w:r>
    </w:p>
    <w:p w14:paraId="63BED857" w14:textId="77777777" w:rsidR="00442030" w:rsidRPr="00442030" w:rsidRDefault="00442030" w:rsidP="00442030">
      <w:pPr>
        <w:pStyle w:val="Code"/>
        <w:rPr>
          <w:highlight w:val="white"/>
        </w:rPr>
      </w:pPr>
    </w:p>
    <w:p w14:paraId="2B7E7645" w14:textId="77777777" w:rsidR="00442030" w:rsidRPr="00442030" w:rsidRDefault="00442030" w:rsidP="00442030">
      <w:pPr>
        <w:pStyle w:val="Code"/>
        <w:rPr>
          <w:highlight w:val="white"/>
        </w:rPr>
      </w:pPr>
      <w:r w:rsidRPr="00442030">
        <w:rPr>
          <w:highlight w:val="white"/>
        </w:rPr>
        <w:t xml:space="preserve">    case 'n':</w:t>
      </w:r>
    </w:p>
    <w:p w14:paraId="2D8C07CA" w14:textId="77777777" w:rsidR="00442030" w:rsidRPr="00442030" w:rsidRDefault="00442030" w:rsidP="00442030">
      <w:pPr>
        <w:pStyle w:val="Code"/>
        <w:rPr>
          <w:highlight w:val="white"/>
        </w:rPr>
      </w:pPr>
      <w:r w:rsidRPr="00442030">
        <w:rPr>
          <w:highlight w:val="white"/>
        </w:rPr>
        <w:t xml:space="preserve">      ptrValue = va_arg(arg_list, void*);</w:t>
      </w:r>
    </w:p>
    <w:p w14:paraId="7013983D" w14:textId="77777777" w:rsidR="00442030" w:rsidRPr="00442030" w:rsidRDefault="00442030" w:rsidP="00442030">
      <w:pPr>
        <w:pStyle w:val="Code"/>
        <w:rPr>
          <w:highlight w:val="white"/>
        </w:rPr>
      </w:pPr>
      <w:r w:rsidRPr="00442030">
        <w:rPr>
          <w:highlight w:val="white"/>
        </w:rPr>
        <w:t xml:space="preserve">      intPtr = va_arg(arg_list, int*);</w:t>
      </w:r>
    </w:p>
    <w:p w14:paraId="3AC43D6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15750305" w14:textId="77777777" w:rsidR="00442030" w:rsidRPr="00442030" w:rsidRDefault="00442030" w:rsidP="00442030">
      <w:pPr>
        <w:pStyle w:val="Code"/>
        <w:rPr>
          <w:highlight w:val="white"/>
        </w:rPr>
      </w:pPr>
      <w:r w:rsidRPr="00442030">
        <w:rPr>
          <w:highlight w:val="white"/>
        </w:rPr>
        <w:t xml:space="preserve">      *intPtr = g_outChars;</w:t>
      </w:r>
    </w:p>
    <w:p w14:paraId="4501A5CA" w14:textId="77777777" w:rsidR="00442030" w:rsidRPr="00442030" w:rsidRDefault="00442030" w:rsidP="00442030">
      <w:pPr>
        <w:pStyle w:val="Code"/>
        <w:rPr>
          <w:highlight w:val="white"/>
        </w:rPr>
      </w:pPr>
      <w:r w:rsidRPr="00442030">
        <w:rPr>
          <w:highlight w:val="white"/>
        </w:rPr>
        <w:t xml:space="preserve">      break;</w:t>
      </w:r>
    </w:p>
    <w:p w14:paraId="6B422174" w14:textId="77777777" w:rsidR="00442030" w:rsidRPr="00442030" w:rsidRDefault="00442030" w:rsidP="00442030">
      <w:pPr>
        <w:pStyle w:val="Code"/>
        <w:rPr>
          <w:highlight w:val="white"/>
        </w:rPr>
      </w:pPr>
    </w:p>
    <w:p w14:paraId="630A4EA2" w14:textId="77777777" w:rsidR="00442030" w:rsidRPr="00442030" w:rsidRDefault="00442030" w:rsidP="00442030">
      <w:pPr>
        <w:pStyle w:val="Code"/>
        <w:rPr>
          <w:highlight w:val="white"/>
        </w:rPr>
      </w:pPr>
      <w:r w:rsidRPr="00442030">
        <w:rPr>
          <w:highlight w:val="white"/>
        </w:rPr>
        <w:t xml:space="preserve">    case '%':</w:t>
      </w:r>
    </w:p>
    <w:p w14:paraId="1D77817C"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CAF235A" w14:textId="77777777" w:rsidR="00442030" w:rsidRPr="00442030" w:rsidRDefault="00442030" w:rsidP="00442030">
      <w:pPr>
        <w:pStyle w:val="Code"/>
        <w:rPr>
          <w:highlight w:val="white"/>
        </w:rPr>
      </w:pPr>
      <w:r w:rsidRPr="00442030">
        <w:rPr>
          <w:highlight w:val="white"/>
        </w:rPr>
        <w:lastRenderedPageBreak/>
        <w:t xml:space="preserve">      printChar('%');</w:t>
      </w:r>
    </w:p>
    <w:p w14:paraId="35EBFB1A" w14:textId="77777777" w:rsidR="00442030" w:rsidRPr="00442030" w:rsidRDefault="00442030" w:rsidP="00442030">
      <w:pPr>
        <w:pStyle w:val="Code"/>
        <w:rPr>
          <w:highlight w:val="white"/>
        </w:rPr>
      </w:pPr>
      <w:r w:rsidRPr="00442030">
        <w:rPr>
          <w:highlight w:val="white"/>
        </w:rPr>
        <w:t xml:space="preserve">      break;</w:t>
      </w:r>
    </w:p>
    <w:p w14:paraId="390CF242" w14:textId="77777777" w:rsidR="00442030" w:rsidRPr="00442030" w:rsidRDefault="00442030" w:rsidP="00442030">
      <w:pPr>
        <w:pStyle w:val="Code"/>
        <w:rPr>
          <w:highlight w:val="white"/>
        </w:rPr>
      </w:pPr>
      <w:r w:rsidRPr="00442030">
        <w:rPr>
          <w:highlight w:val="white"/>
        </w:rPr>
        <w:t xml:space="preserve">  }</w:t>
      </w:r>
    </w:p>
    <w:p w14:paraId="40B69156" w14:textId="77777777" w:rsidR="00442030" w:rsidRPr="00442030" w:rsidRDefault="00442030" w:rsidP="00442030">
      <w:pPr>
        <w:pStyle w:val="Code"/>
        <w:rPr>
          <w:highlight w:val="white"/>
        </w:rPr>
      </w:pPr>
    </w:p>
    <w:p w14:paraId="36F27565" w14:textId="77777777" w:rsidR="00442030" w:rsidRPr="00442030" w:rsidRDefault="00442030" w:rsidP="00442030">
      <w:pPr>
        <w:pStyle w:val="Code"/>
        <w:rPr>
          <w:highlight w:val="white"/>
        </w:rPr>
      </w:pPr>
      <w:r w:rsidRPr="00442030">
        <w:rPr>
          <w:highlight w:val="white"/>
        </w:rPr>
        <w:t xml:space="preserve">  return arg_list;</w:t>
      </w:r>
    </w:p>
    <w:p w14:paraId="0E8E85C7" w14:textId="77777777" w:rsidR="00442030" w:rsidRPr="00442030" w:rsidRDefault="00442030" w:rsidP="00442030">
      <w:pPr>
        <w:pStyle w:val="Code"/>
        <w:rPr>
          <w:highlight w:val="white"/>
        </w:rPr>
      </w:pPr>
      <w:r w:rsidRPr="00442030">
        <w:rPr>
          <w:highlight w:val="white"/>
        </w:rPr>
        <w:t>}</w:t>
      </w:r>
    </w:p>
    <w:p w14:paraId="0CAECDDB" w14:textId="77777777" w:rsidR="00442030" w:rsidRPr="00442030" w:rsidRDefault="00442030" w:rsidP="00442030">
      <w:pPr>
        <w:pStyle w:val="Code"/>
        <w:rPr>
          <w:highlight w:val="white"/>
        </w:rPr>
      </w:pPr>
    </w:p>
    <w:p w14:paraId="291C04A1" w14:textId="77777777" w:rsidR="00442030" w:rsidRPr="00442030" w:rsidRDefault="00442030" w:rsidP="00442030">
      <w:pPr>
        <w:pStyle w:val="Code"/>
        <w:rPr>
          <w:highlight w:val="white"/>
        </w:rPr>
      </w:pPr>
      <w:r w:rsidRPr="00442030">
        <w:rPr>
          <w:highlight w:val="white"/>
        </w:rPr>
        <w:t>int printFormat(char* format, va_list arg_list) {</w:t>
      </w:r>
    </w:p>
    <w:p w14:paraId="32EA6590" w14:textId="77777777" w:rsidR="00442030" w:rsidRPr="00442030" w:rsidRDefault="00442030" w:rsidP="00442030">
      <w:pPr>
        <w:pStyle w:val="Code"/>
        <w:rPr>
          <w:highlight w:val="white"/>
        </w:rPr>
      </w:pPr>
      <w:r w:rsidRPr="00442030">
        <w:rPr>
          <w:highlight w:val="white"/>
        </w:rPr>
        <w:t xml:space="preserve">  int index, width = 0, precision = 0;</w:t>
      </w:r>
    </w:p>
    <w:p w14:paraId="65470D51" w14:textId="77777777" w:rsidR="00442030" w:rsidRPr="00442030" w:rsidRDefault="00442030" w:rsidP="00442030">
      <w:pPr>
        <w:pStyle w:val="Code"/>
        <w:rPr>
          <w:highlight w:val="white"/>
        </w:rPr>
      </w:pPr>
      <w:r w:rsidRPr="00442030">
        <w:rPr>
          <w:highlight w:val="white"/>
        </w:rPr>
        <w:t xml:space="preserve">  BOOL percent = FALSE, plus = FALSE, minus = FALSE, space = FALSE,</w:t>
      </w:r>
    </w:p>
    <w:p w14:paraId="71D6CB9E" w14:textId="77777777" w:rsidR="00442030" w:rsidRPr="00442030" w:rsidRDefault="00442030" w:rsidP="00442030">
      <w:pPr>
        <w:pStyle w:val="Code"/>
        <w:rPr>
          <w:highlight w:val="white"/>
        </w:rPr>
      </w:pPr>
      <w:r w:rsidRPr="00442030">
        <w:rPr>
          <w:highlight w:val="white"/>
        </w:rPr>
        <w:t xml:space="preserve">       zero = FALSE, grid = FALSE, widthStar = FALSE,</w:t>
      </w:r>
    </w:p>
    <w:p w14:paraId="584E5B84" w14:textId="77777777" w:rsidR="00442030" w:rsidRPr="00442030" w:rsidRDefault="00442030" w:rsidP="00442030">
      <w:pPr>
        <w:pStyle w:val="Code"/>
        <w:rPr>
          <w:highlight w:val="white"/>
        </w:rPr>
      </w:pPr>
      <w:r w:rsidRPr="00442030">
        <w:rPr>
          <w:highlight w:val="white"/>
        </w:rPr>
        <w:t xml:space="preserve">       period = FALSE, precisionStar = FALSE,</w:t>
      </w:r>
    </w:p>
    <w:p w14:paraId="5119BF2D" w14:textId="77777777" w:rsidR="00442030" w:rsidRPr="00442030" w:rsidRDefault="00442030" w:rsidP="00442030">
      <w:pPr>
        <w:pStyle w:val="Code"/>
        <w:rPr>
          <w:highlight w:val="white"/>
        </w:rPr>
      </w:pPr>
      <w:r w:rsidRPr="00442030">
        <w:rPr>
          <w:highlight w:val="white"/>
        </w:rPr>
        <w:t xml:space="preserve">       shortInt = FALSE, longInt = FALSE, longDouble = FALSE;</w:t>
      </w:r>
    </w:p>
    <w:p w14:paraId="63C81496" w14:textId="77777777" w:rsidR="00442030" w:rsidRPr="00442030" w:rsidRDefault="00442030" w:rsidP="00442030">
      <w:pPr>
        <w:pStyle w:val="Code"/>
        <w:rPr>
          <w:highlight w:val="white"/>
        </w:rPr>
      </w:pPr>
      <w:r w:rsidRPr="00442030">
        <w:rPr>
          <w:highlight w:val="white"/>
        </w:rPr>
        <w:t xml:space="preserve">  g_outChars = 0;</w:t>
      </w:r>
    </w:p>
    <w:p w14:paraId="0DCAA645" w14:textId="77777777" w:rsidR="00442030" w:rsidRPr="00442030" w:rsidRDefault="00442030" w:rsidP="00442030">
      <w:pPr>
        <w:pStyle w:val="Code"/>
        <w:rPr>
          <w:highlight w:val="white"/>
        </w:rPr>
      </w:pPr>
    </w:p>
    <w:p w14:paraId="32596E7F" w14:textId="77777777" w:rsidR="00442030" w:rsidRPr="00442030" w:rsidRDefault="00442030" w:rsidP="00442030">
      <w:pPr>
        <w:pStyle w:val="Code"/>
        <w:rPr>
          <w:highlight w:val="white"/>
        </w:rPr>
      </w:pPr>
      <w:r w:rsidRPr="00442030">
        <w:rPr>
          <w:highlight w:val="white"/>
        </w:rPr>
        <w:t xml:space="preserve">  for (index = 0; format[index] != '\0'; ++index) {</w:t>
      </w:r>
    </w:p>
    <w:p w14:paraId="2BF0D847" w14:textId="77777777" w:rsidR="00442030" w:rsidRPr="00442030" w:rsidRDefault="00442030" w:rsidP="00442030">
      <w:pPr>
        <w:pStyle w:val="Code"/>
        <w:rPr>
          <w:highlight w:val="white"/>
        </w:rPr>
      </w:pPr>
      <w:r w:rsidRPr="00442030">
        <w:rPr>
          <w:highlight w:val="white"/>
        </w:rPr>
        <w:t xml:space="preserve">    char c = format[index];</w:t>
      </w:r>
    </w:p>
    <w:p w14:paraId="51A5E2F9" w14:textId="77777777" w:rsidR="00442030" w:rsidRPr="00442030" w:rsidRDefault="00442030" w:rsidP="00442030">
      <w:pPr>
        <w:pStyle w:val="Code"/>
        <w:rPr>
          <w:highlight w:val="white"/>
        </w:rPr>
      </w:pPr>
    </w:p>
    <w:p w14:paraId="640159B9" w14:textId="77777777" w:rsidR="00442030" w:rsidRPr="00442030" w:rsidRDefault="00442030" w:rsidP="00442030">
      <w:pPr>
        <w:pStyle w:val="Code"/>
        <w:rPr>
          <w:highlight w:val="white"/>
        </w:rPr>
      </w:pPr>
      <w:r w:rsidRPr="00442030">
        <w:rPr>
          <w:highlight w:val="white"/>
        </w:rPr>
        <w:t xml:space="preserve">    if (percent) {</w:t>
      </w:r>
    </w:p>
    <w:p w14:paraId="22DC044C" w14:textId="77777777" w:rsidR="00442030" w:rsidRPr="00442030" w:rsidRDefault="00442030" w:rsidP="00442030">
      <w:pPr>
        <w:pStyle w:val="Code"/>
        <w:rPr>
          <w:highlight w:val="white"/>
        </w:rPr>
      </w:pPr>
      <w:r w:rsidRPr="00442030">
        <w:rPr>
          <w:highlight w:val="white"/>
        </w:rPr>
        <w:t xml:space="preserve">      switch (c) {</w:t>
      </w:r>
    </w:p>
    <w:p w14:paraId="6D9D9546" w14:textId="77777777" w:rsidR="00442030" w:rsidRPr="00442030" w:rsidRDefault="00442030" w:rsidP="00442030">
      <w:pPr>
        <w:pStyle w:val="Code"/>
        <w:rPr>
          <w:highlight w:val="white"/>
        </w:rPr>
      </w:pPr>
      <w:r w:rsidRPr="00442030">
        <w:rPr>
          <w:highlight w:val="white"/>
        </w:rPr>
        <w:t xml:space="preserve">        case '+':</w:t>
      </w:r>
    </w:p>
    <w:p w14:paraId="51748B13" w14:textId="77777777" w:rsidR="00442030" w:rsidRPr="00442030" w:rsidRDefault="00442030" w:rsidP="00442030">
      <w:pPr>
        <w:pStyle w:val="Code"/>
        <w:rPr>
          <w:highlight w:val="white"/>
        </w:rPr>
      </w:pPr>
      <w:r w:rsidRPr="00442030">
        <w:rPr>
          <w:highlight w:val="white"/>
        </w:rPr>
        <w:t xml:space="preserve">          plus = TRUE;</w:t>
      </w:r>
    </w:p>
    <w:p w14:paraId="7F08406C" w14:textId="77777777" w:rsidR="00442030" w:rsidRPr="00442030" w:rsidRDefault="00442030" w:rsidP="00442030">
      <w:pPr>
        <w:pStyle w:val="Code"/>
        <w:rPr>
          <w:highlight w:val="white"/>
        </w:rPr>
      </w:pPr>
      <w:r w:rsidRPr="00442030">
        <w:rPr>
          <w:highlight w:val="white"/>
        </w:rPr>
        <w:t xml:space="preserve">          break;</w:t>
      </w:r>
    </w:p>
    <w:p w14:paraId="7A9C7E58" w14:textId="77777777" w:rsidR="00442030" w:rsidRPr="00442030" w:rsidRDefault="00442030" w:rsidP="00442030">
      <w:pPr>
        <w:pStyle w:val="Code"/>
        <w:rPr>
          <w:highlight w:val="white"/>
        </w:rPr>
      </w:pPr>
    </w:p>
    <w:p w14:paraId="60A7F3C6" w14:textId="77777777" w:rsidR="00442030" w:rsidRPr="00442030" w:rsidRDefault="00442030" w:rsidP="00442030">
      <w:pPr>
        <w:pStyle w:val="Code"/>
        <w:rPr>
          <w:highlight w:val="white"/>
        </w:rPr>
      </w:pPr>
      <w:r w:rsidRPr="00442030">
        <w:rPr>
          <w:highlight w:val="white"/>
        </w:rPr>
        <w:t xml:space="preserve">        case '-':</w:t>
      </w:r>
    </w:p>
    <w:p w14:paraId="263FCBDF" w14:textId="77777777" w:rsidR="00442030" w:rsidRPr="00442030" w:rsidRDefault="00442030" w:rsidP="00442030">
      <w:pPr>
        <w:pStyle w:val="Code"/>
        <w:rPr>
          <w:highlight w:val="white"/>
        </w:rPr>
      </w:pPr>
      <w:r w:rsidRPr="00442030">
        <w:rPr>
          <w:highlight w:val="white"/>
        </w:rPr>
        <w:t xml:space="preserve">          minus = TRUE;</w:t>
      </w:r>
    </w:p>
    <w:p w14:paraId="787CF4C9" w14:textId="77777777" w:rsidR="00442030" w:rsidRPr="00442030" w:rsidRDefault="00442030" w:rsidP="00442030">
      <w:pPr>
        <w:pStyle w:val="Code"/>
        <w:rPr>
          <w:highlight w:val="white"/>
        </w:rPr>
      </w:pPr>
      <w:r w:rsidRPr="00442030">
        <w:rPr>
          <w:highlight w:val="white"/>
        </w:rPr>
        <w:t xml:space="preserve">          break;</w:t>
      </w:r>
    </w:p>
    <w:p w14:paraId="6CC7CDDC" w14:textId="77777777" w:rsidR="00442030" w:rsidRPr="00442030" w:rsidRDefault="00442030" w:rsidP="00442030">
      <w:pPr>
        <w:pStyle w:val="Code"/>
        <w:rPr>
          <w:highlight w:val="white"/>
        </w:rPr>
      </w:pPr>
    </w:p>
    <w:p w14:paraId="48316117" w14:textId="77777777" w:rsidR="00442030" w:rsidRPr="00442030" w:rsidRDefault="00442030" w:rsidP="00442030">
      <w:pPr>
        <w:pStyle w:val="Code"/>
        <w:rPr>
          <w:highlight w:val="white"/>
        </w:rPr>
      </w:pPr>
      <w:r w:rsidRPr="00442030">
        <w:rPr>
          <w:highlight w:val="white"/>
        </w:rPr>
        <w:t xml:space="preserve">        case ' ':</w:t>
      </w:r>
    </w:p>
    <w:p w14:paraId="2966860D" w14:textId="77777777" w:rsidR="00442030" w:rsidRPr="00442030" w:rsidRDefault="00442030" w:rsidP="00442030">
      <w:pPr>
        <w:pStyle w:val="Code"/>
        <w:rPr>
          <w:highlight w:val="white"/>
        </w:rPr>
      </w:pPr>
      <w:r w:rsidRPr="00442030">
        <w:rPr>
          <w:highlight w:val="white"/>
        </w:rPr>
        <w:t xml:space="preserve">          space = TRUE;</w:t>
      </w:r>
    </w:p>
    <w:p w14:paraId="5D315A44" w14:textId="77777777" w:rsidR="00442030" w:rsidRPr="00442030" w:rsidRDefault="00442030" w:rsidP="00442030">
      <w:pPr>
        <w:pStyle w:val="Code"/>
        <w:rPr>
          <w:highlight w:val="white"/>
        </w:rPr>
      </w:pPr>
      <w:r w:rsidRPr="00442030">
        <w:rPr>
          <w:highlight w:val="white"/>
        </w:rPr>
        <w:t xml:space="preserve">          break;</w:t>
      </w:r>
    </w:p>
    <w:p w14:paraId="4960CFB9" w14:textId="77777777" w:rsidR="00442030" w:rsidRPr="00442030" w:rsidRDefault="00442030" w:rsidP="00442030">
      <w:pPr>
        <w:pStyle w:val="Code"/>
        <w:rPr>
          <w:highlight w:val="white"/>
        </w:rPr>
      </w:pPr>
    </w:p>
    <w:p w14:paraId="220DD110" w14:textId="77777777" w:rsidR="00442030" w:rsidRPr="00442030" w:rsidRDefault="00442030" w:rsidP="00442030">
      <w:pPr>
        <w:pStyle w:val="Code"/>
        <w:rPr>
          <w:highlight w:val="white"/>
        </w:rPr>
      </w:pPr>
      <w:r w:rsidRPr="00442030">
        <w:rPr>
          <w:highlight w:val="white"/>
        </w:rPr>
        <w:t xml:space="preserve">        case '0':</w:t>
      </w:r>
    </w:p>
    <w:p w14:paraId="071A1906" w14:textId="77777777" w:rsidR="00442030" w:rsidRPr="00442030" w:rsidRDefault="00442030" w:rsidP="00442030">
      <w:pPr>
        <w:pStyle w:val="Code"/>
        <w:rPr>
          <w:highlight w:val="white"/>
        </w:rPr>
      </w:pPr>
      <w:r w:rsidRPr="00442030">
        <w:rPr>
          <w:highlight w:val="white"/>
        </w:rPr>
        <w:t xml:space="preserve">          zero = TRUE;</w:t>
      </w:r>
    </w:p>
    <w:p w14:paraId="0F3EB63A" w14:textId="77777777" w:rsidR="00442030" w:rsidRPr="00442030" w:rsidRDefault="00442030" w:rsidP="00442030">
      <w:pPr>
        <w:pStyle w:val="Code"/>
        <w:rPr>
          <w:highlight w:val="white"/>
        </w:rPr>
      </w:pPr>
      <w:r w:rsidRPr="00442030">
        <w:rPr>
          <w:highlight w:val="white"/>
        </w:rPr>
        <w:t xml:space="preserve">          break;</w:t>
      </w:r>
    </w:p>
    <w:p w14:paraId="73E187A3" w14:textId="77777777" w:rsidR="00442030" w:rsidRPr="00442030" w:rsidRDefault="00442030" w:rsidP="00442030">
      <w:pPr>
        <w:pStyle w:val="Code"/>
        <w:rPr>
          <w:highlight w:val="white"/>
        </w:rPr>
      </w:pPr>
    </w:p>
    <w:p w14:paraId="2E1D7DBD" w14:textId="77777777" w:rsidR="00442030" w:rsidRPr="00442030" w:rsidRDefault="00442030" w:rsidP="00442030">
      <w:pPr>
        <w:pStyle w:val="Code"/>
        <w:rPr>
          <w:highlight w:val="white"/>
        </w:rPr>
      </w:pPr>
      <w:r w:rsidRPr="00442030">
        <w:rPr>
          <w:highlight w:val="white"/>
        </w:rPr>
        <w:t xml:space="preserve">        case '#':</w:t>
      </w:r>
    </w:p>
    <w:p w14:paraId="3C6D8983" w14:textId="77777777" w:rsidR="00442030" w:rsidRPr="00442030" w:rsidRDefault="00442030" w:rsidP="00442030">
      <w:pPr>
        <w:pStyle w:val="Code"/>
        <w:rPr>
          <w:highlight w:val="white"/>
        </w:rPr>
      </w:pPr>
      <w:r w:rsidRPr="00442030">
        <w:rPr>
          <w:highlight w:val="white"/>
        </w:rPr>
        <w:t xml:space="preserve">          grid = TRUE;</w:t>
      </w:r>
    </w:p>
    <w:p w14:paraId="514135DD" w14:textId="77777777" w:rsidR="00442030" w:rsidRPr="00442030" w:rsidRDefault="00442030" w:rsidP="00442030">
      <w:pPr>
        <w:pStyle w:val="Code"/>
        <w:rPr>
          <w:highlight w:val="white"/>
        </w:rPr>
      </w:pPr>
      <w:r w:rsidRPr="00442030">
        <w:rPr>
          <w:highlight w:val="white"/>
        </w:rPr>
        <w:t xml:space="preserve">          break;</w:t>
      </w:r>
    </w:p>
    <w:p w14:paraId="4DBC3FDE" w14:textId="77777777" w:rsidR="00442030" w:rsidRPr="00442030" w:rsidRDefault="00442030" w:rsidP="00442030">
      <w:pPr>
        <w:pStyle w:val="Code"/>
        <w:rPr>
          <w:highlight w:val="white"/>
        </w:rPr>
      </w:pPr>
    </w:p>
    <w:p w14:paraId="49EB06A8" w14:textId="77777777" w:rsidR="00442030" w:rsidRPr="00442030" w:rsidRDefault="00442030" w:rsidP="00442030">
      <w:pPr>
        <w:pStyle w:val="Code"/>
        <w:rPr>
          <w:highlight w:val="white"/>
        </w:rPr>
      </w:pPr>
      <w:r w:rsidRPr="00442030">
        <w:rPr>
          <w:highlight w:val="white"/>
        </w:rPr>
        <w:t xml:space="preserve">        case '.':</w:t>
      </w:r>
    </w:p>
    <w:p w14:paraId="586B4128" w14:textId="77777777" w:rsidR="00442030" w:rsidRPr="00442030" w:rsidRDefault="00442030" w:rsidP="00442030">
      <w:pPr>
        <w:pStyle w:val="Code"/>
        <w:rPr>
          <w:highlight w:val="white"/>
        </w:rPr>
      </w:pPr>
      <w:r w:rsidRPr="00442030">
        <w:rPr>
          <w:highlight w:val="white"/>
        </w:rPr>
        <w:t xml:space="preserve">          period = TRUE;</w:t>
      </w:r>
    </w:p>
    <w:p w14:paraId="25AF8B7A" w14:textId="77777777" w:rsidR="00442030" w:rsidRPr="00442030" w:rsidRDefault="00442030" w:rsidP="00442030">
      <w:pPr>
        <w:pStyle w:val="Code"/>
        <w:rPr>
          <w:highlight w:val="white"/>
        </w:rPr>
      </w:pPr>
      <w:r w:rsidRPr="00442030">
        <w:rPr>
          <w:highlight w:val="white"/>
        </w:rPr>
        <w:t xml:space="preserve">          break;</w:t>
      </w:r>
    </w:p>
    <w:p w14:paraId="5A868908" w14:textId="77777777" w:rsidR="00442030" w:rsidRPr="00442030" w:rsidRDefault="00442030" w:rsidP="00442030">
      <w:pPr>
        <w:pStyle w:val="Code"/>
        <w:rPr>
          <w:highlight w:val="white"/>
        </w:rPr>
      </w:pPr>
    </w:p>
    <w:p w14:paraId="7643DD35" w14:textId="77777777" w:rsidR="00442030" w:rsidRPr="00442030" w:rsidRDefault="00442030" w:rsidP="00442030">
      <w:pPr>
        <w:pStyle w:val="Code"/>
        <w:rPr>
          <w:highlight w:val="white"/>
        </w:rPr>
      </w:pPr>
      <w:r w:rsidRPr="00442030">
        <w:rPr>
          <w:highlight w:val="white"/>
        </w:rPr>
        <w:t xml:space="preserve">        case '*':</w:t>
      </w:r>
    </w:p>
    <w:p w14:paraId="248A2A46" w14:textId="77777777" w:rsidR="00442030" w:rsidRPr="00442030" w:rsidRDefault="00442030" w:rsidP="00442030">
      <w:pPr>
        <w:pStyle w:val="Code"/>
        <w:rPr>
          <w:highlight w:val="white"/>
        </w:rPr>
      </w:pPr>
      <w:r w:rsidRPr="00442030">
        <w:rPr>
          <w:highlight w:val="white"/>
        </w:rPr>
        <w:t xml:space="preserve">          if (!period) {</w:t>
      </w:r>
    </w:p>
    <w:p w14:paraId="6384882F" w14:textId="77777777" w:rsidR="00442030" w:rsidRPr="00442030" w:rsidRDefault="00442030" w:rsidP="00442030">
      <w:pPr>
        <w:pStyle w:val="Code"/>
        <w:rPr>
          <w:highlight w:val="white"/>
        </w:rPr>
      </w:pPr>
      <w:r w:rsidRPr="00442030">
        <w:rPr>
          <w:highlight w:val="white"/>
        </w:rPr>
        <w:t xml:space="preserve">            width = -1;</w:t>
      </w:r>
    </w:p>
    <w:p w14:paraId="6E695B39" w14:textId="77777777" w:rsidR="00442030" w:rsidRPr="00442030" w:rsidRDefault="00442030" w:rsidP="00442030">
      <w:pPr>
        <w:pStyle w:val="Code"/>
        <w:rPr>
          <w:highlight w:val="white"/>
        </w:rPr>
      </w:pPr>
      <w:r w:rsidRPr="00442030">
        <w:rPr>
          <w:highlight w:val="white"/>
        </w:rPr>
        <w:t xml:space="preserve">          }</w:t>
      </w:r>
    </w:p>
    <w:p w14:paraId="5ADD85FA" w14:textId="77777777" w:rsidR="00442030" w:rsidRPr="00442030" w:rsidRDefault="00442030" w:rsidP="00442030">
      <w:pPr>
        <w:pStyle w:val="Code"/>
        <w:rPr>
          <w:highlight w:val="white"/>
        </w:rPr>
      </w:pPr>
      <w:r w:rsidRPr="00442030">
        <w:rPr>
          <w:highlight w:val="white"/>
        </w:rPr>
        <w:t xml:space="preserve">          else {</w:t>
      </w:r>
    </w:p>
    <w:p w14:paraId="7F69B3CA" w14:textId="77777777" w:rsidR="00442030" w:rsidRPr="00442030" w:rsidRDefault="00442030" w:rsidP="00442030">
      <w:pPr>
        <w:pStyle w:val="Code"/>
        <w:rPr>
          <w:highlight w:val="white"/>
        </w:rPr>
      </w:pPr>
      <w:r w:rsidRPr="00442030">
        <w:rPr>
          <w:highlight w:val="white"/>
        </w:rPr>
        <w:t xml:space="preserve">            precision = -1;</w:t>
      </w:r>
    </w:p>
    <w:p w14:paraId="152342C6" w14:textId="77777777" w:rsidR="00442030" w:rsidRPr="00442030" w:rsidRDefault="00442030" w:rsidP="00442030">
      <w:pPr>
        <w:pStyle w:val="Code"/>
        <w:rPr>
          <w:highlight w:val="white"/>
        </w:rPr>
      </w:pPr>
      <w:r w:rsidRPr="00442030">
        <w:rPr>
          <w:highlight w:val="white"/>
        </w:rPr>
        <w:t xml:space="preserve">          }</w:t>
      </w:r>
    </w:p>
    <w:p w14:paraId="04C5591C" w14:textId="77777777" w:rsidR="00442030" w:rsidRPr="00442030" w:rsidRDefault="00442030" w:rsidP="00442030">
      <w:pPr>
        <w:pStyle w:val="Code"/>
        <w:rPr>
          <w:highlight w:val="white"/>
        </w:rPr>
      </w:pPr>
      <w:r w:rsidRPr="00442030">
        <w:rPr>
          <w:highlight w:val="white"/>
        </w:rPr>
        <w:t xml:space="preserve">          break;</w:t>
      </w:r>
    </w:p>
    <w:p w14:paraId="21F83CF9" w14:textId="77777777" w:rsidR="00442030" w:rsidRPr="00442030" w:rsidRDefault="00442030" w:rsidP="00442030">
      <w:pPr>
        <w:pStyle w:val="Code"/>
        <w:rPr>
          <w:highlight w:val="white"/>
        </w:rPr>
      </w:pPr>
    </w:p>
    <w:p w14:paraId="4B47DFF8" w14:textId="77777777" w:rsidR="00442030" w:rsidRPr="00442030" w:rsidRDefault="00442030" w:rsidP="00442030">
      <w:pPr>
        <w:pStyle w:val="Code"/>
        <w:rPr>
          <w:highlight w:val="white"/>
        </w:rPr>
      </w:pPr>
      <w:r w:rsidRPr="00442030">
        <w:rPr>
          <w:highlight w:val="white"/>
        </w:rPr>
        <w:t xml:space="preserve">        case 'h':</w:t>
      </w:r>
    </w:p>
    <w:p w14:paraId="1F67F9D3" w14:textId="77777777" w:rsidR="00442030" w:rsidRPr="00442030" w:rsidRDefault="00442030" w:rsidP="00442030">
      <w:pPr>
        <w:pStyle w:val="Code"/>
        <w:rPr>
          <w:highlight w:val="white"/>
        </w:rPr>
      </w:pPr>
      <w:r w:rsidRPr="00442030">
        <w:rPr>
          <w:highlight w:val="white"/>
        </w:rPr>
        <w:t xml:space="preserve">          shortInt = TRUE;</w:t>
      </w:r>
    </w:p>
    <w:p w14:paraId="72E7C720" w14:textId="77777777" w:rsidR="00442030" w:rsidRPr="00442030" w:rsidRDefault="00442030" w:rsidP="00442030">
      <w:pPr>
        <w:pStyle w:val="Code"/>
        <w:rPr>
          <w:highlight w:val="white"/>
        </w:rPr>
      </w:pPr>
      <w:r w:rsidRPr="00442030">
        <w:rPr>
          <w:highlight w:val="white"/>
        </w:rPr>
        <w:t xml:space="preserve">          break;</w:t>
      </w:r>
    </w:p>
    <w:p w14:paraId="40CF0EA9" w14:textId="77777777" w:rsidR="00442030" w:rsidRPr="00442030" w:rsidRDefault="00442030" w:rsidP="00442030">
      <w:pPr>
        <w:pStyle w:val="Code"/>
        <w:rPr>
          <w:highlight w:val="white"/>
        </w:rPr>
      </w:pPr>
    </w:p>
    <w:p w14:paraId="627242EF" w14:textId="77777777" w:rsidR="00442030" w:rsidRPr="00442030" w:rsidRDefault="00442030" w:rsidP="00442030">
      <w:pPr>
        <w:pStyle w:val="Code"/>
        <w:rPr>
          <w:highlight w:val="white"/>
        </w:rPr>
      </w:pPr>
      <w:r w:rsidRPr="00442030">
        <w:rPr>
          <w:highlight w:val="white"/>
        </w:rPr>
        <w:lastRenderedPageBreak/>
        <w:t xml:space="preserve">        case 'l':</w:t>
      </w:r>
    </w:p>
    <w:p w14:paraId="547EA6FC" w14:textId="77777777" w:rsidR="00442030" w:rsidRPr="00442030" w:rsidRDefault="00442030" w:rsidP="00442030">
      <w:pPr>
        <w:pStyle w:val="Code"/>
        <w:rPr>
          <w:highlight w:val="white"/>
        </w:rPr>
      </w:pPr>
      <w:r w:rsidRPr="00442030">
        <w:rPr>
          <w:highlight w:val="white"/>
        </w:rPr>
        <w:t xml:space="preserve">          longInt = TRUE;</w:t>
      </w:r>
    </w:p>
    <w:p w14:paraId="19D8FB6C" w14:textId="77777777" w:rsidR="00442030" w:rsidRPr="00442030" w:rsidRDefault="00442030" w:rsidP="00442030">
      <w:pPr>
        <w:pStyle w:val="Code"/>
        <w:rPr>
          <w:highlight w:val="white"/>
        </w:rPr>
      </w:pPr>
      <w:r w:rsidRPr="00442030">
        <w:rPr>
          <w:highlight w:val="white"/>
        </w:rPr>
        <w:t xml:space="preserve">          break;</w:t>
      </w:r>
    </w:p>
    <w:p w14:paraId="34322AF6" w14:textId="77777777" w:rsidR="00442030" w:rsidRPr="00442030" w:rsidRDefault="00442030" w:rsidP="00442030">
      <w:pPr>
        <w:pStyle w:val="Code"/>
        <w:rPr>
          <w:highlight w:val="white"/>
        </w:rPr>
      </w:pPr>
    </w:p>
    <w:p w14:paraId="03A6F936" w14:textId="77777777" w:rsidR="00442030" w:rsidRPr="00442030" w:rsidRDefault="00442030" w:rsidP="00442030">
      <w:pPr>
        <w:pStyle w:val="Code"/>
        <w:rPr>
          <w:highlight w:val="white"/>
        </w:rPr>
      </w:pPr>
      <w:r w:rsidRPr="00442030">
        <w:rPr>
          <w:highlight w:val="white"/>
        </w:rPr>
        <w:t xml:space="preserve">        case 'L':</w:t>
      </w:r>
    </w:p>
    <w:p w14:paraId="37B337ED" w14:textId="77777777" w:rsidR="00442030" w:rsidRPr="00442030" w:rsidRDefault="00442030" w:rsidP="00442030">
      <w:pPr>
        <w:pStyle w:val="Code"/>
        <w:rPr>
          <w:highlight w:val="white"/>
        </w:rPr>
      </w:pPr>
      <w:r w:rsidRPr="00442030">
        <w:rPr>
          <w:highlight w:val="white"/>
        </w:rPr>
        <w:t xml:space="preserve">          longDouble = TRUE;</w:t>
      </w:r>
    </w:p>
    <w:p w14:paraId="7175587C" w14:textId="77777777" w:rsidR="00442030" w:rsidRPr="00442030" w:rsidRDefault="00442030" w:rsidP="00442030">
      <w:pPr>
        <w:pStyle w:val="Code"/>
        <w:rPr>
          <w:highlight w:val="white"/>
        </w:rPr>
      </w:pPr>
      <w:r w:rsidRPr="00442030">
        <w:rPr>
          <w:highlight w:val="white"/>
        </w:rPr>
        <w:t xml:space="preserve">          break;</w:t>
      </w:r>
    </w:p>
    <w:p w14:paraId="3DD081A3" w14:textId="77777777" w:rsidR="00442030" w:rsidRPr="00442030" w:rsidRDefault="00442030" w:rsidP="00442030">
      <w:pPr>
        <w:pStyle w:val="Code"/>
        <w:rPr>
          <w:highlight w:val="white"/>
        </w:rPr>
      </w:pPr>
    </w:p>
    <w:p w14:paraId="030A15F9" w14:textId="77777777" w:rsidR="00442030" w:rsidRPr="00442030" w:rsidRDefault="00442030" w:rsidP="00442030">
      <w:pPr>
        <w:pStyle w:val="Code"/>
        <w:rPr>
          <w:highlight w:val="white"/>
        </w:rPr>
      </w:pPr>
      <w:r w:rsidRPr="00442030">
        <w:rPr>
          <w:highlight w:val="white"/>
        </w:rPr>
        <w:t xml:space="preserve">        case 'i':</w:t>
      </w:r>
    </w:p>
    <w:p w14:paraId="34F99712" w14:textId="77777777" w:rsidR="00442030" w:rsidRPr="00442030" w:rsidRDefault="00442030" w:rsidP="00442030">
      <w:pPr>
        <w:pStyle w:val="Code"/>
        <w:rPr>
          <w:highlight w:val="white"/>
        </w:rPr>
      </w:pPr>
      <w:r w:rsidRPr="00442030">
        <w:rPr>
          <w:highlight w:val="white"/>
        </w:rPr>
        <w:t xml:space="preserve">        case 'd':</w:t>
      </w:r>
    </w:p>
    <w:p w14:paraId="66256E6C" w14:textId="77777777" w:rsidR="00442030" w:rsidRPr="00442030" w:rsidRDefault="00442030" w:rsidP="00442030">
      <w:pPr>
        <w:pStyle w:val="Code"/>
        <w:rPr>
          <w:highlight w:val="white"/>
        </w:rPr>
      </w:pPr>
      <w:r w:rsidRPr="00442030">
        <w:rPr>
          <w:highlight w:val="white"/>
        </w:rPr>
        <w:t xml:space="preserve">        case 'u':</w:t>
      </w:r>
    </w:p>
    <w:p w14:paraId="450A10C2" w14:textId="77777777" w:rsidR="00442030" w:rsidRPr="00442030" w:rsidRDefault="00442030" w:rsidP="00442030">
      <w:pPr>
        <w:pStyle w:val="Code"/>
        <w:rPr>
          <w:highlight w:val="white"/>
        </w:rPr>
      </w:pPr>
      <w:r w:rsidRPr="00442030">
        <w:rPr>
          <w:highlight w:val="white"/>
        </w:rPr>
        <w:t xml:space="preserve">        case 'b':</w:t>
      </w:r>
    </w:p>
    <w:p w14:paraId="2E31AF0E" w14:textId="77777777" w:rsidR="00442030" w:rsidRPr="00442030" w:rsidRDefault="00442030" w:rsidP="00442030">
      <w:pPr>
        <w:pStyle w:val="Code"/>
        <w:rPr>
          <w:highlight w:val="white"/>
        </w:rPr>
      </w:pPr>
      <w:r w:rsidRPr="00442030">
        <w:rPr>
          <w:highlight w:val="white"/>
        </w:rPr>
        <w:t xml:space="preserve">        case 'o':</w:t>
      </w:r>
    </w:p>
    <w:p w14:paraId="431577FD" w14:textId="77777777" w:rsidR="00442030" w:rsidRPr="00442030" w:rsidRDefault="00442030" w:rsidP="00442030">
      <w:pPr>
        <w:pStyle w:val="Code"/>
        <w:rPr>
          <w:highlight w:val="white"/>
        </w:rPr>
      </w:pPr>
      <w:r w:rsidRPr="00442030">
        <w:rPr>
          <w:highlight w:val="white"/>
        </w:rPr>
        <w:t xml:space="preserve">        case 'x':</w:t>
      </w:r>
    </w:p>
    <w:p w14:paraId="29A8FED3" w14:textId="77777777" w:rsidR="00442030" w:rsidRPr="00442030" w:rsidRDefault="00442030" w:rsidP="00442030">
      <w:pPr>
        <w:pStyle w:val="Code"/>
        <w:rPr>
          <w:highlight w:val="white"/>
        </w:rPr>
      </w:pPr>
      <w:r w:rsidRPr="00442030">
        <w:rPr>
          <w:highlight w:val="white"/>
        </w:rPr>
        <w:t xml:space="preserve">        case 'X':</w:t>
      </w:r>
    </w:p>
    <w:p w14:paraId="5344BD4B" w14:textId="77777777" w:rsidR="00442030" w:rsidRPr="00442030" w:rsidRDefault="00442030" w:rsidP="00442030">
      <w:pPr>
        <w:pStyle w:val="Code"/>
        <w:rPr>
          <w:highlight w:val="white"/>
        </w:rPr>
      </w:pPr>
      <w:r w:rsidRPr="00442030">
        <w:rPr>
          <w:highlight w:val="white"/>
        </w:rPr>
        <w:t xml:space="preserve">        case 'c':</w:t>
      </w:r>
    </w:p>
    <w:p w14:paraId="0F1EBB85" w14:textId="77777777" w:rsidR="00442030" w:rsidRPr="00442030" w:rsidRDefault="00442030" w:rsidP="00442030">
      <w:pPr>
        <w:pStyle w:val="Code"/>
        <w:rPr>
          <w:highlight w:val="white"/>
        </w:rPr>
      </w:pPr>
      <w:r w:rsidRPr="00442030">
        <w:rPr>
          <w:highlight w:val="white"/>
        </w:rPr>
        <w:t xml:space="preserve">        case 's':</w:t>
      </w:r>
    </w:p>
    <w:p w14:paraId="290C858E" w14:textId="77777777" w:rsidR="00442030" w:rsidRPr="00442030" w:rsidRDefault="00442030" w:rsidP="00442030">
      <w:pPr>
        <w:pStyle w:val="Code"/>
        <w:rPr>
          <w:highlight w:val="white"/>
        </w:rPr>
      </w:pPr>
      <w:r w:rsidRPr="00442030">
        <w:rPr>
          <w:highlight w:val="white"/>
        </w:rPr>
        <w:t xml:space="preserve">        case 'f':</w:t>
      </w:r>
    </w:p>
    <w:p w14:paraId="606C60D1" w14:textId="77777777" w:rsidR="00442030" w:rsidRPr="00442030" w:rsidRDefault="00442030" w:rsidP="00442030">
      <w:pPr>
        <w:pStyle w:val="Code"/>
        <w:rPr>
          <w:highlight w:val="white"/>
        </w:rPr>
      </w:pPr>
      <w:r w:rsidRPr="00442030">
        <w:rPr>
          <w:highlight w:val="white"/>
        </w:rPr>
        <w:t xml:space="preserve">        case 'e':</w:t>
      </w:r>
    </w:p>
    <w:p w14:paraId="38CB0FA9" w14:textId="77777777" w:rsidR="00442030" w:rsidRPr="00442030" w:rsidRDefault="00442030" w:rsidP="00442030">
      <w:pPr>
        <w:pStyle w:val="Code"/>
        <w:rPr>
          <w:highlight w:val="white"/>
        </w:rPr>
      </w:pPr>
      <w:r w:rsidRPr="00442030">
        <w:rPr>
          <w:highlight w:val="white"/>
        </w:rPr>
        <w:t xml:space="preserve">        case 'E':</w:t>
      </w:r>
    </w:p>
    <w:p w14:paraId="6124A926" w14:textId="77777777" w:rsidR="00442030" w:rsidRPr="00442030" w:rsidRDefault="00442030" w:rsidP="00442030">
      <w:pPr>
        <w:pStyle w:val="Code"/>
        <w:rPr>
          <w:highlight w:val="white"/>
        </w:rPr>
      </w:pPr>
      <w:r w:rsidRPr="00442030">
        <w:rPr>
          <w:highlight w:val="white"/>
        </w:rPr>
        <w:t xml:space="preserve">        case 'g':</w:t>
      </w:r>
    </w:p>
    <w:p w14:paraId="567A0014" w14:textId="77777777" w:rsidR="00442030" w:rsidRPr="00442030" w:rsidRDefault="00442030" w:rsidP="00442030">
      <w:pPr>
        <w:pStyle w:val="Code"/>
        <w:rPr>
          <w:highlight w:val="white"/>
        </w:rPr>
      </w:pPr>
      <w:r w:rsidRPr="00442030">
        <w:rPr>
          <w:highlight w:val="white"/>
        </w:rPr>
        <w:t xml:space="preserve">        case 'G':</w:t>
      </w:r>
    </w:p>
    <w:p w14:paraId="2161E0F9" w14:textId="77777777" w:rsidR="00442030" w:rsidRPr="00442030" w:rsidRDefault="00442030" w:rsidP="00442030">
      <w:pPr>
        <w:pStyle w:val="Code"/>
        <w:rPr>
          <w:highlight w:val="white"/>
        </w:rPr>
      </w:pPr>
      <w:r w:rsidRPr="00442030">
        <w:rPr>
          <w:highlight w:val="white"/>
        </w:rPr>
        <w:t xml:space="preserve">        case 'p':</w:t>
      </w:r>
    </w:p>
    <w:p w14:paraId="430084E7" w14:textId="77777777" w:rsidR="00442030" w:rsidRPr="00442030" w:rsidRDefault="00442030" w:rsidP="00442030">
      <w:pPr>
        <w:pStyle w:val="Code"/>
        <w:rPr>
          <w:highlight w:val="white"/>
        </w:rPr>
      </w:pPr>
      <w:r w:rsidRPr="00442030">
        <w:rPr>
          <w:highlight w:val="white"/>
        </w:rPr>
        <w:t xml:space="preserve">        case 'n':</w:t>
      </w:r>
    </w:p>
    <w:p w14:paraId="05F76099" w14:textId="77777777" w:rsidR="00442030" w:rsidRPr="00442030" w:rsidRDefault="00442030" w:rsidP="00442030">
      <w:pPr>
        <w:pStyle w:val="Code"/>
        <w:rPr>
          <w:highlight w:val="white"/>
        </w:rPr>
      </w:pPr>
      <w:r w:rsidRPr="00442030">
        <w:rPr>
          <w:highlight w:val="white"/>
        </w:rPr>
        <w:t xml:space="preserve">        case '%': {</w:t>
      </w:r>
    </w:p>
    <w:p w14:paraId="7E41766A" w14:textId="77777777" w:rsidR="00442030" w:rsidRPr="00442030" w:rsidRDefault="00442030" w:rsidP="00442030">
      <w:pPr>
        <w:pStyle w:val="Code"/>
        <w:rPr>
          <w:highlight w:val="white"/>
        </w:rPr>
      </w:pPr>
      <w:r w:rsidRPr="00442030">
        <w:rPr>
          <w:highlight w:val="white"/>
        </w:rPr>
        <w:t xml:space="preserve">            if (minus) {</w:t>
      </w:r>
    </w:p>
    <w:p w14:paraId="3068C07D" w14:textId="77777777" w:rsidR="00442030" w:rsidRPr="00442030" w:rsidRDefault="00442030" w:rsidP="00442030">
      <w:pPr>
        <w:pStyle w:val="Code"/>
        <w:rPr>
          <w:highlight w:val="white"/>
        </w:rPr>
      </w:pPr>
      <w:r w:rsidRPr="00442030">
        <w:rPr>
          <w:highlight w:val="white"/>
        </w:rPr>
        <w:t xml:space="preserve">              int startChars = g_outChars;</w:t>
      </w:r>
    </w:p>
    <w:p w14:paraId="3DAD382D" w14:textId="77777777" w:rsidR="00442030" w:rsidRPr="00442030" w:rsidRDefault="00442030" w:rsidP="00442030">
      <w:pPr>
        <w:pStyle w:val="Code"/>
        <w:rPr>
          <w:highlight w:val="white"/>
        </w:rPr>
      </w:pPr>
      <w:r w:rsidRPr="00442030">
        <w:rPr>
          <w:highlight w:val="white"/>
        </w:rPr>
        <w:t xml:space="preserve">              arg_list = printArgument(&amp;format[index], arg_list, plus, space,</w:t>
      </w:r>
    </w:p>
    <w:p w14:paraId="3950FC1A" w14:textId="77777777" w:rsidR="00442030" w:rsidRPr="00442030" w:rsidRDefault="00442030" w:rsidP="00442030">
      <w:pPr>
        <w:pStyle w:val="Code"/>
        <w:rPr>
          <w:highlight w:val="white"/>
        </w:rPr>
      </w:pPr>
      <w:r w:rsidRPr="00442030">
        <w:rPr>
          <w:highlight w:val="white"/>
        </w:rPr>
        <w:t xml:space="preserve">                                       grid, &amp;width, precision, shortInt,</w:t>
      </w:r>
    </w:p>
    <w:p w14:paraId="72E43E8B" w14:textId="77777777" w:rsidR="00442030" w:rsidRPr="00442030" w:rsidRDefault="00442030" w:rsidP="00442030">
      <w:pPr>
        <w:pStyle w:val="Code"/>
        <w:rPr>
          <w:highlight w:val="white"/>
        </w:rPr>
      </w:pPr>
      <w:r w:rsidRPr="00442030">
        <w:rPr>
          <w:highlight w:val="white"/>
        </w:rPr>
        <w:t xml:space="preserve">                                       longInt, longDouble, TRUE, NULL);</w:t>
      </w:r>
    </w:p>
    <w:p w14:paraId="3940572D" w14:textId="77777777" w:rsidR="00442030" w:rsidRPr="00442030" w:rsidRDefault="00442030" w:rsidP="00442030">
      <w:pPr>
        <w:pStyle w:val="Code"/>
        <w:rPr>
          <w:highlight w:val="white"/>
        </w:rPr>
      </w:pPr>
    </w:p>
    <w:p w14:paraId="745D3CC6" w14:textId="77777777" w:rsidR="00442030" w:rsidRPr="00442030" w:rsidRDefault="00442030" w:rsidP="00442030">
      <w:pPr>
        <w:pStyle w:val="Code"/>
        <w:rPr>
          <w:highlight w:val="white"/>
        </w:rPr>
      </w:pPr>
      <w:r w:rsidRPr="00442030">
        <w:rPr>
          <w:highlight w:val="white"/>
        </w:rPr>
        <w:t xml:space="preserve">              { int field = g_outChars - startChars;</w:t>
      </w:r>
    </w:p>
    <w:p w14:paraId="37F1798E" w14:textId="77777777" w:rsidR="00442030" w:rsidRPr="00442030" w:rsidRDefault="00442030" w:rsidP="00442030">
      <w:pPr>
        <w:pStyle w:val="Code"/>
        <w:rPr>
          <w:highlight w:val="white"/>
        </w:rPr>
      </w:pPr>
    </w:p>
    <w:p w14:paraId="45D11FB7" w14:textId="77777777" w:rsidR="00442030" w:rsidRPr="00442030" w:rsidRDefault="00442030" w:rsidP="00442030">
      <w:pPr>
        <w:pStyle w:val="Code"/>
        <w:rPr>
          <w:highlight w:val="white"/>
        </w:rPr>
      </w:pPr>
      <w:r w:rsidRPr="00442030">
        <w:rPr>
          <w:highlight w:val="white"/>
        </w:rPr>
        <w:t xml:space="preserve">                while (field++ &lt; width) {</w:t>
      </w:r>
    </w:p>
    <w:p w14:paraId="02BA953D" w14:textId="77777777" w:rsidR="00442030" w:rsidRPr="00442030" w:rsidRDefault="00442030" w:rsidP="00442030">
      <w:pPr>
        <w:pStyle w:val="Code"/>
        <w:rPr>
          <w:highlight w:val="white"/>
        </w:rPr>
      </w:pPr>
      <w:r w:rsidRPr="00442030">
        <w:rPr>
          <w:highlight w:val="white"/>
        </w:rPr>
        <w:t xml:space="preserve">                  printChar(' ');</w:t>
      </w:r>
    </w:p>
    <w:p w14:paraId="4AFBEBE6" w14:textId="77777777" w:rsidR="00442030" w:rsidRPr="00442030" w:rsidRDefault="00442030" w:rsidP="00442030">
      <w:pPr>
        <w:pStyle w:val="Code"/>
        <w:rPr>
          <w:highlight w:val="white"/>
        </w:rPr>
      </w:pPr>
      <w:r w:rsidRPr="00442030">
        <w:rPr>
          <w:highlight w:val="white"/>
        </w:rPr>
        <w:t xml:space="preserve">                }</w:t>
      </w:r>
    </w:p>
    <w:p w14:paraId="3D95ACE0" w14:textId="77777777" w:rsidR="00442030" w:rsidRPr="00442030" w:rsidRDefault="00442030" w:rsidP="00442030">
      <w:pPr>
        <w:pStyle w:val="Code"/>
        <w:rPr>
          <w:highlight w:val="white"/>
        </w:rPr>
      </w:pPr>
      <w:r w:rsidRPr="00442030">
        <w:rPr>
          <w:highlight w:val="white"/>
        </w:rPr>
        <w:t xml:space="preserve">              }</w:t>
      </w:r>
    </w:p>
    <w:p w14:paraId="3215E172" w14:textId="77777777" w:rsidR="00442030" w:rsidRPr="00442030" w:rsidRDefault="00442030" w:rsidP="00442030">
      <w:pPr>
        <w:pStyle w:val="Code"/>
        <w:rPr>
          <w:highlight w:val="white"/>
        </w:rPr>
      </w:pPr>
      <w:r w:rsidRPr="00442030">
        <w:rPr>
          <w:highlight w:val="white"/>
        </w:rPr>
        <w:t xml:space="preserve">            }</w:t>
      </w:r>
    </w:p>
    <w:p w14:paraId="0C76A49D" w14:textId="77777777" w:rsidR="00442030" w:rsidRPr="00442030" w:rsidRDefault="00442030" w:rsidP="00442030">
      <w:pPr>
        <w:pStyle w:val="Code"/>
        <w:rPr>
          <w:highlight w:val="white"/>
        </w:rPr>
      </w:pPr>
      <w:r w:rsidRPr="00442030">
        <w:rPr>
          <w:highlight w:val="white"/>
        </w:rPr>
        <w:t xml:space="preserve">            else if (zero) {</w:t>
      </w:r>
    </w:p>
    <w:p w14:paraId="3E95D87A" w14:textId="77777777" w:rsidR="00442030" w:rsidRPr="00442030" w:rsidRDefault="00442030" w:rsidP="00442030">
      <w:pPr>
        <w:pStyle w:val="Code"/>
        <w:rPr>
          <w:highlight w:val="white"/>
        </w:rPr>
      </w:pPr>
      <w:r w:rsidRPr="00442030">
        <w:rPr>
          <w:highlight w:val="white"/>
        </w:rPr>
        <w:t xml:space="preserve">              int startChars = g_outChars, oldOutStatus = g_outStatus;</w:t>
      </w:r>
    </w:p>
    <w:p w14:paraId="159E9810" w14:textId="77777777" w:rsidR="00442030" w:rsidRPr="00442030" w:rsidRDefault="00442030" w:rsidP="00442030">
      <w:pPr>
        <w:pStyle w:val="Code"/>
        <w:rPr>
          <w:highlight w:val="white"/>
        </w:rPr>
      </w:pPr>
      <w:r w:rsidRPr="00442030">
        <w:rPr>
          <w:highlight w:val="white"/>
        </w:rPr>
        <w:t xml:space="preserve">              BOOL negative = FALSE;</w:t>
      </w:r>
    </w:p>
    <w:p w14:paraId="003C6C31" w14:textId="77777777" w:rsidR="00442030" w:rsidRPr="00442030" w:rsidRDefault="00442030" w:rsidP="00442030">
      <w:pPr>
        <w:pStyle w:val="Code"/>
        <w:rPr>
          <w:highlight w:val="white"/>
        </w:rPr>
      </w:pPr>
      <w:r w:rsidRPr="00442030">
        <w:rPr>
          <w:highlight w:val="white"/>
        </w:rPr>
        <w:t xml:space="preserve">            </w:t>
      </w:r>
    </w:p>
    <w:p w14:paraId="290F4721" w14:textId="77777777" w:rsidR="00442030" w:rsidRPr="00442030" w:rsidRDefault="00442030" w:rsidP="00442030">
      <w:pPr>
        <w:pStyle w:val="Code"/>
        <w:rPr>
          <w:highlight w:val="white"/>
        </w:rPr>
      </w:pPr>
      <w:r w:rsidRPr="00442030">
        <w:rPr>
          <w:highlight w:val="white"/>
        </w:rPr>
        <w:t xml:space="preserve">              g_outStatus = BLANK;</w:t>
      </w:r>
    </w:p>
    <w:p w14:paraId="4A2880BA" w14:textId="77777777" w:rsidR="00442030" w:rsidRPr="00442030" w:rsidRDefault="00442030" w:rsidP="00442030">
      <w:pPr>
        <w:pStyle w:val="Code"/>
        <w:rPr>
          <w:highlight w:val="white"/>
        </w:rPr>
      </w:pPr>
      <w:r w:rsidRPr="00442030">
        <w:rPr>
          <w:highlight w:val="white"/>
        </w:rPr>
        <w:t xml:space="preserve">              printArgument(&amp;format[index], arg_list, FALSE, FALSE, grid,</w:t>
      </w:r>
    </w:p>
    <w:p w14:paraId="0EDF293A" w14:textId="77777777" w:rsidR="00442030" w:rsidRPr="00442030" w:rsidRDefault="00442030" w:rsidP="00442030">
      <w:pPr>
        <w:pStyle w:val="Code"/>
        <w:rPr>
          <w:highlight w:val="white"/>
        </w:rPr>
      </w:pPr>
      <w:r w:rsidRPr="00442030">
        <w:rPr>
          <w:highlight w:val="white"/>
        </w:rPr>
        <w:t xml:space="preserve">                            &amp;width, precision, shortInt, longInt,</w:t>
      </w:r>
    </w:p>
    <w:p w14:paraId="223D5EC1" w14:textId="77777777" w:rsidR="00442030" w:rsidRPr="00442030" w:rsidRDefault="00442030" w:rsidP="00442030">
      <w:pPr>
        <w:pStyle w:val="Code"/>
        <w:rPr>
          <w:highlight w:val="white"/>
        </w:rPr>
      </w:pPr>
      <w:r w:rsidRPr="00442030">
        <w:rPr>
          <w:highlight w:val="white"/>
        </w:rPr>
        <w:t xml:space="preserve">                            longDouble, FALSE, &amp;negative);</w:t>
      </w:r>
    </w:p>
    <w:p w14:paraId="2768CCEF" w14:textId="77777777" w:rsidR="00442030" w:rsidRPr="00442030" w:rsidRDefault="00442030" w:rsidP="00442030">
      <w:pPr>
        <w:pStyle w:val="Code"/>
        <w:rPr>
          <w:highlight w:val="white"/>
        </w:rPr>
      </w:pPr>
      <w:r w:rsidRPr="00442030">
        <w:rPr>
          <w:highlight w:val="white"/>
        </w:rPr>
        <w:t xml:space="preserve">              g_outStatus = oldOutStatus;</w:t>
      </w:r>
    </w:p>
    <w:p w14:paraId="7A8AB6DA" w14:textId="77777777" w:rsidR="00442030" w:rsidRPr="00442030" w:rsidRDefault="00442030" w:rsidP="00442030">
      <w:pPr>
        <w:pStyle w:val="Code"/>
        <w:rPr>
          <w:highlight w:val="white"/>
        </w:rPr>
      </w:pPr>
    </w:p>
    <w:p w14:paraId="3695B4B8" w14:textId="77777777" w:rsidR="00442030" w:rsidRPr="00442030" w:rsidRDefault="00442030" w:rsidP="00442030">
      <w:pPr>
        <w:pStyle w:val="Code"/>
        <w:rPr>
          <w:highlight w:val="white"/>
        </w:rPr>
      </w:pPr>
      <w:r w:rsidRPr="00442030">
        <w:rPr>
          <w:highlight w:val="white"/>
        </w:rPr>
        <w:t xml:space="preserve">              { int field = g_outChars - startChars;</w:t>
      </w:r>
    </w:p>
    <w:p w14:paraId="2842C37F" w14:textId="77777777" w:rsidR="00442030" w:rsidRPr="00442030" w:rsidRDefault="00442030" w:rsidP="00442030">
      <w:pPr>
        <w:pStyle w:val="Code"/>
        <w:rPr>
          <w:highlight w:val="white"/>
        </w:rPr>
      </w:pPr>
      <w:r w:rsidRPr="00442030">
        <w:rPr>
          <w:highlight w:val="white"/>
        </w:rPr>
        <w:t xml:space="preserve">                g_outChars = startChars;</w:t>
      </w:r>
    </w:p>
    <w:p w14:paraId="2452B202" w14:textId="77777777" w:rsidR="00442030" w:rsidRPr="00442030" w:rsidRDefault="00442030" w:rsidP="00442030">
      <w:pPr>
        <w:pStyle w:val="Code"/>
        <w:rPr>
          <w:highlight w:val="white"/>
        </w:rPr>
      </w:pPr>
    </w:p>
    <w:p w14:paraId="1383CC86" w14:textId="77777777" w:rsidR="00442030" w:rsidRPr="00442030" w:rsidRDefault="00442030" w:rsidP="00442030">
      <w:pPr>
        <w:pStyle w:val="Code"/>
        <w:rPr>
          <w:highlight w:val="white"/>
        </w:rPr>
      </w:pPr>
      <w:r w:rsidRPr="00442030">
        <w:rPr>
          <w:highlight w:val="white"/>
        </w:rPr>
        <w:t xml:space="preserve">                if (negative) {               </w:t>
      </w:r>
    </w:p>
    <w:p w14:paraId="4249E355" w14:textId="77777777" w:rsidR="00442030" w:rsidRPr="00442030" w:rsidRDefault="00442030" w:rsidP="00442030">
      <w:pPr>
        <w:pStyle w:val="Code"/>
        <w:rPr>
          <w:highlight w:val="white"/>
        </w:rPr>
      </w:pPr>
      <w:r w:rsidRPr="00442030">
        <w:rPr>
          <w:highlight w:val="white"/>
        </w:rPr>
        <w:t xml:space="preserve">                  printChar('X');</w:t>
      </w:r>
    </w:p>
    <w:p w14:paraId="27A305A1" w14:textId="77777777" w:rsidR="00442030" w:rsidRPr="00442030" w:rsidRDefault="00442030" w:rsidP="00442030">
      <w:pPr>
        <w:pStyle w:val="Code"/>
        <w:rPr>
          <w:highlight w:val="white"/>
        </w:rPr>
      </w:pPr>
      <w:r w:rsidRPr="00442030">
        <w:rPr>
          <w:highlight w:val="white"/>
        </w:rPr>
        <w:t xml:space="preserve">                  printChar('-');</w:t>
      </w:r>
    </w:p>
    <w:p w14:paraId="341BAB7C" w14:textId="77777777" w:rsidR="00442030" w:rsidRPr="00442030" w:rsidRDefault="00442030" w:rsidP="00442030">
      <w:pPr>
        <w:pStyle w:val="Code"/>
        <w:rPr>
          <w:highlight w:val="white"/>
        </w:rPr>
      </w:pPr>
      <w:r w:rsidRPr="00442030">
        <w:rPr>
          <w:highlight w:val="white"/>
        </w:rPr>
        <w:t xml:space="preserve">                  ++field;</w:t>
      </w:r>
    </w:p>
    <w:p w14:paraId="248E7E27" w14:textId="77777777" w:rsidR="00442030" w:rsidRPr="00442030" w:rsidRDefault="00442030" w:rsidP="00442030">
      <w:pPr>
        <w:pStyle w:val="Code"/>
        <w:rPr>
          <w:highlight w:val="white"/>
        </w:rPr>
      </w:pPr>
      <w:r w:rsidRPr="00442030">
        <w:rPr>
          <w:highlight w:val="white"/>
        </w:rPr>
        <w:t xml:space="preserve">                }</w:t>
      </w:r>
    </w:p>
    <w:p w14:paraId="098A6A4C" w14:textId="77777777" w:rsidR="00442030" w:rsidRPr="00442030" w:rsidRDefault="00442030" w:rsidP="00442030">
      <w:pPr>
        <w:pStyle w:val="Code"/>
        <w:rPr>
          <w:highlight w:val="white"/>
        </w:rPr>
      </w:pPr>
      <w:r w:rsidRPr="00442030">
        <w:rPr>
          <w:highlight w:val="white"/>
        </w:rPr>
        <w:t xml:space="preserve">                else if (plus) {</w:t>
      </w:r>
    </w:p>
    <w:p w14:paraId="1E1CAE11" w14:textId="77777777" w:rsidR="00442030" w:rsidRPr="00442030" w:rsidRDefault="00442030" w:rsidP="00442030">
      <w:pPr>
        <w:pStyle w:val="Code"/>
        <w:rPr>
          <w:highlight w:val="white"/>
        </w:rPr>
      </w:pPr>
      <w:r w:rsidRPr="00442030">
        <w:rPr>
          <w:highlight w:val="white"/>
        </w:rPr>
        <w:lastRenderedPageBreak/>
        <w:t xml:space="preserve">                  printChar('+');</w:t>
      </w:r>
    </w:p>
    <w:p w14:paraId="4D4E8E74" w14:textId="77777777" w:rsidR="00442030" w:rsidRPr="00442030" w:rsidRDefault="00442030" w:rsidP="00442030">
      <w:pPr>
        <w:pStyle w:val="Code"/>
        <w:rPr>
          <w:highlight w:val="white"/>
        </w:rPr>
      </w:pPr>
      <w:r w:rsidRPr="00442030">
        <w:rPr>
          <w:highlight w:val="white"/>
        </w:rPr>
        <w:t xml:space="preserve">                  ++field;</w:t>
      </w:r>
    </w:p>
    <w:p w14:paraId="59BBCE88" w14:textId="77777777" w:rsidR="00442030" w:rsidRPr="00442030" w:rsidRDefault="00442030" w:rsidP="00442030">
      <w:pPr>
        <w:pStyle w:val="Code"/>
        <w:rPr>
          <w:highlight w:val="white"/>
        </w:rPr>
      </w:pPr>
      <w:r w:rsidRPr="00442030">
        <w:rPr>
          <w:highlight w:val="white"/>
        </w:rPr>
        <w:t xml:space="preserve">                }</w:t>
      </w:r>
    </w:p>
    <w:p w14:paraId="14EF21CF" w14:textId="77777777" w:rsidR="00442030" w:rsidRPr="00442030" w:rsidRDefault="00442030" w:rsidP="00442030">
      <w:pPr>
        <w:pStyle w:val="Code"/>
        <w:rPr>
          <w:highlight w:val="white"/>
        </w:rPr>
      </w:pPr>
      <w:r w:rsidRPr="00442030">
        <w:rPr>
          <w:highlight w:val="white"/>
        </w:rPr>
        <w:t xml:space="preserve">                else if (space) {</w:t>
      </w:r>
    </w:p>
    <w:p w14:paraId="34F0B2FB" w14:textId="77777777" w:rsidR="00442030" w:rsidRPr="00442030" w:rsidRDefault="00442030" w:rsidP="00442030">
      <w:pPr>
        <w:pStyle w:val="Code"/>
        <w:rPr>
          <w:highlight w:val="white"/>
        </w:rPr>
      </w:pPr>
      <w:r w:rsidRPr="00442030">
        <w:rPr>
          <w:highlight w:val="white"/>
        </w:rPr>
        <w:t xml:space="preserve">                  printChar(' ');</w:t>
      </w:r>
    </w:p>
    <w:p w14:paraId="110F042E" w14:textId="77777777" w:rsidR="00442030" w:rsidRPr="00442030" w:rsidRDefault="00442030" w:rsidP="00442030">
      <w:pPr>
        <w:pStyle w:val="Code"/>
        <w:rPr>
          <w:highlight w:val="white"/>
        </w:rPr>
      </w:pPr>
      <w:r w:rsidRPr="00442030">
        <w:rPr>
          <w:highlight w:val="white"/>
        </w:rPr>
        <w:t xml:space="preserve">                  ++field;</w:t>
      </w:r>
    </w:p>
    <w:p w14:paraId="082006A5" w14:textId="77777777" w:rsidR="00442030" w:rsidRPr="00442030" w:rsidRDefault="00442030" w:rsidP="00442030">
      <w:pPr>
        <w:pStyle w:val="Code"/>
        <w:rPr>
          <w:highlight w:val="white"/>
        </w:rPr>
      </w:pPr>
      <w:r w:rsidRPr="00442030">
        <w:rPr>
          <w:highlight w:val="white"/>
        </w:rPr>
        <w:t xml:space="preserve">                }</w:t>
      </w:r>
    </w:p>
    <w:p w14:paraId="4FABA8AE" w14:textId="77777777" w:rsidR="00442030" w:rsidRPr="00442030" w:rsidRDefault="00442030" w:rsidP="00442030">
      <w:pPr>
        <w:pStyle w:val="Code"/>
        <w:rPr>
          <w:highlight w:val="white"/>
        </w:rPr>
      </w:pPr>
    </w:p>
    <w:p w14:paraId="0772F2A8" w14:textId="77777777" w:rsidR="00442030" w:rsidRPr="00442030" w:rsidRDefault="00442030" w:rsidP="00442030">
      <w:pPr>
        <w:pStyle w:val="Code"/>
        <w:rPr>
          <w:highlight w:val="white"/>
        </w:rPr>
      </w:pPr>
      <w:r w:rsidRPr="00442030">
        <w:rPr>
          <w:highlight w:val="white"/>
        </w:rPr>
        <w:t xml:space="preserve">                while (field++ &lt; width) {</w:t>
      </w:r>
    </w:p>
    <w:p w14:paraId="5FD3C988" w14:textId="77777777" w:rsidR="00442030" w:rsidRPr="00442030" w:rsidRDefault="00442030" w:rsidP="00442030">
      <w:pPr>
        <w:pStyle w:val="Code"/>
        <w:rPr>
          <w:highlight w:val="white"/>
        </w:rPr>
      </w:pPr>
      <w:r w:rsidRPr="00442030">
        <w:rPr>
          <w:highlight w:val="white"/>
        </w:rPr>
        <w:t xml:space="preserve">                  printChar('0');</w:t>
      </w:r>
    </w:p>
    <w:p w14:paraId="5AE75094" w14:textId="77777777" w:rsidR="00442030" w:rsidRPr="00442030" w:rsidRDefault="00442030" w:rsidP="00442030">
      <w:pPr>
        <w:pStyle w:val="Code"/>
        <w:rPr>
          <w:highlight w:val="white"/>
        </w:rPr>
      </w:pPr>
      <w:r w:rsidRPr="00442030">
        <w:rPr>
          <w:highlight w:val="white"/>
        </w:rPr>
        <w:t xml:space="preserve">                }</w:t>
      </w:r>
    </w:p>
    <w:p w14:paraId="770B265D" w14:textId="77777777" w:rsidR="00442030" w:rsidRPr="00442030" w:rsidRDefault="00442030" w:rsidP="00442030">
      <w:pPr>
        <w:pStyle w:val="Code"/>
        <w:rPr>
          <w:highlight w:val="white"/>
        </w:rPr>
      </w:pPr>
    </w:p>
    <w:p w14:paraId="01CBAD82" w14:textId="77777777" w:rsidR="00442030" w:rsidRPr="00442030" w:rsidRDefault="00442030" w:rsidP="00442030">
      <w:pPr>
        <w:pStyle w:val="Code"/>
        <w:rPr>
          <w:highlight w:val="white"/>
        </w:rPr>
      </w:pPr>
      <w:r w:rsidRPr="00442030">
        <w:rPr>
          <w:highlight w:val="white"/>
        </w:rPr>
        <w:t xml:space="preserve">                arg_list = printArgument(&amp;format[index], arg_list, FALSE, FALSE,</w:t>
      </w:r>
    </w:p>
    <w:p w14:paraId="7DCC011B" w14:textId="77777777" w:rsidR="00442030" w:rsidRPr="00442030" w:rsidRDefault="00442030" w:rsidP="00442030">
      <w:pPr>
        <w:pStyle w:val="Code"/>
        <w:rPr>
          <w:highlight w:val="white"/>
        </w:rPr>
      </w:pPr>
      <w:r w:rsidRPr="00442030">
        <w:rPr>
          <w:highlight w:val="white"/>
        </w:rPr>
        <w:t xml:space="preserve">                                         grid, NULL, precision, shortInt,</w:t>
      </w:r>
    </w:p>
    <w:p w14:paraId="16536173" w14:textId="77777777" w:rsidR="00442030" w:rsidRPr="00442030" w:rsidRDefault="00442030" w:rsidP="00442030">
      <w:pPr>
        <w:pStyle w:val="Code"/>
        <w:rPr>
          <w:highlight w:val="white"/>
        </w:rPr>
      </w:pPr>
      <w:r w:rsidRPr="00442030">
        <w:rPr>
          <w:highlight w:val="white"/>
        </w:rPr>
        <w:t xml:space="preserve">                                         longInt, longDouble, FALSE, NULL);</w:t>
      </w:r>
    </w:p>
    <w:p w14:paraId="17CE2DE7" w14:textId="77777777" w:rsidR="00442030" w:rsidRPr="00442030" w:rsidRDefault="00442030" w:rsidP="00442030">
      <w:pPr>
        <w:pStyle w:val="Code"/>
        <w:rPr>
          <w:highlight w:val="white"/>
        </w:rPr>
      </w:pPr>
      <w:r w:rsidRPr="00442030">
        <w:rPr>
          <w:highlight w:val="white"/>
        </w:rPr>
        <w:t xml:space="preserve">              }</w:t>
      </w:r>
    </w:p>
    <w:p w14:paraId="5BC3C870" w14:textId="77777777" w:rsidR="00442030" w:rsidRPr="00442030" w:rsidRDefault="00442030" w:rsidP="00442030">
      <w:pPr>
        <w:pStyle w:val="Code"/>
        <w:rPr>
          <w:highlight w:val="white"/>
        </w:rPr>
      </w:pPr>
      <w:r w:rsidRPr="00442030">
        <w:rPr>
          <w:highlight w:val="white"/>
        </w:rPr>
        <w:t xml:space="preserve">            }</w:t>
      </w:r>
    </w:p>
    <w:p w14:paraId="00ED6282" w14:textId="77777777" w:rsidR="00442030" w:rsidRPr="00442030" w:rsidRDefault="00442030" w:rsidP="00442030">
      <w:pPr>
        <w:pStyle w:val="Code"/>
        <w:rPr>
          <w:highlight w:val="white"/>
        </w:rPr>
      </w:pPr>
      <w:r w:rsidRPr="00442030">
        <w:rPr>
          <w:highlight w:val="white"/>
        </w:rPr>
        <w:t xml:space="preserve">            else {</w:t>
      </w:r>
    </w:p>
    <w:p w14:paraId="2DE8C555" w14:textId="77777777" w:rsidR="00442030" w:rsidRPr="00442030" w:rsidRDefault="00442030" w:rsidP="00442030">
      <w:pPr>
        <w:pStyle w:val="Code"/>
        <w:rPr>
          <w:highlight w:val="white"/>
        </w:rPr>
      </w:pPr>
      <w:r w:rsidRPr="00442030">
        <w:rPr>
          <w:highlight w:val="white"/>
        </w:rPr>
        <w:t xml:space="preserve">              int startChars = g_outChars, oldOutStatus = g_outStatus;</w:t>
      </w:r>
    </w:p>
    <w:p w14:paraId="55E718E2" w14:textId="77777777" w:rsidR="00442030" w:rsidRPr="00442030" w:rsidRDefault="00442030" w:rsidP="00442030">
      <w:pPr>
        <w:pStyle w:val="Code"/>
        <w:rPr>
          <w:highlight w:val="white"/>
        </w:rPr>
      </w:pPr>
    </w:p>
    <w:p w14:paraId="1DB274A0" w14:textId="77777777" w:rsidR="00442030" w:rsidRPr="00442030" w:rsidRDefault="00442030" w:rsidP="00442030">
      <w:pPr>
        <w:pStyle w:val="Code"/>
        <w:rPr>
          <w:highlight w:val="white"/>
        </w:rPr>
      </w:pPr>
      <w:r w:rsidRPr="00442030">
        <w:rPr>
          <w:highlight w:val="white"/>
        </w:rPr>
        <w:t xml:space="preserve">              g_outStatus = BLANK;</w:t>
      </w:r>
    </w:p>
    <w:p w14:paraId="6230EA1A" w14:textId="77777777" w:rsidR="00442030" w:rsidRPr="00442030" w:rsidRDefault="00442030" w:rsidP="00442030">
      <w:pPr>
        <w:pStyle w:val="Code"/>
        <w:rPr>
          <w:highlight w:val="white"/>
        </w:rPr>
      </w:pPr>
      <w:r w:rsidRPr="00442030">
        <w:rPr>
          <w:highlight w:val="white"/>
        </w:rPr>
        <w:t xml:space="preserve">              printArgument(&amp;format[index], arg_list, plus, space, grid,</w:t>
      </w:r>
    </w:p>
    <w:p w14:paraId="0991C855" w14:textId="77777777" w:rsidR="00442030" w:rsidRPr="00442030" w:rsidRDefault="00442030" w:rsidP="00442030">
      <w:pPr>
        <w:pStyle w:val="Code"/>
        <w:rPr>
          <w:highlight w:val="white"/>
        </w:rPr>
      </w:pPr>
      <w:r w:rsidRPr="00442030">
        <w:rPr>
          <w:highlight w:val="white"/>
        </w:rPr>
        <w:t xml:space="preserve">                            &amp;width, precision, shortInt, longInt,</w:t>
      </w:r>
    </w:p>
    <w:p w14:paraId="38BF1309" w14:textId="77777777" w:rsidR="00442030" w:rsidRPr="00442030" w:rsidRDefault="00442030" w:rsidP="00442030">
      <w:pPr>
        <w:pStyle w:val="Code"/>
        <w:rPr>
          <w:highlight w:val="white"/>
        </w:rPr>
      </w:pPr>
      <w:r w:rsidRPr="00442030">
        <w:rPr>
          <w:highlight w:val="white"/>
        </w:rPr>
        <w:t xml:space="preserve">                            longDouble, TRUE, NULL);              </w:t>
      </w:r>
    </w:p>
    <w:p w14:paraId="154A15EA" w14:textId="77777777" w:rsidR="00442030" w:rsidRPr="00442030" w:rsidRDefault="00442030" w:rsidP="00442030">
      <w:pPr>
        <w:pStyle w:val="Code"/>
        <w:rPr>
          <w:highlight w:val="white"/>
        </w:rPr>
      </w:pPr>
      <w:r w:rsidRPr="00442030">
        <w:rPr>
          <w:highlight w:val="white"/>
        </w:rPr>
        <w:t xml:space="preserve">              g_outStatus = oldOutStatus;</w:t>
      </w:r>
    </w:p>
    <w:p w14:paraId="56377D16" w14:textId="77777777" w:rsidR="00442030" w:rsidRPr="00442030" w:rsidRDefault="00442030" w:rsidP="00442030">
      <w:pPr>
        <w:pStyle w:val="Code"/>
        <w:rPr>
          <w:highlight w:val="white"/>
        </w:rPr>
      </w:pPr>
    </w:p>
    <w:p w14:paraId="29C68EFC" w14:textId="77777777" w:rsidR="00442030" w:rsidRDefault="00442030" w:rsidP="00442030">
      <w:pPr>
        <w:pStyle w:val="Code"/>
        <w:rPr>
          <w:highlight w:val="white"/>
          <w:lang w:val="sv-SE"/>
        </w:rPr>
      </w:pPr>
      <w:r>
        <w:rPr>
          <w:highlight w:val="white"/>
          <w:lang w:val="sv-SE"/>
        </w:rPr>
        <w:t xml:space="preserve">              { </w:t>
      </w:r>
      <w:r>
        <w:rPr>
          <w:color w:val="0000FF"/>
          <w:highlight w:val="white"/>
          <w:lang w:val="sv-SE"/>
        </w:rPr>
        <w:t>int</w:t>
      </w:r>
      <w:r>
        <w:rPr>
          <w:highlight w:val="white"/>
          <w:lang w:val="sv-SE"/>
        </w:rPr>
        <w:t xml:space="preserve"> field = g_outChars - startChars;</w:t>
      </w:r>
    </w:p>
    <w:p w14:paraId="416812CB" w14:textId="77777777" w:rsidR="00442030" w:rsidRDefault="00442030" w:rsidP="00442030">
      <w:pPr>
        <w:pStyle w:val="Code"/>
        <w:rPr>
          <w:highlight w:val="white"/>
          <w:lang w:val="sv-SE"/>
        </w:rPr>
      </w:pPr>
      <w:r>
        <w:rPr>
          <w:highlight w:val="white"/>
          <w:lang w:val="sv-SE"/>
        </w:rPr>
        <w:t xml:space="preserve">                g_outChars = startChars;</w:t>
      </w:r>
    </w:p>
    <w:p w14:paraId="50A5C6E5" w14:textId="77777777" w:rsidR="00442030" w:rsidRDefault="00442030" w:rsidP="00442030">
      <w:pPr>
        <w:pStyle w:val="Code"/>
        <w:rPr>
          <w:highlight w:val="white"/>
          <w:lang w:val="sv-SE"/>
        </w:rPr>
      </w:pPr>
    </w:p>
    <w:p w14:paraId="02CC0E2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while</w:t>
      </w:r>
      <w:r>
        <w:rPr>
          <w:highlight w:val="white"/>
          <w:lang w:val="sv-SE"/>
        </w:rPr>
        <w:t xml:space="preserve"> (field++ &lt; width) {</w:t>
      </w:r>
    </w:p>
    <w:p w14:paraId="69484C54" w14:textId="77777777" w:rsidR="00442030" w:rsidRDefault="00442030" w:rsidP="00442030">
      <w:pPr>
        <w:pStyle w:val="Code"/>
        <w:rPr>
          <w:highlight w:val="white"/>
          <w:lang w:val="sv-SE"/>
        </w:rPr>
      </w:pPr>
      <w:r>
        <w:rPr>
          <w:highlight w:val="white"/>
          <w:lang w:val="sv-SE"/>
        </w:rPr>
        <w:t xml:space="preserve">                  printChar(</w:t>
      </w:r>
      <w:r>
        <w:rPr>
          <w:color w:val="A31515"/>
          <w:highlight w:val="white"/>
          <w:lang w:val="sv-SE"/>
        </w:rPr>
        <w:t>' '</w:t>
      </w:r>
      <w:r>
        <w:rPr>
          <w:highlight w:val="white"/>
          <w:lang w:val="sv-SE"/>
        </w:rPr>
        <w:t>);</w:t>
      </w:r>
    </w:p>
    <w:p w14:paraId="15A52204" w14:textId="77777777" w:rsidR="00442030" w:rsidRDefault="00442030" w:rsidP="00442030">
      <w:pPr>
        <w:pStyle w:val="Code"/>
        <w:rPr>
          <w:highlight w:val="white"/>
          <w:lang w:val="sv-SE"/>
        </w:rPr>
      </w:pPr>
      <w:r>
        <w:rPr>
          <w:highlight w:val="white"/>
          <w:lang w:val="sv-SE"/>
        </w:rPr>
        <w:t xml:space="preserve">                }</w:t>
      </w:r>
    </w:p>
    <w:p w14:paraId="7B16A25B" w14:textId="77777777" w:rsidR="00442030" w:rsidRDefault="00442030" w:rsidP="00442030">
      <w:pPr>
        <w:pStyle w:val="Code"/>
        <w:rPr>
          <w:highlight w:val="white"/>
          <w:lang w:val="sv-SE"/>
        </w:rPr>
      </w:pPr>
    </w:p>
    <w:p w14:paraId="2E5F7206" w14:textId="77777777" w:rsidR="00442030" w:rsidRDefault="00442030" w:rsidP="00442030">
      <w:pPr>
        <w:pStyle w:val="Code"/>
        <w:rPr>
          <w:highlight w:val="white"/>
          <w:lang w:val="sv-SE"/>
        </w:rPr>
      </w:pPr>
      <w:r>
        <w:rPr>
          <w:highlight w:val="white"/>
          <w:lang w:val="sv-SE"/>
        </w:rPr>
        <w:t xml:space="preserve">                arg_list = printArgument(&amp;format[index], arg_list, plus, space,</w:t>
      </w:r>
    </w:p>
    <w:p w14:paraId="1EA6187D" w14:textId="77777777" w:rsidR="00442030" w:rsidRDefault="00442030" w:rsidP="00442030">
      <w:pPr>
        <w:pStyle w:val="Code"/>
        <w:rPr>
          <w:highlight w:val="white"/>
          <w:lang w:val="sv-SE"/>
        </w:rPr>
      </w:pPr>
      <w:r>
        <w:rPr>
          <w:highlight w:val="white"/>
          <w:lang w:val="sv-SE"/>
        </w:rPr>
        <w:t xml:space="preserve">                                         grid, NULL, precision, shortInt,</w:t>
      </w:r>
    </w:p>
    <w:p w14:paraId="650631C0" w14:textId="77777777" w:rsidR="00442030" w:rsidRDefault="00442030" w:rsidP="00442030">
      <w:pPr>
        <w:pStyle w:val="Code"/>
        <w:rPr>
          <w:highlight w:val="white"/>
          <w:lang w:val="sv-SE"/>
        </w:rPr>
      </w:pPr>
      <w:r>
        <w:rPr>
          <w:highlight w:val="white"/>
          <w:lang w:val="sv-SE"/>
        </w:rPr>
        <w:t xml:space="preserve">                                         longInt, longDouble, TRUE, NULL);</w:t>
      </w:r>
    </w:p>
    <w:p w14:paraId="39AF7163" w14:textId="77777777" w:rsidR="00442030" w:rsidRDefault="00442030" w:rsidP="00442030">
      <w:pPr>
        <w:pStyle w:val="Code"/>
        <w:rPr>
          <w:highlight w:val="white"/>
          <w:lang w:val="sv-SE"/>
        </w:rPr>
      </w:pPr>
      <w:r>
        <w:rPr>
          <w:highlight w:val="white"/>
          <w:lang w:val="sv-SE"/>
        </w:rPr>
        <w:t xml:space="preserve">              }</w:t>
      </w:r>
    </w:p>
    <w:p w14:paraId="1A9DA641" w14:textId="77777777" w:rsidR="00442030" w:rsidRDefault="00442030" w:rsidP="00442030">
      <w:pPr>
        <w:pStyle w:val="Code"/>
        <w:rPr>
          <w:highlight w:val="white"/>
          <w:lang w:val="sv-SE"/>
        </w:rPr>
      </w:pPr>
      <w:r>
        <w:rPr>
          <w:highlight w:val="white"/>
          <w:lang w:val="sv-SE"/>
        </w:rPr>
        <w:t xml:space="preserve">            }</w:t>
      </w:r>
    </w:p>
    <w:p w14:paraId="2CFFC370" w14:textId="77777777" w:rsidR="00442030" w:rsidRDefault="00442030" w:rsidP="00442030">
      <w:pPr>
        <w:pStyle w:val="Code"/>
        <w:rPr>
          <w:highlight w:val="white"/>
          <w:lang w:val="sv-SE"/>
        </w:rPr>
      </w:pPr>
    </w:p>
    <w:p w14:paraId="6AF95F86" w14:textId="77777777" w:rsidR="00442030" w:rsidRDefault="00442030" w:rsidP="00442030">
      <w:pPr>
        <w:pStyle w:val="Code"/>
        <w:rPr>
          <w:highlight w:val="white"/>
          <w:lang w:val="sv-SE"/>
        </w:rPr>
      </w:pPr>
      <w:r>
        <w:rPr>
          <w:highlight w:val="white"/>
          <w:lang w:val="sv-SE"/>
        </w:rPr>
        <w:t xml:space="preserve">            percent = FALSE;</w:t>
      </w:r>
    </w:p>
    <w:p w14:paraId="7BD28E96" w14:textId="77777777" w:rsidR="00442030" w:rsidRDefault="00442030" w:rsidP="00442030">
      <w:pPr>
        <w:pStyle w:val="Code"/>
        <w:rPr>
          <w:highlight w:val="white"/>
          <w:lang w:val="sv-SE"/>
        </w:rPr>
      </w:pPr>
      <w:r>
        <w:rPr>
          <w:highlight w:val="white"/>
          <w:lang w:val="sv-SE"/>
        </w:rPr>
        <w:t xml:space="preserve">          }</w:t>
      </w:r>
    </w:p>
    <w:p w14:paraId="57B51AE2"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break</w:t>
      </w:r>
      <w:r>
        <w:rPr>
          <w:highlight w:val="white"/>
          <w:lang w:val="sv-SE"/>
        </w:rPr>
        <w:t>;</w:t>
      </w:r>
    </w:p>
    <w:p w14:paraId="59D53CD2" w14:textId="77777777" w:rsidR="00442030" w:rsidRDefault="00442030" w:rsidP="00442030">
      <w:pPr>
        <w:pStyle w:val="Code"/>
        <w:rPr>
          <w:highlight w:val="white"/>
          <w:lang w:val="sv-SE"/>
        </w:rPr>
      </w:pPr>
    </w:p>
    <w:p w14:paraId="648B33A1"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default</w:t>
      </w:r>
      <w:r>
        <w:rPr>
          <w:highlight w:val="white"/>
          <w:lang w:val="sv-SE"/>
        </w:rPr>
        <w:t>: {</w:t>
      </w:r>
    </w:p>
    <w:p w14:paraId="4B48A48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int</w:t>
      </w:r>
      <w:r>
        <w:rPr>
          <w:highlight w:val="white"/>
          <w:lang w:val="sv-SE"/>
        </w:rPr>
        <w:t xml:space="preserve"> value = 0;</w:t>
      </w:r>
    </w:p>
    <w:p w14:paraId="3CDD4868"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while</w:t>
      </w:r>
      <w:r>
        <w:rPr>
          <w:highlight w:val="white"/>
          <w:lang w:val="sv-SE"/>
        </w:rPr>
        <w:t xml:space="preserve"> (isdigit(c)) {</w:t>
      </w:r>
    </w:p>
    <w:p w14:paraId="102F8471" w14:textId="77777777" w:rsidR="00442030" w:rsidRDefault="00442030" w:rsidP="00442030">
      <w:pPr>
        <w:pStyle w:val="Code"/>
        <w:rPr>
          <w:highlight w:val="white"/>
          <w:lang w:val="sv-SE"/>
        </w:rPr>
      </w:pPr>
      <w:r>
        <w:rPr>
          <w:highlight w:val="white"/>
          <w:lang w:val="sv-SE"/>
        </w:rPr>
        <w:t xml:space="preserve">              value = (10 * value) + (c - </w:t>
      </w:r>
      <w:r>
        <w:rPr>
          <w:color w:val="A31515"/>
          <w:highlight w:val="white"/>
          <w:lang w:val="sv-SE"/>
        </w:rPr>
        <w:t>'0'</w:t>
      </w:r>
      <w:r>
        <w:rPr>
          <w:highlight w:val="white"/>
          <w:lang w:val="sv-SE"/>
        </w:rPr>
        <w:t>);</w:t>
      </w:r>
    </w:p>
    <w:p w14:paraId="09F8A18B" w14:textId="77777777" w:rsidR="00442030" w:rsidRDefault="00442030" w:rsidP="00442030">
      <w:pPr>
        <w:pStyle w:val="Code"/>
        <w:rPr>
          <w:highlight w:val="white"/>
          <w:lang w:val="sv-SE"/>
        </w:rPr>
      </w:pPr>
      <w:r>
        <w:rPr>
          <w:highlight w:val="white"/>
          <w:lang w:val="sv-SE"/>
        </w:rPr>
        <w:t xml:space="preserve">              c = format[++index];</w:t>
      </w:r>
    </w:p>
    <w:p w14:paraId="225A17B5" w14:textId="77777777" w:rsidR="00442030" w:rsidRDefault="00442030" w:rsidP="00442030">
      <w:pPr>
        <w:pStyle w:val="Code"/>
        <w:rPr>
          <w:highlight w:val="white"/>
          <w:lang w:val="sv-SE"/>
        </w:rPr>
      </w:pPr>
      <w:r>
        <w:rPr>
          <w:highlight w:val="white"/>
          <w:lang w:val="sv-SE"/>
        </w:rPr>
        <w:t xml:space="preserve">            }</w:t>
      </w:r>
    </w:p>
    <w:p w14:paraId="754C35CB" w14:textId="77777777" w:rsidR="00442030" w:rsidRDefault="00442030" w:rsidP="00442030">
      <w:pPr>
        <w:pStyle w:val="Code"/>
        <w:rPr>
          <w:highlight w:val="white"/>
          <w:lang w:val="sv-SE"/>
        </w:rPr>
      </w:pPr>
      <w:r>
        <w:rPr>
          <w:highlight w:val="white"/>
          <w:lang w:val="sv-SE"/>
        </w:rPr>
        <w:t xml:space="preserve">            --index;</w:t>
      </w:r>
    </w:p>
    <w:p w14:paraId="07B8B20C" w14:textId="77777777" w:rsidR="00442030" w:rsidRDefault="00442030" w:rsidP="00442030">
      <w:pPr>
        <w:pStyle w:val="Code"/>
        <w:rPr>
          <w:highlight w:val="white"/>
          <w:lang w:val="sv-SE"/>
        </w:rPr>
      </w:pPr>
      <w:r>
        <w:rPr>
          <w:highlight w:val="white"/>
          <w:lang w:val="sv-SE"/>
        </w:rPr>
        <w:t xml:space="preserve">            </w:t>
      </w:r>
    </w:p>
    <w:p w14:paraId="53932F3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if</w:t>
      </w:r>
      <w:r>
        <w:rPr>
          <w:highlight w:val="white"/>
          <w:lang w:val="sv-SE"/>
        </w:rPr>
        <w:t xml:space="preserve"> (!period) {</w:t>
      </w:r>
    </w:p>
    <w:p w14:paraId="5087BF1A" w14:textId="77777777" w:rsidR="00442030" w:rsidRDefault="00442030" w:rsidP="00442030">
      <w:pPr>
        <w:pStyle w:val="Code"/>
        <w:rPr>
          <w:highlight w:val="white"/>
          <w:lang w:val="sv-SE"/>
        </w:rPr>
      </w:pPr>
      <w:r>
        <w:rPr>
          <w:highlight w:val="white"/>
          <w:lang w:val="sv-SE"/>
        </w:rPr>
        <w:t xml:space="preserve">              width = value;</w:t>
      </w:r>
    </w:p>
    <w:p w14:paraId="02BB2C07" w14:textId="77777777" w:rsidR="00442030" w:rsidRDefault="00442030" w:rsidP="00442030">
      <w:pPr>
        <w:pStyle w:val="Code"/>
        <w:rPr>
          <w:highlight w:val="white"/>
          <w:lang w:val="sv-SE"/>
        </w:rPr>
      </w:pPr>
      <w:r>
        <w:rPr>
          <w:highlight w:val="white"/>
          <w:lang w:val="sv-SE"/>
        </w:rPr>
        <w:t xml:space="preserve">            }</w:t>
      </w:r>
    </w:p>
    <w:p w14:paraId="6194CB61"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else</w:t>
      </w:r>
      <w:r>
        <w:rPr>
          <w:highlight w:val="white"/>
          <w:lang w:val="sv-SE"/>
        </w:rPr>
        <w:t xml:space="preserve"> {</w:t>
      </w:r>
    </w:p>
    <w:p w14:paraId="244B22FB" w14:textId="77777777" w:rsidR="00442030" w:rsidRDefault="00442030" w:rsidP="00442030">
      <w:pPr>
        <w:pStyle w:val="Code"/>
        <w:rPr>
          <w:highlight w:val="white"/>
          <w:lang w:val="sv-SE"/>
        </w:rPr>
      </w:pPr>
      <w:r>
        <w:rPr>
          <w:highlight w:val="white"/>
          <w:lang w:val="sv-SE"/>
        </w:rPr>
        <w:t xml:space="preserve">              precision = value;</w:t>
      </w:r>
    </w:p>
    <w:p w14:paraId="7189C063" w14:textId="77777777" w:rsidR="00442030" w:rsidRDefault="00442030" w:rsidP="00442030">
      <w:pPr>
        <w:pStyle w:val="Code"/>
        <w:rPr>
          <w:highlight w:val="white"/>
          <w:lang w:val="sv-SE"/>
        </w:rPr>
      </w:pPr>
      <w:r>
        <w:rPr>
          <w:highlight w:val="white"/>
          <w:lang w:val="sv-SE"/>
        </w:rPr>
        <w:lastRenderedPageBreak/>
        <w:t xml:space="preserve">           }</w:t>
      </w:r>
    </w:p>
    <w:p w14:paraId="4CA68190" w14:textId="77777777" w:rsidR="00442030" w:rsidRDefault="00442030" w:rsidP="00442030">
      <w:pPr>
        <w:pStyle w:val="Code"/>
        <w:rPr>
          <w:highlight w:val="white"/>
          <w:lang w:val="sv-SE"/>
        </w:rPr>
      </w:pPr>
      <w:r>
        <w:rPr>
          <w:highlight w:val="white"/>
          <w:lang w:val="sv-SE"/>
        </w:rPr>
        <w:t xml:space="preserve">          }</w:t>
      </w:r>
    </w:p>
    <w:p w14:paraId="2AC544DC"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break</w:t>
      </w:r>
      <w:r>
        <w:rPr>
          <w:highlight w:val="white"/>
          <w:lang w:val="sv-SE"/>
        </w:rPr>
        <w:t>;</w:t>
      </w:r>
    </w:p>
    <w:p w14:paraId="6CEF73B3" w14:textId="77777777" w:rsidR="00442030" w:rsidRDefault="00442030" w:rsidP="00442030">
      <w:pPr>
        <w:pStyle w:val="Code"/>
        <w:rPr>
          <w:highlight w:val="white"/>
          <w:lang w:val="sv-SE"/>
        </w:rPr>
      </w:pPr>
      <w:r>
        <w:rPr>
          <w:highlight w:val="white"/>
          <w:lang w:val="sv-SE"/>
        </w:rPr>
        <w:t xml:space="preserve">      }</w:t>
      </w:r>
    </w:p>
    <w:p w14:paraId="39369AAE" w14:textId="77777777" w:rsidR="00442030" w:rsidRDefault="00442030" w:rsidP="00442030">
      <w:pPr>
        <w:pStyle w:val="Code"/>
        <w:rPr>
          <w:highlight w:val="white"/>
          <w:lang w:val="sv-SE"/>
        </w:rPr>
      </w:pPr>
      <w:r>
        <w:rPr>
          <w:highlight w:val="white"/>
          <w:lang w:val="sv-SE"/>
        </w:rPr>
        <w:t xml:space="preserve">    }</w:t>
      </w:r>
    </w:p>
    <w:p w14:paraId="7ED8DA67"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else</w:t>
      </w:r>
      <w:r>
        <w:rPr>
          <w:highlight w:val="white"/>
          <w:lang w:val="sv-SE"/>
        </w:rPr>
        <w:t xml:space="preserve"> {</w:t>
      </w:r>
    </w:p>
    <w:p w14:paraId="603F8F69"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if</w:t>
      </w:r>
      <w:r>
        <w:rPr>
          <w:highlight w:val="white"/>
          <w:lang w:val="sv-SE"/>
        </w:rPr>
        <w:t xml:space="preserve"> (c == </w:t>
      </w:r>
      <w:r>
        <w:rPr>
          <w:color w:val="A31515"/>
          <w:highlight w:val="white"/>
          <w:lang w:val="sv-SE"/>
        </w:rPr>
        <w:t>'%'</w:t>
      </w:r>
      <w:r>
        <w:rPr>
          <w:highlight w:val="white"/>
          <w:lang w:val="sv-SE"/>
        </w:rPr>
        <w:t>) {</w:t>
      </w:r>
    </w:p>
    <w:p w14:paraId="016DA1DD" w14:textId="77777777" w:rsidR="00442030" w:rsidRDefault="00442030" w:rsidP="00442030">
      <w:pPr>
        <w:pStyle w:val="Code"/>
        <w:rPr>
          <w:highlight w:val="white"/>
          <w:lang w:val="sv-SE"/>
        </w:rPr>
      </w:pPr>
      <w:r>
        <w:rPr>
          <w:highlight w:val="white"/>
          <w:lang w:val="sv-SE"/>
        </w:rPr>
        <w:t xml:space="preserve">        percent = TRUE;</w:t>
      </w:r>
    </w:p>
    <w:p w14:paraId="65E75248" w14:textId="77777777" w:rsidR="00442030" w:rsidRDefault="00442030" w:rsidP="00442030">
      <w:pPr>
        <w:pStyle w:val="Code"/>
        <w:rPr>
          <w:highlight w:val="white"/>
          <w:lang w:val="sv-SE"/>
        </w:rPr>
      </w:pPr>
      <w:r>
        <w:rPr>
          <w:highlight w:val="white"/>
          <w:lang w:val="sv-SE"/>
        </w:rPr>
        <w:t xml:space="preserve">        plus = FALSE;</w:t>
      </w:r>
    </w:p>
    <w:p w14:paraId="764C7A6E" w14:textId="77777777" w:rsidR="00442030" w:rsidRDefault="00442030" w:rsidP="00442030">
      <w:pPr>
        <w:pStyle w:val="Code"/>
        <w:rPr>
          <w:highlight w:val="white"/>
          <w:lang w:val="sv-SE"/>
        </w:rPr>
      </w:pPr>
      <w:r>
        <w:rPr>
          <w:highlight w:val="white"/>
          <w:lang w:val="sv-SE"/>
        </w:rPr>
        <w:t xml:space="preserve">        minus = FALSE;</w:t>
      </w:r>
    </w:p>
    <w:p w14:paraId="6F01D74D" w14:textId="77777777" w:rsidR="00442030" w:rsidRDefault="00442030" w:rsidP="00442030">
      <w:pPr>
        <w:pStyle w:val="Code"/>
        <w:rPr>
          <w:highlight w:val="white"/>
          <w:lang w:val="sv-SE"/>
        </w:rPr>
      </w:pPr>
      <w:r>
        <w:rPr>
          <w:highlight w:val="white"/>
          <w:lang w:val="sv-SE"/>
        </w:rPr>
        <w:t xml:space="preserve">        space = FALSE;</w:t>
      </w:r>
    </w:p>
    <w:p w14:paraId="34ADA33A" w14:textId="77777777" w:rsidR="00442030" w:rsidRDefault="00442030" w:rsidP="00442030">
      <w:pPr>
        <w:pStyle w:val="Code"/>
        <w:rPr>
          <w:highlight w:val="white"/>
          <w:lang w:val="sv-SE"/>
        </w:rPr>
      </w:pPr>
      <w:r>
        <w:rPr>
          <w:highlight w:val="white"/>
          <w:lang w:val="sv-SE"/>
        </w:rPr>
        <w:t xml:space="preserve">        zero = FALSE;</w:t>
      </w:r>
    </w:p>
    <w:p w14:paraId="045BC476" w14:textId="77777777" w:rsidR="00442030" w:rsidRDefault="00442030" w:rsidP="00442030">
      <w:pPr>
        <w:pStyle w:val="Code"/>
        <w:rPr>
          <w:highlight w:val="white"/>
          <w:lang w:val="sv-SE"/>
        </w:rPr>
      </w:pPr>
      <w:r>
        <w:rPr>
          <w:highlight w:val="white"/>
          <w:lang w:val="sv-SE"/>
        </w:rPr>
        <w:t xml:space="preserve">        grid = FALSE;</w:t>
      </w:r>
    </w:p>
    <w:p w14:paraId="4F8C94EB" w14:textId="77777777" w:rsidR="00442030" w:rsidRDefault="00442030" w:rsidP="00442030">
      <w:pPr>
        <w:pStyle w:val="Code"/>
        <w:rPr>
          <w:highlight w:val="white"/>
          <w:lang w:val="sv-SE"/>
        </w:rPr>
      </w:pPr>
      <w:r>
        <w:rPr>
          <w:highlight w:val="white"/>
          <w:lang w:val="sv-SE"/>
        </w:rPr>
        <w:t xml:space="preserve">        widthStar = FALSE;</w:t>
      </w:r>
    </w:p>
    <w:p w14:paraId="5F39E219" w14:textId="77777777" w:rsidR="00442030" w:rsidRDefault="00442030" w:rsidP="00442030">
      <w:pPr>
        <w:pStyle w:val="Code"/>
        <w:rPr>
          <w:highlight w:val="white"/>
          <w:lang w:val="sv-SE"/>
        </w:rPr>
      </w:pPr>
      <w:r>
        <w:rPr>
          <w:highlight w:val="white"/>
          <w:lang w:val="sv-SE"/>
        </w:rPr>
        <w:t xml:space="preserve">        period = FALSE;</w:t>
      </w:r>
    </w:p>
    <w:p w14:paraId="4AA3B40B" w14:textId="77777777" w:rsidR="00442030" w:rsidRDefault="00442030" w:rsidP="00442030">
      <w:pPr>
        <w:pStyle w:val="Code"/>
        <w:rPr>
          <w:highlight w:val="white"/>
          <w:lang w:val="sv-SE"/>
        </w:rPr>
      </w:pPr>
      <w:r>
        <w:rPr>
          <w:highlight w:val="white"/>
          <w:lang w:val="sv-SE"/>
        </w:rPr>
        <w:t xml:space="preserve">        precisionStar = FALSE;</w:t>
      </w:r>
    </w:p>
    <w:p w14:paraId="053EF778" w14:textId="77777777" w:rsidR="00442030" w:rsidRDefault="00442030" w:rsidP="00442030">
      <w:pPr>
        <w:pStyle w:val="Code"/>
        <w:rPr>
          <w:highlight w:val="white"/>
          <w:lang w:val="sv-SE"/>
        </w:rPr>
      </w:pPr>
      <w:r>
        <w:rPr>
          <w:highlight w:val="white"/>
          <w:lang w:val="sv-SE"/>
        </w:rPr>
        <w:t xml:space="preserve">        shortInt = FALSE;</w:t>
      </w:r>
    </w:p>
    <w:p w14:paraId="5BA87887" w14:textId="77777777" w:rsidR="00442030" w:rsidRDefault="00442030" w:rsidP="00442030">
      <w:pPr>
        <w:pStyle w:val="Code"/>
        <w:rPr>
          <w:highlight w:val="white"/>
          <w:lang w:val="sv-SE"/>
        </w:rPr>
      </w:pPr>
      <w:r>
        <w:rPr>
          <w:highlight w:val="white"/>
          <w:lang w:val="sv-SE"/>
        </w:rPr>
        <w:t xml:space="preserve">        longInt = FALSE;</w:t>
      </w:r>
    </w:p>
    <w:p w14:paraId="6924CD40" w14:textId="77777777" w:rsidR="00442030" w:rsidRDefault="00442030" w:rsidP="00442030">
      <w:pPr>
        <w:pStyle w:val="Code"/>
        <w:rPr>
          <w:highlight w:val="white"/>
          <w:lang w:val="sv-SE"/>
        </w:rPr>
      </w:pPr>
      <w:r>
        <w:rPr>
          <w:highlight w:val="white"/>
          <w:lang w:val="sv-SE"/>
        </w:rPr>
        <w:t xml:space="preserve">        longDouble = FALSE;</w:t>
      </w:r>
    </w:p>
    <w:p w14:paraId="43E2F3E8" w14:textId="77777777" w:rsidR="00442030" w:rsidRDefault="00442030" w:rsidP="00442030">
      <w:pPr>
        <w:pStyle w:val="Code"/>
        <w:rPr>
          <w:highlight w:val="white"/>
          <w:lang w:val="sv-SE"/>
        </w:rPr>
      </w:pPr>
      <w:r>
        <w:rPr>
          <w:highlight w:val="white"/>
          <w:lang w:val="sv-SE"/>
        </w:rPr>
        <w:t xml:space="preserve">        width = 0;</w:t>
      </w:r>
    </w:p>
    <w:p w14:paraId="74B3D515" w14:textId="77777777" w:rsidR="00442030" w:rsidRDefault="00442030" w:rsidP="00442030">
      <w:pPr>
        <w:pStyle w:val="Code"/>
        <w:rPr>
          <w:highlight w:val="white"/>
          <w:lang w:val="sv-SE"/>
        </w:rPr>
      </w:pPr>
      <w:r>
        <w:rPr>
          <w:highlight w:val="white"/>
          <w:lang w:val="sv-SE"/>
        </w:rPr>
        <w:t xml:space="preserve">        precision = 0;</w:t>
      </w:r>
    </w:p>
    <w:p w14:paraId="3202839C" w14:textId="77777777" w:rsidR="00442030" w:rsidRDefault="00442030" w:rsidP="00442030">
      <w:pPr>
        <w:pStyle w:val="Code"/>
        <w:rPr>
          <w:highlight w:val="white"/>
          <w:lang w:val="sv-SE"/>
        </w:rPr>
      </w:pPr>
      <w:r>
        <w:rPr>
          <w:highlight w:val="white"/>
          <w:lang w:val="sv-SE"/>
        </w:rPr>
        <w:t xml:space="preserve">      }</w:t>
      </w:r>
    </w:p>
    <w:p w14:paraId="257FD09D" w14:textId="77777777" w:rsidR="00442030" w:rsidRPr="00442030" w:rsidRDefault="00442030" w:rsidP="00442030">
      <w:pPr>
        <w:pStyle w:val="Code"/>
        <w:rPr>
          <w:highlight w:val="white"/>
        </w:rPr>
      </w:pPr>
      <w:r w:rsidRPr="00442030">
        <w:rPr>
          <w:highlight w:val="white"/>
        </w:rPr>
        <w:t xml:space="preserve">      else {</w:t>
      </w:r>
    </w:p>
    <w:p w14:paraId="3372E1D1" w14:textId="77777777" w:rsidR="00442030" w:rsidRPr="00442030" w:rsidRDefault="00442030" w:rsidP="00442030">
      <w:pPr>
        <w:pStyle w:val="Code"/>
        <w:rPr>
          <w:highlight w:val="white"/>
        </w:rPr>
      </w:pPr>
      <w:r w:rsidRPr="00442030">
        <w:rPr>
          <w:highlight w:val="white"/>
        </w:rPr>
        <w:t xml:space="preserve">        printChar(c);</w:t>
      </w:r>
    </w:p>
    <w:p w14:paraId="594DCD0A" w14:textId="77777777" w:rsidR="00442030" w:rsidRPr="00442030" w:rsidRDefault="00442030" w:rsidP="00442030">
      <w:pPr>
        <w:pStyle w:val="Code"/>
        <w:rPr>
          <w:highlight w:val="white"/>
        </w:rPr>
      </w:pPr>
      <w:r w:rsidRPr="00442030">
        <w:rPr>
          <w:highlight w:val="white"/>
        </w:rPr>
        <w:t xml:space="preserve">      }</w:t>
      </w:r>
    </w:p>
    <w:p w14:paraId="18BFE8BA" w14:textId="77777777" w:rsidR="00442030" w:rsidRPr="00442030" w:rsidRDefault="00442030" w:rsidP="00442030">
      <w:pPr>
        <w:pStyle w:val="Code"/>
        <w:rPr>
          <w:highlight w:val="white"/>
        </w:rPr>
      </w:pPr>
      <w:r w:rsidRPr="00442030">
        <w:rPr>
          <w:highlight w:val="white"/>
        </w:rPr>
        <w:t xml:space="preserve">    }</w:t>
      </w:r>
    </w:p>
    <w:p w14:paraId="154FF739" w14:textId="77777777" w:rsidR="00442030" w:rsidRPr="00442030" w:rsidRDefault="00442030" w:rsidP="00442030">
      <w:pPr>
        <w:pStyle w:val="Code"/>
        <w:rPr>
          <w:highlight w:val="white"/>
        </w:rPr>
      </w:pPr>
      <w:r w:rsidRPr="00442030">
        <w:rPr>
          <w:highlight w:val="white"/>
        </w:rPr>
        <w:t xml:space="preserve">  }</w:t>
      </w:r>
    </w:p>
    <w:p w14:paraId="37CBFC68" w14:textId="77777777" w:rsidR="00442030" w:rsidRPr="00442030" w:rsidRDefault="00442030" w:rsidP="00442030">
      <w:pPr>
        <w:pStyle w:val="Code"/>
        <w:rPr>
          <w:highlight w:val="white"/>
        </w:rPr>
      </w:pPr>
    </w:p>
    <w:p w14:paraId="279EEC30" w14:textId="77777777" w:rsidR="00442030" w:rsidRPr="00442030" w:rsidRDefault="00442030" w:rsidP="00442030">
      <w:pPr>
        <w:pStyle w:val="Code"/>
        <w:rPr>
          <w:highlight w:val="white"/>
        </w:rPr>
      </w:pPr>
      <w:r w:rsidRPr="00442030">
        <w:rPr>
          <w:highlight w:val="white"/>
        </w:rPr>
        <w:t xml:space="preserve">  if (g_outStatus == STRING) {</w:t>
      </w:r>
    </w:p>
    <w:p w14:paraId="16D7AF14" w14:textId="77777777" w:rsidR="00442030" w:rsidRPr="00442030" w:rsidRDefault="00442030" w:rsidP="00442030">
      <w:pPr>
        <w:pStyle w:val="Code"/>
        <w:rPr>
          <w:highlight w:val="white"/>
        </w:rPr>
      </w:pPr>
      <w:r w:rsidRPr="00442030">
        <w:rPr>
          <w:highlight w:val="white"/>
        </w:rPr>
        <w:t xml:space="preserve">    char* outString = (char*) g_outDevice;</w:t>
      </w:r>
    </w:p>
    <w:p w14:paraId="6B644A3C" w14:textId="77777777" w:rsidR="00442030" w:rsidRPr="00442030" w:rsidRDefault="00442030" w:rsidP="00442030">
      <w:pPr>
        <w:pStyle w:val="Code"/>
        <w:rPr>
          <w:highlight w:val="white"/>
        </w:rPr>
      </w:pPr>
      <w:r w:rsidRPr="00442030">
        <w:rPr>
          <w:highlight w:val="white"/>
        </w:rPr>
        <w:t xml:space="preserve">    outString[g_outChars] = '\0';</w:t>
      </w:r>
    </w:p>
    <w:p w14:paraId="0180D3F1" w14:textId="77777777" w:rsidR="00442030" w:rsidRPr="00442030" w:rsidRDefault="00442030" w:rsidP="00442030">
      <w:pPr>
        <w:pStyle w:val="Code"/>
        <w:rPr>
          <w:highlight w:val="white"/>
        </w:rPr>
      </w:pPr>
      <w:r w:rsidRPr="00442030">
        <w:rPr>
          <w:highlight w:val="white"/>
        </w:rPr>
        <w:t xml:space="preserve">  }</w:t>
      </w:r>
    </w:p>
    <w:p w14:paraId="464F66A5" w14:textId="77777777" w:rsidR="00442030" w:rsidRPr="00442030" w:rsidRDefault="00442030" w:rsidP="00442030">
      <w:pPr>
        <w:pStyle w:val="Code"/>
        <w:rPr>
          <w:highlight w:val="white"/>
        </w:rPr>
      </w:pPr>
    </w:p>
    <w:p w14:paraId="6F219438" w14:textId="77777777" w:rsidR="00442030" w:rsidRPr="00442030" w:rsidRDefault="00442030" w:rsidP="00442030">
      <w:pPr>
        <w:pStyle w:val="Code"/>
        <w:rPr>
          <w:highlight w:val="white"/>
        </w:rPr>
      </w:pPr>
      <w:r w:rsidRPr="00442030">
        <w:rPr>
          <w:highlight w:val="white"/>
        </w:rPr>
        <w:t xml:space="preserve">  return g_outChars;</w:t>
      </w:r>
    </w:p>
    <w:p w14:paraId="76400A32" w14:textId="77777777" w:rsidR="00442030" w:rsidRPr="00442030" w:rsidRDefault="00442030" w:rsidP="00442030">
      <w:pPr>
        <w:pStyle w:val="Code"/>
        <w:rPr>
          <w:highlight w:val="white"/>
        </w:rPr>
      </w:pPr>
      <w:r w:rsidRPr="00442030">
        <w:rPr>
          <w:highlight w:val="white"/>
        </w:rPr>
        <w:t>}</w:t>
      </w:r>
    </w:p>
    <w:p w14:paraId="11D42910" w14:textId="77777777" w:rsidR="00442030" w:rsidRPr="00442030" w:rsidRDefault="00442030" w:rsidP="00442030">
      <w:pPr>
        <w:pStyle w:val="Code"/>
        <w:rPr>
          <w:highlight w:val="white"/>
        </w:rPr>
      </w:pPr>
    </w:p>
    <w:p w14:paraId="1337F8E5" w14:textId="77777777" w:rsidR="00442030" w:rsidRPr="00442030" w:rsidRDefault="00442030" w:rsidP="00442030">
      <w:pPr>
        <w:pStyle w:val="Code"/>
        <w:rPr>
          <w:highlight w:val="white"/>
        </w:rPr>
      </w:pPr>
      <w:r w:rsidRPr="00442030">
        <w:rPr>
          <w:highlight w:val="white"/>
        </w:rPr>
        <w:t>int printf(char* format, ...) {</w:t>
      </w:r>
    </w:p>
    <w:p w14:paraId="655437DD" w14:textId="77777777" w:rsidR="00442030" w:rsidRPr="00442030" w:rsidRDefault="00442030" w:rsidP="00442030">
      <w:pPr>
        <w:pStyle w:val="Code"/>
        <w:rPr>
          <w:highlight w:val="white"/>
        </w:rPr>
      </w:pPr>
      <w:r w:rsidRPr="00442030">
        <w:rPr>
          <w:highlight w:val="white"/>
        </w:rPr>
        <w:t xml:space="preserve">  va_list arg_list;</w:t>
      </w:r>
    </w:p>
    <w:p w14:paraId="6AF00ED8" w14:textId="77777777" w:rsidR="00442030" w:rsidRPr="00442030" w:rsidRDefault="00442030" w:rsidP="00442030">
      <w:pPr>
        <w:pStyle w:val="Code"/>
        <w:rPr>
          <w:highlight w:val="white"/>
        </w:rPr>
      </w:pPr>
      <w:r w:rsidRPr="00442030">
        <w:rPr>
          <w:highlight w:val="white"/>
        </w:rPr>
        <w:t xml:space="preserve">  va_start(arg_list, format);</w:t>
      </w:r>
    </w:p>
    <w:p w14:paraId="16767473" w14:textId="77777777" w:rsidR="00442030" w:rsidRPr="00442030" w:rsidRDefault="00442030" w:rsidP="00442030">
      <w:pPr>
        <w:pStyle w:val="Code"/>
        <w:rPr>
          <w:highlight w:val="white"/>
        </w:rPr>
      </w:pPr>
      <w:r w:rsidRPr="00442030">
        <w:rPr>
          <w:highlight w:val="white"/>
        </w:rPr>
        <w:t xml:space="preserve">  return vprintf(format, arg_list);</w:t>
      </w:r>
    </w:p>
    <w:p w14:paraId="595E1C8B" w14:textId="77777777" w:rsidR="00442030" w:rsidRPr="00442030" w:rsidRDefault="00442030" w:rsidP="00442030">
      <w:pPr>
        <w:pStyle w:val="Code"/>
        <w:rPr>
          <w:highlight w:val="white"/>
        </w:rPr>
      </w:pPr>
      <w:r w:rsidRPr="00442030">
        <w:rPr>
          <w:highlight w:val="white"/>
        </w:rPr>
        <w:t>}</w:t>
      </w:r>
    </w:p>
    <w:p w14:paraId="0A79E641" w14:textId="77777777" w:rsidR="00442030" w:rsidRPr="00442030" w:rsidRDefault="00442030" w:rsidP="00442030">
      <w:pPr>
        <w:pStyle w:val="Code"/>
        <w:rPr>
          <w:highlight w:val="white"/>
        </w:rPr>
      </w:pPr>
    </w:p>
    <w:p w14:paraId="0182F25B" w14:textId="77777777" w:rsidR="00442030" w:rsidRPr="00442030" w:rsidRDefault="00442030" w:rsidP="00442030">
      <w:pPr>
        <w:pStyle w:val="Code"/>
        <w:rPr>
          <w:highlight w:val="white"/>
        </w:rPr>
      </w:pPr>
      <w:r w:rsidRPr="00442030">
        <w:rPr>
          <w:highlight w:val="white"/>
        </w:rPr>
        <w:t>int vprintf(char* format, va_list arg_list) {</w:t>
      </w:r>
    </w:p>
    <w:p w14:paraId="17983D04" w14:textId="77777777" w:rsidR="00442030" w:rsidRPr="00442030" w:rsidRDefault="00442030" w:rsidP="00442030">
      <w:pPr>
        <w:pStyle w:val="Code"/>
        <w:rPr>
          <w:highlight w:val="white"/>
        </w:rPr>
      </w:pPr>
      <w:r w:rsidRPr="00442030">
        <w:rPr>
          <w:highlight w:val="white"/>
        </w:rPr>
        <w:t xml:space="preserve">  return vfprintf(stdout, format, arg_list);</w:t>
      </w:r>
    </w:p>
    <w:p w14:paraId="46697F85" w14:textId="77777777" w:rsidR="00442030" w:rsidRPr="00442030" w:rsidRDefault="00442030" w:rsidP="00442030">
      <w:pPr>
        <w:pStyle w:val="Code"/>
        <w:rPr>
          <w:highlight w:val="white"/>
        </w:rPr>
      </w:pPr>
      <w:r w:rsidRPr="00442030">
        <w:rPr>
          <w:highlight w:val="white"/>
        </w:rPr>
        <w:t>}</w:t>
      </w:r>
    </w:p>
    <w:p w14:paraId="584DF814" w14:textId="77777777" w:rsidR="00442030" w:rsidRPr="00442030" w:rsidRDefault="00442030" w:rsidP="00442030">
      <w:pPr>
        <w:pStyle w:val="Code"/>
        <w:rPr>
          <w:highlight w:val="white"/>
        </w:rPr>
      </w:pPr>
    </w:p>
    <w:p w14:paraId="423308DB" w14:textId="77777777" w:rsidR="00442030" w:rsidRPr="00442030" w:rsidRDefault="00442030" w:rsidP="00442030">
      <w:pPr>
        <w:pStyle w:val="Code"/>
        <w:rPr>
          <w:highlight w:val="white"/>
        </w:rPr>
      </w:pPr>
      <w:r w:rsidRPr="00442030">
        <w:rPr>
          <w:highlight w:val="white"/>
        </w:rPr>
        <w:t>int fprintf(FILE* outStream, char* format, ...) {</w:t>
      </w:r>
    </w:p>
    <w:p w14:paraId="3AE7A17C" w14:textId="77777777" w:rsidR="00442030" w:rsidRPr="00442030" w:rsidRDefault="00442030" w:rsidP="00442030">
      <w:pPr>
        <w:pStyle w:val="Code"/>
        <w:rPr>
          <w:highlight w:val="white"/>
        </w:rPr>
      </w:pPr>
      <w:r w:rsidRPr="00442030">
        <w:rPr>
          <w:highlight w:val="white"/>
        </w:rPr>
        <w:t xml:space="preserve">  va_list arg_list;</w:t>
      </w:r>
    </w:p>
    <w:p w14:paraId="632AE969" w14:textId="77777777" w:rsidR="00442030" w:rsidRPr="00442030" w:rsidRDefault="00442030" w:rsidP="00442030">
      <w:pPr>
        <w:pStyle w:val="Code"/>
        <w:rPr>
          <w:highlight w:val="white"/>
        </w:rPr>
      </w:pPr>
      <w:r w:rsidRPr="00442030">
        <w:rPr>
          <w:highlight w:val="white"/>
        </w:rPr>
        <w:t xml:space="preserve">  va_start(arg_list, format);</w:t>
      </w:r>
    </w:p>
    <w:p w14:paraId="00495969" w14:textId="77777777" w:rsidR="00442030" w:rsidRPr="00442030" w:rsidRDefault="00442030" w:rsidP="00442030">
      <w:pPr>
        <w:pStyle w:val="Code"/>
        <w:rPr>
          <w:highlight w:val="white"/>
        </w:rPr>
      </w:pPr>
      <w:r w:rsidRPr="00442030">
        <w:rPr>
          <w:highlight w:val="white"/>
        </w:rPr>
        <w:t xml:space="preserve">  return vfprintf(outStream, format, arg_list);</w:t>
      </w:r>
    </w:p>
    <w:p w14:paraId="18F7B2B7" w14:textId="77777777" w:rsidR="00442030" w:rsidRPr="00442030" w:rsidRDefault="00442030" w:rsidP="00442030">
      <w:pPr>
        <w:pStyle w:val="Code"/>
        <w:rPr>
          <w:highlight w:val="white"/>
        </w:rPr>
      </w:pPr>
      <w:r w:rsidRPr="00442030">
        <w:rPr>
          <w:highlight w:val="white"/>
        </w:rPr>
        <w:t>}</w:t>
      </w:r>
    </w:p>
    <w:p w14:paraId="718FD857" w14:textId="77777777" w:rsidR="00442030" w:rsidRPr="00442030" w:rsidRDefault="00442030" w:rsidP="00442030">
      <w:pPr>
        <w:pStyle w:val="Code"/>
        <w:rPr>
          <w:highlight w:val="white"/>
        </w:rPr>
      </w:pPr>
    </w:p>
    <w:p w14:paraId="366B8337" w14:textId="77777777" w:rsidR="00442030" w:rsidRPr="00442030" w:rsidRDefault="00442030" w:rsidP="00442030">
      <w:pPr>
        <w:pStyle w:val="Code"/>
        <w:rPr>
          <w:highlight w:val="white"/>
        </w:rPr>
      </w:pPr>
      <w:r w:rsidRPr="00442030">
        <w:rPr>
          <w:highlight w:val="white"/>
        </w:rPr>
        <w:t>int vfprintf(FILE* outStream, char* format, va_list arg_list) {</w:t>
      </w:r>
    </w:p>
    <w:p w14:paraId="5595998A" w14:textId="77777777" w:rsidR="00442030" w:rsidRPr="00442030" w:rsidRDefault="00442030" w:rsidP="00442030">
      <w:pPr>
        <w:pStyle w:val="Code"/>
        <w:rPr>
          <w:highlight w:val="white"/>
        </w:rPr>
      </w:pPr>
      <w:r w:rsidRPr="00442030">
        <w:rPr>
          <w:highlight w:val="white"/>
        </w:rPr>
        <w:t xml:space="preserve">  g_outStatus = DEVICE;</w:t>
      </w:r>
    </w:p>
    <w:p w14:paraId="673024B0" w14:textId="77777777" w:rsidR="00442030" w:rsidRPr="00442030" w:rsidRDefault="00442030" w:rsidP="00442030">
      <w:pPr>
        <w:pStyle w:val="Code"/>
        <w:rPr>
          <w:highlight w:val="white"/>
        </w:rPr>
      </w:pPr>
      <w:r w:rsidRPr="00442030">
        <w:rPr>
          <w:highlight w:val="white"/>
        </w:rPr>
        <w:t xml:space="preserve">  g_outDevice = (void*) outStream;</w:t>
      </w:r>
    </w:p>
    <w:p w14:paraId="3CFC60CF" w14:textId="77777777" w:rsidR="00442030" w:rsidRPr="00442030" w:rsidRDefault="00442030" w:rsidP="00442030">
      <w:pPr>
        <w:pStyle w:val="Code"/>
        <w:rPr>
          <w:highlight w:val="white"/>
        </w:rPr>
      </w:pPr>
      <w:r w:rsidRPr="00442030">
        <w:rPr>
          <w:highlight w:val="white"/>
        </w:rPr>
        <w:t xml:space="preserve">  return printFormat(format, arg_list);</w:t>
      </w:r>
    </w:p>
    <w:p w14:paraId="391ABC1E" w14:textId="77777777" w:rsidR="00442030" w:rsidRPr="00442030" w:rsidRDefault="00442030" w:rsidP="00442030">
      <w:pPr>
        <w:pStyle w:val="Code"/>
        <w:rPr>
          <w:highlight w:val="white"/>
        </w:rPr>
      </w:pPr>
      <w:r w:rsidRPr="00442030">
        <w:rPr>
          <w:highlight w:val="white"/>
        </w:rPr>
        <w:t>}</w:t>
      </w:r>
    </w:p>
    <w:p w14:paraId="51AF9959" w14:textId="77777777" w:rsidR="00442030" w:rsidRPr="00442030" w:rsidRDefault="00442030" w:rsidP="00442030">
      <w:pPr>
        <w:pStyle w:val="Code"/>
        <w:rPr>
          <w:highlight w:val="white"/>
        </w:rPr>
      </w:pPr>
    </w:p>
    <w:p w14:paraId="589ACBFD" w14:textId="77777777" w:rsidR="00442030" w:rsidRPr="00442030" w:rsidRDefault="00442030" w:rsidP="00442030">
      <w:pPr>
        <w:pStyle w:val="Code"/>
        <w:rPr>
          <w:highlight w:val="white"/>
        </w:rPr>
      </w:pPr>
      <w:r w:rsidRPr="00442030">
        <w:rPr>
          <w:highlight w:val="white"/>
        </w:rPr>
        <w:t>int sprintf(char* outString, char* format, ...) {</w:t>
      </w:r>
    </w:p>
    <w:p w14:paraId="45908EE3" w14:textId="77777777" w:rsidR="00442030" w:rsidRPr="00442030" w:rsidRDefault="00442030" w:rsidP="00442030">
      <w:pPr>
        <w:pStyle w:val="Code"/>
        <w:rPr>
          <w:highlight w:val="white"/>
        </w:rPr>
      </w:pPr>
      <w:r w:rsidRPr="00442030">
        <w:rPr>
          <w:highlight w:val="white"/>
        </w:rPr>
        <w:t xml:space="preserve">  va_list arg_list;</w:t>
      </w:r>
    </w:p>
    <w:p w14:paraId="55C67C78" w14:textId="77777777" w:rsidR="00442030" w:rsidRPr="00442030" w:rsidRDefault="00442030" w:rsidP="00442030">
      <w:pPr>
        <w:pStyle w:val="Code"/>
        <w:rPr>
          <w:highlight w:val="white"/>
        </w:rPr>
      </w:pPr>
      <w:r w:rsidRPr="00442030">
        <w:rPr>
          <w:highlight w:val="white"/>
        </w:rPr>
        <w:t xml:space="preserve">  va_start(arg_list, format);</w:t>
      </w:r>
    </w:p>
    <w:p w14:paraId="3AA1F7E9" w14:textId="77777777" w:rsidR="00442030" w:rsidRPr="00442030" w:rsidRDefault="00442030" w:rsidP="00442030">
      <w:pPr>
        <w:pStyle w:val="Code"/>
        <w:rPr>
          <w:highlight w:val="white"/>
        </w:rPr>
      </w:pPr>
      <w:r w:rsidRPr="00442030">
        <w:rPr>
          <w:highlight w:val="white"/>
        </w:rPr>
        <w:t xml:space="preserve">  return vsprintf(outString, format, arg_list);</w:t>
      </w:r>
    </w:p>
    <w:p w14:paraId="72B08A32" w14:textId="77777777" w:rsidR="00442030" w:rsidRPr="00442030" w:rsidRDefault="00442030" w:rsidP="00442030">
      <w:pPr>
        <w:pStyle w:val="Code"/>
        <w:rPr>
          <w:highlight w:val="white"/>
        </w:rPr>
      </w:pPr>
      <w:r w:rsidRPr="00442030">
        <w:rPr>
          <w:highlight w:val="white"/>
        </w:rPr>
        <w:t>}</w:t>
      </w:r>
    </w:p>
    <w:p w14:paraId="79B29739" w14:textId="77777777" w:rsidR="00442030" w:rsidRPr="00442030" w:rsidRDefault="00442030" w:rsidP="00442030">
      <w:pPr>
        <w:pStyle w:val="Code"/>
        <w:rPr>
          <w:highlight w:val="white"/>
        </w:rPr>
      </w:pPr>
    </w:p>
    <w:p w14:paraId="536057AC" w14:textId="77777777" w:rsidR="00442030" w:rsidRPr="00442030" w:rsidRDefault="00442030" w:rsidP="00442030">
      <w:pPr>
        <w:pStyle w:val="Code"/>
        <w:rPr>
          <w:highlight w:val="white"/>
        </w:rPr>
      </w:pPr>
      <w:r w:rsidRPr="00442030">
        <w:rPr>
          <w:highlight w:val="white"/>
        </w:rPr>
        <w:t>int vsprintf(char* outString, char* format, va_list arg_list) {</w:t>
      </w:r>
    </w:p>
    <w:p w14:paraId="321045F7" w14:textId="77777777" w:rsidR="00442030" w:rsidRPr="00442030" w:rsidRDefault="00442030" w:rsidP="00442030">
      <w:pPr>
        <w:pStyle w:val="Code"/>
        <w:rPr>
          <w:highlight w:val="white"/>
        </w:rPr>
      </w:pPr>
      <w:r w:rsidRPr="00442030">
        <w:rPr>
          <w:highlight w:val="white"/>
        </w:rPr>
        <w:t xml:space="preserve">  g_outStatus = STRING;</w:t>
      </w:r>
    </w:p>
    <w:p w14:paraId="3558DE76" w14:textId="77777777" w:rsidR="00442030" w:rsidRPr="00442030" w:rsidRDefault="00442030" w:rsidP="00442030">
      <w:pPr>
        <w:pStyle w:val="Code"/>
        <w:rPr>
          <w:highlight w:val="white"/>
        </w:rPr>
      </w:pPr>
      <w:r w:rsidRPr="00442030">
        <w:rPr>
          <w:highlight w:val="white"/>
        </w:rPr>
        <w:t xml:space="preserve">  g_outDevice = (void*) outString;</w:t>
      </w:r>
    </w:p>
    <w:p w14:paraId="2D5B2484" w14:textId="77777777" w:rsidR="00442030" w:rsidRPr="00442030" w:rsidRDefault="00442030" w:rsidP="00442030">
      <w:pPr>
        <w:pStyle w:val="Code"/>
        <w:rPr>
          <w:highlight w:val="white"/>
        </w:rPr>
      </w:pPr>
      <w:r w:rsidRPr="00442030">
        <w:rPr>
          <w:highlight w:val="white"/>
        </w:rPr>
        <w:t xml:space="preserve">  return printFormat(format, arg_list);</w:t>
      </w:r>
    </w:p>
    <w:p w14:paraId="06FF4DAA" w14:textId="1C94B904" w:rsidR="00442030" w:rsidRPr="00442030" w:rsidRDefault="00442030" w:rsidP="00442030">
      <w:pPr>
        <w:pStyle w:val="Code"/>
      </w:pPr>
      <w:r w:rsidRPr="00442030">
        <w:rPr>
          <w:highlight w:val="white"/>
        </w:rPr>
        <w:t>}</w:t>
      </w:r>
    </w:p>
    <w:p w14:paraId="47B39FAD" w14:textId="00BDF054" w:rsidR="00265BDF" w:rsidRPr="00D822A3" w:rsidRDefault="004007C3" w:rsidP="00265BDF">
      <w:pPr>
        <w:pStyle w:val="Rubrik3"/>
        <w:rPr>
          <w:lang w:val="en-GB"/>
        </w:rPr>
      </w:pPr>
      <w:bookmarkStart w:id="477" w:name="_Toc54625167"/>
      <w:r w:rsidRPr="00D822A3">
        <w:rPr>
          <w:lang w:val="en-GB"/>
        </w:rPr>
        <w:t>Scanning</w:t>
      </w:r>
      <w:bookmarkEnd w:id="477"/>
    </w:p>
    <w:p w14:paraId="29AFA940" w14:textId="74759390" w:rsidR="00594DB0" w:rsidRPr="00D822A3" w:rsidRDefault="008D6750" w:rsidP="00594DB0">
      <w:pPr>
        <w:pStyle w:val="CodeListing"/>
        <w:rPr>
          <w:lang w:val="en-GB"/>
        </w:rPr>
      </w:pPr>
      <w:proofErr w:type="spellStart"/>
      <w:r w:rsidRPr="00D822A3">
        <w:rPr>
          <w:lang w:val="en-GB"/>
        </w:rPr>
        <w:t>s</w:t>
      </w:r>
      <w:r w:rsidR="00594DB0" w:rsidRPr="00D822A3">
        <w:rPr>
          <w:lang w:val="en-GB"/>
        </w:rPr>
        <w:t>canf.h</w:t>
      </w:r>
      <w:proofErr w:type="spellEnd"/>
    </w:p>
    <w:p w14:paraId="5250E886" w14:textId="77777777" w:rsidR="009D3992" w:rsidRPr="009D3992" w:rsidRDefault="009D3992" w:rsidP="009D3992">
      <w:pPr>
        <w:pStyle w:val="Code"/>
        <w:rPr>
          <w:highlight w:val="white"/>
        </w:rPr>
      </w:pPr>
      <w:r w:rsidRPr="009D3992">
        <w:rPr>
          <w:highlight w:val="white"/>
        </w:rPr>
        <w:t>#ifndef __SCANF_H__</w:t>
      </w:r>
    </w:p>
    <w:p w14:paraId="04F539AB" w14:textId="77777777" w:rsidR="009D3992" w:rsidRPr="009D3992" w:rsidRDefault="009D3992" w:rsidP="009D3992">
      <w:pPr>
        <w:pStyle w:val="Code"/>
        <w:rPr>
          <w:highlight w:val="white"/>
        </w:rPr>
      </w:pPr>
      <w:r w:rsidRPr="009D3992">
        <w:rPr>
          <w:highlight w:val="white"/>
        </w:rPr>
        <w:t>#define __SCANF_H__</w:t>
      </w:r>
    </w:p>
    <w:p w14:paraId="4EB2188E" w14:textId="77777777" w:rsidR="009D3992" w:rsidRPr="009D3992" w:rsidRDefault="009D3992" w:rsidP="009D3992">
      <w:pPr>
        <w:pStyle w:val="Code"/>
        <w:rPr>
          <w:highlight w:val="white"/>
        </w:rPr>
      </w:pPr>
    </w:p>
    <w:p w14:paraId="2164EBB6" w14:textId="77777777" w:rsidR="009D3992" w:rsidRPr="009D3992" w:rsidRDefault="009D3992" w:rsidP="009D3992">
      <w:pPr>
        <w:pStyle w:val="Code"/>
        <w:rPr>
          <w:highlight w:val="white"/>
        </w:rPr>
      </w:pPr>
      <w:r w:rsidRPr="009D3992">
        <w:rPr>
          <w:highlight w:val="white"/>
        </w:rPr>
        <w:t>#define DEVICE 0</w:t>
      </w:r>
    </w:p>
    <w:p w14:paraId="37B35CB7" w14:textId="77777777" w:rsidR="009D3992" w:rsidRPr="009D3992" w:rsidRDefault="009D3992" w:rsidP="009D3992">
      <w:pPr>
        <w:pStyle w:val="Code"/>
        <w:rPr>
          <w:highlight w:val="white"/>
        </w:rPr>
      </w:pPr>
      <w:r w:rsidRPr="009D3992">
        <w:rPr>
          <w:highlight w:val="white"/>
        </w:rPr>
        <w:t>#define STRING 1</w:t>
      </w:r>
    </w:p>
    <w:p w14:paraId="76F8A9C6" w14:textId="77777777" w:rsidR="009D3992" w:rsidRPr="009D3992" w:rsidRDefault="009D3992" w:rsidP="009D3992">
      <w:pPr>
        <w:pStyle w:val="Code"/>
        <w:rPr>
          <w:highlight w:val="white"/>
        </w:rPr>
      </w:pPr>
    </w:p>
    <w:p w14:paraId="3C961434" w14:textId="77777777" w:rsidR="009D3992" w:rsidRPr="009D3992" w:rsidRDefault="009D3992" w:rsidP="009D3992">
      <w:pPr>
        <w:pStyle w:val="Code"/>
        <w:rPr>
          <w:highlight w:val="white"/>
        </w:rPr>
      </w:pPr>
      <w:r w:rsidRPr="009D3992">
        <w:rPr>
          <w:highlight w:val="white"/>
        </w:rPr>
        <w:t>#define EOF -1</w:t>
      </w:r>
    </w:p>
    <w:p w14:paraId="6CBF7795" w14:textId="77777777" w:rsidR="009D3992" w:rsidRPr="009D3992" w:rsidRDefault="009D3992" w:rsidP="009D3992">
      <w:pPr>
        <w:pStyle w:val="Code"/>
        <w:rPr>
          <w:highlight w:val="white"/>
        </w:rPr>
      </w:pPr>
    </w:p>
    <w:p w14:paraId="085B80A6" w14:textId="77777777" w:rsidR="009D3992" w:rsidRPr="009D3992" w:rsidRDefault="009D3992" w:rsidP="009D3992">
      <w:pPr>
        <w:pStyle w:val="Code"/>
        <w:rPr>
          <w:highlight w:val="white"/>
        </w:rPr>
      </w:pPr>
      <w:r w:rsidRPr="009D3992">
        <w:rPr>
          <w:highlight w:val="white"/>
        </w:rPr>
        <w:t>char scanChar(void);</w:t>
      </w:r>
    </w:p>
    <w:p w14:paraId="39632683" w14:textId="77777777" w:rsidR="009D3992" w:rsidRPr="009D3992" w:rsidRDefault="009D3992" w:rsidP="009D3992">
      <w:pPr>
        <w:pStyle w:val="Code"/>
        <w:rPr>
          <w:highlight w:val="white"/>
        </w:rPr>
      </w:pPr>
      <w:r w:rsidRPr="009D3992">
        <w:rPr>
          <w:highlight w:val="white"/>
        </w:rPr>
        <w:t>void unscanChar(char c);</w:t>
      </w:r>
    </w:p>
    <w:p w14:paraId="2BC95100" w14:textId="77777777" w:rsidR="009D3992" w:rsidRPr="009D3992" w:rsidRDefault="009D3992" w:rsidP="009D3992">
      <w:pPr>
        <w:pStyle w:val="Code"/>
        <w:rPr>
          <w:highlight w:val="white"/>
        </w:rPr>
      </w:pPr>
      <w:r w:rsidRPr="009D3992">
        <w:rPr>
          <w:highlight w:val="white"/>
        </w:rPr>
        <w:t>void scanString(char* string, int precision);</w:t>
      </w:r>
    </w:p>
    <w:p w14:paraId="65352592" w14:textId="63F0825A" w:rsidR="009D3992" w:rsidRPr="009D3992" w:rsidRDefault="009D3992" w:rsidP="009D3992">
      <w:pPr>
        <w:pStyle w:val="Code"/>
        <w:rPr>
          <w:highlight w:val="white"/>
        </w:rPr>
      </w:pPr>
      <w:r w:rsidRPr="009D3992">
        <w:rPr>
          <w:highlight w:val="white"/>
        </w:rPr>
        <w:t>long scanLongInt(</w:t>
      </w:r>
      <w:r w:rsidR="00E54766">
        <w:rPr>
          <w:highlight w:val="white"/>
        </w:rPr>
        <w:t>int base</w:t>
      </w:r>
      <w:r w:rsidRPr="009D3992">
        <w:rPr>
          <w:highlight w:val="white"/>
        </w:rPr>
        <w:t>);</w:t>
      </w:r>
    </w:p>
    <w:p w14:paraId="42EF3133" w14:textId="173DDB30" w:rsidR="009D3992" w:rsidRPr="009D3992" w:rsidRDefault="009D3992" w:rsidP="009D3992">
      <w:pPr>
        <w:pStyle w:val="Code"/>
        <w:rPr>
          <w:highlight w:val="white"/>
        </w:rPr>
      </w:pPr>
      <w:r w:rsidRPr="009D3992">
        <w:rPr>
          <w:highlight w:val="white"/>
        </w:rPr>
        <w:t>unsigned long scanUnsignedLongInt(</w:t>
      </w:r>
      <w:r w:rsidR="00E54766">
        <w:rPr>
          <w:highlight w:val="white"/>
        </w:rPr>
        <w:t xml:space="preserve">int </w:t>
      </w:r>
      <w:r w:rsidRPr="009D3992">
        <w:rPr>
          <w:highlight w:val="white"/>
        </w:rPr>
        <w:t>base);</w:t>
      </w:r>
    </w:p>
    <w:p w14:paraId="6D3F3F3A" w14:textId="77777777" w:rsidR="009D3992" w:rsidRPr="009D3992" w:rsidRDefault="009D3992" w:rsidP="009D3992">
      <w:pPr>
        <w:pStyle w:val="Code"/>
        <w:rPr>
          <w:highlight w:val="white"/>
        </w:rPr>
      </w:pPr>
      <w:r w:rsidRPr="009D3992">
        <w:rPr>
          <w:highlight w:val="white"/>
        </w:rPr>
        <w:t>long double scanLongDouble(void);</w:t>
      </w:r>
    </w:p>
    <w:p w14:paraId="2E697BC6" w14:textId="77777777" w:rsidR="009D3992" w:rsidRPr="009D3992" w:rsidRDefault="009D3992" w:rsidP="009D3992">
      <w:pPr>
        <w:pStyle w:val="Code"/>
        <w:rPr>
          <w:highlight w:val="white"/>
        </w:rPr>
      </w:pPr>
    </w:p>
    <w:p w14:paraId="1FBE1D65" w14:textId="77777777" w:rsidR="009D3992" w:rsidRPr="009D3992" w:rsidRDefault="009D3992" w:rsidP="009D3992">
      <w:pPr>
        <w:pStyle w:val="Code"/>
        <w:rPr>
          <w:highlight w:val="white"/>
        </w:rPr>
      </w:pPr>
      <w:r w:rsidRPr="009D3992">
        <w:rPr>
          <w:highlight w:val="white"/>
        </w:rPr>
        <w:t>int scanf(char* format, ...);</w:t>
      </w:r>
    </w:p>
    <w:p w14:paraId="5B7A6396" w14:textId="77777777" w:rsidR="009D3992" w:rsidRPr="009D3992" w:rsidRDefault="009D3992" w:rsidP="009D3992">
      <w:pPr>
        <w:pStyle w:val="Code"/>
        <w:rPr>
          <w:highlight w:val="white"/>
        </w:rPr>
      </w:pPr>
      <w:r w:rsidRPr="009D3992">
        <w:rPr>
          <w:highlight w:val="white"/>
        </w:rPr>
        <w:t>int vscanf(char* format, va_list arg_list);</w:t>
      </w:r>
    </w:p>
    <w:p w14:paraId="014B5EAB" w14:textId="77777777" w:rsidR="009D3992" w:rsidRPr="009D3992" w:rsidRDefault="009D3992" w:rsidP="009D3992">
      <w:pPr>
        <w:pStyle w:val="Code"/>
        <w:rPr>
          <w:highlight w:val="white"/>
        </w:rPr>
      </w:pPr>
      <w:r w:rsidRPr="009D3992">
        <w:rPr>
          <w:highlight w:val="white"/>
        </w:rPr>
        <w:t>int fscanf(FILE* inStream, char* format, ...);</w:t>
      </w:r>
    </w:p>
    <w:p w14:paraId="437B6C2F" w14:textId="77777777" w:rsidR="009D3992" w:rsidRPr="009D3992" w:rsidRDefault="009D3992" w:rsidP="009D3992">
      <w:pPr>
        <w:pStyle w:val="Code"/>
        <w:rPr>
          <w:highlight w:val="white"/>
        </w:rPr>
      </w:pPr>
      <w:r w:rsidRPr="009D3992">
        <w:rPr>
          <w:highlight w:val="white"/>
        </w:rPr>
        <w:t>int vfscanf(FILE* inStream, char* format, va_list arg_list);</w:t>
      </w:r>
    </w:p>
    <w:p w14:paraId="70F22B67" w14:textId="77777777" w:rsidR="009D3992" w:rsidRPr="009D3992" w:rsidRDefault="009D3992" w:rsidP="009D3992">
      <w:pPr>
        <w:pStyle w:val="Code"/>
        <w:rPr>
          <w:highlight w:val="white"/>
        </w:rPr>
      </w:pPr>
      <w:r w:rsidRPr="009D3992">
        <w:rPr>
          <w:highlight w:val="white"/>
        </w:rPr>
        <w:t>int sscanf(char* inString, char* format, ...);</w:t>
      </w:r>
    </w:p>
    <w:p w14:paraId="1577FC0A" w14:textId="77777777" w:rsidR="009D3992" w:rsidRPr="009D3992" w:rsidRDefault="009D3992" w:rsidP="009D3992">
      <w:pPr>
        <w:pStyle w:val="Code"/>
        <w:rPr>
          <w:highlight w:val="white"/>
        </w:rPr>
      </w:pPr>
      <w:r w:rsidRPr="009D3992">
        <w:rPr>
          <w:highlight w:val="white"/>
        </w:rPr>
        <w:t>int vsscanf(char* inString, char* format, va_list arg_list);</w:t>
      </w:r>
    </w:p>
    <w:p w14:paraId="370CDB95" w14:textId="77777777" w:rsidR="009D3992" w:rsidRPr="009D3992" w:rsidRDefault="009D3992" w:rsidP="009D3992">
      <w:pPr>
        <w:pStyle w:val="Code"/>
        <w:rPr>
          <w:highlight w:val="white"/>
        </w:rPr>
      </w:pPr>
    </w:p>
    <w:p w14:paraId="0350B5B4" w14:textId="77777777" w:rsidR="009D3992" w:rsidRPr="009D3992" w:rsidRDefault="009D3992" w:rsidP="009D3992">
      <w:pPr>
        <w:pStyle w:val="Code"/>
        <w:rPr>
          <w:highlight w:val="white"/>
        </w:rPr>
      </w:pPr>
      <w:r w:rsidRPr="009D3992">
        <w:rPr>
          <w:highlight w:val="white"/>
        </w:rPr>
        <w:t>#endif</w:t>
      </w:r>
    </w:p>
    <w:p w14:paraId="004673F9" w14:textId="5CD1A7FA" w:rsidR="008361EE" w:rsidRDefault="008D6750" w:rsidP="008361EE">
      <w:pPr>
        <w:pStyle w:val="CodeListing"/>
        <w:rPr>
          <w:lang w:val="en-GB"/>
        </w:rPr>
      </w:pPr>
      <w:proofErr w:type="spellStart"/>
      <w:r w:rsidRPr="00D822A3">
        <w:rPr>
          <w:lang w:val="en-GB"/>
        </w:rPr>
        <w:t>s</w:t>
      </w:r>
      <w:r w:rsidR="008361EE" w:rsidRPr="00D822A3">
        <w:rPr>
          <w:lang w:val="en-GB"/>
        </w:rPr>
        <w:t>canf.c</w:t>
      </w:r>
      <w:proofErr w:type="spellEnd"/>
    </w:p>
    <w:p w14:paraId="05A36D32" w14:textId="77777777" w:rsidR="00442030" w:rsidRPr="00A15E99" w:rsidRDefault="00442030" w:rsidP="00A15E99">
      <w:pPr>
        <w:pStyle w:val="Code"/>
        <w:rPr>
          <w:highlight w:val="white"/>
        </w:rPr>
      </w:pPr>
      <w:r w:rsidRPr="00A15E99">
        <w:rPr>
          <w:highlight w:val="white"/>
        </w:rPr>
        <w:t>#include &lt;math.h&gt;</w:t>
      </w:r>
    </w:p>
    <w:p w14:paraId="69A0B80E" w14:textId="77777777" w:rsidR="00442030" w:rsidRPr="00A15E99" w:rsidRDefault="00442030" w:rsidP="00A15E99">
      <w:pPr>
        <w:pStyle w:val="Code"/>
        <w:rPr>
          <w:highlight w:val="white"/>
        </w:rPr>
      </w:pPr>
      <w:r w:rsidRPr="00A15E99">
        <w:rPr>
          <w:highlight w:val="white"/>
        </w:rPr>
        <w:t>#include &lt;ctype.h&gt;</w:t>
      </w:r>
    </w:p>
    <w:p w14:paraId="55C1E752" w14:textId="77777777" w:rsidR="00442030" w:rsidRPr="00A15E99" w:rsidRDefault="00442030" w:rsidP="00A15E99">
      <w:pPr>
        <w:pStyle w:val="Code"/>
        <w:rPr>
          <w:highlight w:val="white"/>
        </w:rPr>
      </w:pPr>
      <w:r w:rsidRPr="00A15E99">
        <w:rPr>
          <w:highlight w:val="white"/>
        </w:rPr>
        <w:t>#include &lt;stdio.h&gt;</w:t>
      </w:r>
    </w:p>
    <w:p w14:paraId="0AD426C2" w14:textId="77777777" w:rsidR="00442030" w:rsidRPr="00A15E99" w:rsidRDefault="00442030" w:rsidP="00A15E99">
      <w:pPr>
        <w:pStyle w:val="Code"/>
        <w:rPr>
          <w:highlight w:val="white"/>
        </w:rPr>
      </w:pPr>
      <w:r w:rsidRPr="00A15E99">
        <w:rPr>
          <w:highlight w:val="white"/>
        </w:rPr>
        <w:t>#include &lt;stddef.h&gt;</w:t>
      </w:r>
    </w:p>
    <w:p w14:paraId="07DF9E85" w14:textId="77777777" w:rsidR="00442030" w:rsidRPr="00A15E99" w:rsidRDefault="00442030" w:rsidP="00A15E99">
      <w:pPr>
        <w:pStyle w:val="Code"/>
        <w:rPr>
          <w:highlight w:val="white"/>
        </w:rPr>
      </w:pPr>
      <w:r w:rsidRPr="00A15E99">
        <w:rPr>
          <w:highlight w:val="white"/>
        </w:rPr>
        <w:t>#include &lt;stdarg.h&gt;</w:t>
      </w:r>
    </w:p>
    <w:p w14:paraId="28D11714" w14:textId="77777777" w:rsidR="00442030" w:rsidRPr="00A15E99" w:rsidRDefault="00442030" w:rsidP="00A15E99">
      <w:pPr>
        <w:pStyle w:val="Code"/>
        <w:rPr>
          <w:highlight w:val="white"/>
        </w:rPr>
      </w:pPr>
      <w:r w:rsidRPr="00A15E99">
        <w:rPr>
          <w:highlight w:val="white"/>
        </w:rPr>
        <w:t>#include &lt;String.h&gt;</w:t>
      </w:r>
    </w:p>
    <w:p w14:paraId="786F2E08" w14:textId="77777777" w:rsidR="00442030" w:rsidRPr="00A15E99" w:rsidRDefault="00442030" w:rsidP="00A15E99">
      <w:pPr>
        <w:pStyle w:val="Code"/>
        <w:rPr>
          <w:highlight w:val="white"/>
        </w:rPr>
      </w:pPr>
      <w:r w:rsidRPr="00A15E99">
        <w:rPr>
          <w:highlight w:val="white"/>
        </w:rPr>
        <w:t>#include &lt;scanf.h&gt;</w:t>
      </w:r>
    </w:p>
    <w:p w14:paraId="5C45EBF4" w14:textId="77777777" w:rsidR="00442030" w:rsidRPr="00A15E99" w:rsidRDefault="00442030" w:rsidP="00A15E99">
      <w:pPr>
        <w:pStyle w:val="Code"/>
        <w:rPr>
          <w:highlight w:val="white"/>
        </w:rPr>
      </w:pPr>
      <w:r w:rsidRPr="00A15E99">
        <w:rPr>
          <w:highlight w:val="white"/>
        </w:rPr>
        <w:t>#include &lt;printf.h&gt;</w:t>
      </w:r>
    </w:p>
    <w:p w14:paraId="0179E402" w14:textId="77777777" w:rsidR="00442030" w:rsidRPr="00A15E99" w:rsidRDefault="00442030" w:rsidP="00A15E99">
      <w:pPr>
        <w:pStyle w:val="Code"/>
        <w:rPr>
          <w:highlight w:val="white"/>
        </w:rPr>
      </w:pPr>
    </w:p>
    <w:p w14:paraId="3C2CD793" w14:textId="77777777" w:rsidR="00442030" w:rsidRPr="00A15E99" w:rsidRDefault="00442030" w:rsidP="00A15E99">
      <w:pPr>
        <w:pStyle w:val="Code"/>
        <w:rPr>
          <w:highlight w:val="white"/>
        </w:rPr>
      </w:pPr>
      <w:r w:rsidRPr="00A15E99">
        <w:rPr>
          <w:highlight w:val="white"/>
        </w:rPr>
        <w:t>#define PRINT(x,y) { printf(#x " = &lt;%" #y "&gt;\n", (x)); }</w:t>
      </w:r>
    </w:p>
    <w:p w14:paraId="1F56FABF" w14:textId="77777777" w:rsidR="00442030" w:rsidRPr="00A15E99" w:rsidRDefault="00442030" w:rsidP="00A15E99">
      <w:pPr>
        <w:pStyle w:val="Code"/>
        <w:rPr>
          <w:highlight w:val="white"/>
        </w:rPr>
      </w:pPr>
    </w:p>
    <w:p w14:paraId="66DE363E" w14:textId="77777777" w:rsidR="00442030" w:rsidRPr="00A15E99" w:rsidRDefault="00442030" w:rsidP="00A15E99">
      <w:pPr>
        <w:pStyle w:val="Code"/>
        <w:rPr>
          <w:highlight w:val="white"/>
        </w:rPr>
      </w:pPr>
      <w:r w:rsidRPr="00A15E99">
        <w:rPr>
          <w:highlight w:val="white"/>
        </w:rPr>
        <w:t>int g_inStatus, g_inChars;</w:t>
      </w:r>
    </w:p>
    <w:p w14:paraId="75D3E5F3" w14:textId="77777777" w:rsidR="00442030" w:rsidRPr="00A15E99" w:rsidRDefault="00442030" w:rsidP="00A15E99">
      <w:pPr>
        <w:pStyle w:val="Code"/>
        <w:rPr>
          <w:highlight w:val="white"/>
        </w:rPr>
      </w:pPr>
      <w:r w:rsidRPr="00A15E99">
        <w:rPr>
          <w:highlight w:val="white"/>
        </w:rPr>
        <w:t>void* g_inDevice;</w:t>
      </w:r>
    </w:p>
    <w:p w14:paraId="5D299E07" w14:textId="77777777" w:rsidR="00442030" w:rsidRPr="00A15E99" w:rsidRDefault="00442030" w:rsidP="00A15E99">
      <w:pPr>
        <w:pStyle w:val="Code"/>
        <w:rPr>
          <w:highlight w:val="white"/>
        </w:rPr>
      </w:pPr>
      <w:r w:rsidRPr="00A15E99">
        <w:rPr>
          <w:highlight w:val="white"/>
        </w:rPr>
        <w:t>int g_inCount;</w:t>
      </w:r>
    </w:p>
    <w:p w14:paraId="20A04B09" w14:textId="77777777" w:rsidR="00442030" w:rsidRPr="00A15E99" w:rsidRDefault="00442030" w:rsidP="00A15E99">
      <w:pPr>
        <w:pStyle w:val="Code"/>
        <w:rPr>
          <w:highlight w:val="white"/>
        </w:rPr>
      </w:pPr>
    </w:p>
    <w:p w14:paraId="406B5F9A" w14:textId="77777777" w:rsidR="00442030" w:rsidRPr="00A15E99" w:rsidRDefault="00442030" w:rsidP="00A15E99">
      <w:pPr>
        <w:pStyle w:val="Code"/>
        <w:rPr>
          <w:highlight w:val="white"/>
        </w:rPr>
      </w:pPr>
      <w:r w:rsidRPr="00A15E99">
        <w:rPr>
          <w:highlight w:val="white"/>
        </w:rPr>
        <w:t>char scanChar(void) {</w:t>
      </w:r>
    </w:p>
    <w:p w14:paraId="723F6DC9" w14:textId="77777777" w:rsidR="00442030" w:rsidRPr="00A15E99" w:rsidRDefault="00442030" w:rsidP="00A15E99">
      <w:pPr>
        <w:pStyle w:val="Code"/>
        <w:rPr>
          <w:highlight w:val="white"/>
        </w:rPr>
      </w:pPr>
      <w:r w:rsidRPr="00A15E99">
        <w:rPr>
          <w:highlight w:val="white"/>
        </w:rPr>
        <w:lastRenderedPageBreak/>
        <w:t xml:space="preserve">  char c = '\0';</w:t>
      </w:r>
    </w:p>
    <w:p w14:paraId="0663A5DE" w14:textId="77777777" w:rsidR="00442030" w:rsidRPr="00A15E99" w:rsidRDefault="00442030" w:rsidP="00A15E99">
      <w:pPr>
        <w:pStyle w:val="Code"/>
        <w:rPr>
          <w:highlight w:val="white"/>
        </w:rPr>
      </w:pPr>
      <w:r w:rsidRPr="00A15E99">
        <w:rPr>
          <w:highlight w:val="white"/>
        </w:rPr>
        <w:t xml:space="preserve">  FILE* stream;</w:t>
      </w:r>
    </w:p>
    <w:p w14:paraId="37DEF437" w14:textId="77777777" w:rsidR="00442030" w:rsidRPr="00A15E99" w:rsidRDefault="00442030" w:rsidP="00A15E99">
      <w:pPr>
        <w:pStyle w:val="Code"/>
        <w:rPr>
          <w:highlight w:val="white"/>
        </w:rPr>
      </w:pPr>
      <w:r w:rsidRPr="00A15E99">
        <w:rPr>
          <w:highlight w:val="white"/>
        </w:rPr>
        <w:t xml:space="preserve">  int handle;</w:t>
      </w:r>
    </w:p>
    <w:p w14:paraId="7F4BAF27" w14:textId="77777777" w:rsidR="00442030" w:rsidRPr="00A15E99" w:rsidRDefault="00442030" w:rsidP="00A15E99">
      <w:pPr>
        <w:pStyle w:val="Code"/>
        <w:rPr>
          <w:highlight w:val="white"/>
        </w:rPr>
      </w:pPr>
      <w:r w:rsidRPr="00A15E99">
        <w:rPr>
          <w:highlight w:val="white"/>
        </w:rPr>
        <w:t xml:space="preserve">  char* inString;</w:t>
      </w:r>
    </w:p>
    <w:p w14:paraId="158B6ED2" w14:textId="77777777" w:rsidR="00442030" w:rsidRPr="00A15E99" w:rsidRDefault="00442030" w:rsidP="00A15E99">
      <w:pPr>
        <w:pStyle w:val="Code"/>
        <w:rPr>
          <w:highlight w:val="white"/>
        </w:rPr>
      </w:pPr>
    </w:p>
    <w:p w14:paraId="21272750" w14:textId="77777777" w:rsidR="00442030" w:rsidRPr="00A15E99" w:rsidRDefault="00442030" w:rsidP="00A15E99">
      <w:pPr>
        <w:pStyle w:val="Code"/>
        <w:rPr>
          <w:highlight w:val="white"/>
        </w:rPr>
      </w:pPr>
      <w:r w:rsidRPr="00A15E99">
        <w:rPr>
          <w:highlight w:val="white"/>
        </w:rPr>
        <w:t xml:space="preserve">  switch (g_inStatus) {</w:t>
      </w:r>
    </w:p>
    <w:p w14:paraId="761BE44D" w14:textId="77777777" w:rsidR="00442030" w:rsidRPr="00A15E99" w:rsidRDefault="00442030" w:rsidP="00A15E99">
      <w:pPr>
        <w:pStyle w:val="Code"/>
        <w:rPr>
          <w:highlight w:val="white"/>
        </w:rPr>
      </w:pPr>
      <w:r w:rsidRPr="00A15E99">
        <w:rPr>
          <w:highlight w:val="white"/>
        </w:rPr>
        <w:t xml:space="preserve">    case DEVICE:</w:t>
      </w:r>
    </w:p>
    <w:p w14:paraId="27125FAD" w14:textId="77777777" w:rsidR="00442030" w:rsidRPr="00A15E99" w:rsidRDefault="00442030" w:rsidP="00A15E99">
      <w:pPr>
        <w:pStyle w:val="Code"/>
        <w:rPr>
          <w:highlight w:val="white"/>
        </w:rPr>
      </w:pPr>
      <w:r w:rsidRPr="00A15E99">
        <w:rPr>
          <w:highlight w:val="white"/>
        </w:rPr>
        <w:t xml:space="preserve">      stream = (FILE*) g_inDevice;</w:t>
      </w:r>
    </w:p>
    <w:p w14:paraId="06ED3383" w14:textId="77777777" w:rsidR="00442030" w:rsidRPr="00A15E99" w:rsidRDefault="00442030" w:rsidP="00A15E99">
      <w:pPr>
        <w:pStyle w:val="Code"/>
        <w:rPr>
          <w:highlight w:val="white"/>
        </w:rPr>
      </w:pPr>
      <w:r w:rsidRPr="00A15E99">
        <w:rPr>
          <w:highlight w:val="white"/>
        </w:rPr>
        <w:t xml:space="preserve">      </w:t>
      </w:r>
    </w:p>
    <w:p w14:paraId="54DDDCE4" w14:textId="77777777" w:rsidR="00442030" w:rsidRPr="00A15E99" w:rsidRDefault="00442030" w:rsidP="00A15E99">
      <w:pPr>
        <w:pStyle w:val="Code"/>
        <w:rPr>
          <w:highlight w:val="white"/>
        </w:rPr>
      </w:pPr>
      <w:r w:rsidRPr="00A15E99">
        <w:rPr>
          <w:highlight w:val="white"/>
        </w:rPr>
        <w:t xml:space="preserve">      handle = stream-&gt;handle;</w:t>
      </w:r>
    </w:p>
    <w:p w14:paraId="5E6FE86C" w14:textId="77777777" w:rsidR="00442030" w:rsidRPr="00A15E99" w:rsidRDefault="00442030" w:rsidP="00A15E99">
      <w:pPr>
        <w:pStyle w:val="Code"/>
        <w:rPr>
          <w:highlight w:val="white"/>
        </w:rPr>
      </w:pPr>
      <w:r w:rsidRPr="00A15E99">
        <w:rPr>
          <w:highlight w:val="white"/>
        </w:rPr>
        <w:t>#ifdef __WINDOWS__</w:t>
      </w:r>
    </w:p>
    <w:p w14:paraId="06347006" w14:textId="77777777" w:rsidR="00442030" w:rsidRPr="00A15E99" w:rsidRDefault="00442030" w:rsidP="00A15E99">
      <w:pPr>
        <w:pStyle w:val="Code"/>
        <w:rPr>
          <w:highlight w:val="white"/>
        </w:rPr>
      </w:pPr>
      <w:r w:rsidRPr="00A15E99">
        <w:rPr>
          <w:highlight w:val="white"/>
        </w:rPr>
        <w:t xml:space="preserve">      register_ah = 0x3Fs;</w:t>
      </w:r>
    </w:p>
    <w:p w14:paraId="24BA422A" w14:textId="77777777" w:rsidR="00442030" w:rsidRPr="00A15E99" w:rsidRDefault="00442030" w:rsidP="00A15E99">
      <w:pPr>
        <w:pStyle w:val="Code"/>
        <w:rPr>
          <w:highlight w:val="white"/>
        </w:rPr>
      </w:pPr>
      <w:r w:rsidRPr="00A15E99">
        <w:rPr>
          <w:highlight w:val="white"/>
        </w:rPr>
        <w:t xml:space="preserve">      register_bx = handle;</w:t>
      </w:r>
    </w:p>
    <w:p w14:paraId="188910A3" w14:textId="77777777" w:rsidR="00442030" w:rsidRPr="00A15E99" w:rsidRDefault="00442030" w:rsidP="00A15E99">
      <w:pPr>
        <w:pStyle w:val="Code"/>
        <w:rPr>
          <w:highlight w:val="white"/>
        </w:rPr>
      </w:pPr>
      <w:r w:rsidRPr="00A15E99">
        <w:rPr>
          <w:highlight w:val="white"/>
        </w:rPr>
        <w:t xml:space="preserve">      register_cx = 1;</w:t>
      </w:r>
    </w:p>
    <w:p w14:paraId="5D500CB6" w14:textId="77777777" w:rsidR="00442030" w:rsidRPr="00A15E99" w:rsidRDefault="00442030" w:rsidP="00A15E99">
      <w:pPr>
        <w:pStyle w:val="Code"/>
        <w:rPr>
          <w:highlight w:val="white"/>
        </w:rPr>
      </w:pPr>
      <w:r w:rsidRPr="00A15E99">
        <w:rPr>
          <w:highlight w:val="white"/>
        </w:rPr>
        <w:t xml:space="preserve">      register_dx = &amp;c;</w:t>
      </w:r>
    </w:p>
    <w:p w14:paraId="6304979A" w14:textId="77777777" w:rsidR="00442030" w:rsidRPr="00A15E99" w:rsidRDefault="00442030" w:rsidP="00A15E99">
      <w:pPr>
        <w:pStyle w:val="Code"/>
        <w:rPr>
          <w:highlight w:val="white"/>
        </w:rPr>
      </w:pPr>
      <w:r w:rsidRPr="00A15E99">
        <w:rPr>
          <w:highlight w:val="white"/>
        </w:rPr>
        <w:t xml:space="preserve">      interrupt(0x21s);</w:t>
      </w:r>
    </w:p>
    <w:p w14:paraId="4238E7F4" w14:textId="77777777" w:rsidR="00442030" w:rsidRPr="00A15E99" w:rsidRDefault="00442030" w:rsidP="00A15E99">
      <w:pPr>
        <w:pStyle w:val="Code"/>
        <w:rPr>
          <w:highlight w:val="white"/>
        </w:rPr>
      </w:pPr>
      <w:r w:rsidRPr="00A15E99">
        <w:rPr>
          <w:highlight w:val="white"/>
        </w:rPr>
        <w:t>#endif</w:t>
      </w:r>
    </w:p>
    <w:p w14:paraId="1C2762E5" w14:textId="77777777" w:rsidR="00442030" w:rsidRPr="00A15E99" w:rsidRDefault="00442030" w:rsidP="00A15E99">
      <w:pPr>
        <w:pStyle w:val="Code"/>
        <w:rPr>
          <w:highlight w:val="white"/>
        </w:rPr>
      </w:pPr>
    </w:p>
    <w:p w14:paraId="2E09AA35" w14:textId="77777777" w:rsidR="00442030" w:rsidRPr="00A15E99" w:rsidRDefault="00442030" w:rsidP="00A15E99">
      <w:pPr>
        <w:pStyle w:val="Code"/>
        <w:rPr>
          <w:highlight w:val="white"/>
        </w:rPr>
      </w:pPr>
      <w:r w:rsidRPr="00A15E99">
        <w:rPr>
          <w:highlight w:val="white"/>
        </w:rPr>
        <w:t>#ifdef __LINUX__</w:t>
      </w:r>
    </w:p>
    <w:p w14:paraId="43D383E0" w14:textId="77777777" w:rsidR="00442030" w:rsidRPr="00A15E99" w:rsidRDefault="00442030" w:rsidP="00A15E99">
      <w:pPr>
        <w:pStyle w:val="Code"/>
        <w:rPr>
          <w:highlight w:val="white"/>
        </w:rPr>
      </w:pPr>
      <w:r w:rsidRPr="00A15E99">
        <w:rPr>
          <w:highlight w:val="white"/>
        </w:rPr>
        <w:t xml:space="preserve">      register_rax = 0x00L;</w:t>
      </w:r>
    </w:p>
    <w:p w14:paraId="2477134D" w14:textId="77777777" w:rsidR="00442030" w:rsidRPr="00A15E99" w:rsidRDefault="00442030" w:rsidP="00A15E99">
      <w:pPr>
        <w:pStyle w:val="Code"/>
        <w:rPr>
          <w:highlight w:val="white"/>
        </w:rPr>
      </w:pPr>
      <w:r w:rsidRPr="00A15E99">
        <w:rPr>
          <w:highlight w:val="white"/>
        </w:rPr>
        <w:t xml:space="preserve">      register_rdi = (unsigned long) stream-&gt;handle;</w:t>
      </w:r>
    </w:p>
    <w:p w14:paraId="072C2C2B" w14:textId="77777777" w:rsidR="00442030" w:rsidRPr="00A15E99" w:rsidRDefault="00442030" w:rsidP="00A15E99">
      <w:pPr>
        <w:pStyle w:val="Code"/>
        <w:rPr>
          <w:highlight w:val="white"/>
        </w:rPr>
      </w:pPr>
      <w:r w:rsidRPr="00A15E99">
        <w:rPr>
          <w:highlight w:val="white"/>
        </w:rPr>
        <w:t xml:space="preserve">      register_rsi = (unsigned long) &amp;c;</w:t>
      </w:r>
    </w:p>
    <w:p w14:paraId="44A73421" w14:textId="77777777" w:rsidR="00442030" w:rsidRPr="00A15E99" w:rsidRDefault="00442030" w:rsidP="00A15E99">
      <w:pPr>
        <w:pStyle w:val="Code"/>
        <w:rPr>
          <w:highlight w:val="white"/>
        </w:rPr>
      </w:pPr>
      <w:r w:rsidRPr="00A15E99">
        <w:rPr>
          <w:highlight w:val="white"/>
        </w:rPr>
        <w:t xml:space="preserve">      register_rdx = 1L;</w:t>
      </w:r>
    </w:p>
    <w:p w14:paraId="5D87ACE7" w14:textId="77777777" w:rsidR="00442030" w:rsidRPr="00A15E99" w:rsidRDefault="00442030" w:rsidP="00A15E99">
      <w:pPr>
        <w:pStyle w:val="Code"/>
        <w:rPr>
          <w:highlight w:val="white"/>
        </w:rPr>
      </w:pPr>
      <w:r w:rsidRPr="00A15E99">
        <w:rPr>
          <w:highlight w:val="white"/>
        </w:rPr>
        <w:t xml:space="preserve">      syscall();</w:t>
      </w:r>
    </w:p>
    <w:p w14:paraId="39010EBB" w14:textId="77777777" w:rsidR="00442030" w:rsidRPr="00A15E99" w:rsidRDefault="00442030" w:rsidP="00A15E99">
      <w:pPr>
        <w:pStyle w:val="Code"/>
        <w:rPr>
          <w:highlight w:val="white"/>
        </w:rPr>
      </w:pPr>
      <w:r w:rsidRPr="00A15E99">
        <w:rPr>
          <w:highlight w:val="white"/>
        </w:rPr>
        <w:t>#endif</w:t>
      </w:r>
    </w:p>
    <w:p w14:paraId="789EFC97" w14:textId="77777777" w:rsidR="00442030" w:rsidRPr="00A15E99" w:rsidRDefault="00442030" w:rsidP="00A15E99">
      <w:pPr>
        <w:pStyle w:val="Code"/>
        <w:rPr>
          <w:highlight w:val="white"/>
        </w:rPr>
      </w:pPr>
    </w:p>
    <w:p w14:paraId="064D12D6" w14:textId="77777777" w:rsidR="00442030" w:rsidRPr="00A15E99" w:rsidRDefault="00442030" w:rsidP="00A15E99">
      <w:pPr>
        <w:pStyle w:val="Code"/>
        <w:rPr>
          <w:highlight w:val="white"/>
        </w:rPr>
      </w:pPr>
      <w:r w:rsidRPr="00A15E99">
        <w:rPr>
          <w:highlight w:val="white"/>
        </w:rPr>
        <w:t xml:space="preserve">      ++g_inChars;</w:t>
      </w:r>
    </w:p>
    <w:p w14:paraId="55D85776" w14:textId="77777777" w:rsidR="00442030" w:rsidRPr="00A15E99" w:rsidRDefault="00442030" w:rsidP="00A15E99">
      <w:pPr>
        <w:pStyle w:val="Code"/>
        <w:rPr>
          <w:highlight w:val="white"/>
        </w:rPr>
      </w:pPr>
      <w:r w:rsidRPr="00A15E99">
        <w:rPr>
          <w:highlight w:val="white"/>
        </w:rPr>
        <w:t xml:space="preserve">      return c;</w:t>
      </w:r>
    </w:p>
    <w:p w14:paraId="67A01ACA" w14:textId="77777777" w:rsidR="00442030" w:rsidRPr="00A15E99" w:rsidRDefault="00442030" w:rsidP="00A15E99">
      <w:pPr>
        <w:pStyle w:val="Code"/>
        <w:rPr>
          <w:highlight w:val="white"/>
        </w:rPr>
      </w:pPr>
    </w:p>
    <w:p w14:paraId="043097D2" w14:textId="77777777" w:rsidR="00442030" w:rsidRPr="00A15E99" w:rsidRDefault="00442030" w:rsidP="00A15E99">
      <w:pPr>
        <w:pStyle w:val="Code"/>
        <w:rPr>
          <w:highlight w:val="white"/>
        </w:rPr>
      </w:pPr>
      <w:r w:rsidRPr="00A15E99">
        <w:rPr>
          <w:highlight w:val="white"/>
        </w:rPr>
        <w:t xml:space="preserve">    case STRING:</w:t>
      </w:r>
    </w:p>
    <w:p w14:paraId="573CFDFF" w14:textId="77777777" w:rsidR="00442030" w:rsidRPr="00A15E99" w:rsidRDefault="00442030" w:rsidP="00A15E99">
      <w:pPr>
        <w:pStyle w:val="Code"/>
        <w:rPr>
          <w:highlight w:val="white"/>
        </w:rPr>
      </w:pPr>
      <w:r w:rsidRPr="00A15E99">
        <w:rPr>
          <w:highlight w:val="white"/>
        </w:rPr>
        <w:t xml:space="preserve">      inString = (char*) g_inDevice;</w:t>
      </w:r>
    </w:p>
    <w:p w14:paraId="59E90E01" w14:textId="77777777" w:rsidR="00442030" w:rsidRPr="00A15E99" w:rsidRDefault="00442030" w:rsidP="00A15E99">
      <w:pPr>
        <w:pStyle w:val="Code"/>
        <w:rPr>
          <w:highlight w:val="white"/>
        </w:rPr>
      </w:pPr>
      <w:r w:rsidRPr="00A15E99">
        <w:rPr>
          <w:highlight w:val="white"/>
        </w:rPr>
        <w:t xml:space="preserve">      return inString[g_inChars++];</w:t>
      </w:r>
    </w:p>
    <w:p w14:paraId="5CCB2B8E" w14:textId="77777777" w:rsidR="00442030" w:rsidRPr="00A15E99" w:rsidRDefault="00442030" w:rsidP="00A15E99">
      <w:pPr>
        <w:pStyle w:val="Code"/>
        <w:rPr>
          <w:highlight w:val="white"/>
        </w:rPr>
      </w:pPr>
    </w:p>
    <w:p w14:paraId="7952D5B4" w14:textId="77777777" w:rsidR="00442030" w:rsidRPr="00A15E99" w:rsidRDefault="00442030" w:rsidP="00A15E99">
      <w:pPr>
        <w:pStyle w:val="Code"/>
        <w:rPr>
          <w:highlight w:val="white"/>
        </w:rPr>
      </w:pPr>
      <w:r w:rsidRPr="00A15E99">
        <w:rPr>
          <w:highlight w:val="white"/>
        </w:rPr>
        <w:t xml:space="preserve">    default:</w:t>
      </w:r>
    </w:p>
    <w:p w14:paraId="79DD428A" w14:textId="77777777" w:rsidR="00442030" w:rsidRPr="00A15E99" w:rsidRDefault="00442030" w:rsidP="00A15E99">
      <w:pPr>
        <w:pStyle w:val="Code"/>
        <w:rPr>
          <w:highlight w:val="white"/>
        </w:rPr>
      </w:pPr>
      <w:r w:rsidRPr="00A15E99">
        <w:rPr>
          <w:highlight w:val="white"/>
        </w:rPr>
        <w:t xml:space="preserve">      return '\0';</w:t>
      </w:r>
    </w:p>
    <w:p w14:paraId="384E948E" w14:textId="77777777" w:rsidR="00442030" w:rsidRPr="00A15E99" w:rsidRDefault="00442030" w:rsidP="00A15E99">
      <w:pPr>
        <w:pStyle w:val="Code"/>
        <w:rPr>
          <w:highlight w:val="white"/>
        </w:rPr>
      </w:pPr>
      <w:r w:rsidRPr="00A15E99">
        <w:rPr>
          <w:highlight w:val="white"/>
        </w:rPr>
        <w:t xml:space="preserve">  }</w:t>
      </w:r>
    </w:p>
    <w:p w14:paraId="39A5DF22" w14:textId="77777777" w:rsidR="00442030" w:rsidRPr="00A15E99" w:rsidRDefault="00442030" w:rsidP="00A15E99">
      <w:pPr>
        <w:pStyle w:val="Code"/>
        <w:rPr>
          <w:highlight w:val="white"/>
        </w:rPr>
      </w:pPr>
      <w:r w:rsidRPr="00A15E99">
        <w:rPr>
          <w:highlight w:val="white"/>
        </w:rPr>
        <w:t>}</w:t>
      </w:r>
    </w:p>
    <w:p w14:paraId="2B6DE322" w14:textId="77777777" w:rsidR="00442030" w:rsidRPr="00A15E99" w:rsidRDefault="00442030" w:rsidP="00A15E99">
      <w:pPr>
        <w:pStyle w:val="Code"/>
        <w:rPr>
          <w:highlight w:val="white"/>
        </w:rPr>
      </w:pPr>
    </w:p>
    <w:p w14:paraId="31AF69A4" w14:textId="77777777" w:rsidR="00442030" w:rsidRPr="00A15E99" w:rsidRDefault="00442030" w:rsidP="00A15E99">
      <w:pPr>
        <w:pStyle w:val="Code"/>
        <w:rPr>
          <w:highlight w:val="white"/>
        </w:rPr>
      </w:pPr>
      <w:r w:rsidRPr="00A15E99">
        <w:rPr>
          <w:highlight w:val="white"/>
        </w:rPr>
        <w:t>void unscanChar(char /* c */) {</w:t>
      </w:r>
    </w:p>
    <w:p w14:paraId="31748DB3" w14:textId="77777777" w:rsidR="00442030" w:rsidRPr="00A15E99" w:rsidRDefault="00442030" w:rsidP="00A15E99">
      <w:pPr>
        <w:pStyle w:val="Code"/>
        <w:rPr>
          <w:highlight w:val="white"/>
        </w:rPr>
      </w:pPr>
      <w:r w:rsidRPr="00A15E99">
        <w:rPr>
          <w:highlight w:val="white"/>
        </w:rPr>
        <w:t xml:space="preserve">  switch (g_inStatus) {</w:t>
      </w:r>
    </w:p>
    <w:p w14:paraId="5F6CCCB0" w14:textId="77777777" w:rsidR="00442030" w:rsidRPr="00A15E99" w:rsidRDefault="00442030" w:rsidP="00A15E99">
      <w:pPr>
        <w:pStyle w:val="Code"/>
        <w:rPr>
          <w:highlight w:val="white"/>
        </w:rPr>
      </w:pPr>
      <w:r w:rsidRPr="00A15E99">
        <w:rPr>
          <w:highlight w:val="white"/>
        </w:rPr>
        <w:t xml:space="preserve">    case DEVICE:</w:t>
      </w:r>
    </w:p>
    <w:p w14:paraId="6BF572C5" w14:textId="77777777" w:rsidR="00442030" w:rsidRPr="00A15E99" w:rsidRDefault="00442030" w:rsidP="00A15E99">
      <w:pPr>
        <w:pStyle w:val="Code"/>
        <w:rPr>
          <w:highlight w:val="white"/>
        </w:rPr>
      </w:pPr>
      <w:r w:rsidRPr="00A15E99">
        <w:rPr>
          <w:highlight w:val="white"/>
        </w:rPr>
        <w:t xml:space="preserve">      --g_inChars;</w:t>
      </w:r>
    </w:p>
    <w:p w14:paraId="4240F2EA" w14:textId="77777777" w:rsidR="00442030" w:rsidRPr="00A15E99" w:rsidRDefault="00442030" w:rsidP="00A15E99">
      <w:pPr>
        <w:pStyle w:val="Code"/>
        <w:rPr>
          <w:highlight w:val="white"/>
        </w:rPr>
      </w:pPr>
      <w:r w:rsidRPr="00A15E99">
        <w:rPr>
          <w:highlight w:val="white"/>
        </w:rPr>
        <w:t xml:space="preserve">      break;</w:t>
      </w:r>
    </w:p>
    <w:p w14:paraId="50B3E4E1" w14:textId="77777777" w:rsidR="00442030" w:rsidRPr="00A15E99" w:rsidRDefault="00442030" w:rsidP="00A15E99">
      <w:pPr>
        <w:pStyle w:val="Code"/>
        <w:rPr>
          <w:highlight w:val="white"/>
        </w:rPr>
      </w:pPr>
    </w:p>
    <w:p w14:paraId="20607ED5" w14:textId="77777777" w:rsidR="00442030" w:rsidRPr="00A15E99" w:rsidRDefault="00442030" w:rsidP="00A15E99">
      <w:pPr>
        <w:pStyle w:val="Code"/>
        <w:rPr>
          <w:highlight w:val="white"/>
        </w:rPr>
      </w:pPr>
      <w:r w:rsidRPr="00A15E99">
        <w:rPr>
          <w:highlight w:val="white"/>
        </w:rPr>
        <w:t xml:space="preserve">    case STRING:</w:t>
      </w:r>
    </w:p>
    <w:p w14:paraId="30EE64DB" w14:textId="77777777" w:rsidR="00442030" w:rsidRPr="00A15E99" w:rsidRDefault="00442030" w:rsidP="00A15E99">
      <w:pPr>
        <w:pStyle w:val="Code"/>
        <w:rPr>
          <w:highlight w:val="white"/>
        </w:rPr>
      </w:pPr>
      <w:r w:rsidRPr="00A15E99">
        <w:rPr>
          <w:highlight w:val="white"/>
        </w:rPr>
        <w:t xml:space="preserve">      --g_inChars;</w:t>
      </w:r>
    </w:p>
    <w:p w14:paraId="449FF73B" w14:textId="77777777" w:rsidR="00442030" w:rsidRPr="00A15E99" w:rsidRDefault="00442030" w:rsidP="00A15E99">
      <w:pPr>
        <w:pStyle w:val="Code"/>
        <w:rPr>
          <w:highlight w:val="white"/>
        </w:rPr>
      </w:pPr>
      <w:r w:rsidRPr="00A15E99">
        <w:rPr>
          <w:highlight w:val="white"/>
        </w:rPr>
        <w:t xml:space="preserve">      break;</w:t>
      </w:r>
    </w:p>
    <w:p w14:paraId="47DC6BD3" w14:textId="77777777" w:rsidR="00442030" w:rsidRPr="00A15E99" w:rsidRDefault="00442030" w:rsidP="00A15E99">
      <w:pPr>
        <w:pStyle w:val="Code"/>
        <w:rPr>
          <w:highlight w:val="white"/>
        </w:rPr>
      </w:pPr>
      <w:r w:rsidRPr="00A15E99">
        <w:rPr>
          <w:highlight w:val="white"/>
        </w:rPr>
        <w:t xml:space="preserve">  }</w:t>
      </w:r>
    </w:p>
    <w:p w14:paraId="6E214BE0" w14:textId="77777777" w:rsidR="00442030" w:rsidRPr="00A15E99" w:rsidRDefault="00442030" w:rsidP="00A15E99">
      <w:pPr>
        <w:pStyle w:val="Code"/>
        <w:rPr>
          <w:highlight w:val="white"/>
        </w:rPr>
      </w:pPr>
      <w:r w:rsidRPr="00A15E99">
        <w:rPr>
          <w:highlight w:val="white"/>
        </w:rPr>
        <w:t>}</w:t>
      </w:r>
    </w:p>
    <w:p w14:paraId="0E68C27F" w14:textId="77777777" w:rsidR="00442030" w:rsidRPr="00A15E99" w:rsidRDefault="00442030" w:rsidP="00A15E99">
      <w:pPr>
        <w:pStyle w:val="Code"/>
        <w:rPr>
          <w:highlight w:val="white"/>
        </w:rPr>
      </w:pPr>
    </w:p>
    <w:p w14:paraId="63FA27D3" w14:textId="77777777" w:rsidR="00442030" w:rsidRPr="00A15E99" w:rsidRDefault="00442030" w:rsidP="00A15E99">
      <w:pPr>
        <w:pStyle w:val="Code"/>
        <w:rPr>
          <w:highlight w:val="white"/>
        </w:rPr>
      </w:pPr>
      <w:r w:rsidRPr="00A15E99">
        <w:rPr>
          <w:highlight w:val="white"/>
        </w:rPr>
        <w:t>void scanPattern(char* string, char* pattern, BOOL not) {</w:t>
      </w:r>
    </w:p>
    <w:p w14:paraId="0ED6B182" w14:textId="77777777" w:rsidR="00442030" w:rsidRPr="00A15E99" w:rsidRDefault="00442030" w:rsidP="00A15E99">
      <w:pPr>
        <w:pStyle w:val="Code"/>
        <w:rPr>
          <w:highlight w:val="white"/>
        </w:rPr>
      </w:pPr>
      <w:r w:rsidRPr="00A15E99">
        <w:rPr>
          <w:highlight w:val="white"/>
        </w:rPr>
        <w:t xml:space="preserve">  int index = 0;</w:t>
      </w:r>
    </w:p>
    <w:p w14:paraId="5D647243" w14:textId="77777777" w:rsidR="00442030" w:rsidRPr="00A15E99" w:rsidRDefault="00442030" w:rsidP="00A15E99">
      <w:pPr>
        <w:pStyle w:val="Code"/>
        <w:rPr>
          <w:highlight w:val="white"/>
        </w:rPr>
      </w:pPr>
      <w:r w:rsidRPr="00A15E99">
        <w:rPr>
          <w:highlight w:val="white"/>
        </w:rPr>
        <w:t xml:space="preserve">  char input = scanChar();</w:t>
      </w:r>
    </w:p>
    <w:p w14:paraId="71804A5B" w14:textId="77777777" w:rsidR="00442030" w:rsidRPr="00A15E99" w:rsidRDefault="00442030" w:rsidP="00A15E99">
      <w:pPr>
        <w:pStyle w:val="Code"/>
        <w:rPr>
          <w:highlight w:val="white"/>
        </w:rPr>
      </w:pPr>
    </w:p>
    <w:p w14:paraId="61B172FA" w14:textId="77777777" w:rsidR="00442030" w:rsidRPr="00A15E99" w:rsidRDefault="00442030" w:rsidP="00A15E99">
      <w:pPr>
        <w:pStyle w:val="Code"/>
        <w:rPr>
          <w:highlight w:val="white"/>
        </w:rPr>
      </w:pPr>
      <w:r w:rsidRPr="00A15E99">
        <w:rPr>
          <w:highlight w:val="white"/>
        </w:rPr>
        <w:t xml:space="preserve">  while (isspace(input)) {</w:t>
      </w:r>
    </w:p>
    <w:p w14:paraId="6F94CCA4" w14:textId="77777777" w:rsidR="00442030" w:rsidRPr="00A15E99" w:rsidRDefault="00442030" w:rsidP="00A15E99">
      <w:pPr>
        <w:pStyle w:val="Code"/>
        <w:rPr>
          <w:highlight w:val="white"/>
        </w:rPr>
      </w:pPr>
      <w:r w:rsidRPr="00A15E99">
        <w:rPr>
          <w:highlight w:val="white"/>
        </w:rPr>
        <w:t xml:space="preserve">    input = scanChar();</w:t>
      </w:r>
    </w:p>
    <w:p w14:paraId="3A7B9807" w14:textId="77777777" w:rsidR="00442030" w:rsidRPr="00A15E99" w:rsidRDefault="00442030" w:rsidP="00A15E99">
      <w:pPr>
        <w:pStyle w:val="Code"/>
        <w:rPr>
          <w:highlight w:val="white"/>
        </w:rPr>
      </w:pPr>
      <w:r w:rsidRPr="00A15E99">
        <w:rPr>
          <w:highlight w:val="white"/>
        </w:rPr>
        <w:t xml:space="preserve">  }</w:t>
      </w:r>
    </w:p>
    <w:p w14:paraId="3284267A" w14:textId="77777777" w:rsidR="00442030" w:rsidRPr="00A15E99" w:rsidRDefault="00442030" w:rsidP="00A15E99">
      <w:pPr>
        <w:pStyle w:val="Code"/>
        <w:rPr>
          <w:highlight w:val="white"/>
        </w:rPr>
      </w:pPr>
    </w:p>
    <w:p w14:paraId="12C4D94F" w14:textId="77777777" w:rsidR="00442030" w:rsidRPr="00A15E99" w:rsidRDefault="00442030" w:rsidP="00A15E99">
      <w:pPr>
        <w:pStyle w:val="Code"/>
        <w:rPr>
          <w:highlight w:val="white"/>
        </w:rPr>
      </w:pPr>
      <w:r w:rsidRPr="00A15E99">
        <w:rPr>
          <w:highlight w:val="white"/>
        </w:rPr>
        <w:t xml:space="preserve">  if (string != NULL) {</w:t>
      </w:r>
    </w:p>
    <w:p w14:paraId="24D16E03" w14:textId="77777777" w:rsidR="00442030" w:rsidRPr="00A15E99" w:rsidRDefault="00442030" w:rsidP="00A15E99">
      <w:pPr>
        <w:pStyle w:val="Code"/>
        <w:rPr>
          <w:highlight w:val="white"/>
        </w:rPr>
      </w:pPr>
      <w:r w:rsidRPr="00A15E99">
        <w:rPr>
          <w:highlight w:val="white"/>
        </w:rPr>
        <w:t xml:space="preserve">    while ((!not &amp;&amp; strchr(pattern, input)) ||</w:t>
      </w:r>
    </w:p>
    <w:p w14:paraId="1176396B" w14:textId="77777777" w:rsidR="00442030" w:rsidRPr="00A15E99" w:rsidRDefault="00442030" w:rsidP="00A15E99">
      <w:pPr>
        <w:pStyle w:val="Code"/>
        <w:rPr>
          <w:highlight w:val="white"/>
        </w:rPr>
      </w:pPr>
      <w:r w:rsidRPr="00A15E99">
        <w:rPr>
          <w:highlight w:val="white"/>
        </w:rPr>
        <w:t xml:space="preserve">           (not &amp;&amp; !strchr(pattern, input))) {</w:t>
      </w:r>
    </w:p>
    <w:p w14:paraId="7F85668E" w14:textId="77777777" w:rsidR="00442030" w:rsidRPr="00A15E99" w:rsidRDefault="00442030" w:rsidP="00A15E99">
      <w:pPr>
        <w:pStyle w:val="Code"/>
        <w:rPr>
          <w:highlight w:val="white"/>
        </w:rPr>
      </w:pPr>
      <w:r w:rsidRPr="00A15E99">
        <w:rPr>
          <w:highlight w:val="white"/>
        </w:rPr>
        <w:t xml:space="preserve">      string[index++] = input;</w:t>
      </w:r>
    </w:p>
    <w:p w14:paraId="3BBC47A1" w14:textId="77777777" w:rsidR="00442030" w:rsidRPr="00A15E99" w:rsidRDefault="00442030" w:rsidP="00A15E99">
      <w:pPr>
        <w:pStyle w:val="Code"/>
        <w:rPr>
          <w:highlight w:val="white"/>
        </w:rPr>
      </w:pPr>
      <w:r w:rsidRPr="00A15E99">
        <w:rPr>
          <w:highlight w:val="white"/>
        </w:rPr>
        <w:t xml:space="preserve">      input = scanChar();</w:t>
      </w:r>
    </w:p>
    <w:p w14:paraId="4114B0A6" w14:textId="77777777" w:rsidR="00442030" w:rsidRPr="00A15E99" w:rsidRDefault="00442030" w:rsidP="00A15E99">
      <w:pPr>
        <w:pStyle w:val="Code"/>
        <w:rPr>
          <w:highlight w:val="white"/>
        </w:rPr>
      </w:pPr>
      <w:r w:rsidRPr="00A15E99">
        <w:rPr>
          <w:highlight w:val="white"/>
        </w:rPr>
        <w:t xml:space="preserve">    }</w:t>
      </w:r>
    </w:p>
    <w:p w14:paraId="51C99CE1" w14:textId="77777777" w:rsidR="00442030" w:rsidRPr="00A15E99" w:rsidRDefault="00442030" w:rsidP="00A15E99">
      <w:pPr>
        <w:pStyle w:val="Code"/>
        <w:rPr>
          <w:highlight w:val="white"/>
        </w:rPr>
      </w:pPr>
    </w:p>
    <w:p w14:paraId="3E945601" w14:textId="77777777" w:rsidR="00442030" w:rsidRPr="00A15E99" w:rsidRDefault="00442030" w:rsidP="00A15E99">
      <w:pPr>
        <w:pStyle w:val="Code"/>
        <w:rPr>
          <w:highlight w:val="white"/>
        </w:rPr>
      </w:pPr>
      <w:r w:rsidRPr="00A15E99">
        <w:rPr>
          <w:highlight w:val="white"/>
        </w:rPr>
        <w:t xml:space="preserve">    string[index] = '\0';</w:t>
      </w:r>
    </w:p>
    <w:p w14:paraId="5BB43E47" w14:textId="77777777" w:rsidR="00442030" w:rsidRPr="00A15E99" w:rsidRDefault="00442030" w:rsidP="00A15E99">
      <w:pPr>
        <w:pStyle w:val="Code"/>
        <w:rPr>
          <w:highlight w:val="white"/>
        </w:rPr>
      </w:pPr>
      <w:r w:rsidRPr="00A15E99">
        <w:rPr>
          <w:highlight w:val="white"/>
        </w:rPr>
        <w:t xml:space="preserve">  }</w:t>
      </w:r>
    </w:p>
    <w:p w14:paraId="2CC6026F" w14:textId="77777777" w:rsidR="00442030" w:rsidRPr="00A15E99" w:rsidRDefault="00442030" w:rsidP="00A15E99">
      <w:pPr>
        <w:pStyle w:val="Code"/>
        <w:rPr>
          <w:highlight w:val="white"/>
        </w:rPr>
      </w:pPr>
      <w:r w:rsidRPr="00A15E99">
        <w:rPr>
          <w:highlight w:val="white"/>
        </w:rPr>
        <w:t xml:space="preserve">  else {</w:t>
      </w:r>
    </w:p>
    <w:p w14:paraId="43583198" w14:textId="77777777" w:rsidR="00442030" w:rsidRPr="00A15E99" w:rsidRDefault="00442030" w:rsidP="00A15E99">
      <w:pPr>
        <w:pStyle w:val="Code"/>
        <w:rPr>
          <w:highlight w:val="white"/>
        </w:rPr>
      </w:pPr>
      <w:r w:rsidRPr="00A15E99">
        <w:rPr>
          <w:highlight w:val="white"/>
        </w:rPr>
        <w:t xml:space="preserve">    while ((!not &amp;&amp; strchr(pattern, input)) ||</w:t>
      </w:r>
    </w:p>
    <w:p w14:paraId="297362D2" w14:textId="77777777" w:rsidR="00442030" w:rsidRPr="00A15E99" w:rsidRDefault="00442030" w:rsidP="00A15E99">
      <w:pPr>
        <w:pStyle w:val="Code"/>
        <w:rPr>
          <w:highlight w:val="white"/>
        </w:rPr>
      </w:pPr>
      <w:r w:rsidRPr="00A15E99">
        <w:rPr>
          <w:highlight w:val="white"/>
        </w:rPr>
        <w:t xml:space="preserve">           (not &amp;&amp; !strchr(pattern, input))) {</w:t>
      </w:r>
    </w:p>
    <w:p w14:paraId="4AA2DA85" w14:textId="77777777" w:rsidR="00442030" w:rsidRPr="00A15E99" w:rsidRDefault="00442030" w:rsidP="00A15E99">
      <w:pPr>
        <w:pStyle w:val="Code"/>
        <w:rPr>
          <w:highlight w:val="white"/>
        </w:rPr>
      </w:pPr>
      <w:r w:rsidRPr="00A15E99">
        <w:rPr>
          <w:highlight w:val="white"/>
        </w:rPr>
        <w:t xml:space="preserve">      input = scanChar();</w:t>
      </w:r>
    </w:p>
    <w:p w14:paraId="64A5FE0D" w14:textId="77777777" w:rsidR="00442030" w:rsidRPr="00A15E99" w:rsidRDefault="00442030" w:rsidP="00A15E99">
      <w:pPr>
        <w:pStyle w:val="Code"/>
        <w:rPr>
          <w:highlight w:val="white"/>
        </w:rPr>
      </w:pPr>
      <w:r w:rsidRPr="00A15E99">
        <w:rPr>
          <w:highlight w:val="white"/>
        </w:rPr>
        <w:t xml:space="preserve">    }</w:t>
      </w:r>
    </w:p>
    <w:p w14:paraId="4F101B7A" w14:textId="77777777" w:rsidR="00442030" w:rsidRPr="00A15E99" w:rsidRDefault="00442030" w:rsidP="00A15E99">
      <w:pPr>
        <w:pStyle w:val="Code"/>
        <w:rPr>
          <w:highlight w:val="white"/>
        </w:rPr>
      </w:pPr>
      <w:r w:rsidRPr="00A15E99">
        <w:rPr>
          <w:highlight w:val="white"/>
        </w:rPr>
        <w:t xml:space="preserve">  }</w:t>
      </w:r>
    </w:p>
    <w:p w14:paraId="37FB0098" w14:textId="77777777" w:rsidR="00442030" w:rsidRPr="00A15E99" w:rsidRDefault="00442030" w:rsidP="00A15E99">
      <w:pPr>
        <w:pStyle w:val="Code"/>
        <w:rPr>
          <w:highlight w:val="white"/>
        </w:rPr>
      </w:pPr>
      <w:r w:rsidRPr="00A15E99">
        <w:rPr>
          <w:highlight w:val="white"/>
        </w:rPr>
        <w:t>}</w:t>
      </w:r>
    </w:p>
    <w:p w14:paraId="3352A8ED" w14:textId="77777777" w:rsidR="00442030" w:rsidRPr="00A15E99" w:rsidRDefault="00442030" w:rsidP="00A15E99">
      <w:pPr>
        <w:pStyle w:val="Code"/>
        <w:rPr>
          <w:highlight w:val="white"/>
        </w:rPr>
      </w:pPr>
    </w:p>
    <w:p w14:paraId="0527608C" w14:textId="77777777" w:rsidR="00442030" w:rsidRPr="00A15E99" w:rsidRDefault="00442030" w:rsidP="00A15E99">
      <w:pPr>
        <w:pStyle w:val="Code"/>
        <w:rPr>
          <w:highlight w:val="white"/>
        </w:rPr>
      </w:pPr>
      <w:r w:rsidRPr="00A15E99">
        <w:rPr>
          <w:highlight w:val="white"/>
        </w:rPr>
        <w:t>void scanString(char* string, int precision) {</w:t>
      </w:r>
    </w:p>
    <w:p w14:paraId="52AF832C" w14:textId="77777777" w:rsidR="00442030" w:rsidRPr="00A15E99" w:rsidRDefault="00442030" w:rsidP="00A15E99">
      <w:pPr>
        <w:pStyle w:val="Code"/>
        <w:rPr>
          <w:highlight w:val="white"/>
        </w:rPr>
      </w:pPr>
      <w:r w:rsidRPr="00A15E99">
        <w:rPr>
          <w:highlight w:val="white"/>
        </w:rPr>
        <w:t xml:space="preserve">  int index = 0;</w:t>
      </w:r>
    </w:p>
    <w:p w14:paraId="3247FE2F" w14:textId="77777777" w:rsidR="00442030" w:rsidRPr="00A15E99" w:rsidRDefault="00442030" w:rsidP="00A15E99">
      <w:pPr>
        <w:pStyle w:val="Code"/>
        <w:rPr>
          <w:highlight w:val="white"/>
        </w:rPr>
      </w:pPr>
      <w:r w:rsidRPr="00A15E99">
        <w:rPr>
          <w:highlight w:val="white"/>
        </w:rPr>
        <w:t xml:space="preserve">  char input = scanChar();</w:t>
      </w:r>
    </w:p>
    <w:p w14:paraId="0EEF2AB1" w14:textId="77777777" w:rsidR="00442030" w:rsidRPr="00A15E99" w:rsidRDefault="00442030" w:rsidP="00A15E99">
      <w:pPr>
        <w:pStyle w:val="Code"/>
        <w:rPr>
          <w:highlight w:val="white"/>
        </w:rPr>
      </w:pPr>
      <w:r w:rsidRPr="00A15E99">
        <w:rPr>
          <w:highlight w:val="white"/>
        </w:rPr>
        <w:t xml:space="preserve">  BOOL found = FALSE;</w:t>
      </w:r>
    </w:p>
    <w:p w14:paraId="08458512" w14:textId="77777777" w:rsidR="00442030" w:rsidRPr="00A15E99" w:rsidRDefault="00442030" w:rsidP="00A15E99">
      <w:pPr>
        <w:pStyle w:val="Code"/>
        <w:rPr>
          <w:highlight w:val="white"/>
        </w:rPr>
      </w:pPr>
    </w:p>
    <w:p w14:paraId="6E0EC2ED" w14:textId="77777777" w:rsidR="00442030" w:rsidRPr="00A15E99" w:rsidRDefault="00442030" w:rsidP="00A15E99">
      <w:pPr>
        <w:pStyle w:val="Code"/>
        <w:rPr>
          <w:highlight w:val="white"/>
        </w:rPr>
      </w:pPr>
      <w:r w:rsidRPr="00A15E99">
        <w:rPr>
          <w:highlight w:val="white"/>
        </w:rPr>
        <w:t xml:space="preserve">  while (isspace(input)) {</w:t>
      </w:r>
    </w:p>
    <w:p w14:paraId="4758F190" w14:textId="77777777" w:rsidR="00442030" w:rsidRPr="00A15E99" w:rsidRDefault="00442030" w:rsidP="00A15E99">
      <w:pPr>
        <w:pStyle w:val="Code"/>
        <w:rPr>
          <w:highlight w:val="white"/>
        </w:rPr>
      </w:pPr>
      <w:r w:rsidRPr="00A15E99">
        <w:rPr>
          <w:highlight w:val="white"/>
        </w:rPr>
        <w:t xml:space="preserve">    input = scanChar();</w:t>
      </w:r>
    </w:p>
    <w:p w14:paraId="3A37F7B5" w14:textId="77777777" w:rsidR="00442030" w:rsidRPr="00A15E99" w:rsidRDefault="00442030" w:rsidP="00A15E99">
      <w:pPr>
        <w:pStyle w:val="Code"/>
        <w:rPr>
          <w:highlight w:val="white"/>
        </w:rPr>
      </w:pPr>
      <w:r w:rsidRPr="00A15E99">
        <w:rPr>
          <w:highlight w:val="white"/>
        </w:rPr>
        <w:t xml:space="preserve">  }</w:t>
      </w:r>
    </w:p>
    <w:p w14:paraId="10269ECB" w14:textId="77777777" w:rsidR="00442030" w:rsidRPr="00A15E99" w:rsidRDefault="00442030" w:rsidP="00A15E99">
      <w:pPr>
        <w:pStyle w:val="Code"/>
        <w:rPr>
          <w:highlight w:val="white"/>
        </w:rPr>
      </w:pPr>
    </w:p>
    <w:p w14:paraId="34A68287" w14:textId="77777777" w:rsidR="00442030" w:rsidRPr="00A15E99" w:rsidRDefault="00442030" w:rsidP="00A15E99">
      <w:pPr>
        <w:pStyle w:val="Code"/>
        <w:rPr>
          <w:highlight w:val="white"/>
        </w:rPr>
      </w:pPr>
      <w:r w:rsidRPr="00A15E99">
        <w:rPr>
          <w:highlight w:val="white"/>
        </w:rPr>
        <w:t xml:space="preserve">  if (string != NULL) {</w:t>
      </w:r>
    </w:p>
    <w:p w14:paraId="72EA3208" w14:textId="77777777" w:rsidR="00442030" w:rsidRPr="00A15E99" w:rsidRDefault="00442030" w:rsidP="00A15E99">
      <w:pPr>
        <w:pStyle w:val="Code"/>
        <w:rPr>
          <w:highlight w:val="white"/>
        </w:rPr>
      </w:pPr>
      <w:r w:rsidRPr="00A15E99">
        <w:rPr>
          <w:highlight w:val="white"/>
        </w:rPr>
        <w:t xml:space="preserve">    if (precision == 0) {</w:t>
      </w:r>
    </w:p>
    <w:p w14:paraId="1D8E5791" w14:textId="77777777" w:rsidR="00442030" w:rsidRPr="00A15E99" w:rsidRDefault="00442030" w:rsidP="00A15E99">
      <w:pPr>
        <w:pStyle w:val="Code"/>
        <w:rPr>
          <w:highlight w:val="white"/>
        </w:rPr>
      </w:pPr>
      <w:r w:rsidRPr="00A15E99">
        <w:rPr>
          <w:highlight w:val="white"/>
        </w:rPr>
        <w:t xml:space="preserve">      while (!isspace(input) &amp;&amp; (input != EOF) &amp;&amp; (input != '\n')) {</w:t>
      </w:r>
    </w:p>
    <w:p w14:paraId="78C2167C" w14:textId="77777777" w:rsidR="00442030" w:rsidRPr="00A15E99" w:rsidRDefault="00442030" w:rsidP="00A15E99">
      <w:pPr>
        <w:pStyle w:val="Code"/>
        <w:rPr>
          <w:highlight w:val="white"/>
        </w:rPr>
      </w:pPr>
      <w:r w:rsidRPr="00A15E99">
        <w:rPr>
          <w:highlight w:val="white"/>
        </w:rPr>
        <w:t xml:space="preserve">        string[index++] = input;</w:t>
      </w:r>
    </w:p>
    <w:p w14:paraId="48E597D2" w14:textId="77777777" w:rsidR="00442030" w:rsidRPr="00A15E99" w:rsidRDefault="00442030" w:rsidP="00A15E99">
      <w:pPr>
        <w:pStyle w:val="Code"/>
        <w:rPr>
          <w:highlight w:val="white"/>
        </w:rPr>
      </w:pPr>
      <w:r w:rsidRPr="00A15E99">
        <w:rPr>
          <w:highlight w:val="white"/>
        </w:rPr>
        <w:t xml:space="preserve">        input = scanChar();</w:t>
      </w:r>
    </w:p>
    <w:p w14:paraId="2AFE2809" w14:textId="77777777" w:rsidR="00442030" w:rsidRPr="00A15E99" w:rsidRDefault="00442030" w:rsidP="00A15E99">
      <w:pPr>
        <w:pStyle w:val="Code"/>
        <w:rPr>
          <w:highlight w:val="white"/>
        </w:rPr>
      </w:pPr>
      <w:r w:rsidRPr="00A15E99">
        <w:rPr>
          <w:highlight w:val="white"/>
        </w:rPr>
        <w:t xml:space="preserve">        found = TRUE;</w:t>
      </w:r>
    </w:p>
    <w:p w14:paraId="7352A574" w14:textId="77777777" w:rsidR="00442030" w:rsidRPr="00A15E99" w:rsidRDefault="00442030" w:rsidP="00A15E99">
      <w:pPr>
        <w:pStyle w:val="Code"/>
        <w:rPr>
          <w:highlight w:val="white"/>
        </w:rPr>
      </w:pPr>
      <w:r w:rsidRPr="00A15E99">
        <w:rPr>
          <w:highlight w:val="white"/>
        </w:rPr>
        <w:t xml:space="preserve">        ++g_inChars;</w:t>
      </w:r>
    </w:p>
    <w:p w14:paraId="44A23838" w14:textId="77777777" w:rsidR="00442030" w:rsidRPr="00A15E99" w:rsidRDefault="00442030" w:rsidP="00A15E99">
      <w:pPr>
        <w:pStyle w:val="Code"/>
        <w:rPr>
          <w:highlight w:val="white"/>
        </w:rPr>
      </w:pPr>
      <w:r w:rsidRPr="00A15E99">
        <w:rPr>
          <w:highlight w:val="white"/>
        </w:rPr>
        <w:t xml:space="preserve">      }</w:t>
      </w:r>
    </w:p>
    <w:p w14:paraId="1E539789" w14:textId="77777777" w:rsidR="00442030" w:rsidRPr="00A15E99" w:rsidRDefault="00442030" w:rsidP="00A15E99">
      <w:pPr>
        <w:pStyle w:val="Code"/>
        <w:rPr>
          <w:highlight w:val="white"/>
        </w:rPr>
      </w:pPr>
    </w:p>
    <w:p w14:paraId="07E9186C" w14:textId="77777777" w:rsidR="00442030" w:rsidRPr="00A15E99" w:rsidRDefault="00442030" w:rsidP="00A15E99">
      <w:pPr>
        <w:pStyle w:val="Code"/>
        <w:rPr>
          <w:highlight w:val="white"/>
        </w:rPr>
      </w:pPr>
      <w:r w:rsidRPr="00A15E99">
        <w:rPr>
          <w:highlight w:val="white"/>
        </w:rPr>
        <w:t xml:space="preserve">      string[index] = '\0';</w:t>
      </w:r>
    </w:p>
    <w:p w14:paraId="145A9CD0" w14:textId="77777777" w:rsidR="00442030" w:rsidRPr="00A15E99" w:rsidRDefault="00442030" w:rsidP="00A15E99">
      <w:pPr>
        <w:pStyle w:val="Code"/>
        <w:rPr>
          <w:highlight w:val="white"/>
        </w:rPr>
      </w:pPr>
      <w:r w:rsidRPr="00A15E99">
        <w:rPr>
          <w:highlight w:val="white"/>
        </w:rPr>
        <w:t xml:space="preserve">      ++g_inChars;</w:t>
      </w:r>
    </w:p>
    <w:p w14:paraId="733E862A" w14:textId="77777777" w:rsidR="00442030" w:rsidRPr="00A15E99" w:rsidRDefault="00442030" w:rsidP="00A15E99">
      <w:pPr>
        <w:pStyle w:val="Code"/>
        <w:rPr>
          <w:highlight w:val="white"/>
        </w:rPr>
      </w:pPr>
      <w:r w:rsidRPr="00A15E99">
        <w:rPr>
          <w:highlight w:val="white"/>
        </w:rPr>
        <w:t xml:space="preserve">    }</w:t>
      </w:r>
    </w:p>
    <w:p w14:paraId="40ADF8B6" w14:textId="77777777" w:rsidR="00442030" w:rsidRPr="00A15E99" w:rsidRDefault="00442030" w:rsidP="00A15E99">
      <w:pPr>
        <w:pStyle w:val="Code"/>
        <w:rPr>
          <w:highlight w:val="white"/>
        </w:rPr>
      </w:pPr>
      <w:r w:rsidRPr="00A15E99">
        <w:rPr>
          <w:highlight w:val="white"/>
        </w:rPr>
        <w:t xml:space="preserve">    else {</w:t>
      </w:r>
    </w:p>
    <w:p w14:paraId="6D2B36E8" w14:textId="77777777" w:rsidR="00442030" w:rsidRPr="00A15E99" w:rsidRDefault="00442030" w:rsidP="00A15E99">
      <w:pPr>
        <w:pStyle w:val="Code"/>
        <w:rPr>
          <w:highlight w:val="white"/>
        </w:rPr>
      </w:pPr>
      <w:r w:rsidRPr="00A15E99">
        <w:rPr>
          <w:highlight w:val="white"/>
        </w:rPr>
        <w:t xml:space="preserve">      while ((precision-- &gt; 0) &amp;&amp; (!isspace(input) &amp;&amp;</w:t>
      </w:r>
    </w:p>
    <w:p w14:paraId="2DE6457D" w14:textId="77777777" w:rsidR="00442030" w:rsidRPr="00A15E99" w:rsidRDefault="00442030" w:rsidP="00A15E99">
      <w:pPr>
        <w:pStyle w:val="Code"/>
        <w:rPr>
          <w:highlight w:val="white"/>
        </w:rPr>
      </w:pPr>
      <w:r w:rsidRPr="00A15E99">
        <w:rPr>
          <w:highlight w:val="white"/>
        </w:rPr>
        <w:t xml:space="preserve">             (input != EOF) &amp;&amp; (input != '\n'))) {</w:t>
      </w:r>
    </w:p>
    <w:p w14:paraId="760492C4" w14:textId="77777777" w:rsidR="00442030" w:rsidRPr="00A15E99" w:rsidRDefault="00442030" w:rsidP="00A15E99">
      <w:pPr>
        <w:pStyle w:val="Code"/>
        <w:rPr>
          <w:highlight w:val="white"/>
        </w:rPr>
      </w:pPr>
      <w:r w:rsidRPr="00A15E99">
        <w:rPr>
          <w:highlight w:val="white"/>
        </w:rPr>
        <w:t xml:space="preserve">        string[index++] = input;</w:t>
      </w:r>
    </w:p>
    <w:p w14:paraId="287F588C" w14:textId="77777777" w:rsidR="00442030" w:rsidRPr="00A15E99" w:rsidRDefault="00442030" w:rsidP="00A15E99">
      <w:pPr>
        <w:pStyle w:val="Code"/>
        <w:rPr>
          <w:highlight w:val="white"/>
        </w:rPr>
      </w:pPr>
      <w:r w:rsidRPr="00A15E99">
        <w:rPr>
          <w:highlight w:val="white"/>
        </w:rPr>
        <w:t xml:space="preserve">        input = scanChar();</w:t>
      </w:r>
    </w:p>
    <w:p w14:paraId="3874C9B4" w14:textId="77777777" w:rsidR="00442030" w:rsidRPr="00A15E99" w:rsidRDefault="00442030" w:rsidP="00A15E99">
      <w:pPr>
        <w:pStyle w:val="Code"/>
        <w:rPr>
          <w:highlight w:val="white"/>
        </w:rPr>
      </w:pPr>
      <w:r w:rsidRPr="00A15E99">
        <w:rPr>
          <w:highlight w:val="white"/>
        </w:rPr>
        <w:t xml:space="preserve">        found = TRUE;</w:t>
      </w:r>
    </w:p>
    <w:p w14:paraId="736AC5DF" w14:textId="77777777" w:rsidR="00442030" w:rsidRPr="00A15E99" w:rsidRDefault="00442030" w:rsidP="00A15E99">
      <w:pPr>
        <w:pStyle w:val="Code"/>
        <w:rPr>
          <w:highlight w:val="white"/>
        </w:rPr>
      </w:pPr>
      <w:r w:rsidRPr="00A15E99">
        <w:rPr>
          <w:highlight w:val="white"/>
        </w:rPr>
        <w:t xml:space="preserve">        ++g_inChars;</w:t>
      </w:r>
    </w:p>
    <w:p w14:paraId="6235E0CA" w14:textId="77777777" w:rsidR="00442030" w:rsidRPr="00A15E99" w:rsidRDefault="00442030" w:rsidP="00A15E99">
      <w:pPr>
        <w:pStyle w:val="Code"/>
        <w:rPr>
          <w:highlight w:val="white"/>
        </w:rPr>
      </w:pPr>
      <w:r w:rsidRPr="00A15E99">
        <w:rPr>
          <w:highlight w:val="white"/>
        </w:rPr>
        <w:t xml:space="preserve">      }</w:t>
      </w:r>
    </w:p>
    <w:p w14:paraId="47FD8B0F" w14:textId="77777777" w:rsidR="00442030" w:rsidRPr="00A15E99" w:rsidRDefault="00442030" w:rsidP="00A15E99">
      <w:pPr>
        <w:pStyle w:val="Code"/>
        <w:rPr>
          <w:highlight w:val="white"/>
        </w:rPr>
      </w:pPr>
    </w:p>
    <w:p w14:paraId="64CCAAF2" w14:textId="77777777" w:rsidR="00442030" w:rsidRPr="00A15E99" w:rsidRDefault="00442030" w:rsidP="00A15E99">
      <w:pPr>
        <w:pStyle w:val="Code"/>
        <w:rPr>
          <w:highlight w:val="white"/>
        </w:rPr>
      </w:pPr>
      <w:r w:rsidRPr="00A15E99">
        <w:rPr>
          <w:highlight w:val="white"/>
        </w:rPr>
        <w:t xml:space="preserve">      if (precision &gt; 0) {</w:t>
      </w:r>
    </w:p>
    <w:p w14:paraId="1AC6E05B" w14:textId="77777777" w:rsidR="00442030" w:rsidRPr="00A15E99" w:rsidRDefault="00442030" w:rsidP="00A15E99">
      <w:pPr>
        <w:pStyle w:val="Code"/>
        <w:rPr>
          <w:highlight w:val="white"/>
        </w:rPr>
      </w:pPr>
      <w:r w:rsidRPr="00A15E99">
        <w:rPr>
          <w:highlight w:val="white"/>
        </w:rPr>
        <w:t xml:space="preserve">        string[index] = '\0';</w:t>
      </w:r>
    </w:p>
    <w:p w14:paraId="5A99BFC0" w14:textId="77777777" w:rsidR="00442030" w:rsidRPr="00A15E99" w:rsidRDefault="00442030" w:rsidP="00A15E99">
      <w:pPr>
        <w:pStyle w:val="Code"/>
        <w:rPr>
          <w:highlight w:val="white"/>
        </w:rPr>
      </w:pPr>
      <w:r w:rsidRPr="00A15E99">
        <w:rPr>
          <w:highlight w:val="white"/>
        </w:rPr>
        <w:t xml:space="preserve">        ++g_inChars;</w:t>
      </w:r>
    </w:p>
    <w:p w14:paraId="575E0788" w14:textId="77777777" w:rsidR="00442030" w:rsidRPr="00A15E99" w:rsidRDefault="00442030" w:rsidP="00A15E99">
      <w:pPr>
        <w:pStyle w:val="Code"/>
        <w:rPr>
          <w:highlight w:val="white"/>
        </w:rPr>
      </w:pPr>
      <w:r w:rsidRPr="00A15E99">
        <w:rPr>
          <w:highlight w:val="white"/>
        </w:rPr>
        <w:t xml:space="preserve">      }</w:t>
      </w:r>
    </w:p>
    <w:p w14:paraId="4D53E3FE" w14:textId="77777777" w:rsidR="00442030" w:rsidRPr="00A15E99" w:rsidRDefault="00442030" w:rsidP="00A15E99">
      <w:pPr>
        <w:pStyle w:val="Code"/>
        <w:rPr>
          <w:highlight w:val="white"/>
        </w:rPr>
      </w:pPr>
      <w:r w:rsidRPr="00A15E99">
        <w:rPr>
          <w:highlight w:val="white"/>
        </w:rPr>
        <w:t xml:space="preserve">    }</w:t>
      </w:r>
    </w:p>
    <w:p w14:paraId="265E5D38" w14:textId="77777777" w:rsidR="00442030" w:rsidRPr="00A15E99" w:rsidRDefault="00442030" w:rsidP="00A15E99">
      <w:pPr>
        <w:pStyle w:val="Code"/>
        <w:rPr>
          <w:highlight w:val="white"/>
        </w:rPr>
      </w:pPr>
      <w:r w:rsidRPr="00A15E99">
        <w:rPr>
          <w:highlight w:val="white"/>
        </w:rPr>
        <w:t xml:space="preserve">  }</w:t>
      </w:r>
    </w:p>
    <w:p w14:paraId="0D2AEDEF" w14:textId="77777777" w:rsidR="00442030" w:rsidRPr="00A15E99" w:rsidRDefault="00442030" w:rsidP="00A15E99">
      <w:pPr>
        <w:pStyle w:val="Code"/>
        <w:rPr>
          <w:highlight w:val="white"/>
        </w:rPr>
      </w:pPr>
      <w:r w:rsidRPr="00A15E99">
        <w:rPr>
          <w:highlight w:val="white"/>
        </w:rPr>
        <w:t xml:space="preserve">  else {</w:t>
      </w:r>
    </w:p>
    <w:p w14:paraId="42F6B354" w14:textId="77777777" w:rsidR="00442030" w:rsidRPr="00A15E99" w:rsidRDefault="00442030" w:rsidP="00A15E99">
      <w:pPr>
        <w:pStyle w:val="Code"/>
        <w:rPr>
          <w:highlight w:val="white"/>
        </w:rPr>
      </w:pPr>
      <w:r w:rsidRPr="00A15E99">
        <w:rPr>
          <w:highlight w:val="white"/>
        </w:rPr>
        <w:t xml:space="preserve">    if (precision == 0) {</w:t>
      </w:r>
    </w:p>
    <w:p w14:paraId="0D4A7EA0" w14:textId="77777777" w:rsidR="00442030" w:rsidRPr="00A15E99" w:rsidRDefault="00442030" w:rsidP="00A15E99">
      <w:pPr>
        <w:pStyle w:val="Code"/>
        <w:rPr>
          <w:highlight w:val="white"/>
        </w:rPr>
      </w:pPr>
      <w:r w:rsidRPr="00A15E99">
        <w:rPr>
          <w:highlight w:val="white"/>
        </w:rPr>
        <w:t xml:space="preserve">      while (!isspace(input) &amp;&amp; (input != EOF) &amp;&amp;</w:t>
      </w:r>
    </w:p>
    <w:p w14:paraId="7DE8832F" w14:textId="77777777" w:rsidR="00442030" w:rsidRPr="00A15E99" w:rsidRDefault="00442030" w:rsidP="00A15E99">
      <w:pPr>
        <w:pStyle w:val="Code"/>
        <w:rPr>
          <w:highlight w:val="white"/>
        </w:rPr>
      </w:pPr>
      <w:r w:rsidRPr="00A15E99">
        <w:rPr>
          <w:highlight w:val="white"/>
        </w:rPr>
        <w:lastRenderedPageBreak/>
        <w:t xml:space="preserve">             (input != '\n')) {</w:t>
      </w:r>
    </w:p>
    <w:p w14:paraId="5BFD91B7" w14:textId="77777777" w:rsidR="00442030" w:rsidRPr="00A15E99" w:rsidRDefault="00442030" w:rsidP="00A15E99">
      <w:pPr>
        <w:pStyle w:val="Code"/>
        <w:rPr>
          <w:highlight w:val="white"/>
        </w:rPr>
      </w:pPr>
      <w:r w:rsidRPr="00A15E99">
        <w:rPr>
          <w:highlight w:val="white"/>
        </w:rPr>
        <w:t xml:space="preserve">        input = scanChar();</w:t>
      </w:r>
    </w:p>
    <w:p w14:paraId="29CC0C33" w14:textId="77777777" w:rsidR="00442030" w:rsidRPr="00A15E99" w:rsidRDefault="00442030" w:rsidP="00A15E99">
      <w:pPr>
        <w:pStyle w:val="Code"/>
        <w:rPr>
          <w:highlight w:val="white"/>
        </w:rPr>
      </w:pPr>
      <w:r w:rsidRPr="00A15E99">
        <w:rPr>
          <w:highlight w:val="white"/>
        </w:rPr>
        <w:t xml:space="preserve">        found = TRUE;</w:t>
      </w:r>
    </w:p>
    <w:p w14:paraId="13FCB787" w14:textId="77777777" w:rsidR="00442030" w:rsidRPr="00A15E99" w:rsidRDefault="00442030" w:rsidP="00A15E99">
      <w:pPr>
        <w:pStyle w:val="Code"/>
        <w:rPr>
          <w:highlight w:val="white"/>
        </w:rPr>
      </w:pPr>
      <w:r w:rsidRPr="00A15E99">
        <w:rPr>
          <w:highlight w:val="white"/>
        </w:rPr>
        <w:t xml:space="preserve">        ++g_inChars;</w:t>
      </w:r>
    </w:p>
    <w:p w14:paraId="611975F5" w14:textId="77777777" w:rsidR="00442030" w:rsidRPr="00A15E99" w:rsidRDefault="00442030" w:rsidP="00A15E99">
      <w:pPr>
        <w:pStyle w:val="Code"/>
        <w:rPr>
          <w:highlight w:val="white"/>
        </w:rPr>
      </w:pPr>
      <w:r w:rsidRPr="00A15E99">
        <w:rPr>
          <w:highlight w:val="white"/>
        </w:rPr>
        <w:t xml:space="preserve">      }</w:t>
      </w:r>
    </w:p>
    <w:p w14:paraId="28CF0F86" w14:textId="77777777" w:rsidR="00442030" w:rsidRPr="00A15E99" w:rsidRDefault="00442030" w:rsidP="00A15E99">
      <w:pPr>
        <w:pStyle w:val="Code"/>
        <w:rPr>
          <w:highlight w:val="white"/>
        </w:rPr>
      </w:pPr>
    </w:p>
    <w:p w14:paraId="2A934127" w14:textId="77777777" w:rsidR="00442030" w:rsidRPr="00A15E99" w:rsidRDefault="00442030" w:rsidP="00A15E99">
      <w:pPr>
        <w:pStyle w:val="Code"/>
        <w:rPr>
          <w:highlight w:val="white"/>
        </w:rPr>
      </w:pPr>
      <w:r w:rsidRPr="00A15E99">
        <w:rPr>
          <w:highlight w:val="white"/>
        </w:rPr>
        <w:t xml:space="preserve">      ++g_inChars;</w:t>
      </w:r>
    </w:p>
    <w:p w14:paraId="6E3734DB" w14:textId="77777777" w:rsidR="00442030" w:rsidRPr="00A15E99" w:rsidRDefault="00442030" w:rsidP="00A15E99">
      <w:pPr>
        <w:pStyle w:val="Code"/>
        <w:rPr>
          <w:highlight w:val="white"/>
        </w:rPr>
      </w:pPr>
      <w:r w:rsidRPr="00A15E99">
        <w:rPr>
          <w:highlight w:val="white"/>
        </w:rPr>
        <w:t xml:space="preserve">    }</w:t>
      </w:r>
    </w:p>
    <w:p w14:paraId="56F39E88" w14:textId="77777777" w:rsidR="00442030" w:rsidRPr="00A15E99" w:rsidRDefault="00442030" w:rsidP="00A15E99">
      <w:pPr>
        <w:pStyle w:val="Code"/>
        <w:rPr>
          <w:highlight w:val="white"/>
        </w:rPr>
      </w:pPr>
      <w:r w:rsidRPr="00A15E99">
        <w:rPr>
          <w:highlight w:val="white"/>
        </w:rPr>
        <w:t xml:space="preserve">    else {</w:t>
      </w:r>
    </w:p>
    <w:p w14:paraId="5B15B3AD" w14:textId="77777777" w:rsidR="00442030" w:rsidRPr="00A15E99" w:rsidRDefault="00442030" w:rsidP="00A15E99">
      <w:pPr>
        <w:pStyle w:val="Code"/>
        <w:rPr>
          <w:highlight w:val="white"/>
        </w:rPr>
      </w:pPr>
      <w:r w:rsidRPr="00A15E99">
        <w:rPr>
          <w:highlight w:val="white"/>
        </w:rPr>
        <w:t xml:space="preserve">      while ((precision-- &gt; 0) &amp;&amp; (!isspace(input) &amp;&amp;</w:t>
      </w:r>
    </w:p>
    <w:p w14:paraId="6A9ADFBE" w14:textId="77777777" w:rsidR="00442030" w:rsidRPr="00A15E99" w:rsidRDefault="00442030" w:rsidP="00A15E99">
      <w:pPr>
        <w:pStyle w:val="Code"/>
        <w:rPr>
          <w:highlight w:val="white"/>
        </w:rPr>
      </w:pPr>
      <w:r w:rsidRPr="00A15E99">
        <w:rPr>
          <w:highlight w:val="white"/>
        </w:rPr>
        <w:t xml:space="preserve">             (input != EOF) &amp;&amp; (input != '\n'))) {</w:t>
      </w:r>
    </w:p>
    <w:p w14:paraId="52866B71" w14:textId="77777777" w:rsidR="00442030" w:rsidRPr="00A15E99" w:rsidRDefault="00442030" w:rsidP="00A15E99">
      <w:pPr>
        <w:pStyle w:val="Code"/>
        <w:rPr>
          <w:highlight w:val="white"/>
        </w:rPr>
      </w:pPr>
      <w:r w:rsidRPr="00A15E99">
        <w:rPr>
          <w:highlight w:val="white"/>
        </w:rPr>
        <w:t xml:space="preserve">        input = scanChar();</w:t>
      </w:r>
    </w:p>
    <w:p w14:paraId="09D4ABB7" w14:textId="77777777" w:rsidR="00442030" w:rsidRPr="00A15E99" w:rsidRDefault="00442030" w:rsidP="00A15E99">
      <w:pPr>
        <w:pStyle w:val="Code"/>
        <w:rPr>
          <w:highlight w:val="white"/>
        </w:rPr>
      </w:pPr>
      <w:r w:rsidRPr="00A15E99">
        <w:rPr>
          <w:highlight w:val="white"/>
        </w:rPr>
        <w:t xml:space="preserve">        found = TRUE;</w:t>
      </w:r>
    </w:p>
    <w:p w14:paraId="3ECC40E8" w14:textId="77777777" w:rsidR="00442030" w:rsidRPr="00A15E99" w:rsidRDefault="00442030" w:rsidP="00A15E99">
      <w:pPr>
        <w:pStyle w:val="Code"/>
        <w:rPr>
          <w:highlight w:val="white"/>
        </w:rPr>
      </w:pPr>
      <w:r w:rsidRPr="00A15E99">
        <w:rPr>
          <w:highlight w:val="white"/>
        </w:rPr>
        <w:t xml:space="preserve">        ++g_inChars;</w:t>
      </w:r>
    </w:p>
    <w:p w14:paraId="3CE2CB50" w14:textId="77777777" w:rsidR="00442030" w:rsidRPr="00A15E99" w:rsidRDefault="00442030" w:rsidP="00A15E99">
      <w:pPr>
        <w:pStyle w:val="Code"/>
        <w:rPr>
          <w:highlight w:val="white"/>
        </w:rPr>
      </w:pPr>
      <w:r w:rsidRPr="00A15E99">
        <w:rPr>
          <w:highlight w:val="white"/>
        </w:rPr>
        <w:t xml:space="preserve">      }</w:t>
      </w:r>
    </w:p>
    <w:p w14:paraId="639E9D64" w14:textId="77777777" w:rsidR="00442030" w:rsidRPr="00A15E99" w:rsidRDefault="00442030" w:rsidP="00A15E99">
      <w:pPr>
        <w:pStyle w:val="Code"/>
        <w:rPr>
          <w:highlight w:val="white"/>
        </w:rPr>
      </w:pPr>
    </w:p>
    <w:p w14:paraId="570903A8" w14:textId="77777777" w:rsidR="00442030" w:rsidRPr="00A15E99" w:rsidRDefault="00442030" w:rsidP="00A15E99">
      <w:pPr>
        <w:pStyle w:val="Code"/>
        <w:rPr>
          <w:highlight w:val="white"/>
        </w:rPr>
      </w:pPr>
      <w:r w:rsidRPr="00A15E99">
        <w:rPr>
          <w:highlight w:val="white"/>
        </w:rPr>
        <w:t xml:space="preserve">      if (precision &gt; 0) {</w:t>
      </w:r>
    </w:p>
    <w:p w14:paraId="0FDE2751" w14:textId="77777777" w:rsidR="00442030" w:rsidRPr="00A15E99" w:rsidRDefault="00442030" w:rsidP="00A15E99">
      <w:pPr>
        <w:pStyle w:val="Code"/>
        <w:rPr>
          <w:highlight w:val="white"/>
        </w:rPr>
      </w:pPr>
      <w:r w:rsidRPr="00A15E99">
        <w:rPr>
          <w:highlight w:val="white"/>
        </w:rPr>
        <w:t xml:space="preserve">        ++g_inChars;</w:t>
      </w:r>
    </w:p>
    <w:p w14:paraId="5896F563" w14:textId="77777777" w:rsidR="00442030" w:rsidRPr="00A15E99" w:rsidRDefault="00442030" w:rsidP="00A15E99">
      <w:pPr>
        <w:pStyle w:val="Code"/>
        <w:rPr>
          <w:highlight w:val="white"/>
        </w:rPr>
      </w:pPr>
      <w:r w:rsidRPr="00A15E99">
        <w:rPr>
          <w:highlight w:val="white"/>
        </w:rPr>
        <w:t xml:space="preserve">      }</w:t>
      </w:r>
    </w:p>
    <w:p w14:paraId="3250C230" w14:textId="77777777" w:rsidR="00442030" w:rsidRPr="00A15E99" w:rsidRDefault="00442030" w:rsidP="00A15E99">
      <w:pPr>
        <w:pStyle w:val="Code"/>
        <w:rPr>
          <w:highlight w:val="white"/>
        </w:rPr>
      </w:pPr>
      <w:r w:rsidRPr="00A15E99">
        <w:rPr>
          <w:highlight w:val="white"/>
        </w:rPr>
        <w:t xml:space="preserve">    }</w:t>
      </w:r>
    </w:p>
    <w:p w14:paraId="5F368281" w14:textId="77777777" w:rsidR="00442030" w:rsidRPr="00A15E99" w:rsidRDefault="00442030" w:rsidP="00A15E99">
      <w:pPr>
        <w:pStyle w:val="Code"/>
        <w:rPr>
          <w:highlight w:val="white"/>
        </w:rPr>
      </w:pPr>
      <w:r w:rsidRPr="00A15E99">
        <w:rPr>
          <w:highlight w:val="white"/>
        </w:rPr>
        <w:t xml:space="preserve">  }</w:t>
      </w:r>
    </w:p>
    <w:p w14:paraId="49396B40" w14:textId="77777777" w:rsidR="00442030" w:rsidRPr="00A15E99" w:rsidRDefault="00442030" w:rsidP="00A15E99">
      <w:pPr>
        <w:pStyle w:val="Code"/>
        <w:rPr>
          <w:highlight w:val="white"/>
        </w:rPr>
      </w:pPr>
    </w:p>
    <w:p w14:paraId="3AD44EAB" w14:textId="77777777" w:rsidR="00442030" w:rsidRPr="00A15E99" w:rsidRDefault="00442030" w:rsidP="00A15E99">
      <w:pPr>
        <w:pStyle w:val="Code"/>
        <w:rPr>
          <w:highlight w:val="white"/>
        </w:rPr>
      </w:pPr>
      <w:r w:rsidRPr="00A15E99">
        <w:rPr>
          <w:highlight w:val="white"/>
        </w:rPr>
        <w:t xml:space="preserve">  if (found) {</w:t>
      </w:r>
    </w:p>
    <w:p w14:paraId="7DDAB67B" w14:textId="77777777" w:rsidR="00442030" w:rsidRPr="00A15E99" w:rsidRDefault="00442030" w:rsidP="00A15E99">
      <w:pPr>
        <w:pStyle w:val="Code"/>
        <w:rPr>
          <w:highlight w:val="white"/>
        </w:rPr>
      </w:pPr>
      <w:r w:rsidRPr="00A15E99">
        <w:rPr>
          <w:highlight w:val="white"/>
        </w:rPr>
        <w:t xml:space="preserve">    ++g_inCount;</w:t>
      </w:r>
    </w:p>
    <w:p w14:paraId="4A978E02" w14:textId="77777777" w:rsidR="00442030" w:rsidRPr="00A15E99" w:rsidRDefault="00442030" w:rsidP="00A15E99">
      <w:pPr>
        <w:pStyle w:val="Code"/>
        <w:rPr>
          <w:highlight w:val="white"/>
        </w:rPr>
      </w:pPr>
      <w:r w:rsidRPr="00A15E99">
        <w:rPr>
          <w:highlight w:val="white"/>
        </w:rPr>
        <w:t xml:space="preserve">  }</w:t>
      </w:r>
    </w:p>
    <w:p w14:paraId="332FD059" w14:textId="77777777" w:rsidR="00442030" w:rsidRPr="00A15E99" w:rsidRDefault="00442030" w:rsidP="00A15E99">
      <w:pPr>
        <w:pStyle w:val="Code"/>
        <w:rPr>
          <w:highlight w:val="white"/>
        </w:rPr>
      </w:pPr>
      <w:r w:rsidRPr="00A15E99">
        <w:rPr>
          <w:highlight w:val="white"/>
        </w:rPr>
        <w:t>}</w:t>
      </w:r>
    </w:p>
    <w:p w14:paraId="4C58B635" w14:textId="77777777" w:rsidR="00442030" w:rsidRPr="00A15E99" w:rsidRDefault="00442030" w:rsidP="00A15E99">
      <w:pPr>
        <w:pStyle w:val="Code"/>
        <w:rPr>
          <w:highlight w:val="white"/>
        </w:rPr>
      </w:pPr>
    </w:p>
    <w:p w14:paraId="0252DADC" w14:textId="77777777" w:rsidR="00442030" w:rsidRPr="00A15E99" w:rsidRDefault="00442030" w:rsidP="00A15E99">
      <w:pPr>
        <w:pStyle w:val="Code"/>
        <w:rPr>
          <w:highlight w:val="white"/>
        </w:rPr>
      </w:pPr>
      <w:r w:rsidRPr="00A15E99">
        <w:rPr>
          <w:highlight w:val="white"/>
        </w:rPr>
        <w:t>static BOOL isDigitInBase(char c, int base) {</w:t>
      </w:r>
    </w:p>
    <w:p w14:paraId="3FA2E7F6" w14:textId="77777777" w:rsidR="00442030" w:rsidRPr="00A15E99" w:rsidRDefault="00442030" w:rsidP="00A15E99">
      <w:pPr>
        <w:pStyle w:val="Code"/>
        <w:rPr>
          <w:highlight w:val="white"/>
        </w:rPr>
      </w:pPr>
      <w:r w:rsidRPr="00A15E99">
        <w:rPr>
          <w:highlight w:val="white"/>
        </w:rPr>
        <w:t xml:space="preserve">  if (isdigit(c)) {</w:t>
      </w:r>
    </w:p>
    <w:p w14:paraId="67A9B17E" w14:textId="77777777" w:rsidR="00442030" w:rsidRPr="00A15E99" w:rsidRDefault="00442030" w:rsidP="00A15E99">
      <w:pPr>
        <w:pStyle w:val="Code"/>
        <w:rPr>
          <w:highlight w:val="white"/>
        </w:rPr>
      </w:pPr>
      <w:r w:rsidRPr="00A15E99">
        <w:rPr>
          <w:highlight w:val="white"/>
        </w:rPr>
        <w:t xml:space="preserve">    int value = c - '0';</w:t>
      </w:r>
    </w:p>
    <w:p w14:paraId="740B198B" w14:textId="77777777" w:rsidR="00442030" w:rsidRPr="00A15E99" w:rsidRDefault="00442030" w:rsidP="00A15E99">
      <w:pPr>
        <w:pStyle w:val="Code"/>
        <w:rPr>
          <w:highlight w:val="white"/>
        </w:rPr>
      </w:pPr>
      <w:r w:rsidRPr="00A15E99">
        <w:rPr>
          <w:highlight w:val="white"/>
        </w:rPr>
        <w:t xml:space="preserve">    return ((value &gt;= 0) &amp;&amp; (value &lt; base));</w:t>
      </w:r>
    </w:p>
    <w:p w14:paraId="68DFE37A" w14:textId="77777777" w:rsidR="00442030" w:rsidRPr="00A15E99" w:rsidRDefault="00442030" w:rsidP="00A15E99">
      <w:pPr>
        <w:pStyle w:val="Code"/>
        <w:rPr>
          <w:highlight w:val="white"/>
        </w:rPr>
      </w:pPr>
      <w:r w:rsidRPr="00A15E99">
        <w:rPr>
          <w:highlight w:val="white"/>
        </w:rPr>
        <w:t xml:space="preserve">  }</w:t>
      </w:r>
    </w:p>
    <w:p w14:paraId="7026B46E" w14:textId="77777777" w:rsidR="00442030" w:rsidRPr="00A15E99" w:rsidRDefault="00442030" w:rsidP="00A15E99">
      <w:pPr>
        <w:pStyle w:val="Code"/>
        <w:rPr>
          <w:highlight w:val="white"/>
        </w:rPr>
      </w:pPr>
      <w:r w:rsidRPr="00A15E99">
        <w:rPr>
          <w:highlight w:val="white"/>
        </w:rPr>
        <w:t xml:space="preserve">  else if (islower(c)) {</w:t>
      </w:r>
    </w:p>
    <w:p w14:paraId="17E4DC7F" w14:textId="77777777" w:rsidR="00442030" w:rsidRPr="00A15E99" w:rsidRDefault="00442030" w:rsidP="00A15E99">
      <w:pPr>
        <w:pStyle w:val="Code"/>
        <w:rPr>
          <w:highlight w:val="white"/>
        </w:rPr>
      </w:pPr>
      <w:r w:rsidRPr="00A15E99">
        <w:rPr>
          <w:highlight w:val="white"/>
        </w:rPr>
        <w:t xml:space="preserve">    int value = (c - 'a') + 10;</w:t>
      </w:r>
    </w:p>
    <w:p w14:paraId="41EBA36B" w14:textId="77777777" w:rsidR="00442030" w:rsidRPr="00A15E99" w:rsidRDefault="00442030" w:rsidP="00A15E99">
      <w:pPr>
        <w:pStyle w:val="Code"/>
        <w:rPr>
          <w:highlight w:val="white"/>
        </w:rPr>
      </w:pPr>
      <w:r w:rsidRPr="00A15E99">
        <w:rPr>
          <w:highlight w:val="white"/>
        </w:rPr>
        <w:t xml:space="preserve">    return ((value &gt;= 0) &amp;&amp; (value &lt; base));</w:t>
      </w:r>
    </w:p>
    <w:p w14:paraId="07E90AF4" w14:textId="77777777" w:rsidR="00442030" w:rsidRPr="00A15E99" w:rsidRDefault="00442030" w:rsidP="00A15E99">
      <w:pPr>
        <w:pStyle w:val="Code"/>
        <w:rPr>
          <w:highlight w:val="white"/>
        </w:rPr>
      </w:pPr>
      <w:r w:rsidRPr="00A15E99">
        <w:rPr>
          <w:highlight w:val="white"/>
        </w:rPr>
        <w:t xml:space="preserve">  }</w:t>
      </w:r>
    </w:p>
    <w:p w14:paraId="1255E645" w14:textId="77777777" w:rsidR="00442030" w:rsidRPr="00A15E99" w:rsidRDefault="00442030" w:rsidP="00A15E99">
      <w:pPr>
        <w:pStyle w:val="Code"/>
        <w:rPr>
          <w:highlight w:val="white"/>
        </w:rPr>
      </w:pPr>
      <w:r w:rsidRPr="00A15E99">
        <w:rPr>
          <w:highlight w:val="white"/>
        </w:rPr>
        <w:t xml:space="preserve">  else if (isupper(c)) {</w:t>
      </w:r>
    </w:p>
    <w:p w14:paraId="046F9E51" w14:textId="77777777" w:rsidR="00442030" w:rsidRPr="00A15E99" w:rsidRDefault="00442030" w:rsidP="00A15E99">
      <w:pPr>
        <w:pStyle w:val="Code"/>
        <w:rPr>
          <w:highlight w:val="white"/>
        </w:rPr>
      </w:pPr>
      <w:r w:rsidRPr="00A15E99">
        <w:rPr>
          <w:highlight w:val="white"/>
        </w:rPr>
        <w:t xml:space="preserve">    int value = (c - 'A') + 10;</w:t>
      </w:r>
    </w:p>
    <w:p w14:paraId="49193436" w14:textId="77777777" w:rsidR="00442030" w:rsidRPr="00A15E99" w:rsidRDefault="00442030" w:rsidP="00A15E99">
      <w:pPr>
        <w:pStyle w:val="Code"/>
        <w:rPr>
          <w:highlight w:val="white"/>
        </w:rPr>
      </w:pPr>
      <w:r w:rsidRPr="00A15E99">
        <w:rPr>
          <w:highlight w:val="white"/>
        </w:rPr>
        <w:t xml:space="preserve">    return ((value &gt;= 0) &amp;&amp; (value &lt; base));</w:t>
      </w:r>
    </w:p>
    <w:p w14:paraId="66F4CA97" w14:textId="77777777" w:rsidR="00442030" w:rsidRPr="00A15E99" w:rsidRDefault="00442030" w:rsidP="00A15E99">
      <w:pPr>
        <w:pStyle w:val="Code"/>
        <w:rPr>
          <w:highlight w:val="white"/>
        </w:rPr>
      </w:pPr>
      <w:r w:rsidRPr="00A15E99">
        <w:rPr>
          <w:highlight w:val="white"/>
        </w:rPr>
        <w:t xml:space="preserve">  }</w:t>
      </w:r>
    </w:p>
    <w:p w14:paraId="580CEDED" w14:textId="77777777" w:rsidR="00442030" w:rsidRPr="00A15E99" w:rsidRDefault="00442030" w:rsidP="00A15E99">
      <w:pPr>
        <w:pStyle w:val="Code"/>
        <w:rPr>
          <w:highlight w:val="white"/>
        </w:rPr>
      </w:pPr>
      <w:r w:rsidRPr="00A15E99">
        <w:rPr>
          <w:highlight w:val="white"/>
        </w:rPr>
        <w:t xml:space="preserve">  else {</w:t>
      </w:r>
    </w:p>
    <w:p w14:paraId="03108C98" w14:textId="77777777" w:rsidR="00442030" w:rsidRPr="00A15E99" w:rsidRDefault="00442030" w:rsidP="00A15E99">
      <w:pPr>
        <w:pStyle w:val="Code"/>
        <w:rPr>
          <w:highlight w:val="white"/>
        </w:rPr>
      </w:pPr>
      <w:r w:rsidRPr="00A15E99">
        <w:rPr>
          <w:highlight w:val="white"/>
        </w:rPr>
        <w:t xml:space="preserve">    return FALSE;</w:t>
      </w:r>
    </w:p>
    <w:p w14:paraId="2CEE617C" w14:textId="77777777" w:rsidR="00442030" w:rsidRPr="00A15E99" w:rsidRDefault="00442030" w:rsidP="00A15E99">
      <w:pPr>
        <w:pStyle w:val="Code"/>
        <w:rPr>
          <w:highlight w:val="white"/>
        </w:rPr>
      </w:pPr>
      <w:r w:rsidRPr="00A15E99">
        <w:rPr>
          <w:highlight w:val="white"/>
        </w:rPr>
        <w:t xml:space="preserve">  }</w:t>
      </w:r>
    </w:p>
    <w:p w14:paraId="501EA9B7" w14:textId="77777777" w:rsidR="00442030" w:rsidRPr="00A15E99" w:rsidRDefault="00442030" w:rsidP="00A15E99">
      <w:pPr>
        <w:pStyle w:val="Code"/>
        <w:rPr>
          <w:highlight w:val="white"/>
        </w:rPr>
      </w:pPr>
      <w:r w:rsidRPr="00A15E99">
        <w:rPr>
          <w:highlight w:val="white"/>
        </w:rPr>
        <w:t>}</w:t>
      </w:r>
    </w:p>
    <w:p w14:paraId="4361AFE4" w14:textId="77777777" w:rsidR="00442030" w:rsidRPr="00A15E99" w:rsidRDefault="00442030" w:rsidP="00A15E99">
      <w:pPr>
        <w:pStyle w:val="Code"/>
        <w:rPr>
          <w:highlight w:val="white"/>
        </w:rPr>
      </w:pPr>
    </w:p>
    <w:p w14:paraId="15A59293" w14:textId="77777777" w:rsidR="00442030" w:rsidRPr="00A15E99" w:rsidRDefault="00442030" w:rsidP="00A15E99">
      <w:pPr>
        <w:pStyle w:val="Code"/>
        <w:rPr>
          <w:highlight w:val="white"/>
        </w:rPr>
      </w:pPr>
      <w:r w:rsidRPr="00A15E99">
        <w:rPr>
          <w:highlight w:val="white"/>
        </w:rPr>
        <w:t>static int digitToValue(char c) {</w:t>
      </w:r>
    </w:p>
    <w:p w14:paraId="0BF4D597" w14:textId="77777777" w:rsidR="00442030" w:rsidRPr="00A15E99" w:rsidRDefault="00442030" w:rsidP="00A15E99">
      <w:pPr>
        <w:pStyle w:val="Code"/>
        <w:rPr>
          <w:highlight w:val="white"/>
        </w:rPr>
      </w:pPr>
      <w:r w:rsidRPr="00A15E99">
        <w:rPr>
          <w:highlight w:val="white"/>
        </w:rPr>
        <w:t xml:space="preserve">  if (isdigit(c)) {</w:t>
      </w:r>
    </w:p>
    <w:p w14:paraId="4AB2C092" w14:textId="77777777" w:rsidR="00442030" w:rsidRPr="00A15E99" w:rsidRDefault="00442030" w:rsidP="00A15E99">
      <w:pPr>
        <w:pStyle w:val="Code"/>
        <w:rPr>
          <w:highlight w:val="white"/>
        </w:rPr>
      </w:pPr>
      <w:r w:rsidRPr="00A15E99">
        <w:rPr>
          <w:highlight w:val="white"/>
        </w:rPr>
        <w:t xml:space="preserve">    return (c - '0');</w:t>
      </w:r>
    </w:p>
    <w:p w14:paraId="46927C27" w14:textId="77777777" w:rsidR="00442030" w:rsidRPr="00A15E99" w:rsidRDefault="00442030" w:rsidP="00A15E99">
      <w:pPr>
        <w:pStyle w:val="Code"/>
        <w:rPr>
          <w:highlight w:val="white"/>
        </w:rPr>
      </w:pPr>
      <w:r w:rsidRPr="00A15E99">
        <w:rPr>
          <w:highlight w:val="white"/>
        </w:rPr>
        <w:t xml:space="preserve">  }</w:t>
      </w:r>
    </w:p>
    <w:p w14:paraId="7CB1B935" w14:textId="77777777" w:rsidR="00442030" w:rsidRPr="00A15E99" w:rsidRDefault="00442030" w:rsidP="00A15E99">
      <w:pPr>
        <w:pStyle w:val="Code"/>
        <w:rPr>
          <w:highlight w:val="white"/>
        </w:rPr>
      </w:pPr>
      <w:r w:rsidRPr="00A15E99">
        <w:rPr>
          <w:highlight w:val="white"/>
        </w:rPr>
        <w:t xml:space="preserve">  else if (islower(c)) {</w:t>
      </w:r>
    </w:p>
    <w:p w14:paraId="491B2CAD" w14:textId="77777777" w:rsidR="00442030" w:rsidRPr="00A15E99" w:rsidRDefault="00442030" w:rsidP="00A15E99">
      <w:pPr>
        <w:pStyle w:val="Code"/>
        <w:rPr>
          <w:highlight w:val="white"/>
        </w:rPr>
      </w:pPr>
      <w:r w:rsidRPr="00A15E99">
        <w:rPr>
          <w:highlight w:val="white"/>
        </w:rPr>
        <w:t xml:space="preserve">    return ((c - 'a') + 10);</w:t>
      </w:r>
    </w:p>
    <w:p w14:paraId="328DBD98" w14:textId="77777777" w:rsidR="00442030" w:rsidRPr="00A15E99" w:rsidRDefault="00442030" w:rsidP="00A15E99">
      <w:pPr>
        <w:pStyle w:val="Code"/>
        <w:rPr>
          <w:highlight w:val="white"/>
        </w:rPr>
      </w:pPr>
      <w:r w:rsidRPr="00A15E99">
        <w:rPr>
          <w:highlight w:val="white"/>
        </w:rPr>
        <w:t xml:space="preserve">  }</w:t>
      </w:r>
    </w:p>
    <w:p w14:paraId="02AF3468" w14:textId="77777777" w:rsidR="00442030" w:rsidRPr="00A15E99" w:rsidRDefault="00442030" w:rsidP="00A15E99">
      <w:pPr>
        <w:pStyle w:val="Code"/>
        <w:rPr>
          <w:highlight w:val="white"/>
        </w:rPr>
      </w:pPr>
      <w:r w:rsidRPr="00A15E99">
        <w:rPr>
          <w:highlight w:val="white"/>
        </w:rPr>
        <w:t xml:space="preserve">  else if (isupper(c)) {</w:t>
      </w:r>
    </w:p>
    <w:p w14:paraId="167A3880" w14:textId="77777777" w:rsidR="00442030" w:rsidRPr="00A15E99" w:rsidRDefault="00442030" w:rsidP="00A15E99">
      <w:pPr>
        <w:pStyle w:val="Code"/>
        <w:rPr>
          <w:highlight w:val="white"/>
        </w:rPr>
      </w:pPr>
      <w:r w:rsidRPr="00A15E99">
        <w:rPr>
          <w:highlight w:val="white"/>
        </w:rPr>
        <w:t xml:space="preserve">    return ((c - 'A') + 10);</w:t>
      </w:r>
    </w:p>
    <w:p w14:paraId="69D63B40" w14:textId="77777777" w:rsidR="00442030" w:rsidRPr="00A15E99" w:rsidRDefault="00442030" w:rsidP="00A15E99">
      <w:pPr>
        <w:pStyle w:val="Code"/>
        <w:rPr>
          <w:highlight w:val="white"/>
        </w:rPr>
      </w:pPr>
      <w:r w:rsidRPr="00A15E99">
        <w:rPr>
          <w:highlight w:val="white"/>
        </w:rPr>
        <w:t xml:space="preserve">  }</w:t>
      </w:r>
    </w:p>
    <w:p w14:paraId="5AABF24C" w14:textId="77777777" w:rsidR="00442030" w:rsidRPr="00A15E99" w:rsidRDefault="00442030" w:rsidP="00A15E99">
      <w:pPr>
        <w:pStyle w:val="Code"/>
        <w:rPr>
          <w:highlight w:val="white"/>
        </w:rPr>
      </w:pPr>
      <w:r w:rsidRPr="00A15E99">
        <w:rPr>
          <w:highlight w:val="white"/>
        </w:rPr>
        <w:t xml:space="preserve">  else {</w:t>
      </w:r>
    </w:p>
    <w:p w14:paraId="117B249B" w14:textId="77777777" w:rsidR="00442030" w:rsidRPr="00A15E99" w:rsidRDefault="00442030" w:rsidP="00A15E99">
      <w:pPr>
        <w:pStyle w:val="Code"/>
        <w:rPr>
          <w:highlight w:val="white"/>
        </w:rPr>
      </w:pPr>
      <w:r w:rsidRPr="00A15E99">
        <w:rPr>
          <w:highlight w:val="white"/>
        </w:rPr>
        <w:t xml:space="preserve">    return 0;</w:t>
      </w:r>
    </w:p>
    <w:p w14:paraId="3C37FD5D" w14:textId="77777777" w:rsidR="00442030" w:rsidRPr="00A15E99" w:rsidRDefault="00442030" w:rsidP="00A15E99">
      <w:pPr>
        <w:pStyle w:val="Code"/>
        <w:rPr>
          <w:highlight w:val="white"/>
        </w:rPr>
      </w:pPr>
      <w:r w:rsidRPr="00A15E99">
        <w:rPr>
          <w:highlight w:val="white"/>
        </w:rPr>
        <w:lastRenderedPageBreak/>
        <w:t xml:space="preserve">  }</w:t>
      </w:r>
    </w:p>
    <w:p w14:paraId="4AFFB552" w14:textId="77777777" w:rsidR="00442030" w:rsidRPr="00A15E99" w:rsidRDefault="00442030" w:rsidP="00A15E99">
      <w:pPr>
        <w:pStyle w:val="Code"/>
        <w:rPr>
          <w:highlight w:val="white"/>
        </w:rPr>
      </w:pPr>
      <w:r w:rsidRPr="00A15E99">
        <w:rPr>
          <w:highlight w:val="white"/>
        </w:rPr>
        <w:t>}</w:t>
      </w:r>
    </w:p>
    <w:p w14:paraId="4EDBF124" w14:textId="77777777" w:rsidR="00442030" w:rsidRPr="00A15E99" w:rsidRDefault="00442030" w:rsidP="00A15E99">
      <w:pPr>
        <w:pStyle w:val="Code"/>
        <w:rPr>
          <w:highlight w:val="white"/>
        </w:rPr>
      </w:pPr>
    </w:p>
    <w:p w14:paraId="66BED090" w14:textId="77777777" w:rsidR="00442030" w:rsidRPr="00A15E99" w:rsidRDefault="00442030" w:rsidP="00A15E99">
      <w:pPr>
        <w:pStyle w:val="Code"/>
        <w:rPr>
          <w:highlight w:val="white"/>
        </w:rPr>
      </w:pPr>
      <w:r w:rsidRPr="00A15E99">
        <w:rPr>
          <w:highlight w:val="white"/>
        </w:rPr>
        <w:t>long scanLongInt(int base) {</w:t>
      </w:r>
    </w:p>
    <w:p w14:paraId="41540006" w14:textId="77777777" w:rsidR="00442030" w:rsidRPr="00A15E99" w:rsidRDefault="00442030" w:rsidP="00A15E99">
      <w:pPr>
        <w:pStyle w:val="Code"/>
        <w:rPr>
          <w:highlight w:val="white"/>
        </w:rPr>
      </w:pPr>
      <w:r w:rsidRPr="00A15E99">
        <w:rPr>
          <w:highlight w:val="white"/>
        </w:rPr>
        <w:t xml:space="preserve">  long longValue = 0l;</w:t>
      </w:r>
    </w:p>
    <w:p w14:paraId="4E91CC9B" w14:textId="77777777" w:rsidR="00442030" w:rsidRPr="00A15E99" w:rsidRDefault="00442030" w:rsidP="00A15E99">
      <w:pPr>
        <w:pStyle w:val="Code"/>
        <w:rPr>
          <w:highlight w:val="white"/>
        </w:rPr>
      </w:pPr>
      <w:r w:rsidRPr="00A15E99">
        <w:rPr>
          <w:highlight w:val="white"/>
        </w:rPr>
        <w:t xml:space="preserve">  BOOL minus = FALSE, found = FALSE;</w:t>
      </w:r>
    </w:p>
    <w:p w14:paraId="4A633BC3" w14:textId="77777777" w:rsidR="00442030" w:rsidRPr="00A15E99" w:rsidRDefault="00442030" w:rsidP="00A15E99">
      <w:pPr>
        <w:pStyle w:val="Code"/>
        <w:rPr>
          <w:highlight w:val="white"/>
        </w:rPr>
      </w:pPr>
      <w:r w:rsidRPr="00A15E99">
        <w:rPr>
          <w:highlight w:val="white"/>
        </w:rPr>
        <w:t xml:space="preserve">  char input = scanChar();</w:t>
      </w:r>
    </w:p>
    <w:p w14:paraId="5BF87F6E" w14:textId="77777777" w:rsidR="00442030" w:rsidRPr="00A15E99" w:rsidRDefault="00442030" w:rsidP="00A15E99">
      <w:pPr>
        <w:pStyle w:val="Code"/>
        <w:rPr>
          <w:highlight w:val="white"/>
        </w:rPr>
      </w:pPr>
    </w:p>
    <w:p w14:paraId="673D85C3" w14:textId="77777777" w:rsidR="00442030" w:rsidRPr="00A15E99" w:rsidRDefault="00442030" w:rsidP="00A15E99">
      <w:pPr>
        <w:pStyle w:val="Code"/>
        <w:rPr>
          <w:highlight w:val="white"/>
        </w:rPr>
      </w:pPr>
      <w:r w:rsidRPr="00A15E99">
        <w:rPr>
          <w:highlight w:val="white"/>
        </w:rPr>
        <w:t xml:space="preserve">  while (isspace(input)) {</w:t>
      </w:r>
    </w:p>
    <w:p w14:paraId="3E416BC6" w14:textId="77777777" w:rsidR="00442030" w:rsidRPr="00A15E99" w:rsidRDefault="00442030" w:rsidP="00A15E99">
      <w:pPr>
        <w:pStyle w:val="Code"/>
        <w:rPr>
          <w:highlight w:val="white"/>
        </w:rPr>
      </w:pPr>
      <w:r w:rsidRPr="00A15E99">
        <w:rPr>
          <w:highlight w:val="white"/>
        </w:rPr>
        <w:t xml:space="preserve">    input = scanChar();</w:t>
      </w:r>
    </w:p>
    <w:p w14:paraId="6ED04DEA" w14:textId="77777777" w:rsidR="00442030" w:rsidRPr="00A15E99" w:rsidRDefault="00442030" w:rsidP="00A15E99">
      <w:pPr>
        <w:pStyle w:val="Code"/>
        <w:rPr>
          <w:highlight w:val="white"/>
        </w:rPr>
      </w:pPr>
      <w:r w:rsidRPr="00A15E99">
        <w:rPr>
          <w:highlight w:val="white"/>
        </w:rPr>
        <w:t xml:space="preserve">  }</w:t>
      </w:r>
    </w:p>
    <w:p w14:paraId="4849F2AF" w14:textId="77777777" w:rsidR="00442030" w:rsidRPr="00A15E99" w:rsidRDefault="00442030" w:rsidP="00A15E99">
      <w:pPr>
        <w:pStyle w:val="Code"/>
        <w:rPr>
          <w:highlight w:val="white"/>
        </w:rPr>
      </w:pPr>
    </w:p>
    <w:p w14:paraId="57EFF3F9" w14:textId="77777777" w:rsidR="00442030" w:rsidRPr="00A15E99" w:rsidRDefault="00442030" w:rsidP="00A15E99">
      <w:pPr>
        <w:pStyle w:val="Code"/>
        <w:rPr>
          <w:highlight w:val="white"/>
        </w:rPr>
      </w:pPr>
      <w:r w:rsidRPr="00A15E99">
        <w:rPr>
          <w:highlight w:val="white"/>
        </w:rPr>
        <w:t xml:space="preserve">  if (input == '+') {</w:t>
      </w:r>
    </w:p>
    <w:p w14:paraId="2B6F6D7A" w14:textId="77777777" w:rsidR="00442030" w:rsidRPr="00A15E99" w:rsidRDefault="00442030" w:rsidP="00A15E99">
      <w:pPr>
        <w:pStyle w:val="Code"/>
        <w:rPr>
          <w:highlight w:val="white"/>
        </w:rPr>
      </w:pPr>
      <w:r w:rsidRPr="00A15E99">
        <w:rPr>
          <w:highlight w:val="white"/>
        </w:rPr>
        <w:t xml:space="preserve">    input = scanChar();</w:t>
      </w:r>
    </w:p>
    <w:p w14:paraId="6CC7A8E0" w14:textId="77777777" w:rsidR="00442030" w:rsidRPr="00A15E99" w:rsidRDefault="00442030" w:rsidP="00A15E99">
      <w:pPr>
        <w:pStyle w:val="Code"/>
        <w:rPr>
          <w:highlight w:val="white"/>
        </w:rPr>
      </w:pPr>
      <w:r w:rsidRPr="00A15E99">
        <w:rPr>
          <w:highlight w:val="white"/>
        </w:rPr>
        <w:t xml:space="preserve">  }</w:t>
      </w:r>
    </w:p>
    <w:p w14:paraId="42A6851F" w14:textId="77777777" w:rsidR="00442030" w:rsidRPr="00A15E99" w:rsidRDefault="00442030" w:rsidP="00A15E99">
      <w:pPr>
        <w:pStyle w:val="Code"/>
        <w:rPr>
          <w:highlight w:val="white"/>
        </w:rPr>
      </w:pPr>
      <w:r w:rsidRPr="00A15E99">
        <w:rPr>
          <w:highlight w:val="white"/>
        </w:rPr>
        <w:t xml:space="preserve">  else if (input == '-') {</w:t>
      </w:r>
    </w:p>
    <w:p w14:paraId="094DD7E6" w14:textId="77777777" w:rsidR="00442030" w:rsidRPr="00A15E99" w:rsidRDefault="00442030" w:rsidP="00A15E99">
      <w:pPr>
        <w:pStyle w:val="Code"/>
        <w:rPr>
          <w:highlight w:val="white"/>
        </w:rPr>
      </w:pPr>
      <w:r w:rsidRPr="00A15E99">
        <w:rPr>
          <w:highlight w:val="white"/>
        </w:rPr>
        <w:t xml:space="preserve">    minus = TRUE;</w:t>
      </w:r>
    </w:p>
    <w:p w14:paraId="0A6039AC" w14:textId="77777777" w:rsidR="00442030" w:rsidRPr="00A15E99" w:rsidRDefault="00442030" w:rsidP="00A15E99">
      <w:pPr>
        <w:pStyle w:val="Code"/>
        <w:rPr>
          <w:highlight w:val="white"/>
        </w:rPr>
      </w:pPr>
      <w:r w:rsidRPr="00A15E99">
        <w:rPr>
          <w:highlight w:val="white"/>
        </w:rPr>
        <w:t xml:space="preserve">    input = scanChar();</w:t>
      </w:r>
    </w:p>
    <w:p w14:paraId="289127EB" w14:textId="77777777" w:rsidR="00442030" w:rsidRPr="00A15E99" w:rsidRDefault="00442030" w:rsidP="00A15E99">
      <w:pPr>
        <w:pStyle w:val="Code"/>
        <w:rPr>
          <w:highlight w:val="white"/>
        </w:rPr>
      </w:pPr>
      <w:r w:rsidRPr="00A15E99">
        <w:rPr>
          <w:highlight w:val="white"/>
        </w:rPr>
        <w:t xml:space="preserve">  }</w:t>
      </w:r>
    </w:p>
    <w:p w14:paraId="63B53132" w14:textId="77777777" w:rsidR="00442030" w:rsidRPr="00A15E99" w:rsidRDefault="00442030" w:rsidP="00A15E99">
      <w:pPr>
        <w:pStyle w:val="Code"/>
        <w:rPr>
          <w:highlight w:val="white"/>
        </w:rPr>
      </w:pPr>
    </w:p>
    <w:p w14:paraId="392D284D" w14:textId="77777777" w:rsidR="00442030" w:rsidRPr="00A15E99" w:rsidRDefault="00442030" w:rsidP="00A15E99">
      <w:pPr>
        <w:pStyle w:val="Code"/>
        <w:rPr>
          <w:highlight w:val="white"/>
        </w:rPr>
      </w:pPr>
      <w:r w:rsidRPr="00A15E99">
        <w:rPr>
          <w:highlight w:val="white"/>
        </w:rPr>
        <w:t xml:space="preserve">  if (base == 0) {</w:t>
      </w:r>
    </w:p>
    <w:p w14:paraId="146FE359" w14:textId="77777777" w:rsidR="00442030" w:rsidRPr="00A15E99" w:rsidRDefault="00442030" w:rsidP="00A15E99">
      <w:pPr>
        <w:pStyle w:val="Code"/>
        <w:rPr>
          <w:highlight w:val="white"/>
        </w:rPr>
      </w:pPr>
      <w:r w:rsidRPr="00A15E99">
        <w:rPr>
          <w:highlight w:val="white"/>
        </w:rPr>
        <w:t xml:space="preserve">    if (input == '0') {</w:t>
      </w:r>
    </w:p>
    <w:p w14:paraId="23718ADA" w14:textId="77777777" w:rsidR="00442030" w:rsidRPr="00A15E99" w:rsidRDefault="00442030" w:rsidP="00A15E99">
      <w:pPr>
        <w:pStyle w:val="Code"/>
        <w:rPr>
          <w:highlight w:val="white"/>
        </w:rPr>
      </w:pPr>
      <w:r w:rsidRPr="00A15E99">
        <w:rPr>
          <w:highlight w:val="white"/>
        </w:rPr>
        <w:t xml:space="preserve">      input = scanChar();</w:t>
      </w:r>
    </w:p>
    <w:p w14:paraId="55E8858A" w14:textId="77777777" w:rsidR="00442030" w:rsidRPr="00A15E99" w:rsidRDefault="00442030" w:rsidP="00A15E99">
      <w:pPr>
        <w:pStyle w:val="Code"/>
        <w:rPr>
          <w:highlight w:val="white"/>
        </w:rPr>
      </w:pPr>
    </w:p>
    <w:p w14:paraId="5457EFC0" w14:textId="77777777" w:rsidR="00442030" w:rsidRPr="00A15E99" w:rsidRDefault="00442030" w:rsidP="00A15E99">
      <w:pPr>
        <w:pStyle w:val="Code"/>
        <w:rPr>
          <w:highlight w:val="white"/>
        </w:rPr>
      </w:pPr>
      <w:r w:rsidRPr="00A15E99">
        <w:rPr>
          <w:highlight w:val="white"/>
        </w:rPr>
        <w:t xml:space="preserve">      if (tolower(input) == 'x') {</w:t>
      </w:r>
    </w:p>
    <w:p w14:paraId="4C9572D0" w14:textId="77777777" w:rsidR="00442030" w:rsidRPr="00A15E99" w:rsidRDefault="00442030" w:rsidP="00A15E99">
      <w:pPr>
        <w:pStyle w:val="Code"/>
        <w:rPr>
          <w:highlight w:val="white"/>
        </w:rPr>
      </w:pPr>
      <w:r w:rsidRPr="00A15E99">
        <w:rPr>
          <w:highlight w:val="white"/>
        </w:rPr>
        <w:t xml:space="preserve">        base = 16;</w:t>
      </w:r>
    </w:p>
    <w:p w14:paraId="1C627C24" w14:textId="77777777" w:rsidR="00442030" w:rsidRPr="00A15E99" w:rsidRDefault="00442030" w:rsidP="00A15E99">
      <w:pPr>
        <w:pStyle w:val="Code"/>
        <w:rPr>
          <w:highlight w:val="white"/>
        </w:rPr>
      </w:pPr>
      <w:r w:rsidRPr="00A15E99">
        <w:rPr>
          <w:highlight w:val="white"/>
        </w:rPr>
        <w:t xml:space="preserve">        input = scanChar();</w:t>
      </w:r>
    </w:p>
    <w:p w14:paraId="09413E1C" w14:textId="77777777" w:rsidR="00442030" w:rsidRPr="00A15E99" w:rsidRDefault="00442030" w:rsidP="00A15E99">
      <w:pPr>
        <w:pStyle w:val="Code"/>
        <w:rPr>
          <w:highlight w:val="white"/>
        </w:rPr>
      </w:pPr>
      <w:r w:rsidRPr="00A15E99">
        <w:rPr>
          <w:highlight w:val="white"/>
        </w:rPr>
        <w:t xml:space="preserve">      }</w:t>
      </w:r>
    </w:p>
    <w:p w14:paraId="26F86129" w14:textId="77777777" w:rsidR="00442030" w:rsidRPr="00A15E99" w:rsidRDefault="00442030" w:rsidP="00A15E99">
      <w:pPr>
        <w:pStyle w:val="Code"/>
        <w:rPr>
          <w:highlight w:val="white"/>
        </w:rPr>
      </w:pPr>
      <w:r w:rsidRPr="00A15E99">
        <w:rPr>
          <w:highlight w:val="white"/>
        </w:rPr>
        <w:t xml:space="preserve">      else {</w:t>
      </w:r>
    </w:p>
    <w:p w14:paraId="21B42316" w14:textId="77777777" w:rsidR="00442030" w:rsidRPr="00A15E99" w:rsidRDefault="00442030" w:rsidP="00A15E99">
      <w:pPr>
        <w:pStyle w:val="Code"/>
        <w:rPr>
          <w:highlight w:val="white"/>
        </w:rPr>
      </w:pPr>
      <w:r w:rsidRPr="00A15E99">
        <w:rPr>
          <w:highlight w:val="white"/>
        </w:rPr>
        <w:t xml:space="preserve">        base = 8;</w:t>
      </w:r>
    </w:p>
    <w:p w14:paraId="16B2B785" w14:textId="77777777" w:rsidR="00442030" w:rsidRPr="00A15E99" w:rsidRDefault="00442030" w:rsidP="00A15E99">
      <w:pPr>
        <w:pStyle w:val="Code"/>
        <w:rPr>
          <w:highlight w:val="white"/>
        </w:rPr>
      </w:pPr>
      <w:r w:rsidRPr="00A15E99">
        <w:rPr>
          <w:highlight w:val="white"/>
        </w:rPr>
        <w:t xml:space="preserve">      }</w:t>
      </w:r>
    </w:p>
    <w:p w14:paraId="61372974" w14:textId="77777777" w:rsidR="00442030" w:rsidRPr="00A15E99" w:rsidRDefault="00442030" w:rsidP="00A15E99">
      <w:pPr>
        <w:pStyle w:val="Code"/>
        <w:rPr>
          <w:highlight w:val="white"/>
        </w:rPr>
      </w:pPr>
      <w:r w:rsidRPr="00A15E99">
        <w:rPr>
          <w:highlight w:val="white"/>
        </w:rPr>
        <w:t xml:space="preserve">    }</w:t>
      </w:r>
    </w:p>
    <w:p w14:paraId="1C3E3390" w14:textId="77777777" w:rsidR="00442030" w:rsidRPr="00A15E99" w:rsidRDefault="00442030" w:rsidP="00A15E99">
      <w:pPr>
        <w:pStyle w:val="Code"/>
        <w:rPr>
          <w:highlight w:val="white"/>
        </w:rPr>
      </w:pPr>
      <w:r w:rsidRPr="00A15E99">
        <w:rPr>
          <w:highlight w:val="white"/>
        </w:rPr>
        <w:t xml:space="preserve">    else {</w:t>
      </w:r>
    </w:p>
    <w:p w14:paraId="194CEEC9" w14:textId="77777777" w:rsidR="00442030" w:rsidRPr="00A15E99" w:rsidRDefault="00442030" w:rsidP="00A15E99">
      <w:pPr>
        <w:pStyle w:val="Code"/>
        <w:rPr>
          <w:highlight w:val="white"/>
        </w:rPr>
      </w:pPr>
      <w:r w:rsidRPr="00A15E99">
        <w:rPr>
          <w:highlight w:val="white"/>
        </w:rPr>
        <w:t xml:space="preserve">      base = 10;</w:t>
      </w:r>
    </w:p>
    <w:p w14:paraId="377155D5" w14:textId="77777777" w:rsidR="00442030" w:rsidRPr="00A15E99" w:rsidRDefault="00442030" w:rsidP="00A15E99">
      <w:pPr>
        <w:pStyle w:val="Code"/>
        <w:rPr>
          <w:highlight w:val="white"/>
        </w:rPr>
      </w:pPr>
      <w:r w:rsidRPr="00A15E99">
        <w:rPr>
          <w:highlight w:val="white"/>
        </w:rPr>
        <w:t xml:space="preserve">    }</w:t>
      </w:r>
    </w:p>
    <w:p w14:paraId="11F6AACB" w14:textId="77777777" w:rsidR="00442030" w:rsidRPr="00A15E99" w:rsidRDefault="00442030" w:rsidP="00A15E99">
      <w:pPr>
        <w:pStyle w:val="Code"/>
        <w:rPr>
          <w:highlight w:val="white"/>
        </w:rPr>
      </w:pPr>
      <w:r w:rsidRPr="00A15E99">
        <w:rPr>
          <w:highlight w:val="white"/>
        </w:rPr>
        <w:t xml:space="preserve">  }</w:t>
      </w:r>
    </w:p>
    <w:p w14:paraId="3F02DC21" w14:textId="77777777" w:rsidR="00442030" w:rsidRPr="00A15E99" w:rsidRDefault="00442030" w:rsidP="00A15E99">
      <w:pPr>
        <w:pStyle w:val="Code"/>
        <w:rPr>
          <w:highlight w:val="white"/>
        </w:rPr>
      </w:pPr>
    </w:p>
    <w:p w14:paraId="6BC3A22C" w14:textId="77777777" w:rsidR="00442030" w:rsidRPr="00A15E99" w:rsidRDefault="00442030" w:rsidP="00A15E99">
      <w:pPr>
        <w:pStyle w:val="Code"/>
        <w:rPr>
          <w:highlight w:val="white"/>
        </w:rPr>
      </w:pPr>
      <w:r w:rsidRPr="00A15E99">
        <w:rPr>
          <w:highlight w:val="white"/>
        </w:rPr>
        <w:t xml:space="preserve">  while (isDigitInBase(input, base)) {</w:t>
      </w:r>
    </w:p>
    <w:p w14:paraId="4B315710" w14:textId="77777777" w:rsidR="00442030" w:rsidRPr="00A15E99" w:rsidRDefault="00442030" w:rsidP="00A15E99">
      <w:pPr>
        <w:pStyle w:val="Code"/>
        <w:rPr>
          <w:highlight w:val="white"/>
        </w:rPr>
      </w:pPr>
      <w:r w:rsidRPr="00A15E99">
        <w:rPr>
          <w:highlight w:val="white"/>
        </w:rPr>
        <w:t xml:space="preserve">    longValue *= base;</w:t>
      </w:r>
    </w:p>
    <w:p w14:paraId="3EE5DC00" w14:textId="77777777" w:rsidR="00442030" w:rsidRPr="00A15E99" w:rsidRDefault="00442030" w:rsidP="00A15E99">
      <w:pPr>
        <w:pStyle w:val="Code"/>
        <w:rPr>
          <w:highlight w:val="white"/>
        </w:rPr>
      </w:pPr>
      <w:r w:rsidRPr="00A15E99">
        <w:rPr>
          <w:highlight w:val="white"/>
        </w:rPr>
        <w:t xml:space="preserve">    longValue += digitToValue(input);</w:t>
      </w:r>
    </w:p>
    <w:p w14:paraId="1335C804" w14:textId="77777777" w:rsidR="00442030" w:rsidRPr="00A15E99" w:rsidRDefault="00442030" w:rsidP="00A15E99">
      <w:pPr>
        <w:pStyle w:val="Code"/>
        <w:rPr>
          <w:highlight w:val="white"/>
        </w:rPr>
      </w:pPr>
      <w:r w:rsidRPr="00A15E99">
        <w:rPr>
          <w:highlight w:val="white"/>
        </w:rPr>
        <w:t xml:space="preserve">    input = scanChar();</w:t>
      </w:r>
    </w:p>
    <w:p w14:paraId="1146F708" w14:textId="77777777" w:rsidR="00442030" w:rsidRPr="00A15E99" w:rsidRDefault="00442030" w:rsidP="00A15E99">
      <w:pPr>
        <w:pStyle w:val="Code"/>
        <w:rPr>
          <w:highlight w:val="white"/>
        </w:rPr>
      </w:pPr>
      <w:r w:rsidRPr="00A15E99">
        <w:rPr>
          <w:highlight w:val="white"/>
        </w:rPr>
        <w:t xml:space="preserve">    found = TRUE;</w:t>
      </w:r>
    </w:p>
    <w:p w14:paraId="6A7F9C82" w14:textId="77777777" w:rsidR="00442030" w:rsidRPr="00A15E99" w:rsidRDefault="00442030" w:rsidP="00A15E99">
      <w:pPr>
        <w:pStyle w:val="Code"/>
        <w:rPr>
          <w:highlight w:val="white"/>
        </w:rPr>
      </w:pPr>
      <w:r w:rsidRPr="00A15E99">
        <w:rPr>
          <w:highlight w:val="white"/>
        </w:rPr>
        <w:t xml:space="preserve">  }</w:t>
      </w:r>
    </w:p>
    <w:p w14:paraId="3CA426AE" w14:textId="77777777" w:rsidR="00442030" w:rsidRPr="00A15E99" w:rsidRDefault="00442030" w:rsidP="00A15E99">
      <w:pPr>
        <w:pStyle w:val="Code"/>
        <w:rPr>
          <w:highlight w:val="white"/>
        </w:rPr>
      </w:pPr>
    </w:p>
    <w:p w14:paraId="006CB9EE" w14:textId="77777777" w:rsidR="00442030" w:rsidRPr="00A15E99" w:rsidRDefault="00442030" w:rsidP="00A15E99">
      <w:pPr>
        <w:pStyle w:val="Code"/>
        <w:rPr>
          <w:highlight w:val="white"/>
        </w:rPr>
      </w:pPr>
      <w:r w:rsidRPr="00A15E99">
        <w:rPr>
          <w:highlight w:val="white"/>
        </w:rPr>
        <w:t xml:space="preserve">  if (minus) {</w:t>
      </w:r>
    </w:p>
    <w:p w14:paraId="66259555" w14:textId="77777777" w:rsidR="00442030" w:rsidRPr="00A15E99" w:rsidRDefault="00442030" w:rsidP="00A15E99">
      <w:pPr>
        <w:pStyle w:val="Code"/>
        <w:rPr>
          <w:highlight w:val="white"/>
        </w:rPr>
      </w:pPr>
      <w:r w:rsidRPr="00A15E99">
        <w:rPr>
          <w:highlight w:val="white"/>
        </w:rPr>
        <w:t xml:space="preserve">    longValue = -longValue;</w:t>
      </w:r>
    </w:p>
    <w:p w14:paraId="4ADECEB9" w14:textId="77777777" w:rsidR="00442030" w:rsidRPr="00A15E99" w:rsidRDefault="00442030" w:rsidP="00A15E99">
      <w:pPr>
        <w:pStyle w:val="Code"/>
        <w:rPr>
          <w:highlight w:val="white"/>
        </w:rPr>
      </w:pPr>
      <w:r w:rsidRPr="00A15E99">
        <w:rPr>
          <w:highlight w:val="white"/>
        </w:rPr>
        <w:t xml:space="preserve">  }</w:t>
      </w:r>
    </w:p>
    <w:p w14:paraId="60AD6346" w14:textId="77777777" w:rsidR="00442030" w:rsidRPr="00A15E99" w:rsidRDefault="00442030" w:rsidP="00A15E99">
      <w:pPr>
        <w:pStyle w:val="Code"/>
        <w:rPr>
          <w:highlight w:val="white"/>
        </w:rPr>
      </w:pPr>
    </w:p>
    <w:p w14:paraId="76C66CFC" w14:textId="77777777" w:rsidR="00442030" w:rsidRPr="00A15E99" w:rsidRDefault="00442030" w:rsidP="00A15E99">
      <w:pPr>
        <w:pStyle w:val="Code"/>
        <w:rPr>
          <w:highlight w:val="white"/>
        </w:rPr>
      </w:pPr>
      <w:r w:rsidRPr="00A15E99">
        <w:rPr>
          <w:highlight w:val="white"/>
        </w:rPr>
        <w:t xml:space="preserve">  if (found) {</w:t>
      </w:r>
    </w:p>
    <w:p w14:paraId="355009B7" w14:textId="77777777" w:rsidR="00442030" w:rsidRPr="00A15E99" w:rsidRDefault="00442030" w:rsidP="00A15E99">
      <w:pPr>
        <w:pStyle w:val="Code"/>
        <w:rPr>
          <w:highlight w:val="white"/>
        </w:rPr>
      </w:pPr>
      <w:r w:rsidRPr="00A15E99">
        <w:rPr>
          <w:highlight w:val="white"/>
        </w:rPr>
        <w:t xml:space="preserve">    ++g_inCount;</w:t>
      </w:r>
    </w:p>
    <w:p w14:paraId="5A918938" w14:textId="77777777" w:rsidR="00442030" w:rsidRPr="00A15E99" w:rsidRDefault="00442030" w:rsidP="00A15E99">
      <w:pPr>
        <w:pStyle w:val="Code"/>
        <w:rPr>
          <w:highlight w:val="white"/>
        </w:rPr>
      </w:pPr>
      <w:r w:rsidRPr="00A15E99">
        <w:rPr>
          <w:highlight w:val="white"/>
        </w:rPr>
        <w:t xml:space="preserve">  }</w:t>
      </w:r>
    </w:p>
    <w:p w14:paraId="1C4A1E16" w14:textId="77777777" w:rsidR="00442030" w:rsidRPr="00A15E99" w:rsidRDefault="00442030" w:rsidP="00A15E99">
      <w:pPr>
        <w:pStyle w:val="Code"/>
        <w:rPr>
          <w:highlight w:val="white"/>
        </w:rPr>
      </w:pPr>
    </w:p>
    <w:p w14:paraId="6270E551" w14:textId="77777777" w:rsidR="00442030" w:rsidRPr="00A15E99" w:rsidRDefault="00442030" w:rsidP="00A15E99">
      <w:pPr>
        <w:pStyle w:val="Code"/>
        <w:rPr>
          <w:highlight w:val="white"/>
        </w:rPr>
      </w:pPr>
      <w:r w:rsidRPr="00A15E99">
        <w:rPr>
          <w:highlight w:val="white"/>
        </w:rPr>
        <w:t xml:space="preserve">  unscanChar(input);</w:t>
      </w:r>
    </w:p>
    <w:p w14:paraId="201A3E87" w14:textId="77777777" w:rsidR="00442030" w:rsidRPr="00A15E99" w:rsidRDefault="00442030" w:rsidP="00A15E99">
      <w:pPr>
        <w:pStyle w:val="Code"/>
        <w:rPr>
          <w:highlight w:val="white"/>
        </w:rPr>
      </w:pPr>
      <w:r w:rsidRPr="00A15E99">
        <w:rPr>
          <w:highlight w:val="white"/>
        </w:rPr>
        <w:t xml:space="preserve">  return longValue;</w:t>
      </w:r>
    </w:p>
    <w:p w14:paraId="29DD7C50" w14:textId="77777777" w:rsidR="00442030" w:rsidRPr="00A15E99" w:rsidRDefault="00442030" w:rsidP="00A15E99">
      <w:pPr>
        <w:pStyle w:val="Code"/>
        <w:rPr>
          <w:highlight w:val="white"/>
        </w:rPr>
      </w:pPr>
      <w:r w:rsidRPr="00A15E99">
        <w:rPr>
          <w:highlight w:val="white"/>
        </w:rPr>
        <w:t>}</w:t>
      </w:r>
    </w:p>
    <w:p w14:paraId="30F6D68A" w14:textId="77777777" w:rsidR="00442030" w:rsidRPr="00A15E99" w:rsidRDefault="00442030" w:rsidP="00A15E99">
      <w:pPr>
        <w:pStyle w:val="Code"/>
        <w:rPr>
          <w:highlight w:val="white"/>
        </w:rPr>
      </w:pPr>
    </w:p>
    <w:p w14:paraId="08913EEF" w14:textId="77777777" w:rsidR="00442030" w:rsidRPr="00A15E99" w:rsidRDefault="00442030" w:rsidP="00A15E99">
      <w:pPr>
        <w:pStyle w:val="Code"/>
        <w:rPr>
          <w:highlight w:val="white"/>
        </w:rPr>
      </w:pPr>
      <w:r w:rsidRPr="00A15E99">
        <w:rPr>
          <w:highlight w:val="white"/>
        </w:rPr>
        <w:t>unsigned long scanUnsignedLongInt(int base) {</w:t>
      </w:r>
    </w:p>
    <w:p w14:paraId="4727FF49" w14:textId="77777777" w:rsidR="00442030" w:rsidRPr="00A15E99" w:rsidRDefault="00442030" w:rsidP="00A15E99">
      <w:pPr>
        <w:pStyle w:val="Code"/>
        <w:rPr>
          <w:highlight w:val="white"/>
        </w:rPr>
      </w:pPr>
      <w:r w:rsidRPr="00A15E99">
        <w:rPr>
          <w:highlight w:val="white"/>
        </w:rPr>
        <w:lastRenderedPageBreak/>
        <w:t xml:space="preserve">  unsigned long unsignedLongValue = 0, digit;</w:t>
      </w:r>
    </w:p>
    <w:p w14:paraId="647970A7" w14:textId="77777777" w:rsidR="00442030" w:rsidRPr="00A15E99" w:rsidRDefault="00442030" w:rsidP="00A15E99">
      <w:pPr>
        <w:pStyle w:val="Code"/>
        <w:rPr>
          <w:highlight w:val="white"/>
        </w:rPr>
      </w:pPr>
      <w:r w:rsidRPr="00A15E99">
        <w:rPr>
          <w:highlight w:val="white"/>
        </w:rPr>
        <w:t xml:space="preserve">  char input = scanChar();</w:t>
      </w:r>
    </w:p>
    <w:p w14:paraId="21E3AE68" w14:textId="77777777" w:rsidR="00442030" w:rsidRPr="00A15E99" w:rsidRDefault="00442030" w:rsidP="00A15E99">
      <w:pPr>
        <w:pStyle w:val="Code"/>
        <w:rPr>
          <w:highlight w:val="white"/>
        </w:rPr>
      </w:pPr>
      <w:r w:rsidRPr="00A15E99">
        <w:rPr>
          <w:highlight w:val="white"/>
        </w:rPr>
        <w:t xml:space="preserve">  BOOL found = TRUE;</w:t>
      </w:r>
    </w:p>
    <w:p w14:paraId="36A6894C" w14:textId="77777777" w:rsidR="00442030" w:rsidRPr="00A15E99" w:rsidRDefault="00442030" w:rsidP="00A15E99">
      <w:pPr>
        <w:pStyle w:val="Code"/>
        <w:rPr>
          <w:highlight w:val="white"/>
        </w:rPr>
      </w:pPr>
    </w:p>
    <w:p w14:paraId="2DEE0752" w14:textId="77777777" w:rsidR="00442030" w:rsidRPr="00A15E99" w:rsidRDefault="00442030" w:rsidP="00A15E99">
      <w:pPr>
        <w:pStyle w:val="Code"/>
        <w:rPr>
          <w:highlight w:val="white"/>
        </w:rPr>
      </w:pPr>
      <w:r w:rsidRPr="00A15E99">
        <w:rPr>
          <w:highlight w:val="white"/>
        </w:rPr>
        <w:t xml:space="preserve">  while (isspace(input)) {</w:t>
      </w:r>
    </w:p>
    <w:p w14:paraId="1F9B9F0C" w14:textId="77777777" w:rsidR="00442030" w:rsidRPr="00A15E99" w:rsidRDefault="00442030" w:rsidP="00A15E99">
      <w:pPr>
        <w:pStyle w:val="Code"/>
        <w:rPr>
          <w:highlight w:val="white"/>
        </w:rPr>
      </w:pPr>
      <w:r w:rsidRPr="00A15E99">
        <w:rPr>
          <w:highlight w:val="white"/>
        </w:rPr>
        <w:t xml:space="preserve">    input = scanChar();</w:t>
      </w:r>
    </w:p>
    <w:p w14:paraId="30314310" w14:textId="77777777" w:rsidR="00442030" w:rsidRPr="00A15E99" w:rsidRDefault="00442030" w:rsidP="00A15E99">
      <w:pPr>
        <w:pStyle w:val="Code"/>
        <w:rPr>
          <w:highlight w:val="white"/>
        </w:rPr>
      </w:pPr>
      <w:r w:rsidRPr="00A15E99">
        <w:rPr>
          <w:highlight w:val="white"/>
        </w:rPr>
        <w:t xml:space="preserve">  }</w:t>
      </w:r>
    </w:p>
    <w:p w14:paraId="6CE67D06" w14:textId="77777777" w:rsidR="00442030" w:rsidRPr="00A15E99" w:rsidRDefault="00442030" w:rsidP="00A15E99">
      <w:pPr>
        <w:pStyle w:val="Code"/>
        <w:rPr>
          <w:highlight w:val="white"/>
        </w:rPr>
      </w:pPr>
    </w:p>
    <w:p w14:paraId="61574291" w14:textId="77777777" w:rsidR="00442030" w:rsidRPr="00A15E99" w:rsidRDefault="00442030" w:rsidP="00A15E99">
      <w:pPr>
        <w:pStyle w:val="Code"/>
        <w:rPr>
          <w:highlight w:val="white"/>
        </w:rPr>
      </w:pPr>
      <w:r w:rsidRPr="00A15E99">
        <w:rPr>
          <w:highlight w:val="white"/>
        </w:rPr>
        <w:t xml:space="preserve">  if (input == '+') {</w:t>
      </w:r>
    </w:p>
    <w:p w14:paraId="6BA1AA63" w14:textId="77777777" w:rsidR="00442030" w:rsidRPr="00A15E99" w:rsidRDefault="00442030" w:rsidP="00A15E99">
      <w:pPr>
        <w:pStyle w:val="Code"/>
        <w:rPr>
          <w:highlight w:val="white"/>
        </w:rPr>
      </w:pPr>
      <w:r w:rsidRPr="00A15E99">
        <w:rPr>
          <w:highlight w:val="white"/>
        </w:rPr>
        <w:t xml:space="preserve">    input = scanChar();</w:t>
      </w:r>
    </w:p>
    <w:p w14:paraId="34127F84" w14:textId="77777777" w:rsidR="00442030" w:rsidRPr="00A15E99" w:rsidRDefault="00442030" w:rsidP="00A15E99">
      <w:pPr>
        <w:pStyle w:val="Code"/>
        <w:rPr>
          <w:highlight w:val="white"/>
        </w:rPr>
      </w:pPr>
      <w:r w:rsidRPr="00A15E99">
        <w:rPr>
          <w:highlight w:val="white"/>
        </w:rPr>
        <w:t xml:space="preserve">  }</w:t>
      </w:r>
    </w:p>
    <w:p w14:paraId="44B2C5FE" w14:textId="77777777" w:rsidR="00442030" w:rsidRPr="00A15E99" w:rsidRDefault="00442030" w:rsidP="00A15E99">
      <w:pPr>
        <w:pStyle w:val="Code"/>
        <w:rPr>
          <w:highlight w:val="white"/>
        </w:rPr>
      </w:pPr>
    </w:p>
    <w:p w14:paraId="19626F5A" w14:textId="77777777" w:rsidR="00442030" w:rsidRPr="00A15E99" w:rsidRDefault="00442030" w:rsidP="00A15E99">
      <w:pPr>
        <w:pStyle w:val="Code"/>
        <w:rPr>
          <w:highlight w:val="white"/>
        </w:rPr>
      </w:pPr>
      <w:r w:rsidRPr="00A15E99">
        <w:rPr>
          <w:highlight w:val="white"/>
        </w:rPr>
        <w:t xml:space="preserve">  if (base == 0) {</w:t>
      </w:r>
    </w:p>
    <w:p w14:paraId="70568D82" w14:textId="77777777" w:rsidR="00442030" w:rsidRPr="00A15E99" w:rsidRDefault="00442030" w:rsidP="00A15E99">
      <w:pPr>
        <w:pStyle w:val="Code"/>
        <w:rPr>
          <w:highlight w:val="white"/>
        </w:rPr>
      </w:pPr>
      <w:r w:rsidRPr="00A15E99">
        <w:rPr>
          <w:highlight w:val="white"/>
        </w:rPr>
        <w:t xml:space="preserve">    if (input == '0') {</w:t>
      </w:r>
    </w:p>
    <w:p w14:paraId="437FAECF" w14:textId="77777777" w:rsidR="00442030" w:rsidRPr="00A15E99" w:rsidRDefault="00442030" w:rsidP="00A15E99">
      <w:pPr>
        <w:pStyle w:val="Code"/>
        <w:rPr>
          <w:highlight w:val="white"/>
        </w:rPr>
      </w:pPr>
      <w:r w:rsidRPr="00A15E99">
        <w:rPr>
          <w:highlight w:val="white"/>
        </w:rPr>
        <w:t xml:space="preserve">      input = scanChar();</w:t>
      </w:r>
    </w:p>
    <w:p w14:paraId="14621B56" w14:textId="77777777" w:rsidR="00442030" w:rsidRPr="00A15E99" w:rsidRDefault="00442030" w:rsidP="00A15E99">
      <w:pPr>
        <w:pStyle w:val="Code"/>
        <w:rPr>
          <w:highlight w:val="white"/>
        </w:rPr>
      </w:pPr>
    </w:p>
    <w:p w14:paraId="12BF6772" w14:textId="77777777" w:rsidR="00442030" w:rsidRPr="00A15E99" w:rsidRDefault="00442030" w:rsidP="00A15E99">
      <w:pPr>
        <w:pStyle w:val="Code"/>
        <w:rPr>
          <w:highlight w:val="white"/>
        </w:rPr>
      </w:pPr>
      <w:r w:rsidRPr="00A15E99">
        <w:rPr>
          <w:highlight w:val="white"/>
        </w:rPr>
        <w:t xml:space="preserve">      if (tolower(input) == 'x') {</w:t>
      </w:r>
    </w:p>
    <w:p w14:paraId="53F0328A" w14:textId="77777777" w:rsidR="00442030" w:rsidRPr="00A15E99" w:rsidRDefault="00442030" w:rsidP="00A15E99">
      <w:pPr>
        <w:pStyle w:val="Code"/>
        <w:rPr>
          <w:highlight w:val="white"/>
        </w:rPr>
      </w:pPr>
      <w:r w:rsidRPr="00A15E99">
        <w:rPr>
          <w:highlight w:val="white"/>
        </w:rPr>
        <w:t xml:space="preserve">        base = 16;</w:t>
      </w:r>
    </w:p>
    <w:p w14:paraId="40CFC5D4" w14:textId="77777777" w:rsidR="00442030" w:rsidRPr="00A15E99" w:rsidRDefault="00442030" w:rsidP="00A15E99">
      <w:pPr>
        <w:pStyle w:val="Code"/>
        <w:rPr>
          <w:highlight w:val="white"/>
        </w:rPr>
      </w:pPr>
      <w:r w:rsidRPr="00A15E99">
        <w:rPr>
          <w:highlight w:val="white"/>
        </w:rPr>
        <w:t xml:space="preserve">        input = scanChar();</w:t>
      </w:r>
    </w:p>
    <w:p w14:paraId="7DE52CDB" w14:textId="77777777" w:rsidR="00442030" w:rsidRPr="00A15E99" w:rsidRDefault="00442030" w:rsidP="00A15E99">
      <w:pPr>
        <w:pStyle w:val="Code"/>
        <w:rPr>
          <w:highlight w:val="white"/>
        </w:rPr>
      </w:pPr>
      <w:r w:rsidRPr="00A15E99">
        <w:rPr>
          <w:highlight w:val="white"/>
        </w:rPr>
        <w:t xml:space="preserve">      }</w:t>
      </w:r>
    </w:p>
    <w:p w14:paraId="5BF6BB67" w14:textId="77777777" w:rsidR="00442030" w:rsidRPr="00A15E99" w:rsidRDefault="00442030" w:rsidP="00A15E99">
      <w:pPr>
        <w:pStyle w:val="Code"/>
        <w:rPr>
          <w:highlight w:val="white"/>
        </w:rPr>
      </w:pPr>
      <w:r w:rsidRPr="00A15E99">
        <w:rPr>
          <w:highlight w:val="white"/>
        </w:rPr>
        <w:t xml:space="preserve">      else {</w:t>
      </w:r>
    </w:p>
    <w:p w14:paraId="23804359" w14:textId="77777777" w:rsidR="00442030" w:rsidRPr="00A15E99" w:rsidRDefault="00442030" w:rsidP="00A15E99">
      <w:pPr>
        <w:pStyle w:val="Code"/>
        <w:rPr>
          <w:highlight w:val="white"/>
        </w:rPr>
      </w:pPr>
      <w:r w:rsidRPr="00A15E99">
        <w:rPr>
          <w:highlight w:val="white"/>
        </w:rPr>
        <w:t xml:space="preserve">        base = 8;</w:t>
      </w:r>
    </w:p>
    <w:p w14:paraId="0AA47A83" w14:textId="77777777" w:rsidR="00442030" w:rsidRPr="00A15E99" w:rsidRDefault="00442030" w:rsidP="00A15E99">
      <w:pPr>
        <w:pStyle w:val="Code"/>
        <w:rPr>
          <w:highlight w:val="white"/>
        </w:rPr>
      </w:pPr>
      <w:r w:rsidRPr="00A15E99">
        <w:rPr>
          <w:highlight w:val="white"/>
        </w:rPr>
        <w:t xml:space="preserve">      }</w:t>
      </w:r>
    </w:p>
    <w:p w14:paraId="62FCAA83" w14:textId="77777777" w:rsidR="00442030" w:rsidRPr="00A15E99" w:rsidRDefault="00442030" w:rsidP="00A15E99">
      <w:pPr>
        <w:pStyle w:val="Code"/>
        <w:rPr>
          <w:highlight w:val="white"/>
        </w:rPr>
      </w:pPr>
      <w:r w:rsidRPr="00A15E99">
        <w:rPr>
          <w:highlight w:val="white"/>
        </w:rPr>
        <w:t xml:space="preserve">    }</w:t>
      </w:r>
    </w:p>
    <w:p w14:paraId="122642E7" w14:textId="77777777" w:rsidR="00442030" w:rsidRPr="00A15E99" w:rsidRDefault="00442030" w:rsidP="00A15E99">
      <w:pPr>
        <w:pStyle w:val="Code"/>
        <w:rPr>
          <w:highlight w:val="white"/>
        </w:rPr>
      </w:pPr>
      <w:r w:rsidRPr="00A15E99">
        <w:rPr>
          <w:highlight w:val="white"/>
        </w:rPr>
        <w:t xml:space="preserve">    else {</w:t>
      </w:r>
    </w:p>
    <w:p w14:paraId="60E14D31" w14:textId="77777777" w:rsidR="00442030" w:rsidRPr="00A15E99" w:rsidRDefault="00442030" w:rsidP="00A15E99">
      <w:pPr>
        <w:pStyle w:val="Code"/>
        <w:rPr>
          <w:highlight w:val="white"/>
        </w:rPr>
      </w:pPr>
      <w:r w:rsidRPr="00A15E99">
        <w:rPr>
          <w:highlight w:val="white"/>
        </w:rPr>
        <w:t xml:space="preserve">      base = 10;</w:t>
      </w:r>
    </w:p>
    <w:p w14:paraId="3E5B3043" w14:textId="77777777" w:rsidR="00442030" w:rsidRPr="00A15E99" w:rsidRDefault="00442030" w:rsidP="00A15E99">
      <w:pPr>
        <w:pStyle w:val="Code"/>
        <w:rPr>
          <w:highlight w:val="white"/>
        </w:rPr>
      </w:pPr>
      <w:r w:rsidRPr="00A15E99">
        <w:rPr>
          <w:highlight w:val="white"/>
        </w:rPr>
        <w:t xml:space="preserve">    }</w:t>
      </w:r>
    </w:p>
    <w:p w14:paraId="4B573D8D" w14:textId="77777777" w:rsidR="00442030" w:rsidRPr="00A15E99" w:rsidRDefault="00442030" w:rsidP="00A15E99">
      <w:pPr>
        <w:pStyle w:val="Code"/>
        <w:rPr>
          <w:highlight w:val="white"/>
        </w:rPr>
      </w:pPr>
      <w:r w:rsidRPr="00A15E99">
        <w:rPr>
          <w:highlight w:val="white"/>
        </w:rPr>
        <w:t xml:space="preserve">  }</w:t>
      </w:r>
    </w:p>
    <w:p w14:paraId="6CE12170" w14:textId="77777777" w:rsidR="00442030" w:rsidRPr="00A15E99" w:rsidRDefault="00442030" w:rsidP="00A15E99">
      <w:pPr>
        <w:pStyle w:val="Code"/>
        <w:rPr>
          <w:highlight w:val="white"/>
        </w:rPr>
      </w:pPr>
    </w:p>
    <w:p w14:paraId="13CCB004" w14:textId="77777777" w:rsidR="00442030" w:rsidRPr="00A15E99" w:rsidRDefault="00442030" w:rsidP="00A15E99">
      <w:pPr>
        <w:pStyle w:val="Code"/>
        <w:rPr>
          <w:highlight w:val="white"/>
        </w:rPr>
      </w:pPr>
      <w:r w:rsidRPr="00A15E99">
        <w:rPr>
          <w:highlight w:val="white"/>
        </w:rPr>
        <w:t xml:space="preserve">  while (isDigitInBase(input, base)) {</w:t>
      </w:r>
    </w:p>
    <w:p w14:paraId="2E893357" w14:textId="77777777" w:rsidR="00442030" w:rsidRPr="00A15E99" w:rsidRDefault="00442030" w:rsidP="00A15E99">
      <w:pPr>
        <w:pStyle w:val="Code"/>
        <w:rPr>
          <w:highlight w:val="white"/>
        </w:rPr>
      </w:pPr>
      <w:r w:rsidRPr="00A15E99">
        <w:rPr>
          <w:highlight w:val="white"/>
        </w:rPr>
        <w:t xml:space="preserve">    unsignedLongValue *= base;</w:t>
      </w:r>
    </w:p>
    <w:p w14:paraId="608358AF" w14:textId="77777777" w:rsidR="00442030" w:rsidRPr="00A15E99" w:rsidRDefault="00442030" w:rsidP="00A15E99">
      <w:pPr>
        <w:pStyle w:val="Code"/>
        <w:rPr>
          <w:highlight w:val="white"/>
        </w:rPr>
      </w:pPr>
      <w:r w:rsidRPr="00A15E99">
        <w:rPr>
          <w:highlight w:val="white"/>
        </w:rPr>
        <w:t xml:space="preserve">    unsignedLongValue += digitToValue(input);</w:t>
      </w:r>
    </w:p>
    <w:p w14:paraId="29EE27BD" w14:textId="77777777" w:rsidR="00442030" w:rsidRPr="00A15E99" w:rsidRDefault="00442030" w:rsidP="00A15E99">
      <w:pPr>
        <w:pStyle w:val="Code"/>
        <w:rPr>
          <w:highlight w:val="white"/>
        </w:rPr>
      </w:pPr>
      <w:r w:rsidRPr="00A15E99">
        <w:rPr>
          <w:highlight w:val="white"/>
        </w:rPr>
        <w:t xml:space="preserve">    found = TRUE;</w:t>
      </w:r>
    </w:p>
    <w:p w14:paraId="3077424C" w14:textId="77777777" w:rsidR="00442030" w:rsidRPr="00A15E99" w:rsidRDefault="00442030" w:rsidP="00A15E99">
      <w:pPr>
        <w:pStyle w:val="Code"/>
        <w:rPr>
          <w:highlight w:val="white"/>
        </w:rPr>
      </w:pPr>
      <w:r w:rsidRPr="00A15E99">
        <w:rPr>
          <w:highlight w:val="white"/>
        </w:rPr>
        <w:t xml:space="preserve">    input = scanChar();</w:t>
      </w:r>
    </w:p>
    <w:p w14:paraId="6A371FC5" w14:textId="77777777" w:rsidR="00442030" w:rsidRPr="00A15E99" w:rsidRDefault="00442030" w:rsidP="00A15E99">
      <w:pPr>
        <w:pStyle w:val="Code"/>
        <w:rPr>
          <w:highlight w:val="white"/>
        </w:rPr>
      </w:pPr>
      <w:r w:rsidRPr="00A15E99">
        <w:rPr>
          <w:highlight w:val="white"/>
        </w:rPr>
        <w:t xml:space="preserve">  }</w:t>
      </w:r>
    </w:p>
    <w:p w14:paraId="5FCAB151" w14:textId="77777777" w:rsidR="00442030" w:rsidRPr="00A15E99" w:rsidRDefault="00442030" w:rsidP="00A15E99">
      <w:pPr>
        <w:pStyle w:val="Code"/>
        <w:rPr>
          <w:highlight w:val="white"/>
        </w:rPr>
      </w:pPr>
    </w:p>
    <w:p w14:paraId="7E0147B7" w14:textId="77777777" w:rsidR="00442030" w:rsidRPr="00A15E99" w:rsidRDefault="00442030" w:rsidP="00A15E99">
      <w:pPr>
        <w:pStyle w:val="Code"/>
        <w:rPr>
          <w:highlight w:val="white"/>
        </w:rPr>
      </w:pPr>
      <w:r w:rsidRPr="00A15E99">
        <w:rPr>
          <w:highlight w:val="white"/>
        </w:rPr>
        <w:t xml:space="preserve">  if (found) {</w:t>
      </w:r>
    </w:p>
    <w:p w14:paraId="122928C6" w14:textId="77777777" w:rsidR="00442030" w:rsidRPr="00A15E99" w:rsidRDefault="00442030" w:rsidP="00A15E99">
      <w:pPr>
        <w:pStyle w:val="Code"/>
        <w:rPr>
          <w:highlight w:val="white"/>
        </w:rPr>
      </w:pPr>
      <w:r w:rsidRPr="00A15E99">
        <w:rPr>
          <w:highlight w:val="white"/>
        </w:rPr>
        <w:t xml:space="preserve">    ++g_inCount;</w:t>
      </w:r>
    </w:p>
    <w:p w14:paraId="500DFFFB" w14:textId="77777777" w:rsidR="00442030" w:rsidRPr="00A15E99" w:rsidRDefault="00442030" w:rsidP="00A15E99">
      <w:pPr>
        <w:pStyle w:val="Code"/>
        <w:rPr>
          <w:highlight w:val="white"/>
        </w:rPr>
      </w:pPr>
      <w:r w:rsidRPr="00A15E99">
        <w:rPr>
          <w:highlight w:val="white"/>
        </w:rPr>
        <w:t xml:space="preserve">  }</w:t>
      </w:r>
    </w:p>
    <w:p w14:paraId="44222809" w14:textId="77777777" w:rsidR="00442030" w:rsidRPr="00A15E99" w:rsidRDefault="00442030" w:rsidP="00A15E99">
      <w:pPr>
        <w:pStyle w:val="Code"/>
        <w:rPr>
          <w:highlight w:val="white"/>
        </w:rPr>
      </w:pPr>
    </w:p>
    <w:p w14:paraId="6D66B1AA" w14:textId="77777777" w:rsidR="00442030" w:rsidRPr="00A15E99" w:rsidRDefault="00442030" w:rsidP="00A15E99">
      <w:pPr>
        <w:pStyle w:val="Code"/>
        <w:rPr>
          <w:highlight w:val="white"/>
        </w:rPr>
      </w:pPr>
      <w:r w:rsidRPr="00A15E99">
        <w:rPr>
          <w:highlight w:val="white"/>
        </w:rPr>
        <w:t xml:space="preserve">  unscanChar(input);</w:t>
      </w:r>
    </w:p>
    <w:p w14:paraId="17BAC324" w14:textId="77777777" w:rsidR="00442030" w:rsidRPr="00A15E99" w:rsidRDefault="00442030" w:rsidP="00A15E99">
      <w:pPr>
        <w:pStyle w:val="Code"/>
        <w:rPr>
          <w:highlight w:val="white"/>
        </w:rPr>
      </w:pPr>
      <w:r w:rsidRPr="00A15E99">
        <w:rPr>
          <w:highlight w:val="white"/>
        </w:rPr>
        <w:t xml:space="preserve">  return unsignedLongValue;</w:t>
      </w:r>
    </w:p>
    <w:p w14:paraId="72DD03A2" w14:textId="77777777" w:rsidR="00442030" w:rsidRPr="00A15E99" w:rsidRDefault="00442030" w:rsidP="00A15E99">
      <w:pPr>
        <w:pStyle w:val="Code"/>
        <w:rPr>
          <w:highlight w:val="white"/>
        </w:rPr>
      </w:pPr>
      <w:r w:rsidRPr="00A15E99">
        <w:rPr>
          <w:highlight w:val="white"/>
        </w:rPr>
        <w:t>}</w:t>
      </w:r>
    </w:p>
    <w:p w14:paraId="23E1499A" w14:textId="77777777" w:rsidR="00442030" w:rsidRPr="00A15E99" w:rsidRDefault="00442030" w:rsidP="00A15E99">
      <w:pPr>
        <w:pStyle w:val="Code"/>
        <w:rPr>
          <w:highlight w:val="white"/>
        </w:rPr>
      </w:pPr>
    </w:p>
    <w:p w14:paraId="14D15437" w14:textId="77777777" w:rsidR="00442030" w:rsidRPr="00A15E99" w:rsidRDefault="00442030" w:rsidP="00A15E99">
      <w:pPr>
        <w:pStyle w:val="Code"/>
        <w:rPr>
          <w:highlight w:val="white"/>
        </w:rPr>
      </w:pPr>
      <w:r w:rsidRPr="00A15E99">
        <w:rPr>
          <w:highlight w:val="white"/>
        </w:rPr>
        <w:t>long double scanLongDouble(void) {</w:t>
      </w:r>
    </w:p>
    <w:p w14:paraId="3D988F75" w14:textId="77777777" w:rsidR="00442030" w:rsidRPr="00A15E99" w:rsidRDefault="00442030" w:rsidP="00A15E99">
      <w:pPr>
        <w:pStyle w:val="Code"/>
        <w:rPr>
          <w:highlight w:val="white"/>
        </w:rPr>
      </w:pPr>
      <w:r w:rsidRPr="00A15E99">
        <w:rPr>
          <w:highlight w:val="white"/>
        </w:rPr>
        <w:t xml:space="preserve">  BOOL minus = FALSE, found = FALSE;</w:t>
      </w:r>
    </w:p>
    <w:p w14:paraId="20C44E4D" w14:textId="77777777" w:rsidR="00442030" w:rsidRPr="00A15E99" w:rsidRDefault="00442030" w:rsidP="00A15E99">
      <w:pPr>
        <w:pStyle w:val="Code"/>
        <w:rPr>
          <w:highlight w:val="white"/>
        </w:rPr>
      </w:pPr>
      <w:r w:rsidRPr="00A15E99">
        <w:rPr>
          <w:highlight w:val="white"/>
        </w:rPr>
        <w:t xml:space="preserve">  long double value = 0.0L, factor = 1.0L;</w:t>
      </w:r>
    </w:p>
    <w:p w14:paraId="25FCAECD" w14:textId="77777777" w:rsidR="00442030" w:rsidRPr="00A15E99" w:rsidRDefault="00442030" w:rsidP="00A15E99">
      <w:pPr>
        <w:pStyle w:val="Code"/>
        <w:rPr>
          <w:highlight w:val="white"/>
        </w:rPr>
      </w:pPr>
      <w:r w:rsidRPr="00A15E99">
        <w:rPr>
          <w:highlight w:val="white"/>
        </w:rPr>
        <w:t xml:space="preserve">  char input = scanChar();</w:t>
      </w:r>
    </w:p>
    <w:p w14:paraId="69CAA53E" w14:textId="77777777" w:rsidR="00442030" w:rsidRPr="00A15E99" w:rsidRDefault="00442030" w:rsidP="00A15E99">
      <w:pPr>
        <w:pStyle w:val="Code"/>
        <w:rPr>
          <w:highlight w:val="white"/>
        </w:rPr>
      </w:pPr>
    </w:p>
    <w:p w14:paraId="1E323343" w14:textId="77777777" w:rsidR="00442030" w:rsidRPr="00A15E99" w:rsidRDefault="00442030" w:rsidP="00A15E99">
      <w:pPr>
        <w:pStyle w:val="Code"/>
        <w:rPr>
          <w:highlight w:val="white"/>
        </w:rPr>
      </w:pPr>
      <w:r w:rsidRPr="00A15E99">
        <w:rPr>
          <w:highlight w:val="white"/>
        </w:rPr>
        <w:t xml:space="preserve">  while (isspace(input)) {</w:t>
      </w:r>
    </w:p>
    <w:p w14:paraId="06E54EDC" w14:textId="77777777" w:rsidR="00442030" w:rsidRPr="00A15E99" w:rsidRDefault="00442030" w:rsidP="00A15E99">
      <w:pPr>
        <w:pStyle w:val="Code"/>
        <w:rPr>
          <w:highlight w:val="white"/>
        </w:rPr>
      </w:pPr>
      <w:r w:rsidRPr="00A15E99">
        <w:rPr>
          <w:highlight w:val="white"/>
        </w:rPr>
        <w:t xml:space="preserve">    input = scanChar();</w:t>
      </w:r>
    </w:p>
    <w:p w14:paraId="260F0645" w14:textId="77777777" w:rsidR="00442030" w:rsidRPr="00A15E99" w:rsidRDefault="00442030" w:rsidP="00A15E99">
      <w:pPr>
        <w:pStyle w:val="Code"/>
        <w:rPr>
          <w:highlight w:val="white"/>
        </w:rPr>
      </w:pPr>
      <w:r w:rsidRPr="00A15E99">
        <w:rPr>
          <w:highlight w:val="white"/>
        </w:rPr>
        <w:t xml:space="preserve">  }</w:t>
      </w:r>
    </w:p>
    <w:p w14:paraId="29704F52" w14:textId="77777777" w:rsidR="00442030" w:rsidRPr="00A15E99" w:rsidRDefault="00442030" w:rsidP="00A15E99">
      <w:pPr>
        <w:pStyle w:val="Code"/>
        <w:rPr>
          <w:highlight w:val="white"/>
        </w:rPr>
      </w:pPr>
    </w:p>
    <w:p w14:paraId="549FD6DA" w14:textId="77777777" w:rsidR="00442030" w:rsidRPr="00A15E99" w:rsidRDefault="00442030" w:rsidP="00A15E99">
      <w:pPr>
        <w:pStyle w:val="Code"/>
        <w:rPr>
          <w:highlight w:val="white"/>
        </w:rPr>
      </w:pPr>
      <w:r w:rsidRPr="00A15E99">
        <w:rPr>
          <w:highlight w:val="white"/>
        </w:rPr>
        <w:t xml:space="preserve">  if (input == '+') {</w:t>
      </w:r>
    </w:p>
    <w:p w14:paraId="13024FC6" w14:textId="77777777" w:rsidR="00442030" w:rsidRPr="00A15E99" w:rsidRDefault="00442030" w:rsidP="00A15E99">
      <w:pPr>
        <w:pStyle w:val="Code"/>
        <w:rPr>
          <w:highlight w:val="white"/>
        </w:rPr>
      </w:pPr>
      <w:r w:rsidRPr="00A15E99">
        <w:rPr>
          <w:highlight w:val="white"/>
        </w:rPr>
        <w:t xml:space="preserve">    input = scanChar();</w:t>
      </w:r>
    </w:p>
    <w:p w14:paraId="5ABB2BF4" w14:textId="77777777" w:rsidR="00442030" w:rsidRPr="00A15E99" w:rsidRDefault="00442030" w:rsidP="00A15E99">
      <w:pPr>
        <w:pStyle w:val="Code"/>
        <w:rPr>
          <w:highlight w:val="white"/>
        </w:rPr>
      </w:pPr>
      <w:r w:rsidRPr="00A15E99">
        <w:rPr>
          <w:highlight w:val="white"/>
        </w:rPr>
        <w:t xml:space="preserve">  }</w:t>
      </w:r>
    </w:p>
    <w:p w14:paraId="5992255A" w14:textId="77777777" w:rsidR="00442030" w:rsidRPr="00A15E99" w:rsidRDefault="00442030" w:rsidP="00A15E99">
      <w:pPr>
        <w:pStyle w:val="Code"/>
        <w:rPr>
          <w:highlight w:val="white"/>
        </w:rPr>
      </w:pPr>
      <w:r w:rsidRPr="00A15E99">
        <w:rPr>
          <w:highlight w:val="white"/>
        </w:rPr>
        <w:t xml:space="preserve">  else if (input == '-') {</w:t>
      </w:r>
    </w:p>
    <w:p w14:paraId="56AFD53F" w14:textId="77777777" w:rsidR="00442030" w:rsidRPr="00A15E99" w:rsidRDefault="00442030" w:rsidP="00A15E99">
      <w:pPr>
        <w:pStyle w:val="Code"/>
        <w:rPr>
          <w:highlight w:val="white"/>
        </w:rPr>
      </w:pPr>
      <w:r w:rsidRPr="00A15E99">
        <w:rPr>
          <w:highlight w:val="white"/>
        </w:rPr>
        <w:lastRenderedPageBreak/>
        <w:t xml:space="preserve">    minus = TRUE;</w:t>
      </w:r>
    </w:p>
    <w:p w14:paraId="3294ACC7" w14:textId="77777777" w:rsidR="00442030" w:rsidRPr="00A15E99" w:rsidRDefault="00442030" w:rsidP="00A15E99">
      <w:pPr>
        <w:pStyle w:val="Code"/>
        <w:rPr>
          <w:highlight w:val="white"/>
        </w:rPr>
      </w:pPr>
      <w:r w:rsidRPr="00A15E99">
        <w:rPr>
          <w:highlight w:val="white"/>
        </w:rPr>
        <w:t xml:space="preserve">    input = scanChar();</w:t>
      </w:r>
    </w:p>
    <w:p w14:paraId="0CB50E6F" w14:textId="77777777" w:rsidR="00442030" w:rsidRPr="00A15E99" w:rsidRDefault="00442030" w:rsidP="00A15E99">
      <w:pPr>
        <w:pStyle w:val="Code"/>
        <w:rPr>
          <w:highlight w:val="white"/>
        </w:rPr>
      </w:pPr>
      <w:r w:rsidRPr="00A15E99">
        <w:rPr>
          <w:highlight w:val="white"/>
        </w:rPr>
        <w:t xml:space="preserve">  }</w:t>
      </w:r>
    </w:p>
    <w:p w14:paraId="18F77E63" w14:textId="77777777" w:rsidR="00442030" w:rsidRPr="00A15E99" w:rsidRDefault="00442030" w:rsidP="00A15E99">
      <w:pPr>
        <w:pStyle w:val="Code"/>
        <w:rPr>
          <w:highlight w:val="white"/>
        </w:rPr>
      </w:pPr>
    </w:p>
    <w:p w14:paraId="69B84912" w14:textId="77777777" w:rsidR="00442030" w:rsidRPr="00A15E99" w:rsidRDefault="00442030" w:rsidP="00A15E99">
      <w:pPr>
        <w:pStyle w:val="Code"/>
        <w:rPr>
          <w:highlight w:val="white"/>
        </w:rPr>
      </w:pPr>
      <w:r w:rsidRPr="00A15E99">
        <w:rPr>
          <w:highlight w:val="white"/>
        </w:rPr>
        <w:t xml:space="preserve">  while (isdigit(input)) {</w:t>
      </w:r>
    </w:p>
    <w:p w14:paraId="5DD81EB7" w14:textId="77777777" w:rsidR="00442030" w:rsidRPr="00A15E99" w:rsidRDefault="00442030" w:rsidP="00A15E99">
      <w:pPr>
        <w:pStyle w:val="Code"/>
        <w:rPr>
          <w:highlight w:val="white"/>
        </w:rPr>
      </w:pPr>
      <w:r w:rsidRPr="00A15E99">
        <w:rPr>
          <w:highlight w:val="white"/>
        </w:rPr>
        <w:t xml:space="preserve">    value = (10.0L * value) + ((long double) (input - '0'));</w:t>
      </w:r>
    </w:p>
    <w:p w14:paraId="471F30E4" w14:textId="77777777" w:rsidR="00442030" w:rsidRPr="00A15E99" w:rsidRDefault="00442030" w:rsidP="00A15E99">
      <w:pPr>
        <w:pStyle w:val="Code"/>
        <w:rPr>
          <w:highlight w:val="white"/>
        </w:rPr>
      </w:pPr>
      <w:r w:rsidRPr="00A15E99">
        <w:rPr>
          <w:highlight w:val="white"/>
        </w:rPr>
        <w:t xml:space="preserve">    input = scanChar();</w:t>
      </w:r>
    </w:p>
    <w:p w14:paraId="12A36F93" w14:textId="77777777" w:rsidR="00442030" w:rsidRPr="00A15E99" w:rsidRDefault="00442030" w:rsidP="00A15E99">
      <w:pPr>
        <w:pStyle w:val="Code"/>
        <w:rPr>
          <w:highlight w:val="white"/>
        </w:rPr>
      </w:pPr>
      <w:r w:rsidRPr="00A15E99">
        <w:rPr>
          <w:highlight w:val="white"/>
        </w:rPr>
        <w:t xml:space="preserve">    found = TRUE;</w:t>
      </w:r>
    </w:p>
    <w:p w14:paraId="22FC1E97" w14:textId="77777777" w:rsidR="00442030" w:rsidRPr="00A15E99" w:rsidRDefault="00442030" w:rsidP="00A15E99">
      <w:pPr>
        <w:pStyle w:val="Code"/>
        <w:rPr>
          <w:highlight w:val="white"/>
        </w:rPr>
      </w:pPr>
      <w:r w:rsidRPr="00A15E99">
        <w:rPr>
          <w:highlight w:val="white"/>
        </w:rPr>
        <w:t xml:space="preserve">  }</w:t>
      </w:r>
    </w:p>
    <w:p w14:paraId="3D2E4592" w14:textId="77777777" w:rsidR="00442030" w:rsidRPr="00A15E99" w:rsidRDefault="00442030" w:rsidP="00A15E99">
      <w:pPr>
        <w:pStyle w:val="Code"/>
        <w:rPr>
          <w:highlight w:val="white"/>
        </w:rPr>
      </w:pPr>
    </w:p>
    <w:p w14:paraId="332FCD27" w14:textId="77777777" w:rsidR="00442030" w:rsidRPr="00A15E99" w:rsidRDefault="00442030" w:rsidP="00A15E99">
      <w:pPr>
        <w:pStyle w:val="Code"/>
        <w:rPr>
          <w:highlight w:val="white"/>
        </w:rPr>
      </w:pPr>
      <w:r w:rsidRPr="00A15E99">
        <w:rPr>
          <w:highlight w:val="white"/>
        </w:rPr>
        <w:t xml:space="preserve">  if (input == '.') {</w:t>
      </w:r>
    </w:p>
    <w:p w14:paraId="4BDE2636" w14:textId="77777777" w:rsidR="00442030" w:rsidRPr="00A15E99" w:rsidRDefault="00442030" w:rsidP="00A15E99">
      <w:pPr>
        <w:pStyle w:val="Code"/>
        <w:rPr>
          <w:highlight w:val="white"/>
        </w:rPr>
      </w:pPr>
      <w:r w:rsidRPr="00A15E99">
        <w:rPr>
          <w:highlight w:val="white"/>
        </w:rPr>
        <w:t xml:space="preserve">    input = scanChar();</w:t>
      </w:r>
    </w:p>
    <w:p w14:paraId="246CC5AD" w14:textId="77777777" w:rsidR="00442030" w:rsidRPr="00A15E99" w:rsidRDefault="00442030" w:rsidP="00A15E99">
      <w:pPr>
        <w:pStyle w:val="Code"/>
        <w:rPr>
          <w:highlight w:val="white"/>
        </w:rPr>
      </w:pPr>
    </w:p>
    <w:p w14:paraId="7BE85270" w14:textId="77777777" w:rsidR="00442030" w:rsidRPr="00A15E99" w:rsidRDefault="00442030" w:rsidP="00A15E99">
      <w:pPr>
        <w:pStyle w:val="Code"/>
        <w:rPr>
          <w:highlight w:val="white"/>
        </w:rPr>
      </w:pPr>
      <w:r w:rsidRPr="00A15E99">
        <w:rPr>
          <w:highlight w:val="white"/>
        </w:rPr>
        <w:t xml:space="preserve">    while (isdigit(input)) {</w:t>
      </w:r>
    </w:p>
    <w:p w14:paraId="1AAF95AA" w14:textId="77777777" w:rsidR="00442030" w:rsidRPr="00A15E99" w:rsidRDefault="00442030" w:rsidP="00A15E99">
      <w:pPr>
        <w:pStyle w:val="Code"/>
        <w:rPr>
          <w:highlight w:val="white"/>
        </w:rPr>
      </w:pPr>
      <w:r w:rsidRPr="00A15E99">
        <w:rPr>
          <w:highlight w:val="white"/>
        </w:rPr>
        <w:t xml:space="preserve">      factor /= 10.0L;</w:t>
      </w:r>
    </w:p>
    <w:p w14:paraId="5D0D61B7" w14:textId="77777777" w:rsidR="00442030" w:rsidRPr="00A15E99" w:rsidRDefault="00442030" w:rsidP="00A15E99">
      <w:pPr>
        <w:pStyle w:val="Code"/>
        <w:rPr>
          <w:highlight w:val="white"/>
        </w:rPr>
      </w:pPr>
      <w:r w:rsidRPr="00A15E99">
        <w:rPr>
          <w:highlight w:val="white"/>
        </w:rPr>
        <w:t xml:space="preserve">      value += factor * ((long double) (input - '0'));</w:t>
      </w:r>
    </w:p>
    <w:p w14:paraId="656A83D8" w14:textId="77777777" w:rsidR="00442030" w:rsidRPr="00A15E99" w:rsidRDefault="00442030" w:rsidP="00A15E99">
      <w:pPr>
        <w:pStyle w:val="Code"/>
        <w:rPr>
          <w:highlight w:val="white"/>
        </w:rPr>
      </w:pPr>
      <w:r w:rsidRPr="00A15E99">
        <w:rPr>
          <w:highlight w:val="white"/>
        </w:rPr>
        <w:t xml:space="preserve">      input = scanChar();</w:t>
      </w:r>
    </w:p>
    <w:p w14:paraId="4250D18E" w14:textId="77777777" w:rsidR="00442030" w:rsidRPr="00A15E99" w:rsidRDefault="00442030" w:rsidP="00A15E99">
      <w:pPr>
        <w:pStyle w:val="Code"/>
        <w:rPr>
          <w:highlight w:val="white"/>
        </w:rPr>
      </w:pPr>
      <w:r w:rsidRPr="00A15E99">
        <w:rPr>
          <w:highlight w:val="white"/>
        </w:rPr>
        <w:t xml:space="preserve">      found = TRUE;</w:t>
      </w:r>
    </w:p>
    <w:p w14:paraId="3184177E" w14:textId="77777777" w:rsidR="00442030" w:rsidRPr="00A15E99" w:rsidRDefault="00442030" w:rsidP="00A15E99">
      <w:pPr>
        <w:pStyle w:val="Code"/>
        <w:rPr>
          <w:highlight w:val="white"/>
        </w:rPr>
      </w:pPr>
      <w:r w:rsidRPr="00A15E99">
        <w:rPr>
          <w:highlight w:val="white"/>
        </w:rPr>
        <w:t xml:space="preserve">    }</w:t>
      </w:r>
    </w:p>
    <w:p w14:paraId="33860D9F" w14:textId="77777777" w:rsidR="00442030" w:rsidRPr="00A15E99" w:rsidRDefault="00442030" w:rsidP="00A15E99">
      <w:pPr>
        <w:pStyle w:val="Code"/>
        <w:rPr>
          <w:highlight w:val="white"/>
        </w:rPr>
      </w:pPr>
      <w:r w:rsidRPr="00A15E99">
        <w:rPr>
          <w:highlight w:val="white"/>
        </w:rPr>
        <w:t xml:space="preserve">  }</w:t>
      </w:r>
    </w:p>
    <w:p w14:paraId="38C5663A" w14:textId="77777777" w:rsidR="00442030" w:rsidRPr="00A15E99" w:rsidRDefault="00442030" w:rsidP="00A15E99">
      <w:pPr>
        <w:pStyle w:val="Code"/>
        <w:rPr>
          <w:highlight w:val="white"/>
        </w:rPr>
      </w:pPr>
    </w:p>
    <w:p w14:paraId="07EF9444" w14:textId="77777777" w:rsidR="00442030" w:rsidRPr="00A15E99" w:rsidRDefault="00442030" w:rsidP="00A15E99">
      <w:pPr>
        <w:pStyle w:val="Code"/>
        <w:rPr>
          <w:highlight w:val="white"/>
        </w:rPr>
      </w:pPr>
      <w:r w:rsidRPr="00A15E99">
        <w:rPr>
          <w:highlight w:val="white"/>
        </w:rPr>
        <w:t xml:space="preserve">  if (tolower(input) == 'e') {</w:t>
      </w:r>
    </w:p>
    <w:p w14:paraId="0D17BC57" w14:textId="77777777" w:rsidR="00442030" w:rsidRPr="00A15E99" w:rsidRDefault="00442030" w:rsidP="00A15E99">
      <w:pPr>
        <w:pStyle w:val="Code"/>
        <w:rPr>
          <w:highlight w:val="white"/>
        </w:rPr>
      </w:pPr>
      <w:r w:rsidRPr="00A15E99">
        <w:rPr>
          <w:highlight w:val="white"/>
        </w:rPr>
        <w:t xml:space="preserve">    double exponent = (double) scanLongInt(10);</w:t>
      </w:r>
    </w:p>
    <w:p w14:paraId="62A0FB98" w14:textId="77777777" w:rsidR="00442030" w:rsidRPr="00A15E99" w:rsidRDefault="00442030" w:rsidP="00A15E99">
      <w:pPr>
        <w:pStyle w:val="Code"/>
        <w:rPr>
          <w:highlight w:val="white"/>
        </w:rPr>
      </w:pPr>
      <w:r w:rsidRPr="00A15E99">
        <w:rPr>
          <w:highlight w:val="white"/>
        </w:rPr>
        <w:t xml:space="preserve">    value *= pow(10.0, exponent);</w:t>
      </w:r>
    </w:p>
    <w:p w14:paraId="54E0D394" w14:textId="77777777" w:rsidR="00442030" w:rsidRPr="00A15E99" w:rsidRDefault="00442030" w:rsidP="00A15E99">
      <w:pPr>
        <w:pStyle w:val="Code"/>
        <w:rPr>
          <w:highlight w:val="white"/>
        </w:rPr>
      </w:pPr>
      <w:r w:rsidRPr="00A15E99">
        <w:rPr>
          <w:highlight w:val="white"/>
        </w:rPr>
        <w:t xml:space="preserve">  }</w:t>
      </w:r>
    </w:p>
    <w:p w14:paraId="5021BB0B" w14:textId="77777777" w:rsidR="00442030" w:rsidRPr="00A15E99" w:rsidRDefault="00442030" w:rsidP="00A15E99">
      <w:pPr>
        <w:pStyle w:val="Code"/>
        <w:rPr>
          <w:highlight w:val="white"/>
        </w:rPr>
      </w:pPr>
      <w:r w:rsidRPr="00A15E99">
        <w:rPr>
          <w:highlight w:val="white"/>
        </w:rPr>
        <w:t xml:space="preserve">  else {</w:t>
      </w:r>
    </w:p>
    <w:p w14:paraId="39116C83" w14:textId="77777777" w:rsidR="00442030" w:rsidRPr="00A15E99" w:rsidRDefault="00442030" w:rsidP="00A15E99">
      <w:pPr>
        <w:pStyle w:val="Code"/>
        <w:rPr>
          <w:highlight w:val="white"/>
        </w:rPr>
      </w:pPr>
      <w:r w:rsidRPr="00A15E99">
        <w:rPr>
          <w:highlight w:val="white"/>
        </w:rPr>
        <w:t xml:space="preserve">    unscanChar(input);</w:t>
      </w:r>
    </w:p>
    <w:p w14:paraId="6C7CBD6C" w14:textId="77777777" w:rsidR="00442030" w:rsidRPr="00A15E99" w:rsidRDefault="00442030" w:rsidP="00A15E99">
      <w:pPr>
        <w:pStyle w:val="Code"/>
        <w:rPr>
          <w:highlight w:val="white"/>
        </w:rPr>
      </w:pPr>
      <w:r w:rsidRPr="00A15E99">
        <w:rPr>
          <w:highlight w:val="white"/>
        </w:rPr>
        <w:t xml:space="preserve">  }</w:t>
      </w:r>
    </w:p>
    <w:p w14:paraId="087BBE4A" w14:textId="77777777" w:rsidR="00442030" w:rsidRPr="00A15E99" w:rsidRDefault="00442030" w:rsidP="00A15E99">
      <w:pPr>
        <w:pStyle w:val="Code"/>
        <w:rPr>
          <w:highlight w:val="white"/>
        </w:rPr>
      </w:pPr>
    </w:p>
    <w:p w14:paraId="0E3FDFA6" w14:textId="77777777" w:rsidR="00442030" w:rsidRPr="00A15E99" w:rsidRDefault="00442030" w:rsidP="00A15E99">
      <w:pPr>
        <w:pStyle w:val="Code"/>
        <w:rPr>
          <w:highlight w:val="white"/>
        </w:rPr>
      </w:pPr>
      <w:r w:rsidRPr="00A15E99">
        <w:rPr>
          <w:highlight w:val="white"/>
        </w:rPr>
        <w:t xml:space="preserve">  if (minus) {</w:t>
      </w:r>
    </w:p>
    <w:p w14:paraId="437390B6" w14:textId="77777777" w:rsidR="00442030" w:rsidRPr="00A15E99" w:rsidRDefault="00442030" w:rsidP="00A15E99">
      <w:pPr>
        <w:pStyle w:val="Code"/>
        <w:rPr>
          <w:highlight w:val="white"/>
        </w:rPr>
      </w:pPr>
      <w:r w:rsidRPr="00A15E99">
        <w:rPr>
          <w:highlight w:val="white"/>
        </w:rPr>
        <w:t xml:space="preserve">    value = -value;</w:t>
      </w:r>
    </w:p>
    <w:p w14:paraId="438372CE" w14:textId="77777777" w:rsidR="00442030" w:rsidRPr="00A15E99" w:rsidRDefault="00442030" w:rsidP="00A15E99">
      <w:pPr>
        <w:pStyle w:val="Code"/>
        <w:rPr>
          <w:highlight w:val="white"/>
        </w:rPr>
      </w:pPr>
      <w:r w:rsidRPr="00A15E99">
        <w:rPr>
          <w:highlight w:val="white"/>
        </w:rPr>
        <w:t xml:space="preserve">  }</w:t>
      </w:r>
    </w:p>
    <w:p w14:paraId="24D816C3" w14:textId="77777777" w:rsidR="00442030" w:rsidRPr="00A15E99" w:rsidRDefault="00442030" w:rsidP="00A15E99">
      <w:pPr>
        <w:pStyle w:val="Code"/>
        <w:rPr>
          <w:highlight w:val="white"/>
        </w:rPr>
      </w:pPr>
    </w:p>
    <w:p w14:paraId="10EE0D16" w14:textId="77777777" w:rsidR="00442030" w:rsidRPr="00A15E99" w:rsidRDefault="00442030" w:rsidP="00A15E99">
      <w:pPr>
        <w:pStyle w:val="Code"/>
        <w:rPr>
          <w:highlight w:val="white"/>
        </w:rPr>
      </w:pPr>
      <w:r w:rsidRPr="00A15E99">
        <w:rPr>
          <w:highlight w:val="white"/>
        </w:rPr>
        <w:t xml:space="preserve">  if (found) {</w:t>
      </w:r>
    </w:p>
    <w:p w14:paraId="1778BB18" w14:textId="77777777" w:rsidR="00442030" w:rsidRPr="00A15E99" w:rsidRDefault="00442030" w:rsidP="00A15E99">
      <w:pPr>
        <w:pStyle w:val="Code"/>
        <w:rPr>
          <w:highlight w:val="white"/>
        </w:rPr>
      </w:pPr>
      <w:r w:rsidRPr="00A15E99">
        <w:rPr>
          <w:highlight w:val="white"/>
        </w:rPr>
        <w:t xml:space="preserve">    ++g_inCount;</w:t>
      </w:r>
    </w:p>
    <w:p w14:paraId="0DAE40BE" w14:textId="77777777" w:rsidR="00442030" w:rsidRPr="00A15E99" w:rsidRDefault="00442030" w:rsidP="00A15E99">
      <w:pPr>
        <w:pStyle w:val="Code"/>
        <w:rPr>
          <w:highlight w:val="white"/>
        </w:rPr>
      </w:pPr>
      <w:r w:rsidRPr="00A15E99">
        <w:rPr>
          <w:highlight w:val="white"/>
        </w:rPr>
        <w:t xml:space="preserve">  }</w:t>
      </w:r>
    </w:p>
    <w:p w14:paraId="70F67543" w14:textId="77777777" w:rsidR="00442030" w:rsidRPr="00A15E99" w:rsidRDefault="00442030" w:rsidP="00A15E99">
      <w:pPr>
        <w:pStyle w:val="Code"/>
        <w:rPr>
          <w:highlight w:val="white"/>
        </w:rPr>
      </w:pPr>
    </w:p>
    <w:p w14:paraId="39FD8D0B" w14:textId="77777777" w:rsidR="00442030" w:rsidRPr="00A15E99" w:rsidRDefault="00442030" w:rsidP="00A15E99">
      <w:pPr>
        <w:pStyle w:val="Code"/>
        <w:rPr>
          <w:highlight w:val="white"/>
        </w:rPr>
      </w:pPr>
      <w:r w:rsidRPr="00A15E99">
        <w:rPr>
          <w:highlight w:val="white"/>
        </w:rPr>
        <w:t xml:space="preserve">  return value;</w:t>
      </w:r>
    </w:p>
    <w:p w14:paraId="4F18A2A8" w14:textId="77777777" w:rsidR="00442030" w:rsidRPr="00A15E99" w:rsidRDefault="00442030" w:rsidP="00A15E99">
      <w:pPr>
        <w:pStyle w:val="Code"/>
        <w:rPr>
          <w:highlight w:val="white"/>
        </w:rPr>
      </w:pPr>
      <w:r w:rsidRPr="00A15E99">
        <w:rPr>
          <w:highlight w:val="white"/>
        </w:rPr>
        <w:t>}</w:t>
      </w:r>
    </w:p>
    <w:p w14:paraId="7F24E1B1" w14:textId="77777777" w:rsidR="00442030" w:rsidRPr="00BF42E7" w:rsidRDefault="00442030" w:rsidP="00BF42E7">
      <w:pPr>
        <w:pStyle w:val="Code"/>
        <w:rPr>
          <w:highlight w:val="white"/>
        </w:rPr>
      </w:pPr>
    </w:p>
    <w:p w14:paraId="5D6D7F09" w14:textId="77777777" w:rsidR="00BF42E7" w:rsidRPr="00BF42E7" w:rsidRDefault="00BF42E7" w:rsidP="00BF42E7">
      <w:pPr>
        <w:pStyle w:val="Code"/>
        <w:rPr>
          <w:highlight w:val="white"/>
        </w:rPr>
      </w:pPr>
      <w:r w:rsidRPr="00BF42E7">
        <w:rPr>
          <w:highlight w:val="white"/>
        </w:rPr>
        <w:t>int scanFormat(char* format, va_list arg_list) {</w:t>
      </w:r>
    </w:p>
    <w:p w14:paraId="4CAF556F" w14:textId="77777777" w:rsidR="00BF42E7" w:rsidRPr="00BF42E7" w:rsidRDefault="00BF42E7" w:rsidP="00BF42E7">
      <w:pPr>
        <w:pStyle w:val="Code"/>
        <w:rPr>
          <w:highlight w:val="white"/>
        </w:rPr>
      </w:pPr>
      <w:r w:rsidRPr="00BF42E7">
        <w:rPr>
          <w:highlight w:val="white"/>
        </w:rPr>
        <w:t xml:space="preserve">  char c, *charPtr;</w:t>
      </w:r>
    </w:p>
    <w:p w14:paraId="7D6D6301" w14:textId="77777777" w:rsidR="00BF42E7" w:rsidRPr="00BF42E7" w:rsidRDefault="00BF42E7" w:rsidP="00BF42E7">
      <w:pPr>
        <w:pStyle w:val="Code"/>
        <w:rPr>
          <w:highlight w:val="white"/>
        </w:rPr>
      </w:pPr>
      <w:r w:rsidRPr="00BF42E7">
        <w:rPr>
          <w:highlight w:val="white"/>
        </w:rPr>
        <w:t xml:space="preserve">  BOOL percent = FALSE, shortInt = FALSE, longIntOrDouble = FALSE,</w:t>
      </w:r>
    </w:p>
    <w:p w14:paraId="687C1BD7" w14:textId="77777777" w:rsidR="00BF42E7" w:rsidRPr="00BF42E7" w:rsidRDefault="00BF42E7" w:rsidP="00BF42E7">
      <w:pPr>
        <w:pStyle w:val="Code"/>
        <w:rPr>
          <w:highlight w:val="white"/>
        </w:rPr>
      </w:pPr>
      <w:r w:rsidRPr="00BF42E7">
        <w:rPr>
          <w:highlight w:val="white"/>
        </w:rPr>
        <w:t xml:space="preserve">       longDouble = FALSE, star = FALSE;</w:t>
      </w:r>
    </w:p>
    <w:p w14:paraId="7C44F852" w14:textId="77777777" w:rsidR="00BF42E7" w:rsidRPr="00BF42E7" w:rsidRDefault="00BF42E7" w:rsidP="00BF42E7">
      <w:pPr>
        <w:pStyle w:val="Code"/>
        <w:rPr>
          <w:highlight w:val="white"/>
        </w:rPr>
      </w:pPr>
    </w:p>
    <w:p w14:paraId="7CF74D3C" w14:textId="77777777" w:rsidR="00BF42E7" w:rsidRPr="00BF42E7" w:rsidRDefault="00BF42E7" w:rsidP="00BF42E7">
      <w:pPr>
        <w:pStyle w:val="Code"/>
        <w:rPr>
          <w:highlight w:val="white"/>
        </w:rPr>
      </w:pPr>
      <w:r w:rsidRPr="00BF42E7">
        <w:rPr>
          <w:highlight w:val="white"/>
        </w:rPr>
        <w:t xml:space="preserve">  long longValue, *longPtr;</w:t>
      </w:r>
    </w:p>
    <w:p w14:paraId="365AE2EB" w14:textId="77777777" w:rsidR="00BF42E7" w:rsidRPr="00BF42E7" w:rsidRDefault="00BF42E7" w:rsidP="00BF42E7">
      <w:pPr>
        <w:pStyle w:val="Code"/>
        <w:rPr>
          <w:highlight w:val="white"/>
        </w:rPr>
      </w:pPr>
      <w:r w:rsidRPr="00BF42E7">
        <w:rPr>
          <w:highlight w:val="white"/>
        </w:rPr>
        <w:t xml:space="preserve">  short* shortPtr;</w:t>
      </w:r>
    </w:p>
    <w:p w14:paraId="57C02F68" w14:textId="77777777" w:rsidR="00BF42E7" w:rsidRPr="00BF42E7" w:rsidRDefault="00BF42E7" w:rsidP="00BF42E7">
      <w:pPr>
        <w:pStyle w:val="Code"/>
        <w:rPr>
          <w:highlight w:val="white"/>
        </w:rPr>
      </w:pPr>
      <w:r w:rsidRPr="00BF42E7">
        <w:rPr>
          <w:highlight w:val="white"/>
        </w:rPr>
        <w:t xml:space="preserve">  int index, *intPtr, *charsPtr;</w:t>
      </w:r>
    </w:p>
    <w:p w14:paraId="02E7810D" w14:textId="77777777" w:rsidR="00BF42E7" w:rsidRPr="00BF42E7" w:rsidRDefault="00BF42E7" w:rsidP="00BF42E7">
      <w:pPr>
        <w:pStyle w:val="Code"/>
        <w:rPr>
          <w:highlight w:val="white"/>
        </w:rPr>
      </w:pPr>
    </w:p>
    <w:p w14:paraId="064E8227" w14:textId="77777777" w:rsidR="00BF42E7" w:rsidRPr="00BF42E7" w:rsidRDefault="00BF42E7" w:rsidP="00BF42E7">
      <w:pPr>
        <w:pStyle w:val="Code"/>
        <w:rPr>
          <w:highlight w:val="white"/>
        </w:rPr>
      </w:pPr>
      <w:r w:rsidRPr="00BF42E7">
        <w:rPr>
          <w:highlight w:val="white"/>
        </w:rPr>
        <w:t xml:space="preserve">  unsigned long unsignedLongValue, *unsignedLongPtr;</w:t>
      </w:r>
    </w:p>
    <w:p w14:paraId="0CE3CF04" w14:textId="77777777" w:rsidR="00BF42E7" w:rsidRPr="00BF42E7" w:rsidRDefault="00BF42E7" w:rsidP="00BF42E7">
      <w:pPr>
        <w:pStyle w:val="Code"/>
        <w:rPr>
          <w:highlight w:val="white"/>
        </w:rPr>
      </w:pPr>
      <w:r w:rsidRPr="00BF42E7">
        <w:rPr>
          <w:highlight w:val="white"/>
        </w:rPr>
        <w:t xml:space="preserve">  unsigned short* unsignedShortPtr;</w:t>
      </w:r>
    </w:p>
    <w:p w14:paraId="1A898372" w14:textId="77777777" w:rsidR="00BF42E7" w:rsidRPr="00BF42E7" w:rsidRDefault="00BF42E7" w:rsidP="00BF42E7">
      <w:pPr>
        <w:pStyle w:val="Code"/>
        <w:rPr>
          <w:highlight w:val="white"/>
        </w:rPr>
      </w:pPr>
      <w:r w:rsidRPr="00BF42E7">
        <w:rPr>
          <w:highlight w:val="white"/>
        </w:rPr>
        <w:t xml:space="preserve">  unsigned int* unsignedIntPtr;</w:t>
      </w:r>
    </w:p>
    <w:p w14:paraId="28845D13" w14:textId="77777777" w:rsidR="00BF42E7" w:rsidRPr="00BF42E7" w:rsidRDefault="00BF42E7" w:rsidP="00BF42E7">
      <w:pPr>
        <w:pStyle w:val="Code"/>
        <w:rPr>
          <w:highlight w:val="white"/>
        </w:rPr>
      </w:pPr>
      <w:r w:rsidRPr="00BF42E7">
        <w:rPr>
          <w:highlight w:val="white"/>
        </w:rPr>
        <w:t xml:space="preserve">  long double longDoubleValue;</w:t>
      </w:r>
    </w:p>
    <w:p w14:paraId="78F3585F" w14:textId="77777777" w:rsidR="00BF42E7" w:rsidRPr="00BF42E7" w:rsidRDefault="00BF42E7" w:rsidP="00BF42E7">
      <w:pPr>
        <w:pStyle w:val="Code"/>
        <w:rPr>
          <w:highlight w:val="white"/>
        </w:rPr>
      </w:pPr>
    </w:p>
    <w:p w14:paraId="2A9236BD" w14:textId="77777777" w:rsidR="00BF42E7" w:rsidRPr="00BF42E7" w:rsidRDefault="00BF42E7" w:rsidP="00BF42E7">
      <w:pPr>
        <w:pStyle w:val="Code"/>
        <w:rPr>
          <w:highlight w:val="white"/>
        </w:rPr>
      </w:pPr>
      <w:r w:rsidRPr="00BF42E7">
        <w:rPr>
          <w:highlight w:val="white"/>
        </w:rPr>
        <w:t xml:space="preserve">  g_inCount = 0;</w:t>
      </w:r>
    </w:p>
    <w:p w14:paraId="464ABECF" w14:textId="77777777" w:rsidR="00BF42E7" w:rsidRPr="00BF42E7" w:rsidRDefault="00BF42E7" w:rsidP="00BF42E7">
      <w:pPr>
        <w:pStyle w:val="Code"/>
        <w:rPr>
          <w:highlight w:val="white"/>
        </w:rPr>
      </w:pPr>
      <w:r w:rsidRPr="00BF42E7">
        <w:rPr>
          <w:highlight w:val="white"/>
        </w:rPr>
        <w:t xml:space="preserve">  g_inChars = 0;</w:t>
      </w:r>
    </w:p>
    <w:p w14:paraId="3C86F659" w14:textId="77777777" w:rsidR="00BF42E7" w:rsidRPr="00BF42E7" w:rsidRDefault="00BF42E7" w:rsidP="00BF42E7">
      <w:pPr>
        <w:pStyle w:val="Code"/>
        <w:rPr>
          <w:highlight w:val="white"/>
        </w:rPr>
      </w:pPr>
    </w:p>
    <w:p w14:paraId="20A5846F" w14:textId="77777777" w:rsidR="00BF42E7" w:rsidRPr="00BF42E7" w:rsidRDefault="00BF42E7" w:rsidP="00BF42E7">
      <w:pPr>
        <w:pStyle w:val="Code"/>
        <w:rPr>
          <w:highlight w:val="white"/>
        </w:rPr>
      </w:pPr>
      <w:r w:rsidRPr="00BF42E7">
        <w:rPr>
          <w:highlight w:val="white"/>
        </w:rPr>
        <w:lastRenderedPageBreak/>
        <w:t xml:space="preserve">  for (index = 0; format[index] != '\0'; ++index) {</w:t>
      </w:r>
    </w:p>
    <w:p w14:paraId="08D65079" w14:textId="77777777" w:rsidR="00BF42E7" w:rsidRPr="00BF42E7" w:rsidRDefault="00BF42E7" w:rsidP="00BF42E7">
      <w:pPr>
        <w:pStyle w:val="Code"/>
        <w:rPr>
          <w:highlight w:val="white"/>
        </w:rPr>
      </w:pPr>
      <w:r w:rsidRPr="00BF42E7">
        <w:rPr>
          <w:highlight w:val="white"/>
        </w:rPr>
        <w:t xml:space="preserve">    c = format[index];</w:t>
      </w:r>
    </w:p>
    <w:p w14:paraId="20D9E3A3" w14:textId="77777777" w:rsidR="00BF42E7" w:rsidRPr="00BF42E7" w:rsidRDefault="00BF42E7" w:rsidP="00BF42E7">
      <w:pPr>
        <w:pStyle w:val="Code"/>
        <w:rPr>
          <w:highlight w:val="white"/>
        </w:rPr>
      </w:pPr>
    </w:p>
    <w:p w14:paraId="61FEA819" w14:textId="77777777" w:rsidR="00BF42E7" w:rsidRPr="00BF42E7" w:rsidRDefault="00BF42E7" w:rsidP="00BF42E7">
      <w:pPr>
        <w:pStyle w:val="Code"/>
        <w:rPr>
          <w:highlight w:val="white"/>
        </w:rPr>
      </w:pPr>
      <w:r w:rsidRPr="00BF42E7">
        <w:rPr>
          <w:highlight w:val="white"/>
        </w:rPr>
        <w:t xml:space="preserve">    { int d = c + 1;</w:t>
      </w:r>
    </w:p>
    <w:p w14:paraId="0183B6A8" w14:textId="77777777" w:rsidR="00BF42E7" w:rsidRPr="00BF42E7" w:rsidRDefault="00BF42E7" w:rsidP="00BF42E7">
      <w:pPr>
        <w:pStyle w:val="Code"/>
        <w:rPr>
          <w:highlight w:val="white"/>
        </w:rPr>
      </w:pPr>
      <w:r w:rsidRPr="00BF42E7">
        <w:rPr>
          <w:highlight w:val="white"/>
        </w:rPr>
        <w:t xml:space="preserve">      if (percent) {</w:t>
      </w:r>
    </w:p>
    <w:p w14:paraId="3502E9E7" w14:textId="77777777" w:rsidR="00BF42E7" w:rsidRPr="00BF42E7" w:rsidRDefault="00BF42E7" w:rsidP="00BF42E7">
      <w:pPr>
        <w:pStyle w:val="Code"/>
        <w:rPr>
          <w:highlight w:val="white"/>
        </w:rPr>
      </w:pPr>
      <w:r w:rsidRPr="00BF42E7">
        <w:rPr>
          <w:highlight w:val="white"/>
        </w:rPr>
        <w:t xml:space="preserve">        switch (d - 1) {</w:t>
      </w:r>
    </w:p>
    <w:p w14:paraId="4BD41677" w14:textId="77777777" w:rsidR="00BF42E7" w:rsidRPr="00BF42E7" w:rsidRDefault="00BF42E7" w:rsidP="00BF42E7">
      <w:pPr>
        <w:pStyle w:val="Code"/>
        <w:rPr>
          <w:highlight w:val="white"/>
        </w:rPr>
      </w:pPr>
      <w:r w:rsidRPr="00BF42E7">
        <w:rPr>
          <w:highlight w:val="white"/>
        </w:rPr>
        <w:t xml:space="preserve">          case 'h':</w:t>
      </w:r>
    </w:p>
    <w:p w14:paraId="226EA684" w14:textId="77777777" w:rsidR="00BF42E7" w:rsidRPr="00BF42E7" w:rsidRDefault="00BF42E7" w:rsidP="00BF42E7">
      <w:pPr>
        <w:pStyle w:val="Code"/>
        <w:rPr>
          <w:highlight w:val="white"/>
        </w:rPr>
      </w:pPr>
      <w:r w:rsidRPr="00BF42E7">
        <w:rPr>
          <w:highlight w:val="white"/>
        </w:rPr>
        <w:t xml:space="preserve">            shortInt = TRUE;</w:t>
      </w:r>
    </w:p>
    <w:p w14:paraId="09F6D87E" w14:textId="77777777" w:rsidR="00BF42E7" w:rsidRPr="00BF42E7" w:rsidRDefault="00BF42E7" w:rsidP="00BF42E7">
      <w:pPr>
        <w:pStyle w:val="Code"/>
        <w:rPr>
          <w:highlight w:val="white"/>
        </w:rPr>
      </w:pPr>
      <w:r w:rsidRPr="00BF42E7">
        <w:rPr>
          <w:highlight w:val="white"/>
        </w:rPr>
        <w:t xml:space="preserve">            break;</w:t>
      </w:r>
    </w:p>
    <w:p w14:paraId="5DDC18A3" w14:textId="77777777" w:rsidR="00BF42E7" w:rsidRPr="00BF42E7" w:rsidRDefault="00BF42E7" w:rsidP="00BF42E7">
      <w:pPr>
        <w:pStyle w:val="Code"/>
        <w:rPr>
          <w:highlight w:val="white"/>
        </w:rPr>
      </w:pPr>
    </w:p>
    <w:p w14:paraId="5FAA0E43" w14:textId="77777777" w:rsidR="00BF42E7" w:rsidRPr="00BF42E7" w:rsidRDefault="00BF42E7" w:rsidP="00BF42E7">
      <w:pPr>
        <w:pStyle w:val="Code"/>
        <w:rPr>
          <w:highlight w:val="white"/>
        </w:rPr>
      </w:pPr>
      <w:r w:rsidRPr="00BF42E7">
        <w:rPr>
          <w:highlight w:val="white"/>
        </w:rPr>
        <w:t xml:space="preserve">          case 'l':</w:t>
      </w:r>
    </w:p>
    <w:p w14:paraId="19F21382" w14:textId="77777777" w:rsidR="00BF42E7" w:rsidRPr="00BF42E7" w:rsidRDefault="00BF42E7" w:rsidP="00BF42E7">
      <w:pPr>
        <w:pStyle w:val="Code"/>
        <w:rPr>
          <w:highlight w:val="white"/>
        </w:rPr>
      </w:pPr>
      <w:r w:rsidRPr="00BF42E7">
        <w:rPr>
          <w:highlight w:val="white"/>
        </w:rPr>
        <w:t xml:space="preserve">            longIntOrDouble = TRUE;</w:t>
      </w:r>
    </w:p>
    <w:p w14:paraId="76E31CAB" w14:textId="77777777" w:rsidR="00BF42E7" w:rsidRPr="00BF42E7" w:rsidRDefault="00BF42E7" w:rsidP="00BF42E7">
      <w:pPr>
        <w:pStyle w:val="Code"/>
        <w:rPr>
          <w:highlight w:val="white"/>
        </w:rPr>
      </w:pPr>
      <w:r w:rsidRPr="00BF42E7">
        <w:rPr>
          <w:highlight w:val="white"/>
        </w:rPr>
        <w:t xml:space="preserve">            break;</w:t>
      </w:r>
    </w:p>
    <w:p w14:paraId="01CFC00A" w14:textId="77777777" w:rsidR="00BF42E7" w:rsidRPr="00BF42E7" w:rsidRDefault="00BF42E7" w:rsidP="00BF42E7">
      <w:pPr>
        <w:pStyle w:val="Code"/>
        <w:rPr>
          <w:highlight w:val="white"/>
        </w:rPr>
      </w:pPr>
    </w:p>
    <w:p w14:paraId="1A06F31C" w14:textId="77777777" w:rsidR="00BF42E7" w:rsidRPr="00BF42E7" w:rsidRDefault="00BF42E7" w:rsidP="00BF42E7">
      <w:pPr>
        <w:pStyle w:val="Code"/>
        <w:rPr>
          <w:highlight w:val="white"/>
        </w:rPr>
      </w:pPr>
      <w:r w:rsidRPr="00BF42E7">
        <w:rPr>
          <w:highlight w:val="white"/>
        </w:rPr>
        <w:t xml:space="preserve">          case 'L':</w:t>
      </w:r>
    </w:p>
    <w:p w14:paraId="17A94AD9" w14:textId="77777777" w:rsidR="00BF42E7" w:rsidRPr="00BF42E7" w:rsidRDefault="00BF42E7" w:rsidP="00BF42E7">
      <w:pPr>
        <w:pStyle w:val="Code"/>
        <w:rPr>
          <w:highlight w:val="white"/>
        </w:rPr>
      </w:pPr>
      <w:r w:rsidRPr="00BF42E7">
        <w:rPr>
          <w:highlight w:val="white"/>
        </w:rPr>
        <w:t xml:space="preserve">            longDouble = TRUE;</w:t>
      </w:r>
    </w:p>
    <w:p w14:paraId="54A930DC" w14:textId="77777777" w:rsidR="00BF42E7" w:rsidRPr="00BF42E7" w:rsidRDefault="00BF42E7" w:rsidP="00BF42E7">
      <w:pPr>
        <w:pStyle w:val="Code"/>
        <w:rPr>
          <w:highlight w:val="white"/>
        </w:rPr>
      </w:pPr>
      <w:r w:rsidRPr="00BF42E7">
        <w:rPr>
          <w:highlight w:val="white"/>
        </w:rPr>
        <w:t xml:space="preserve">            break;</w:t>
      </w:r>
    </w:p>
    <w:p w14:paraId="79C45371" w14:textId="77777777" w:rsidR="00BF42E7" w:rsidRPr="00BF42E7" w:rsidRDefault="00BF42E7" w:rsidP="00BF42E7">
      <w:pPr>
        <w:pStyle w:val="Code"/>
        <w:rPr>
          <w:highlight w:val="white"/>
        </w:rPr>
      </w:pPr>
    </w:p>
    <w:p w14:paraId="7BC208FD" w14:textId="77777777" w:rsidR="00BF42E7" w:rsidRPr="00BF42E7" w:rsidRDefault="00BF42E7" w:rsidP="00BF42E7">
      <w:pPr>
        <w:pStyle w:val="Code"/>
        <w:rPr>
          <w:highlight w:val="white"/>
        </w:rPr>
      </w:pPr>
      <w:r w:rsidRPr="00BF42E7">
        <w:rPr>
          <w:highlight w:val="white"/>
        </w:rPr>
        <w:t xml:space="preserve">          case '*':</w:t>
      </w:r>
    </w:p>
    <w:p w14:paraId="5DDFC453" w14:textId="77777777" w:rsidR="00BF42E7" w:rsidRPr="00BF42E7" w:rsidRDefault="00BF42E7" w:rsidP="00BF42E7">
      <w:pPr>
        <w:pStyle w:val="Code"/>
        <w:rPr>
          <w:highlight w:val="white"/>
        </w:rPr>
      </w:pPr>
      <w:r w:rsidRPr="00BF42E7">
        <w:rPr>
          <w:highlight w:val="white"/>
        </w:rPr>
        <w:t xml:space="preserve">            star = TRUE;</w:t>
      </w:r>
    </w:p>
    <w:p w14:paraId="6C7B8C13" w14:textId="77777777" w:rsidR="00BF42E7" w:rsidRPr="00BF42E7" w:rsidRDefault="00BF42E7" w:rsidP="00BF42E7">
      <w:pPr>
        <w:pStyle w:val="Code"/>
        <w:rPr>
          <w:highlight w:val="white"/>
        </w:rPr>
      </w:pPr>
      <w:r w:rsidRPr="00BF42E7">
        <w:rPr>
          <w:highlight w:val="white"/>
        </w:rPr>
        <w:t xml:space="preserve">            break;</w:t>
      </w:r>
    </w:p>
    <w:p w14:paraId="5AB9B2A1" w14:textId="77777777" w:rsidR="00BF42E7" w:rsidRPr="00BF42E7" w:rsidRDefault="00BF42E7" w:rsidP="00BF42E7">
      <w:pPr>
        <w:pStyle w:val="Code"/>
        <w:rPr>
          <w:highlight w:val="white"/>
        </w:rPr>
      </w:pPr>
    </w:p>
    <w:p w14:paraId="2106C2E6" w14:textId="77777777" w:rsidR="00BF42E7" w:rsidRPr="00BF42E7" w:rsidRDefault="00BF42E7" w:rsidP="00BF42E7">
      <w:pPr>
        <w:pStyle w:val="Code"/>
        <w:rPr>
          <w:highlight w:val="white"/>
        </w:rPr>
      </w:pPr>
      <w:r w:rsidRPr="00BF42E7">
        <w:rPr>
          <w:highlight w:val="white"/>
        </w:rPr>
        <w:t xml:space="preserve">          case 'c': {</w:t>
      </w:r>
    </w:p>
    <w:p w14:paraId="1B6FC76D" w14:textId="77777777" w:rsidR="00BF42E7" w:rsidRPr="00BF42E7" w:rsidRDefault="00BF42E7" w:rsidP="00BF42E7">
      <w:pPr>
        <w:pStyle w:val="Code"/>
        <w:rPr>
          <w:highlight w:val="white"/>
        </w:rPr>
      </w:pPr>
      <w:r w:rsidRPr="00BF42E7">
        <w:rPr>
          <w:highlight w:val="white"/>
        </w:rPr>
        <w:t xml:space="preserve">              char charValue = scanChar();</w:t>
      </w:r>
    </w:p>
    <w:p w14:paraId="2A425A38" w14:textId="77777777" w:rsidR="00BF42E7" w:rsidRPr="00BF42E7" w:rsidRDefault="00BF42E7" w:rsidP="00BF42E7">
      <w:pPr>
        <w:pStyle w:val="Code"/>
        <w:rPr>
          <w:highlight w:val="white"/>
        </w:rPr>
      </w:pPr>
    </w:p>
    <w:p w14:paraId="4E8BE3F8" w14:textId="77777777" w:rsidR="00BF42E7" w:rsidRPr="00BF42E7" w:rsidRDefault="00BF42E7" w:rsidP="00BF42E7">
      <w:pPr>
        <w:pStyle w:val="Code"/>
        <w:rPr>
          <w:highlight w:val="white"/>
        </w:rPr>
      </w:pPr>
      <w:r w:rsidRPr="00BF42E7">
        <w:rPr>
          <w:highlight w:val="white"/>
        </w:rPr>
        <w:t xml:space="preserve">              if (!star) {</w:t>
      </w:r>
    </w:p>
    <w:p w14:paraId="67B581D3" w14:textId="77777777" w:rsidR="00BF42E7" w:rsidRPr="00BF42E7" w:rsidRDefault="00BF42E7" w:rsidP="00BF42E7">
      <w:pPr>
        <w:pStyle w:val="Code"/>
        <w:rPr>
          <w:highlight w:val="white"/>
        </w:rPr>
      </w:pPr>
      <w:r w:rsidRPr="00BF42E7">
        <w:rPr>
          <w:highlight w:val="white"/>
        </w:rPr>
        <w:t xml:space="preserve">                charPtr = va_arg(arg_list, char*);</w:t>
      </w:r>
    </w:p>
    <w:p w14:paraId="39426899" w14:textId="77777777" w:rsidR="00BF42E7" w:rsidRPr="00BF42E7" w:rsidRDefault="00BF42E7" w:rsidP="00BF42E7">
      <w:pPr>
        <w:pStyle w:val="Code"/>
        <w:rPr>
          <w:highlight w:val="white"/>
        </w:rPr>
      </w:pPr>
      <w:r w:rsidRPr="00BF42E7">
        <w:rPr>
          <w:highlight w:val="white"/>
        </w:rPr>
        <w:t xml:space="preserve">                *charPtr = charValue;</w:t>
      </w:r>
    </w:p>
    <w:p w14:paraId="43B39378" w14:textId="77777777" w:rsidR="00BF42E7" w:rsidRPr="00BF42E7" w:rsidRDefault="00BF42E7" w:rsidP="00BF42E7">
      <w:pPr>
        <w:pStyle w:val="Code"/>
        <w:rPr>
          <w:highlight w:val="white"/>
        </w:rPr>
      </w:pPr>
      <w:r w:rsidRPr="00BF42E7">
        <w:rPr>
          <w:highlight w:val="white"/>
        </w:rPr>
        <w:t xml:space="preserve">              }</w:t>
      </w:r>
    </w:p>
    <w:p w14:paraId="5B2D2CEC" w14:textId="77777777" w:rsidR="00BF42E7" w:rsidRPr="00BF42E7" w:rsidRDefault="00BF42E7" w:rsidP="00BF42E7">
      <w:pPr>
        <w:pStyle w:val="Code"/>
        <w:rPr>
          <w:highlight w:val="white"/>
        </w:rPr>
      </w:pPr>
    </w:p>
    <w:p w14:paraId="6F213AC4" w14:textId="77777777" w:rsidR="00BF42E7" w:rsidRPr="00BF42E7" w:rsidRDefault="00BF42E7" w:rsidP="00BF42E7">
      <w:pPr>
        <w:pStyle w:val="Code"/>
        <w:rPr>
          <w:highlight w:val="white"/>
        </w:rPr>
      </w:pPr>
      <w:r w:rsidRPr="00BF42E7">
        <w:rPr>
          <w:highlight w:val="white"/>
        </w:rPr>
        <w:t xml:space="preserve">              percent = FALSE;</w:t>
      </w:r>
    </w:p>
    <w:p w14:paraId="68D853A8" w14:textId="77777777" w:rsidR="00BF42E7" w:rsidRPr="00BF42E7" w:rsidRDefault="00BF42E7" w:rsidP="00BF42E7">
      <w:pPr>
        <w:pStyle w:val="Code"/>
        <w:rPr>
          <w:highlight w:val="white"/>
        </w:rPr>
      </w:pPr>
    </w:p>
    <w:p w14:paraId="4E0E47F2" w14:textId="77777777" w:rsidR="00BF42E7" w:rsidRPr="00BF42E7" w:rsidRDefault="00BF42E7" w:rsidP="00BF42E7">
      <w:pPr>
        <w:pStyle w:val="Code"/>
        <w:rPr>
          <w:highlight w:val="white"/>
        </w:rPr>
      </w:pPr>
      <w:r w:rsidRPr="00BF42E7">
        <w:rPr>
          <w:highlight w:val="white"/>
        </w:rPr>
        <w:t xml:space="preserve">              if (charValue != EOF) {</w:t>
      </w:r>
    </w:p>
    <w:p w14:paraId="14EAE8AE" w14:textId="77777777" w:rsidR="00BF42E7" w:rsidRPr="00BF42E7" w:rsidRDefault="00BF42E7" w:rsidP="00BF42E7">
      <w:pPr>
        <w:pStyle w:val="Code"/>
        <w:rPr>
          <w:highlight w:val="white"/>
        </w:rPr>
      </w:pPr>
      <w:r w:rsidRPr="00BF42E7">
        <w:rPr>
          <w:highlight w:val="white"/>
        </w:rPr>
        <w:t xml:space="preserve">                ++g_inCount;</w:t>
      </w:r>
    </w:p>
    <w:p w14:paraId="12ED25EB" w14:textId="77777777" w:rsidR="00BF42E7" w:rsidRPr="00BF42E7" w:rsidRDefault="00BF42E7" w:rsidP="00BF42E7">
      <w:pPr>
        <w:pStyle w:val="Code"/>
        <w:rPr>
          <w:highlight w:val="white"/>
        </w:rPr>
      </w:pPr>
      <w:r w:rsidRPr="00BF42E7">
        <w:rPr>
          <w:highlight w:val="white"/>
        </w:rPr>
        <w:t xml:space="preserve">              }</w:t>
      </w:r>
    </w:p>
    <w:p w14:paraId="2ED45F85" w14:textId="77777777" w:rsidR="00BF42E7" w:rsidRPr="00BF42E7" w:rsidRDefault="00BF42E7" w:rsidP="00BF42E7">
      <w:pPr>
        <w:pStyle w:val="Code"/>
        <w:rPr>
          <w:highlight w:val="white"/>
        </w:rPr>
      </w:pPr>
      <w:r w:rsidRPr="00BF42E7">
        <w:rPr>
          <w:highlight w:val="white"/>
        </w:rPr>
        <w:t xml:space="preserve">            }</w:t>
      </w:r>
    </w:p>
    <w:p w14:paraId="24613F2B" w14:textId="77777777" w:rsidR="00BF42E7" w:rsidRPr="00BF42E7" w:rsidRDefault="00BF42E7" w:rsidP="00BF42E7">
      <w:pPr>
        <w:pStyle w:val="Code"/>
        <w:rPr>
          <w:highlight w:val="white"/>
        </w:rPr>
      </w:pPr>
      <w:r w:rsidRPr="00BF42E7">
        <w:rPr>
          <w:highlight w:val="white"/>
        </w:rPr>
        <w:t xml:space="preserve">            break;</w:t>
      </w:r>
    </w:p>
    <w:p w14:paraId="41C123E5" w14:textId="77777777" w:rsidR="00BF42E7" w:rsidRPr="00BF42E7" w:rsidRDefault="00BF42E7" w:rsidP="00BF42E7">
      <w:pPr>
        <w:pStyle w:val="Code"/>
        <w:rPr>
          <w:highlight w:val="white"/>
        </w:rPr>
      </w:pPr>
    </w:p>
    <w:p w14:paraId="298AE8C7" w14:textId="77777777" w:rsidR="00BF42E7" w:rsidRPr="00BF42E7" w:rsidRDefault="00BF42E7" w:rsidP="00BF42E7">
      <w:pPr>
        <w:pStyle w:val="Code"/>
        <w:rPr>
          <w:highlight w:val="white"/>
        </w:rPr>
      </w:pPr>
      <w:r w:rsidRPr="00BF42E7">
        <w:rPr>
          <w:highlight w:val="white"/>
        </w:rPr>
        <w:t xml:space="preserve">          case 's':</w:t>
      </w:r>
    </w:p>
    <w:p w14:paraId="5110D2F0" w14:textId="77777777" w:rsidR="00BF42E7" w:rsidRPr="00BF42E7" w:rsidRDefault="00BF42E7" w:rsidP="00BF42E7">
      <w:pPr>
        <w:pStyle w:val="Code"/>
        <w:rPr>
          <w:highlight w:val="white"/>
        </w:rPr>
      </w:pPr>
      <w:r w:rsidRPr="00BF42E7">
        <w:rPr>
          <w:highlight w:val="white"/>
        </w:rPr>
        <w:t xml:space="preserve">            if (!star) {</w:t>
      </w:r>
    </w:p>
    <w:p w14:paraId="0D792751" w14:textId="77777777" w:rsidR="00BF42E7" w:rsidRPr="00BF42E7" w:rsidRDefault="00BF42E7" w:rsidP="00BF42E7">
      <w:pPr>
        <w:pStyle w:val="Code"/>
        <w:rPr>
          <w:highlight w:val="white"/>
        </w:rPr>
      </w:pPr>
      <w:r w:rsidRPr="00BF42E7">
        <w:rPr>
          <w:highlight w:val="white"/>
        </w:rPr>
        <w:t xml:space="preserve">              charPtr = va_arg(arg_list, char*);</w:t>
      </w:r>
    </w:p>
    <w:p w14:paraId="7BE61801" w14:textId="77777777" w:rsidR="00BF42E7" w:rsidRPr="00BF42E7" w:rsidRDefault="00BF42E7" w:rsidP="00BF42E7">
      <w:pPr>
        <w:pStyle w:val="Code"/>
        <w:rPr>
          <w:highlight w:val="white"/>
        </w:rPr>
      </w:pPr>
      <w:r w:rsidRPr="00BF42E7">
        <w:rPr>
          <w:highlight w:val="white"/>
        </w:rPr>
        <w:t xml:space="preserve">              scanString(charPtr, 0);</w:t>
      </w:r>
    </w:p>
    <w:p w14:paraId="4533C670" w14:textId="77777777" w:rsidR="00BF42E7" w:rsidRPr="00BF42E7" w:rsidRDefault="00BF42E7" w:rsidP="00BF42E7">
      <w:pPr>
        <w:pStyle w:val="Code"/>
        <w:rPr>
          <w:highlight w:val="white"/>
        </w:rPr>
      </w:pPr>
      <w:r w:rsidRPr="00BF42E7">
        <w:rPr>
          <w:highlight w:val="white"/>
        </w:rPr>
        <w:t xml:space="preserve">            }</w:t>
      </w:r>
    </w:p>
    <w:p w14:paraId="6E509C10" w14:textId="77777777" w:rsidR="00BF42E7" w:rsidRPr="00BF42E7" w:rsidRDefault="00BF42E7" w:rsidP="00BF42E7">
      <w:pPr>
        <w:pStyle w:val="Code"/>
        <w:rPr>
          <w:highlight w:val="white"/>
        </w:rPr>
      </w:pPr>
      <w:r w:rsidRPr="00BF42E7">
        <w:rPr>
          <w:highlight w:val="white"/>
        </w:rPr>
        <w:t xml:space="preserve">            else {</w:t>
      </w:r>
    </w:p>
    <w:p w14:paraId="258008CD" w14:textId="77777777" w:rsidR="00BF42E7" w:rsidRPr="00BF42E7" w:rsidRDefault="00BF42E7" w:rsidP="00BF42E7">
      <w:pPr>
        <w:pStyle w:val="Code"/>
        <w:rPr>
          <w:highlight w:val="white"/>
        </w:rPr>
      </w:pPr>
      <w:r w:rsidRPr="00BF42E7">
        <w:rPr>
          <w:highlight w:val="white"/>
        </w:rPr>
        <w:t xml:space="preserve">              scanString(NULL, 0);</w:t>
      </w:r>
    </w:p>
    <w:p w14:paraId="3BDE6508" w14:textId="77777777" w:rsidR="00BF42E7" w:rsidRPr="00BF42E7" w:rsidRDefault="00BF42E7" w:rsidP="00BF42E7">
      <w:pPr>
        <w:pStyle w:val="Code"/>
        <w:rPr>
          <w:highlight w:val="white"/>
        </w:rPr>
      </w:pPr>
      <w:r w:rsidRPr="00BF42E7">
        <w:rPr>
          <w:highlight w:val="white"/>
        </w:rPr>
        <w:t xml:space="preserve">            }</w:t>
      </w:r>
    </w:p>
    <w:p w14:paraId="5DD6C576" w14:textId="77777777" w:rsidR="00BF42E7" w:rsidRPr="00BF42E7" w:rsidRDefault="00BF42E7" w:rsidP="00BF42E7">
      <w:pPr>
        <w:pStyle w:val="Code"/>
        <w:rPr>
          <w:highlight w:val="white"/>
        </w:rPr>
      </w:pPr>
    </w:p>
    <w:p w14:paraId="13622CBE" w14:textId="77777777" w:rsidR="00BF42E7" w:rsidRPr="00BF42E7" w:rsidRDefault="00BF42E7" w:rsidP="00BF42E7">
      <w:pPr>
        <w:pStyle w:val="Code"/>
        <w:rPr>
          <w:highlight w:val="white"/>
        </w:rPr>
      </w:pPr>
      <w:r w:rsidRPr="00BF42E7">
        <w:rPr>
          <w:highlight w:val="white"/>
        </w:rPr>
        <w:t xml:space="preserve">            percent = FALSE;</w:t>
      </w:r>
    </w:p>
    <w:p w14:paraId="385B2594" w14:textId="77777777" w:rsidR="00BF42E7" w:rsidRPr="00BF42E7" w:rsidRDefault="00BF42E7" w:rsidP="00BF42E7">
      <w:pPr>
        <w:pStyle w:val="Code"/>
        <w:rPr>
          <w:highlight w:val="white"/>
        </w:rPr>
      </w:pPr>
      <w:r w:rsidRPr="00BF42E7">
        <w:rPr>
          <w:highlight w:val="white"/>
        </w:rPr>
        <w:t xml:space="preserve">            break;</w:t>
      </w:r>
    </w:p>
    <w:p w14:paraId="1BBD6D38" w14:textId="77777777" w:rsidR="00BF42E7" w:rsidRPr="00BF42E7" w:rsidRDefault="00BF42E7" w:rsidP="00BF42E7">
      <w:pPr>
        <w:pStyle w:val="Code"/>
        <w:rPr>
          <w:highlight w:val="white"/>
        </w:rPr>
      </w:pPr>
    </w:p>
    <w:p w14:paraId="4D13B7A3" w14:textId="77777777" w:rsidR="00BF42E7" w:rsidRPr="00BF42E7" w:rsidRDefault="00BF42E7" w:rsidP="00BF42E7">
      <w:pPr>
        <w:pStyle w:val="Code"/>
        <w:rPr>
          <w:highlight w:val="white"/>
        </w:rPr>
      </w:pPr>
      <w:r w:rsidRPr="00BF42E7">
        <w:rPr>
          <w:highlight w:val="white"/>
        </w:rPr>
        <w:t xml:space="preserve">          case 'i':</w:t>
      </w:r>
    </w:p>
    <w:p w14:paraId="0878CE32" w14:textId="77777777" w:rsidR="00BF42E7" w:rsidRPr="00BF42E7" w:rsidRDefault="00BF42E7" w:rsidP="00BF42E7">
      <w:pPr>
        <w:pStyle w:val="Code"/>
        <w:rPr>
          <w:highlight w:val="white"/>
        </w:rPr>
      </w:pPr>
      <w:r w:rsidRPr="00BF42E7">
        <w:rPr>
          <w:highlight w:val="white"/>
        </w:rPr>
        <w:t xml:space="preserve">          case 'd':</w:t>
      </w:r>
    </w:p>
    <w:p w14:paraId="1D8B0FCF" w14:textId="77777777" w:rsidR="00BF42E7" w:rsidRPr="00BF42E7" w:rsidRDefault="00BF42E7" w:rsidP="00BF42E7">
      <w:pPr>
        <w:pStyle w:val="Code"/>
        <w:rPr>
          <w:highlight w:val="white"/>
        </w:rPr>
      </w:pPr>
      <w:r w:rsidRPr="00BF42E7">
        <w:rPr>
          <w:highlight w:val="white"/>
        </w:rPr>
        <w:t xml:space="preserve">            longValue = scanLongInt(10);</w:t>
      </w:r>
    </w:p>
    <w:p w14:paraId="7AEA4226" w14:textId="77777777" w:rsidR="00BF42E7" w:rsidRPr="00BF42E7" w:rsidRDefault="00BF42E7" w:rsidP="00BF42E7">
      <w:pPr>
        <w:pStyle w:val="Code"/>
        <w:rPr>
          <w:highlight w:val="white"/>
        </w:rPr>
      </w:pPr>
    </w:p>
    <w:p w14:paraId="07F8B6BA" w14:textId="77777777" w:rsidR="00BF42E7" w:rsidRPr="00BF42E7" w:rsidRDefault="00BF42E7" w:rsidP="00BF42E7">
      <w:pPr>
        <w:pStyle w:val="Code"/>
        <w:rPr>
          <w:highlight w:val="white"/>
        </w:rPr>
      </w:pPr>
      <w:r w:rsidRPr="00BF42E7">
        <w:rPr>
          <w:highlight w:val="white"/>
        </w:rPr>
        <w:t xml:space="preserve">            if (!star) {</w:t>
      </w:r>
    </w:p>
    <w:p w14:paraId="6B86A80D" w14:textId="77777777" w:rsidR="00BF42E7" w:rsidRPr="00BF42E7" w:rsidRDefault="00BF42E7" w:rsidP="00BF42E7">
      <w:pPr>
        <w:pStyle w:val="Code"/>
        <w:rPr>
          <w:highlight w:val="white"/>
        </w:rPr>
      </w:pPr>
      <w:r w:rsidRPr="00BF42E7">
        <w:rPr>
          <w:highlight w:val="white"/>
        </w:rPr>
        <w:t xml:space="preserve">              if (shortInt) {</w:t>
      </w:r>
    </w:p>
    <w:p w14:paraId="27E9FA8D" w14:textId="77777777" w:rsidR="00BF42E7" w:rsidRPr="00BF42E7" w:rsidRDefault="00BF42E7" w:rsidP="00BF42E7">
      <w:pPr>
        <w:pStyle w:val="Code"/>
        <w:rPr>
          <w:highlight w:val="white"/>
        </w:rPr>
      </w:pPr>
      <w:r w:rsidRPr="00BF42E7">
        <w:rPr>
          <w:highlight w:val="white"/>
        </w:rPr>
        <w:t xml:space="preserve">                shortPtr = va_arg(arg_list, short*);</w:t>
      </w:r>
    </w:p>
    <w:p w14:paraId="563DC891" w14:textId="77777777" w:rsidR="00BF42E7" w:rsidRPr="00BF42E7" w:rsidRDefault="00BF42E7" w:rsidP="00BF42E7">
      <w:pPr>
        <w:pStyle w:val="Code"/>
        <w:rPr>
          <w:highlight w:val="white"/>
        </w:rPr>
      </w:pPr>
      <w:r w:rsidRPr="00BF42E7">
        <w:rPr>
          <w:highlight w:val="white"/>
        </w:rPr>
        <w:lastRenderedPageBreak/>
        <w:t xml:space="preserve">                *shortPtr = (short) longValue;</w:t>
      </w:r>
    </w:p>
    <w:p w14:paraId="1B44383F" w14:textId="77777777" w:rsidR="00BF42E7" w:rsidRPr="00BF42E7" w:rsidRDefault="00BF42E7" w:rsidP="00BF42E7">
      <w:pPr>
        <w:pStyle w:val="Code"/>
        <w:rPr>
          <w:highlight w:val="white"/>
        </w:rPr>
      </w:pPr>
      <w:r w:rsidRPr="00BF42E7">
        <w:rPr>
          <w:highlight w:val="white"/>
        </w:rPr>
        <w:t xml:space="preserve">              }</w:t>
      </w:r>
    </w:p>
    <w:p w14:paraId="232E8D00" w14:textId="77777777" w:rsidR="00BF42E7" w:rsidRPr="00BF42E7" w:rsidRDefault="00BF42E7" w:rsidP="00BF42E7">
      <w:pPr>
        <w:pStyle w:val="Code"/>
        <w:rPr>
          <w:highlight w:val="white"/>
        </w:rPr>
      </w:pPr>
      <w:r w:rsidRPr="00BF42E7">
        <w:rPr>
          <w:highlight w:val="white"/>
        </w:rPr>
        <w:t xml:space="preserve">              else if (!longIntOrDouble) {</w:t>
      </w:r>
    </w:p>
    <w:p w14:paraId="4BE3F0BF" w14:textId="77777777" w:rsidR="00BF42E7" w:rsidRPr="00BF42E7" w:rsidRDefault="00BF42E7" w:rsidP="00BF42E7">
      <w:pPr>
        <w:pStyle w:val="Code"/>
        <w:rPr>
          <w:highlight w:val="white"/>
        </w:rPr>
      </w:pPr>
      <w:r w:rsidRPr="00BF42E7">
        <w:rPr>
          <w:highlight w:val="white"/>
        </w:rPr>
        <w:t xml:space="preserve">                intPtr = va_arg(arg_list, int*);</w:t>
      </w:r>
    </w:p>
    <w:p w14:paraId="0297AEA0" w14:textId="77777777" w:rsidR="00BF42E7" w:rsidRPr="00BF42E7" w:rsidRDefault="00BF42E7" w:rsidP="00BF42E7">
      <w:pPr>
        <w:pStyle w:val="Code"/>
        <w:rPr>
          <w:highlight w:val="white"/>
        </w:rPr>
      </w:pPr>
      <w:r w:rsidRPr="00BF42E7">
        <w:rPr>
          <w:highlight w:val="white"/>
        </w:rPr>
        <w:t xml:space="preserve">                *intPtr = (int) longValue;</w:t>
      </w:r>
    </w:p>
    <w:p w14:paraId="1012DE6F" w14:textId="77777777" w:rsidR="00BF42E7" w:rsidRPr="00BF42E7" w:rsidRDefault="00BF42E7" w:rsidP="00BF42E7">
      <w:pPr>
        <w:pStyle w:val="Code"/>
        <w:rPr>
          <w:highlight w:val="white"/>
        </w:rPr>
      </w:pPr>
      <w:r w:rsidRPr="00BF42E7">
        <w:rPr>
          <w:highlight w:val="white"/>
        </w:rPr>
        <w:t xml:space="preserve">              }</w:t>
      </w:r>
    </w:p>
    <w:p w14:paraId="3EEC058B" w14:textId="77777777" w:rsidR="00BF42E7" w:rsidRPr="00BF42E7" w:rsidRDefault="00BF42E7" w:rsidP="00BF42E7">
      <w:pPr>
        <w:pStyle w:val="Code"/>
        <w:rPr>
          <w:highlight w:val="white"/>
        </w:rPr>
      </w:pPr>
      <w:r w:rsidRPr="00BF42E7">
        <w:rPr>
          <w:highlight w:val="white"/>
        </w:rPr>
        <w:t xml:space="preserve">              else {</w:t>
      </w:r>
    </w:p>
    <w:p w14:paraId="7F9D7F55" w14:textId="77777777" w:rsidR="00BF42E7" w:rsidRPr="00BF42E7" w:rsidRDefault="00BF42E7" w:rsidP="00BF42E7">
      <w:pPr>
        <w:pStyle w:val="Code"/>
        <w:rPr>
          <w:highlight w:val="white"/>
        </w:rPr>
      </w:pPr>
      <w:r w:rsidRPr="00BF42E7">
        <w:rPr>
          <w:highlight w:val="white"/>
        </w:rPr>
        <w:t xml:space="preserve">                longPtr = va_arg(arg_list, long*);</w:t>
      </w:r>
    </w:p>
    <w:p w14:paraId="582AD7EA" w14:textId="77777777" w:rsidR="00BF42E7" w:rsidRPr="00BF42E7" w:rsidRDefault="00BF42E7" w:rsidP="00BF42E7">
      <w:pPr>
        <w:pStyle w:val="Code"/>
        <w:rPr>
          <w:highlight w:val="white"/>
        </w:rPr>
      </w:pPr>
      <w:r w:rsidRPr="00BF42E7">
        <w:rPr>
          <w:highlight w:val="white"/>
        </w:rPr>
        <w:t xml:space="preserve">                *longPtr = longValue;</w:t>
      </w:r>
    </w:p>
    <w:p w14:paraId="7EAA058B" w14:textId="77777777" w:rsidR="00BF42E7" w:rsidRPr="00BF42E7" w:rsidRDefault="00BF42E7" w:rsidP="00BF42E7">
      <w:pPr>
        <w:pStyle w:val="Code"/>
        <w:rPr>
          <w:highlight w:val="white"/>
        </w:rPr>
      </w:pPr>
      <w:r w:rsidRPr="00BF42E7">
        <w:rPr>
          <w:highlight w:val="white"/>
        </w:rPr>
        <w:t xml:space="preserve">              }</w:t>
      </w:r>
    </w:p>
    <w:p w14:paraId="5BA3A805" w14:textId="77777777" w:rsidR="00BF42E7" w:rsidRPr="00BF42E7" w:rsidRDefault="00BF42E7" w:rsidP="00BF42E7">
      <w:pPr>
        <w:pStyle w:val="Code"/>
        <w:rPr>
          <w:highlight w:val="white"/>
        </w:rPr>
      </w:pPr>
      <w:r w:rsidRPr="00BF42E7">
        <w:rPr>
          <w:highlight w:val="white"/>
        </w:rPr>
        <w:t xml:space="preserve">            }</w:t>
      </w:r>
    </w:p>
    <w:p w14:paraId="3071B1D7" w14:textId="77777777" w:rsidR="00BF42E7" w:rsidRPr="00BF42E7" w:rsidRDefault="00BF42E7" w:rsidP="00BF42E7">
      <w:pPr>
        <w:pStyle w:val="Code"/>
        <w:rPr>
          <w:highlight w:val="white"/>
        </w:rPr>
      </w:pPr>
    </w:p>
    <w:p w14:paraId="14C05FC6" w14:textId="77777777" w:rsidR="00BF42E7" w:rsidRPr="00BF42E7" w:rsidRDefault="00BF42E7" w:rsidP="00BF42E7">
      <w:pPr>
        <w:pStyle w:val="Code"/>
        <w:rPr>
          <w:highlight w:val="white"/>
        </w:rPr>
      </w:pPr>
      <w:r w:rsidRPr="00BF42E7">
        <w:rPr>
          <w:highlight w:val="white"/>
        </w:rPr>
        <w:t xml:space="preserve">            percent = FALSE;</w:t>
      </w:r>
    </w:p>
    <w:p w14:paraId="3326DA2A" w14:textId="77777777" w:rsidR="00BF42E7" w:rsidRPr="00BF42E7" w:rsidRDefault="00BF42E7" w:rsidP="00BF42E7">
      <w:pPr>
        <w:pStyle w:val="Code"/>
        <w:rPr>
          <w:highlight w:val="white"/>
        </w:rPr>
      </w:pPr>
      <w:r w:rsidRPr="00BF42E7">
        <w:rPr>
          <w:highlight w:val="white"/>
        </w:rPr>
        <w:t xml:space="preserve">            break;</w:t>
      </w:r>
    </w:p>
    <w:p w14:paraId="748C4FAD" w14:textId="77777777" w:rsidR="00BF42E7" w:rsidRPr="00BF42E7" w:rsidRDefault="00BF42E7" w:rsidP="00BF42E7">
      <w:pPr>
        <w:pStyle w:val="Code"/>
        <w:rPr>
          <w:highlight w:val="white"/>
        </w:rPr>
      </w:pPr>
    </w:p>
    <w:p w14:paraId="45D9988F" w14:textId="77777777" w:rsidR="00BF42E7" w:rsidRPr="00BF42E7" w:rsidRDefault="00BF42E7" w:rsidP="00BF42E7">
      <w:pPr>
        <w:pStyle w:val="Code"/>
        <w:rPr>
          <w:highlight w:val="white"/>
        </w:rPr>
      </w:pPr>
      <w:r w:rsidRPr="00BF42E7">
        <w:rPr>
          <w:highlight w:val="white"/>
        </w:rPr>
        <w:t xml:space="preserve">          case 'o':</w:t>
      </w:r>
    </w:p>
    <w:p w14:paraId="47BE7167" w14:textId="77777777" w:rsidR="00BF42E7" w:rsidRPr="00BF42E7" w:rsidRDefault="00BF42E7" w:rsidP="00BF42E7">
      <w:pPr>
        <w:pStyle w:val="Code"/>
        <w:rPr>
          <w:highlight w:val="white"/>
        </w:rPr>
      </w:pPr>
      <w:r w:rsidRPr="00BF42E7">
        <w:rPr>
          <w:highlight w:val="white"/>
        </w:rPr>
        <w:t xml:space="preserve">            unsignedLongValue = scanUnsignedLongInt(8);</w:t>
      </w:r>
    </w:p>
    <w:p w14:paraId="701152E2" w14:textId="77777777" w:rsidR="00BF42E7" w:rsidRPr="00BF42E7" w:rsidRDefault="00BF42E7" w:rsidP="00BF42E7">
      <w:pPr>
        <w:pStyle w:val="Code"/>
        <w:rPr>
          <w:highlight w:val="white"/>
        </w:rPr>
      </w:pPr>
    </w:p>
    <w:p w14:paraId="63A59977" w14:textId="77777777" w:rsidR="00BF42E7" w:rsidRPr="00BF42E7" w:rsidRDefault="00BF42E7" w:rsidP="00BF42E7">
      <w:pPr>
        <w:pStyle w:val="Code"/>
        <w:rPr>
          <w:highlight w:val="white"/>
        </w:rPr>
      </w:pPr>
      <w:r w:rsidRPr="00BF42E7">
        <w:rPr>
          <w:highlight w:val="white"/>
        </w:rPr>
        <w:t xml:space="preserve">            if (!star) {</w:t>
      </w:r>
    </w:p>
    <w:p w14:paraId="62FD63B0" w14:textId="77777777" w:rsidR="00BF42E7" w:rsidRPr="00BF42E7" w:rsidRDefault="00BF42E7" w:rsidP="00BF42E7">
      <w:pPr>
        <w:pStyle w:val="Code"/>
        <w:rPr>
          <w:highlight w:val="white"/>
        </w:rPr>
      </w:pPr>
      <w:r w:rsidRPr="00BF42E7">
        <w:rPr>
          <w:highlight w:val="white"/>
        </w:rPr>
        <w:t xml:space="preserve">              if (shortInt) {</w:t>
      </w:r>
    </w:p>
    <w:p w14:paraId="2DE641A3"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7570D6DD" w14:textId="77777777" w:rsidR="00BF42E7" w:rsidRPr="00BF42E7" w:rsidRDefault="00BF42E7" w:rsidP="00BF42E7">
      <w:pPr>
        <w:pStyle w:val="Code"/>
        <w:rPr>
          <w:highlight w:val="white"/>
        </w:rPr>
      </w:pPr>
      <w:r w:rsidRPr="00BF42E7">
        <w:rPr>
          <w:highlight w:val="white"/>
        </w:rPr>
        <w:t xml:space="preserve">                *unsignedShortPtr = (short) unsignedLongValue;</w:t>
      </w:r>
    </w:p>
    <w:p w14:paraId="04EFD586" w14:textId="77777777" w:rsidR="00BF42E7" w:rsidRPr="00BF42E7" w:rsidRDefault="00BF42E7" w:rsidP="00BF42E7">
      <w:pPr>
        <w:pStyle w:val="Code"/>
        <w:rPr>
          <w:highlight w:val="white"/>
        </w:rPr>
      </w:pPr>
      <w:r w:rsidRPr="00BF42E7">
        <w:rPr>
          <w:highlight w:val="white"/>
        </w:rPr>
        <w:t xml:space="preserve">              }</w:t>
      </w:r>
    </w:p>
    <w:p w14:paraId="7FDF2541" w14:textId="77777777" w:rsidR="00BF42E7" w:rsidRPr="00BF42E7" w:rsidRDefault="00BF42E7" w:rsidP="00BF42E7">
      <w:pPr>
        <w:pStyle w:val="Code"/>
        <w:rPr>
          <w:highlight w:val="white"/>
        </w:rPr>
      </w:pPr>
      <w:r w:rsidRPr="00BF42E7">
        <w:rPr>
          <w:highlight w:val="white"/>
        </w:rPr>
        <w:t xml:space="preserve">              else if (!longIntOrDouble) {</w:t>
      </w:r>
    </w:p>
    <w:p w14:paraId="2EA53BEE"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13F8E31E" w14:textId="77777777" w:rsidR="00BF42E7" w:rsidRPr="00BF42E7" w:rsidRDefault="00BF42E7" w:rsidP="00BF42E7">
      <w:pPr>
        <w:pStyle w:val="Code"/>
        <w:rPr>
          <w:highlight w:val="white"/>
        </w:rPr>
      </w:pPr>
      <w:r w:rsidRPr="00BF42E7">
        <w:rPr>
          <w:highlight w:val="white"/>
        </w:rPr>
        <w:t xml:space="preserve">                *unsignedIntPtr = (int) unsignedLongValue;</w:t>
      </w:r>
    </w:p>
    <w:p w14:paraId="4E2DBE94" w14:textId="77777777" w:rsidR="00BF42E7" w:rsidRPr="00BF42E7" w:rsidRDefault="00BF42E7" w:rsidP="00BF42E7">
      <w:pPr>
        <w:pStyle w:val="Code"/>
        <w:rPr>
          <w:highlight w:val="white"/>
        </w:rPr>
      </w:pPr>
      <w:r w:rsidRPr="00BF42E7">
        <w:rPr>
          <w:highlight w:val="white"/>
        </w:rPr>
        <w:t xml:space="preserve">              }</w:t>
      </w:r>
    </w:p>
    <w:p w14:paraId="4BF514F2" w14:textId="77777777" w:rsidR="00BF42E7" w:rsidRPr="00BF42E7" w:rsidRDefault="00BF42E7" w:rsidP="00BF42E7">
      <w:pPr>
        <w:pStyle w:val="Code"/>
        <w:rPr>
          <w:highlight w:val="white"/>
        </w:rPr>
      </w:pPr>
      <w:r w:rsidRPr="00BF42E7">
        <w:rPr>
          <w:highlight w:val="white"/>
        </w:rPr>
        <w:t xml:space="preserve">              else {</w:t>
      </w:r>
    </w:p>
    <w:p w14:paraId="1431784F"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48E133DC" w14:textId="77777777" w:rsidR="00BF42E7" w:rsidRPr="00BF42E7" w:rsidRDefault="00BF42E7" w:rsidP="00BF42E7">
      <w:pPr>
        <w:pStyle w:val="Code"/>
        <w:rPr>
          <w:highlight w:val="white"/>
        </w:rPr>
      </w:pPr>
      <w:r w:rsidRPr="00BF42E7">
        <w:rPr>
          <w:highlight w:val="white"/>
        </w:rPr>
        <w:t xml:space="preserve">                *unsignedLongPtr = unsignedLongValue;</w:t>
      </w:r>
    </w:p>
    <w:p w14:paraId="028F4B81" w14:textId="77777777" w:rsidR="00BF42E7" w:rsidRPr="00BF42E7" w:rsidRDefault="00BF42E7" w:rsidP="00BF42E7">
      <w:pPr>
        <w:pStyle w:val="Code"/>
        <w:rPr>
          <w:highlight w:val="white"/>
        </w:rPr>
      </w:pPr>
      <w:r w:rsidRPr="00BF42E7">
        <w:rPr>
          <w:highlight w:val="white"/>
        </w:rPr>
        <w:t xml:space="preserve">              }</w:t>
      </w:r>
    </w:p>
    <w:p w14:paraId="4E503967" w14:textId="77777777" w:rsidR="00BF42E7" w:rsidRPr="00BF42E7" w:rsidRDefault="00BF42E7" w:rsidP="00BF42E7">
      <w:pPr>
        <w:pStyle w:val="Code"/>
        <w:rPr>
          <w:highlight w:val="white"/>
        </w:rPr>
      </w:pPr>
      <w:r w:rsidRPr="00BF42E7">
        <w:rPr>
          <w:highlight w:val="white"/>
        </w:rPr>
        <w:t xml:space="preserve">            }</w:t>
      </w:r>
    </w:p>
    <w:p w14:paraId="76B6FE55" w14:textId="77777777" w:rsidR="00BF42E7" w:rsidRPr="00BF42E7" w:rsidRDefault="00BF42E7" w:rsidP="00BF42E7">
      <w:pPr>
        <w:pStyle w:val="Code"/>
        <w:rPr>
          <w:highlight w:val="white"/>
        </w:rPr>
      </w:pPr>
    </w:p>
    <w:p w14:paraId="6547F285" w14:textId="77777777" w:rsidR="00BF42E7" w:rsidRPr="00BF42E7" w:rsidRDefault="00BF42E7" w:rsidP="00BF42E7">
      <w:pPr>
        <w:pStyle w:val="Code"/>
        <w:rPr>
          <w:highlight w:val="white"/>
        </w:rPr>
      </w:pPr>
      <w:r w:rsidRPr="00BF42E7">
        <w:rPr>
          <w:highlight w:val="white"/>
        </w:rPr>
        <w:t xml:space="preserve">            percent = FALSE;</w:t>
      </w:r>
    </w:p>
    <w:p w14:paraId="142FCB09" w14:textId="77777777" w:rsidR="00BF42E7" w:rsidRPr="00BF42E7" w:rsidRDefault="00BF42E7" w:rsidP="00BF42E7">
      <w:pPr>
        <w:pStyle w:val="Code"/>
        <w:rPr>
          <w:highlight w:val="white"/>
        </w:rPr>
      </w:pPr>
      <w:r w:rsidRPr="00BF42E7">
        <w:rPr>
          <w:highlight w:val="white"/>
        </w:rPr>
        <w:t xml:space="preserve">            break;</w:t>
      </w:r>
    </w:p>
    <w:p w14:paraId="088CCF45" w14:textId="77777777" w:rsidR="00BF42E7" w:rsidRPr="00BF42E7" w:rsidRDefault="00BF42E7" w:rsidP="00BF42E7">
      <w:pPr>
        <w:pStyle w:val="Code"/>
        <w:rPr>
          <w:highlight w:val="white"/>
        </w:rPr>
      </w:pPr>
    </w:p>
    <w:p w14:paraId="1CF849FC" w14:textId="77777777" w:rsidR="00BF42E7" w:rsidRPr="00BF42E7" w:rsidRDefault="00BF42E7" w:rsidP="00BF42E7">
      <w:pPr>
        <w:pStyle w:val="Code"/>
        <w:rPr>
          <w:highlight w:val="white"/>
        </w:rPr>
      </w:pPr>
      <w:r w:rsidRPr="00BF42E7">
        <w:rPr>
          <w:highlight w:val="white"/>
        </w:rPr>
        <w:t xml:space="preserve">          case 'x':</w:t>
      </w:r>
    </w:p>
    <w:p w14:paraId="7C3AF9B2" w14:textId="77777777" w:rsidR="00BF42E7" w:rsidRPr="00BF42E7" w:rsidRDefault="00BF42E7" w:rsidP="00BF42E7">
      <w:pPr>
        <w:pStyle w:val="Code"/>
        <w:rPr>
          <w:highlight w:val="white"/>
        </w:rPr>
      </w:pPr>
      <w:r w:rsidRPr="00BF42E7">
        <w:rPr>
          <w:highlight w:val="white"/>
        </w:rPr>
        <w:t xml:space="preserve">            unsignedLongValue = scanUnsignedLongInt(16);</w:t>
      </w:r>
    </w:p>
    <w:p w14:paraId="7D8A27DB" w14:textId="77777777" w:rsidR="00BF42E7" w:rsidRPr="00BF42E7" w:rsidRDefault="00BF42E7" w:rsidP="00BF42E7">
      <w:pPr>
        <w:pStyle w:val="Code"/>
        <w:rPr>
          <w:highlight w:val="white"/>
        </w:rPr>
      </w:pPr>
    </w:p>
    <w:p w14:paraId="3828090D" w14:textId="77777777" w:rsidR="00BF42E7" w:rsidRPr="00BF42E7" w:rsidRDefault="00BF42E7" w:rsidP="00BF42E7">
      <w:pPr>
        <w:pStyle w:val="Code"/>
        <w:rPr>
          <w:highlight w:val="white"/>
        </w:rPr>
      </w:pPr>
      <w:r w:rsidRPr="00BF42E7">
        <w:rPr>
          <w:highlight w:val="white"/>
        </w:rPr>
        <w:t xml:space="preserve">            if (!star) {</w:t>
      </w:r>
    </w:p>
    <w:p w14:paraId="72F00160" w14:textId="77777777" w:rsidR="00BF42E7" w:rsidRPr="00BF42E7" w:rsidRDefault="00BF42E7" w:rsidP="00BF42E7">
      <w:pPr>
        <w:pStyle w:val="Code"/>
        <w:rPr>
          <w:highlight w:val="white"/>
        </w:rPr>
      </w:pPr>
      <w:r w:rsidRPr="00BF42E7">
        <w:rPr>
          <w:highlight w:val="white"/>
        </w:rPr>
        <w:t xml:space="preserve">              if (shortInt) {</w:t>
      </w:r>
    </w:p>
    <w:p w14:paraId="7C71AEEA"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30504EB4" w14:textId="77777777" w:rsidR="00BF42E7" w:rsidRPr="00BF42E7" w:rsidRDefault="00BF42E7" w:rsidP="00BF42E7">
      <w:pPr>
        <w:pStyle w:val="Code"/>
        <w:rPr>
          <w:highlight w:val="white"/>
        </w:rPr>
      </w:pPr>
      <w:r w:rsidRPr="00BF42E7">
        <w:rPr>
          <w:highlight w:val="white"/>
        </w:rPr>
        <w:t xml:space="preserve">                *unsignedShortPtr = (short) unsignedLongValue;</w:t>
      </w:r>
    </w:p>
    <w:p w14:paraId="13E8276F" w14:textId="77777777" w:rsidR="00BF42E7" w:rsidRPr="00BF42E7" w:rsidRDefault="00BF42E7" w:rsidP="00BF42E7">
      <w:pPr>
        <w:pStyle w:val="Code"/>
        <w:rPr>
          <w:highlight w:val="white"/>
        </w:rPr>
      </w:pPr>
      <w:r w:rsidRPr="00BF42E7">
        <w:rPr>
          <w:highlight w:val="white"/>
        </w:rPr>
        <w:t xml:space="preserve">              }</w:t>
      </w:r>
    </w:p>
    <w:p w14:paraId="4C3D9135" w14:textId="77777777" w:rsidR="00BF42E7" w:rsidRPr="00BF42E7" w:rsidRDefault="00BF42E7" w:rsidP="00BF42E7">
      <w:pPr>
        <w:pStyle w:val="Code"/>
        <w:rPr>
          <w:highlight w:val="white"/>
        </w:rPr>
      </w:pPr>
      <w:r w:rsidRPr="00BF42E7">
        <w:rPr>
          <w:highlight w:val="white"/>
        </w:rPr>
        <w:t xml:space="preserve">              else if (!longIntOrDouble) {</w:t>
      </w:r>
    </w:p>
    <w:p w14:paraId="70F88DD2"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0A659CE4" w14:textId="77777777" w:rsidR="00BF42E7" w:rsidRPr="00BF42E7" w:rsidRDefault="00BF42E7" w:rsidP="00BF42E7">
      <w:pPr>
        <w:pStyle w:val="Code"/>
        <w:rPr>
          <w:highlight w:val="white"/>
        </w:rPr>
      </w:pPr>
      <w:r w:rsidRPr="00BF42E7">
        <w:rPr>
          <w:highlight w:val="white"/>
        </w:rPr>
        <w:t xml:space="preserve">                *unsignedIntPtr = (int) unsignedLongValue;</w:t>
      </w:r>
    </w:p>
    <w:p w14:paraId="77408402" w14:textId="77777777" w:rsidR="00BF42E7" w:rsidRPr="00BF42E7" w:rsidRDefault="00BF42E7" w:rsidP="00BF42E7">
      <w:pPr>
        <w:pStyle w:val="Code"/>
        <w:rPr>
          <w:highlight w:val="white"/>
        </w:rPr>
      </w:pPr>
      <w:r w:rsidRPr="00BF42E7">
        <w:rPr>
          <w:highlight w:val="white"/>
        </w:rPr>
        <w:t xml:space="preserve">              }</w:t>
      </w:r>
    </w:p>
    <w:p w14:paraId="01152EE0" w14:textId="77777777" w:rsidR="00BF42E7" w:rsidRPr="00BF42E7" w:rsidRDefault="00BF42E7" w:rsidP="00BF42E7">
      <w:pPr>
        <w:pStyle w:val="Code"/>
        <w:rPr>
          <w:highlight w:val="white"/>
        </w:rPr>
      </w:pPr>
      <w:r w:rsidRPr="00BF42E7">
        <w:rPr>
          <w:highlight w:val="white"/>
        </w:rPr>
        <w:t xml:space="preserve">              else {</w:t>
      </w:r>
    </w:p>
    <w:p w14:paraId="24B3FB74"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27C24DD6" w14:textId="77777777" w:rsidR="00BF42E7" w:rsidRPr="00BF42E7" w:rsidRDefault="00BF42E7" w:rsidP="00BF42E7">
      <w:pPr>
        <w:pStyle w:val="Code"/>
        <w:rPr>
          <w:highlight w:val="white"/>
        </w:rPr>
      </w:pPr>
      <w:r w:rsidRPr="00BF42E7">
        <w:rPr>
          <w:highlight w:val="white"/>
        </w:rPr>
        <w:t xml:space="preserve">                *unsignedLongPtr = unsignedLongValue;</w:t>
      </w:r>
    </w:p>
    <w:p w14:paraId="6430CEAA" w14:textId="77777777" w:rsidR="00BF42E7" w:rsidRPr="00BF42E7" w:rsidRDefault="00BF42E7" w:rsidP="00BF42E7">
      <w:pPr>
        <w:pStyle w:val="Code"/>
        <w:rPr>
          <w:highlight w:val="white"/>
        </w:rPr>
      </w:pPr>
      <w:r w:rsidRPr="00BF42E7">
        <w:rPr>
          <w:highlight w:val="white"/>
        </w:rPr>
        <w:t xml:space="preserve">              }</w:t>
      </w:r>
    </w:p>
    <w:p w14:paraId="3F752FA1" w14:textId="77777777" w:rsidR="00BF42E7" w:rsidRPr="00BF42E7" w:rsidRDefault="00BF42E7" w:rsidP="00BF42E7">
      <w:pPr>
        <w:pStyle w:val="Code"/>
        <w:rPr>
          <w:highlight w:val="white"/>
        </w:rPr>
      </w:pPr>
      <w:r w:rsidRPr="00BF42E7">
        <w:rPr>
          <w:highlight w:val="white"/>
        </w:rPr>
        <w:t xml:space="preserve">            }</w:t>
      </w:r>
    </w:p>
    <w:p w14:paraId="0DB109CF" w14:textId="77777777" w:rsidR="00BF42E7" w:rsidRPr="00BF42E7" w:rsidRDefault="00BF42E7" w:rsidP="00BF42E7">
      <w:pPr>
        <w:pStyle w:val="Code"/>
        <w:rPr>
          <w:highlight w:val="white"/>
        </w:rPr>
      </w:pPr>
    </w:p>
    <w:p w14:paraId="5BD20744" w14:textId="77777777" w:rsidR="00BF42E7" w:rsidRPr="00BF42E7" w:rsidRDefault="00BF42E7" w:rsidP="00BF42E7">
      <w:pPr>
        <w:pStyle w:val="Code"/>
        <w:rPr>
          <w:highlight w:val="white"/>
        </w:rPr>
      </w:pPr>
      <w:r w:rsidRPr="00BF42E7">
        <w:rPr>
          <w:highlight w:val="white"/>
        </w:rPr>
        <w:t xml:space="preserve">            percent = FALSE;</w:t>
      </w:r>
    </w:p>
    <w:p w14:paraId="236D96F8" w14:textId="77777777" w:rsidR="00BF42E7" w:rsidRPr="00BF42E7" w:rsidRDefault="00BF42E7" w:rsidP="00BF42E7">
      <w:pPr>
        <w:pStyle w:val="Code"/>
        <w:rPr>
          <w:highlight w:val="white"/>
        </w:rPr>
      </w:pPr>
      <w:r w:rsidRPr="00BF42E7">
        <w:rPr>
          <w:highlight w:val="white"/>
        </w:rPr>
        <w:t xml:space="preserve">            break;</w:t>
      </w:r>
    </w:p>
    <w:p w14:paraId="3E4564B6" w14:textId="77777777" w:rsidR="00BF42E7" w:rsidRPr="00BF42E7" w:rsidRDefault="00BF42E7" w:rsidP="00BF42E7">
      <w:pPr>
        <w:pStyle w:val="Code"/>
        <w:rPr>
          <w:highlight w:val="white"/>
        </w:rPr>
      </w:pPr>
    </w:p>
    <w:p w14:paraId="073571F0" w14:textId="77777777" w:rsidR="00BF42E7" w:rsidRPr="00BF42E7" w:rsidRDefault="00BF42E7" w:rsidP="00BF42E7">
      <w:pPr>
        <w:pStyle w:val="Code"/>
        <w:rPr>
          <w:highlight w:val="white"/>
        </w:rPr>
      </w:pPr>
      <w:r w:rsidRPr="00BF42E7">
        <w:rPr>
          <w:highlight w:val="white"/>
        </w:rPr>
        <w:lastRenderedPageBreak/>
        <w:t xml:space="preserve">          case 'u':</w:t>
      </w:r>
    </w:p>
    <w:p w14:paraId="2860B32B" w14:textId="77777777" w:rsidR="00BF42E7" w:rsidRPr="00BF42E7" w:rsidRDefault="00BF42E7" w:rsidP="00BF42E7">
      <w:pPr>
        <w:pStyle w:val="Code"/>
        <w:rPr>
          <w:highlight w:val="white"/>
        </w:rPr>
      </w:pPr>
      <w:r w:rsidRPr="00BF42E7">
        <w:rPr>
          <w:highlight w:val="white"/>
        </w:rPr>
        <w:t xml:space="preserve">            unsignedLongValue = scanUnsignedLongInt(0);</w:t>
      </w:r>
    </w:p>
    <w:p w14:paraId="20C64E31" w14:textId="77777777" w:rsidR="00BF42E7" w:rsidRPr="00BF42E7" w:rsidRDefault="00BF42E7" w:rsidP="00BF42E7">
      <w:pPr>
        <w:pStyle w:val="Code"/>
        <w:rPr>
          <w:highlight w:val="white"/>
        </w:rPr>
      </w:pPr>
    </w:p>
    <w:p w14:paraId="72B271E8" w14:textId="77777777" w:rsidR="00BF42E7" w:rsidRPr="00BF42E7" w:rsidRDefault="00BF42E7" w:rsidP="00BF42E7">
      <w:pPr>
        <w:pStyle w:val="Code"/>
        <w:rPr>
          <w:highlight w:val="white"/>
        </w:rPr>
      </w:pPr>
      <w:r w:rsidRPr="00BF42E7">
        <w:rPr>
          <w:highlight w:val="white"/>
        </w:rPr>
        <w:t xml:space="preserve">            if (!star) {</w:t>
      </w:r>
    </w:p>
    <w:p w14:paraId="42C8D5C1" w14:textId="77777777" w:rsidR="00BF42E7" w:rsidRPr="00BF42E7" w:rsidRDefault="00BF42E7" w:rsidP="00BF42E7">
      <w:pPr>
        <w:pStyle w:val="Code"/>
        <w:rPr>
          <w:highlight w:val="white"/>
        </w:rPr>
      </w:pPr>
      <w:r w:rsidRPr="00BF42E7">
        <w:rPr>
          <w:highlight w:val="white"/>
        </w:rPr>
        <w:t xml:space="preserve">              if (shortInt) {</w:t>
      </w:r>
    </w:p>
    <w:p w14:paraId="2DBD2C59"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4D5B2700" w14:textId="77777777" w:rsidR="00BF42E7" w:rsidRPr="00BF42E7" w:rsidRDefault="00BF42E7" w:rsidP="00BF42E7">
      <w:pPr>
        <w:pStyle w:val="Code"/>
        <w:rPr>
          <w:highlight w:val="white"/>
        </w:rPr>
      </w:pPr>
      <w:r w:rsidRPr="00BF42E7">
        <w:rPr>
          <w:highlight w:val="white"/>
        </w:rPr>
        <w:t xml:space="preserve">                *unsignedShortPtr = (short) unsignedLongValue;</w:t>
      </w:r>
    </w:p>
    <w:p w14:paraId="3CF40E95" w14:textId="77777777" w:rsidR="00BF42E7" w:rsidRPr="00BF42E7" w:rsidRDefault="00BF42E7" w:rsidP="00BF42E7">
      <w:pPr>
        <w:pStyle w:val="Code"/>
        <w:rPr>
          <w:highlight w:val="white"/>
        </w:rPr>
      </w:pPr>
      <w:r w:rsidRPr="00BF42E7">
        <w:rPr>
          <w:highlight w:val="white"/>
        </w:rPr>
        <w:t xml:space="preserve">              }</w:t>
      </w:r>
    </w:p>
    <w:p w14:paraId="79E02CF6" w14:textId="77777777" w:rsidR="00BF42E7" w:rsidRPr="00BF42E7" w:rsidRDefault="00BF42E7" w:rsidP="00BF42E7">
      <w:pPr>
        <w:pStyle w:val="Code"/>
        <w:rPr>
          <w:highlight w:val="white"/>
        </w:rPr>
      </w:pPr>
      <w:r w:rsidRPr="00BF42E7">
        <w:rPr>
          <w:highlight w:val="white"/>
        </w:rPr>
        <w:t xml:space="preserve">              else if (!longIntOrDouble) {</w:t>
      </w:r>
    </w:p>
    <w:p w14:paraId="2829DA78"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68AF063B" w14:textId="77777777" w:rsidR="00BF42E7" w:rsidRPr="00BF42E7" w:rsidRDefault="00BF42E7" w:rsidP="00BF42E7">
      <w:pPr>
        <w:pStyle w:val="Code"/>
        <w:rPr>
          <w:highlight w:val="white"/>
        </w:rPr>
      </w:pPr>
      <w:r w:rsidRPr="00BF42E7">
        <w:rPr>
          <w:highlight w:val="white"/>
        </w:rPr>
        <w:t xml:space="preserve">                *unsignedIntPtr = (int) unsignedLongValue;</w:t>
      </w:r>
    </w:p>
    <w:p w14:paraId="1D8F0111" w14:textId="77777777" w:rsidR="00BF42E7" w:rsidRPr="00BF42E7" w:rsidRDefault="00BF42E7" w:rsidP="00BF42E7">
      <w:pPr>
        <w:pStyle w:val="Code"/>
        <w:rPr>
          <w:highlight w:val="white"/>
        </w:rPr>
      </w:pPr>
      <w:r w:rsidRPr="00BF42E7">
        <w:rPr>
          <w:highlight w:val="white"/>
        </w:rPr>
        <w:t xml:space="preserve">              }</w:t>
      </w:r>
    </w:p>
    <w:p w14:paraId="1228B7C7" w14:textId="77777777" w:rsidR="00BF42E7" w:rsidRPr="00BF42E7" w:rsidRDefault="00BF42E7" w:rsidP="00BF42E7">
      <w:pPr>
        <w:pStyle w:val="Code"/>
        <w:rPr>
          <w:highlight w:val="white"/>
        </w:rPr>
      </w:pPr>
      <w:r w:rsidRPr="00BF42E7">
        <w:rPr>
          <w:highlight w:val="white"/>
        </w:rPr>
        <w:t xml:space="preserve">              else {</w:t>
      </w:r>
    </w:p>
    <w:p w14:paraId="3F1F1586"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2689936B" w14:textId="77777777" w:rsidR="00BF42E7" w:rsidRPr="00BF42E7" w:rsidRDefault="00BF42E7" w:rsidP="00BF42E7">
      <w:pPr>
        <w:pStyle w:val="Code"/>
        <w:rPr>
          <w:highlight w:val="white"/>
        </w:rPr>
      </w:pPr>
      <w:r w:rsidRPr="00BF42E7">
        <w:rPr>
          <w:highlight w:val="white"/>
        </w:rPr>
        <w:t xml:space="preserve">                *unsignedLongPtr = unsignedLongValue;</w:t>
      </w:r>
    </w:p>
    <w:p w14:paraId="06E92C44" w14:textId="77777777" w:rsidR="00BF42E7" w:rsidRPr="00BF42E7" w:rsidRDefault="00BF42E7" w:rsidP="00BF42E7">
      <w:pPr>
        <w:pStyle w:val="Code"/>
        <w:rPr>
          <w:highlight w:val="white"/>
        </w:rPr>
      </w:pPr>
      <w:r w:rsidRPr="00BF42E7">
        <w:rPr>
          <w:highlight w:val="white"/>
        </w:rPr>
        <w:t xml:space="preserve">              }</w:t>
      </w:r>
    </w:p>
    <w:p w14:paraId="3A53EF9D" w14:textId="77777777" w:rsidR="00BF42E7" w:rsidRPr="00BF42E7" w:rsidRDefault="00BF42E7" w:rsidP="00BF42E7">
      <w:pPr>
        <w:pStyle w:val="Code"/>
        <w:rPr>
          <w:highlight w:val="white"/>
        </w:rPr>
      </w:pPr>
      <w:r w:rsidRPr="00BF42E7">
        <w:rPr>
          <w:highlight w:val="white"/>
        </w:rPr>
        <w:t xml:space="preserve">            }</w:t>
      </w:r>
    </w:p>
    <w:p w14:paraId="411C3BBE" w14:textId="77777777" w:rsidR="00BF42E7" w:rsidRPr="00BF42E7" w:rsidRDefault="00BF42E7" w:rsidP="00BF42E7">
      <w:pPr>
        <w:pStyle w:val="Code"/>
        <w:rPr>
          <w:highlight w:val="white"/>
        </w:rPr>
      </w:pPr>
    </w:p>
    <w:p w14:paraId="732CBC77" w14:textId="77777777" w:rsidR="00BF42E7" w:rsidRPr="00BF42E7" w:rsidRDefault="00BF42E7" w:rsidP="00BF42E7">
      <w:pPr>
        <w:pStyle w:val="Code"/>
        <w:rPr>
          <w:highlight w:val="white"/>
        </w:rPr>
      </w:pPr>
      <w:r w:rsidRPr="00BF42E7">
        <w:rPr>
          <w:highlight w:val="white"/>
        </w:rPr>
        <w:t xml:space="preserve">            percent = FALSE;</w:t>
      </w:r>
    </w:p>
    <w:p w14:paraId="16471645" w14:textId="77777777" w:rsidR="00BF42E7" w:rsidRPr="00BF42E7" w:rsidRDefault="00BF42E7" w:rsidP="00BF42E7">
      <w:pPr>
        <w:pStyle w:val="Code"/>
        <w:rPr>
          <w:highlight w:val="white"/>
        </w:rPr>
      </w:pPr>
      <w:r w:rsidRPr="00BF42E7">
        <w:rPr>
          <w:highlight w:val="white"/>
        </w:rPr>
        <w:t xml:space="preserve">            break;</w:t>
      </w:r>
    </w:p>
    <w:p w14:paraId="402E246A" w14:textId="77777777" w:rsidR="00BF42E7" w:rsidRPr="00BF42E7" w:rsidRDefault="00BF42E7" w:rsidP="00BF42E7">
      <w:pPr>
        <w:pStyle w:val="Code"/>
        <w:rPr>
          <w:highlight w:val="white"/>
        </w:rPr>
      </w:pPr>
    </w:p>
    <w:p w14:paraId="4537DE0F" w14:textId="77777777" w:rsidR="00BF42E7" w:rsidRPr="00BF42E7" w:rsidRDefault="00BF42E7" w:rsidP="00BF42E7">
      <w:pPr>
        <w:pStyle w:val="Code"/>
        <w:rPr>
          <w:highlight w:val="white"/>
        </w:rPr>
      </w:pPr>
      <w:r w:rsidRPr="00BF42E7">
        <w:rPr>
          <w:highlight w:val="white"/>
        </w:rPr>
        <w:t xml:space="preserve">          case 'e':</w:t>
      </w:r>
    </w:p>
    <w:p w14:paraId="0B4EC057" w14:textId="77777777" w:rsidR="00BF42E7" w:rsidRPr="00BF42E7" w:rsidRDefault="00BF42E7" w:rsidP="00BF42E7">
      <w:pPr>
        <w:pStyle w:val="Code"/>
        <w:rPr>
          <w:highlight w:val="white"/>
        </w:rPr>
      </w:pPr>
      <w:r w:rsidRPr="00BF42E7">
        <w:rPr>
          <w:highlight w:val="white"/>
        </w:rPr>
        <w:t xml:space="preserve">          case 'f':</w:t>
      </w:r>
    </w:p>
    <w:p w14:paraId="673589BE" w14:textId="77777777" w:rsidR="00BF42E7" w:rsidRPr="00BF42E7" w:rsidRDefault="00BF42E7" w:rsidP="00BF42E7">
      <w:pPr>
        <w:pStyle w:val="Code"/>
        <w:rPr>
          <w:highlight w:val="white"/>
        </w:rPr>
      </w:pPr>
      <w:r w:rsidRPr="00BF42E7">
        <w:rPr>
          <w:highlight w:val="white"/>
        </w:rPr>
        <w:t xml:space="preserve">          case 'g':</w:t>
      </w:r>
    </w:p>
    <w:p w14:paraId="0BF22A73" w14:textId="77777777" w:rsidR="00BF42E7" w:rsidRPr="00BF42E7" w:rsidRDefault="00BF42E7" w:rsidP="00BF42E7">
      <w:pPr>
        <w:pStyle w:val="Code"/>
        <w:rPr>
          <w:highlight w:val="white"/>
        </w:rPr>
      </w:pPr>
      <w:r w:rsidRPr="00BF42E7">
        <w:rPr>
          <w:highlight w:val="white"/>
        </w:rPr>
        <w:t xml:space="preserve">            longDoubleValue = scanLongDouble();</w:t>
      </w:r>
    </w:p>
    <w:p w14:paraId="64532AE2" w14:textId="77777777" w:rsidR="00BF42E7" w:rsidRPr="00BF42E7" w:rsidRDefault="00BF42E7" w:rsidP="00BF42E7">
      <w:pPr>
        <w:pStyle w:val="Code"/>
        <w:rPr>
          <w:highlight w:val="white"/>
        </w:rPr>
      </w:pPr>
    </w:p>
    <w:p w14:paraId="65A10747" w14:textId="77777777" w:rsidR="00BF42E7" w:rsidRPr="00BF42E7" w:rsidRDefault="00BF42E7" w:rsidP="00BF42E7">
      <w:pPr>
        <w:pStyle w:val="Code"/>
        <w:rPr>
          <w:highlight w:val="white"/>
        </w:rPr>
      </w:pPr>
      <w:r w:rsidRPr="00BF42E7">
        <w:rPr>
          <w:highlight w:val="white"/>
        </w:rPr>
        <w:t xml:space="preserve">            if (!star) {</w:t>
      </w:r>
    </w:p>
    <w:p w14:paraId="6DA10D33" w14:textId="77777777" w:rsidR="00BF42E7" w:rsidRPr="00BF42E7" w:rsidRDefault="00BF42E7" w:rsidP="00BF42E7">
      <w:pPr>
        <w:pStyle w:val="Code"/>
        <w:rPr>
          <w:highlight w:val="white"/>
        </w:rPr>
      </w:pPr>
      <w:r w:rsidRPr="00BF42E7">
        <w:rPr>
          <w:highlight w:val="white"/>
        </w:rPr>
        <w:t xml:space="preserve">              if (longIntOrDouble) {</w:t>
      </w:r>
    </w:p>
    <w:p w14:paraId="568458A2" w14:textId="77777777" w:rsidR="00BF42E7" w:rsidRPr="00BF42E7" w:rsidRDefault="00BF42E7" w:rsidP="00BF42E7">
      <w:pPr>
        <w:pStyle w:val="Code"/>
        <w:rPr>
          <w:highlight w:val="white"/>
        </w:rPr>
      </w:pPr>
      <w:r w:rsidRPr="00BF42E7">
        <w:rPr>
          <w:highlight w:val="white"/>
        </w:rPr>
        <w:t xml:space="preserve">                double* doublePtr = va_arg(arg_list, double*);</w:t>
      </w:r>
    </w:p>
    <w:p w14:paraId="2E49297A" w14:textId="77777777" w:rsidR="00BF42E7" w:rsidRPr="00BF42E7" w:rsidRDefault="00BF42E7" w:rsidP="00BF42E7">
      <w:pPr>
        <w:pStyle w:val="Code"/>
        <w:rPr>
          <w:highlight w:val="white"/>
        </w:rPr>
      </w:pPr>
      <w:r w:rsidRPr="00BF42E7">
        <w:rPr>
          <w:highlight w:val="white"/>
        </w:rPr>
        <w:t xml:space="preserve">                *doublePtr = (double) longDoubleValue;</w:t>
      </w:r>
    </w:p>
    <w:p w14:paraId="47C8F301" w14:textId="77777777" w:rsidR="00BF42E7" w:rsidRPr="00BF42E7" w:rsidRDefault="00BF42E7" w:rsidP="00BF42E7">
      <w:pPr>
        <w:pStyle w:val="Code"/>
        <w:rPr>
          <w:highlight w:val="white"/>
        </w:rPr>
      </w:pPr>
      <w:r w:rsidRPr="00BF42E7">
        <w:rPr>
          <w:highlight w:val="white"/>
        </w:rPr>
        <w:t xml:space="preserve">              }</w:t>
      </w:r>
    </w:p>
    <w:p w14:paraId="031F445C" w14:textId="77777777" w:rsidR="00BF42E7" w:rsidRPr="00BF42E7" w:rsidRDefault="00BF42E7" w:rsidP="00BF42E7">
      <w:pPr>
        <w:pStyle w:val="Code"/>
        <w:rPr>
          <w:highlight w:val="white"/>
        </w:rPr>
      </w:pPr>
      <w:r w:rsidRPr="00BF42E7">
        <w:rPr>
          <w:highlight w:val="white"/>
        </w:rPr>
        <w:t xml:space="preserve">              else if (longDouble) {</w:t>
      </w:r>
    </w:p>
    <w:p w14:paraId="618E2C7A" w14:textId="77777777" w:rsidR="00BF42E7" w:rsidRPr="00BF42E7" w:rsidRDefault="00BF42E7" w:rsidP="00BF42E7">
      <w:pPr>
        <w:pStyle w:val="Code"/>
        <w:rPr>
          <w:highlight w:val="white"/>
        </w:rPr>
      </w:pPr>
      <w:r w:rsidRPr="00BF42E7">
        <w:rPr>
          <w:highlight w:val="white"/>
        </w:rPr>
        <w:t xml:space="preserve">                long double* longDoublePtr = va_arg(arg_list, long double*);</w:t>
      </w:r>
    </w:p>
    <w:p w14:paraId="264D20DC" w14:textId="77777777" w:rsidR="00BF42E7" w:rsidRPr="00BF42E7" w:rsidRDefault="00BF42E7" w:rsidP="00BF42E7">
      <w:pPr>
        <w:pStyle w:val="Code"/>
        <w:rPr>
          <w:highlight w:val="white"/>
        </w:rPr>
      </w:pPr>
      <w:r w:rsidRPr="00BF42E7">
        <w:rPr>
          <w:highlight w:val="white"/>
        </w:rPr>
        <w:t xml:space="preserve">                *longDoublePtr = longDoubleValue;</w:t>
      </w:r>
    </w:p>
    <w:p w14:paraId="77F26EE9" w14:textId="77777777" w:rsidR="00BF42E7" w:rsidRPr="00BF42E7" w:rsidRDefault="00BF42E7" w:rsidP="00BF42E7">
      <w:pPr>
        <w:pStyle w:val="Code"/>
        <w:rPr>
          <w:highlight w:val="white"/>
        </w:rPr>
      </w:pPr>
      <w:r w:rsidRPr="00BF42E7">
        <w:rPr>
          <w:highlight w:val="white"/>
        </w:rPr>
        <w:t xml:space="preserve">              }</w:t>
      </w:r>
    </w:p>
    <w:p w14:paraId="2A95DC6D" w14:textId="77777777" w:rsidR="00BF42E7" w:rsidRPr="00BF42E7" w:rsidRDefault="00BF42E7" w:rsidP="00BF42E7">
      <w:pPr>
        <w:pStyle w:val="Code"/>
        <w:rPr>
          <w:highlight w:val="white"/>
        </w:rPr>
      </w:pPr>
      <w:r w:rsidRPr="00BF42E7">
        <w:rPr>
          <w:highlight w:val="white"/>
        </w:rPr>
        <w:t xml:space="preserve">              else {</w:t>
      </w:r>
    </w:p>
    <w:p w14:paraId="52361E22" w14:textId="77777777" w:rsidR="00BF42E7" w:rsidRPr="00BF42E7" w:rsidRDefault="00BF42E7" w:rsidP="00BF42E7">
      <w:pPr>
        <w:pStyle w:val="Code"/>
        <w:rPr>
          <w:highlight w:val="white"/>
        </w:rPr>
      </w:pPr>
      <w:r w:rsidRPr="00BF42E7">
        <w:rPr>
          <w:highlight w:val="white"/>
        </w:rPr>
        <w:t xml:space="preserve">                float* floatPtr = va_arg(arg_list, float*);</w:t>
      </w:r>
    </w:p>
    <w:p w14:paraId="012EE4B5" w14:textId="77777777" w:rsidR="00BF42E7" w:rsidRPr="00BF42E7" w:rsidRDefault="00BF42E7" w:rsidP="00BF42E7">
      <w:pPr>
        <w:pStyle w:val="Code"/>
        <w:rPr>
          <w:highlight w:val="white"/>
        </w:rPr>
      </w:pPr>
      <w:r w:rsidRPr="00BF42E7">
        <w:rPr>
          <w:highlight w:val="white"/>
        </w:rPr>
        <w:t xml:space="preserve">                *floatPtr = (float) longDoubleValue;</w:t>
      </w:r>
    </w:p>
    <w:p w14:paraId="7F08ABDF" w14:textId="77777777" w:rsidR="00BF42E7" w:rsidRPr="00BF42E7" w:rsidRDefault="00BF42E7" w:rsidP="00BF42E7">
      <w:pPr>
        <w:pStyle w:val="Code"/>
        <w:rPr>
          <w:highlight w:val="white"/>
        </w:rPr>
      </w:pPr>
      <w:r w:rsidRPr="00BF42E7">
        <w:rPr>
          <w:highlight w:val="white"/>
        </w:rPr>
        <w:t xml:space="preserve">              }</w:t>
      </w:r>
    </w:p>
    <w:p w14:paraId="0AB68C18" w14:textId="77777777" w:rsidR="00BF42E7" w:rsidRPr="00BF42E7" w:rsidRDefault="00BF42E7" w:rsidP="00BF42E7">
      <w:pPr>
        <w:pStyle w:val="Code"/>
        <w:rPr>
          <w:highlight w:val="white"/>
        </w:rPr>
      </w:pPr>
      <w:r w:rsidRPr="00BF42E7">
        <w:rPr>
          <w:highlight w:val="white"/>
        </w:rPr>
        <w:t xml:space="preserve">            }</w:t>
      </w:r>
    </w:p>
    <w:p w14:paraId="182919F6" w14:textId="77777777" w:rsidR="00BF42E7" w:rsidRPr="00BF42E7" w:rsidRDefault="00BF42E7" w:rsidP="00BF42E7">
      <w:pPr>
        <w:pStyle w:val="Code"/>
        <w:rPr>
          <w:highlight w:val="white"/>
        </w:rPr>
      </w:pPr>
    </w:p>
    <w:p w14:paraId="7BD5B068" w14:textId="77777777" w:rsidR="00BF42E7" w:rsidRPr="00BF42E7" w:rsidRDefault="00BF42E7" w:rsidP="00BF42E7">
      <w:pPr>
        <w:pStyle w:val="Code"/>
        <w:rPr>
          <w:highlight w:val="white"/>
        </w:rPr>
      </w:pPr>
      <w:r w:rsidRPr="00BF42E7">
        <w:rPr>
          <w:highlight w:val="white"/>
        </w:rPr>
        <w:t xml:space="preserve">            percent = FALSE;</w:t>
      </w:r>
    </w:p>
    <w:p w14:paraId="4FDD6EE8" w14:textId="77777777" w:rsidR="00BF42E7" w:rsidRPr="00BF42E7" w:rsidRDefault="00BF42E7" w:rsidP="00BF42E7">
      <w:pPr>
        <w:pStyle w:val="Code"/>
        <w:rPr>
          <w:highlight w:val="white"/>
        </w:rPr>
      </w:pPr>
      <w:r w:rsidRPr="00BF42E7">
        <w:rPr>
          <w:highlight w:val="white"/>
        </w:rPr>
        <w:t xml:space="preserve">            break;</w:t>
      </w:r>
    </w:p>
    <w:p w14:paraId="7CF48E1F" w14:textId="77777777" w:rsidR="00BF42E7" w:rsidRPr="00BF42E7" w:rsidRDefault="00BF42E7" w:rsidP="00BF42E7">
      <w:pPr>
        <w:pStyle w:val="Code"/>
        <w:rPr>
          <w:highlight w:val="white"/>
        </w:rPr>
      </w:pPr>
    </w:p>
    <w:p w14:paraId="4CFD4547" w14:textId="77777777" w:rsidR="00BF42E7" w:rsidRPr="00BF42E7" w:rsidRDefault="00BF42E7" w:rsidP="00BF42E7">
      <w:pPr>
        <w:pStyle w:val="Code"/>
        <w:rPr>
          <w:highlight w:val="white"/>
        </w:rPr>
      </w:pPr>
      <w:r w:rsidRPr="00BF42E7">
        <w:rPr>
          <w:highlight w:val="white"/>
        </w:rPr>
        <w:t xml:space="preserve">          case '[': {</w:t>
      </w:r>
    </w:p>
    <w:p w14:paraId="2B57A51D" w14:textId="77777777" w:rsidR="00BF42E7" w:rsidRPr="00BF42E7" w:rsidRDefault="00BF42E7" w:rsidP="00BF42E7">
      <w:pPr>
        <w:pStyle w:val="Code"/>
        <w:rPr>
          <w:highlight w:val="white"/>
        </w:rPr>
      </w:pPr>
      <w:r w:rsidRPr="00BF42E7">
        <w:rPr>
          <w:highlight w:val="white"/>
        </w:rPr>
        <w:t xml:space="preserve">              BOOL not = FALSE;</w:t>
      </w:r>
    </w:p>
    <w:p w14:paraId="5C6607B9" w14:textId="77777777" w:rsidR="00BF42E7" w:rsidRPr="00BF42E7" w:rsidRDefault="00BF42E7" w:rsidP="00BF42E7">
      <w:pPr>
        <w:pStyle w:val="Code"/>
        <w:rPr>
          <w:highlight w:val="white"/>
        </w:rPr>
      </w:pPr>
      <w:r w:rsidRPr="00BF42E7">
        <w:rPr>
          <w:highlight w:val="white"/>
        </w:rPr>
        <w:t xml:space="preserve">              ++index;</w:t>
      </w:r>
    </w:p>
    <w:p w14:paraId="51433B44" w14:textId="77777777" w:rsidR="00BF42E7" w:rsidRPr="00BF42E7" w:rsidRDefault="00BF42E7" w:rsidP="00BF42E7">
      <w:pPr>
        <w:pStyle w:val="Code"/>
        <w:rPr>
          <w:highlight w:val="white"/>
        </w:rPr>
      </w:pPr>
    </w:p>
    <w:p w14:paraId="1B459199" w14:textId="77777777" w:rsidR="00BF42E7" w:rsidRPr="00BF42E7" w:rsidRDefault="00BF42E7" w:rsidP="00BF42E7">
      <w:pPr>
        <w:pStyle w:val="Code"/>
        <w:rPr>
          <w:highlight w:val="white"/>
        </w:rPr>
      </w:pPr>
      <w:r w:rsidRPr="00BF42E7">
        <w:rPr>
          <w:highlight w:val="white"/>
        </w:rPr>
        <w:t xml:space="preserve">              if (format[index] == '^') {</w:t>
      </w:r>
    </w:p>
    <w:p w14:paraId="56EF51A7" w14:textId="77777777" w:rsidR="00BF42E7" w:rsidRPr="00BF42E7" w:rsidRDefault="00BF42E7" w:rsidP="00BF42E7">
      <w:pPr>
        <w:pStyle w:val="Code"/>
        <w:rPr>
          <w:highlight w:val="white"/>
        </w:rPr>
      </w:pPr>
      <w:r w:rsidRPr="00BF42E7">
        <w:rPr>
          <w:highlight w:val="white"/>
        </w:rPr>
        <w:t xml:space="preserve">                not = TRUE;</w:t>
      </w:r>
    </w:p>
    <w:p w14:paraId="361C60EA" w14:textId="77777777" w:rsidR="00BF42E7" w:rsidRPr="00BF42E7" w:rsidRDefault="00BF42E7" w:rsidP="00BF42E7">
      <w:pPr>
        <w:pStyle w:val="Code"/>
        <w:rPr>
          <w:highlight w:val="white"/>
        </w:rPr>
      </w:pPr>
      <w:r w:rsidRPr="00BF42E7">
        <w:rPr>
          <w:highlight w:val="white"/>
        </w:rPr>
        <w:t xml:space="preserve">                ++index;</w:t>
      </w:r>
    </w:p>
    <w:p w14:paraId="79BEC466" w14:textId="77777777" w:rsidR="00BF42E7" w:rsidRPr="00BF42E7" w:rsidRDefault="00BF42E7" w:rsidP="00BF42E7">
      <w:pPr>
        <w:pStyle w:val="Code"/>
        <w:rPr>
          <w:highlight w:val="white"/>
        </w:rPr>
      </w:pPr>
      <w:r w:rsidRPr="00BF42E7">
        <w:rPr>
          <w:highlight w:val="white"/>
        </w:rPr>
        <w:t xml:space="preserve">              }</w:t>
      </w:r>
    </w:p>
    <w:p w14:paraId="268183A1" w14:textId="77777777" w:rsidR="00BF42E7" w:rsidRPr="00BF42E7" w:rsidRDefault="00BF42E7" w:rsidP="00BF42E7">
      <w:pPr>
        <w:pStyle w:val="Code"/>
        <w:rPr>
          <w:highlight w:val="white"/>
        </w:rPr>
      </w:pPr>
    </w:p>
    <w:p w14:paraId="51A373A8" w14:textId="77777777" w:rsidR="00BF42E7" w:rsidRPr="00BF42E7" w:rsidRDefault="00BF42E7" w:rsidP="00BF42E7">
      <w:pPr>
        <w:pStyle w:val="Code"/>
        <w:rPr>
          <w:highlight w:val="white"/>
        </w:rPr>
      </w:pPr>
      <w:r w:rsidRPr="00BF42E7">
        <w:rPr>
          <w:highlight w:val="white"/>
        </w:rPr>
        <w:t xml:space="preserve">              { int startIndex = index;</w:t>
      </w:r>
    </w:p>
    <w:p w14:paraId="0698C868" w14:textId="77777777" w:rsidR="00BF42E7" w:rsidRPr="00BF42E7" w:rsidRDefault="00BF42E7" w:rsidP="00BF42E7">
      <w:pPr>
        <w:pStyle w:val="Code"/>
        <w:rPr>
          <w:highlight w:val="white"/>
        </w:rPr>
      </w:pPr>
      <w:r w:rsidRPr="00BF42E7">
        <w:rPr>
          <w:highlight w:val="white"/>
        </w:rPr>
        <w:t xml:space="preserve">                while (format[index] != ']') {</w:t>
      </w:r>
    </w:p>
    <w:p w14:paraId="2E4CDF20" w14:textId="77777777" w:rsidR="00BF42E7" w:rsidRPr="00BF42E7" w:rsidRDefault="00BF42E7" w:rsidP="00BF42E7">
      <w:pPr>
        <w:pStyle w:val="Code"/>
        <w:rPr>
          <w:highlight w:val="white"/>
        </w:rPr>
      </w:pPr>
      <w:r w:rsidRPr="00BF42E7">
        <w:rPr>
          <w:highlight w:val="white"/>
        </w:rPr>
        <w:t xml:space="preserve">                  ++index;</w:t>
      </w:r>
    </w:p>
    <w:p w14:paraId="5618A1F2" w14:textId="77777777" w:rsidR="00BF42E7" w:rsidRPr="00BF42E7" w:rsidRDefault="00BF42E7" w:rsidP="00BF42E7">
      <w:pPr>
        <w:pStyle w:val="Code"/>
        <w:rPr>
          <w:highlight w:val="white"/>
        </w:rPr>
      </w:pPr>
      <w:r w:rsidRPr="00BF42E7">
        <w:rPr>
          <w:highlight w:val="white"/>
        </w:rPr>
        <w:t xml:space="preserve">                }</w:t>
      </w:r>
    </w:p>
    <w:p w14:paraId="0A099A28" w14:textId="77777777" w:rsidR="00BF42E7" w:rsidRPr="00BF42E7" w:rsidRDefault="00BF42E7" w:rsidP="00BF42E7">
      <w:pPr>
        <w:pStyle w:val="Code"/>
        <w:rPr>
          <w:highlight w:val="white"/>
        </w:rPr>
      </w:pPr>
      <w:r w:rsidRPr="00BF42E7">
        <w:rPr>
          <w:highlight w:val="white"/>
        </w:rPr>
        <w:lastRenderedPageBreak/>
        <w:t xml:space="preserve">                format[index] = '\0';</w:t>
      </w:r>
    </w:p>
    <w:p w14:paraId="2D6BB0D2" w14:textId="77777777" w:rsidR="00BF42E7" w:rsidRPr="00BF42E7" w:rsidRDefault="00BF42E7" w:rsidP="00BF42E7">
      <w:pPr>
        <w:pStyle w:val="Code"/>
        <w:rPr>
          <w:highlight w:val="white"/>
        </w:rPr>
      </w:pPr>
    </w:p>
    <w:p w14:paraId="176B3C49" w14:textId="77777777" w:rsidR="00BF42E7" w:rsidRPr="00BF42E7" w:rsidRDefault="00BF42E7" w:rsidP="00BF42E7">
      <w:pPr>
        <w:pStyle w:val="Code"/>
        <w:rPr>
          <w:highlight w:val="white"/>
        </w:rPr>
      </w:pPr>
      <w:r w:rsidRPr="00BF42E7">
        <w:rPr>
          <w:highlight w:val="white"/>
        </w:rPr>
        <w:t xml:space="preserve">                if (!star) {</w:t>
      </w:r>
    </w:p>
    <w:p w14:paraId="07F487C0" w14:textId="77777777" w:rsidR="00BF42E7" w:rsidRPr="00BF42E7" w:rsidRDefault="00BF42E7" w:rsidP="00BF42E7">
      <w:pPr>
        <w:pStyle w:val="Code"/>
        <w:rPr>
          <w:highlight w:val="white"/>
        </w:rPr>
      </w:pPr>
      <w:r w:rsidRPr="00BF42E7">
        <w:rPr>
          <w:highlight w:val="white"/>
        </w:rPr>
        <w:t xml:space="preserve">                  char* string = va_arg(arg_list, char*);</w:t>
      </w:r>
    </w:p>
    <w:p w14:paraId="4B089250" w14:textId="77777777" w:rsidR="00BF42E7" w:rsidRPr="00BF42E7" w:rsidRDefault="00BF42E7" w:rsidP="00BF42E7">
      <w:pPr>
        <w:pStyle w:val="Code"/>
        <w:rPr>
          <w:highlight w:val="white"/>
        </w:rPr>
      </w:pPr>
      <w:r w:rsidRPr="00BF42E7">
        <w:rPr>
          <w:highlight w:val="white"/>
        </w:rPr>
        <w:t xml:space="preserve">                  scanPattern(string, &amp;format[startIndex], not);</w:t>
      </w:r>
    </w:p>
    <w:p w14:paraId="22E1DE6E" w14:textId="77777777" w:rsidR="00BF42E7" w:rsidRPr="00BF42E7" w:rsidRDefault="00BF42E7" w:rsidP="00BF42E7">
      <w:pPr>
        <w:pStyle w:val="Code"/>
        <w:rPr>
          <w:highlight w:val="white"/>
        </w:rPr>
      </w:pPr>
      <w:r w:rsidRPr="00BF42E7">
        <w:rPr>
          <w:highlight w:val="white"/>
        </w:rPr>
        <w:t xml:space="preserve">                }</w:t>
      </w:r>
    </w:p>
    <w:p w14:paraId="4E1EF3DB" w14:textId="77777777" w:rsidR="00BF42E7" w:rsidRPr="00BF42E7" w:rsidRDefault="00BF42E7" w:rsidP="00BF42E7">
      <w:pPr>
        <w:pStyle w:val="Code"/>
        <w:rPr>
          <w:highlight w:val="white"/>
        </w:rPr>
      </w:pPr>
      <w:r w:rsidRPr="00BF42E7">
        <w:rPr>
          <w:highlight w:val="white"/>
        </w:rPr>
        <w:t xml:space="preserve">                else {</w:t>
      </w:r>
    </w:p>
    <w:p w14:paraId="147E06DB" w14:textId="77777777" w:rsidR="00BF42E7" w:rsidRPr="00BF42E7" w:rsidRDefault="00BF42E7" w:rsidP="00BF42E7">
      <w:pPr>
        <w:pStyle w:val="Code"/>
        <w:rPr>
          <w:highlight w:val="white"/>
        </w:rPr>
      </w:pPr>
      <w:r w:rsidRPr="00BF42E7">
        <w:rPr>
          <w:highlight w:val="white"/>
        </w:rPr>
        <w:t xml:space="preserve">                  scanPattern(NULL, &amp;format[startIndex], not);</w:t>
      </w:r>
    </w:p>
    <w:p w14:paraId="41D9C16C" w14:textId="77777777" w:rsidR="00BF42E7" w:rsidRPr="00BF42E7" w:rsidRDefault="00BF42E7" w:rsidP="00BF42E7">
      <w:pPr>
        <w:pStyle w:val="Code"/>
        <w:rPr>
          <w:highlight w:val="white"/>
        </w:rPr>
      </w:pPr>
      <w:r w:rsidRPr="00BF42E7">
        <w:rPr>
          <w:highlight w:val="white"/>
        </w:rPr>
        <w:t xml:space="preserve">                }</w:t>
      </w:r>
    </w:p>
    <w:p w14:paraId="59DE191C" w14:textId="77777777" w:rsidR="00BF42E7" w:rsidRPr="00BF42E7" w:rsidRDefault="00BF42E7" w:rsidP="00BF42E7">
      <w:pPr>
        <w:pStyle w:val="Code"/>
        <w:rPr>
          <w:highlight w:val="white"/>
        </w:rPr>
      </w:pPr>
      <w:r w:rsidRPr="00BF42E7">
        <w:rPr>
          <w:highlight w:val="white"/>
        </w:rPr>
        <w:t xml:space="preserve">              }</w:t>
      </w:r>
    </w:p>
    <w:p w14:paraId="38762EF3" w14:textId="77777777" w:rsidR="00BF42E7" w:rsidRPr="00BF42E7" w:rsidRDefault="00BF42E7" w:rsidP="00BF42E7">
      <w:pPr>
        <w:pStyle w:val="Code"/>
        <w:rPr>
          <w:highlight w:val="white"/>
        </w:rPr>
      </w:pPr>
      <w:r w:rsidRPr="00BF42E7">
        <w:rPr>
          <w:highlight w:val="white"/>
        </w:rPr>
        <w:t xml:space="preserve">            }</w:t>
      </w:r>
    </w:p>
    <w:p w14:paraId="28F3E9B5" w14:textId="77777777" w:rsidR="00BF42E7" w:rsidRPr="00BF42E7" w:rsidRDefault="00BF42E7" w:rsidP="00BF42E7">
      <w:pPr>
        <w:pStyle w:val="Code"/>
        <w:rPr>
          <w:highlight w:val="white"/>
        </w:rPr>
      </w:pPr>
      <w:r w:rsidRPr="00BF42E7">
        <w:rPr>
          <w:highlight w:val="white"/>
        </w:rPr>
        <w:t xml:space="preserve">            break;</w:t>
      </w:r>
    </w:p>
    <w:p w14:paraId="30599EE5" w14:textId="77777777" w:rsidR="00BF42E7" w:rsidRPr="00BF42E7" w:rsidRDefault="00BF42E7" w:rsidP="00BF42E7">
      <w:pPr>
        <w:pStyle w:val="Code"/>
        <w:rPr>
          <w:highlight w:val="white"/>
        </w:rPr>
      </w:pPr>
    </w:p>
    <w:p w14:paraId="79317E5F" w14:textId="77777777" w:rsidR="00BF42E7" w:rsidRPr="00BF42E7" w:rsidRDefault="00BF42E7" w:rsidP="00BF42E7">
      <w:pPr>
        <w:pStyle w:val="Code"/>
        <w:rPr>
          <w:highlight w:val="white"/>
        </w:rPr>
      </w:pPr>
      <w:r w:rsidRPr="00BF42E7">
        <w:rPr>
          <w:highlight w:val="white"/>
        </w:rPr>
        <w:t xml:space="preserve">          case 'n':</w:t>
      </w:r>
    </w:p>
    <w:p w14:paraId="7AC9F1C7" w14:textId="77777777" w:rsidR="00BF42E7" w:rsidRPr="00BF42E7" w:rsidRDefault="00BF42E7" w:rsidP="00BF42E7">
      <w:pPr>
        <w:pStyle w:val="Code"/>
        <w:rPr>
          <w:highlight w:val="white"/>
        </w:rPr>
      </w:pPr>
      <w:r w:rsidRPr="00BF42E7">
        <w:rPr>
          <w:highlight w:val="white"/>
        </w:rPr>
        <w:t xml:space="preserve">            charsPtr = va_arg(arg_list, int*);</w:t>
      </w:r>
    </w:p>
    <w:p w14:paraId="304D5575" w14:textId="77777777" w:rsidR="00BF42E7" w:rsidRPr="00BF42E7" w:rsidRDefault="00BF42E7" w:rsidP="00BF42E7">
      <w:pPr>
        <w:pStyle w:val="Code"/>
        <w:rPr>
          <w:highlight w:val="white"/>
        </w:rPr>
      </w:pPr>
      <w:r w:rsidRPr="00BF42E7">
        <w:rPr>
          <w:highlight w:val="white"/>
        </w:rPr>
        <w:t xml:space="preserve">            *charsPtr = g_inChars;</w:t>
      </w:r>
    </w:p>
    <w:p w14:paraId="21D42E37" w14:textId="77777777" w:rsidR="00BF42E7" w:rsidRPr="00BF42E7" w:rsidRDefault="00BF42E7" w:rsidP="00BF42E7">
      <w:pPr>
        <w:pStyle w:val="Code"/>
        <w:rPr>
          <w:highlight w:val="white"/>
        </w:rPr>
      </w:pPr>
      <w:r w:rsidRPr="00BF42E7">
        <w:rPr>
          <w:highlight w:val="white"/>
        </w:rPr>
        <w:t xml:space="preserve">            percent = FALSE;</w:t>
      </w:r>
    </w:p>
    <w:p w14:paraId="63FDBD1C" w14:textId="77777777" w:rsidR="00BF42E7" w:rsidRPr="00BF42E7" w:rsidRDefault="00BF42E7" w:rsidP="00BF42E7">
      <w:pPr>
        <w:pStyle w:val="Code"/>
        <w:rPr>
          <w:highlight w:val="white"/>
        </w:rPr>
      </w:pPr>
      <w:r w:rsidRPr="00BF42E7">
        <w:rPr>
          <w:highlight w:val="white"/>
        </w:rPr>
        <w:t xml:space="preserve">            break;</w:t>
      </w:r>
    </w:p>
    <w:p w14:paraId="184CBFCE" w14:textId="77777777" w:rsidR="00BF42E7" w:rsidRPr="00BF42E7" w:rsidRDefault="00BF42E7" w:rsidP="00BF42E7">
      <w:pPr>
        <w:pStyle w:val="Code"/>
        <w:rPr>
          <w:highlight w:val="white"/>
        </w:rPr>
      </w:pPr>
    </w:p>
    <w:p w14:paraId="5366F323" w14:textId="77777777" w:rsidR="00BF42E7" w:rsidRPr="00BF42E7" w:rsidRDefault="00BF42E7" w:rsidP="00BF42E7">
      <w:pPr>
        <w:pStyle w:val="Code"/>
        <w:rPr>
          <w:highlight w:val="white"/>
        </w:rPr>
      </w:pPr>
      <w:r w:rsidRPr="00BF42E7">
        <w:rPr>
          <w:highlight w:val="white"/>
        </w:rPr>
        <w:t xml:space="preserve">          default:</w:t>
      </w:r>
    </w:p>
    <w:p w14:paraId="2F8A737C" w14:textId="77777777" w:rsidR="00BF42E7" w:rsidRPr="00BF42E7" w:rsidRDefault="00BF42E7" w:rsidP="00BF42E7">
      <w:pPr>
        <w:pStyle w:val="Code"/>
        <w:rPr>
          <w:highlight w:val="white"/>
        </w:rPr>
      </w:pPr>
      <w:r w:rsidRPr="00BF42E7">
        <w:rPr>
          <w:highlight w:val="white"/>
        </w:rPr>
        <w:t xml:space="preserve">            printf("scanFormat c = '%c'\n", c);</w:t>
      </w:r>
    </w:p>
    <w:p w14:paraId="6D7D39DB" w14:textId="77777777" w:rsidR="00BF42E7" w:rsidRPr="00BF42E7" w:rsidRDefault="00BF42E7" w:rsidP="00BF42E7">
      <w:pPr>
        <w:pStyle w:val="Code"/>
        <w:rPr>
          <w:highlight w:val="white"/>
        </w:rPr>
      </w:pPr>
      <w:r w:rsidRPr="00BF42E7">
        <w:rPr>
          <w:highlight w:val="white"/>
        </w:rPr>
        <w:t xml:space="preserve">            break;</w:t>
      </w:r>
    </w:p>
    <w:p w14:paraId="78217048" w14:textId="77777777" w:rsidR="00BF42E7" w:rsidRPr="00BF42E7" w:rsidRDefault="00BF42E7" w:rsidP="00BF42E7">
      <w:pPr>
        <w:pStyle w:val="Code"/>
        <w:rPr>
          <w:highlight w:val="white"/>
        </w:rPr>
      </w:pPr>
      <w:r w:rsidRPr="00BF42E7">
        <w:rPr>
          <w:highlight w:val="white"/>
        </w:rPr>
        <w:t xml:space="preserve">        }</w:t>
      </w:r>
    </w:p>
    <w:p w14:paraId="35DD5F63" w14:textId="77777777" w:rsidR="00BF42E7" w:rsidRPr="00BF42E7" w:rsidRDefault="00BF42E7" w:rsidP="00BF42E7">
      <w:pPr>
        <w:pStyle w:val="Code"/>
        <w:rPr>
          <w:highlight w:val="white"/>
        </w:rPr>
      </w:pPr>
      <w:r w:rsidRPr="00BF42E7">
        <w:rPr>
          <w:highlight w:val="white"/>
        </w:rPr>
        <w:t xml:space="preserve">      }</w:t>
      </w:r>
    </w:p>
    <w:p w14:paraId="08A11BBB" w14:textId="77777777" w:rsidR="00BF42E7" w:rsidRPr="00BF42E7" w:rsidRDefault="00BF42E7" w:rsidP="00BF42E7">
      <w:pPr>
        <w:pStyle w:val="Code"/>
        <w:rPr>
          <w:highlight w:val="white"/>
        </w:rPr>
      </w:pPr>
      <w:r w:rsidRPr="00BF42E7">
        <w:rPr>
          <w:highlight w:val="white"/>
        </w:rPr>
        <w:t xml:space="preserve">      else {</w:t>
      </w:r>
    </w:p>
    <w:p w14:paraId="27B18258" w14:textId="77777777" w:rsidR="00BF42E7" w:rsidRPr="00BF42E7" w:rsidRDefault="00BF42E7" w:rsidP="00BF42E7">
      <w:pPr>
        <w:pStyle w:val="Code"/>
        <w:rPr>
          <w:highlight w:val="white"/>
        </w:rPr>
      </w:pPr>
      <w:r w:rsidRPr="00BF42E7">
        <w:rPr>
          <w:highlight w:val="white"/>
        </w:rPr>
        <w:t xml:space="preserve">        if (c == '%') {</w:t>
      </w:r>
    </w:p>
    <w:p w14:paraId="5FE2204A" w14:textId="77777777" w:rsidR="00BF42E7" w:rsidRPr="00BF42E7" w:rsidRDefault="00BF42E7" w:rsidP="00BF42E7">
      <w:pPr>
        <w:pStyle w:val="Code"/>
        <w:rPr>
          <w:highlight w:val="white"/>
        </w:rPr>
      </w:pPr>
      <w:r w:rsidRPr="00BF42E7">
        <w:rPr>
          <w:highlight w:val="white"/>
        </w:rPr>
        <w:t xml:space="preserve">          percent = TRUE;</w:t>
      </w:r>
    </w:p>
    <w:p w14:paraId="00FDAB2D" w14:textId="77777777" w:rsidR="00BF42E7" w:rsidRPr="00BF42E7" w:rsidRDefault="00BF42E7" w:rsidP="00BF42E7">
      <w:pPr>
        <w:pStyle w:val="Code"/>
        <w:rPr>
          <w:highlight w:val="white"/>
        </w:rPr>
      </w:pPr>
      <w:r w:rsidRPr="00BF42E7">
        <w:rPr>
          <w:highlight w:val="white"/>
        </w:rPr>
        <w:t xml:space="preserve">          shortInt = FALSE;</w:t>
      </w:r>
    </w:p>
    <w:p w14:paraId="1E9C8D3B" w14:textId="77777777" w:rsidR="00BF42E7" w:rsidRPr="00BF42E7" w:rsidRDefault="00BF42E7" w:rsidP="00BF42E7">
      <w:pPr>
        <w:pStyle w:val="Code"/>
        <w:rPr>
          <w:highlight w:val="white"/>
        </w:rPr>
      </w:pPr>
      <w:r w:rsidRPr="00BF42E7">
        <w:rPr>
          <w:highlight w:val="white"/>
        </w:rPr>
        <w:t xml:space="preserve">          longIntOrDouble = FALSE;</w:t>
      </w:r>
    </w:p>
    <w:p w14:paraId="76E2C688" w14:textId="77777777" w:rsidR="00BF42E7" w:rsidRPr="00BF42E7" w:rsidRDefault="00BF42E7" w:rsidP="00BF42E7">
      <w:pPr>
        <w:pStyle w:val="Code"/>
        <w:rPr>
          <w:highlight w:val="white"/>
        </w:rPr>
      </w:pPr>
      <w:r w:rsidRPr="00BF42E7">
        <w:rPr>
          <w:highlight w:val="white"/>
        </w:rPr>
        <w:t xml:space="preserve">          longDouble = FALSE;</w:t>
      </w:r>
    </w:p>
    <w:p w14:paraId="74E73A4A" w14:textId="77777777" w:rsidR="00BF42E7" w:rsidRPr="00BF42E7" w:rsidRDefault="00BF42E7" w:rsidP="00BF42E7">
      <w:pPr>
        <w:pStyle w:val="Code"/>
        <w:rPr>
          <w:highlight w:val="white"/>
        </w:rPr>
      </w:pPr>
      <w:r w:rsidRPr="00BF42E7">
        <w:rPr>
          <w:highlight w:val="white"/>
        </w:rPr>
        <w:t xml:space="preserve">          star = FALSE;</w:t>
      </w:r>
    </w:p>
    <w:p w14:paraId="65B41A3F" w14:textId="77777777" w:rsidR="00BF42E7" w:rsidRPr="00BF42E7" w:rsidRDefault="00BF42E7" w:rsidP="00BF42E7">
      <w:pPr>
        <w:pStyle w:val="Code"/>
        <w:rPr>
          <w:highlight w:val="white"/>
        </w:rPr>
      </w:pPr>
      <w:r w:rsidRPr="00BF42E7">
        <w:rPr>
          <w:highlight w:val="white"/>
        </w:rPr>
        <w:t xml:space="preserve">        }</w:t>
      </w:r>
    </w:p>
    <w:p w14:paraId="495FDC58" w14:textId="77777777" w:rsidR="00BF42E7" w:rsidRPr="00BF42E7" w:rsidRDefault="00BF42E7" w:rsidP="00BF42E7">
      <w:pPr>
        <w:pStyle w:val="Code"/>
        <w:rPr>
          <w:highlight w:val="white"/>
        </w:rPr>
      </w:pPr>
      <w:r w:rsidRPr="00BF42E7">
        <w:rPr>
          <w:highlight w:val="white"/>
        </w:rPr>
        <w:t xml:space="preserve">      }</w:t>
      </w:r>
    </w:p>
    <w:p w14:paraId="7D9506AA" w14:textId="77777777" w:rsidR="00BF42E7" w:rsidRPr="00BF42E7" w:rsidRDefault="00BF42E7" w:rsidP="00BF42E7">
      <w:pPr>
        <w:pStyle w:val="Code"/>
        <w:rPr>
          <w:highlight w:val="white"/>
        </w:rPr>
      </w:pPr>
      <w:r w:rsidRPr="00BF42E7">
        <w:rPr>
          <w:highlight w:val="white"/>
        </w:rPr>
        <w:t xml:space="preserve">    }</w:t>
      </w:r>
    </w:p>
    <w:p w14:paraId="592D9AC6" w14:textId="77777777" w:rsidR="00BF42E7" w:rsidRPr="00BF42E7" w:rsidRDefault="00BF42E7" w:rsidP="00BF42E7">
      <w:pPr>
        <w:pStyle w:val="Code"/>
        <w:rPr>
          <w:highlight w:val="white"/>
        </w:rPr>
      </w:pPr>
      <w:r w:rsidRPr="00BF42E7">
        <w:rPr>
          <w:highlight w:val="white"/>
        </w:rPr>
        <w:t xml:space="preserve">  }</w:t>
      </w:r>
    </w:p>
    <w:p w14:paraId="459770E0" w14:textId="77777777" w:rsidR="00BF42E7" w:rsidRPr="00BF42E7" w:rsidRDefault="00BF42E7" w:rsidP="00BF42E7">
      <w:pPr>
        <w:pStyle w:val="Code"/>
        <w:rPr>
          <w:highlight w:val="white"/>
        </w:rPr>
      </w:pPr>
    </w:p>
    <w:p w14:paraId="5DD21E22" w14:textId="77777777" w:rsidR="00BF42E7" w:rsidRPr="00BF42E7" w:rsidRDefault="00BF42E7" w:rsidP="00BF42E7">
      <w:pPr>
        <w:pStyle w:val="Code"/>
        <w:rPr>
          <w:highlight w:val="white"/>
        </w:rPr>
      </w:pPr>
      <w:r w:rsidRPr="00BF42E7">
        <w:rPr>
          <w:highlight w:val="white"/>
        </w:rPr>
        <w:t xml:space="preserve">  return g_inCount;</w:t>
      </w:r>
    </w:p>
    <w:p w14:paraId="60DAF99B" w14:textId="77777777" w:rsidR="00BF42E7" w:rsidRPr="00BF42E7" w:rsidRDefault="00BF42E7" w:rsidP="00BF42E7">
      <w:pPr>
        <w:pStyle w:val="Code"/>
        <w:rPr>
          <w:highlight w:val="white"/>
        </w:rPr>
      </w:pPr>
      <w:r w:rsidRPr="00BF42E7">
        <w:rPr>
          <w:highlight w:val="white"/>
        </w:rPr>
        <w:t>}</w:t>
      </w:r>
    </w:p>
    <w:p w14:paraId="14E234AA" w14:textId="77777777" w:rsidR="00442030" w:rsidRPr="00BF42E7" w:rsidRDefault="00442030" w:rsidP="00BF42E7">
      <w:pPr>
        <w:pStyle w:val="Code"/>
        <w:rPr>
          <w:highlight w:val="white"/>
        </w:rPr>
      </w:pPr>
    </w:p>
    <w:p w14:paraId="450B088B" w14:textId="77777777" w:rsidR="00442030" w:rsidRPr="00442030" w:rsidRDefault="00442030" w:rsidP="00442030">
      <w:pPr>
        <w:pStyle w:val="Code"/>
        <w:rPr>
          <w:highlight w:val="white"/>
        </w:rPr>
      </w:pPr>
      <w:r w:rsidRPr="00442030">
        <w:rPr>
          <w:highlight w:val="white"/>
        </w:rPr>
        <w:t>int scanf(char* format, ...) {</w:t>
      </w:r>
    </w:p>
    <w:p w14:paraId="53538B78" w14:textId="77777777" w:rsidR="00442030" w:rsidRPr="00442030" w:rsidRDefault="00442030" w:rsidP="00442030">
      <w:pPr>
        <w:pStyle w:val="Code"/>
        <w:rPr>
          <w:highlight w:val="white"/>
        </w:rPr>
      </w:pPr>
      <w:r w:rsidRPr="00442030">
        <w:rPr>
          <w:highlight w:val="white"/>
        </w:rPr>
        <w:t xml:space="preserve">  va_list arg_list;</w:t>
      </w:r>
    </w:p>
    <w:p w14:paraId="471A65AB" w14:textId="77777777" w:rsidR="00442030" w:rsidRPr="00442030" w:rsidRDefault="00442030" w:rsidP="00442030">
      <w:pPr>
        <w:pStyle w:val="Code"/>
        <w:rPr>
          <w:highlight w:val="white"/>
        </w:rPr>
      </w:pPr>
      <w:r w:rsidRPr="00442030">
        <w:rPr>
          <w:highlight w:val="white"/>
        </w:rPr>
        <w:t xml:space="preserve">  va_start(arg_list, format);</w:t>
      </w:r>
    </w:p>
    <w:p w14:paraId="5ABB1A40" w14:textId="77777777" w:rsidR="00442030" w:rsidRPr="00442030" w:rsidRDefault="00442030" w:rsidP="00442030">
      <w:pPr>
        <w:pStyle w:val="Code"/>
        <w:rPr>
          <w:highlight w:val="white"/>
        </w:rPr>
      </w:pPr>
      <w:r w:rsidRPr="00442030">
        <w:rPr>
          <w:highlight w:val="white"/>
        </w:rPr>
        <w:t xml:space="preserve">  return vscanf(format, arg_list);</w:t>
      </w:r>
    </w:p>
    <w:p w14:paraId="56EAEDE1" w14:textId="77777777" w:rsidR="00442030" w:rsidRPr="00442030" w:rsidRDefault="00442030" w:rsidP="00442030">
      <w:pPr>
        <w:pStyle w:val="Code"/>
        <w:rPr>
          <w:highlight w:val="white"/>
        </w:rPr>
      </w:pPr>
      <w:r w:rsidRPr="00442030">
        <w:rPr>
          <w:highlight w:val="white"/>
        </w:rPr>
        <w:t>}</w:t>
      </w:r>
    </w:p>
    <w:p w14:paraId="0DB4A868" w14:textId="77777777" w:rsidR="00442030" w:rsidRPr="00442030" w:rsidRDefault="00442030" w:rsidP="00442030">
      <w:pPr>
        <w:pStyle w:val="Code"/>
        <w:rPr>
          <w:highlight w:val="white"/>
        </w:rPr>
      </w:pPr>
    </w:p>
    <w:p w14:paraId="66AD6530" w14:textId="77777777" w:rsidR="00442030" w:rsidRPr="00442030" w:rsidRDefault="00442030" w:rsidP="00442030">
      <w:pPr>
        <w:pStyle w:val="Code"/>
        <w:rPr>
          <w:highlight w:val="white"/>
        </w:rPr>
      </w:pPr>
      <w:r w:rsidRPr="00442030">
        <w:rPr>
          <w:highlight w:val="white"/>
        </w:rPr>
        <w:t>int vscanf(char* format, va_list arg_list) {</w:t>
      </w:r>
    </w:p>
    <w:p w14:paraId="250FC040" w14:textId="77777777" w:rsidR="00442030" w:rsidRPr="00442030" w:rsidRDefault="00442030" w:rsidP="00442030">
      <w:pPr>
        <w:pStyle w:val="Code"/>
        <w:rPr>
          <w:highlight w:val="white"/>
        </w:rPr>
      </w:pPr>
      <w:r w:rsidRPr="00442030">
        <w:rPr>
          <w:highlight w:val="white"/>
        </w:rPr>
        <w:t xml:space="preserve">  return vfscanf(stdin, format, arg_list);</w:t>
      </w:r>
    </w:p>
    <w:p w14:paraId="684F1A9C" w14:textId="77777777" w:rsidR="00442030" w:rsidRPr="00442030" w:rsidRDefault="00442030" w:rsidP="00442030">
      <w:pPr>
        <w:pStyle w:val="Code"/>
        <w:rPr>
          <w:highlight w:val="white"/>
        </w:rPr>
      </w:pPr>
      <w:r w:rsidRPr="00442030">
        <w:rPr>
          <w:highlight w:val="white"/>
        </w:rPr>
        <w:t>}</w:t>
      </w:r>
    </w:p>
    <w:p w14:paraId="3DBCB7D3" w14:textId="77777777" w:rsidR="00442030" w:rsidRPr="00442030" w:rsidRDefault="00442030" w:rsidP="00442030">
      <w:pPr>
        <w:pStyle w:val="Code"/>
        <w:rPr>
          <w:highlight w:val="white"/>
        </w:rPr>
      </w:pPr>
    </w:p>
    <w:p w14:paraId="0BE4FBBD" w14:textId="77777777" w:rsidR="00442030" w:rsidRPr="00442030" w:rsidRDefault="00442030" w:rsidP="00442030">
      <w:pPr>
        <w:pStyle w:val="Code"/>
        <w:rPr>
          <w:highlight w:val="white"/>
        </w:rPr>
      </w:pPr>
      <w:r w:rsidRPr="00442030">
        <w:rPr>
          <w:highlight w:val="white"/>
        </w:rPr>
        <w:t>int fscanf(FILE* inStream, char* format, ...) {</w:t>
      </w:r>
    </w:p>
    <w:p w14:paraId="6A9A2C38" w14:textId="77777777" w:rsidR="00442030" w:rsidRPr="00442030" w:rsidRDefault="00442030" w:rsidP="00442030">
      <w:pPr>
        <w:pStyle w:val="Code"/>
        <w:rPr>
          <w:highlight w:val="white"/>
        </w:rPr>
      </w:pPr>
      <w:r w:rsidRPr="00442030">
        <w:rPr>
          <w:highlight w:val="white"/>
        </w:rPr>
        <w:t xml:space="preserve">  va_list arg_list;</w:t>
      </w:r>
    </w:p>
    <w:p w14:paraId="379F40C7" w14:textId="77777777" w:rsidR="00442030" w:rsidRPr="00442030" w:rsidRDefault="00442030" w:rsidP="00442030">
      <w:pPr>
        <w:pStyle w:val="Code"/>
        <w:rPr>
          <w:highlight w:val="white"/>
        </w:rPr>
      </w:pPr>
      <w:r w:rsidRPr="00442030">
        <w:rPr>
          <w:highlight w:val="white"/>
        </w:rPr>
        <w:t xml:space="preserve">  va_start(arg_list, format);</w:t>
      </w:r>
    </w:p>
    <w:p w14:paraId="7384E35D" w14:textId="77777777" w:rsidR="00442030" w:rsidRPr="00442030" w:rsidRDefault="00442030" w:rsidP="00442030">
      <w:pPr>
        <w:pStyle w:val="Code"/>
        <w:rPr>
          <w:highlight w:val="white"/>
        </w:rPr>
      </w:pPr>
      <w:r w:rsidRPr="00442030">
        <w:rPr>
          <w:highlight w:val="white"/>
        </w:rPr>
        <w:t xml:space="preserve">  return vfscanf(inStream, format, arg_list);</w:t>
      </w:r>
    </w:p>
    <w:p w14:paraId="4C135527" w14:textId="77777777" w:rsidR="00442030" w:rsidRPr="00442030" w:rsidRDefault="00442030" w:rsidP="00442030">
      <w:pPr>
        <w:pStyle w:val="Code"/>
        <w:rPr>
          <w:highlight w:val="white"/>
        </w:rPr>
      </w:pPr>
      <w:r w:rsidRPr="00442030">
        <w:rPr>
          <w:highlight w:val="white"/>
        </w:rPr>
        <w:t>}</w:t>
      </w:r>
    </w:p>
    <w:p w14:paraId="1CB6A870" w14:textId="77777777" w:rsidR="00442030" w:rsidRPr="00442030" w:rsidRDefault="00442030" w:rsidP="00442030">
      <w:pPr>
        <w:pStyle w:val="Code"/>
        <w:rPr>
          <w:highlight w:val="white"/>
        </w:rPr>
      </w:pPr>
    </w:p>
    <w:p w14:paraId="2668A06A" w14:textId="77777777" w:rsidR="00442030" w:rsidRPr="00442030" w:rsidRDefault="00442030" w:rsidP="00442030">
      <w:pPr>
        <w:pStyle w:val="Code"/>
        <w:rPr>
          <w:highlight w:val="white"/>
        </w:rPr>
      </w:pPr>
      <w:r w:rsidRPr="00442030">
        <w:rPr>
          <w:highlight w:val="white"/>
        </w:rPr>
        <w:t>int vfscanf(FILE* inStream, char* format, va_list arg_list) {</w:t>
      </w:r>
    </w:p>
    <w:p w14:paraId="16DEC02D" w14:textId="77777777" w:rsidR="00442030" w:rsidRPr="00442030" w:rsidRDefault="00442030" w:rsidP="00442030">
      <w:pPr>
        <w:pStyle w:val="Code"/>
        <w:rPr>
          <w:highlight w:val="white"/>
        </w:rPr>
      </w:pPr>
      <w:r w:rsidRPr="00442030">
        <w:rPr>
          <w:highlight w:val="white"/>
        </w:rPr>
        <w:t xml:space="preserve">  g_inStatus = DEVICE;</w:t>
      </w:r>
    </w:p>
    <w:p w14:paraId="7A7F44A1" w14:textId="77777777" w:rsidR="00442030" w:rsidRPr="00442030" w:rsidRDefault="00442030" w:rsidP="00442030">
      <w:pPr>
        <w:pStyle w:val="Code"/>
        <w:rPr>
          <w:highlight w:val="white"/>
        </w:rPr>
      </w:pPr>
      <w:r w:rsidRPr="00442030">
        <w:rPr>
          <w:highlight w:val="white"/>
        </w:rPr>
        <w:lastRenderedPageBreak/>
        <w:t xml:space="preserve">  g_inDevice = (void*) inStream;</w:t>
      </w:r>
    </w:p>
    <w:p w14:paraId="7F78BCDC" w14:textId="77777777" w:rsidR="00442030" w:rsidRPr="00442030" w:rsidRDefault="00442030" w:rsidP="00442030">
      <w:pPr>
        <w:pStyle w:val="Code"/>
        <w:rPr>
          <w:highlight w:val="white"/>
        </w:rPr>
      </w:pPr>
      <w:r w:rsidRPr="00442030">
        <w:rPr>
          <w:highlight w:val="white"/>
        </w:rPr>
        <w:t xml:space="preserve">  return scanFormat(format, arg_list);</w:t>
      </w:r>
    </w:p>
    <w:p w14:paraId="55F2452C" w14:textId="77777777" w:rsidR="00442030" w:rsidRPr="00442030" w:rsidRDefault="00442030" w:rsidP="00442030">
      <w:pPr>
        <w:pStyle w:val="Code"/>
        <w:rPr>
          <w:highlight w:val="white"/>
        </w:rPr>
      </w:pPr>
      <w:r w:rsidRPr="00442030">
        <w:rPr>
          <w:highlight w:val="white"/>
        </w:rPr>
        <w:t>}</w:t>
      </w:r>
    </w:p>
    <w:p w14:paraId="4A548F90" w14:textId="77777777" w:rsidR="00442030" w:rsidRPr="00442030" w:rsidRDefault="00442030" w:rsidP="00442030">
      <w:pPr>
        <w:pStyle w:val="Code"/>
        <w:rPr>
          <w:highlight w:val="white"/>
        </w:rPr>
      </w:pPr>
    </w:p>
    <w:p w14:paraId="29145457" w14:textId="77777777" w:rsidR="00442030" w:rsidRPr="00442030" w:rsidRDefault="00442030" w:rsidP="00442030">
      <w:pPr>
        <w:pStyle w:val="Code"/>
        <w:rPr>
          <w:highlight w:val="white"/>
        </w:rPr>
      </w:pPr>
      <w:r w:rsidRPr="00442030">
        <w:rPr>
          <w:highlight w:val="white"/>
        </w:rPr>
        <w:t>int sscanf(char* inString, char* format, ...) {</w:t>
      </w:r>
    </w:p>
    <w:p w14:paraId="0BF45CF5" w14:textId="77777777" w:rsidR="00442030" w:rsidRPr="00442030" w:rsidRDefault="00442030" w:rsidP="00442030">
      <w:pPr>
        <w:pStyle w:val="Code"/>
        <w:rPr>
          <w:highlight w:val="white"/>
        </w:rPr>
      </w:pPr>
      <w:r w:rsidRPr="00442030">
        <w:rPr>
          <w:highlight w:val="white"/>
        </w:rPr>
        <w:t xml:space="preserve">  va_list arg_list;</w:t>
      </w:r>
    </w:p>
    <w:p w14:paraId="389EE431" w14:textId="77777777" w:rsidR="00442030" w:rsidRPr="00442030" w:rsidRDefault="00442030" w:rsidP="00442030">
      <w:pPr>
        <w:pStyle w:val="Code"/>
        <w:rPr>
          <w:highlight w:val="white"/>
        </w:rPr>
      </w:pPr>
      <w:r w:rsidRPr="00442030">
        <w:rPr>
          <w:highlight w:val="white"/>
        </w:rPr>
        <w:t xml:space="preserve">  va_start(arg_list, format);</w:t>
      </w:r>
    </w:p>
    <w:p w14:paraId="42A506B0" w14:textId="77777777" w:rsidR="00442030" w:rsidRPr="00442030" w:rsidRDefault="00442030" w:rsidP="00442030">
      <w:pPr>
        <w:pStyle w:val="Code"/>
        <w:rPr>
          <w:highlight w:val="white"/>
        </w:rPr>
      </w:pPr>
      <w:r w:rsidRPr="00442030">
        <w:rPr>
          <w:highlight w:val="white"/>
        </w:rPr>
        <w:t xml:space="preserve">  return vsscanf(inString, format, arg_list);</w:t>
      </w:r>
    </w:p>
    <w:p w14:paraId="4FFE7470" w14:textId="77777777" w:rsidR="00442030" w:rsidRPr="00442030" w:rsidRDefault="00442030" w:rsidP="00442030">
      <w:pPr>
        <w:pStyle w:val="Code"/>
        <w:rPr>
          <w:highlight w:val="white"/>
        </w:rPr>
      </w:pPr>
      <w:r w:rsidRPr="00442030">
        <w:rPr>
          <w:highlight w:val="white"/>
        </w:rPr>
        <w:t>}</w:t>
      </w:r>
    </w:p>
    <w:p w14:paraId="6FC5D91B" w14:textId="77777777" w:rsidR="00442030" w:rsidRPr="00442030" w:rsidRDefault="00442030" w:rsidP="00442030">
      <w:pPr>
        <w:pStyle w:val="Code"/>
        <w:rPr>
          <w:highlight w:val="white"/>
        </w:rPr>
      </w:pPr>
    </w:p>
    <w:p w14:paraId="1426DAA5" w14:textId="77777777" w:rsidR="00442030" w:rsidRPr="00442030" w:rsidRDefault="00442030" w:rsidP="00442030">
      <w:pPr>
        <w:pStyle w:val="Code"/>
        <w:rPr>
          <w:highlight w:val="white"/>
        </w:rPr>
      </w:pPr>
      <w:r w:rsidRPr="00442030">
        <w:rPr>
          <w:highlight w:val="white"/>
        </w:rPr>
        <w:t>int vsscanf(char* inString, char* format, va_list arg_list) {</w:t>
      </w:r>
    </w:p>
    <w:p w14:paraId="319EACE8" w14:textId="77777777" w:rsidR="00442030" w:rsidRPr="00442030" w:rsidRDefault="00442030" w:rsidP="00442030">
      <w:pPr>
        <w:pStyle w:val="Code"/>
        <w:rPr>
          <w:highlight w:val="white"/>
        </w:rPr>
      </w:pPr>
      <w:r w:rsidRPr="00442030">
        <w:rPr>
          <w:highlight w:val="white"/>
        </w:rPr>
        <w:t xml:space="preserve">  g_inStatus = STRING;</w:t>
      </w:r>
    </w:p>
    <w:p w14:paraId="2F5C0644" w14:textId="77777777" w:rsidR="00442030" w:rsidRPr="00442030" w:rsidRDefault="00442030" w:rsidP="00442030">
      <w:pPr>
        <w:pStyle w:val="Code"/>
        <w:rPr>
          <w:highlight w:val="white"/>
        </w:rPr>
      </w:pPr>
      <w:r w:rsidRPr="00442030">
        <w:rPr>
          <w:highlight w:val="white"/>
        </w:rPr>
        <w:t xml:space="preserve">  g_inDevice = (void*) inString;</w:t>
      </w:r>
    </w:p>
    <w:p w14:paraId="78692B34" w14:textId="77777777" w:rsidR="00442030" w:rsidRPr="00442030" w:rsidRDefault="00442030" w:rsidP="00442030">
      <w:pPr>
        <w:pStyle w:val="Code"/>
        <w:rPr>
          <w:highlight w:val="white"/>
        </w:rPr>
      </w:pPr>
      <w:r w:rsidRPr="00442030">
        <w:rPr>
          <w:highlight w:val="white"/>
        </w:rPr>
        <w:t xml:space="preserve">  return scanFormat(format, arg_list);</w:t>
      </w:r>
    </w:p>
    <w:p w14:paraId="7226052C" w14:textId="75AB552F" w:rsidR="00442030" w:rsidRPr="00442030" w:rsidRDefault="00442030" w:rsidP="00442030">
      <w:pPr>
        <w:pStyle w:val="Code"/>
      </w:pPr>
      <w:r w:rsidRPr="00442030">
        <w:rPr>
          <w:highlight w:val="white"/>
        </w:rPr>
        <w:t>}</w:t>
      </w:r>
    </w:p>
    <w:p w14:paraId="51018664" w14:textId="5CCD879C" w:rsidR="00265BDF" w:rsidRPr="00D822A3" w:rsidRDefault="004007C3" w:rsidP="00265BDF">
      <w:pPr>
        <w:pStyle w:val="Rubrik3"/>
        <w:rPr>
          <w:lang w:val="en-GB"/>
        </w:rPr>
      </w:pPr>
      <w:bookmarkStart w:id="478"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8"/>
    </w:p>
    <w:p w14:paraId="174C04F8" w14:textId="1B67F95A" w:rsidR="00577582" w:rsidRPr="00D822A3" w:rsidRDefault="008D6750" w:rsidP="006217C5">
      <w:pPr>
        <w:pStyle w:val="CodeListing"/>
        <w:rPr>
          <w:lang w:val="en-GB"/>
        </w:rPr>
      </w:pPr>
      <w:proofErr w:type="spellStart"/>
      <w:r w:rsidRPr="00D822A3">
        <w:rPr>
          <w:lang w:val="en-GB"/>
        </w:rPr>
        <w:t>f</w:t>
      </w:r>
      <w:r w:rsidR="006217C5" w:rsidRPr="00D822A3">
        <w:rPr>
          <w:lang w:val="en-GB"/>
        </w:rPr>
        <w:t>ile.h</w:t>
      </w:r>
      <w:proofErr w:type="spellEnd"/>
    </w:p>
    <w:p w14:paraId="09EFEDF3" w14:textId="77777777" w:rsidR="00FA7367" w:rsidRPr="00FA7367" w:rsidRDefault="00FA7367" w:rsidP="00FA7367">
      <w:pPr>
        <w:pStyle w:val="Code"/>
        <w:rPr>
          <w:highlight w:val="white"/>
        </w:rPr>
      </w:pPr>
      <w:r w:rsidRPr="00FA7367">
        <w:rPr>
          <w:highlight w:val="white"/>
        </w:rPr>
        <w:t>#ifndef __FILE_H__</w:t>
      </w:r>
    </w:p>
    <w:p w14:paraId="548830C2" w14:textId="77777777" w:rsidR="00FA7367" w:rsidRPr="00FA7367" w:rsidRDefault="00FA7367" w:rsidP="00FA7367">
      <w:pPr>
        <w:pStyle w:val="Code"/>
        <w:rPr>
          <w:highlight w:val="white"/>
        </w:rPr>
      </w:pPr>
      <w:r w:rsidRPr="00FA7367">
        <w:rPr>
          <w:highlight w:val="white"/>
        </w:rPr>
        <w:t>#define __FILE_H__</w:t>
      </w:r>
    </w:p>
    <w:p w14:paraId="07C36623" w14:textId="77777777" w:rsidR="00FA7367" w:rsidRPr="00FA7367" w:rsidRDefault="00FA7367" w:rsidP="00FA7367">
      <w:pPr>
        <w:pStyle w:val="Code"/>
        <w:rPr>
          <w:highlight w:val="white"/>
        </w:rPr>
      </w:pPr>
    </w:p>
    <w:p w14:paraId="6E31F027" w14:textId="77777777" w:rsidR="00FA7367" w:rsidRPr="00FA7367" w:rsidRDefault="00FA7367" w:rsidP="00FA7367">
      <w:pPr>
        <w:pStyle w:val="Code"/>
        <w:rPr>
          <w:highlight w:val="white"/>
        </w:rPr>
      </w:pPr>
      <w:r w:rsidRPr="00FA7367">
        <w:rPr>
          <w:highlight w:val="white"/>
        </w:rPr>
        <w:t>#define FOPEN_MAX 20</w:t>
      </w:r>
    </w:p>
    <w:p w14:paraId="0CD70527" w14:textId="77777777" w:rsidR="00FA7367" w:rsidRPr="00FA7367" w:rsidRDefault="00FA7367" w:rsidP="00FA7367">
      <w:pPr>
        <w:pStyle w:val="Code"/>
        <w:rPr>
          <w:highlight w:val="white"/>
        </w:rPr>
      </w:pPr>
      <w:r w:rsidRPr="00FA7367">
        <w:rPr>
          <w:highlight w:val="white"/>
        </w:rPr>
        <w:t>#define FILENAME_MAX 16</w:t>
      </w:r>
    </w:p>
    <w:p w14:paraId="2FED5BBF" w14:textId="77777777" w:rsidR="00FA7367" w:rsidRPr="00FA7367" w:rsidRDefault="00FA7367" w:rsidP="00FA7367">
      <w:pPr>
        <w:pStyle w:val="Code"/>
        <w:rPr>
          <w:highlight w:val="white"/>
        </w:rPr>
      </w:pPr>
    </w:p>
    <w:p w14:paraId="3FE5792A" w14:textId="77777777" w:rsidR="00FA7367" w:rsidRPr="00FA7367" w:rsidRDefault="00FA7367" w:rsidP="00FA7367">
      <w:pPr>
        <w:pStyle w:val="Code"/>
        <w:rPr>
          <w:highlight w:val="white"/>
        </w:rPr>
      </w:pPr>
      <w:r w:rsidRPr="00FA7367">
        <w:rPr>
          <w:highlight w:val="white"/>
        </w:rPr>
        <w:t>#define fpos_t int</w:t>
      </w:r>
    </w:p>
    <w:p w14:paraId="616624BC" w14:textId="77777777" w:rsidR="00FA7367" w:rsidRPr="00FA7367" w:rsidRDefault="00FA7367" w:rsidP="00FA7367">
      <w:pPr>
        <w:pStyle w:val="Code"/>
        <w:rPr>
          <w:highlight w:val="white"/>
        </w:rPr>
      </w:pPr>
      <w:r w:rsidRPr="00FA7367">
        <w:rPr>
          <w:highlight w:val="white"/>
        </w:rPr>
        <w:t>#define EOF -1</w:t>
      </w:r>
    </w:p>
    <w:p w14:paraId="269C3064" w14:textId="77777777" w:rsidR="00FA7367" w:rsidRPr="00FA7367" w:rsidRDefault="00FA7367" w:rsidP="00FA7367">
      <w:pPr>
        <w:pStyle w:val="Code"/>
        <w:rPr>
          <w:highlight w:val="white"/>
        </w:rPr>
      </w:pPr>
    </w:p>
    <w:p w14:paraId="50F93BFA" w14:textId="77777777" w:rsidR="00FA7367" w:rsidRPr="00FA7367" w:rsidRDefault="00FA7367" w:rsidP="00FA7367">
      <w:pPr>
        <w:pStyle w:val="Code"/>
        <w:rPr>
          <w:highlight w:val="white"/>
        </w:rPr>
      </w:pPr>
      <w:r w:rsidRPr="00FA7367">
        <w:rPr>
          <w:highlight w:val="white"/>
        </w:rPr>
        <w:t>typedef unsigned int UINT;</w:t>
      </w:r>
    </w:p>
    <w:p w14:paraId="047EC2E3" w14:textId="77777777" w:rsidR="00FA7367" w:rsidRPr="00FA7367" w:rsidRDefault="00FA7367" w:rsidP="00FA7367">
      <w:pPr>
        <w:pStyle w:val="Code"/>
        <w:rPr>
          <w:highlight w:val="white"/>
        </w:rPr>
      </w:pPr>
    </w:p>
    <w:p w14:paraId="0E072282" w14:textId="77777777" w:rsidR="00FA7367" w:rsidRPr="00FA7367" w:rsidRDefault="00FA7367" w:rsidP="00FA7367">
      <w:pPr>
        <w:pStyle w:val="Code"/>
        <w:rPr>
          <w:highlight w:val="white"/>
        </w:rPr>
      </w:pPr>
      <w:r w:rsidRPr="00FA7367">
        <w:rPr>
          <w:highlight w:val="white"/>
        </w:rPr>
        <w:t>typedef struct {</w:t>
      </w:r>
    </w:p>
    <w:p w14:paraId="42C396DD" w14:textId="77777777" w:rsidR="00FA7367" w:rsidRPr="00FA7367" w:rsidRDefault="00FA7367" w:rsidP="00FA7367">
      <w:pPr>
        <w:pStyle w:val="Code"/>
        <w:rPr>
          <w:highlight w:val="white"/>
        </w:rPr>
      </w:pPr>
      <w:r w:rsidRPr="00FA7367">
        <w:rPr>
          <w:highlight w:val="white"/>
        </w:rPr>
        <w:t xml:space="preserve">  BOOL open;</w:t>
      </w:r>
    </w:p>
    <w:p w14:paraId="647F7A9E" w14:textId="77777777" w:rsidR="00FA7367" w:rsidRPr="00FA7367" w:rsidRDefault="00FA7367" w:rsidP="00FA7367">
      <w:pPr>
        <w:pStyle w:val="Code"/>
        <w:rPr>
          <w:highlight w:val="white"/>
        </w:rPr>
      </w:pPr>
      <w:r w:rsidRPr="00FA7367">
        <w:rPr>
          <w:highlight w:val="white"/>
        </w:rPr>
        <w:t xml:space="preserve">  UINT handle;</w:t>
      </w:r>
    </w:p>
    <w:p w14:paraId="098FF38A" w14:textId="77777777" w:rsidR="00FA7367" w:rsidRPr="00FA7367" w:rsidRDefault="00FA7367" w:rsidP="00FA7367">
      <w:pPr>
        <w:pStyle w:val="Code"/>
        <w:rPr>
          <w:highlight w:val="white"/>
        </w:rPr>
      </w:pPr>
      <w:r w:rsidRPr="00FA7367">
        <w:rPr>
          <w:highlight w:val="white"/>
        </w:rPr>
        <w:t xml:space="preserve">  char name[FILENAME_MAX], ungetc;</w:t>
      </w:r>
    </w:p>
    <w:p w14:paraId="727EBD70" w14:textId="77777777" w:rsidR="00FA7367" w:rsidRPr="00FA7367" w:rsidRDefault="00FA7367" w:rsidP="00FA7367">
      <w:pPr>
        <w:pStyle w:val="Code"/>
        <w:rPr>
          <w:highlight w:val="white"/>
        </w:rPr>
      </w:pPr>
      <w:r w:rsidRPr="00FA7367">
        <w:rPr>
          <w:highlight w:val="white"/>
        </w:rPr>
        <w:t xml:space="preserve">  int errno;</w:t>
      </w:r>
    </w:p>
    <w:p w14:paraId="03365665" w14:textId="77777777" w:rsidR="00FA7367" w:rsidRPr="00FA7367" w:rsidRDefault="00FA7367" w:rsidP="00FA7367">
      <w:pPr>
        <w:pStyle w:val="Code"/>
        <w:rPr>
          <w:highlight w:val="white"/>
        </w:rPr>
      </w:pPr>
      <w:r w:rsidRPr="00FA7367">
        <w:rPr>
          <w:highlight w:val="white"/>
        </w:rPr>
        <w:t xml:space="preserve">  unsigned int position, size;</w:t>
      </w:r>
    </w:p>
    <w:p w14:paraId="569D18F6" w14:textId="77777777" w:rsidR="00FA7367" w:rsidRPr="00FA7367" w:rsidRDefault="00FA7367" w:rsidP="00FA7367">
      <w:pPr>
        <w:pStyle w:val="Code"/>
        <w:rPr>
          <w:highlight w:val="white"/>
        </w:rPr>
      </w:pPr>
      <w:r w:rsidRPr="00FA7367">
        <w:rPr>
          <w:highlight w:val="white"/>
        </w:rPr>
        <w:t xml:space="preserve">  BOOL temporary;</w:t>
      </w:r>
    </w:p>
    <w:p w14:paraId="63D37F04" w14:textId="77777777" w:rsidR="00FA7367" w:rsidRPr="00FA7367" w:rsidRDefault="00FA7367" w:rsidP="00FA7367">
      <w:pPr>
        <w:pStyle w:val="Code"/>
        <w:rPr>
          <w:highlight w:val="white"/>
        </w:rPr>
      </w:pPr>
      <w:r w:rsidRPr="00FA7367">
        <w:rPr>
          <w:highlight w:val="white"/>
        </w:rPr>
        <w:t>} FILE;</w:t>
      </w:r>
    </w:p>
    <w:p w14:paraId="43BCB1A4" w14:textId="77777777" w:rsidR="00FA7367" w:rsidRPr="00FA7367" w:rsidRDefault="00FA7367" w:rsidP="00FA7367">
      <w:pPr>
        <w:pStyle w:val="Code"/>
        <w:rPr>
          <w:highlight w:val="white"/>
        </w:rPr>
      </w:pPr>
    </w:p>
    <w:p w14:paraId="38F7BDB7" w14:textId="77777777" w:rsidR="00FA7367" w:rsidRPr="00FA7367" w:rsidRDefault="00FA7367" w:rsidP="00FA7367">
      <w:pPr>
        <w:pStyle w:val="Code"/>
        <w:rPr>
          <w:highlight w:val="white"/>
        </w:rPr>
      </w:pPr>
      <w:r w:rsidRPr="00FA7367">
        <w:rPr>
          <w:highlight w:val="white"/>
        </w:rPr>
        <w:t>extern FILE *stdin, *stdout, *stderr;</w:t>
      </w:r>
    </w:p>
    <w:p w14:paraId="1335E6DB" w14:textId="77777777" w:rsidR="00FA7367" w:rsidRPr="00FA7367" w:rsidRDefault="00FA7367" w:rsidP="00FA7367">
      <w:pPr>
        <w:pStyle w:val="Code"/>
        <w:rPr>
          <w:highlight w:val="white"/>
        </w:rPr>
      </w:pPr>
    </w:p>
    <w:p w14:paraId="15E61D14" w14:textId="77777777" w:rsidR="00FA7367" w:rsidRPr="00FA7367" w:rsidRDefault="00FA7367" w:rsidP="00FA7367">
      <w:pPr>
        <w:pStyle w:val="Code"/>
        <w:rPr>
          <w:highlight w:val="white"/>
        </w:rPr>
      </w:pPr>
      <w:r w:rsidRPr="00FA7367">
        <w:rPr>
          <w:highlight w:val="white"/>
        </w:rPr>
        <w:t>extern enum {EEXIST, ENOENT, EACCES};</w:t>
      </w:r>
    </w:p>
    <w:p w14:paraId="37F6409D" w14:textId="77777777" w:rsidR="00FA7367" w:rsidRPr="00FA7367" w:rsidRDefault="00FA7367" w:rsidP="00FA7367">
      <w:pPr>
        <w:pStyle w:val="Code"/>
        <w:rPr>
          <w:highlight w:val="white"/>
        </w:rPr>
      </w:pPr>
      <w:r w:rsidRPr="00FA7367">
        <w:rPr>
          <w:highlight w:val="white"/>
        </w:rPr>
        <w:t>extern enum {SEEK_SET, SEEK_CUR, SEEK_END};</w:t>
      </w:r>
    </w:p>
    <w:p w14:paraId="7D199149" w14:textId="77777777" w:rsidR="00FA7367" w:rsidRPr="00FA7367" w:rsidRDefault="00FA7367" w:rsidP="00FA7367">
      <w:pPr>
        <w:pStyle w:val="Code"/>
        <w:rPr>
          <w:highlight w:val="white"/>
        </w:rPr>
      </w:pPr>
      <w:r w:rsidRPr="00FA7367">
        <w:rPr>
          <w:highlight w:val="white"/>
        </w:rPr>
        <w:t>extern enum {READ, WRITE, READ_WRITE};</w:t>
      </w:r>
    </w:p>
    <w:p w14:paraId="58E79DF2" w14:textId="77777777" w:rsidR="00FA7367" w:rsidRPr="00FA7367" w:rsidRDefault="00FA7367" w:rsidP="00FA7367">
      <w:pPr>
        <w:pStyle w:val="Code"/>
        <w:rPr>
          <w:highlight w:val="white"/>
        </w:rPr>
      </w:pPr>
    </w:p>
    <w:p w14:paraId="48A333A4" w14:textId="77777777" w:rsidR="00FA7367" w:rsidRPr="00FA7367" w:rsidRDefault="00FA7367" w:rsidP="00FA7367">
      <w:pPr>
        <w:pStyle w:val="Code"/>
        <w:rPr>
          <w:highlight w:val="white"/>
        </w:rPr>
      </w:pPr>
      <w:r w:rsidRPr="00FA7367">
        <w:rPr>
          <w:highlight w:val="white"/>
        </w:rPr>
        <w:t>#ifdef __LINUX__</w:t>
      </w:r>
    </w:p>
    <w:p w14:paraId="3800F58B" w14:textId="77777777" w:rsidR="00FA7367" w:rsidRPr="00FA7367" w:rsidRDefault="00FA7367" w:rsidP="00FA7367">
      <w:pPr>
        <w:pStyle w:val="Code"/>
        <w:rPr>
          <w:highlight w:val="white"/>
        </w:rPr>
      </w:pPr>
      <w:r w:rsidRPr="00FA7367">
        <w:rPr>
          <w:highlight w:val="white"/>
        </w:rPr>
        <w:t xml:space="preserve">  #define O_RDONLY    0x0000L      /* open for reading only */</w:t>
      </w:r>
    </w:p>
    <w:p w14:paraId="17D89C9B" w14:textId="77777777" w:rsidR="00FA7367" w:rsidRPr="00FA7367" w:rsidRDefault="00FA7367" w:rsidP="00FA7367">
      <w:pPr>
        <w:pStyle w:val="Code"/>
        <w:rPr>
          <w:highlight w:val="white"/>
        </w:rPr>
      </w:pPr>
      <w:r w:rsidRPr="00FA7367">
        <w:rPr>
          <w:highlight w:val="white"/>
        </w:rPr>
        <w:t xml:space="preserve">  #define O_WRONLY    0x0001L      /* open for writing only */</w:t>
      </w:r>
    </w:p>
    <w:p w14:paraId="6BFCA83E" w14:textId="77777777" w:rsidR="00FA7367" w:rsidRPr="00FA7367" w:rsidRDefault="00FA7367" w:rsidP="00FA7367">
      <w:pPr>
        <w:pStyle w:val="Code"/>
        <w:rPr>
          <w:highlight w:val="white"/>
        </w:rPr>
      </w:pPr>
      <w:r w:rsidRPr="00FA7367">
        <w:rPr>
          <w:highlight w:val="white"/>
        </w:rPr>
        <w:t xml:space="preserve">  #define O_CREAT     0x0200L      /* create if nonexistant */</w:t>
      </w:r>
    </w:p>
    <w:p w14:paraId="56CF4CBB" w14:textId="77777777" w:rsidR="00FA7367" w:rsidRPr="00FA7367" w:rsidRDefault="00FA7367" w:rsidP="00FA7367">
      <w:pPr>
        <w:pStyle w:val="Code"/>
        <w:rPr>
          <w:highlight w:val="white"/>
        </w:rPr>
      </w:pPr>
      <w:r w:rsidRPr="00FA7367">
        <w:rPr>
          <w:highlight w:val="white"/>
        </w:rPr>
        <w:t xml:space="preserve">  #define O_TRUNC     0x0400L      /* truncate to zero length */</w:t>
      </w:r>
    </w:p>
    <w:p w14:paraId="69BF85A9" w14:textId="77777777" w:rsidR="00FA7367" w:rsidRPr="00FA7367" w:rsidRDefault="00FA7367" w:rsidP="00FA7367">
      <w:pPr>
        <w:pStyle w:val="Code"/>
        <w:rPr>
          <w:highlight w:val="white"/>
        </w:rPr>
      </w:pPr>
    </w:p>
    <w:p w14:paraId="73779B87" w14:textId="77777777" w:rsidR="00FA7367" w:rsidRPr="00FA7367" w:rsidRDefault="00FA7367" w:rsidP="00FA7367">
      <w:pPr>
        <w:pStyle w:val="Code"/>
        <w:rPr>
          <w:highlight w:val="white"/>
        </w:rPr>
      </w:pPr>
      <w:r w:rsidRPr="00FA7367">
        <w:rPr>
          <w:highlight w:val="white"/>
        </w:rPr>
        <w:t xml:space="preserve">  #define FILE_DESC_STDOUT 1</w:t>
      </w:r>
    </w:p>
    <w:p w14:paraId="4E9682E7" w14:textId="77777777" w:rsidR="00FA7367" w:rsidRPr="00FA7367" w:rsidRDefault="00FA7367" w:rsidP="00FA7367">
      <w:pPr>
        <w:pStyle w:val="Code"/>
        <w:rPr>
          <w:highlight w:val="white"/>
        </w:rPr>
      </w:pPr>
    </w:p>
    <w:p w14:paraId="7F28B14E" w14:textId="77777777" w:rsidR="00FA7367" w:rsidRPr="00FA7367" w:rsidRDefault="00FA7367" w:rsidP="00FA7367">
      <w:pPr>
        <w:pStyle w:val="Code"/>
        <w:rPr>
          <w:highlight w:val="white"/>
        </w:rPr>
      </w:pPr>
      <w:r w:rsidRPr="00FA7367">
        <w:rPr>
          <w:highlight w:val="white"/>
        </w:rPr>
        <w:t xml:space="preserve">  #define SYS_EXIT 1</w:t>
      </w:r>
    </w:p>
    <w:p w14:paraId="5726F1EC" w14:textId="77777777" w:rsidR="00FA7367" w:rsidRPr="00FA7367" w:rsidRDefault="00FA7367" w:rsidP="00FA7367">
      <w:pPr>
        <w:pStyle w:val="Code"/>
        <w:rPr>
          <w:highlight w:val="white"/>
        </w:rPr>
      </w:pPr>
      <w:r w:rsidRPr="00FA7367">
        <w:rPr>
          <w:highlight w:val="white"/>
        </w:rPr>
        <w:t xml:space="preserve">  #define SYS_READ 3</w:t>
      </w:r>
    </w:p>
    <w:p w14:paraId="0C1BDCDB" w14:textId="77777777" w:rsidR="00FA7367" w:rsidRPr="00FA7367" w:rsidRDefault="00FA7367" w:rsidP="00FA7367">
      <w:pPr>
        <w:pStyle w:val="Code"/>
        <w:rPr>
          <w:highlight w:val="white"/>
        </w:rPr>
      </w:pPr>
      <w:r w:rsidRPr="00FA7367">
        <w:rPr>
          <w:highlight w:val="white"/>
        </w:rPr>
        <w:t xml:space="preserve">  #define SYS_WRITE 4</w:t>
      </w:r>
    </w:p>
    <w:p w14:paraId="23F4632D" w14:textId="77777777" w:rsidR="00FA7367" w:rsidRPr="00FA7367" w:rsidRDefault="00FA7367" w:rsidP="00FA7367">
      <w:pPr>
        <w:pStyle w:val="Code"/>
        <w:rPr>
          <w:highlight w:val="white"/>
        </w:rPr>
      </w:pPr>
      <w:r w:rsidRPr="00FA7367">
        <w:rPr>
          <w:highlight w:val="white"/>
        </w:rPr>
        <w:t xml:space="preserve">  #define SYS_OPEN 5</w:t>
      </w:r>
    </w:p>
    <w:p w14:paraId="718D6FDD" w14:textId="77777777" w:rsidR="00FA7367" w:rsidRPr="00FA7367" w:rsidRDefault="00FA7367" w:rsidP="00FA7367">
      <w:pPr>
        <w:pStyle w:val="Code"/>
        <w:rPr>
          <w:highlight w:val="white"/>
        </w:rPr>
      </w:pPr>
      <w:r w:rsidRPr="00FA7367">
        <w:rPr>
          <w:highlight w:val="white"/>
        </w:rPr>
        <w:lastRenderedPageBreak/>
        <w:t xml:space="preserve">  #define SYS_CLOSE 6</w:t>
      </w:r>
    </w:p>
    <w:p w14:paraId="5A096C2B" w14:textId="77777777" w:rsidR="00FA7367" w:rsidRPr="00FA7367" w:rsidRDefault="00FA7367" w:rsidP="00FA7367">
      <w:pPr>
        <w:pStyle w:val="Code"/>
        <w:rPr>
          <w:highlight w:val="white"/>
        </w:rPr>
      </w:pPr>
      <w:r w:rsidRPr="00FA7367">
        <w:rPr>
          <w:highlight w:val="white"/>
        </w:rPr>
        <w:t>#endif</w:t>
      </w:r>
    </w:p>
    <w:p w14:paraId="36878344" w14:textId="77777777" w:rsidR="00FA7367" w:rsidRPr="00FA7367" w:rsidRDefault="00FA7367" w:rsidP="00FA7367">
      <w:pPr>
        <w:pStyle w:val="Code"/>
        <w:rPr>
          <w:highlight w:val="white"/>
        </w:rPr>
      </w:pPr>
    </w:p>
    <w:p w14:paraId="07C392C9" w14:textId="77777777" w:rsidR="00FA7367" w:rsidRPr="00FA7367" w:rsidRDefault="00FA7367" w:rsidP="00FA7367">
      <w:pPr>
        <w:pStyle w:val="Code"/>
        <w:rPr>
          <w:highlight w:val="white"/>
        </w:rPr>
      </w:pPr>
      <w:r w:rsidRPr="00FA7367">
        <w:rPr>
          <w:highlight w:val="white"/>
        </w:rPr>
        <w:t>#define getc(stream) fgetc(stream)</w:t>
      </w:r>
    </w:p>
    <w:p w14:paraId="74E2DCA4" w14:textId="77777777" w:rsidR="00FA7367" w:rsidRPr="00FA7367" w:rsidRDefault="00FA7367" w:rsidP="00FA7367">
      <w:pPr>
        <w:pStyle w:val="Code"/>
        <w:rPr>
          <w:highlight w:val="white"/>
        </w:rPr>
      </w:pPr>
    </w:p>
    <w:p w14:paraId="3E37858D" w14:textId="77777777" w:rsidR="00FA7367" w:rsidRPr="00FA7367" w:rsidRDefault="00FA7367" w:rsidP="00FA7367">
      <w:pPr>
        <w:pStyle w:val="Code"/>
        <w:rPr>
          <w:highlight w:val="white"/>
        </w:rPr>
      </w:pPr>
      <w:r w:rsidRPr="00FA7367">
        <w:rPr>
          <w:highlight w:val="white"/>
        </w:rPr>
        <w:t>BOOL fileexists(const char* name);</w:t>
      </w:r>
    </w:p>
    <w:p w14:paraId="730B435E" w14:textId="77777777" w:rsidR="00FA7367" w:rsidRPr="00FA7367" w:rsidRDefault="00FA7367" w:rsidP="00FA7367">
      <w:pPr>
        <w:pStyle w:val="Code"/>
        <w:rPr>
          <w:highlight w:val="white"/>
        </w:rPr>
      </w:pPr>
      <w:r w:rsidRPr="00FA7367">
        <w:rPr>
          <w:highlight w:val="white"/>
        </w:rPr>
        <w:t>FILE* fopen(const char* filename, const char* mode);</w:t>
      </w:r>
    </w:p>
    <w:p w14:paraId="1224627D" w14:textId="77777777" w:rsidR="00FA7367" w:rsidRPr="00FA7367" w:rsidRDefault="00FA7367" w:rsidP="00FA7367">
      <w:pPr>
        <w:pStyle w:val="Code"/>
        <w:rPr>
          <w:highlight w:val="white"/>
        </w:rPr>
      </w:pPr>
      <w:r w:rsidRPr="00FA7367">
        <w:rPr>
          <w:highlight w:val="white"/>
        </w:rPr>
        <w:t>FILE* freopen(const char* filename, const char* mode, FILE* stream);</w:t>
      </w:r>
    </w:p>
    <w:p w14:paraId="18E31A46" w14:textId="77777777" w:rsidR="00FA7367" w:rsidRPr="00FA7367" w:rsidRDefault="00FA7367" w:rsidP="00FA7367">
      <w:pPr>
        <w:pStyle w:val="Code"/>
        <w:rPr>
          <w:highlight w:val="white"/>
        </w:rPr>
      </w:pPr>
      <w:r w:rsidRPr="00FA7367">
        <w:rPr>
          <w:highlight w:val="white"/>
        </w:rPr>
        <w:t>int fflush(FILE* stream);</w:t>
      </w:r>
    </w:p>
    <w:p w14:paraId="5B73A022" w14:textId="77777777" w:rsidR="00FA7367" w:rsidRPr="00FA7367" w:rsidRDefault="00FA7367" w:rsidP="00FA7367">
      <w:pPr>
        <w:pStyle w:val="Code"/>
        <w:rPr>
          <w:highlight w:val="white"/>
        </w:rPr>
      </w:pPr>
      <w:r w:rsidRPr="00FA7367">
        <w:rPr>
          <w:highlight w:val="white"/>
        </w:rPr>
        <w:t>int fclose(FILE* stream);</w:t>
      </w:r>
    </w:p>
    <w:p w14:paraId="7DD314BC" w14:textId="77777777" w:rsidR="00FA7367" w:rsidRPr="00FA7367" w:rsidRDefault="00FA7367" w:rsidP="00FA7367">
      <w:pPr>
        <w:pStyle w:val="Code"/>
        <w:rPr>
          <w:highlight w:val="white"/>
        </w:rPr>
      </w:pPr>
      <w:r w:rsidRPr="00FA7367">
        <w:rPr>
          <w:highlight w:val="white"/>
        </w:rPr>
        <w:t>int remove(const char* name);</w:t>
      </w:r>
    </w:p>
    <w:p w14:paraId="25CF6F14" w14:textId="77777777" w:rsidR="00FA7367" w:rsidRPr="00FA7367" w:rsidRDefault="00FA7367" w:rsidP="00FA7367">
      <w:pPr>
        <w:pStyle w:val="Code"/>
        <w:rPr>
          <w:highlight w:val="white"/>
        </w:rPr>
      </w:pPr>
      <w:r w:rsidRPr="00FA7367">
        <w:rPr>
          <w:highlight w:val="white"/>
        </w:rPr>
        <w:t>int rename(const char* oldName, const char* newName);</w:t>
      </w:r>
    </w:p>
    <w:p w14:paraId="21E512A2" w14:textId="77777777" w:rsidR="00FA7367" w:rsidRPr="00FA7367" w:rsidRDefault="00FA7367" w:rsidP="00FA7367">
      <w:pPr>
        <w:pStyle w:val="Code"/>
        <w:rPr>
          <w:highlight w:val="white"/>
        </w:rPr>
      </w:pPr>
      <w:r w:rsidRPr="00FA7367">
        <w:rPr>
          <w:highlight w:val="white"/>
        </w:rPr>
        <w:t>int setvbuf(FILE* stream, char* buffer, int mode, size_t size);</w:t>
      </w:r>
    </w:p>
    <w:p w14:paraId="6C088573" w14:textId="77777777" w:rsidR="00FA7367" w:rsidRPr="00FA7367" w:rsidRDefault="00FA7367" w:rsidP="00FA7367">
      <w:pPr>
        <w:pStyle w:val="Code"/>
        <w:rPr>
          <w:highlight w:val="white"/>
        </w:rPr>
      </w:pPr>
      <w:r w:rsidRPr="00FA7367">
        <w:rPr>
          <w:highlight w:val="white"/>
        </w:rPr>
        <w:t>void setbuf(FILE* stream, char* buffer);</w:t>
      </w:r>
    </w:p>
    <w:p w14:paraId="1DF47A40" w14:textId="77777777" w:rsidR="00FA7367" w:rsidRPr="00FA7367" w:rsidRDefault="00FA7367" w:rsidP="00FA7367">
      <w:pPr>
        <w:pStyle w:val="Code"/>
        <w:rPr>
          <w:highlight w:val="white"/>
        </w:rPr>
      </w:pPr>
      <w:r w:rsidRPr="00FA7367">
        <w:rPr>
          <w:highlight w:val="white"/>
        </w:rPr>
        <w:t>int fgetc(FILE* stream);</w:t>
      </w:r>
    </w:p>
    <w:p w14:paraId="4702AB43" w14:textId="77777777" w:rsidR="00FA7367" w:rsidRPr="00FA7367" w:rsidRDefault="00FA7367" w:rsidP="00FA7367">
      <w:pPr>
        <w:pStyle w:val="Code"/>
        <w:rPr>
          <w:highlight w:val="white"/>
        </w:rPr>
      </w:pPr>
      <w:r w:rsidRPr="00FA7367">
        <w:rPr>
          <w:highlight w:val="white"/>
        </w:rPr>
        <w:t>char* fgets(char* s, int n, FILE* stream);</w:t>
      </w:r>
    </w:p>
    <w:p w14:paraId="4C710427" w14:textId="77777777" w:rsidR="00FA7367" w:rsidRPr="00FA7367" w:rsidRDefault="00FA7367" w:rsidP="00FA7367">
      <w:pPr>
        <w:pStyle w:val="Code"/>
        <w:rPr>
          <w:highlight w:val="white"/>
        </w:rPr>
      </w:pPr>
      <w:r w:rsidRPr="00FA7367">
        <w:rPr>
          <w:highlight w:val="white"/>
        </w:rPr>
        <w:t>int fputc(int i, FILE* stream);</w:t>
      </w:r>
    </w:p>
    <w:p w14:paraId="26B92BB4" w14:textId="77777777" w:rsidR="00FA7367" w:rsidRPr="00FA7367" w:rsidRDefault="00FA7367" w:rsidP="00FA7367">
      <w:pPr>
        <w:pStyle w:val="Code"/>
        <w:rPr>
          <w:highlight w:val="white"/>
        </w:rPr>
      </w:pPr>
      <w:r w:rsidRPr="00FA7367">
        <w:rPr>
          <w:highlight w:val="white"/>
        </w:rPr>
        <w:t>int fputs(const char* s, FILE* stream);</w:t>
      </w:r>
    </w:p>
    <w:p w14:paraId="28CE6292" w14:textId="77777777" w:rsidR="00FA7367" w:rsidRPr="00FA7367" w:rsidRDefault="00FA7367" w:rsidP="00FA7367">
      <w:pPr>
        <w:pStyle w:val="Code"/>
        <w:rPr>
          <w:highlight w:val="white"/>
        </w:rPr>
      </w:pPr>
      <w:r w:rsidRPr="00FA7367">
        <w:rPr>
          <w:highlight w:val="white"/>
        </w:rPr>
        <w:t>int getchar(void);</w:t>
      </w:r>
    </w:p>
    <w:p w14:paraId="10A84E23" w14:textId="77777777" w:rsidR="00FA7367" w:rsidRPr="00FA7367" w:rsidRDefault="00FA7367" w:rsidP="00FA7367">
      <w:pPr>
        <w:pStyle w:val="Code"/>
        <w:rPr>
          <w:highlight w:val="white"/>
        </w:rPr>
      </w:pPr>
      <w:r w:rsidRPr="00FA7367">
        <w:rPr>
          <w:highlight w:val="white"/>
        </w:rPr>
        <w:t>char* gets(char* s);</w:t>
      </w:r>
    </w:p>
    <w:p w14:paraId="23CA590D" w14:textId="77777777" w:rsidR="00FA7367" w:rsidRPr="00FA7367" w:rsidRDefault="00FA7367" w:rsidP="00FA7367">
      <w:pPr>
        <w:pStyle w:val="Code"/>
        <w:rPr>
          <w:highlight w:val="white"/>
        </w:rPr>
      </w:pPr>
      <w:r w:rsidRPr="00FA7367">
        <w:rPr>
          <w:highlight w:val="white"/>
        </w:rPr>
        <w:t>int putchar(int c);</w:t>
      </w:r>
    </w:p>
    <w:p w14:paraId="24C71460" w14:textId="77777777" w:rsidR="00FA7367" w:rsidRPr="00FA7367" w:rsidRDefault="00FA7367" w:rsidP="00FA7367">
      <w:pPr>
        <w:pStyle w:val="Code"/>
        <w:rPr>
          <w:highlight w:val="white"/>
        </w:rPr>
      </w:pPr>
      <w:r w:rsidRPr="00FA7367">
        <w:rPr>
          <w:highlight w:val="white"/>
        </w:rPr>
        <w:t>int puts(const char* s);</w:t>
      </w:r>
    </w:p>
    <w:p w14:paraId="046579C0" w14:textId="77777777" w:rsidR="00FA7367" w:rsidRPr="00FA7367" w:rsidRDefault="00FA7367" w:rsidP="00FA7367">
      <w:pPr>
        <w:pStyle w:val="Code"/>
        <w:rPr>
          <w:highlight w:val="white"/>
        </w:rPr>
      </w:pPr>
      <w:r w:rsidRPr="00FA7367">
        <w:rPr>
          <w:highlight w:val="white"/>
        </w:rPr>
        <w:t>int ungetc(int c, FILE* stream);</w:t>
      </w:r>
    </w:p>
    <w:p w14:paraId="43FC6A2E" w14:textId="77777777" w:rsidR="00FA7367" w:rsidRPr="00FA7367" w:rsidRDefault="00FA7367" w:rsidP="00FA7367">
      <w:pPr>
        <w:pStyle w:val="Code"/>
        <w:rPr>
          <w:highlight w:val="white"/>
        </w:rPr>
      </w:pPr>
      <w:r w:rsidRPr="00FA7367">
        <w:rPr>
          <w:highlight w:val="white"/>
        </w:rPr>
        <w:t>size_t fread(void* ptr, size_t size, size_t nobj, FILE* stream);</w:t>
      </w:r>
    </w:p>
    <w:p w14:paraId="45823FBA" w14:textId="77777777" w:rsidR="00FA7367" w:rsidRPr="00FA7367" w:rsidRDefault="00FA7367" w:rsidP="00FA7367">
      <w:pPr>
        <w:pStyle w:val="Code"/>
        <w:rPr>
          <w:highlight w:val="white"/>
        </w:rPr>
      </w:pPr>
      <w:r w:rsidRPr="00FA7367">
        <w:rPr>
          <w:highlight w:val="white"/>
        </w:rPr>
        <w:t>size_t fwrite(const void* ptr, size_t size, size_t nobj, FILE* stream);</w:t>
      </w:r>
    </w:p>
    <w:p w14:paraId="30D39451" w14:textId="77777777" w:rsidR="00FA7367" w:rsidRPr="00FA7367" w:rsidRDefault="00FA7367" w:rsidP="00FA7367">
      <w:pPr>
        <w:pStyle w:val="Code"/>
        <w:rPr>
          <w:highlight w:val="white"/>
        </w:rPr>
      </w:pPr>
      <w:r w:rsidRPr="00FA7367">
        <w:rPr>
          <w:highlight w:val="white"/>
        </w:rPr>
        <w:t>int fseek(FILE* stream, int offset, int origin);</w:t>
      </w:r>
    </w:p>
    <w:p w14:paraId="3FEDC7C9" w14:textId="77777777" w:rsidR="00FA7367" w:rsidRPr="00FA7367" w:rsidRDefault="00FA7367" w:rsidP="00FA7367">
      <w:pPr>
        <w:pStyle w:val="Code"/>
        <w:rPr>
          <w:highlight w:val="white"/>
        </w:rPr>
      </w:pPr>
      <w:r w:rsidRPr="00FA7367">
        <w:rPr>
          <w:highlight w:val="white"/>
        </w:rPr>
        <w:t>int ftell(FILE* stream);</w:t>
      </w:r>
    </w:p>
    <w:p w14:paraId="20163420" w14:textId="77777777" w:rsidR="00FA7367" w:rsidRPr="00FA7367" w:rsidRDefault="00FA7367" w:rsidP="00FA7367">
      <w:pPr>
        <w:pStyle w:val="Code"/>
        <w:rPr>
          <w:highlight w:val="white"/>
        </w:rPr>
      </w:pPr>
      <w:r w:rsidRPr="00FA7367">
        <w:rPr>
          <w:highlight w:val="white"/>
        </w:rPr>
        <w:t>void rewind(FILE* stream);</w:t>
      </w:r>
    </w:p>
    <w:p w14:paraId="0EDA7BC1" w14:textId="77777777" w:rsidR="00FA7367" w:rsidRPr="00FA7367" w:rsidRDefault="00FA7367" w:rsidP="00FA7367">
      <w:pPr>
        <w:pStyle w:val="Code"/>
        <w:rPr>
          <w:highlight w:val="white"/>
        </w:rPr>
      </w:pPr>
      <w:r w:rsidRPr="00FA7367">
        <w:rPr>
          <w:highlight w:val="white"/>
        </w:rPr>
        <w:t>int fgetpos(FILE* stream, fpos_t* ptr);</w:t>
      </w:r>
    </w:p>
    <w:p w14:paraId="6ECA6391" w14:textId="77777777" w:rsidR="00FA7367" w:rsidRPr="00FA7367" w:rsidRDefault="00FA7367" w:rsidP="00FA7367">
      <w:pPr>
        <w:pStyle w:val="Code"/>
        <w:rPr>
          <w:highlight w:val="white"/>
        </w:rPr>
      </w:pPr>
      <w:r w:rsidRPr="00FA7367">
        <w:rPr>
          <w:highlight w:val="white"/>
        </w:rPr>
        <w:t>int fsetpos(FILE* stream, const fpos_t* ptr);</w:t>
      </w:r>
    </w:p>
    <w:p w14:paraId="655AA450" w14:textId="77777777" w:rsidR="00FA7367" w:rsidRPr="00FA7367" w:rsidRDefault="00FA7367" w:rsidP="00FA7367">
      <w:pPr>
        <w:pStyle w:val="Code"/>
        <w:rPr>
          <w:highlight w:val="white"/>
        </w:rPr>
      </w:pPr>
      <w:r w:rsidRPr="00FA7367">
        <w:rPr>
          <w:highlight w:val="white"/>
        </w:rPr>
        <w:t>void clearerr(FILE* stream);</w:t>
      </w:r>
    </w:p>
    <w:p w14:paraId="615E8DF7" w14:textId="77777777" w:rsidR="00FA7367" w:rsidRPr="00FA7367" w:rsidRDefault="00FA7367" w:rsidP="00FA7367">
      <w:pPr>
        <w:pStyle w:val="Code"/>
        <w:rPr>
          <w:highlight w:val="white"/>
        </w:rPr>
      </w:pPr>
      <w:r w:rsidRPr="00FA7367">
        <w:rPr>
          <w:highlight w:val="white"/>
        </w:rPr>
        <w:t>BOOL feof(FILE* stream);</w:t>
      </w:r>
    </w:p>
    <w:p w14:paraId="03793512" w14:textId="77777777" w:rsidR="00FA7367" w:rsidRPr="00FA7367" w:rsidRDefault="00FA7367" w:rsidP="00FA7367">
      <w:pPr>
        <w:pStyle w:val="Code"/>
        <w:rPr>
          <w:highlight w:val="white"/>
        </w:rPr>
      </w:pPr>
      <w:r w:rsidRPr="00FA7367">
        <w:rPr>
          <w:highlight w:val="white"/>
        </w:rPr>
        <w:t>int ferror(FILE* stream);</w:t>
      </w:r>
    </w:p>
    <w:p w14:paraId="5BF59C13" w14:textId="77777777" w:rsidR="00FA7367" w:rsidRPr="00FA7367" w:rsidRDefault="00FA7367" w:rsidP="00FA7367">
      <w:pPr>
        <w:pStyle w:val="Code"/>
        <w:rPr>
          <w:highlight w:val="white"/>
        </w:rPr>
      </w:pPr>
      <w:r w:rsidRPr="00FA7367">
        <w:rPr>
          <w:highlight w:val="white"/>
        </w:rPr>
        <w:t>void perror(const char* s);</w:t>
      </w:r>
    </w:p>
    <w:p w14:paraId="31D63EFB" w14:textId="77777777" w:rsidR="00FA7367" w:rsidRPr="00FA7367" w:rsidRDefault="00FA7367" w:rsidP="00FA7367">
      <w:pPr>
        <w:pStyle w:val="Code"/>
        <w:rPr>
          <w:highlight w:val="white"/>
        </w:rPr>
      </w:pPr>
    </w:p>
    <w:p w14:paraId="033AE127" w14:textId="77777777" w:rsidR="00FA7367" w:rsidRPr="00FA7367" w:rsidRDefault="00FA7367" w:rsidP="00FA7367">
      <w:pPr>
        <w:pStyle w:val="Code"/>
        <w:rPr>
          <w:highlight w:val="white"/>
        </w:rPr>
      </w:pPr>
      <w:r w:rsidRPr="00FA7367">
        <w:rPr>
          <w:highlight w:val="white"/>
        </w:rPr>
        <w:t>#endif</w:t>
      </w:r>
    </w:p>
    <w:p w14:paraId="7C0800B8" w14:textId="6705C572" w:rsidR="000644C3" w:rsidRPr="00D822A3" w:rsidRDefault="008D6750" w:rsidP="000644C3">
      <w:pPr>
        <w:pStyle w:val="CodeListing"/>
        <w:rPr>
          <w:lang w:val="en-GB"/>
        </w:rPr>
      </w:pPr>
      <w:proofErr w:type="spellStart"/>
      <w:r w:rsidRPr="00D822A3">
        <w:rPr>
          <w:lang w:val="en-GB"/>
        </w:rPr>
        <w:t>f</w:t>
      </w:r>
      <w:r w:rsidR="000644C3" w:rsidRPr="00D822A3">
        <w:rPr>
          <w:lang w:val="en-GB"/>
        </w:rPr>
        <w:t>ile.c</w:t>
      </w:r>
      <w:proofErr w:type="spellEnd"/>
    </w:p>
    <w:p w14:paraId="44C5EAD9" w14:textId="77777777" w:rsidR="00C25FEE" w:rsidRPr="00C25FEE" w:rsidRDefault="00C25FEE" w:rsidP="00C25FEE">
      <w:pPr>
        <w:pStyle w:val="Code"/>
        <w:rPr>
          <w:highlight w:val="white"/>
        </w:rPr>
      </w:pPr>
      <w:bookmarkStart w:id="479" w:name="_Toc54625169"/>
      <w:bookmarkStart w:id="480" w:name="_Hlk55231107"/>
      <w:r w:rsidRPr="00C25FEE">
        <w:rPr>
          <w:highlight w:val="white"/>
        </w:rPr>
        <w:t>#include &lt;stdio.h&gt;</w:t>
      </w:r>
    </w:p>
    <w:p w14:paraId="77CF6131" w14:textId="558468D0" w:rsidR="00C25FEE" w:rsidRPr="00C25FEE" w:rsidRDefault="00C25FEE" w:rsidP="00C25FEE">
      <w:pPr>
        <w:pStyle w:val="Code"/>
        <w:rPr>
          <w:highlight w:val="white"/>
        </w:rPr>
      </w:pPr>
      <w:r w:rsidRPr="00C25FEE">
        <w:rPr>
          <w:highlight w:val="white"/>
        </w:rPr>
        <w:t>#include &lt;</w:t>
      </w:r>
      <w:r>
        <w:rPr>
          <w:highlight w:val="white"/>
        </w:rPr>
        <w:t>e</w:t>
      </w:r>
      <w:r w:rsidRPr="00C25FEE">
        <w:rPr>
          <w:highlight w:val="white"/>
        </w:rPr>
        <w:t>rr</w:t>
      </w:r>
      <w:r>
        <w:rPr>
          <w:highlight w:val="white"/>
        </w:rPr>
        <w:t>n</w:t>
      </w:r>
      <w:r w:rsidRPr="00C25FEE">
        <w:rPr>
          <w:highlight w:val="white"/>
        </w:rPr>
        <w:t>o.h&gt;</w:t>
      </w:r>
    </w:p>
    <w:p w14:paraId="69D09740" w14:textId="020E4927" w:rsidR="00C25FEE" w:rsidRPr="00C25FEE" w:rsidRDefault="00C25FEE" w:rsidP="00C25FEE">
      <w:pPr>
        <w:pStyle w:val="Code"/>
        <w:rPr>
          <w:highlight w:val="white"/>
        </w:rPr>
      </w:pPr>
      <w:r w:rsidRPr="00C25FEE">
        <w:rPr>
          <w:highlight w:val="white"/>
        </w:rPr>
        <w:t>#include &lt;</w:t>
      </w:r>
      <w:r>
        <w:rPr>
          <w:highlight w:val="white"/>
        </w:rPr>
        <w:t>l</w:t>
      </w:r>
      <w:r w:rsidRPr="00C25FEE">
        <w:rPr>
          <w:highlight w:val="white"/>
        </w:rPr>
        <w:t>ocale.h&gt;</w:t>
      </w:r>
    </w:p>
    <w:p w14:paraId="0247553C" w14:textId="5124C12D" w:rsidR="00C25FEE" w:rsidRPr="00C25FEE" w:rsidRDefault="00C25FEE" w:rsidP="00C25FEE">
      <w:pPr>
        <w:pStyle w:val="Code"/>
        <w:rPr>
          <w:highlight w:val="white"/>
        </w:rPr>
      </w:pPr>
      <w:r w:rsidRPr="00C25FEE">
        <w:rPr>
          <w:highlight w:val="white"/>
        </w:rPr>
        <w:t>#include &lt;</w:t>
      </w:r>
      <w:r>
        <w:rPr>
          <w:highlight w:val="white"/>
        </w:rPr>
        <w:t>s</w:t>
      </w:r>
      <w:r w:rsidRPr="00C25FEE">
        <w:rPr>
          <w:highlight w:val="white"/>
        </w:rPr>
        <w:t>tring.h&gt;</w:t>
      </w:r>
    </w:p>
    <w:p w14:paraId="059D9041" w14:textId="77777777" w:rsidR="00C25FEE" w:rsidRPr="00C25FEE" w:rsidRDefault="00C25FEE" w:rsidP="00C25FEE">
      <w:pPr>
        <w:pStyle w:val="Code"/>
        <w:rPr>
          <w:highlight w:val="white"/>
        </w:rPr>
      </w:pPr>
    </w:p>
    <w:p w14:paraId="08B3BC99" w14:textId="77777777" w:rsidR="00C25FEE" w:rsidRPr="00C25FEE" w:rsidRDefault="00C25FEE" w:rsidP="00C25FEE">
      <w:pPr>
        <w:pStyle w:val="Code"/>
        <w:rPr>
          <w:highlight w:val="white"/>
        </w:rPr>
      </w:pPr>
      <w:r w:rsidRPr="00C25FEE">
        <w:rPr>
          <w:highlight w:val="white"/>
        </w:rPr>
        <w:t>FILE g_fileArray[FOPEN_MAX] = {{TRUE, 0}, {TRUE, 1}, {TRUE, 2}};</w:t>
      </w:r>
    </w:p>
    <w:p w14:paraId="324B7667" w14:textId="77777777" w:rsidR="00C25FEE" w:rsidRDefault="00C25FEE" w:rsidP="00C25FEE">
      <w:pPr>
        <w:pStyle w:val="Code"/>
        <w:rPr>
          <w:highlight w:val="white"/>
        </w:rPr>
      </w:pPr>
      <w:r w:rsidRPr="00C25FEE">
        <w:rPr>
          <w:highlight w:val="white"/>
        </w:rPr>
        <w:t>FILE *stdin = &amp;g_fileArray[0], *stdout = &amp;g_fileArray[1],</w:t>
      </w:r>
    </w:p>
    <w:p w14:paraId="7256FFC7" w14:textId="1EF57445" w:rsidR="00C25FEE" w:rsidRPr="00C25FEE" w:rsidRDefault="00C25FEE" w:rsidP="00C25FEE">
      <w:pPr>
        <w:pStyle w:val="Code"/>
        <w:rPr>
          <w:highlight w:val="white"/>
        </w:rPr>
      </w:pPr>
      <w:r>
        <w:rPr>
          <w:highlight w:val="white"/>
        </w:rPr>
        <w:t xml:space="preserve">    </w:t>
      </w:r>
      <w:r w:rsidRPr="00C25FEE">
        <w:rPr>
          <w:highlight w:val="white"/>
        </w:rPr>
        <w:t xml:space="preserve"> *stderr = &amp;g_fileArray[2];</w:t>
      </w:r>
    </w:p>
    <w:p w14:paraId="0E9F6DCF" w14:textId="77777777" w:rsidR="00C25FEE" w:rsidRPr="00C25FEE" w:rsidRDefault="00C25FEE" w:rsidP="00C25FEE">
      <w:pPr>
        <w:pStyle w:val="Code"/>
        <w:rPr>
          <w:highlight w:val="white"/>
        </w:rPr>
      </w:pPr>
    </w:p>
    <w:p w14:paraId="15445C2B" w14:textId="77777777" w:rsidR="00C25FEE" w:rsidRPr="00C25FEE" w:rsidRDefault="00C25FEE" w:rsidP="00C25FEE">
      <w:pPr>
        <w:pStyle w:val="Code"/>
        <w:rPr>
          <w:highlight w:val="white"/>
        </w:rPr>
      </w:pPr>
      <w:r w:rsidRPr="00C25FEE">
        <w:rPr>
          <w:highlight w:val="white"/>
        </w:rPr>
        <w:t>enum {EEXIST, ENOENT, EACCES};</w:t>
      </w:r>
    </w:p>
    <w:p w14:paraId="7A909969" w14:textId="77777777" w:rsidR="00C25FEE" w:rsidRPr="00C25FEE" w:rsidRDefault="00C25FEE" w:rsidP="00C25FEE">
      <w:pPr>
        <w:pStyle w:val="Code"/>
        <w:rPr>
          <w:highlight w:val="white"/>
        </w:rPr>
      </w:pPr>
      <w:r w:rsidRPr="00C25FEE">
        <w:rPr>
          <w:highlight w:val="white"/>
        </w:rPr>
        <w:t>enum {SEEK_SET = 0, SEEK_CUR = 1, SEEK_END = 2};</w:t>
      </w:r>
    </w:p>
    <w:p w14:paraId="185A4F67" w14:textId="77777777" w:rsidR="00C25FEE" w:rsidRPr="00C25FEE" w:rsidRDefault="00C25FEE" w:rsidP="00C25FEE">
      <w:pPr>
        <w:pStyle w:val="Code"/>
        <w:rPr>
          <w:highlight w:val="white"/>
        </w:rPr>
      </w:pPr>
      <w:r w:rsidRPr="00C25FEE">
        <w:rPr>
          <w:highlight w:val="white"/>
        </w:rPr>
        <w:t>enum {READ = 0x40, WRITE = 0x41, READ_WRITE = 0x42};</w:t>
      </w:r>
    </w:p>
    <w:p w14:paraId="5BA4D871" w14:textId="77777777" w:rsidR="00C25FEE" w:rsidRPr="00C25FEE" w:rsidRDefault="00C25FEE" w:rsidP="00C25FEE">
      <w:pPr>
        <w:pStyle w:val="Code"/>
        <w:rPr>
          <w:highlight w:val="white"/>
        </w:rPr>
      </w:pPr>
    </w:p>
    <w:p w14:paraId="5E103F77" w14:textId="77777777" w:rsidR="00C25FEE" w:rsidRPr="00C25FEE" w:rsidRDefault="00C25FEE" w:rsidP="00C25FEE">
      <w:pPr>
        <w:pStyle w:val="Code"/>
        <w:rPr>
          <w:highlight w:val="white"/>
        </w:rPr>
      </w:pPr>
      <w:r w:rsidRPr="00C25FEE">
        <w:rPr>
          <w:highlight w:val="white"/>
        </w:rPr>
        <w:t>#define MAX(a,b) (((a) &gt; (b)) ? (a) : (b))</w:t>
      </w:r>
    </w:p>
    <w:p w14:paraId="305F9EF5" w14:textId="77777777" w:rsidR="00C25FEE" w:rsidRPr="00C25FEE" w:rsidRDefault="00C25FEE" w:rsidP="00C25FEE">
      <w:pPr>
        <w:pStyle w:val="Code"/>
        <w:rPr>
          <w:highlight w:val="white"/>
        </w:rPr>
      </w:pPr>
    </w:p>
    <w:p w14:paraId="5F61F7F7" w14:textId="77777777" w:rsidR="00C25FEE" w:rsidRPr="00C25FEE" w:rsidRDefault="00C25FEE" w:rsidP="00C25FEE">
      <w:pPr>
        <w:pStyle w:val="Code"/>
        <w:rPr>
          <w:highlight w:val="white"/>
        </w:rPr>
      </w:pPr>
      <w:r w:rsidRPr="00C25FEE">
        <w:rPr>
          <w:highlight w:val="white"/>
        </w:rPr>
        <w:t>#define FILE_NOT_FOUND 0x02</w:t>
      </w:r>
    </w:p>
    <w:p w14:paraId="4C72AC33" w14:textId="77777777" w:rsidR="00C25FEE" w:rsidRPr="00C25FEE" w:rsidRDefault="00C25FEE" w:rsidP="00C25FEE">
      <w:pPr>
        <w:pStyle w:val="Code"/>
        <w:rPr>
          <w:highlight w:val="white"/>
        </w:rPr>
      </w:pPr>
    </w:p>
    <w:p w14:paraId="664508D3" w14:textId="77777777" w:rsidR="00C25FEE" w:rsidRPr="00C25FEE" w:rsidRDefault="00C25FEE" w:rsidP="00C25FEE">
      <w:pPr>
        <w:pStyle w:val="Code"/>
        <w:rPr>
          <w:highlight w:val="white"/>
        </w:rPr>
      </w:pPr>
      <w:r w:rsidRPr="00C25FEE">
        <w:rPr>
          <w:highlight w:val="white"/>
        </w:rPr>
        <w:t>#define PRINT(x,y) { printf(#x " = &lt;%" #y "&gt;\n", (x)); }</w:t>
      </w:r>
    </w:p>
    <w:p w14:paraId="017080DD" w14:textId="77777777" w:rsidR="00C25FEE" w:rsidRPr="00C25FEE" w:rsidRDefault="00C25FEE" w:rsidP="00C25FEE">
      <w:pPr>
        <w:pStyle w:val="Code"/>
        <w:rPr>
          <w:highlight w:val="white"/>
        </w:rPr>
      </w:pPr>
    </w:p>
    <w:p w14:paraId="540C5B93" w14:textId="77777777" w:rsidR="00C25FEE" w:rsidRPr="00C25FEE" w:rsidRDefault="00C25FEE" w:rsidP="00C25FEE">
      <w:pPr>
        <w:pStyle w:val="Code"/>
        <w:rPr>
          <w:highlight w:val="white"/>
        </w:rPr>
      </w:pPr>
      <w:r w:rsidRPr="00C25FEE">
        <w:rPr>
          <w:highlight w:val="white"/>
        </w:rPr>
        <w:lastRenderedPageBreak/>
        <w:t>static int filecreate(const char* name) {</w:t>
      </w:r>
    </w:p>
    <w:p w14:paraId="79220691" w14:textId="77777777" w:rsidR="00C25FEE" w:rsidRPr="00C25FEE" w:rsidRDefault="00C25FEE" w:rsidP="00C25FEE">
      <w:pPr>
        <w:pStyle w:val="Code"/>
        <w:rPr>
          <w:highlight w:val="white"/>
        </w:rPr>
      </w:pPr>
      <w:r w:rsidRPr="00C25FEE">
        <w:rPr>
          <w:highlight w:val="white"/>
        </w:rPr>
        <w:t>#ifdef __WINDOWS__</w:t>
      </w:r>
    </w:p>
    <w:p w14:paraId="2962F11F" w14:textId="77777777" w:rsidR="00C25FEE" w:rsidRPr="00C25FEE" w:rsidRDefault="00C25FEE" w:rsidP="00C25FEE">
      <w:pPr>
        <w:pStyle w:val="Code"/>
        <w:rPr>
          <w:highlight w:val="white"/>
        </w:rPr>
      </w:pPr>
      <w:r w:rsidRPr="00C25FEE">
        <w:rPr>
          <w:highlight w:val="white"/>
        </w:rPr>
        <w:t xml:space="preserve">  register_ah = 0x3Cs;</w:t>
      </w:r>
    </w:p>
    <w:p w14:paraId="53C90342" w14:textId="77777777" w:rsidR="00C25FEE" w:rsidRPr="00C25FEE" w:rsidRDefault="00C25FEE" w:rsidP="00C25FEE">
      <w:pPr>
        <w:pStyle w:val="Code"/>
        <w:rPr>
          <w:highlight w:val="white"/>
        </w:rPr>
      </w:pPr>
      <w:r w:rsidRPr="00C25FEE">
        <w:rPr>
          <w:highlight w:val="white"/>
        </w:rPr>
        <w:t xml:space="preserve">  register_cx = 0x00;</w:t>
      </w:r>
    </w:p>
    <w:p w14:paraId="618EE260" w14:textId="77777777" w:rsidR="00C25FEE" w:rsidRPr="00C25FEE" w:rsidRDefault="00C25FEE" w:rsidP="00C25FEE">
      <w:pPr>
        <w:pStyle w:val="Code"/>
        <w:rPr>
          <w:highlight w:val="white"/>
        </w:rPr>
      </w:pPr>
      <w:r w:rsidRPr="00C25FEE">
        <w:rPr>
          <w:highlight w:val="white"/>
        </w:rPr>
        <w:t xml:space="preserve">  register_dx = name;</w:t>
      </w:r>
    </w:p>
    <w:p w14:paraId="418F7031" w14:textId="110E86D8" w:rsidR="00C25FEE" w:rsidRDefault="00C25FEE" w:rsidP="00C25FEE">
      <w:pPr>
        <w:pStyle w:val="Code"/>
        <w:rPr>
          <w:highlight w:val="white"/>
        </w:rPr>
      </w:pPr>
      <w:r w:rsidRPr="00C25FEE">
        <w:rPr>
          <w:highlight w:val="white"/>
        </w:rPr>
        <w:t xml:space="preserve">  interrupt(0x21s);</w:t>
      </w:r>
    </w:p>
    <w:p w14:paraId="7557CE41" w14:textId="77777777" w:rsidR="00815F10" w:rsidRPr="00C25FEE" w:rsidRDefault="00815F10" w:rsidP="00C25FEE">
      <w:pPr>
        <w:pStyle w:val="Code"/>
        <w:rPr>
          <w:highlight w:val="white"/>
        </w:rPr>
      </w:pPr>
    </w:p>
    <w:p w14:paraId="54D58A70" w14:textId="77777777" w:rsidR="00815F10" w:rsidRPr="00815F10" w:rsidRDefault="00815F10" w:rsidP="00815F10">
      <w:pPr>
        <w:pStyle w:val="Code"/>
        <w:rPr>
          <w:highlight w:val="white"/>
        </w:rPr>
      </w:pPr>
      <w:r w:rsidRPr="00815F10">
        <w:rPr>
          <w:highlight w:val="white"/>
        </w:rPr>
        <w:t xml:space="preserve">  { int handle = register_ax;</w:t>
      </w:r>
    </w:p>
    <w:p w14:paraId="1F2CD876" w14:textId="77777777" w:rsidR="00815F10" w:rsidRPr="00815F10" w:rsidRDefault="00815F10" w:rsidP="00815F10">
      <w:pPr>
        <w:pStyle w:val="Code"/>
        <w:rPr>
          <w:highlight w:val="white"/>
        </w:rPr>
      </w:pPr>
    </w:p>
    <w:p w14:paraId="1678DE51" w14:textId="77777777" w:rsidR="00815F10" w:rsidRPr="00815F10" w:rsidRDefault="00815F10" w:rsidP="00815F10">
      <w:pPr>
        <w:pStyle w:val="Code"/>
        <w:rPr>
          <w:highlight w:val="white"/>
        </w:rPr>
      </w:pPr>
      <w:r w:rsidRPr="00815F10">
        <w:rPr>
          <w:highlight w:val="white"/>
        </w:rPr>
        <w:t xml:space="preserve">    if (carry_flag) {</w:t>
      </w:r>
    </w:p>
    <w:p w14:paraId="35F58CCA" w14:textId="77777777" w:rsidR="00815F10" w:rsidRPr="00815F10" w:rsidRDefault="00815F10" w:rsidP="00815F10">
      <w:pPr>
        <w:pStyle w:val="Code"/>
        <w:rPr>
          <w:highlight w:val="white"/>
        </w:rPr>
      </w:pPr>
      <w:r w:rsidRPr="00815F10">
        <w:rPr>
          <w:highlight w:val="white"/>
        </w:rPr>
        <w:t xml:space="preserve">      errno = FOPEN;</w:t>
      </w:r>
    </w:p>
    <w:p w14:paraId="2826E02D" w14:textId="77777777" w:rsidR="00815F10" w:rsidRPr="00815F10" w:rsidRDefault="00815F10" w:rsidP="00815F10">
      <w:pPr>
        <w:pStyle w:val="Code"/>
        <w:rPr>
          <w:highlight w:val="white"/>
        </w:rPr>
      </w:pPr>
      <w:r w:rsidRPr="00815F10">
        <w:rPr>
          <w:highlight w:val="white"/>
        </w:rPr>
        <w:t xml:space="preserve">      return -1;</w:t>
      </w:r>
    </w:p>
    <w:p w14:paraId="7672DA10" w14:textId="77777777" w:rsidR="00815F10" w:rsidRPr="00815F10" w:rsidRDefault="00815F10" w:rsidP="00815F10">
      <w:pPr>
        <w:pStyle w:val="Code"/>
        <w:rPr>
          <w:highlight w:val="white"/>
        </w:rPr>
      </w:pPr>
      <w:r w:rsidRPr="00815F10">
        <w:rPr>
          <w:highlight w:val="white"/>
        </w:rPr>
        <w:t xml:space="preserve">    }</w:t>
      </w:r>
    </w:p>
    <w:p w14:paraId="2F248F1A" w14:textId="77777777" w:rsidR="00815F10" w:rsidRPr="00815F10" w:rsidRDefault="00815F10" w:rsidP="00815F10">
      <w:pPr>
        <w:pStyle w:val="Code"/>
        <w:rPr>
          <w:highlight w:val="white"/>
        </w:rPr>
      </w:pPr>
    </w:p>
    <w:p w14:paraId="28929284" w14:textId="77777777" w:rsidR="00815F10" w:rsidRPr="00815F10" w:rsidRDefault="00815F10" w:rsidP="00815F10">
      <w:pPr>
        <w:pStyle w:val="Code"/>
        <w:rPr>
          <w:highlight w:val="white"/>
        </w:rPr>
      </w:pPr>
      <w:r w:rsidRPr="00815F10">
        <w:rPr>
          <w:highlight w:val="white"/>
        </w:rPr>
        <w:t xml:space="preserve">    return handle;</w:t>
      </w:r>
    </w:p>
    <w:p w14:paraId="1A0BA307" w14:textId="77777777" w:rsidR="00815F10" w:rsidRPr="00815F10" w:rsidRDefault="00815F10" w:rsidP="00815F10">
      <w:pPr>
        <w:pStyle w:val="Code"/>
        <w:rPr>
          <w:highlight w:val="white"/>
        </w:rPr>
      </w:pPr>
      <w:r w:rsidRPr="00815F10">
        <w:rPr>
          <w:highlight w:val="white"/>
        </w:rPr>
        <w:t xml:space="preserve">  }</w:t>
      </w:r>
    </w:p>
    <w:p w14:paraId="75398613" w14:textId="77777777" w:rsidR="00C25FEE" w:rsidRPr="00C25FEE" w:rsidRDefault="00C25FEE" w:rsidP="00C25FEE">
      <w:pPr>
        <w:pStyle w:val="Code"/>
        <w:rPr>
          <w:highlight w:val="white"/>
        </w:rPr>
      </w:pPr>
      <w:r w:rsidRPr="00C25FEE">
        <w:rPr>
          <w:highlight w:val="white"/>
        </w:rPr>
        <w:t>#endif</w:t>
      </w:r>
    </w:p>
    <w:p w14:paraId="3AD975B9" w14:textId="77777777" w:rsidR="00C25FEE" w:rsidRPr="00C25FEE" w:rsidRDefault="00C25FEE" w:rsidP="00C25FEE">
      <w:pPr>
        <w:pStyle w:val="Code"/>
        <w:rPr>
          <w:highlight w:val="white"/>
        </w:rPr>
      </w:pPr>
    </w:p>
    <w:p w14:paraId="4386068F" w14:textId="77777777" w:rsidR="00C25FEE" w:rsidRPr="00C25FEE" w:rsidRDefault="00C25FEE" w:rsidP="00C25FEE">
      <w:pPr>
        <w:pStyle w:val="Code"/>
        <w:rPr>
          <w:highlight w:val="white"/>
        </w:rPr>
      </w:pPr>
      <w:r w:rsidRPr="00C25FEE">
        <w:rPr>
          <w:highlight w:val="white"/>
        </w:rPr>
        <w:t>#ifdef __LINUX__</w:t>
      </w:r>
    </w:p>
    <w:p w14:paraId="07B67950" w14:textId="530F8C89" w:rsidR="00C25FEE" w:rsidRPr="00C25FEE" w:rsidRDefault="00C25FEE" w:rsidP="00C25FEE">
      <w:pPr>
        <w:pStyle w:val="Code"/>
        <w:rPr>
          <w:highlight w:val="white"/>
        </w:rPr>
      </w:pPr>
      <w:r w:rsidRPr="00C25FEE">
        <w:rPr>
          <w:highlight w:val="white"/>
        </w:rPr>
        <w:t xml:space="preserve">  register_rax = 85;</w:t>
      </w:r>
    </w:p>
    <w:p w14:paraId="7E58B1F9" w14:textId="77777777" w:rsidR="00C25FEE" w:rsidRPr="00C25FEE" w:rsidRDefault="00C25FEE" w:rsidP="00C25FEE">
      <w:pPr>
        <w:pStyle w:val="Code"/>
        <w:rPr>
          <w:highlight w:val="white"/>
        </w:rPr>
      </w:pPr>
      <w:r w:rsidRPr="00C25FEE">
        <w:rPr>
          <w:highlight w:val="white"/>
        </w:rPr>
        <w:t xml:space="preserve">  register_rdi = (unsigned long) name;</w:t>
      </w:r>
    </w:p>
    <w:p w14:paraId="2BB09B57" w14:textId="77777777" w:rsidR="00C25FEE" w:rsidRPr="00C25FEE" w:rsidRDefault="00C25FEE" w:rsidP="00C25FEE">
      <w:pPr>
        <w:pStyle w:val="Code"/>
        <w:rPr>
          <w:highlight w:val="white"/>
        </w:rPr>
      </w:pPr>
      <w:r w:rsidRPr="00C25FEE">
        <w:rPr>
          <w:highlight w:val="white"/>
        </w:rPr>
        <w:t xml:space="preserve">  register_rsi = 0777L; // octal</w:t>
      </w:r>
    </w:p>
    <w:p w14:paraId="31441214" w14:textId="77777777" w:rsidR="00C25FEE" w:rsidRPr="00C25FEE" w:rsidRDefault="00C25FEE" w:rsidP="00C25FEE">
      <w:pPr>
        <w:pStyle w:val="Code"/>
        <w:rPr>
          <w:highlight w:val="white"/>
        </w:rPr>
      </w:pPr>
      <w:r w:rsidRPr="00C25FEE">
        <w:rPr>
          <w:highlight w:val="white"/>
        </w:rPr>
        <w:t xml:space="preserve">  syscall();</w:t>
      </w:r>
    </w:p>
    <w:p w14:paraId="1B7648F5" w14:textId="1DD3521B" w:rsidR="00C25FEE" w:rsidRPr="00C25FEE" w:rsidRDefault="00C25FEE" w:rsidP="00C25FEE">
      <w:pPr>
        <w:pStyle w:val="Code"/>
        <w:rPr>
          <w:highlight w:val="white"/>
        </w:rPr>
      </w:pPr>
      <w:r w:rsidRPr="00C25FEE">
        <w:rPr>
          <w:highlight w:val="white"/>
        </w:rPr>
        <w:t xml:space="preserve">  return </w:t>
      </w:r>
      <w:r w:rsidR="00CB268B" w:rsidRPr="00C25FEE">
        <w:rPr>
          <w:highlight w:val="white"/>
        </w:rPr>
        <w:t>register_</w:t>
      </w:r>
      <w:r w:rsidR="00D11974">
        <w:rPr>
          <w:highlight w:val="white"/>
        </w:rPr>
        <w:t>e</w:t>
      </w:r>
      <w:r w:rsidR="00CB268B" w:rsidRPr="00C25FEE">
        <w:rPr>
          <w:highlight w:val="white"/>
        </w:rPr>
        <w:t>ax</w:t>
      </w:r>
      <w:r w:rsidRPr="00C25FEE">
        <w:rPr>
          <w:highlight w:val="white"/>
        </w:rPr>
        <w:t>;</w:t>
      </w:r>
    </w:p>
    <w:p w14:paraId="23D9A19E" w14:textId="77777777" w:rsidR="00C25FEE" w:rsidRPr="00C25FEE" w:rsidRDefault="00C25FEE" w:rsidP="00C25FEE">
      <w:pPr>
        <w:pStyle w:val="Code"/>
        <w:rPr>
          <w:highlight w:val="white"/>
        </w:rPr>
      </w:pPr>
      <w:r w:rsidRPr="00C25FEE">
        <w:rPr>
          <w:highlight w:val="white"/>
        </w:rPr>
        <w:t>#endif</w:t>
      </w:r>
    </w:p>
    <w:p w14:paraId="6F19F03B" w14:textId="77777777" w:rsidR="00C25FEE" w:rsidRPr="00C25FEE" w:rsidRDefault="00C25FEE" w:rsidP="00C25FEE">
      <w:pPr>
        <w:pStyle w:val="Code"/>
        <w:rPr>
          <w:highlight w:val="white"/>
        </w:rPr>
      </w:pPr>
      <w:r w:rsidRPr="00C25FEE">
        <w:rPr>
          <w:highlight w:val="white"/>
        </w:rPr>
        <w:t>}</w:t>
      </w:r>
    </w:p>
    <w:p w14:paraId="5121EC5C" w14:textId="77777777" w:rsidR="00C25FEE" w:rsidRPr="00C25FEE" w:rsidRDefault="00C25FEE" w:rsidP="00C25FEE">
      <w:pPr>
        <w:pStyle w:val="Code"/>
        <w:rPr>
          <w:highlight w:val="white"/>
        </w:rPr>
      </w:pPr>
    </w:p>
    <w:p w14:paraId="1D75790A" w14:textId="77777777" w:rsidR="00C25FEE" w:rsidRPr="00C25FEE" w:rsidRDefault="00C25FEE" w:rsidP="00C25FEE">
      <w:pPr>
        <w:pStyle w:val="Code"/>
        <w:rPr>
          <w:highlight w:val="white"/>
        </w:rPr>
      </w:pPr>
      <w:r w:rsidRPr="00C25FEE">
        <w:rPr>
          <w:highlight w:val="white"/>
        </w:rPr>
        <w:t>BOOL fileexists(const char* name) {</w:t>
      </w:r>
    </w:p>
    <w:p w14:paraId="3EB13286" w14:textId="77777777" w:rsidR="00C25FEE" w:rsidRPr="00C25FEE" w:rsidRDefault="00C25FEE" w:rsidP="00C25FEE">
      <w:pPr>
        <w:pStyle w:val="Code"/>
        <w:rPr>
          <w:highlight w:val="white"/>
        </w:rPr>
      </w:pPr>
      <w:r w:rsidRPr="00C25FEE">
        <w:rPr>
          <w:highlight w:val="white"/>
        </w:rPr>
        <w:t>#ifdef __WINDOWS__</w:t>
      </w:r>
    </w:p>
    <w:p w14:paraId="2EEC19DE" w14:textId="77777777" w:rsidR="00C25FEE" w:rsidRPr="00C25FEE" w:rsidRDefault="00C25FEE" w:rsidP="00C25FEE">
      <w:pPr>
        <w:pStyle w:val="Code"/>
        <w:rPr>
          <w:highlight w:val="white"/>
        </w:rPr>
      </w:pPr>
      <w:r w:rsidRPr="00C25FEE">
        <w:rPr>
          <w:highlight w:val="white"/>
        </w:rPr>
        <w:t xml:space="preserve">  register_ah = 0x43s;</w:t>
      </w:r>
    </w:p>
    <w:p w14:paraId="32A935A9" w14:textId="77777777" w:rsidR="00C25FEE" w:rsidRPr="00C25FEE" w:rsidRDefault="00C25FEE" w:rsidP="00C25FEE">
      <w:pPr>
        <w:pStyle w:val="Code"/>
        <w:rPr>
          <w:highlight w:val="white"/>
        </w:rPr>
      </w:pPr>
      <w:r w:rsidRPr="00C25FEE">
        <w:rPr>
          <w:highlight w:val="white"/>
        </w:rPr>
        <w:t xml:space="preserve">  register_al = 0x00s;</w:t>
      </w:r>
    </w:p>
    <w:p w14:paraId="207C7055" w14:textId="77777777" w:rsidR="00C25FEE" w:rsidRPr="00C25FEE" w:rsidRDefault="00C25FEE" w:rsidP="00C25FEE">
      <w:pPr>
        <w:pStyle w:val="Code"/>
        <w:rPr>
          <w:highlight w:val="white"/>
        </w:rPr>
      </w:pPr>
      <w:r w:rsidRPr="00C25FEE">
        <w:rPr>
          <w:highlight w:val="white"/>
        </w:rPr>
        <w:t xml:space="preserve">  register_dx = name;</w:t>
      </w:r>
    </w:p>
    <w:p w14:paraId="60EE41D9" w14:textId="77777777" w:rsidR="00C25FEE" w:rsidRPr="00C25FEE" w:rsidRDefault="00C25FEE" w:rsidP="00C25FEE">
      <w:pPr>
        <w:pStyle w:val="Code"/>
        <w:rPr>
          <w:highlight w:val="white"/>
        </w:rPr>
      </w:pPr>
      <w:r w:rsidRPr="00C25FEE">
        <w:rPr>
          <w:highlight w:val="white"/>
        </w:rPr>
        <w:t xml:space="preserve">  interrupt(0x21s);</w:t>
      </w:r>
    </w:p>
    <w:p w14:paraId="2F60FAEC" w14:textId="77777777" w:rsidR="00C25FEE" w:rsidRPr="00C25FEE" w:rsidRDefault="00C25FEE" w:rsidP="00C25FEE">
      <w:pPr>
        <w:pStyle w:val="Code"/>
        <w:rPr>
          <w:highlight w:val="white"/>
        </w:rPr>
      </w:pPr>
      <w:r w:rsidRPr="00C25FEE">
        <w:rPr>
          <w:highlight w:val="white"/>
        </w:rPr>
        <w:t xml:space="preserve">  return !carry_flag;</w:t>
      </w:r>
    </w:p>
    <w:p w14:paraId="36870873" w14:textId="77777777" w:rsidR="00C25FEE" w:rsidRPr="00C25FEE" w:rsidRDefault="00C25FEE" w:rsidP="00C25FEE">
      <w:pPr>
        <w:pStyle w:val="Code"/>
        <w:rPr>
          <w:highlight w:val="white"/>
        </w:rPr>
      </w:pPr>
      <w:r w:rsidRPr="00C25FEE">
        <w:rPr>
          <w:highlight w:val="white"/>
        </w:rPr>
        <w:t>#endif</w:t>
      </w:r>
    </w:p>
    <w:p w14:paraId="755C0003" w14:textId="77777777" w:rsidR="00C25FEE" w:rsidRPr="00C25FEE" w:rsidRDefault="00C25FEE" w:rsidP="00C25FEE">
      <w:pPr>
        <w:pStyle w:val="Code"/>
        <w:rPr>
          <w:highlight w:val="white"/>
        </w:rPr>
      </w:pPr>
    </w:p>
    <w:p w14:paraId="657963EE" w14:textId="77777777" w:rsidR="00C25FEE" w:rsidRPr="00C25FEE" w:rsidRDefault="00C25FEE" w:rsidP="00C25FEE">
      <w:pPr>
        <w:pStyle w:val="Code"/>
        <w:rPr>
          <w:highlight w:val="white"/>
        </w:rPr>
      </w:pPr>
      <w:r w:rsidRPr="00C25FEE">
        <w:rPr>
          <w:highlight w:val="white"/>
        </w:rPr>
        <w:t>#ifdef __LINUX__</w:t>
      </w:r>
    </w:p>
    <w:p w14:paraId="02D7635B" w14:textId="77777777" w:rsidR="00A6660E" w:rsidRPr="00A6660E" w:rsidRDefault="00A6660E" w:rsidP="00A6660E">
      <w:pPr>
        <w:pStyle w:val="Code"/>
        <w:rPr>
          <w:highlight w:val="white"/>
        </w:rPr>
      </w:pPr>
      <w:r w:rsidRPr="00A6660E">
        <w:rPr>
          <w:highlight w:val="white"/>
        </w:rPr>
        <w:t xml:space="preserve">  register_rax = 5;</w:t>
      </w:r>
    </w:p>
    <w:p w14:paraId="1C0B3D21" w14:textId="77777777" w:rsidR="00A6660E" w:rsidRPr="00A6660E" w:rsidRDefault="00A6660E" w:rsidP="00A6660E">
      <w:pPr>
        <w:pStyle w:val="Code"/>
        <w:rPr>
          <w:highlight w:val="white"/>
        </w:rPr>
      </w:pPr>
      <w:r w:rsidRPr="00A6660E">
        <w:rPr>
          <w:highlight w:val="white"/>
        </w:rPr>
        <w:t xml:space="preserve">  register_rdi = (unsigned long) name;</w:t>
      </w:r>
    </w:p>
    <w:p w14:paraId="7634CEC3" w14:textId="77777777" w:rsidR="00A6660E" w:rsidRPr="00A6660E" w:rsidRDefault="00A6660E" w:rsidP="00A6660E">
      <w:pPr>
        <w:pStyle w:val="Code"/>
        <w:rPr>
          <w:highlight w:val="white"/>
        </w:rPr>
      </w:pPr>
      <w:r w:rsidRPr="00A6660E">
        <w:rPr>
          <w:highlight w:val="white"/>
        </w:rPr>
        <w:t xml:space="preserve">  register_rsi = NULL;</w:t>
      </w:r>
    </w:p>
    <w:p w14:paraId="62ED1363" w14:textId="77777777" w:rsidR="00A6660E" w:rsidRPr="00A6660E" w:rsidRDefault="00A6660E" w:rsidP="00A6660E">
      <w:pPr>
        <w:pStyle w:val="Code"/>
        <w:rPr>
          <w:highlight w:val="white"/>
        </w:rPr>
      </w:pPr>
      <w:r w:rsidRPr="00A6660E">
        <w:rPr>
          <w:highlight w:val="white"/>
        </w:rPr>
        <w:t xml:space="preserve">  syscall();</w:t>
      </w:r>
    </w:p>
    <w:p w14:paraId="3C0DA33E" w14:textId="77777777" w:rsidR="00A6660E" w:rsidRPr="00A6660E" w:rsidRDefault="00A6660E" w:rsidP="00A6660E">
      <w:pPr>
        <w:pStyle w:val="Code"/>
        <w:rPr>
          <w:highlight w:val="white"/>
        </w:rPr>
      </w:pPr>
      <w:r w:rsidRPr="00A6660E">
        <w:rPr>
          <w:highlight w:val="white"/>
        </w:rPr>
        <w:t xml:space="preserve">  return register_rbx;</w:t>
      </w:r>
    </w:p>
    <w:p w14:paraId="59E665EA" w14:textId="77777777" w:rsidR="00C25FEE" w:rsidRPr="00C25FEE" w:rsidRDefault="00C25FEE" w:rsidP="00C25FEE">
      <w:pPr>
        <w:pStyle w:val="Code"/>
        <w:rPr>
          <w:highlight w:val="white"/>
        </w:rPr>
      </w:pPr>
      <w:r w:rsidRPr="00C25FEE">
        <w:rPr>
          <w:highlight w:val="white"/>
        </w:rPr>
        <w:t>#endif</w:t>
      </w:r>
    </w:p>
    <w:p w14:paraId="76E0AE6D" w14:textId="77777777" w:rsidR="00C25FEE" w:rsidRPr="00C25FEE" w:rsidRDefault="00C25FEE" w:rsidP="00C25FEE">
      <w:pPr>
        <w:pStyle w:val="Code"/>
        <w:rPr>
          <w:highlight w:val="white"/>
        </w:rPr>
      </w:pPr>
      <w:r w:rsidRPr="00C25FEE">
        <w:rPr>
          <w:highlight w:val="white"/>
        </w:rPr>
        <w:t>}</w:t>
      </w:r>
    </w:p>
    <w:p w14:paraId="2490856F" w14:textId="77777777" w:rsidR="00C25FEE" w:rsidRPr="00C25FEE" w:rsidRDefault="00C25FEE" w:rsidP="00C25FEE">
      <w:pPr>
        <w:pStyle w:val="Code"/>
        <w:rPr>
          <w:highlight w:val="white"/>
        </w:rPr>
      </w:pPr>
    </w:p>
    <w:p w14:paraId="575BB449" w14:textId="77777777" w:rsidR="00C25FEE" w:rsidRDefault="00C25FEE" w:rsidP="00C25FEE">
      <w:pPr>
        <w:pStyle w:val="Code"/>
        <w:rPr>
          <w:color w:val="000000"/>
          <w:highlight w:val="white"/>
          <w:lang w:val="sv-SE"/>
        </w:rPr>
      </w:pPr>
      <w:r>
        <w:rPr>
          <w:highlight w:val="white"/>
          <w:lang w:val="sv-SE"/>
        </w:rPr>
        <w:t>static</w:t>
      </w:r>
      <w:r>
        <w:rPr>
          <w:color w:val="000000"/>
          <w:highlight w:val="white"/>
          <w:lang w:val="sv-SE"/>
        </w:rPr>
        <w:t xml:space="preserve"> </w:t>
      </w:r>
      <w:r>
        <w:rPr>
          <w:highlight w:val="white"/>
          <w:lang w:val="sv-SE"/>
        </w:rPr>
        <w:t>int</w:t>
      </w:r>
      <w:r>
        <w:rPr>
          <w:color w:val="000000"/>
          <w:highlight w:val="white"/>
          <w:lang w:val="sv-SE"/>
        </w:rPr>
        <w:t xml:space="preserve"> fileopen(</w:t>
      </w:r>
      <w:r>
        <w:rPr>
          <w:highlight w:val="white"/>
          <w:lang w:val="sv-SE"/>
        </w:rPr>
        <w:t>const</w:t>
      </w:r>
      <w:r>
        <w:rPr>
          <w:color w:val="000000"/>
          <w:highlight w:val="white"/>
          <w:lang w:val="sv-SE"/>
        </w:rPr>
        <w:t xml:space="preserve"> </w:t>
      </w:r>
      <w:r>
        <w:rPr>
          <w:highlight w:val="white"/>
          <w:lang w:val="sv-SE"/>
        </w:rPr>
        <w:t>char</w:t>
      </w:r>
      <w:r>
        <w:rPr>
          <w:color w:val="000000"/>
          <w:highlight w:val="white"/>
          <w:lang w:val="sv-SE"/>
        </w:rPr>
        <w:t xml:space="preserve">* name, </w:t>
      </w:r>
      <w:r>
        <w:rPr>
          <w:highlight w:val="white"/>
          <w:lang w:val="sv-SE"/>
        </w:rPr>
        <w:t>unsigned</w:t>
      </w:r>
      <w:r>
        <w:rPr>
          <w:color w:val="000000"/>
          <w:highlight w:val="white"/>
          <w:lang w:val="sv-SE"/>
        </w:rPr>
        <w:t xml:space="preserve"> </w:t>
      </w:r>
      <w:r>
        <w:rPr>
          <w:highlight w:val="white"/>
          <w:lang w:val="sv-SE"/>
        </w:rPr>
        <w:t>short</w:t>
      </w:r>
      <w:r>
        <w:rPr>
          <w:color w:val="000000"/>
          <w:highlight w:val="white"/>
          <w:lang w:val="sv-SE"/>
        </w:rPr>
        <w:t xml:space="preserve"> mode) {</w:t>
      </w:r>
    </w:p>
    <w:p w14:paraId="742040DD" w14:textId="77777777" w:rsidR="00C25FEE" w:rsidRDefault="00C25FEE" w:rsidP="00C25FEE">
      <w:pPr>
        <w:pStyle w:val="Code"/>
        <w:rPr>
          <w:color w:val="000000"/>
          <w:highlight w:val="white"/>
          <w:lang w:val="sv-SE"/>
        </w:rPr>
      </w:pPr>
      <w:r>
        <w:rPr>
          <w:highlight w:val="white"/>
          <w:lang w:val="sv-SE"/>
        </w:rPr>
        <w:t>#ifdef</w:t>
      </w:r>
      <w:r>
        <w:rPr>
          <w:color w:val="000000"/>
          <w:highlight w:val="white"/>
          <w:lang w:val="sv-SE"/>
        </w:rPr>
        <w:t xml:space="preserve"> __WINDOWS__</w:t>
      </w:r>
    </w:p>
    <w:p w14:paraId="14655127" w14:textId="77777777" w:rsidR="00C25FEE" w:rsidRDefault="00C25FEE" w:rsidP="00C25FEE">
      <w:pPr>
        <w:pStyle w:val="Code"/>
        <w:rPr>
          <w:color w:val="000000"/>
          <w:highlight w:val="white"/>
          <w:lang w:val="sv-SE"/>
        </w:rPr>
      </w:pPr>
      <w:r>
        <w:rPr>
          <w:color w:val="000000"/>
          <w:highlight w:val="white"/>
          <w:lang w:val="sv-SE"/>
        </w:rPr>
        <w:t xml:space="preserve">  register_ah = 0x3Ds;</w:t>
      </w:r>
    </w:p>
    <w:p w14:paraId="0DE70A2E" w14:textId="77777777" w:rsidR="00C25FEE" w:rsidRDefault="00C25FEE" w:rsidP="00C25FEE">
      <w:pPr>
        <w:pStyle w:val="Code"/>
        <w:rPr>
          <w:color w:val="000000"/>
          <w:highlight w:val="white"/>
          <w:lang w:val="sv-SE"/>
        </w:rPr>
      </w:pPr>
      <w:r>
        <w:rPr>
          <w:color w:val="000000"/>
          <w:highlight w:val="white"/>
          <w:lang w:val="sv-SE"/>
        </w:rPr>
        <w:t xml:space="preserve">  register_al = mode;</w:t>
      </w:r>
    </w:p>
    <w:p w14:paraId="737E4559" w14:textId="77777777" w:rsidR="00C25FEE" w:rsidRDefault="00C25FEE" w:rsidP="00C25FEE">
      <w:pPr>
        <w:pStyle w:val="Code"/>
        <w:rPr>
          <w:color w:val="000000"/>
          <w:highlight w:val="white"/>
          <w:lang w:val="sv-SE"/>
        </w:rPr>
      </w:pPr>
      <w:r>
        <w:rPr>
          <w:color w:val="000000"/>
          <w:highlight w:val="white"/>
          <w:lang w:val="sv-SE"/>
        </w:rPr>
        <w:t xml:space="preserve">  register_dx = name;</w:t>
      </w:r>
    </w:p>
    <w:p w14:paraId="4E3761D7" w14:textId="77777777" w:rsidR="00C25FEE" w:rsidRDefault="00C25FEE" w:rsidP="00C25FEE">
      <w:pPr>
        <w:pStyle w:val="Code"/>
        <w:rPr>
          <w:color w:val="000000"/>
          <w:highlight w:val="white"/>
          <w:lang w:val="sv-SE"/>
        </w:rPr>
      </w:pPr>
      <w:r>
        <w:rPr>
          <w:color w:val="000000"/>
          <w:highlight w:val="white"/>
          <w:lang w:val="sv-SE"/>
        </w:rPr>
        <w:t xml:space="preserve">  interrupt(0x21s);</w:t>
      </w:r>
    </w:p>
    <w:p w14:paraId="3DB14E58" w14:textId="77777777" w:rsidR="00C25FEE" w:rsidRDefault="00C25FEE" w:rsidP="00C25FEE">
      <w:pPr>
        <w:pStyle w:val="Code"/>
        <w:rPr>
          <w:color w:val="000000"/>
          <w:highlight w:val="white"/>
          <w:lang w:val="sv-SE"/>
        </w:rPr>
      </w:pPr>
    </w:p>
    <w:p w14:paraId="56176C9F"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if</w:t>
      </w:r>
      <w:r>
        <w:rPr>
          <w:color w:val="000000"/>
          <w:highlight w:val="white"/>
          <w:lang w:val="sv-SE"/>
        </w:rPr>
        <w:t xml:space="preserve"> (carry_flag) {</w:t>
      </w:r>
    </w:p>
    <w:p w14:paraId="5BAEE3C1" w14:textId="77777777" w:rsidR="00C25FEE" w:rsidRDefault="00C25FEE" w:rsidP="00C25FEE">
      <w:pPr>
        <w:pStyle w:val="Code"/>
        <w:rPr>
          <w:color w:val="000000"/>
          <w:highlight w:val="white"/>
          <w:lang w:val="sv-SE"/>
        </w:rPr>
      </w:pPr>
      <w:r>
        <w:rPr>
          <w:color w:val="000000"/>
          <w:highlight w:val="white"/>
          <w:lang w:val="sv-SE"/>
        </w:rPr>
        <w:t xml:space="preserve">    errno = FOPEN;</w:t>
      </w:r>
    </w:p>
    <w:p w14:paraId="5F6454B4"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return</w:t>
      </w:r>
      <w:r>
        <w:rPr>
          <w:color w:val="000000"/>
          <w:highlight w:val="white"/>
          <w:lang w:val="sv-SE"/>
        </w:rPr>
        <w:t xml:space="preserve"> -1;</w:t>
      </w:r>
    </w:p>
    <w:p w14:paraId="27126551" w14:textId="77777777" w:rsidR="00C25FEE" w:rsidRPr="00C25FEE" w:rsidRDefault="00C25FEE" w:rsidP="00C25FEE">
      <w:pPr>
        <w:pStyle w:val="Code"/>
        <w:rPr>
          <w:highlight w:val="white"/>
        </w:rPr>
      </w:pPr>
      <w:r w:rsidRPr="00C25FEE">
        <w:rPr>
          <w:highlight w:val="white"/>
        </w:rPr>
        <w:t xml:space="preserve">  }</w:t>
      </w:r>
    </w:p>
    <w:p w14:paraId="07C5ABCC" w14:textId="77777777" w:rsidR="00C25FEE" w:rsidRPr="00C25FEE" w:rsidRDefault="00C25FEE" w:rsidP="00C25FEE">
      <w:pPr>
        <w:pStyle w:val="Code"/>
        <w:rPr>
          <w:highlight w:val="white"/>
        </w:rPr>
      </w:pPr>
      <w:r w:rsidRPr="00C25FEE">
        <w:rPr>
          <w:highlight w:val="white"/>
        </w:rPr>
        <w:t xml:space="preserve">  else {</w:t>
      </w:r>
    </w:p>
    <w:p w14:paraId="455C5CA5" w14:textId="77777777" w:rsidR="00C25FEE" w:rsidRPr="00C25FEE" w:rsidRDefault="00C25FEE" w:rsidP="00C25FEE">
      <w:pPr>
        <w:pStyle w:val="Code"/>
        <w:rPr>
          <w:highlight w:val="white"/>
        </w:rPr>
      </w:pPr>
      <w:r w:rsidRPr="00C25FEE">
        <w:rPr>
          <w:highlight w:val="white"/>
        </w:rPr>
        <w:lastRenderedPageBreak/>
        <w:t xml:space="preserve">    return register_ax;</w:t>
      </w:r>
    </w:p>
    <w:p w14:paraId="035AEDE0" w14:textId="77777777" w:rsidR="00C25FEE" w:rsidRPr="00C25FEE" w:rsidRDefault="00C25FEE" w:rsidP="00C25FEE">
      <w:pPr>
        <w:pStyle w:val="Code"/>
        <w:rPr>
          <w:highlight w:val="white"/>
        </w:rPr>
      </w:pPr>
      <w:r w:rsidRPr="00C25FEE">
        <w:rPr>
          <w:highlight w:val="white"/>
        </w:rPr>
        <w:t xml:space="preserve">  }</w:t>
      </w:r>
    </w:p>
    <w:p w14:paraId="52646C3C" w14:textId="77777777" w:rsidR="00C25FEE" w:rsidRPr="00C25FEE" w:rsidRDefault="00C25FEE" w:rsidP="00C25FEE">
      <w:pPr>
        <w:pStyle w:val="Code"/>
        <w:rPr>
          <w:highlight w:val="white"/>
        </w:rPr>
      </w:pPr>
      <w:r w:rsidRPr="00C25FEE">
        <w:rPr>
          <w:highlight w:val="white"/>
        </w:rPr>
        <w:t>#endif</w:t>
      </w:r>
    </w:p>
    <w:p w14:paraId="71992D09" w14:textId="77777777" w:rsidR="00C25FEE" w:rsidRPr="00C25FEE" w:rsidRDefault="00C25FEE" w:rsidP="00C25FEE">
      <w:pPr>
        <w:pStyle w:val="Code"/>
        <w:rPr>
          <w:highlight w:val="white"/>
        </w:rPr>
      </w:pPr>
    </w:p>
    <w:p w14:paraId="1C619A0C" w14:textId="77777777" w:rsidR="00C25FEE" w:rsidRPr="00C25FEE" w:rsidRDefault="00C25FEE" w:rsidP="00C25FEE">
      <w:pPr>
        <w:pStyle w:val="Code"/>
        <w:rPr>
          <w:highlight w:val="white"/>
        </w:rPr>
      </w:pPr>
      <w:r w:rsidRPr="00C25FEE">
        <w:rPr>
          <w:highlight w:val="white"/>
        </w:rPr>
        <w:t>#ifdef __LINUX__</w:t>
      </w:r>
    </w:p>
    <w:p w14:paraId="675F87DD" w14:textId="3514E8EA" w:rsidR="00C25FEE" w:rsidRPr="00C25FEE" w:rsidRDefault="00C25FEE" w:rsidP="00C25FEE">
      <w:pPr>
        <w:pStyle w:val="Code"/>
        <w:rPr>
          <w:highlight w:val="white"/>
        </w:rPr>
      </w:pPr>
      <w:r w:rsidRPr="00C25FEE">
        <w:rPr>
          <w:highlight w:val="white"/>
        </w:rPr>
        <w:t xml:space="preserve">  register_rax = 2;</w:t>
      </w:r>
    </w:p>
    <w:p w14:paraId="56EC0A64" w14:textId="77777777" w:rsidR="00C25FEE" w:rsidRPr="00C25FEE" w:rsidRDefault="00C25FEE" w:rsidP="00C25FEE">
      <w:pPr>
        <w:pStyle w:val="Code"/>
        <w:rPr>
          <w:highlight w:val="white"/>
        </w:rPr>
      </w:pPr>
      <w:r w:rsidRPr="00C25FEE">
        <w:rPr>
          <w:highlight w:val="white"/>
        </w:rPr>
        <w:t xml:space="preserve">  register_rdi = (unsigned long) name;</w:t>
      </w:r>
    </w:p>
    <w:p w14:paraId="385787C1" w14:textId="77777777" w:rsidR="00C25FEE" w:rsidRPr="00C25FEE" w:rsidRDefault="00C25FEE" w:rsidP="00C25FEE">
      <w:pPr>
        <w:pStyle w:val="Code"/>
        <w:rPr>
          <w:highlight w:val="white"/>
        </w:rPr>
      </w:pPr>
      <w:r w:rsidRPr="00C25FEE">
        <w:rPr>
          <w:highlight w:val="white"/>
        </w:rPr>
        <w:t xml:space="preserve">  register_rsi = (unsigned long) mode;</w:t>
      </w:r>
    </w:p>
    <w:p w14:paraId="10FFC065" w14:textId="77777777" w:rsidR="00C25FEE" w:rsidRPr="00C25FEE" w:rsidRDefault="00C25FEE" w:rsidP="00C25FEE">
      <w:pPr>
        <w:pStyle w:val="Code"/>
        <w:rPr>
          <w:highlight w:val="white"/>
        </w:rPr>
      </w:pPr>
      <w:r w:rsidRPr="00C25FEE">
        <w:rPr>
          <w:highlight w:val="white"/>
        </w:rPr>
        <w:t xml:space="preserve">  syscall();</w:t>
      </w:r>
    </w:p>
    <w:p w14:paraId="3E84AEE5" w14:textId="77777777" w:rsidR="00C25FEE" w:rsidRPr="00C25FEE" w:rsidRDefault="00C25FEE" w:rsidP="00C25FEE">
      <w:pPr>
        <w:pStyle w:val="Code"/>
        <w:rPr>
          <w:highlight w:val="white"/>
        </w:rPr>
      </w:pPr>
      <w:r w:rsidRPr="00C25FEE">
        <w:rPr>
          <w:highlight w:val="white"/>
        </w:rPr>
        <w:t xml:space="preserve">  return register_rax;</w:t>
      </w:r>
    </w:p>
    <w:p w14:paraId="0336569F" w14:textId="77777777" w:rsidR="00C25FEE" w:rsidRPr="00C25FEE" w:rsidRDefault="00C25FEE" w:rsidP="00C25FEE">
      <w:pPr>
        <w:pStyle w:val="Code"/>
        <w:rPr>
          <w:highlight w:val="white"/>
        </w:rPr>
      </w:pPr>
      <w:r w:rsidRPr="00C25FEE">
        <w:rPr>
          <w:highlight w:val="white"/>
        </w:rPr>
        <w:t>#endif</w:t>
      </w:r>
    </w:p>
    <w:p w14:paraId="56A5B38E" w14:textId="77777777" w:rsidR="00C25FEE" w:rsidRPr="00C25FEE" w:rsidRDefault="00C25FEE" w:rsidP="00C25FEE">
      <w:pPr>
        <w:pStyle w:val="Code"/>
        <w:rPr>
          <w:highlight w:val="white"/>
        </w:rPr>
      </w:pPr>
      <w:r w:rsidRPr="00C25FEE">
        <w:rPr>
          <w:highlight w:val="white"/>
        </w:rPr>
        <w:t>}</w:t>
      </w:r>
    </w:p>
    <w:p w14:paraId="2DE6255B" w14:textId="77777777" w:rsidR="00C25FEE" w:rsidRPr="00C25FEE" w:rsidRDefault="00C25FEE" w:rsidP="00C25FEE">
      <w:pPr>
        <w:pStyle w:val="Code"/>
        <w:rPr>
          <w:highlight w:val="white"/>
        </w:rPr>
      </w:pPr>
    </w:p>
    <w:p w14:paraId="7133EB92" w14:textId="77777777" w:rsidR="00C25FEE" w:rsidRPr="00C25FEE" w:rsidRDefault="00C25FEE" w:rsidP="00C25FEE">
      <w:pPr>
        <w:pStyle w:val="Code"/>
        <w:rPr>
          <w:highlight w:val="white"/>
        </w:rPr>
      </w:pPr>
      <w:r w:rsidRPr="00C25FEE">
        <w:rPr>
          <w:highlight w:val="white"/>
        </w:rPr>
        <w:t>FILE* fopen(const char* name, const char* mode) {</w:t>
      </w:r>
    </w:p>
    <w:p w14:paraId="6FE1463C" w14:textId="77777777" w:rsidR="00C25FEE" w:rsidRPr="00C25FEE" w:rsidRDefault="00C25FEE" w:rsidP="00C25FEE">
      <w:pPr>
        <w:pStyle w:val="Code"/>
        <w:rPr>
          <w:highlight w:val="white"/>
        </w:rPr>
      </w:pPr>
      <w:r w:rsidRPr="00C25FEE">
        <w:rPr>
          <w:highlight w:val="white"/>
        </w:rPr>
        <w:t xml:space="preserve">  int index;</w:t>
      </w:r>
    </w:p>
    <w:p w14:paraId="305051ED" w14:textId="77777777" w:rsidR="00C25FEE" w:rsidRPr="00C25FEE" w:rsidRDefault="00C25FEE" w:rsidP="00C25FEE">
      <w:pPr>
        <w:pStyle w:val="Code"/>
        <w:rPr>
          <w:highlight w:val="white"/>
        </w:rPr>
      </w:pPr>
      <w:r w:rsidRPr="00C25FEE">
        <w:rPr>
          <w:highlight w:val="white"/>
        </w:rPr>
        <w:t xml:space="preserve">  for (index = 0; index &lt; FOPEN_MAX; ++index) {</w:t>
      </w:r>
    </w:p>
    <w:p w14:paraId="1463BAC1" w14:textId="77777777" w:rsidR="00C25FEE" w:rsidRPr="00C25FEE" w:rsidRDefault="00C25FEE" w:rsidP="00C25FEE">
      <w:pPr>
        <w:pStyle w:val="Code"/>
        <w:rPr>
          <w:highlight w:val="white"/>
        </w:rPr>
      </w:pPr>
    </w:p>
    <w:p w14:paraId="510046CB" w14:textId="77777777" w:rsidR="00C25FEE" w:rsidRPr="00C25FEE" w:rsidRDefault="00C25FEE" w:rsidP="00C25FEE">
      <w:pPr>
        <w:pStyle w:val="Code"/>
        <w:rPr>
          <w:highlight w:val="white"/>
        </w:rPr>
      </w:pPr>
      <w:r w:rsidRPr="00C25FEE">
        <w:rPr>
          <w:highlight w:val="white"/>
        </w:rPr>
        <w:t xml:space="preserve">    if (!g_fileArray[index].open) {</w:t>
      </w:r>
    </w:p>
    <w:p w14:paraId="12A8BAEE" w14:textId="77777777" w:rsidR="00C25FEE" w:rsidRPr="00C25FEE" w:rsidRDefault="00C25FEE" w:rsidP="00C25FEE">
      <w:pPr>
        <w:pStyle w:val="Code"/>
        <w:rPr>
          <w:highlight w:val="white"/>
        </w:rPr>
      </w:pPr>
      <w:r w:rsidRPr="00C25FEE">
        <w:rPr>
          <w:highlight w:val="white"/>
        </w:rPr>
        <w:t xml:space="preserve">      return freopen(name, mode, &amp;g_fileArray[index]);</w:t>
      </w:r>
    </w:p>
    <w:p w14:paraId="6E18067D" w14:textId="77777777" w:rsidR="00C25FEE" w:rsidRPr="00C25FEE" w:rsidRDefault="00C25FEE" w:rsidP="00C25FEE">
      <w:pPr>
        <w:pStyle w:val="Code"/>
        <w:rPr>
          <w:highlight w:val="white"/>
        </w:rPr>
      </w:pPr>
      <w:r w:rsidRPr="00C25FEE">
        <w:rPr>
          <w:highlight w:val="white"/>
        </w:rPr>
        <w:t xml:space="preserve">    }</w:t>
      </w:r>
    </w:p>
    <w:p w14:paraId="2ABDD4EF" w14:textId="77777777" w:rsidR="00C25FEE" w:rsidRPr="00C25FEE" w:rsidRDefault="00C25FEE" w:rsidP="00C25FEE">
      <w:pPr>
        <w:pStyle w:val="Code"/>
        <w:rPr>
          <w:highlight w:val="white"/>
        </w:rPr>
      </w:pPr>
      <w:r w:rsidRPr="00C25FEE">
        <w:rPr>
          <w:highlight w:val="white"/>
        </w:rPr>
        <w:t xml:space="preserve">  }</w:t>
      </w:r>
    </w:p>
    <w:p w14:paraId="4F9EA17A" w14:textId="77777777" w:rsidR="00C25FEE" w:rsidRPr="00C25FEE" w:rsidRDefault="00C25FEE" w:rsidP="00C25FEE">
      <w:pPr>
        <w:pStyle w:val="Code"/>
        <w:rPr>
          <w:highlight w:val="white"/>
        </w:rPr>
      </w:pPr>
    </w:p>
    <w:p w14:paraId="13A59832" w14:textId="77777777" w:rsidR="00C25FEE" w:rsidRPr="00C25FEE" w:rsidRDefault="00C25FEE" w:rsidP="00C25FEE">
      <w:pPr>
        <w:pStyle w:val="Code"/>
        <w:rPr>
          <w:highlight w:val="white"/>
        </w:rPr>
      </w:pPr>
      <w:r w:rsidRPr="00C25FEE">
        <w:rPr>
          <w:highlight w:val="white"/>
        </w:rPr>
        <w:t xml:space="preserve">  return NULL;</w:t>
      </w:r>
    </w:p>
    <w:p w14:paraId="52CC6598" w14:textId="77777777" w:rsidR="00C25FEE" w:rsidRDefault="00C25FEE" w:rsidP="00C25FEE">
      <w:pPr>
        <w:pStyle w:val="Code"/>
        <w:rPr>
          <w:color w:val="000000"/>
          <w:highlight w:val="white"/>
          <w:lang w:val="sv-SE"/>
        </w:rPr>
      </w:pPr>
      <w:r>
        <w:rPr>
          <w:color w:val="000000"/>
          <w:highlight w:val="white"/>
          <w:lang w:val="sv-SE"/>
        </w:rPr>
        <w:t>}</w:t>
      </w:r>
    </w:p>
    <w:p w14:paraId="0662513D" w14:textId="77777777" w:rsidR="00C25FEE" w:rsidRDefault="00C25FEE" w:rsidP="00C25FEE">
      <w:pPr>
        <w:pStyle w:val="Code"/>
        <w:rPr>
          <w:color w:val="000000"/>
          <w:highlight w:val="white"/>
          <w:lang w:val="sv-SE"/>
        </w:rPr>
      </w:pPr>
    </w:p>
    <w:p w14:paraId="04D33C8C" w14:textId="77777777" w:rsidR="00C25FEE" w:rsidRPr="00C25FEE" w:rsidRDefault="00C25FEE" w:rsidP="00C25FEE">
      <w:pPr>
        <w:pStyle w:val="Code"/>
        <w:rPr>
          <w:highlight w:val="white"/>
        </w:rPr>
      </w:pPr>
      <w:r w:rsidRPr="00C25FEE">
        <w:rPr>
          <w:highlight w:val="white"/>
        </w:rPr>
        <w:t>FILE* freopen(const char* name, const char* mode, FILE* stream) {</w:t>
      </w:r>
    </w:p>
    <w:p w14:paraId="36C680DB" w14:textId="77777777" w:rsidR="00C25FEE" w:rsidRPr="00C25FEE" w:rsidRDefault="00C25FEE" w:rsidP="00C25FEE">
      <w:pPr>
        <w:pStyle w:val="Code"/>
        <w:rPr>
          <w:highlight w:val="white"/>
        </w:rPr>
      </w:pPr>
      <w:r w:rsidRPr="00C25FEE">
        <w:rPr>
          <w:highlight w:val="white"/>
        </w:rPr>
        <w:t xml:space="preserve">  int handle = -1;</w:t>
      </w:r>
    </w:p>
    <w:p w14:paraId="784A1BA9" w14:textId="77777777" w:rsidR="00C25FEE" w:rsidRPr="00C25FEE" w:rsidRDefault="00C25FEE" w:rsidP="00C25FEE">
      <w:pPr>
        <w:pStyle w:val="Code"/>
        <w:rPr>
          <w:highlight w:val="white"/>
        </w:rPr>
      </w:pPr>
    </w:p>
    <w:p w14:paraId="4E1414E2" w14:textId="77777777" w:rsidR="00C25FEE" w:rsidRPr="00C25FEE" w:rsidRDefault="00C25FEE" w:rsidP="00C25FEE">
      <w:pPr>
        <w:pStyle w:val="Code"/>
        <w:rPr>
          <w:highlight w:val="white"/>
        </w:rPr>
      </w:pPr>
      <w:r w:rsidRPr="00C25FEE">
        <w:rPr>
          <w:highlight w:val="white"/>
        </w:rPr>
        <w:t xml:space="preserve">  if (strcmp(mode, "r") == 0) {</w:t>
      </w:r>
    </w:p>
    <w:p w14:paraId="737210EB" w14:textId="77777777" w:rsidR="00C25FEE" w:rsidRPr="00C25FEE" w:rsidRDefault="00C25FEE" w:rsidP="00C25FEE">
      <w:pPr>
        <w:pStyle w:val="Code"/>
        <w:rPr>
          <w:highlight w:val="white"/>
        </w:rPr>
      </w:pPr>
      <w:r w:rsidRPr="00C25FEE">
        <w:rPr>
          <w:highlight w:val="white"/>
        </w:rPr>
        <w:t xml:space="preserve">    handle = fileopen(name, (unsigned short) READ);</w:t>
      </w:r>
    </w:p>
    <w:p w14:paraId="79FFFA02" w14:textId="77777777" w:rsidR="00C25FEE" w:rsidRPr="00C25FEE" w:rsidRDefault="00C25FEE" w:rsidP="00C25FEE">
      <w:pPr>
        <w:pStyle w:val="Code"/>
        <w:rPr>
          <w:highlight w:val="white"/>
        </w:rPr>
      </w:pPr>
      <w:r w:rsidRPr="00C25FEE">
        <w:rPr>
          <w:highlight w:val="white"/>
        </w:rPr>
        <w:t xml:space="preserve">  }</w:t>
      </w:r>
    </w:p>
    <w:p w14:paraId="6C271BA1" w14:textId="77777777" w:rsidR="00C25FEE" w:rsidRPr="00C25FEE" w:rsidRDefault="00C25FEE" w:rsidP="00C25FEE">
      <w:pPr>
        <w:pStyle w:val="Code"/>
        <w:rPr>
          <w:highlight w:val="white"/>
        </w:rPr>
      </w:pPr>
      <w:r w:rsidRPr="00C25FEE">
        <w:rPr>
          <w:highlight w:val="white"/>
        </w:rPr>
        <w:t xml:space="preserve">  else if (strcmp(mode, "w") == 0) {</w:t>
      </w:r>
    </w:p>
    <w:p w14:paraId="335BE7E6" w14:textId="77777777" w:rsidR="00C25FEE" w:rsidRPr="00C25FEE" w:rsidRDefault="00C25FEE" w:rsidP="00C25FEE">
      <w:pPr>
        <w:pStyle w:val="Code"/>
        <w:rPr>
          <w:highlight w:val="white"/>
        </w:rPr>
      </w:pPr>
      <w:r w:rsidRPr="00C25FEE">
        <w:rPr>
          <w:highlight w:val="white"/>
        </w:rPr>
        <w:t xml:space="preserve">    handle = filecreate(name);</w:t>
      </w:r>
    </w:p>
    <w:p w14:paraId="67DC387F" w14:textId="77777777" w:rsidR="00C25FEE" w:rsidRPr="00C25FEE" w:rsidRDefault="00C25FEE" w:rsidP="00C25FEE">
      <w:pPr>
        <w:pStyle w:val="Code"/>
        <w:rPr>
          <w:highlight w:val="white"/>
        </w:rPr>
      </w:pPr>
      <w:r w:rsidRPr="00C25FEE">
        <w:rPr>
          <w:highlight w:val="white"/>
        </w:rPr>
        <w:t xml:space="preserve">  }</w:t>
      </w:r>
    </w:p>
    <w:p w14:paraId="06704718" w14:textId="77777777" w:rsidR="00C25FEE" w:rsidRPr="00C25FEE" w:rsidRDefault="00C25FEE" w:rsidP="00C25FEE">
      <w:pPr>
        <w:pStyle w:val="Code"/>
        <w:rPr>
          <w:highlight w:val="white"/>
        </w:rPr>
      </w:pPr>
      <w:r w:rsidRPr="00C25FEE">
        <w:rPr>
          <w:highlight w:val="white"/>
        </w:rPr>
        <w:t xml:space="preserve">  else if (strcmp(mode, "a") == 0) {</w:t>
      </w:r>
    </w:p>
    <w:p w14:paraId="1C6406DD" w14:textId="77777777" w:rsidR="00C25FEE" w:rsidRPr="00C25FEE" w:rsidRDefault="00C25FEE" w:rsidP="00C25FEE">
      <w:pPr>
        <w:pStyle w:val="Code"/>
        <w:rPr>
          <w:highlight w:val="white"/>
        </w:rPr>
      </w:pPr>
      <w:r w:rsidRPr="00C25FEE">
        <w:rPr>
          <w:highlight w:val="white"/>
        </w:rPr>
        <w:t xml:space="preserve">    handle = fileopen(name, (unsigned short) WRITE);</w:t>
      </w:r>
    </w:p>
    <w:p w14:paraId="44680707" w14:textId="77777777" w:rsidR="00C25FEE" w:rsidRPr="00C25FEE" w:rsidRDefault="00C25FEE" w:rsidP="00C25FEE">
      <w:pPr>
        <w:pStyle w:val="Code"/>
        <w:rPr>
          <w:highlight w:val="white"/>
        </w:rPr>
      </w:pPr>
    </w:p>
    <w:p w14:paraId="65E280F7" w14:textId="77777777" w:rsidR="00C25FEE" w:rsidRPr="00C25FEE" w:rsidRDefault="00C25FEE" w:rsidP="00C25FEE">
      <w:pPr>
        <w:pStyle w:val="Code"/>
        <w:rPr>
          <w:highlight w:val="white"/>
        </w:rPr>
      </w:pPr>
      <w:r w:rsidRPr="00C25FEE">
        <w:rPr>
          <w:highlight w:val="white"/>
        </w:rPr>
        <w:t xml:space="preserve">    if (handle != -1) {</w:t>
      </w:r>
    </w:p>
    <w:p w14:paraId="3D7A7360" w14:textId="77777777" w:rsidR="00C25FEE" w:rsidRPr="00C25FEE" w:rsidRDefault="00C25FEE" w:rsidP="00C25FEE">
      <w:pPr>
        <w:pStyle w:val="Code"/>
        <w:rPr>
          <w:highlight w:val="white"/>
        </w:rPr>
      </w:pPr>
      <w:r w:rsidRPr="00C25FEE">
        <w:rPr>
          <w:highlight w:val="white"/>
        </w:rPr>
        <w:t xml:space="preserve">      fseek(stream, 0L, (int) SEEK_END);</w:t>
      </w:r>
    </w:p>
    <w:p w14:paraId="1DA8F614" w14:textId="77777777" w:rsidR="00C25FEE" w:rsidRPr="00C25FEE" w:rsidRDefault="00C25FEE" w:rsidP="00C25FEE">
      <w:pPr>
        <w:pStyle w:val="Code"/>
        <w:rPr>
          <w:highlight w:val="white"/>
        </w:rPr>
      </w:pPr>
      <w:r w:rsidRPr="00C25FEE">
        <w:rPr>
          <w:highlight w:val="white"/>
        </w:rPr>
        <w:t xml:space="preserve">    }</w:t>
      </w:r>
    </w:p>
    <w:p w14:paraId="75F52CB0" w14:textId="77777777" w:rsidR="00C25FEE" w:rsidRPr="00C25FEE" w:rsidRDefault="00C25FEE" w:rsidP="00C25FEE">
      <w:pPr>
        <w:pStyle w:val="Code"/>
        <w:rPr>
          <w:highlight w:val="white"/>
        </w:rPr>
      </w:pPr>
      <w:r w:rsidRPr="00C25FEE">
        <w:rPr>
          <w:highlight w:val="white"/>
        </w:rPr>
        <w:t xml:space="preserve">    else {</w:t>
      </w:r>
    </w:p>
    <w:p w14:paraId="59C04A75" w14:textId="77777777" w:rsidR="00C25FEE" w:rsidRPr="00C25FEE" w:rsidRDefault="00C25FEE" w:rsidP="00C25FEE">
      <w:pPr>
        <w:pStyle w:val="Code"/>
        <w:rPr>
          <w:highlight w:val="white"/>
        </w:rPr>
      </w:pPr>
      <w:r w:rsidRPr="00C25FEE">
        <w:rPr>
          <w:highlight w:val="white"/>
        </w:rPr>
        <w:t xml:space="preserve">      handle = filecreate(name);</w:t>
      </w:r>
    </w:p>
    <w:p w14:paraId="40F54159" w14:textId="77777777" w:rsidR="00C25FEE" w:rsidRPr="00C25FEE" w:rsidRDefault="00C25FEE" w:rsidP="00C25FEE">
      <w:pPr>
        <w:pStyle w:val="Code"/>
        <w:rPr>
          <w:highlight w:val="white"/>
        </w:rPr>
      </w:pPr>
      <w:r w:rsidRPr="00C25FEE">
        <w:rPr>
          <w:highlight w:val="white"/>
        </w:rPr>
        <w:t xml:space="preserve">    }</w:t>
      </w:r>
    </w:p>
    <w:p w14:paraId="1BD8BAD1" w14:textId="77777777" w:rsidR="00C25FEE" w:rsidRPr="00C25FEE" w:rsidRDefault="00C25FEE" w:rsidP="00C25FEE">
      <w:pPr>
        <w:pStyle w:val="Code"/>
        <w:rPr>
          <w:highlight w:val="white"/>
        </w:rPr>
      </w:pPr>
      <w:r w:rsidRPr="00C25FEE">
        <w:rPr>
          <w:highlight w:val="white"/>
        </w:rPr>
        <w:t xml:space="preserve">  }</w:t>
      </w:r>
    </w:p>
    <w:p w14:paraId="6483A257" w14:textId="77777777" w:rsidR="00C25FEE" w:rsidRPr="00C25FEE" w:rsidRDefault="00C25FEE" w:rsidP="00C25FEE">
      <w:pPr>
        <w:pStyle w:val="Code"/>
        <w:rPr>
          <w:highlight w:val="white"/>
        </w:rPr>
      </w:pPr>
      <w:r w:rsidRPr="00C25FEE">
        <w:rPr>
          <w:highlight w:val="white"/>
        </w:rPr>
        <w:t xml:space="preserve">  else if (strcmp(mode, "r+") == 0) {</w:t>
      </w:r>
    </w:p>
    <w:p w14:paraId="28F7C936"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44EEDBC8" w14:textId="77777777" w:rsidR="00C25FEE" w:rsidRPr="00C25FEE" w:rsidRDefault="00C25FEE" w:rsidP="00C25FEE">
      <w:pPr>
        <w:pStyle w:val="Code"/>
        <w:rPr>
          <w:highlight w:val="white"/>
        </w:rPr>
      </w:pPr>
      <w:r w:rsidRPr="00C25FEE">
        <w:rPr>
          <w:highlight w:val="white"/>
        </w:rPr>
        <w:t xml:space="preserve">  }</w:t>
      </w:r>
    </w:p>
    <w:p w14:paraId="1A726638" w14:textId="77777777" w:rsidR="00C25FEE" w:rsidRPr="00C25FEE" w:rsidRDefault="00C25FEE" w:rsidP="00C25FEE">
      <w:pPr>
        <w:pStyle w:val="Code"/>
        <w:rPr>
          <w:highlight w:val="white"/>
        </w:rPr>
      </w:pPr>
      <w:r w:rsidRPr="00C25FEE">
        <w:rPr>
          <w:highlight w:val="white"/>
        </w:rPr>
        <w:t xml:space="preserve">  else if (strcmp(mode, "w+") == 0) {</w:t>
      </w:r>
    </w:p>
    <w:p w14:paraId="31C82EAA" w14:textId="77777777" w:rsidR="00C25FEE" w:rsidRPr="00C25FEE" w:rsidRDefault="00C25FEE" w:rsidP="00C25FEE">
      <w:pPr>
        <w:pStyle w:val="Code"/>
        <w:rPr>
          <w:highlight w:val="white"/>
        </w:rPr>
      </w:pPr>
      <w:r w:rsidRPr="00C25FEE">
        <w:rPr>
          <w:highlight w:val="white"/>
        </w:rPr>
        <w:t xml:space="preserve">    if (fileexists(name)) {</w:t>
      </w:r>
    </w:p>
    <w:p w14:paraId="67B2EBB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560917DB" w14:textId="77777777" w:rsidR="00C25FEE" w:rsidRPr="00C25FEE" w:rsidRDefault="00C25FEE" w:rsidP="00C25FEE">
      <w:pPr>
        <w:pStyle w:val="Code"/>
        <w:rPr>
          <w:highlight w:val="white"/>
        </w:rPr>
      </w:pPr>
      <w:r w:rsidRPr="00C25FEE">
        <w:rPr>
          <w:highlight w:val="white"/>
        </w:rPr>
        <w:t xml:space="preserve">    }</w:t>
      </w:r>
    </w:p>
    <w:p w14:paraId="35E500A1" w14:textId="77777777" w:rsidR="00C25FEE" w:rsidRPr="00C25FEE" w:rsidRDefault="00C25FEE" w:rsidP="00C25FEE">
      <w:pPr>
        <w:pStyle w:val="Code"/>
        <w:rPr>
          <w:highlight w:val="white"/>
        </w:rPr>
      </w:pPr>
      <w:r w:rsidRPr="00C25FEE">
        <w:rPr>
          <w:highlight w:val="white"/>
        </w:rPr>
        <w:t xml:space="preserve">    else {</w:t>
      </w:r>
    </w:p>
    <w:p w14:paraId="2D55F2B0" w14:textId="77777777" w:rsidR="00C25FEE" w:rsidRPr="00C25FEE" w:rsidRDefault="00C25FEE" w:rsidP="00C25FEE">
      <w:pPr>
        <w:pStyle w:val="Code"/>
        <w:rPr>
          <w:highlight w:val="white"/>
        </w:rPr>
      </w:pPr>
      <w:r w:rsidRPr="00C25FEE">
        <w:rPr>
          <w:highlight w:val="white"/>
        </w:rPr>
        <w:t xml:space="preserve">      handle = filecreate(name);</w:t>
      </w:r>
    </w:p>
    <w:p w14:paraId="554C0761" w14:textId="77777777" w:rsidR="00C25FEE" w:rsidRPr="00C25FEE" w:rsidRDefault="00C25FEE" w:rsidP="00C25FEE">
      <w:pPr>
        <w:pStyle w:val="Code"/>
        <w:rPr>
          <w:highlight w:val="white"/>
        </w:rPr>
      </w:pPr>
      <w:r w:rsidRPr="00C25FEE">
        <w:rPr>
          <w:highlight w:val="white"/>
        </w:rPr>
        <w:t xml:space="preserve">    }</w:t>
      </w:r>
    </w:p>
    <w:p w14:paraId="60C3EBFA" w14:textId="77777777" w:rsidR="00C25FEE" w:rsidRPr="00C25FEE" w:rsidRDefault="00C25FEE" w:rsidP="00C25FEE">
      <w:pPr>
        <w:pStyle w:val="Code"/>
        <w:rPr>
          <w:highlight w:val="white"/>
        </w:rPr>
      </w:pPr>
      <w:r w:rsidRPr="00C25FEE">
        <w:rPr>
          <w:highlight w:val="white"/>
        </w:rPr>
        <w:t xml:space="preserve">  }</w:t>
      </w:r>
    </w:p>
    <w:p w14:paraId="5740CA8F" w14:textId="77777777" w:rsidR="00C25FEE" w:rsidRPr="00C25FEE" w:rsidRDefault="00C25FEE" w:rsidP="00C25FEE">
      <w:pPr>
        <w:pStyle w:val="Code"/>
        <w:rPr>
          <w:highlight w:val="white"/>
        </w:rPr>
      </w:pPr>
      <w:r w:rsidRPr="00C25FEE">
        <w:rPr>
          <w:highlight w:val="white"/>
        </w:rPr>
        <w:t xml:space="preserve">  else if (strcmp(mode, "a+") == 0) {</w:t>
      </w:r>
    </w:p>
    <w:p w14:paraId="6BA7A9A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1A23BC51" w14:textId="77777777" w:rsidR="00C25FEE" w:rsidRPr="00C25FEE" w:rsidRDefault="00C25FEE" w:rsidP="00C25FEE">
      <w:pPr>
        <w:pStyle w:val="Code"/>
        <w:rPr>
          <w:highlight w:val="white"/>
        </w:rPr>
      </w:pPr>
    </w:p>
    <w:p w14:paraId="67FC2AB1" w14:textId="77777777" w:rsidR="00C25FEE" w:rsidRPr="00C25FEE" w:rsidRDefault="00C25FEE" w:rsidP="00C25FEE">
      <w:pPr>
        <w:pStyle w:val="Code"/>
        <w:rPr>
          <w:highlight w:val="white"/>
        </w:rPr>
      </w:pPr>
      <w:r w:rsidRPr="00C25FEE">
        <w:rPr>
          <w:highlight w:val="white"/>
        </w:rPr>
        <w:t xml:space="preserve">    if (handle != -1) {</w:t>
      </w:r>
    </w:p>
    <w:p w14:paraId="4FFEBC24" w14:textId="77777777" w:rsidR="00C25FEE" w:rsidRPr="00C25FEE" w:rsidRDefault="00C25FEE" w:rsidP="00C25FEE">
      <w:pPr>
        <w:pStyle w:val="Code"/>
        <w:rPr>
          <w:highlight w:val="white"/>
        </w:rPr>
      </w:pPr>
      <w:r w:rsidRPr="00C25FEE">
        <w:rPr>
          <w:highlight w:val="white"/>
        </w:rPr>
        <w:t xml:space="preserve">      fseek(stream, 0L, (int) SEEK_END);</w:t>
      </w:r>
    </w:p>
    <w:p w14:paraId="7A8483DF" w14:textId="77777777" w:rsidR="00C25FEE" w:rsidRPr="00C25FEE" w:rsidRDefault="00C25FEE" w:rsidP="00C25FEE">
      <w:pPr>
        <w:pStyle w:val="Code"/>
        <w:rPr>
          <w:highlight w:val="white"/>
        </w:rPr>
      </w:pPr>
      <w:r w:rsidRPr="00C25FEE">
        <w:rPr>
          <w:highlight w:val="white"/>
        </w:rPr>
        <w:t xml:space="preserve">    }</w:t>
      </w:r>
    </w:p>
    <w:p w14:paraId="48C3F733" w14:textId="77777777" w:rsidR="00C25FEE" w:rsidRPr="00C25FEE" w:rsidRDefault="00C25FEE" w:rsidP="00C25FEE">
      <w:pPr>
        <w:pStyle w:val="Code"/>
        <w:rPr>
          <w:highlight w:val="white"/>
        </w:rPr>
      </w:pPr>
      <w:r w:rsidRPr="00C25FEE">
        <w:rPr>
          <w:highlight w:val="white"/>
        </w:rPr>
        <w:t xml:space="preserve">    else {</w:t>
      </w:r>
    </w:p>
    <w:p w14:paraId="20EF3CAA" w14:textId="77777777" w:rsidR="00C25FEE" w:rsidRPr="00C25FEE" w:rsidRDefault="00C25FEE" w:rsidP="00C25FEE">
      <w:pPr>
        <w:pStyle w:val="Code"/>
        <w:rPr>
          <w:highlight w:val="white"/>
        </w:rPr>
      </w:pPr>
      <w:r w:rsidRPr="00C25FEE">
        <w:rPr>
          <w:highlight w:val="white"/>
        </w:rPr>
        <w:t xml:space="preserve">      handle = filecreate(name);</w:t>
      </w:r>
    </w:p>
    <w:p w14:paraId="14F71722" w14:textId="77777777" w:rsidR="00C25FEE" w:rsidRPr="00C25FEE" w:rsidRDefault="00C25FEE" w:rsidP="00C25FEE">
      <w:pPr>
        <w:pStyle w:val="Code"/>
        <w:rPr>
          <w:highlight w:val="white"/>
        </w:rPr>
      </w:pPr>
      <w:r w:rsidRPr="00C25FEE">
        <w:rPr>
          <w:highlight w:val="white"/>
        </w:rPr>
        <w:t xml:space="preserve">    }</w:t>
      </w:r>
    </w:p>
    <w:p w14:paraId="663F30DE" w14:textId="77777777" w:rsidR="00C25FEE" w:rsidRPr="00C25FEE" w:rsidRDefault="00C25FEE" w:rsidP="00C25FEE">
      <w:pPr>
        <w:pStyle w:val="Code"/>
        <w:rPr>
          <w:highlight w:val="white"/>
        </w:rPr>
      </w:pPr>
      <w:r w:rsidRPr="00C25FEE">
        <w:rPr>
          <w:highlight w:val="white"/>
        </w:rPr>
        <w:t xml:space="preserve">  }</w:t>
      </w:r>
    </w:p>
    <w:p w14:paraId="2142935C" w14:textId="77777777" w:rsidR="00C25FEE" w:rsidRPr="00C25FEE" w:rsidRDefault="00C25FEE" w:rsidP="00C25FEE">
      <w:pPr>
        <w:pStyle w:val="Code"/>
        <w:rPr>
          <w:highlight w:val="white"/>
        </w:rPr>
      </w:pPr>
    </w:p>
    <w:p w14:paraId="121BFAAE" w14:textId="77777777" w:rsidR="00C25FEE" w:rsidRPr="00C25FEE" w:rsidRDefault="00C25FEE" w:rsidP="00C25FEE">
      <w:pPr>
        <w:pStyle w:val="Code"/>
        <w:rPr>
          <w:highlight w:val="white"/>
        </w:rPr>
      </w:pPr>
      <w:r w:rsidRPr="00C25FEE">
        <w:rPr>
          <w:highlight w:val="white"/>
        </w:rPr>
        <w:t xml:space="preserve">  if (handle != -1) {</w:t>
      </w:r>
    </w:p>
    <w:p w14:paraId="566C98E9" w14:textId="77777777" w:rsidR="00C25FEE" w:rsidRPr="00C25FEE" w:rsidRDefault="00C25FEE" w:rsidP="00C25FEE">
      <w:pPr>
        <w:pStyle w:val="Code"/>
        <w:rPr>
          <w:highlight w:val="white"/>
        </w:rPr>
      </w:pPr>
      <w:r w:rsidRPr="00C25FEE">
        <w:rPr>
          <w:highlight w:val="white"/>
        </w:rPr>
        <w:t xml:space="preserve">    stream-&gt;open = TRUE;</w:t>
      </w:r>
    </w:p>
    <w:p w14:paraId="1F330939" w14:textId="77777777" w:rsidR="00C25FEE" w:rsidRPr="00C25FEE" w:rsidRDefault="00C25FEE" w:rsidP="00C25FEE">
      <w:pPr>
        <w:pStyle w:val="Code"/>
        <w:rPr>
          <w:highlight w:val="white"/>
        </w:rPr>
      </w:pPr>
      <w:r w:rsidRPr="00C25FEE">
        <w:rPr>
          <w:highlight w:val="white"/>
        </w:rPr>
        <w:t xml:space="preserve">    stream-&gt;handle = handle;</w:t>
      </w:r>
    </w:p>
    <w:p w14:paraId="03F59CBD" w14:textId="77777777" w:rsidR="00C25FEE" w:rsidRPr="00C25FEE" w:rsidRDefault="00C25FEE" w:rsidP="00C25FEE">
      <w:pPr>
        <w:pStyle w:val="Code"/>
        <w:rPr>
          <w:highlight w:val="white"/>
        </w:rPr>
      </w:pPr>
      <w:r w:rsidRPr="00C25FEE">
        <w:rPr>
          <w:highlight w:val="white"/>
        </w:rPr>
        <w:t xml:space="preserve">    stream-&gt;size = 0l; // filesize(handle);</w:t>
      </w:r>
    </w:p>
    <w:p w14:paraId="008AA7A6" w14:textId="77777777" w:rsidR="00C25FEE" w:rsidRPr="00C25FEE" w:rsidRDefault="00C25FEE" w:rsidP="00C25FEE">
      <w:pPr>
        <w:pStyle w:val="Code"/>
        <w:rPr>
          <w:highlight w:val="white"/>
        </w:rPr>
      </w:pPr>
      <w:r w:rsidRPr="00C25FEE">
        <w:rPr>
          <w:highlight w:val="white"/>
        </w:rPr>
        <w:t xml:space="preserve">    strcpy(stream-&gt;name, name);</w:t>
      </w:r>
    </w:p>
    <w:p w14:paraId="624E4C7E" w14:textId="77777777" w:rsidR="00C25FEE" w:rsidRPr="00C25FEE" w:rsidRDefault="00C25FEE" w:rsidP="00C25FEE">
      <w:pPr>
        <w:pStyle w:val="Code"/>
        <w:rPr>
          <w:highlight w:val="white"/>
        </w:rPr>
      </w:pPr>
      <w:r w:rsidRPr="00C25FEE">
        <w:rPr>
          <w:highlight w:val="white"/>
        </w:rPr>
        <w:t xml:space="preserve">    stream-&gt;temporary = FALSE;</w:t>
      </w:r>
    </w:p>
    <w:p w14:paraId="70D958A9" w14:textId="77777777" w:rsidR="00C25FEE" w:rsidRPr="00C25FEE" w:rsidRDefault="00C25FEE" w:rsidP="00C25FEE">
      <w:pPr>
        <w:pStyle w:val="Code"/>
        <w:rPr>
          <w:highlight w:val="white"/>
        </w:rPr>
      </w:pPr>
      <w:r w:rsidRPr="00C25FEE">
        <w:rPr>
          <w:highlight w:val="white"/>
        </w:rPr>
        <w:t xml:space="preserve">    return stream;</w:t>
      </w:r>
    </w:p>
    <w:p w14:paraId="5D2B3D5C" w14:textId="77777777" w:rsidR="00C25FEE" w:rsidRPr="00C25FEE" w:rsidRDefault="00C25FEE" w:rsidP="00C25FEE">
      <w:pPr>
        <w:pStyle w:val="Code"/>
        <w:rPr>
          <w:highlight w:val="white"/>
        </w:rPr>
      </w:pPr>
      <w:r w:rsidRPr="00C25FEE">
        <w:rPr>
          <w:highlight w:val="white"/>
        </w:rPr>
        <w:t xml:space="preserve">  }</w:t>
      </w:r>
    </w:p>
    <w:p w14:paraId="5EDDD6E6" w14:textId="77777777" w:rsidR="00C25FEE" w:rsidRPr="00C25FEE" w:rsidRDefault="00C25FEE" w:rsidP="00C25FEE">
      <w:pPr>
        <w:pStyle w:val="Code"/>
        <w:rPr>
          <w:highlight w:val="white"/>
        </w:rPr>
      </w:pPr>
      <w:r w:rsidRPr="00C25FEE">
        <w:rPr>
          <w:highlight w:val="white"/>
        </w:rPr>
        <w:t xml:space="preserve">  else {</w:t>
      </w:r>
    </w:p>
    <w:p w14:paraId="7F8A25A5" w14:textId="77777777" w:rsidR="00C25FEE" w:rsidRPr="00C25FEE" w:rsidRDefault="00C25FEE" w:rsidP="00C25FEE">
      <w:pPr>
        <w:pStyle w:val="Code"/>
        <w:rPr>
          <w:highlight w:val="white"/>
        </w:rPr>
      </w:pPr>
      <w:r w:rsidRPr="00C25FEE">
        <w:rPr>
          <w:highlight w:val="white"/>
        </w:rPr>
        <w:t xml:space="preserve">    stream-&gt;open = FALSE;</w:t>
      </w:r>
    </w:p>
    <w:p w14:paraId="71D320F3" w14:textId="77777777" w:rsidR="00C25FEE" w:rsidRPr="00C25FEE" w:rsidRDefault="00C25FEE" w:rsidP="00C25FEE">
      <w:pPr>
        <w:pStyle w:val="Code"/>
        <w:rPr>
          <w:highlight w:val="white"/>
        </w:rPr>
      </w:pPr>
      <w:r w:rsidRPr="00C25FEE">
        <w:rPr>
          <w:highlight w:val="white"/>
        </w:rPr>
        <w:t xml:space="preserve">    return NULL;</w:t>
      </w:r>
    </w:p>
    <w:p w14:paraId="4BA40DC7" w14:textId="77777777" w:rsidR="00C25FEE" w:rsidRPr="00C25FEE" w:rsidRDefault="00C25FEE" w:rsidP="00C25FEE">
      <w:pPr>
        <w:pStyle w:val="Code"/>
        <w:rPr>
          <w:highlight w:val="white"/>
        </w:rPr>
      </w:pPr>
      <w:r w:rsidRPr="00C25FEE">
        <w:rPr>
          <w:highlight w:val="white"/>
        </w:rPr>
        <w:t xml:space="preserve">  }</w:t>
      </w:r>
    </w:p>
    <w:p w14:paraId="6FB15CBD" w14:textId="77777777" w:rsidR="00C25FEE" w:rsidRPr="00C25FEE" w:rsidRDefault="00C25FEE" w:rsidP="00C25FEE">
      <w:pPr>
        <w:pStyle w:val="Code"/>
        <w:rPr>
          <w:highlight w:val="white"/>
        </w:rPr>
      </w:pPr>
      <w:r w:rsidRPr="00C25FEE">
        <w:rPr>
          <w:highlight w:val="white"/>
        </w:rPr>
        <w:t>}</w:t>
      </w:r>
    </w:p>
    <w:p w14:paraId="023FA983" w14:textId="77777777" w:rsidR="00C25FEE" w:rsidRPr="00C25FEE" w:rsidRDefault="00C25FEE" w:rsidP="00C25FEE">
      <w:pPr>
        <w:pStyle w:val="Code"/>
        <w:rPr>
          <w:highlight w:val="white"/>
        </w:rPr>
      </w:pPr>
    </w:p>
    <w:p w14:paraId="5F56BAF7" w14:textId="77777777" w:rsidR="00C25FEE" w:rsidRPr="00C25FEE" w:rsidRDefault="00C25FEE" w:rsidP="00C25FEE">
      <w:pPr>
        <w:pStyle w:val="Code"/>
        <w:rPr>
          <w:highlight w:val="white"/>
        </w:rPr>
      </w:pPr>
      <w:r w:rsidRPr="00C25FEE">
        <w:rPr>
          <w:highlight w:val="white"/>
        </w:rPr>
        <w:t>int fflush(FILE* stream) {</w:t>
      </w:r>
    </w:p>
    <w:p w14:paraId="1D4F6E4D" w14:textId="77777777" w:rsidR="00C25FEE" w:rsidRPr="00C25FEE" w:rsidRDefault="00C25FEE" w:rsidP="00C25FEE">
      <w:pPr>
        <w:pStyle w:val="Code"/>
        <w:rPr>
          <w:highlight w:val="white"/>
        </w:rPr>
      </w:pPr>
      <w:r w:rsidRPr="00C25FEE">
        <w:rPr>
          <w:highlight w:val="white"/>
        </w:rPr>
        <w:t xml:space="preserve">  if (stream == NULL) {</w:t>
      </w:r>
    </w:p>
    <w:p w14:paraId="0B473EEA" w14:textId="77777777" w:rsidR="00C25FEE" w:rsidRPr="00C25FEE" w:rsidRDefault="00C25FEE" w:rsidP="00C25FEE">
      <w:pPr>
        <w:pStyle w:val="Code"/>
        <w:rPr>
          <w:highlight w:val="white"/>
        </w:rPr>
      </w:pPr>
      <w:r w:rsidRPr="00C25FEE">
        <w:rPr>
          <w:highlight w:val="white"/>
        </w:rPr>
        <w:t xml:space="preserve">    int index;</w:t>
      </w:r>
    </w:p>
    <w:p w14:paraId="474560AA" w14:textId="77777777" w:rsidR="00C25FEE" w:rsidRPr="00C25FEE" w:rsidRDefault="00C25FEE" w:rsidP="00C25FEE">
      <w:pPr>
        <w:pStyle w:val="Code"/>
        <w:rPr>
          <w:highlight w:val="white"/>
        </w:rPr>
      </w:pPr>
    </w:p>
    <w:p w14:paraId="4B9A2270" w14:textId="77777777" w:rsidR="00C25FEE" w:rsidRPr="00C25FEE" w:rsidRDefault="00C25FEE" w:rsidP="00C25FEE">
      <w:pPr>
        <w:pStyle w:val="Code"/>
        <w:rPr>
          <w:highlight w:val="white"/>
        </w:rPr>
      </w:pPr>
      <w:r w:rsidRPr="00C25FEE">
        <w:rPr>
          <w:highlight w:val="white"/>
        </w:rPr>
        <w:t xml:space="preserve">    for (index = 0; index &lt; FOPEN_MAX; ++index) {</w:t>
      </w:r>
    </w:p>
    <w:p w14:paraId="732803DE" w14:textId="77777777" w:rsidR="00C25FEE" w:rsidRPr="00C25FEE" w:rsidRDefault="00C25FEE" w:rsidP="00C25FEE">
      <w:pPr>
        <w:pStyle w:val="Code"/>
        <w:rPr>
          <w:highlight w:val="white"/>
        </w:rPr>
      </w:pPr>
      <w:r w:rsidRPr="00C25FEE">
        <w:rPr>
          <w:highlight w:val="white"/>
        </w:rPr>
        <w:t xml:space="preserve">      if (g_fileArray[index].open) {</w:t>
      </w:r>
    </w:p>
    <w:p w14:paraId="61294C0A" w14:textId="77777777" w:rsidR="00C25FEE" w:rsidRPr="00C25FEE" w:rsidRDefault="00C25FEE" w:rsidP="00C25FEE">
      <w:pPr>
        <w:pStyle w:val="Code"/>
        <w:rPr>
          <w:highlight w:val="white"/>
        </w:rPr>
      </w:pPr>
      <w:r w:rsidRPr="00C25FEE">
        <w:rPr>
          <w:highlight w:val="white"/>
        </w:rPr>
        <w:t xml:space="preserve">        if (fflush(&amp;g_fileArray[index]) == EOF) {</w:t>
      </w:r>
    </w:p>
    <w:p w14:paraId="08570729" w14:textId="77777777" w:rsidR="00C25FEE" w:rsidRPr="00C25FEE" w:rsidRDefault="00C25FEE" w:rsidP="00C25FEE">
      <w:pPr>
        <w:pStyle w:val="Code"/>
        <w:rPr>
          <w:highlight w:val="white"/>
        </w:rPr>
      </w:pPr>
      <w:r w:rsidRPr="00C25FEE">
        <w:rPr>
          <w:highlight w:val="white"/>
        </w:rPr>
        <w:t xml:space="preserve">          return EOF;</w:t>
      </w:r>
    </w:p>
    <w:p w14:paraId="0DBA561D" w14:textId="77777777" w:rsidR="00C25FEE" w:rsidRPr="00C25FEE" w:rsidRDefault="00C25FEE" w:rsidP="00C25FEE">
      <w:pPr>
        <w:pStyle w:val="Code"/>
        <w:rPr>
          <w:highlight w:val="white"/>
        </w:rPr>
      </w:pPr>
      <w:r w:rsidRPr="00C25FEE">
        <w:rPr>
          <w:highlight w:val="white"/>
        </w:rPr>
        <w:t xml:space="preserve">        }</w:t>
      </w:r>
    </w:p>
    <w:p w14:paraId="40863C13" w14:textId="77777777" w:rsidR="00C25FEE" w:rsidRPr="00C25FEE" w:rsidRDefault="00C25FEE" w:rsidP="00C25FEE">
      <w:pPr>
        <w:pStyle w:val="Code"/>
        <w:rPr>
          <w:highlight w:val="white"/>
        </w:rPr>
      </w:pPr>
      <w:r w:rsidRPr="00C25FEE">
        <w:rPr>
          <w:highlight w:val="white"/>
        </w:rPr>
        <w:t xml:space="preserve">      }</w:t>
      </w:r>
    </w:p>
    <w:p w14:paraId="78BB7ED0" w14:textId="77777777" w:rsidR="00C25FEE" w:rsidRPr="00C25FEE" w:rsidRDefault="00C25FEE" w:rsidP="00C25FEE">
      <w:pPr>
        <w:pStyle w:val="Code"/>
        <w:rPr>
          <w:highlight w:val="white"/>
        </w:rPr>
      </w:pPr>
      <w:r w:rsidRPr="00C25FEE">
        <w:rPr>
          <w:highlight w:val="white"/>
        </w:rPr>
        <w:t xml:space="preserve">    }</w:t>
      </w:r>
    </w:p>
    <w:p w14:paraId="4BFCF091" w14:textId="77777777" w:rsidR="00C25FEE" w:rsidRPr="00C25FEE" w:rsidRDefault="00C25FEE" w:rsidP="00C25FEE">
      <w:pPr>
        <w:pStyle w:val="Code"/>
        <w:rPr>
          <w:highlight w:val="white"/>
        </w:rPr>
      </w:pPr>
      <w:r w:rsidRPr="00C25FEE">
        <w:rPr>
          <w:highlight w:val="white"/>
        </w:rPr>
        <w:t xml:space="preserve">  }</w:t>
      </w:r>
    </w:p>
    <w:p w14:paraId="41A5C005" w14:textId="77777777" w:rsidR="00C25FEE" w:rsidRPr="00C25FEE" w:rsidRDefault="00C25FEE" w:rsidP="00C25FEE">
      <w:pPr>
        <w:pStyle w:val="Code"/>
        <w:rPr>
          <w:highlight w:val="white"/>
        </w:rPr>
      </w:pPr>
    </w:p>
    <w:p w14:paraId="0EC45563" w14:textId="77777777" w:rsidR="00C25FEE" w:rsidRPr="00C25FEE" w:rsidRDefault="00C25FEE" w:rsidP="00C25FEE">
      <w:pPr>
        <w:pStyle w:val="Code"/>
        <w:rPr>
          <w:highlight w:val="white"/>
        </w:rPr>
      </w:pPr>
      <w:r w:rsidRPr="00C25FEE">
        <w:rPr>
          <w:highlight w:val="white"/>
        </w:rPr>
        <w:t xml:space="preserve">  // ...</w:t>
      </w:r>
    </w:p>
    <w:p w14:paraId="1D0C7B14" w14:textId="77777777" w:rsidR="00C25FEE" w:rsidRPr="00C25FEE" w:rsidRDefault="00C25FEE" w:rsidP="00C25FEE">
      <w:pPr>
        <w:pStyle w:val="Code"/>
        <w:rPr>
          <w:highlight w:val="white"/>
        </w:rPr>
      </w:pPr>
    </w:p>
    <w:p w14:paraId="02DA6604" w14:textId="77777777" w:rsidR="00C25FEE" w:rsidRPr="00C25FEE" w:rsidRDefault="00C25FEE" w:rsidP="00C25FEE">
      <w:pPr>
        <w:pStyle w:val="Code"/>
        <w:rPr>
          <w:highlight w:val="white"/>
        </w:rPr>
      </w:pPr>
      <w:r w:rsidRPr="00C25FEE">
        <w:rPr>
          <w:highlight w:val="white"/>
        </w:rPr>
        <w:t xml:space="preserve">  return 0;</w:t>
      </w:r>
    </w:p>
    <w:p w14:paraId="0F886054" w14:textId="77777777" w:rsidR="00C25FEE" w:rsidRPr="00C25FEE" w:rsidRDefault="00C25FEE" w:rsidP="00C25FEE">
      <w:pPr>
        <w:pStyle w:val="Code"/>
        <w:rPr>
          <w:highlight w:val="white"/>
        </w:rPr>
      </w:pPr>
      <w:r w:rsidRPr="00C25FEE">
        <w:rPr>
          <w:highlight w:val="white"/>
        </w:rPr>
        <w:t>}</w:t>
      </w:r>
    </w:p>
    <w:p w14:paraId="7DE424D2" w14:textId="77777777" w:rsidR="00C25FEE" w:rsidRPr="00C25FEE" w:rsidRDefault="00C25FEE" w:rsidP="00C25FEE">
      <w:pPr>
        <w:pStyle w:val="Code"/>
        <w:rPr>
          <w:highlight w:val="white"/>
        </w:rPr>
      </w:pPr>
    </w:p>
    <w:p w14:paraId="346586DF" w14:textId="77777777" w:rsidR="00C25FEE" w:rsidRPr="00C25FEE" w:rsidRDefault="00C25FEE" w:rsidP="00C25FEE">
      <w:pPr>
        <w:pStyle w:val="Code"/>
        <w:rPr>
          <w:highlight w:val="white"/>
        </w:rPr>
      </w:pPr>
      <w:r w:rsidRPr="00C25FEE">
        <w:rPr>
          <w:highlight w:val="white"/>
        </w:rPr>
        <w:t>int fclose(FILE* stream) {</w:t>
      </w:r>
    </w:p>
    <w:p w14:paraId="35F3F925" w14:textId="77777777" w:rsidR="00C25FEE" w:rsidRPr="00C25FEE" w:rsidRDefault="00C25FEE" w:rsidP="00C25FEE">
      <w:pPr>
        <w:pStyle w:val="Code"/>
        <w:rPr>
          <w:highlight w:val="white"/>
        </w:rPr>
      </w:pPr>
      <w:r w:rsidRPr="00C25FEE">
        <w:rPr>
          <w:highlight w:val="white"/>
        </w:rPr>
        <w:t xml:space="preserve">  if (stream != NULL) {</w:t>
      </w:r>
    </w:p>
    <w:p w14:paraId="6BA9DC00" w14:textId="77777777" w:rsidR="00C25FEE" w:rsidRPr="00C25FEE" w:rsidRDefault="00C25FEE" w:rsidP="00C25FEE">
      <w:pPr>
        <w:pStyle w:val="Code"/>
        <w:rPr>
          <w:highlight w:val="white"/>
        </w:rPr>
      </w:pPr>
      <w:r w:rsidRPr="00C25FEE">
        <w:rPr>
          <w:highlight w:val="white"/>
        </w:rPr>
        <w:t>#ifdef __WINDOWS__</w:t>
      </w:r>
    </w:p>
    <w:p w14:paraId="6E69EADA" w14:textId="77777777" w:rsidR="00C25FEE" w:rsidRPr="00C25FEE" w:rsidRDefault="00C25FEE" w:rsidP="00C25FEE">
      <w:pPr>
        <w:pStyle w:val="Code"/>
        <w:rPr>
          <w:highlight w:val="white"/>
        </w:rPr>
      </w:pPr>
      <w:r w:rsidRPr="00C25FEE">
        <w:rPr>
          <w:highlight w:val="white"/>
        </w:rPr>
        <w:t xml:space="preserve">    register_ah = 0x3Es;</w:t>
      </w:r>
    </w:p>
    <w:p w14:paraId="70639AF6" w14:textId="77777777" w:rsidR="00C25FEE" w:rsidRPr="00C25FEE" w:rsidRDefault="00C25FEE" w:rsidP="00C25FEE">
      <w:pPr>
        <w:pStyle w:val="Code"/>
        <w:rPr>
          <w:highlight w:val="white"/>
        </w:rPr>
      </w:pPr>
      <w:r w:rsidRPr="00C25FEE">
        <w:rPr>
          <w:highlight w:val="white"/>
        </w:rPr>
        <w:t xml:space="preserve">    register_bx = stream-&gt;handle;</w:t>
      </w:r>
    </w:p>
    <w:p w14:paraId="383CD39E" w14:textId="77777777" w:rsidR="00C25FEE" w:rsidRPr="00C25FEE" w:rsidRDefault="00C25FEE" w:rsidP="00C25FEE">
      <w:pPr>
        <w:pStyle w:val="Code"/>
        <w:rPr>
          <w:highlight w:val="white"/>
        </w:rPr>
      </w:pPr>
      <w:r w:rsidRPr="00C25FEE">
        <w:rPr>
          <w:highlight w:val="white"/>
        </w:rPr>
        <w:t xml:space="preserve">    interrupt(0x21s);</w:t>
      </w:r>
    </w:p>
    <w:p w14:paraId="108F1ECE" w14:textId="77777777" w:rsidR="00C25FEE" w:rsidRPr="00C25FEE" w:rsidRDefault="00C25FEE" w:rsidP="00C25FEE">
      <w:pPr>
        <w:pStyle w:val="Code"/>
        <w:rPr>
          <w:highlight w:val="white"/>
        </w:rPr>
      </w:pPr>
    </w:p>
    <w:p w14:paraId="5D9D8679" w14:textId="77777777" w:rsidR="00C25FEE" w:rsidRPr="00C25FEE" w:rsidRDefault="00C25FEE" w:rsidP="00C25FEE">
      <w:pPr>
        <w:pStyle w:val="Code"/>
        <w:rPr>
          <w:highlight w:val="white"/>
        </w:rPr>
      </w:pPr>
      <w:r w:rsidRPr="00C25FEE">
        <w:rPr>
          <w:highlight w:val="white"/>
        </w:rPr>
        <w:t xml:space="preserve">    if (carry_flag) {</w:t>
      </w:r>
    </w:p>
    <w:p w14:paraId="7F3CAE4A" w14:textId="77777777" w:rsidR="00C25FEE" w:rsidRPr="00C25FEE" w:rsidRDefault="00C25FEE" w:rsidP="00C25FEE">
      <w:pPr>
        <w:pStyle w:val="Code"/>
        <w:rPr>
          <w:highlight w:val="white"/>
        </w:rPr>
      </w:pPr>
      <w:r w:rsidRPr="00C25FEE">
        <w:rPr>
          <w:highlight w:val="white"/>
        </w:rPr>
        <w:t xml:space="preserve">      errno = FCLOSE;</w:t>
      </w:r>
    </w:p>
    <w:p w14:paraId="55F74105" w14:textId="77777777" w:rsidR="00C25FEE" w:rsidRPr="00C25FEE" w:rsidRDefault="00C25FEE" w:rsidP="00C25FEE">
      <w:pPr>
        <w:pStyle w:val="Code"/>
        <w:rPr>
          <w:highlight w:val="white"/>
        </w:rPr>
      </w:pPr>
      <w:r w:rsidRPr="00C25FEE">
        <w:rPr>
          <w:highlight w:val="white"/>
        </w:rPr>
        <w:t xml:space="preserve">      return -1;</w:t>
      </w:r>
    </w:p>
    <w:p w14:paraId="09864BA4" w14:textId="77777777" w:rsidR="00C25FEE" w:rsidRPr="00C25FEE" w:rsidRDefault="00C25FEE" w:rsidP="00C25FEE">
      <w:pPr>
        <w:pStyle w:val="Code"/>
        <w:rPr>
          <w:highlight w:val="white"/>
        </w:rPr>
      </w:pPr>
      <w:r w:rsidRPr="00C25FEE">
        <w:rPr>
          <w:highlight w:val="white"/>
        </w:rPr>
        <w:t xml:space="preserve">    }</w:t>
      </w:r>
    </w:p>
    <w:p w14:paraId="0010787F" w14:textId="77777777" w:rsidR="00C25FEE" w:rsidRPr="00C25FEE" w:rsidRDefault="00C25FEE" w:rsidP="00C25FEE">
      <w:pPr>
        <w:pStyle w:val="Code"/>
        <w:rPr>
          <w:highlight w:val="white"/>
        </w:rPr>
      </w:pPr>
    </w:p>
    <w:p w14:paraId="12EB502B" w14:textId="77777777" w:rsidR="00C25FEE" w:rsidRPr="00C25FEE" w:rsidRDefault="00C25FEE" w:rsidP="00C25FEE">
      <w:pPr>
        <w:pStyle w:val="Code"/>
        <w:rPr>
          <w:highlight w:val="white"/>
        </w:rPr>
      </w:pPr>
      <w:r w:rsidRPr="00C25FEE">
        <w:rPr>
          <w:highlight w:val="white"/>
        </w:rPr>
        <w:t xml:space="preserve">    if (stream-&gt;temporary) {</w:t>
      </w:r>
    </w:p>
    <w:p w14:paraId="686F45A8" w14:textId="77777777" w:rsidR="00C25FEE" w:rsidRPr="00C25FEE" w:rsidRDefault="00C25FEE" w:rsidP="00C25FEE">
      <w:pPr>
        <w:pStyle w:val="Code"/>
        <w:rPr>
          <w:highlight w:val="white"/>
        </w:rPr>
      </w:pPr>
      <w:r w:rsidRPr="00C25FEE">
        <w:rPr>
          <w:highlight w:val="white"/>
        </w:rPr>
        <w:t xml:space="preserve">      remove(stream-&gt;name);</w:t>
      </w:r>
    </w:p>
    <w:p w14:paraId="0FD022D5" w14:textId="77777777" w:rsidR="00C25FEE" w:rsidRPr="00C25FEE" w:rsidRDefault="00C25FEE" w:rsidP="00C25FEE">
      <w:pPr>
        <w:pStyle w:val="Code"/>
        <w:rPr>
          <w:highlight w:val="white"/>
        </w:rPr>
      </w:pPr>
      <w:r w:rsidRPr="00C25FEE">
        <w:rPr>
          <w:highlight w:val="white"/>
        </w:rPr>
        <w:t xml:space="preserve">    }</w:t>
      </w:r>
    </w:p>
    <w:p w14:paraId="3ED4FCC0" w14:textId="77777777" w:rsidR="00C25FEE" w:rsidRPr="00C25FEE" w:rsidRDefault="00C25FEE" w:rsidP="00C25FEE">
      <w:pPr>
        <w:pStyle w:val="Code"/>
        <w:rPr>
          <w:highlight w:val="white"/>
        </w:rPr>
      </w:pPr>
    </w:p>
    <w:p w14:paraId="0BF13482" w14:textId="77777777" w:rsidR="00C25FEE" w:rsidRPr="00C25FEE" w:rsidRDefault="00C25FEE" w:rsidP="00C25FEE">
      <w:pPr>
        <w:pStyle w:val="Code"/>
        <w:rPr>
          <w:highlight w:val="white"/>
        </w:rPr>
      </w:pPr>
      <w:r w:rsidRPr="00C25FEE">
        <w:rPr>
          <w:highlight w:val="white"/>
        </w:rPr>
        <w:lastRenderedPageBreak/>
        <w:t xml:space="preserve">    stream-&gt;open = FALSE;</w:t>
      </w:r>
    </w:p>
    <w:p w14:paraId="3F782223" w14:textId="77777777" w:rsidR="00C25FEE" w:rsidRPr="00C25FEE" w:rsidRDefault="00C25FEE" w:rsidP="00C25FEE">
      <w:pPr>
        <w:pStyle w:val="Code"/>
        <w:rPr>
          <w:highlight w:val="white"/>
        </w:rPr>
      </w:pPr>
      <w:r w:rsidRPr="00C25FEE">
        <w:rPr>
          <w:highlight w:val="white"/>
        </w:rPr>
        <w:t xml:space="preserve">    return 0;</w:t>
      </w:r>
    </w:p>
    <w:p w14:paraId="7EC27A6B" w14:textId="77777777" w:rsidR="00C25FEE" w:rsidRPr="00C25FEE" w:rsidRDefault="00C25FEE" w:rsidP="00C25FEE">
      <w:pPr>
        <w:pStyle w:val="Code"/>
        <w:rPr>
          <w:highlight w:val="white"/>
        </w:rPr>
      </w:pPr>
      <w:r w:rsidRPr="00C25FEE">
        <w:rPr>
          <w:highlight w:val="white"/>
        </w:rPr>
        <w:t>#endif</w:t>
      </w:r>
    </w:p>
    <w:p w14:paraId="05DF55AF" w14:textId="77777777" w:rsidR="00C25FEE" w:rsidRPr="00C25FEE" w:rsidRDefault="00C25FEE" w:rsidP="00C25FEE">
      <w:pPr>
        <w:pStyle w:val="Code"/>
        <w:rPr>
          <w:highlight w:val="white"/>
        </w:rPr>
      </w:pPr>
    </w:p>
    <w:p w14:paraId="63E6C2F5" w14:textId="77777777" w:rsidR="00C25FEE" w:rsidRPr="00C25FEE" w:rsidRDefault="00C25FEE" w:rsidP="00C25FEE">
      <w:pPr>
        <w:pStyle w:val="Code"/>
        <w:rPr>
          <w:highlight w:val="white"/>
        </w:rPr>
      </w:pPr>
      <w:r w:rsidRPr="00C25FEE">
        <w:rPr>
          <w:highlight w:val="white"/>
        </w:rPr>
        <w:t>#ifdef __LINUX__</w:t>
      </w:r>
    </w:p>
    <w:p w14:paraId="26D22D89" w14:textId="77777777" w:rsidR="00C25FEE" w:rsidRPr="00C25FEE" w:rsidRDefault="00C25FEE" w:rsidP="00C25FEE">
      <w:pPr>
        <w:pStyle w:val="Code"/>
        <w:rPr>
          <w:highlight w:val="white"/>
        </w:rPr>
      </w:pPr>
      <w:r w:rsidRPr="00C25FEE">
        <w:rPr>
          <w:highlight w:val="white"/>
        </w:rPr>
        <w:t xml:space="preserve">  register_rax = 3L;</w:t>
      </w:r>
    </w:p>
    <w:p w14:paraId="6829B643"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23420BD9" w14:textId="77777777" w:rsidR="00C25FEE" w:rsidRPr="00C25FEE" w:rsidRDefault="00C25FEE" w:rsidP="00C25FEE">
      <w:pPr>
        <w:pStyle w:val="Code"/>
        <w:rPr>
          <w:highlight w:val="white"/>
        </w:rPr>
      </w:pPr>
      <w:r w:rsidRPr="00C25FEE">
        <w:rPr>
          <w:highlight w:val="white"/>
        </w:rPr>
        <w:t xml:space="preserve">  syscall();</w:t>
      </w:r>
    </w:p>
    <w:p w14:paraId="37CD3FB3" w14:textId="77777777" w:rsidR="00C25FEE" w:rsidRPr="00C25FEE" w:rsidRDefault="00C25FEE" w:rsidP="00C25FEE">
      <w:pPr>
        <w:pStyle w:val="Code"/>
        <w:rPr>
          <w:highlight w:val="white"/>
        </w:rPr>
      </w:pPr>
      <w:r w:rsidRPr="00C25FEE">
        <w:rPr>
          <w:highlight w:val="white"/>
        </w:rPr>
        <w:t xml:space="preserve">  return 0;</w:t>
      </w:r>
    </w:p>
    <w:p w14:paraId="581194E3" w14:textId="77777777" w:rsidR="00C25FEE" w:rsidRPr="00C25FEE" w:rsidRDefault="00C25FEE" w:rsidP="00C25FEE">
      <w:pPr>
        <w:pStyle w:val="Code"/>
        <w:rPr>
          <w:highlight w:val="white"/>
        </w:rPr>
      </w:pPr>
      <w:r w:rsidRPr="00C25FEE">
        <w:rPr>
          <w:highlight w:val="white"/>
        </w:rPr>
        <w:t>#endif</w:t>
      </w:r>
    </w:p>
    <w:p w14:paraId="3589A0A8" w14:textId="77777777" w:rsidR="00C25FEE" w:rsidRPr="00C25FEE" w:rsidRDefault="00C25FEE" w:rsidP="00C25FEE">
      <w:pPr>
        <w:pStyle w:val="Code"/>
        <w:rPr>
          <w:highlight w:val="white"/>
        </w:rPr>
      </w:pPr>
      <w:r w:rsidRPr="00C25FEE">
        <w:rPr>
          <w:highlight w:val="white"/>
        </w:rPr>
        <w:t xml:space="preserve">  }</w:t>
      </w:r>
    </w:p>
    <w:p w14:paraId="7BE51EDA" w14:textId="77777777" w:rsidR="00C25FEE" w:rsidRPr="00C25FEE" w:rsidRDefault="00C25FEE" w:rsidP="00C25FEE">
      <w:pPr>
        <w:pStyle w:val="Code"/>
        <w:rPr>
          <w:highlight w:val="white"/>
        </w:rPr>
      </w:pPr>
      <w:r w:rsidRPr="00C25FEE">
        <w:rPr>
          <w:highlight w:val="white"/>
        </w:rPr>
        <w:t xml:space="preserve">  else {</w:t>
      </w:r>
    </w:p>
    <w:p w14:paraId="1FDD7886" w14:textId="77777777" w:rsidR="00C25FEE" w:rsidRPr="00C25FEE" w:rsidRDefault="00C25FEE" w:rsidP="00C25FEE">
      <w:pPr>
        <w:pStyle w:val="Code"/>
        <w:rPr>
          <w:highlight w:val="white"/>
        </w:rPr>
      </w:pPr>
      <w:r w:rsidRPr="00C25FEE">
        <w:rPr>
          <w:highlight w:val="white"/>
        </w:rPr>
        <w:t xml:space="preserve">    int index;</w:t>
      </w:r>
    </w:p>
    <w:p w14:paraId="0E6572BE" w14:textId="77777777" w:rsidR="00C25FEE" w:rsidRPr="00C25FEE" w:rsidRDefault="00C25FEE" w:rsidP="00C25FEE">
      <w:pPr>
        <w:pStyle w:val="Code"/>
        <w:rPr>
          <w:highlight w:val="white"/>
        </w:rPr>
      </w:pPr>
    </w:p>
    <w:p w14:paraId="64EF9021" w14:textId="77777777" w:rsidR="00C25FEE" w:rsidRPr="00C25FEE" w:rsidRDefault="00C25FEE" w:rsidP="00C25FEE">
      <w:pPr>
        <w:pStyle w:val="Code"/>
        <w:rPr>
          <w:highlight w:val="white"/>
        </w:rPr>
      </w:pPr>
      <w:r w:rsidRPr="00C25FEE">
        <w:rPr>
          <w:highlight w:val="white"/>
        </w:rPr>
        <w:t xml:space="preserve">    for (index = 0; index &lt; FOPEN_MAX; ++index) {</w:t>
      </w:r>
    </w:p>
    <w:p w14:paraId="5579292A" w14:textId="77777777" w:rsidR="00C25FEE" w:rsidRPr="00C25FEE" w:rsidRDefault="00C25FEE" w:rsidP="00C25FEE">
      <w:pPr>
        <w:pStyle w:val="Code"/>
        <w:rPr>
          <w:highlight w:val="white"/>
        </w:rPr>
      </w:pPr>
      <w:r w:rsidRPr="00C25FEE">
        <w:rPr>
          <w:highlight w:val="white"/>
        </w:rPr>
        <w:t xml:space="preserve">      if (g_fileArray[index].open) {</w:t>
      </w:r>
    </w:p>
    <w:p w14:paraId="242D0EAB" w14:textId="77777777" w:rsidR="00C25FEE" w:rsidRPr="00C25FEE" w:rsidRDefault="00C25FEE" w:rsidP="00C25FEE">
      <w:pPr>
        <w:pStyle w:val="Code"/>
        <w:rPr>
          <w:highlight w:val="white"/>
        </w:rPr>
      </w:pPr>
      <w:r w:rsidRPr="00C25FEE">
        <w:rPr>
          <w:highlight w:val="white"/>
        </w:rPr>
        <w:t xml:space="preserve">        if (fclose(&amp;g_fileArray[index]) == -1) {</w:t>
      </w:r>
    </w:p>
    <w:p w14:paraId="6F988ADD" w14:textId="77777777" w:rsidR="00C25FEE" w:rsidRPr="00C25FEE" w:rsidRDefault="00C25FEE" w:rsidP="00C25FEE">
      <w:pPr>
        <w:pStyle w:val="Code"/>
        <w:rPr>
          <w:highlight w:val="white"/>
        </w:rPr>
      </w:pPr>
      <w:r w:rsidRPr="00C25FEE">
        <w:rPr>
          <w:highlight w:val="white"/>
        </w:rPr>
        <w:t xml:space="preserve">          return -1;</w:t>
      </w:r>
    </w:p>
    <w:p w14:paraId="4A142AD5" w14:textId="77777777" w:rsidR="00C25FEE" w:rsidRPr="00C25FEE" w:rsidRDefault="00C25FEE" w:rsidP="00C25FEE">
      <w:pPr>
        <w:pStyle w:val="Code"/>
        <w:rPr>
          <w:highlight w:val="white"/>
        </w:rPr>
      </w:pPr>
      <w:r w:rsidRPr="00C25FEE">
        <w:rPr>
          <w:highlight w:val="white"/>
        </w:rPr>
        <w:t xml:space="preserve">        }</w:t>
      </w:r>
    </w:p>
    <w:p w14:paraId="02BC129C" w14:textId="77777777" w:rsidR="00C25FEE" w:rsidRPr="00C25FEE" w:rsidRDefault="00C25FEE" w:rsidP="00C25FEE">
      <w:pPr>
        <w:pStyle w:val="Code"/>
        <w:rPr>
          <w:highlight w:val="white"/>
        </w:rPr>
      </w:pPr>
      <w:r w:rsidRPr="00C25FEE">
        <w:rPr>
          <w:highlight w:val="white"/>
        </w:rPr>
        <w:t xml:space="preserve">      }</w:t>
      </w:r>
    </w:p>
    <w:p w14:paraId="0422AD5D" w14:textId="77777777" w:rsidR="00C25FEE" w:rsidRPr="00C25FEE" w:rsidRDefault="00C25FEE" w:rsidP="00C25FEE">
      <w:pPr>
        <w:pStyle w:val="Code"/>
        <w:rPr>
          <w:highlight w:val="white"/>
        </w:rPr>
      </w:pPr>
      <w:r w:rsidRPr="00C25FEE">
        <w:rPr>
          <w:highlight w:val="white"/>
        </w:rPr>
        <w:t xml:space="preserve">    }</w:t>
      </w:r>
    </w:p>
    <w:p w14:paraId="41616F3A" w14:textId="77777777" w:rsidR="00C25FEE" w:rsidRPr="00C25FEE" w:rsidRDefault="00C25FEE" w:rsidP="00C25FEE">
      <w:pPr>
        <w:pStyle w:val="Code"/>
        <w:rPr>
          <w:highlight w:val="white"/>
        </w:rPr>
      </w:pPr>
    </w:p>
    <w:p w14:paraId="51F4D582" w14:textId="77777777" w:rsidR="00C25FEE" w:rsidRPr="00C25FEE" w:rsidRDefault="00C25FEE" w:rsidP="00C25FEE">
      <w:pPr>
        <w:pStyle w:val="Code"/>
        <w:rPr>
          <w:highlight w:val="white"/>
        </w:rPr>
      </w:pPr>
      <w:r w:rsidRPr="00C25FEE">
        <w:rPr>
          <w:highlight w:val="white"/>
        </w:rPr>
        <w:t xml:space="preserve">    return 0;</w:t>
      </w:r>
    </w:p>
    <w:p w14:paraId="38AFB7CA" w14:textId="77777777" w:rsidR="00C25FEE" w:rsidRPr="00C25FEE" w:rsidRDefault="00C25FEE" w:rsidP="00C25FEE">
      <w:pPr>
        <w:pStyle w:val="Code"/>
        <w:rPr>
          <w:highlight w:val="white"/>
        </w:rPr>
      </w:pPr>
      <w:r w:rsidRPr="00C25FEE">
        <w:rPr>
          <w:highlight w:val="white"/>
        </w:rPr>
        <w:t xml:space="preserve">  }</w:t>
      </w:r>
    </w:p>
    <w:p w14:paraId="482A98DF" w14:textId="77777777" w:rsidR="00C25FEE" w:rsidRPr="00C25FEE" w:rsidRDefault="00C25FEE" w:rsidP="00C25FEE">
      <w:pPr>
        <w:pStyle w:val="Code"/>
        <w:rPr>
          <w:highlight w:val="white"/>
        </w:rPr>
      </w:pPr>
      <w:r w:rsidRPr="00C25FEE">
        <w:rPr>
          <w:highlight w:val="white"/>
        </w:rPr>
        <w:t>}</w:t>
      </w:r>
    </w:p>
    <w:p w14:paraId="253790B5" w14:textId="77777777" w:rsidR="00C25FEE" w:rsidRPr="00C25FEE" w:rsidRDefault="00C25FEE" w:rsidP="00C25FEE">
      <w:pPr>
        <w:pStyle w:val="Code"/>
        <w:rPr>
          <w:highlight w:val="white"/>
        </w:rPr>
      </w:pPr>
    </w:p>
    <w:p w14:paraId="5FB74698" w14:textId="77777777" w:rsidR="00C25FEE" w:rsidRPr="00C25FEE" w:rsidRDefault="00C25FEE" w:rsidP="00C25FEE">
      <w:pPr>
        <w:pStyle w:val="Code"/>
        <w:rPr>
          <w:highlight w:val="white"/>
        </w:rPr>
      </w:pPr>
      <w:r w:rsidRPr="00C25FEE">
        <w:rPr>
          <w:highlight w:val="white"/>
        </w:rPr>
        <w:t>int remove(const char* name) {</w:t>
      </w:r>
    </w:p>
    <w:p w14:paraId="151C2311" w14:textId="77777777" w:rsidR="00C25FEE" w:rsidRPr="00C25FEE" w:rsidRDefault="00C25FEE" w:rsidP="00C25FEE">
      <w:pPr>
        <w:pStyle w:val="Code"/>
        <w:rPr>
          <w:highlight w:val="white"/>
        </w:rPr>
      </w:pPr>
      <w:r w:rsidRPr="00C25FEE">
        <w:rPr>
          <w:highlight w:val="white"/>
        </w:rPr>
        <w:t>#ifdef __WINDOWS__</w:t>
      </w:r>
    </w:p>
    <w:p w14:paraId="737A0197" w14:textId="77777777" w:rsidR="00C25FEE" w:rsidRPr="00C25FEE" w:rsidRDefault="00C25FEE" w:rsidP="00C25FEE">
      <w:pPr>
        <w:pStyle w:val="Code"/>
        <w:rPr>
          <w:highlight w:val="white"/>
        </w:rPr>
      </w:pPr>
      <w:r w:rsidRPr="00C25FEE">
        <w:rPr>
          <w:highlight w:val="white"/>
        </w:rPr>
        <w:t xml:space="preserve">  register_ah = 0x41s;</w:t>
      </w:r>
    </w:p>
    <w:p w14:paraId="2A9BE376" w14:textId="77777777" w:rsidR="00C25FEE" w:rsidRPr="00C25FEE" w:rsidRDefault="00C25FEE" w:rsidP="00C25FEE">
      <w:pPr>
        <w:pStyle w:val="Code"/>
        <w:rPr>
          <w:highlight w:val="white"/>
        </w:rPr>
      </w:pPr>
      <w:r w:rsidRPr="00C25FEE">
        <w:rPr>
          <w:highlight w:val="white"/>
        </w:rPr>
        <w:t xml:space="preserve">  register_cl = 0s;</w:t>
      </w:r>
    </w:p>
    <w:p w14:paraId="3971E508" w14:textId="77777777" w:rsidR="00C25FEE" w:rsidRPr="00C25FEE" w:rsidRDefault="00C25FEE" w:rsidP="00C25FEE">
      <w:pPr>
        <w:pStyle w:val="Code"/>
        <w:rPr>
          <w:highlight w:val="white"/>
        </w:rPr>
      </w:pPr>
      <w:r w:rsidRPr="00C25FEE">
        <w:rPr>
          <w:highlight w:val="white"/>
        </w:rPr>
        <w:t xml:space="preserve">  register_dx = name;</w:t>
      </w:r>
    </w:p>
    <w:p w14:paraId="616C4277" w14:textId="77777777" w:rsidR="00C25FEE" w:rsidRPr="00C25FEE" w:rsidRDefault="00C25FEE" w:rsidP="00C25FEE">
      <w:pPr>
        <w:pStyle w:val="Code"/>
        <w:rPr>
          <w:highlight w:val="white"/>
        </w:rPr>
      </w:pPr>
      <w:r w:rsidRPr="00C25FEE">
        <w:rPr>
          <w:highlight w:val="white"/>
        </w:rPr>
        <w:t xml:space="preserve">  interrupt(0x21s);</w:t>
      </w:r>
    </w:p>
    <w:p w14:paraId="113EB1EA" w14:textId="77777777" w:rsidR="00C25FEE" w:rsidRPr="00C25FEE" w:rsidRDefault="00C25FEE" w:rsidP="00C25FEE">
      <w:pPr>
        <w:pStyle w:val="Code"/>
        <w:rPr>
          <w:highlight w:val="white"/>
        </w:rPr>
      </w:pPr>
    </w:p>
    <w:p w14:paraId="2D3C19F4" w14:textId="77777777" w:rsidR="00C25FEE" w:rsidRPr="00C25FEE" w:rsidRDefault="00C25FEE" w:rsidP="00C25FEE">
      <w:pPr>
        <w:pStyle w:val="Code"/>
        <w:rPr>
          <w:highlight w:val="white"/>
        </w:rPr>
      </w:pPr>
      <w:r w:rsidRPr="00C25FEE">
        <w:rPr>
          <w:highlight w:val="white"/>
        </w:rPr>
        <w:t xml:space="preserve">  if (carry_flag) {</w:t>
      </w:r>
    </w:p>
    <w:p w14:paraId="75BC651A" w14:textId="77777777" w:rsidR="00C25FEE" w:rsidRPr="00C25FEE" w:rsidRDefault="00C25FEE" w:rsidP="00C25FEE">
      <w:pPr>
        <w:pStyle w:val="Code"/>
        <w:rPr>
          <w:highlight w:val="white"/>
        </w:rPr>
      </w:pPr>
      <w:r w:rsidRPr="00C25FEE">
        <w:rPr>
          <w:highlight w:val="white"/>
        </w:rPr>
        <w:t xml:space="preserve">    errno = FREMOVE;</w:t>
      </w:r>
    </w:p>
    <w:p w14:paraId="577F90E1" w14:textId="77777777" w:rsidR="00C25FEE" w:rsidRPr="00C25FEE" w:rsidRDefault="00C25FEE" w:rsidP="00C25FEE">
      <w:pPr>
        <w:pStyle w:val="Code"/>
        <w:rPr>
          <w:highlight w:val="white"/>
        </w:rPr>
      </w:pPr>
      <w:r w:rsidRPr="00C25FEE">
        <w:rPr>
          <w:highlight w:val="white"/>
        </w:rPr>
        <w:t xml:space="preserve">    return -1;</w:t>
      </w:r>
    </w:p>
    <w:p w14:paraId="53E5DA15" w14:textId="77777777" w:rsidR="00C25FEE" w:rsidRPr="00C25FEE" w:rsidRDefault="00C25FEE" w:rsidP="00C25FEE">
      <w:pPr>
        <w:pStyle w:val="Code"/>
        <w:rPr>
          <w:highlight w:val="white"/>
        </w:rPr>
      </w:pPr>
      <w:r w:rsidRPr="00C25FEE">
        <w:rPr>
          <w:highlight w:val="white"/>
        </w:rPr>
        <w:t xml:space="preserve">  }</w:t>
      </w:r>
    </w:p>
    <w:p w14:paraId="33EC495F" w14:textId="77777777" w:rsidR="00C25FEE" w:rsidRPr="00C25FEE" w:rsidRDefault="00C25FEE" w:rsidP="00C25FEE">
      <w:pPr>
        <w:pStyle w:val="Code"/>
        <w:rPr>
          <w:highlight w:val="white"/>
        </w:rPr>
      </w:pPr>
    </w:p>
    <w:p w14:paraId="0AC79104" w14:textId="77777777" w:rsidR="00C25FEE" w:rsidRPr="00C25FEE" w:rsidRDefault="00C25FEE" w:rsidP="00C25FEE">
      <w:pPr>
        <w:pStyle w:val="Code"/>
        <w:rPr>
          <w:highlight w:val="white"/>
        </w:rPr>
      </w:pPr>
      <w:r w:rsidRPr="00C25FEE">
        <w:rPr>
          <w:highlight w:val="white"/>
        </w:rPr>
        <w:t xml:space="preserve">  return 0;</w:t>
      </w:r>
    </w:p>
    <w:p w14:paraId="2512EF37" w14:textId="77777777" w:rsidR="00C25FEE" w:rsidRPr="00C25FEE" w:rsidRDefault="00C25FEE" w:rsidP="00C25FEE">
      <w:pPr>
        <w:pStyle w:val="Code"/>
        <w:rPr>
          <w:highlight w:val="white"/>
        </w:rPr>
      </w:pPr>
      <w:r w:rsidRPr="00C25FEE">
        <w:rPr>
          <w:highlight w:val="white"/>
        </w:rPr>
        <w:t>#endif</w:t>
      </w:r>
    </w:p>
    <w:p w14:paraId="626FE3A0" w14:textId="77777777" w:rsidR="00C25FEE" w:rsidRPr="00C25FEE" w:rsidRDefault="00C25FEE" w:rsidP="00C25FEE">
      <w:pPr>
        <w:pStyle w:val="Code"/>
        <w:rPr>
          <w:highlight w:val="white"/>
        </w:rPr>
      </w:pPr>
    </w:p>
    <w:p w14:paraId="797C585F" w14:textId="77777777" w:rsidR="00C25FEE" w:rsidRPr="00C25FEE" w:rsidRDefault="00C25FEE" w:rsidP="00C25FEE">
      <w:pPr>
        <w:pStyle w:val="Code"/>
        <w:rPr>
          <w:highlight w:val="white"/>
        </w:rPr>
      </w:pPr>
      <w:r w:rsidRPr="00C25FEE">
        <w:rPr>
          <w:highlight w:val="white"/>
        </w:rPr>
        <w:t>#ifdef __LINUX__</w:t>
      </w:r>
    </w:p>
    <w:p w14:paraId="32574041" w14:textId="77777777" w:rsidR="00C25FEE" w:rsidRPr="00C25FEE" w:rsidRDefault="00C25FEE" w:rsidP="00C25FEE">
      <w:pPr>
        <w:pStyle w:val="Code"/>
        <w:rPr>
          <w:highlight w:val="white"/>
        </w:rPr>
      </w:pPr>
      <w:r w:rsidRPr="00C25FEE">
        <w:rPr>
          <w:highlight w:val="white"/>
        </w:rPr>
        <w:t xml:space="preserve">  register_rax = 88L;</w:t>
      </w:r>
    </w:p>
    <w:p w14:paraId="5848CE4F" w14:textId="77777777" w:rsidR="00C25FEE" w:rsidRPr="00C25FEE" w:rsidRDefault="00C25FEE" w:rsidP="00C25FEE">
      <w:pPr>
        <w:pStyle w:val="Code"/>
        <w:rPr>
          <w:highlight w:val="white"/>
        </w:rPr>
      </w:pPr>
      <w:r w:rsidRPr="00C25FEE">
        <w:rPr>
          <w:highlight w:val="white"/>
        </w:rPr>
        <w:t xml:space="preserve">  register_rdi = (unsigned long) name;</w:t>
      </w:r>
    </w:p>
    <w:p w14:paraId="7C1F9E96" w14:textId="77777777" w:rsidR="00C25FEE" w:rsidRPr="00C25FEE" w:rsidRDefault="00C25FEE" w:rsidP="00C25FEE">
      <w:pPr>
        <w:pStyle w:val="Code"/>
        <w:rPr>
          <w:highlight w:val="white"/>
        </w:rPr>
      </w:pPr>
      <w:r w:rsidRPr="00C25FEE">
        <w:rPr>
          <w:highlight w:val="white"/>
        </w:rPr>
        <w:t xml:space="preserve">  syscall();</w:t>
      </w:r>
    </w:p>
    <w:p w14:paraId="6413E44A" w14:textId="77777777" w:rsidR="00C25FEE" w:rsidRPr="00C25FEE" w:rsidRDefault="00C25FEE" w:rsidP="00C25FEE">
      <w:pPr>
        <w:pStyle w:val="Code"/>
        <w:rPr>
          <w:highlight w:val="white"/>
        </w:rPr>
      </w:pPr>
      <w:r w:rsidRPr="00C25FEE">
        <w:rPr>
          <w:highlight w:val="white"/>
        </w:rPr>
        <w:t xml:space="preserve">  return 0;</w:t>
      </w:r>
    </w:p>
    <w:p w14:paraId="6A29D833" w14:textId="77777777" w:rsidR="00C25FEE" w:rsidRPr="00C25FEE" w:rsidRDefault="00C25FEE" w:rsidP="00C25FEE">
      <w:pPr>
        <w:pStyle w:val="Code"/>
        <w:rPr>
          <w:highlight w:val="white"/>
        </w:rPr>
      </w:pPr>
      <w:r w:rsidRPr="00C25FEE">
        <w:rPr>
          <w:highlight w:val="white"/>
        </w:rPr>
        <w:t>#endif</w:t>
      </w:r>
    </w:p>
    <w:p w14:paraId="62581D41" w14:textId="77777777" w:rsidR="00C25FEE" w:rsidRPr="00C25FEE" w:rsidRDefault="00C25FEE" w:rsidP="00C25FEE">
      <w:pPr>
        <w:pStyle w:val="Code"/>
        <w:rPr>
          <w:highlight w:val="white"/>
        </w:rPr>
      </w:pPr>
      <w:r w:rsidRPr="00C25FEE">
        <w:rPr>
          <w:highlight w:val="white"/>
        </w:rPr>
        <w:t>}</w:t>
      </w:r>
    </w:p>
    <w:p w14:paraId="696722B3" w14:textId="77777777" w:rsidR="00C25FEE" w:rsidRPr="00C25FEE" w:rsidRDefault="00C25FEE" w:rsidP="00C25FEE">
      <w:pPr>
        <w:pStyle w:val="Code"/>
        <w:rPr>
          <w:highlight w:val="white"/>
        </w:rPr>
      </w:pPr>
    </w:p>
    <w:p w14:paraId="34AB0FEF" w14:textId="77777777" w:rsidR="00C25FEE" w:rsidRPr="00C25FEE" w:rsidRDefault="00C25FEE" w:rsidP="00C25FEE">
      <w:pPr>
        <w:pStyle w:val="Code"/>
        <w:rPr>
          <w:highlight w:val="white"/>
        </w:rPr>
      </w:pPr>
      <w:r w:rsidRPr="00C25FEE">
        <w:rPr>
          <w:highlight w:val="white"/>
        </w:rPr>
        <w:t>int rename(const char* oldName, const char* newName) {</w:t>
      </w:r>
    </w:p>
    <w:p w14:paraId="218F14AD" w14:textId="77777777" w:rsidR="00C25FEE" w:rsidRPr="00C25FEE" w:rsidRDefault="00C25FEE" w:rsidP="00C25FEE">
      <w:pPr>
        <w:pStyle w:val="Code"/>
        <w:rPr>
          <w:highlight w:val="white"/>
        </w:rPr>
      </w:pPr>
      <w:r w:rsidRPr="00C25FEE">
        <w:rPr>
          <w:highlight w:val="white"/>
        </w:rPr>
        <w:t>#ifdef __WINDOWS__</w:t>
      </w:r>
    </w:p>
    <w:p w14:paraId="0918E3F4" w14:textId="77777777" w:rsidR="00C25FEE" w:rsidRPr="00C25FEE" w:rsidRDefault="00C25FEE" w:rsidP="00C25FEE">
      <w:pPr>
        <w:pStyle w:val="Code"/>
        <w:rPr>
          <w:highlight w:val="white"/>
        </w:rPr>
      </w:pPr>
      <w:r w:rsidRPr="00C25FEE">
        <w:rPr>
          <w:highlight w:val="white"/>
        </w:rPr>
        <w:t xml:space="preserve">  register_ah = 0x56s;</w:t>
      </w:r>
    </w:p>
    <w:p w14:paraId="1AEDB679" w14:textId="77777777" w:rsidR="00C25FEE" w:rsidRPr="00C25FEE" w:rsidRDefault="00C25FEE" w:rsidP="00C25FEE">
      <w:pPr>
        <w:pStyle w:val="Code"/>
        <w:rPr>
          <w:highlight w:val="white"/>
        </w:rPr>
      </w:pPr>
      <w:r w:rsidRPr="00C25FEE">
        <w:rPr>
          <w:highlight w:val="white"/>
        </w:rPr>
        <w:t xml:space="preserve">  register_cl = 0s;</w:t>
      </w:r>
    </w:p>
    <w:p w14:paraId="2C7E0797" w14:textId="77777777" w:rsidR="00C25FEE" w:rsidRPr="00C25FEE" w:rsidRDefault="00C25FEE" w:rsidP="00C25FEE">
      <w:pPr>
        <w:pStyle w:val="Code"/>
        <w:rPr>
          <w:highlight w:val="white"/>
        </w:rPr>
      </w:pPr>
      <w:r w:rsidRPr="00C25FEE">
        <w:rPr>
          <w:highlight w:val="white"/>
        </w:rPr>
        <w:t xml:space="preserve">  register_dx = oldName;</w:t>
      </w:r>
    </w:p>
    <w:p w14:paraId="79F5F834" w14:textId="77777777" w:rsidR="00C25FEE" w:rsidRPr="00C25FEE" w:rsidRDefault="00C25FEE" w:rsidP="00C25FEE">
      <w:pPr>
        <w:pStyle w:val="Code"/>
        <w:rPr>
          <w:highlight w:val="white"/>
        </w:rPr>
      </w:pPr>
      <w:r w:rsidRPr="00C25FEE">
        <w:rPr>
          <w:highlight w:val="white"/>
        </w:rPr>
        <w:t xml:space="preserve">  register_di = newName;</w:t>
      </w:r>
    </w:p>
    <w:p w14:paraId="6C3FE69D" w14:textId="77777777" w:rsidR="00C25FEE" w:rsidRPr="00C25FEE" w:rsidRDefault="00C25FEE" w:rsidP="00C25FEE">
      <w:pPr>
        <w:pStyle w:val="Code"/>
        <w:rPr>
          <w:highlight w:val="white"/>
        </w:rPr>
      </w:pPr>
      <w:r w:rsidRPr="00C25FEE">
        <w:rPr>
          <w:highlight w:val="white"/>
        </w:rPr>
        <w:t xml:space="preserve">  interrupt(0x21s);</w:t>
      </w:r>
    </w:p>
    <w:p w14:paraId="6A7EFB76" w14:textId="77777777" w:rsidR="00C25FEE" w:rsidRPr="00C25FEE" w:rsidRDefault="00C25FEE" w:rsidP="00C25FEE">
      <w:pPr>
        <w:pStyle w:val="Code"/>
        <w:rPr>
          <w:highlight w:val="white"/>
        </w:rPr>
      </w:pPr>
    </w:p>
    <w:p w14:paraId="2481C366" w14:textId="77777777" w:rsidR="00C25FEE" w:rsidRPr="00C25FEE" w:rsidRDefault="00C25FEE" w:rsidP="00C25FEE">
      <w:pPr>
        <w:pStyle w:val="Code"/>
        <w:rPr>
          <w:highlight w:val="white"/>
        </w:rPr>
      </w:pPr>
      <w:r w:rsidRPr="00C25FEE">
        <w:rPr>
          <w:highlight w:val="white"/>
        </w:rPr>
        <w:lastRenderedPageBreak/>
        <w:t xml:space="preserve">  if (carry_flag) {</w:t>
      </w:r>
    </w:p>
    <w:p w14:paraId="2131D841" w14:textId="77777777" w:rsidR="00C25FEE" w:rsidRPr="00C25FEE" w:rsidRDefault="00C25FEE" w:rsidP="00C25FEE">
      <w:pPr>
        <w:pStyle w:val="Code"/>
        <w:rPr>
          <w:highlight w:val="white"/>
        </w:rPr>
      </w:pPr>
      <w:r w:rsidRPr="00C25FEE">
        <w:rPr>
          <w:highlight w:val="white"/>
        </w:rPr>
        <w:t xml:space="preserve">    errno = FRENAME;</w:t>
      </w:r>
    </w:p>
    <w:p w14:paraId="1041F1EF" w14:textId="77777777" w:rsidR="00C25FEE" w:rsidRPr="00C25FEE" w:rsidRDefault="00C25FEE" w:rsidP="00C25FEE">
      <w:pPr>
        <w:pStyle w:val="Code"/>
        <w:rPr>
          <w:highlight w:val="white"/>
        </w:rPr>
      </w:pPr>
      <w:r w:rsidRPr="00C25FEE">
        <w:rPr>
          <w:highlight w:val="white"/>
        </w:rPr>
        <w:t xml:space="preserve">    return -1;</w:t>
      </w:r>
    </w:p>
    <w:p w14:paraId="4CEB19C4" w14:textId="77777777" w:rsidR="00C25FEE" w:rsidRPr="00C25FEE" w:rsidRDefault="00C25FEE" w:rsidP="00C25FEE">
      <w:pPr>
        <w:pStyle w:val="Code"/>
        <w:rPr>
          <w:highlight w:val="white"/>
        </w:rPr>
      </w:pPr>
      <w:r w:rsidRPr="00C25FEE">
        <w:rPr>
          <w:highlight w:val="white"/>
        </w:rPr>
        <w:t xml:space="preserve">  }</w:t>
      </w:r>
    </w:p>
    <w:p w14:paraId="72485A07" w14:textId="77777777" w:rsidR="00C25FEE" w:rsidRPr="00C25FEE" w:rsidRDefault="00C25FEE" w:rsidP="00C25FEE">
      <w:pPr>
        <w:pStyle w:val="Code"/>
        <w:rPr>
          <w:highlight w:val="white"/>
        </w:rPr>
      </w:pPr>
      <w:r w:rsidRPr="00C25FEE">
        <w:rPr>
          <w:highlight w:val="white"/>
        </w:rPr>
        <w:t>#endif</w:t>
      </w:r>
    </w:p>
    <w:p w14:paraId="5CB2B8F9" w14:textId="77777777" w:rsidR="00C25FEE" w:rsidRPr="00C25FEE" w:rsidRDefault="00C25FEE" w:rsidP="00C25FEE">
      <w:pPr>
        <w:pStyle w:val="Code"/>
        <w:rPr>
          <w:highlight w:val="white"/>
        </w:rPr>
      </w:pPr>
    </w:p>
    <w:p w14:paraId="4F6F212A" w14:textId="77777777" w:rsidR="00C25FEE" w:rsidRPr="00C25FEE" w:rsidRDefault="00C25FEE" w:rsidP="00C25FEE">
      <w:pPr>
        <w:pStyle w:val="Code"/>
        <w:rPr>
          <w:highlight w:val="white"/>
        </w:rPr>
      </w:pPr>
      <w:r w:rsidRPr="00C25FEE">
        <w:rPr>
          <w:highlight w:val="white"/>
        </w:rPr>
        <w:t>#ifdef __LINUX__</w:t>
      </w:r>
    </w:p>
    <w:p w14:paraId="755839FF" w14:textId="77777777" w:rsidR="00C25FEE" w:rsidRPr="00C25FEE" w:rsidRDefault="00C25FEE" w:rsidP="00C25FEE">
      <w:pPr>
        <w:pStyle w:val="Code"/>
        <w:rPr>
          <w:highlight w:val="white"/>
        </w:rPr>
      </w:pPr>
      <w:r w:rsidRPr="00C25FEE">
        <w:rPr>
          <w:highlight w:val="white"/>
        </w:rPr>
        <w:t xml:space="preserve">  register_rax = 82L;</w:t>
      </w:r>
    </w:p>
    <w:p w14:paraId="54B5E17F" w14:textId="77777777" w:rsidR="00C25FEE" w:rsidRPr="00C25FEE" w:rsidRDefault="00C25FEE" w:rsidP="00C25FEE">
      <w:pPr>
        <w:pStyle w:val="Code"/>
        <w:rPr>
          <w:highlight w:val="white"/>
        </w:rPr>
      </w:pPr>
      <w:r w:rsidRPr="00C25FEE">
        <w:rPr>
          <w:highlight w:val="white"/>
        </w:rPr>
        <w:t xml:space="preserve">  register_rdi = (unsigned long) oldName;</w:t>
      </w:r>
    </w:p>
    <w:p w14:paraId="6098BAB3" w14:textId="77777777" w:rsidR="00C25FEE" w:rsidRPr="00C25FEE" w:rsidRDefault="00C25FEE" w:rsidP="00C25FEE">
      <w:pPr>
        <w:pStyle w:val="Code"/>
        <w:rPr>
          <w:highlight w:val="white"/>
        </w:rPr>
      </w:pPr>
      <w:r w:rsidRPr="00C25FEE">
        <w:rPr>
          <w:highlight w:val="white"/>
        </w:rPr>
        <w:t xml:space="preserve">  register_rsi = (unsigned long) newName;</w:t>
      </w:r>
    </w:p>
    <w:p w14:paraId="5E3F3EA4" w14:textId="77777777" w:rsidR="00C25FEE" w:rsidRPr="00C25FEE" w:rsidRDefault="00C25FEE" w:rsidP="00C25FEE">
      <w:pPr>
        <w:pStyle w:val="Code"/>
        <w:rPr>
          <w:highlight w:val="white"/>
        </w:rPr>
      </w:pPr>
      <w:r w:rsidRPr="00C25FEE">
        <w:rPr>
          <w:highlight w:val="white"/>
        </w:rPr>
        <w:t xml:space="preserve">  syscall();</w:t>
      </w:r>
    </w:p>
    <w:p w14:paraId="3B52FCB5" w14:textId="77777777" w:rsidR="00C25FEE" w:rsidRPr="00C25FEE" w:rsidRDefault="00C25FEE" w:rsidP="00C25FEE">
      <w:pPr>
        <w:pStyle w:val="Code"/>
        <w:rPr>
          <w:highlight w:val="white"/>
        </w:rPr>
      </w:pPr>
      <w:r w:rsidRPr="00C25FEE">
        <w:rPr>
          <w:highlight w:val="white"/>
        </w:rPr>
        <w:t>#endif</w:t>
      </w:r>
    </w:p>
    <w:p w14:paraId="79B59181" w14:textId="77777777" w:rsidR="00C25FEE" w:rsidRPr="00C25FEE" w:rsidRDefault="00C25FEE" w:rsidP="00C25FEE">
      <w:pPr>
        <w:pStyle w:val="Code"/>
        <w:rPr>
          <w:highlight w:val="white"/>
        </w:rPr>
      </w:pPr>
    </w:p>
    <w:p w14:paraId="459BF554" w14:textId="77777777" w:rsidR="00C25FEE" w:rsidRPr="00C25FEE" w:rsidRDefault="00C25FEE" w:rsidP="00C25FEE">
      <w:pPr>
        <w:pStyle w:val="Code"/>
        <w:rPr>
          <w:highlight w:val="white"/>
        </w:rPr>
      </w:pPr>
      <w:r w:rsidRPr="00C25FEE">
        <w:rPr>
          <w:highlight w:val="white"/>
        </w:rPr>
        <w:t xml:space="preserve">  return 0;</w:t>
      </w:r>
    </w:p>
    <w:p w14:paraId="0B1F6DE9" w14:textId="77777777" w:rsidR="00C25FEE" w:rsidRPr="00C25FEE" w:rsidRDefault="00C25FEE" w:rsidP="00C25FEE">
      <w:pPr>
        <w:pStyle w:val="Code"/>
        <w:rPr>
          <w:highlight w:val="white"/>
        </w:rPr>
      </w:pPr>
      <w:r w:rsidRPr="00C25FEE">
        <w:rPr>
          <w:highlight w:val="white"/>
        </w:rPr>
        <w:t>}</w:t>
      </w:r>
    </w:p>
    <w:p w14:paraId="4FC847AE" w14:textId="77777777" w:rsidR="00C25FEE" w:rsidRPr="00C25FEE" w:rsidRDefault="00C25FEE" w:rsidP="00C25FEE">
      <w:pPr>
        <w:pStyle w:val="Code"/>
        <w:rPr>
          <w:highlight w:val="white"/>
        </w:rPr>
      </w:pPr>
    </w:p>
    <w:p w14:paraId="71AB6165" w14:textId="77777777" w:rsidR="00C25FEE" w:rsidRDefault="00C25FEE" w:rsidP="00C25FEE">
      <w:pPr>
        <w:pStyle w:val="Code"/>
        <w:rPr>
          <w:highlight w:val="white"/>
        </w:rPr>
      </w:pPr>
      <w:r w:rsidRPr="00C25FEE">
        <w:rPr>
          <w:highlight w:val="white"/>
        </w:rPr>
        <w:t>int setvbuf(FILE* /* stream */, char* /* buffer */,</w:t>
      </w:r>
    </w:p>
    <w:p w14:paraId="5172B55A" w14:textId="78FD20BE" w:rsidR="00C25FEE" w:rsidRPr="00C25FEE" w:rsidRDefault="00C25FEE" w:rsidP="00C25FEE">
      <w:pPr>
        <w:pStyle w:val="Code"/>
        <w:rPr>
          <w:highlight w:val="white"/>
        </w:rPr>
      </w:pPr>
      <w:r>
        <w:rPr>
          <w:highlight w:val="white"/>
        </w:rPr>
        <w:t xml:space="preserve">           </w:t>
      </w:r>
      <w:r w:rsidRPr="00C25FEE">
        <w:rPr>
          <w:highlight w:val="white"/>
        </w:rPr>
        <w:t xml:space="preserve"> int /* mode */, size_t /* size */) {</w:t>
      </w:r>
    </w:p>
    <w:p w14:paraId="38A4210D" w14:textId="77777777" w:rsidR="00C25FEE" w:rsidRPr="00C25FEE" w:rsidRDefault="00C25FEE" w:rsidP="00C25FEE">
      <w:pPr>
        <w:pStyle w:val="Code"/>
        <w:rPr>
          <w:highlight w:val="white"/>
        </w:rPr>
      </w:pPr>
      <w:r w:rsidRPr="00C25FEE">
        <w:rPr>
          <w:highlight w:val="white"/>
        </w:rPr>
        <w:t xml:space="preserve">  return 0;</w:t>
      </w:r>
    </w:p>
    <w:p w14:paraId="0B94C405" w14:textId="77777777" w:rsidR="00C25FEE" w:rsidRPr="00C25FEE" w:rsidRDefault="00C25FEE" w:rsidP="00C25FEE">
      <w:pPr>
        <w:pStyle w:val="Code"/>
        <w:rPr>
          <w:highlight w:val="white"/>
        </w:rPr>
      </w:pPr>
      <w:r w:rsidRPr="00C25FEE">
        <w:rPr>
          <w:highlight w:val="white"/>
        </w:rPr>
        <w:t>}</w:t>
      </w:r>
    </w:p>
    <w:p w14:paraId="6530B48D" w14:textId="77777777" w:rsidR="00C25FEE" w:rsidRPr="00C25FEE" w:rsidRDefault="00C25FEE" w:rsidP="00C25FEE">
      <w:pPr>
        <w:pStyle w:val="Code"/>
        <w:rPr>
          <w:highlight w:val="white"/>
        </w:rPr>
      </w:pPr>
    </w:p>
    <w:p w14:paraId="188B8308" w14:textId="21DE0140" w:rsidR="00C25FEE" w:rsidRDefault="00C25FEE" w:rsidP="00C25FEE">
      <w:pPr>
        <w:pStyle w:val="Code"/>
        <w:rPr>
          <w:highlight w:val="white"/>
        </w:rPr>
      </w:pPr>
      <w:r w:rsidRPr="00C25FEE">
        <w:rPr>
          <w:highlight w:val="white"/>
        </w:rPr>
        <w:t>void setbuf(FILE* /* stream */, char* /* buffer */) {</w:t>
      </w:r>
    </w:p>
    <w:p w14:paraId="5CE2C133" w14:textId="63890EB7" w:rsidR="00C25FEE" w:rsidRPr="00C25FEE" w:rsidRDefault="00C25FEE" w:rsidP="00C25FEE">
      <w:pPr>
        <w:pStyle w:val="Code"/>
        <w:rPr>
          <w:highlight w:val="white"/>
        </w:rPr>
      </w:pPr>
      <w:r>
        <w:rPr>
          <w:highlight w:val="white"/>
        </w:rPr>
        <w:t xml:space="preserve">  // Empty.</w:t>
      </w:r>
    </w:p>
    <w:p w14:paraId="3B2E7C69" w14:textId="77777777" w:rsidR="00C25FEE" w:rsidRPr="00C25FEE" w:rsidRDefault="00C25FEE" w:rsidP="00C25FEE">
      <w:pPr>
        <w:pStyle w:val="Code"/>
        <w:rPr>
          <w:highlight w:val="white"/>
        </w:rPr>
      </w:pPr>
      <w:r w:rsidRPr="00C25FEE">
        <w:rPr>
          <w:highlight w:val="white"/>
        </w:rPr>
        <w:t>}</w:t>
      </w:r>
    </w:p>
    <w:p w14:paraId="01678BF5" w14:textId="77777777" w:rsidR="00C25FEE" w:rsidRPr="00C25FEE" w:rsidRDefault="00C25FEE" w:rsidP="00C25FEE">
      <w:pPr>
        <w:pStyle w:val="Code"/>
        <w:rPr>
          <w:highlight w:val="white"/>
        </w:rPr>
      </w:pPr>
    </w:p>
    <w:p w14:paraId="7C70F83D" w14:textId="77777777" w:rsidR="00C25FEE" w:rsidRPr="00C25FEE" w:rsidRDefault="00C25FEE" w:rsidP="00C25FEE">
      <w:pPr>
        <w:pStyle w:val="Code"/>
        <w:rPr>
          <w:highlight w:val="white"/>
        </w:rPr>
      </w:pPr>
      <w:r w:rsidRPr="00C25FEE">
        <w:rPr>
          <w:highlight w:val="white"/>
        </w:rPr>
        <w:t>int fgetc(FILE* stream) {</w:t>
      </w:r>
    </w:p>
    <w:p w14:paraId="14F02BE2" w14:textId="77777777" w:rsidR="00C25FEE" w:rsidRPr="00C25FEE" w:rsidRDefault="00C25FEE" w:rsidP="00C25FEE">
      <w:pPr>
        <w:pStyle w:val="Code"/>
        <w:rPr>
          <w:highlight w:val="white"/>
        </w:rPr>
      </w:pPr>
      <w:r w:rsidRPr="00C25FEE">
        <w:rPr>
          <w:highlight w:val="white"/>
        </w:rPr>
        <w:t xml:space="preserve">  char c = '\0';</w:t>
      </w:r>
    </w:p>
    <w:p w14:paraId="5CD03585" w14:textId="77777777" w:rsidR="00C25FEE" w:rsidRPr="00C25FEE" w:rsidRDefault="00C25FEE" w:rsidP="00C25FEE">
      <w:pPr>
        <w:pStyle w:val="Code"/>
        <w:rPr>
          <w:highlight w:val="white"/>
        </w:rPr>
      </w:pPr>
    </w:p>
    <w:p w14:paraId="3AA226E7" w14:textId="77777777" w:rsidR="00C25FEE" w:rsidRPr="00C25FEE" w:rsidRDefault="00C25FEE" w:rsidP="00C25FEE">
      <w:pPr>
        <w:pStyle w:val="Code"/>
        <w:rPr>
          <w:highlight w:val="white"/>
        </w:rPr>
      </w:pPr>
      <w:r w:rsidRPr="00C25FEE">
        <w:rPr>
          <w:highlight w:val="white"/>
        </w:rPr>
        <w:t xml:space="preserve">  if (fread(&amp;c, sizeof (char), 1, stream) &gt; 0) {</w:t>
      </w:r>
    </w:p>
    <w:p w14:paraId="79BB41DC" w14:textId="77777777" w:rsidR="00C25FEE" w:rsidRPr="00C25FEE" w:rsidRDefault="00C25FEE" w:rsidP="00C25FEE">
      <w:pPr>
        <w:pStyle w:val="Code"/>
        <w:rPr>
          <w:highlight w:val="white"/>
        </w:rPr>
      </w:pPr>
      <w:r w:rsidRPr="00C25FEE">
        <w:rPr>
          <w:highlight w:val="white"/>
        </w:rPr>
        <w:t xml:space="preserve">    return (int) c;</w:t>
      </w:r>
    </w:p>
    <w:p w14:paraId="1FDA7BE0" w14:textId="77777777" w:rsidR="00C25FEE" w:rsidRPr="00C25FEE" w:rsidRDefault="00C25FEE" w:rsidP="00C25FEE">
      <w:pPr>
        <w:pStyle w:val="Code"/>
        <w:rPr>
          <w:highlight w:val="white"/>
        </w:rPr>
      </w:pPr>
      <w:r w:rsidRPr="00C25FEE">
        <w:rPr>
          <w:highlight w:val="white"/>
        </w:rPr>
        <w:t xml:space="preserve">  }</w:t>
      </w:r>
    </w:p>
    <w:p w14:paraId="1BCF0A08" w14:textId="77777777" w:rsidR="00C25FEE" w:rsidRPr="00C25FEE" w:rsidRDefault="00C25FEE" w:rsidP="00C25FEE">
      <w:pPr>
        <w:pStyle w:val="Code"/>
        <w:rPr>
          <w:highlight w:val="white"/>
        </w:rPr>
      </w:pPr>
    </w:p>
    <w:p w14:paraId="70C09D96" w14:textId="77777777" w:rsidR="00C25FEE" w:rsidRPr="00C25FEE" w:rsidRDefault="00C25FEE" w:rsidP="00C25FEE">
      <w:pPr>
        <w:pStyle w:val="Code"/>
        <w:rPr>
          <w:highlight w:val="white"/>
        </w:rPr>
      </w:pPr>
      <w:r w:rsidRPr="00C25FEE">
        <w:rPr>
          <w:highlight w:val="white"/>
        </w:rPr>
        <w:t xml:space="preserve">  return -1;</w:t>
      </w:r>
    </w:p>
    <w:p w14:paraId="286A64AD" w14:textId="77777777" w:rsidR="00C25FEE" w:rsidRPr="00C25FEE" w:rsidRDefault="00C25FEE" w:rsidP="00C25FEE">
      <w:pPr>
        <w:pStyle w:val="Code"/>
        <w:rPr>
          <w:highlight w:val="white"/>
        </w:rPr>
      </w:pPr>
      <w:r w:rsidRPr="00C25FEE">
        <w:rPr>
          <w:highlight w:val="white"/>
        </w:rPr>
        <w:t>}</w:t>
      </w:r>
    </w:p>
    <w:p w14:paraId="14A50AF4" w14:textId="77777777" w:rsidR="00C25FEE" w:rsidRPr="00C25FEE" w:rsidRDefault="00C25FEE" w:rsidP="00C25FEE">
      <w:pPr>
        <w:pStyle w:val="Code"/>
        <w:rPr>
          <w:highlight w:val="white"/>
        </w:rPr>
      </w:pPr>
    </w:p>
    <w:p w14:paraId="1AA1FEC5" w14:textId="77777777" w:rsidR="00C25FEE" w:rsidRPr="00C25FEE" w:rsidRDefault="00C25FEE" w:rsidP="00C25FEE">
      <w:pPr>
        <w:pStyle w:val="Code"/>
        <w:rPr>
          <w:highlight w:val="white"/>
        </w:rPr>
      </w:pPr>
      <w:r w:rsidRPr="00C25FEE">
        <w:rPr>
          <w:highlight w:val="white"/>
        </w:rPr>
        <w:t>char* fgets(char* text, int size, FILE* stream) {</w:t>
      </w:r>
    </w:p>
    <w:p w14:paraId="53B79405" w14:textId="77777777" w:rsidR="00C25FEE" w:rsidRPr="00C25FEE" w:rsidRDefault="00C25FEE" w:rsidP="00C25FEE">
      <w:pPr>
        <w:pStyle w:val="Code"/>
        <w:rPr>
          <w:highlight w:val="white"/>
        </w:rPr>
      </w:pPr>
      <w:r w:rsidRPr="00C25FEE">
        <w:rPr>
          <w:highlight w:val="white"/>
        </w:rPr>
        <w:t xml:space="preserve">  int count = 0;</w:t>
      </w:r>
    </w:p>
    <w:p w14:paraId="44B67675" w14:textId="77777777" w:rsidR="00C25FEE" w:rsidRPr="00C25FEE" w:rsidRDefault="00C25FEE" w:rsidP="00C25FEE">
      <w:pPr>
        <w:pStyle w:val="Code"/>
        <w:rPr>
          <w:highlight w:val="white"/>
        </w:rPr>
      </w:pPr>
      <w:r w:rsidRPr="00C25FEE">
        <w:rPr>
          <w:highlight w:val="white"/>
        </w:rPr>
        <w:t xml:space="preserve">  char prevChar = '\0';</w:t>
      </w:r>
    </w:p>
    <w:p w14:paraId="26EB3CE6" w14:textId="77777777" w:rsidR="00C25FEE" w:rsidRPr="00C25FEE" w:rsidRDefault="00C25FEE" w:rsidP="00C25FEE">
      <w:pPr>
        <w:pStyle w:val="Code"/>
        <w:rPr>
          <w:highlight w:val="white"/>
        </w:rPr>
      </w:pPr>
    </w:p>
    <w:p w14:paraId="298C0797" w14:textId="77777777" w:rsidR="00C25FEE" w:rsidRPr="00C25FEE" w:rsidRDefault="00C25FEE" w:rsidP="00C25FEE">
      <w:pPr>
        <w:pStyle w:val="Code"/>
        <w:rPr>
          <w:highlight w:val="white"/>
        </w:rPr>
      </w:pPr>
      <w:r w:rsidRPr="00C25FEE">
        <w:rPr>
          <w:highlight w:val="white"/>
        </w:rPr>
        <w:t xml:space="preserve">  while ((count &lt; (size - 1))) {</w:t>
      </w:r>
    </w:p>
    <w:p w14:paraId="7C0C02FE" w14:textId="77777777" w:rsidR="00C25FEE" w:rsidRPr="00C25FEE" w:rsidRDefault="00C25FEE" w:rsidP="00C25FEE">
      <w:pPr>
        <w:pStyle w:val="Code"/>
        <w:rPr>
          <w:highlight w:val="white"/>
        </w:rPr>
      </w:pPr>
      <w:r w:rsidRPr="00C25FEE">
        <w:rPr>
          <w:highlight w:val="white"/>
        </w:rPr>
        <w:t xml:space="preserve">    char currChar = '\0';</w:t>
      </w:r>
    </w:p>
    <w:p w14:paraId="73DBD3FD" w14:textId="77777777" w:rsidR="00C25FEE" w:rsidRPr="00C25FEE" w:rsidRDefault="00C25FEE" w:rsidP="00C25FEE">
      <w:pPr>
        <w:pStyle w:val="Code"/>
        <w:rPr>
          <w:highlight w:val="white"/>
        </w:rPr>
      </w:pPr>
      <w:r w:rsidRPr="00C25FEE">
        <w:rPr>
          <w:highlight w:val="white"/>
        </w:rPr>
        <w:t xml:space="preserve">    fscanf(stream, "%c", &amp;currChar);</w:t>
      </w:r>
    </w:p>
    <w:p w14:paraId="53608BB7" w14:textId="77777777" w:rsidR="00C25FEE" w:rsidRPr="00C25FEE" w:rsidRDefault="00C25FEE" w:rsidP="00C25FEE">
      <w:pPr>
        <w:pStyle w:val="Code"/>
        <w:rPr>
          <w:highlight w:val="white"/>
        </w:rPr>
      </w:pPr>
    </w:p>
    <w:p w14:paraId="39DCE098" w14:textId="77777777" w:rsidR="00C25FEE" w:rsidRPr="00C25FEE" w:rsidRDefault="00C25FEE" w:rsidP="00C25FEE">
      <w:pPr>
        <w:pStyle w:val="Code"/>
        <w:rPr>
          <w:highlight w:val="white"/>
        </w:rPr>
      </w:pPr>
      <w:r w:rsidRPr="00C25FEE">
        <w:rPr>
          <w:highlight w:val="white"/>
        </w:rPr>
        <w:t xml:space="preserve">    if ((prevChar == '\r') &amp;&amp; (currChar == '\n')) {</w:t>
      </w:r>
    </w:p>
    <w:p w14:paraId="69A0FD62" w14:textId="77777777" w:rsidR="00C25FEE" w:rsidRPr="00C25FEE" w:rsidRDefault="00C25FEE" w:rsidP="00C25FEE">
      <w:pPr>
        <w:pStyle w:val="Code"/>
        <w:rPr>
          <w:highlight w:val="white"/>
        </w:rPr>
      </w:pPr>
      <w:r w:rsidRPr="00C25FEE">
        <w:rPr>
          <w:highlight w:val="white"/>
        </w:rPr>
        <w:t xml:space="preserve">      text[count] = '\0';</w:t>
      </w:r>
    </w:p>
    <w:p w14:paraId="60259475" w14:textId="77777777" w:rsidR="00C25FEE" w:rsidRPr="00C25FEE" w:rsidRDefault="00C25FEE" w:rsidP="00C25FEE">
      <w:pPr>
        <w:pStyle w:val="Code"/>
        <w:rPr>
          <w:highlight w:val="white"/>
        </w:rPr>
      </w:pPr>
      <w:r w:rsidRPr="00C25FEE">
        <w:rPr>
          <w:highlight w:val="white"/>
        </w:rPr>
        <w:t xml:space="preserve">      break;</w:t>
      </w:r>
    </w:p>
    <w:p w14:paraId="1CBD3003" w14:textId="77777777" w:rsidR="00C25FEE" w:rsidRPr="00C25FEE" w:rsidRDefault="00C25FEE" w:rsidP="00C25FEE">
      <w:pPr>
        <w:pStyle w:val="Code"/>
        <w:rPr>
          <w:highlight w:val="white"/>
        </w:rPr>
      </w:pPr>
      <w:r w:rsidRPr="00C25FEE">
        <w:rPr>
          <w:highlight w:val="white"/>
        </w:rPr>
        <w:t xml:space="preserve">    }</w:t>
      </w:r>
    </w:p>
    <w:p w14:paraId="20E79EF6" w14:textId="77777777" w:rsidR="00C25FEE" w:rsidRPr="00C25FEE" w:rsidRDefault="00C25FEE" w:rsidP="00C25FEE">
      <w:pPr>
        <w:pStyle w:val="Code"/>
        <w:rPr>
          <w:highlight w:val="white"/>
        </w:rPr>
      </w:pPr>
    </w:p>
    <w:p w14:paraId="70C9FBDC" w14:textId="77777777" w:rsidR="00C25FEE" w:rsidRPr="00C25FEE" w:rsidRDefault="00C25FEE" w:rsidP="00C25FEE">
      <w:pPr>
        <w:pStyle w:val="Code"/>
        <w:rPr>
          <w:highlight w:val="white"/>
        </w:rPr>
      </w:pPr>
      <w:r w:rsidRPr="00C25FEE">
        <w:rPr>
          <w:highlight w:val="white"/>
        </w:rPr>
        <w:t xml:space="preserve">    if (currChar == -1) {</w:t>
      </w:r>
    </w:p>
    <w:p w14:paraId="0FD0257B" w14:textId="77777777" w:rsidR="00C25FEE" w:rsidRPr="00C25FEE" w:rsidRDefault="00C25FEE" w:rsidP="00C25FEE">
      <w:pPr>
        <w:pStyle w:val="Code"/>
        <w:rPr>
          <w:highlight w:val="white"/>
        </w:rPr>
      </w:pPr>
      <w:r w:rsidRPr="00C25FEE">
        <w:rPr>
          <w:highlight w:val="white"/>
        </w:rPr>
        <w:t xml:space="preserve">      text[count] = '\0';</w:t>
      </w:r>
    </w:p>
    <w:p w14:paraId="3F3A8B38" w14:textId="77777777" w:rsidR="00C25FEE" w:rsidRPr="00C25FEE" w:rsidRDefault="00C25FEE" w:rsidP="00C25FEE">
      <w:pPr>
        <w:pStyle w:val="Code"/>
        <w:rPr>
          <w:highlight w:val="white"/>
        </w:rPr>
      </w:pPr>
      <w:r w:rsidRPr="00C25FEE">
        <w:rPr>
          <w:highlight w:val="white"/>
        </w:rPr>
        <w:t xml:space="preserve">      break;</w:t>
      </w:r>
    </w:p>
    <w:p w14:paraId="43FBAB46" w14:textId="77777777" w:rsidR="00C25FEE" w:rsidRPr="00C25FEE" w:rsidRDefault="00C25FEE" w:rsidP="00C25FEE">
      <w:pPr>
        <w:pStyle w:val="Code"/>
        <w:rPr>
          <w:highlight w:val="white"/>
        </w:rPr>
      </w:pPr>
      <w:r w:rsidRPr="00C25FEE">
        <w:rPr>
          <w:highlight w:val="white"/>
        </w:rPr>
        <w:t xml:space="preserve">    }</w:t>
      </w:r>
    </w:p>
    <w:p w14:paraId="28E684A8" w14:textId="77777777" w:rsidR="00C25FEE" w:rsidRPr="00C25FEE" w:rsidRDefault="00C25FEE" w:rsidP="00C25FEE">
      <w:pPr>
        <w:pStyle w:val="Code"/>
        <w:rPr>
          <w:highlight w:val="white"/>
        </w:rPr>
      </w:pPr>
      <w:r w:rsidRPr="00C25FEE">
        <w:rPr>
          <w:highlight w:val="white"/>
        </w:rPr>
        <w:t xml:space="preserve">    </w:t>
      </w:r>
    </w:p>
    <w:p w14:paraId="2E7BEDE9" w14:textId="77777777" w:rsidR="00C25FEE" w:rsidRPr="00C25FEE" w:rsidRDefault="00C25FEE" w:rsidP="00C25FEE">
      <w:pPr>
        <w:pStyle w:val="Code"/>
        <w:rPr>
          <w:highlight w:val="white"/>
        </w:rPr>
      </w:pPr>
      <w:r w:rsidRPr="00C25FEE">
        <w:rPr>
          <w:highlight w:val="white"/>
        </w:rPr>
        <w:t xml:space="preserve">    if ((currChar != '\r') &amp;&amp; (currChar != '\n')) {</w:t>
      </w:r>
    </w:p>
    <w:p w14:paraId="6362C50E" w14:textId="77777777" w:rsidR="00C25FEE" w:rsidRPr="00C25FEE" w:rsidRDefault="00C25FEE" w:rsidP="00C25FEE">
      <w:pPr>
        <w:pStyle w:val="Code"/>
        <w:rPr>
          <w:highlight w:val="white"/>
        </w:rPr>
      </w:pPr>
      <w:r w:rsidRPr="00C25FEE">
        <w:rPr>
          <w:highlight w:val="white"/>
        </w:rPr>
        <w:t xml:space="preserve">      text[count++] = currChar;</w:t>
      </w:r>
    </w:p>
    <w:p w14:paraId="5F2E99E1" w14:textId="77777777" w:rsidR="00C25FEE" w:rsidRPr="00C25FEE" w:rsidRDefault="00C25FEE" w:rsidP="00C25FEE">
      <w:pPr>
        <w:pStyle w:val="Code"/>
        <w:rPr>
          <w:highlight w:val="white"/>
        </w:rPr>
      </w:pPr>
      <w:r w:rsidRPr="00C25FEE">
        <w:rPr>
          <w:highlight w:val="white"/>
        </w:rPr>
        <w:t xml:space="preserve">    }</w:t>
      </w:r>
    </w:p>
    <w:p w14:paraId="19D226E1" w14:textId="77777777" w:rsidR="00C25FEE" w:rsidRPr="00C25FEE" w:rsidRDefault="00C25FEE" w:rsidP="00C25FEE">
      <w:pPr>
        <w:pStyle w:val="Code"/>
        <w:rPr>
          <w:highlight w:val="white"/>
        </w:rPr>
      </w:pPr>
    </w:p>
    <w:p w14:paraId="2E2A4CEC" w14:textId="77777777" w:rsidR="00C25FEE" w:rsidRPr="00C25FEE" w:rsidRDefault="00C25FEE" w:rsidP="00C25FEE">
      <w:pPr>
        <w:pStyle w:val="Code"/>
        <w:rPr>
          <w:highlight w:val="white"/>
        </w:rPr>
      </w:pPr>
      <w:r w:rsidRPr="00C25FEE">
        <w:rPr>
          <w:highlight w:val="white"/>
        </w:rPr>
        <w:lastRenderedPageBreak/>
        <w:t xml:space="preserve">    prevChar = currChar;</w:t>
      </w:r>
    </w:p>
    <w:p w14:paraId="27D5C2A4" w14:textId="77777777" w:rsidR="00C25FEE" w:rsidRPr="00C25FEE" w:rsidRDefault="00C25FEE" w:rsidP="00C25FEE">
      <w:pPr>
        <w:pStyle w:val="Code"/>
        <w:rPr>
          <w:highlight w:val="white"/>
        </w:rPr>
      </w:pPr>
      <w:r w:rsidRPr="00C25FEE">
        <w:rPr>
          <w:highlight w:val="white"/>
        </w:rPr>
        <w:t xml:space="preserve">  }</w:t>
      </w:r>
    </w:p>
    <w:p w14:paraId="4E98DD4D" w14:textId="77777777" w:rsidR="00C25FEE" w:rsidRPr="00C25FEE" w:rsidRDefault="00C25FEE" w:rsidP="00C25FEE">
      <w:pPr>
        <w:pStyle w:val="Code"/>
        <w:rPr>
          <w:highlight w:val="white"/>
        </w:rPr>
      </w:pPr>
    </w:p>
    <w:p w14:paraId="596EB700" w14:textId="77777777" w:rsidR="00C25FEE" w:rsidRPr="00C25FEE" w:rsidRDefault="00C25FEE" w:rsidP="00C25FEE">
      <w:pPr>
        <w:pStyle w:val="Code"/>
        <w:rPr>
          <w:highlight w:val="white"/>
        </w:rPr>
      </w:pPr>
      <w:r w:rsidRPr="00C25FEE">
        <w:rPr>
          <w:highlight w:val="white"/>
        </w:rPr>
        <w:t xml:space="preserve">  return text;</w:t>
      </w:r>
    </w:p>
    <w:p w14:paraId="076F67A6" w14:textId="77777777" w:rsidR="00C25FEE" w:rsidRPr="00C25FEE" w:rsidRDefault="00C25FEE" w:rsidP="00C25FEE">
      <w:pPr>
        <w:pStyle w:val="Code"/>
        <w:rPr>
          <w:highlight w:val="white"/>
        </w:rPr>
      </w:pPr>
      <w:r w:rsidRPr="00C25FEE">
        <w:rPr>
          <w:highlight w:val="white"/>
        </w:rPr>
        <w:t>}</w:t>
      </w:r>
    </w:p>
    <w:p w14:paraId="57E80D51" w14:textId="77777777" w:rsidR="00C25FEE" w:rsidRPr="00C25FEE" w:rsidRDefault="00C25FEE" w:rsidP="00C25FEE">
      <w:pPr>
        <w:pStyle w:val="Code"/>
        <w:rPr>
          <w:highlight w:val="white"/>
        </w:rPr>
      </w:pPr>
    </w:p>
    <w:p w14:paraId="7C53B73C" w14:textId="77777777" w:rsidR="00C25FEE" w:rsidRPr="00C25FEE" w:rsidRDefault="00C25FEE" w:rsidP="00C25FEE">
      <w:pPr>
        <w:pStyle w:val="Code"/>
        <w:rPr>
          <w:highlight w:val="white"/>
        </w:rPr>
      </w:pPr>
      <w:r w:rsidRPr="00C25FEE">
        <w:rPr>
          <w:highlight w:val="white"/>
        </w:rPr>
        <w:t>int fputs(const char* s, FILE* stream) {</w:t>
      </w:r>
    </w:p>
    <w:p w14:paraId="32A97EB2" w14:textId="77777777" w:rsidR="00C25FEE" w:rsidRPr="00C25FEE" w:rsidRDefault="00C25FEE" w:rsidP="00C25FEE">
      <w:pPr>
        <w:pStyle w:val="Code"/>
        <w:rPr>
          <w:highlight w:val="white"/>
        </w:rPr>
      </w:pPr>
      <w:r w:rsidRPr="00C25FEE">
        <w:rPr>
          <w:highlight w:val="white"/>
        </w:rPr>
        <w:t xml:space="preserve">  int size = (strlen(s) + 1) * sizeof (char);</w:t>
      </w:r>
    </w:p>
    <w:p w14:paraId="2B6E3CEB" w14:textId="77777777" w:rsidR="00C25FEE" w:rsidRPr="00C25FEE" w:rsidRDefault="00C25FEE" w:rsidP="00C25FEE">
      <w:pPr>
        <w:pStyle w:val="Code"/>
        <w:rPr>
          <w:highlight w:val="white"/>
        </w:rPr>
      </w:pPr>
      <w:r w:rsidRPr="00C25FEE">
        <w:rPr>
          <w:highlight w:val="white"/>
        </w:rPr>
        <w:t xml:space="preserve">  return (fwrite(s, size, 1, stream) == size) ? 0 : EOF;</w:t>
      </w:r>
    </w:p>
    <w:p w14:paraId="3F23DD6F" w14:textId="77777777" w:rsidR="00C25FEE" w:rsidRPr="00C25FEE" w:rsidRDefault="00C25FEE" w:rsidP="00C25FEE">
      <w:pPr>
        <w:pStyle w:val="Code"/>
        <w:rPr>
          <w:highlight w:val="white"/>
        </w:rPr>
      </w:pPr>
      <w:r w:rsidRPr="00C25FEE">
        <w:rPr>
          <w:highlight w:val="white"/>
        </w:rPr>
        <w:t>}</w:t>
      </w:r>
    </w:p>
    <w:p w14:paraId="5DF2D1E6" w14:textId="77777777" w:rsidR="00C25FEE" w:rsidRPr="00C25FEE" w:rsidRDefault="00C25FEE" w:rsidP="00C25FEE">
      <w:pPr>
        <w:pStyle w:val="Code"/>
        <w:rPr>
          <w:highlight w:val="white"/>
        </w:rPr>
      </w:pPr>
    </w:p>
    <w:p w14:paraId="476B57F2" w14:textId="77777777" w:rsidR="00C25FEE" w:rsidRPr="00C25FEE" w:rsidRDefault="00C25FEE" w:rsidP="00C25FEE">
      <w:pPr>
        <w:pStyle w:val="Code"/>
        <w:rPr>
          <w:highlight w:val="white"/>
        </w:rPr>
      </w:pPr>
      <w:r w:rsidRPr="00C25FEE">
        <w:rPr>
          <w:highlight w:val="white"/>
        </w:rPr>
        <w:t>int getchar(void) {</w:t>
      </w:r>
    </w:p>
    <w:p w14:paraId="7C19AE43" w14:textId="77777777" w:rsidR="00C25FEE" w:rsidRPr="00C25FEE" w:rsidRDefault="00C25FEE" w:rsidP="00C25FEE">
      <w:pPr>
        <w:pStyle w:val="Code"/>
        <w:rPr>
          <w:highlight w:val="white"/>
        </w:rPr>
      </w:pPr>
      <w:r w:rsidRPr="00C25FEE">
        <w:rPr>
          <w:highlight w:val="white"/>
        </w:rPr>
        <w:t xml:space="preserve">  return fgetc(stdin);</w:t>
      </w:r>
    </w:p>
    <w:p w14:paraId="003F27E5" w14:textId="77777777" w:rsidR="00C25FEE" w:rsidRPr="00C25FEE" w:rsidRDefault="00C25FEE" w:rsidP="00C25FEE">
      <w:pPr>
        <w:pStyle w:val="Code"/>
        <w:rPr>
          <w:highlight w:val="white"/>
        </w:rPr>
      </w:pPr>
      <w:r w:rsidRPr="00C25FEE">
        <w:rPr>
          <w:highlight w:val="white"/>
        </w:rPr>
        <w:t>}</w:t>
      </w:r>
    </w:p>
    <w:p w14:paraId="11EA30DE" w14:textId="77777777" w:rsidR="00C25FEE" w:rsidRPr="00C25FEE" w:rsidRDefault="00C25FEE" w:rsidP="00C25FEE">
      <w:pPr>
        <w:pStyle w:val="Code"/>
        <w:rPr>
          <w:highlight w:val="white"/>
        </w:rPr>
      </w:pPr>
    </w:p>
    <w:p w14:paraId="606182B9" w14:textId="77777777" w:rsidR="00C25FEE" w:rsidRPr="00C25FEE" w:rsidRDefault="00C25FEE" w:rsidP="00C25FEE">
      <w:pPr>
        <w:pStyle w:val="Code"/>
        <w:rPr>
          <w:highlight w:val="white"/>
        </w:rPr>
      </w:pPr>
      <w:r w:rsidRPr="00C25FEE">
        <w:rPr>
          <w:highlight w:val="white"/>
        </w:rPr>
        <w:t>char* gets(char* s) {</w:t>
      </w:r>
    </w:p>
    <w:p w14:paraId="17E0E5C2" w14:textId="77777777" w:rsidR="00C25FEE" w:rsidRPr="00C25FEE" w:rsidRDefault="00C25FEE" w:rsidP="00C25FEE">
      <w:pPr>
        <w:pStyle w:val="Code"/>
        <w:rPr>
          <w:highlight w:val="white"/>
        </w:rPr>
      </w:pPr>
      <w:r w:rsidRPr="00C25FEE">
        <w:rPr>
          <w:highlight w:val="white"/>
        </w:rPr>
        <w:t xml:space="preserve">  if (fgets(s, -1, stdin) != NULL) {</w:t>
      </w:r>
    </w:p>
    <w:p w14:paraId="29DAF468" w14:textId="77777777" w:rsidR="00C25FEE" w:rsidRPr="00C25FEE" w:rsidRDefault="00C25FEE" w:rsidP="00C25FEE">
      <w:pPr>
        <w:pStyle w:val="Code"/>
        <w:rPr>
          <w:highlight w:val="white"/>
        </w:rPr>
      </w:pPr>
      <w:r w:rsidRPr="00C25FEE">
        <w:rPr>
          <w:highlight w:val="white"/>
        </w:rPr>
        <w:t xml:space="preserve">    int size = strlen(s);</w:t>
      </w:r>
    </w:p>
    <w:p w14:paraId="4FDF04B5" w14:textId="77777777" w:rsidR="00C25FEE" w:rsidRPr="00C25FEE" w:rsidRDefault="00C25FEE" w:rsidP="00C25FEE">
      <w:pPr>
        <w:pStyle w:val="Code"/>
        <w:rPr>
          <w:highlight w:val="white"/>
        </w:rPr>
      </w:pPr>
    </w:p>
    <w:p w14:paraId="39C4862C" w14:textId="77777777" w:rsidR="00C25FEE" w:rsidRPr="00C25FEE" w:rsidRDefault="00C25FEE" w:rsidP="00C25FEE">
      <w:pPr>
        <w:pStyle w:val="Code"/>
        <w:rPr>
          <w:highlight w:val="white"/>
        </w:rPr>
      </w:pPr>
      <w:r w:rsidRPr="00C25FEE">
        <w:rPr>
          <w:highlight w:val="white"/>
        </w:rPr>
        <w:t xml:space="preserve">    if (size &gt; 0) {</w:t>
      </w:r>
    </w:p>
    <w:p w14:paraId="435C0779" w14:textId="77777777" w:rsidR="00C25FEE" w:rsidRPr="00C25FEE" w:rsidRDefault="00C25FEE" w:rsidP="00C25FEE">
      <w:pPr>
        <w:pStyle w:val="Code"/>
        <w:rPr>
          <w:highlight w:val="white"/>
        </w:rPr>
      </w:pPr>
      <w:r w:rsidRPr="00C25FEE">
        <w:rPr>
          <w:highlight w:val="white"/>
        </w:rPr>
        <w:t xml:space="preserve">      s[size - 1] = '\0';</w:t>
      </w:r>
    </w:p>
    <w:p w14:paraId="3C977D5B" w14:textId="77777777" w:rsidR="00C25FEE" w:rsidRPr="00C25FEE" w:rsidRDefault="00C25FEE" w:rsidP="00C25FEE">
      <w:pPr>
        <w:pStyle w:val="Code"/>
        <w:rPr>
          <w:highlight w:val="white"/>
        </w:rPr>
      </w:pPr>
      <w:r w:rsidRPr="00C25FEE">
        <w:rPr>
          <w:highlight w:val="white"/>
        </w:rPr>
        <w:t xml:space="preserve">    }</w:t>
      </w:r>
    </w:p>
    <w:p w14:paraId="1AB0E214" w14:textId="77777777" w:rsidR="00C25FEE" w:rsidRPr="00C25FEE" w:rsidRDefault="00C25FEE" w:rsidP="00C25FEE">
      <w:pPr>
        <w:pStyle w:val="Code"/>
        <w:rPr>
          <w:highlight w:val="white"/>
        </w:rPr>
      </w:pPr>
    </w:p>
    <w:p w14:paraId="0EDDE0D3" w14:textId="77777777" w:rsidR="00C25FEE" w:rsidRPr="00C25FEE" w:rsidRDefault="00C25FEE" w:rsidP="00C25FEE">
      <w:pPr>
        <w:pStyle w:val="Code"/>
        <w:rPr>
          <w:highlight w:val="white"/>
        </w:rPr>
      </w:pPr>
      <w:r w:rsidRPr="00C25FEE">
        <w:rPr>
          <w:highlight w:val="white"/>
        </w:rPr>
        <w:t xml:space="preserve">    return s;</w:t>
      </w:r>
    </w:p>
    <w:p w14:paraId="7106C409" w14:textId="77777777" w:rsidR="00C25FEE" w:rsidRPr="00C25FEE" w:rsidRDefault="00C25FEE" w:rsidP="00C25FEE">
      <w:pPr>
        <w:pStyle w:val="Code"/>
        <w:rPr>
          <w:highlight w:val="white"/>
        </w:rPr>
      </w:pPr>
      <w:r w:rsidRPr="00C25FEE">
        <w:rPr>
          <w:highlight w:val="white"/>
        </w:rPr>
        <w:t xml:space="preserve">  }</w:t>
      </w:r>
    </w:p>
    <w:p w14:paraId="2B9B6EC1" w14:textId="77777777" w:rsidR="00C25FEE" w:rsidRPr="00C25FEE" w:rsidRDefault="00C25FEE" w:rsidP="00C25FEE">
      <w:pPr>
        <w:pStyle w:val="Code"/>
        <w:rPr>
          <w:highlight w:val="white"/>
        </w:rPr>
      </w:pPr>
      <w:r w:rsidRPr="00C25FEE">
        <w:rPr>
          <w:highlight w:val="white"/>
        </w:rPr>
        <w:t xml:space="preserve">  else {</w:t>
      </w:r>
    </w:p>
    <w:p w14:paraId="04F4A1BB" w14:textId="77777777" w:rsidR="00C25FEE" w:rsidRPr="00C25FEE" w:rsidRDefault="00C25FEE" w:rsidP="00C25FEE">
      <w:pPr>
        <w:pStyle w:val="Code"/>
        <w:rPr>
          <w:highlight w:val="white"/>
        </w:rPr>
      </w:pPr>
      <w:r w:rsidRPr="00C25FEE">
        <w:rPr>
          <w:highlight w:val="white"/>
        </w:rPr>
        <w:t xml:space="preserve">    return NULL;</w:t>
      </w:r>
    </w:p>
    <w:p w14:paraId="37ED3E94" w14:textId="77777777" w:rsidR="00C25FEE" w:rsidRPr="00C25FEE" w:rsidRDefault="00C25FEE" w:rsidP="00C25FEE">
      <w:pPr>
        <w:pStyle w:val="Code"/>
        <w:rPr>
          <w:highlight w:val="white"/>
        </w:rPr>
      </w:pPr>
      <w:r w:rsidRPr="00C25FEE">
        <w:rPr>
          <w:highlight w:val="white"/>
        </w:rPr>
        <w:t xml:space="preserve">  }</w:t>
      </w:r>
    </w:p>
    <w:p w14:paraId="23867DB9" w14:textId="77777777" w:rsidR="00C25FEE" w:rsidRPr="00C25FEE" w:rsidRDefault="00C25FEE" w:rsidP="00C25FEE">
      <w:pPr>
        <w:pStyle w:val="Code"/>
        <w:rPr>
          <w:highlight w:val="white"/>
        </w:rPr>
      </w:pPr>
      <w:r w:rsidRPr="00C25FEE">
        <w:rPr>
          <w:highlight w:val="white"/>
        </w:rPr>
        <w:t>}</w:t>
      </w:r>
    </w:p>
    <w:p w14:paraId="7991E065" w14:textId="77777777" w:rsidR="00C25FEE" w:rsidRPr="00C25FEE" w:rsidRDefault="00C25FEE" w:rsidP="00C25FEE">
      <w:pPr>
        <w:pStyle w:val="Code"/>
        <w:rPr>
          <w:highlight w:val="white"/>
        </w:rPr>
      </w:pPr>
    </w:p>
    <w:p w14:paraId="6C5A79C0" w14:textId="77777777" w:rsidR="00C25FEE" w:rsidRPr="00C25FEE" w:rsidRDefault="00C25FEE" w:rsidP="00C25FEE">
      <w:pPr>
        <w:pStyle w:val="Code"/>
        <w:rPr>
          <w:highlight w:val="white"/>
        </w:rPr>
      </w:pPr>
      <w:r w:rsidRPr="00C25FEE">
        <w:rPr>
          <w:highlight w:val="white"/>
        </w:rPr>
        <w:t>int puts(const char* s) {</w:t>
      </w:r>
    </w:p>
    <w:p w14:paraId="65FDACB7" w14:textId="77777777" w:rsidR="00C25FEE" w:rsidRPr="00C25FEE" w:rsidRDefault="00C25FEE" w:rsidP="00C25FEE">
      <w:pPr>
        <w:pStyle w:val="Code"/>
        <w:rPr>
          <w:highlight w:val="white"/>
        </w:rPr>
      </w:pPr>
      <w:r w:rsidRPr="00C25FEE">
        <w:rPr>
          <w:highlight w:val="white"/>
        </w:rPr>
        <w:t xml:space="preserve">  if (fputs(s, stdout) != 0) {</w:t>
      </w:r>
    </w:p>
    <w:p w14:paraId="4FD7CCF5" w14:textId="77777777" w:rsidR="00C25FEE" w:rsidRPr="00C25FEE" w:rsidRDefault="00C25FEE" w:rsidP="00C25FEE">
      <w:pPr>
        <w:pStyle w:val="Code"/>
        <w:rPr>
          <w:highlight w:val="white"/>
        </w:rPr>
      </w:pPr>
      <w:r w:rsidRPr="00C25FEE">
        <w:rPr>
          <w:highlight w:val="white"/>
        </w:rPr>
        <w:t xml:space="preserve">    return fputc('\n', stdout);</w:t>
      </w:r>
    </w:p>
    <w:p w14:paraId="24DEC319" w14:textId="77777777" w:rsidR="00C25FEE" w:rsidRPr="00C25FEE" w:rsidRDefault="00C25FEE" w:rsidP="00C25FEE">
      <w:pPr>
        <w:pStyle w:val="Code"/>
        <w:rPr>
          <w:highlight w:val="white"/>
        </w:rPr>
      </w:pPr>
      <w:r w:rsidRPr="00C25FEE">
        <w:rPr>
          <w:highlight w:val="white"/>
        </w:rPr>
        <w:t xml:space="preserve">  }</w:t>
      </w:r>
    </w:p>
    <w:p w14:paraId="10EF65BC" w14:textId="77777777" w:rsidR="00C25FEE" w:rsidRPr="00C25FEE" w:rsidRDefault="00C25FEE" w:rsidP="00C25FEE">
      <w:pPr>
        <w:pStyle w:val="Code"/>
        <w:rPr>
          <w:highlight w:val="white"/>
        </w:rPr>
      </w:pPr>
    </w:p>
    <w:p w14:paraId="4B1E93FF" w14:textId="77777777" w:rsidR="00C25FEE" w:rsidRPr="00C25FEE" w:rsidRDefault="00C25FEE" w:rsidP="00C25FEE">
      <w:pPr>
        <w:pStyle w:val="Code"/>
        <w:rPr>
          <w:highlight w:val="white"/>
        </w:rPr>
      </w:pPr>
      <w:r w:rsidRPr="00C25FEE">
        <w:rPr>
          <w:highlight w:val="white"/>
        </w:rPr>
        <w:t xml:space="preserve">  return EOF;</w:t>
      </w:r>
    </w:p>
    <w:p w14:paraId="6F20680A" w14:textId="77777777" w:rsidR="00C25FEE" w:rsidRPr="00C25FEE" w:rsidRDefault="00C25FEE" w:rsidP="00C25FEE">
      <w:pPr>
        <w:pStyle w:val="Code"/>
        <w:rPr>
          <w:highlight w:val="white"/>
        </w:rPr>
      </w:pPr>
      <w:r w:rsidRPr="00C25FEE">
        <w:rPr>
          <w:highlight w:val="white"/>
        </w:rPr>
        <w:t>}</w:t>
      </w:r>
    </w:p>
    <w:p w14:paraId="49442FA2" w14:textId="77777777" w:rsidR="00C25FEE" w:rsidRPr="00C25FEE" w:rsidRDefault="00C25FEE" w:rsidP="00C25FEE">
      <w:pPr>
        <w:pStyle w:val="Code"/>
        <w:rPr>
          <w:highlight w:val="white"/>
        </w:rPr>
      </w:pPr>
    </w:p>
    <w:p w14:paraId="57E4382F" w14:textId="77777777" w:rsidR="00C25FEE" w:rsidRPr="00C25FEE" w:rsidRDefault="00C25FEE" w:rsidP="00C25FEE">
      <w:pPr>
        <w:pStyle w:val="Code"/>
        <w:rPr>
          <w:highlight w:val="white"/>
        </w:rPr>
      </w:pPr>
      <w:r w:rsidRPr="00C25FEE">
        <w:rPr>
          <w:highlight w:val="white"/>
        </w:rPr>
        <w:t>int ungetc(int c, FILE* stream) {</w:t>
      </w:r>
    </w:p>
    <w:p w14:paraId="694C5736" w14:textId="77777777" w:rsidR="00C25FEE" w:rsidRPr="00C25FEE" w:rsidRDefault="00C25FEE" w:rsidP="00C25FEE">
      <w:pPr>
        <w:pStyle w:val="Code"/>
        <w:rPr>
          <w:highlight w:val="white"/>
        </w:rPr>
      </w:pPr>
      <w:r w:rsidRPr="00C25FEE">
        <w:rPr>
          <w:highlight w:val="white"/>
        </w:rPr>
        <w:t xml:space="preserve">  if (stream-&gt;ungetc != EOF) {</w:t>
      </w:r>
    </w:p>
    <w:p w14:paraId="30BAA14A" w14:textId="77777777" w:rsidR="00C25FEE" w:rsidRPr="00C25FEE" w:rsidRDefault="00C25FEE" w:rsidP="00C25FEE">
      <w:pPr>
        <w:pStyle w:val="Code"/>
        <w:rPr>
          <w:highlight w:val="white"/>
        </w:rPr>
      </w:pPr>
      <w:r w:rsidRPr="00C25FEE">
        <w:rPr>
          <w:highlight w:val="white"/>
        </w:rPr>
        <w:t xml:space="preserve">    stream-&gt;ungetc = (char) c;</w:t>
      </w:r>
    </w:p>
    <w:p w14:paraId="02CA523A" w14:textId="77777777" w:rsidR="00C25FEE" w:rsidRPr="00C25FEE" w:rsidRDefault="00C25FEE" w:rsidP="00C25FEE">
      <w:pPr>
        <w:pStyle w:val="Code"/>
        <w:rPr>
          <w:highlight w:val="white"/>
        </w:rPr>
      </w:pPr>
      <w:r w:rsidRPr="00C25FEE">
        <w:rPr>
          <w:highlight w:val="white"/>
        </w:rPr>
        <w:t xml:space="preserve">  }</w:t>
      </w:r>
    </w:p>
    <w:p w14:paraId="26C13358" w14:textId="77777777" w:rsidR="00C25FEE" w:rsidRPr="00C25FEE" w:rsidRDefault="00C25FEE" w:rsidP="00C25FEE">
      <w:pPr>
        <w:pStyle w:val="Code"/>
        <w:rPr>
          <w:highlight w:val="white"/>
        </w:rPr>
      </w:pPr>
    </w:p>
    <w:p w14:paraId="5CDB7A41" w14:textId="77777777" w:rsidR="00C25FEE" w:rsidRPr="00C25FEE" w:rsidRDefault="00C25FEE" w:rsidP="00C25FEE">
      <w:pPr>
        <w:pStyle w:val="Code"/>
        <w:rPr>
          <w:highlight w:val="white"/>
        </w:rPr>
      </w:pPr>
      <w:r w:rsidRPr="00C25FEE">
        <w:rPr>
          <w:highlight w:val="white"/>
        </w:rPr>
        <w:t xml:space="preserve">  return c;</w:t>
      </w:r>
    </w:p>
    <w:p w14:paraId="6AEE04CD" w14:textId="77777777" w:rsidR="00C25FEE" w:rsidRPr="00C25FEE" w:rsidRDefault="00C25FEE" w:rsidP="00C25FEE">
      <w:pPr>
        <w:pStyle w:val="Code"/>
        <w:rPr>
          <w:highlight w:val="white"/>
        </w:rPr>
      </w:pPr>
      <w:r w:rsidRPr="00C25FEE">
        <w:rPr>
          <w:highlight w:val="white"/>
        </w:rPr>
        <w:t>}</w:t>
      </w:r>
    </w:p>
    <w:p w14:paraId="483B099C" w14:textId="77777777" w:rsidR="00C25FEE" w:rsidRPr="00C25FEE" w:rsidRDefault="00C25FEE" w:rsidP="00C25FEE">
      <w:pPr>
        <w:pStyle w:val="Code"/>
        <w:rPr>
          <w:highlight w:val="white"/>
        </w:rPr>
      </w:pPr>
    </w:p>
    <w:p w14:paraId="1BEC771F" w14:textId="77777777" w:rsidR="00C25FEE" w:rsidRPr="00C25FEE" w:rsidRDefault="00C25FEE" w:rsidP="00C25FEE">
      <w:pPr>
        <w:pStyle w:val="Code"/>
        <w:rPr>
          <w:highlight w:val="white"/>
        </w:rPr>
      </w:pPr>
      <w:r w:rsidRPr="00C25FEE">
        <w:rPr>
          <w:highlight w:val="white"/>
        </w:rPr>
        <w:t>size_t fread(void* ptr, size_t size, size_t nobj, FILE* stream) {</w:t>
      </w:r>
    </w:p>
    <w:p w14:paraId="59A2A4BF" w14:textId="77777777" w:rsidR="00C25FEE" w:rsidRPr="00C25FEE" w:rsidRDefault="00C25FEE" w:rsidP="00C25FEE">
      <w:pPr>
        <w:pStyle w:val="Code"/>
        <w:rPr>
          <w:highlight w:val="white"/>
        </w:rPr>
      </w:pPr>
      <w:r w:rsidRPr="00C25FEE">
        <w:rPr>
          <w:highlight w:val="white"/>
        </w:rPr>
        <w:t>#ifdef __WINDOWS__</w:t>
      </w:r>
    </w:p>
    <w:p w14:paraId="4F970DF9" w14:textId="77777777" w:rsidR="00C25FEE" w:rsidRPr="00C25FEE" w:rsidRDefault="00C25FEE" w:rsidP="00C25FEE">
      <w:pPr>
        <w:pStyle w:val="Code"/>
        <w:rPr>
          <w:highlight w:val="white"/>
        </w:rPr>
      </w:pPr>
      <w:r w:rsidRPr="00C25FEE">
        <w:rPr>
          <w:highlight w:val="white"/>
        </w:rPr>
        <w:t xml:space="preserve">  register_bx = stream-&gt;handle;</w:t>
      </w:r>
    </w:p>
    <w:p w14:paraId="70FFFA72" w14:textId="77777777" w:rsidR="00C25FEE" w:rsidRPr="00C25FEE" w:rsidRDefault="00C25FEE" w:rsidP="00C25FEE">
      <w:pPr>
        <w:pStyle w:val="Code"/>
        <w:rPr>
          <w:highlight w:val="white"/>
        </w:rPr>
      </w:pPr>
      <w:r w:rsidRPr="00C25FEE">
        <w:rPr>
          <w:highlight w:val="white"/>
        </w:rPr>
        <w:t xml:space="preserve">  register_cx = size * nobj;</w:t>
      </w:r>
    </w:p>
    <w:p w14:paraId="2737E452" w14:textId="77777777" w:rsidR="00C25FEE" w:rsidRPr="00C25FEE" w:rsidRDefault="00C25FEE" w:rsidP="00C25FEE">
      <w:pPr>
        <w:pStyle w:val="Code"/>
        <w:rPr>
          <w:highlight w:val="white"/>
        </w:rPr>
      </w:pPr>
      <w:r w:rsidRPr="00C25FEE">
        <w:rPr>
          <w:highlight w:val="white"/>
        </w:rPr>
        <w:t xml:space="preserve">  register_ah = 0x3Fs;</w:t>
      </w:r>
    </w:p>
    <w:p w14:paraId="263EEFD6" w14:textId="77777777" w:rsidR="00C25FEE" w:rsidRPr="00C25FEE" w:rsidRDefault="00C25FEE" w:rsidP="00C25FEE">
      <w:pPr>
        <w:pStyle w:val="Code"/>
        <w:rPr>
          <w:highlight w:val="white"/>
        </w:rPr>
      </w:pPr>
      <w:r w:rsidRPr="00C25FEE">
        <w:rPr>
          <w:highlight w:val="white"/>
        </w:rPr>
        <w:t xml:space="preserve">  register_dx = ptr;</w:t>
      </w:r>
    </w:p>
    <w:p w14:paraId="5783BA9C" w14:textId="77777777" w:rsidR="00C25FEE" w:rsidRPr="00C25FEE" w:rsidRDefault="00C25FEE" w:rsidP="00C25FEE">
      <w:pPr>
        <w:pStyle w:val="Code"/>
        <w:rPr>
          <w:highlight w:val="white"/>
        </w:rPr>
      </w:pPr>
      <w:r w:rsidRPr="00C25FEE">
        <w:rPr>
          <w:highlight w:val="white"/>
        </w:rPr>
        <w:t xml:space="preserve">  interrupt(0x21s);</w:t>
      </w:r>
    </w:p>
    <w:p w14:paraId="739AD2A7" w14:textId="77777777" w:rsidR="00C25FEE" w:rsidRPr="00C25FEE" w:rsidRDefault="00C25FEE" w:rsidP="00C25FEE">
      <w:pPr>
        <w:pStyle w:val="Code"/>
        <w:rPr>
          <w:highlight w:val="white"/>
        </w:rPr>
      </w:pPr>
    </w:p>
    <w:p w14:paraId="159044A9" w14:textId="77777777" w:rsidR="00C25FEE" w:rsidRPr="00C25FEE" w:rsidRDefault="00C25FEE" w:rsidP="00C25FEE">
      <w:pPr>
        <w:pStyle w:val="Code"/>
        <w:rPr>
          <w:highlight w:val="white"/>
        </w:rPr>
      </w:pPr>
      <w:r w:rsidRPr="00C25FEE">
        <w:rPr>
          <w:highlight w:val="white"/>
        </w:rPr>
        <w:t xml:space="preserve">  if (carry_flag) {</w:t>
      </w:r>
    </w:p>
    <w:p w14:paraId="5AA6C1C3" w14:textId="77777777" w:rsidR="00C25FEE" w:rsidRPr="00C25FEE" w:rsidRDefault="00C25FEE" w:rsidP="00C25FEE">
      <w:pPr>
        <w:pStyle w:val="Code"/>
        <w:rPr>
          <w:highlight w:val="white"/>
        </w:rPr>
      </w:pPr>
      <w:r w:rsidRPr="00C25FEE">
        <w:rPr>
          <w:highlight w:val="white"/>
        </w:rPr>
        <w:t xml:space="preserve">    stream-&gt;errno = errno = FREAD;</w:t>
      </w:r>
    </w:p>
    <w:p w14:paraId="4A6442C9" w14:textId="77777777" w:rsidR="00C25FEE" w:rsidRPr="00C25FEE" w:rsidRDefault="00C25FEE" w:rsidP="00C25FEE">
      <w:pPr>
        <w:pStyle w:val="Code"/>
        <w:rPr>
          <w:highlight w:val="white"/>
        </w:rPr>
      </w:pPr>
      <w:r w:rsidRPr="00C25FEE">
        <w:rPr>
          <w:highlight w:val="white"/>
        </w:rPr>
        <w:t xml:space="preserve">    return 0;</w:t>
      </w:r>
    </w:p>
    <w:p w14:paraId="0362F6E9" w14:textId="77777777" w:rsidR="00C25FEE" w:rsidRPr="00C25FEE" w:rsidRDefault="00C25FEE" w:rsidP="00C25FEE">
      <w:pPr>
        <w:pStyle w:val="Code"/>
        <w:rPr>
          <w:highlight w:val="white"/>
        </w:rPr>
      </w:pPr>
      <w:r w:rsidRPr="00C25FEE">
        <w:rPr>
          <w:highlight w:val="white"/>
        </w:rPr>
        <w:lastRenderedPageBreak/>
        <w:t xml:space="preserve">  }</w:t>
      </w:r>
    </w:p>
    <w:p w14:paraId="06A6EC9D" w14:textId="77777777" w:rsidR="00C25FEE" w:rsidRPr="00C25FEE" w:rsidRDefault="00C25FEE" w:rsidP="00C25FEE">
      <w:pPr>
        <w:pStyle w:val="Code"/>
        <w:rPr>
          <w:highlight w:val="white"/>
        </w:rPr>
      </w:pPr>
      <w:r w:rsidRPr="00C25FEE">
        <w:rPr>
          <w:highlight w:val="white"/>
        </w:rPr>
        <w:t xml:space="preserve">  else {</w:t>
      </w:r>
    </w:p>
    <w:p w14:paraId="4CCFFDB4" w14:textId="77777777" w:rsidR="00C25FEE" w:rsidRPr="00C25FEE" w:rsidRDefault="00C25FEE" w:rsidP="00C25FEE">
      <w:pPr>
        <w:pStyle w:val="Code"/>
        <w:rPr>
          <w:highlight w:val="white"/>
        </w:rPr>
      </w:pPr>
      <w:r w:rsidRPr="00C25FEE">
        <w:rPr>
          <w:highlight w:val="white"/>
        </w:rPr>
        <w:t xml:space="preserve">    return register_ax;</w:t>
      </w:r>
    </w:p>
    <w:p w14:paraId="6244C4D8" w14:textId="77777777" w:rsidR="00C25FEE" w:rsidRPr="00C25FEE" w:rsidRDefault="00C25FEE" w:rsidP="00C25FEE">
      <w:pPr>
        <w:pStyle w:val="Code"/>
        <w:rPr>
          <w:highlight w:val="white"/>
        </w:rPr>
      </w:pPr>
      <w:r w:rsidRPr="00C25FEE">
        <w:rPr>
          <w:highlight w:val="white"/>
        </w:rPr>
        <w:t xml:space="preserve">  }</w:t>
      </w:r>
    </w:p>
    <w:p w14:paraId="0340863D" w14:textId="77777777" w:rsidR="00C25FEE" w:rsidRPr="00C25FEE" w:rsidRDefault="00C25FEE" w:rsidP="00C25FEE">
      <w:pPr>
        <w:pStyle w:val="Code"/>
        <w:rPr>
          <w:highlight w:val="white"/>
        </w:rPr>
      </w:pPr>
      <w:r w:rsidRPr="00C25FEE">
        <w:rPr>
          <w:highlight w:val="white"/>
        </w:rPr>
        <w:t>#endif</w:t>
      </w:r>
    </w:p>
    <w:p w14:paraId="5D6A779F" w14:textId="77777777" w:rsidR="00C25FEE" w:rsidRPr="00C25FEE" w:rsidRDefault="00C25FEE" w:rsidP="00C25FEE">
      <w:pPr>
        <w:pStyle w:val="Code"/>
        <w:rPr>
          <w:highlight w:val="white"/>
        </w:rPr>
      </w:pPr>
    </w:p>
    <w:p w14:paraId="587C0812" w14:textId="77777777" w:rsidR="00C25FEE" w:rsidRPr="00C25FEE" w:rsidRDefault="00C25FEE" w:rsidP="00C25FEE">
      <w:pPr>
        <w:pStyle w:val="Code"/>
        <w:rPr>
          <w:highlight w:val="white"/>
        </w:rPr>
      </w:pPr>
      <w:r w:rsidRPr="00C25FEE">
        <w:rPr>
          <w:highlight w:val="white"/>
        </w:rPr>
        <w:t>#ifdef __LINUX__</w:t>
      </w:r>
    </w:p>
    <w:p w14:paraId="294E8E4E" w14:textId="77777777" w:rsidR="00C25FEE" w:rsidRPr="00C25FEE" w:rsidRDefault="00C25FEE" w:rsidP="00C25FEE">
      <w:pPr>
        <w:pStyle w:val="Code"/>
        <w:rPr>
          <w:highlight w:val="white"/>
        </w:rPr>
      </w:pPr>
      <w:r w:rsidRPr="00C25FEE">
        <w:rPr>
          <w:highlight w:val="white"/>
        </w:rPr>
        <w:t xml:space="preserve">  register_rax = 0L;</w:t>
      </w:r>
    </w:p>
    <w:p w14:paraId="45B6122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4E3A833" w14:textId="77777777" w:rsidR="00C25FEE" w:rsidRPr="00C25FEE" w:rsidRDefault="00C25FEE" w:rsidP="00C25FEE">
      <w:pPr>
        <w:pStyle w:val="Code"/>
        <w:rPr>
          <w:highlight w:val="white"/>
        </w:rPr>
      </w:pPr>
      <w:r w:rsidRPr="00C25FEE">
        <w:rPr>
          <w:highlight w:val="white"/>
        </w:rPr>
        <w:t xml:space="preserve">  register_rsi = (unsigned long) ptr;</w:t>
      </w:r>
    </w:p>
    <w:p w14:paraId="5CB8AFA7" w14:textId="77777777" w:rsidR="00C25FEE" w:rsidRPr="00C25FEE" w:rsidRDefault="00C25FEE" w:rsidP="00C25FEE">
      <w:pPr>
        <w:pStyle w:val="Code"/>
        <w:rPr>
          <w:highlight w:val="white"/>
        </w:rPr>
      </w:pPr>
      <w:r w:rsidRPr="00C25FEE">
        <w:rPr>
          <w:highlight w:val="white"/>
        </w:rPr>
        <w:t xml:space="preserve">  register_rdx = (unsigned long) (size * nobj);</w:t>
      </w:r>
    </w:p>
    <w:p w14:paraId="34376EB6" w14:textId="77777777" w:rsidR="00C25FEE" w:rsidRPr="00C25FEE" w:rsidRDefault="00C25FEE" w:rsidP="00C25FEE">
      <w:pPr>
        <w:pStyle w:val="Code"/>
        <w:rPr>
          <w:highlight w:val="white"/>
        </w:rPr>
      </w:pPr>
      <w:r w:rsidRPr="00C25FEE">
        <w:rPr>
          <w:highlight w:val="white"/>
        </w:rPr>
        <w:t xml:space="preserve">  syscall();</w:t>
      </w:r>
    </w:p>
    <w:p w14:paraId="5CDA3268" w14:textId="33BA4392" w:rsidR="00F73468" w:rsidRPr="00C722B9" w:rsidRDefault="00F73468" w:rsidP="00F73468">
      <w:pPr>
        <w:pStyle w:val="Code"/>
        <w:rPr>
          <w:highlight w:val="white"/>
        </w:rPr>
      </w:pPr>
      <w:r w:rsidRPr="00C722B9">
        <w:rPr>
          <w:highlight w:val="white"/>
        </w:rPr>
        <w:t xml:space="preserve">  return register_</w:t>
      </w:r>
      <w:r w:rsidR="00CD7A05">
        <w:rPr>
          <w:highlight w:val="white"/>
        </w:rPr>
        <w:t>e</w:t>
      </w:r>
      <w:r w:rsidRPr="00C722B9">
        <w:rPr>
          <w:highlight w:val="white"/>
        </w:rPr>
        <w:t>ax;</w:t>
      </w:r>
    </w:p>
    <w:p w14:paraId="6C08BEF0" w14:textId="77777777" w:rsidR="00C25FEE" w:rsidRPr="00C25FEE" w:rsidRDefault="00C25FEE" w:rsidP="00C25FEE">
      <w:pPr>
        <w:pStyle w:val="Code"/>
        <w:rPr>
          <w:highlight w:val="white"/>
        </w:rPr>
      </w:pPr>
      <w:r w:rsidRPr="00C25FEE">
        <w:rPr>
          <w:highlight w:val="white"/>
        </w:rPr>
        <w:t>#endif</w:t>
      </w:r>
    </w:p>
    <w:p w14:paraId="2692002A" w14:textId="77777777" w:rsidR="00C25FEE" w:rsidRPr="00C25FEE" w:rsidRDefault="00C25FEE" w:rsidP="00C25FEE">
      <w:pPr>
        <w:pStyle w:val="Code"/>
        <w:rPr>
          <w:highlight w:val="white"/>
        </w:rPr>
      </w:pPr>
      <w:r w:rsidRPr="00C25FEE">
        <w:rPr>
          <w:highlight w:val="white"/>
        </w:rPr>
        <w:t>}</w:t>
      </w:r>
    </w:p>
    <w:p w14:paraId="4A1D1237" w14:textId="77777777" w:rsidR="00C25FEE" w:rsidRPr="00C25FEE" w:rsidRDefault="00C25FEE" w:rsidP="00C25FEE">
      <w:pPr>
        <w:pStyle w:val="Code"/>
        <w:rPr>
          <w:highlight w:val="white"/>
        </w:rPr>
      </w:pPr>
    </w:p>
    <w:p w14:paraId="5850A258" w14:textId="77777777" w:rsidR="00C25FEE" w:rsidRPr="00C25FEE" w:rsidRDefault="00C25FEE" w:rsidP="00C25FEE">
      <w:pPr>
        <w:pStyle w:val="Code"/>
        <w:rPr>
          <w:highlight w:val="white"/>
        </w:rPr>
      </w:pPr>
      <w:r w:rsidRPr="00C25FEE">
        <w:rPr>
          <w:highlight w:val="white"/>
        </w:rPr>
        <w:t>size_t fwrite(const void* ptr, size_t size, size_t nobj, FILE* stream) {</w:t>
      </w:r>
    </w:p>
    <w:p w14:paraId="2870E60F" w14:textId="77777777" w:rsidR="00C25FEE" w:rsidRPr="00C25FEE" w:rsidRDefault="00C25FEE" w:rsidP="00C25FEE">
      <w:pPr>
        <w:pStyle w:val="Code"/>
        <w:rPr>
          <w:highlight w:val="white"/>
        </w:rPr>
      </w:pPr>
      <w:r w:rsidRPr="00C25FEE">
        <w:rPr>
          <w:highlight w:val="white"/>
        </w:rPr>
        <w:t>#ifdef __WINDOWS__</w:t>
      </w:r>
    </w:p>
    <w:p w14:paraId="0E3689FF" w14:textId="77777777" w:rsidR="00C25FEE" w:rsidRPr="00C25FEE" w:rsidRDefault="00C25FEE" w:rsidP="00C25FEE">
      <w:pPr>
        <w:pStyle w:val="Code"/>
        <w:rPr>
          <w:highlight w:val="white"/>
        </w:rPr>
      </w:pPr>
      <w:r w:rsidRPr="00C25FEE">
        <w:rPr>
          <w:highlight w:val="white"/>
        </w:rPr>
        <w:t xml:space="preserve">  register_bx = stream-&gt;handle;</w:t>
      </w:r>
    </w:p>
    <w:p w14:paraId="5D58A61F" w14:textId="77777777" w:rsidR="00C25FEE" w:rsidRPr="00C25FEE" w:rsidRDefault="00C25FEE" w:rsidP="00C25FEE">
      <w:pPr>
        <w:pStyle w:val="Code"/>
        <w:rPr>
          <w:highlight w:val="white"/>
        </w:rPr>
      </w:pPr>
      <w:r w:rsidRPr="00C25FEE">
        <w:rPr>
          <w:highlight w:val="white"/>
        </w:rPr>
        <w:t xml:space="preserve">  register_cx = size * nobj;</w:t>
      </w:r>
    </w:p>
    <w:p w14:paraId="2CE9CCBA" w14:textId="77777777" w:rsidR="00C25FEE" w:rsidRPr="00C25FEE" w:rsidRDefault="00C25FEE" w:rsidP="00C25FEE">
      <w:pPr>
        <w:pStyle w:val="Code"/>
        <w:rPr>
          <w:highlight w:val="white"/>
        </w:rPr>
      </w:pPr>
      <w:r w:rsidRPr="00C25FEE">
        <w:rPr>
          <w:highlight w:val="white"/>
        </w:rPr>
        <w:t xml:space="preserve">  register_ah = 0x40s;</w:t>
      </w:r>
    </w:p>
    <w:p w14:paraId="205FD0C4" w14:textId="77777777" w:rsidR="00C25FEE" w:rsidRPr="00C25FEE" w:rsidRDefault="00C25FEE" w:rsidP="00C25FEE">
      <w:pPr>
        <w:pStyle w:val="Code"/>
        <w:rPr>
          <w:highlight w:val="white"/>
        </w:rPr>
      </w:pPr>
      <w:r w:rsidRPr="00C25FEE">
        <w:rPr>
          <w:highlight w:val="white"/>
        </w:rPr>
        <w:t xml:space="preserve">  register_dx = ptr;</w:t>
      </w:r>
    </w:p>
    <w:p w14:paraId="16D8B6D6" w14:textId="77777777" w:rsidR="00C25FEE" w:rsidRPr="00C25FEE" w:rsidRDefault="00C25FEE" w:rsidP="00C25FEE">
      <w:pPr>
        <w:pStyle w:val="Code"/>
        <w:rPr>
          <w:highlight w:val="white"/>
        </w:rPr>
      </w:pPr>
      <w:r w:rsidRPr="00C25FEE">
        <w:rPr>
          <w:highlight w:val="white"/>
        </w:rPr>
        <w:t xml:space="preserve">  interrupt(0x21s);</w:t>
      </w:r>
    </w:p>
    <w:p w14:paraId="12EAFC19" w14:textId="77777777" w:rsidR="00C25FEE" w:rsidRPr="00C25FEE" w:rsidRDefault="00C25FEE" w:rsidP="00C25FEE">
      <w:pPr>
        <w:pStyle w:val="Code"/>
        <w:rPr>
          <w:highlight w:val="white"/>
        </w:rPr>
      </w:pPr>
    </w:p>
    <w:p w14:paraId="5BD60214" w14:textId="77777777" w:rsidR="00C25FEE" w:rsidRPr="00C25FEE" w:rsidRDefault="00C25FEE" w:rsidP="00C25FEE">
      <w:pPr>
        <w:pStyle w:val="Code"/>
        <w:rPr>
          <w:highlight w:val="white"/>
        </w:rPr>
      </w:pPr>
      <w:r w:rsidRPr="00C25FEE">
        <w:rPr>
          <w:highlight w:val="white"/>
        </w:rPr>
        <w:t xml:space="preserve">  if (carry_flag) {</w:t>
      </w:r>
    </w:p>
    <w:p w14:paraId="3C1A9F8B" w14:textId="77777777" w:rsidR="00C25FEE" w:rsidRPr="00C25FEE" w:rsidRDefault="00C25FEE" w:rsidP="00C25FEE">
      <w:pPr>
        <w:pStyle w:val="Code"/>
        <w:rPr>
          <w:highlight w:val="white"/>
        </w:rPr>
      </w:pPr>
      <w:r w:rsidRPr="00C25FEE">
        <w:rPr>
          <w:highlight w:val="white"/>
        </w:rPr>
        <w:t xml:space="preserve">    stream-&gt;errno = errno = FWRITE;</w:t>
      </w:r>
    </w:p>
    <w:p w14:paraId="64676F03" w14:textId="77777777" w:rsidR="00C25FEE" w:rsidRPr="00C25FEE" w:rsidRDefault="00C25FEE" w:rsidP="00C25FEE">
      <w:pPr>
        <w:pStyle w:val="Code"/>
        <w:rPr>
          <w:highlight w:val="white"/>
        </w:rPr>
      </w:pPr>
      <w:r w:rsidRPr="00C25FEE">
        <w:rPr>
          <w:highlight w:val="white"/>
        </w:rPr>
        <w:t xml:space="preserve">    return 0;</w:t>
      </w:r>
    </w:p>
    <w:p w14:paraId="6F1AA5EC" w14:textId="77777777" w:rsidR="00C25FEE" w:rsidRPr="00C25FEE" w:rsidRDefault="00C25FEE" w:rsidP="00C25FEE">
      <w:pPr>
        <w:pStyle w:val="Code"/>
        <w:rPr>
          <w:highlight w:val="white"/>
        </w:rPr>
      </w:pPr>
      <w:r w:rsidRPr="00C25FEE">
        <w:rPr>
          <w:highlight w:val="white"/>
        </w:rPr>
        <w:t xml:space="preserve">  }</w:t>
      </w:r>
    </w:p>
    <w:p w14:paraId="6C5C34C9" w14:textId="77777777" w:rsidR="00C25FEE" w:rsidRPr="00C25FEE" w:rsidRDefault="00C25FEE" w:rsidP="00C25FEE">
      <w:pPr>
        <w:pStyle w:val="Code"/>
        <w:rPr>
          <w:highlight w:val="white"/>
        </w:rPr>
      </w:pPr>
      <w:r w:rsidRPr="00C25FEE">
        <w:rPr>
          <w:highlight w:val="white"/>
        </w:rPr>
        <w:t xml:space="preserve">  else {</w:t>
      </w:r>
    </w:p>
    <w:p w14:paraId="2861EC25" w14:textId="77777777" w:rsidR="00C25FEE" w:rsidRPr="00C25FEE" w:rsidRDefault="00C25FEE" w:rsidP="00C25FEE">
      <w:pPr>
        <w:pStyle w:val="Code"/>
        <w:rPr>
          <w:highlight w:val="white"/>
        </w:rPr>
      </w:pPr>
      <w:r w:rsidRPr="00C25FEE">
        <w:rPr>
          <w:highlight w:val="white"/>
        </w:rPr>
        <w:t xml:space="preserve">    return register_ax;</w:t>
      </w:r>
    </w:p>
    <w:p w14:paraId="4FAD1B49" w14:textId="77777777" w:rsidR="00C25FEE" w:rsidRPr="00C25FEE" w:rsidRDefault="00C25FEE" w:rsidP="00C25FEE">
      <w:pPr>
        <w:pStyle w:val="Code"/>
        <w:rPr>
          <w:highlight w:val="white"/>
        </w:rPr>
      </w:pPr>
      <w:r w:rsidRPr="00C25FEE">
        <w:rPr>
          <w:highlight w:val="white"/>
        </w:rPr>
        <w:t xml:space="preserve">  }</w:t>
      </w:r>
    </w:p>
    <w:p w14:paraId="3EFCA32D" w14:textId="77777777" w:rsidR="00C25FEE" w:rsidRPr="00C25FEE" w:rsidRDefault="00C25FEE" w:rsidP="00C25FEE">
      <w:pPr>
        <w:pStyle w:val="Code"/>
        <w:rPr>
          <w:highlight w:val="white"/>
        </w:rPr>
      </w:pPr>
      <w:r w:rsidRPr="00C25FEE">
        <w:rPr>
          <w:highlight w:val="white"/>
        </w:rPr>
        <w:t>#endif</w:t>
      </w:r>
    </w:p>
    <w:p w14:paraId="6D0E11C8" w14:textId="77777777" w:rsidR="00C25FEE" w:rsidRPr="00C25FEE" w:rsidRDefault="00C25FEE" w:rsidP="00C25FEE">
      <w:pPr>
        <w:pStyle w:val="Code"/>
        <w:rPr>
          <w:highlight w:val="white"/>
        </w:rPr>
      </w:pPr>
    </w:p>
    <w:p w14:paraId="4FCD24F5" w14:textId="77777777" w:rsidR="00C25FEE" w:rsidRPr="00C25FEE" w:rsidRDefault="00C25FEE" w:rsidP="00C25FEE">
      <w:pPr>
        <w:pStyle w:val="Code"/>
        <w:rPr>
          <w:highlight w:val="white"/>
        </w:rPr>
      </w:pPr>
      <w:r w:rsidRPr="00C25FEE">
        <w:rPr>
          <w:highlight w:val="white"/>
        </w:rPr>
        <w:t>#ifdef __LINUX__</w:t>
      </w:r>
    </w:p>
    <w:p w14:paraId="0C0FBC39" w14:textId="3F1A6D48" w:rsidR="00C25FEE" w:rsidRPr="00C25FEE" w:rsidRDefault="00C25FEE" w:rsidP="00C25FEE">
      <w:pPr>
        <w:pStyle w:val="Code"/>
        <w:rPr>
          <w:highlight w:val="white"/>
        </w:rPr>
      </w:pPr>
      <w:r w:rsidRPr="00C25FEE">
        <w:rPr>
          <w:highlight w:val="white"/>
        </w:rPr>
        <w:t xml:space="preserve">  register_rax = </w:t>
      </w:r>
      <w:r w:rsidR="00D672E8">
        <w:rPr>
          <w:highlight w:val="white"/>
        </w:rPr>
        <w:t>1</w:t>
      </w:r>
      <w:r w:rsidRPr="00C25FEE">
        <w:rPr>
          <w:highlight w:val="white"/>
        </w:rPr>
        <w:t>;</w:t>
      </w:r>
    </w:p>
    <w:p w14:paraId="52B49BC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5C9805A" w14:textId="77777777" w:rsidR="00C25FEE" w:rsidRPr="00C25FEE" w:rsidRDefault="00C25FEE" w:rsidP="00C25FEE">
      <w:pPr>
        <w:pStyle w:val="Code"/>
        <w:rPr>
          <w:highlight w:val="white"/>
        </w:rPr>
      </w:pPr>
      <w:r w:rsidRPr="00C25FEE">
        <w:rPr>
          <w:highlight w:val="white"/>
        </w:rPr>
        <w:t xml:space="preserve">  register_rsi = (unsigned long) ptr;</w:t>
      </w:r>
    </w:p>
    <w:p w14:paraId="4E4DF315" w14:textId="77777777" w:rsidR="00C25FEE" w:rsidRPr="00C25FEE" w:rsidRDefault="00C25FEE" w:rsidP="00C25FEE">
      <w:pPr>
        <w:pStyle w:val="Code"/>
        <w:rPr>
          <w:highlight w:val="white"/>
        </w:rPr>
      </w:pPr>
      <w:r w:rsidRPr="00C25FEE">
        <w:rPr>
          <w:highlight w:val="white"/>
        </w:rPr>
        <w:t xml:space="preserve">  register_rdx = (unsigned long) (size * nobj);</w:t>
      </w:r>
    </w:p>
    <w:p w14:paraId="1F73462C" w14:textId="77777777" w:rsidR="00C25FEE" w:rsidRPr="00C25FEE" w:rsidRDefault="00C25FEE" w:rsidP="00C25FEE">
      <w:pPr>
        <w:pStyle w:val="Code"/>
        <w:rPr>
          <w:highlight w:val="white"/>
        </w:rPr>
      </w:pPr>
      <w:r w:rsidRPr="00C25FEE">
        <w:rPr>
          <w:highlight w:val="white"/>
        </w:rPr>
        <w:t xml:space="preserve">  syscall();</w:t>
      </w:r>
    </w:p>
    <w:p w14:paraId="38D93C0B" w14:textId="77777777" w:rsidR="00CD7A05" w:rsidRPr="00C722B9" w:rsidRDefault="00CD7A05" w:rsidP="00CD7A05">
      <w:pPr>
        <w:pStyle w:val="Code"/>
        <w:rPr>
          <w:highlight w:val="white"/>
        </w:rPr>
      </w:pPr>
      <w:r w:rsidRPr="00C722B9">
        <w:rPr>
          <w:highlight w:val="white"/>
        </w:rPr>
        <w:t xml:space="preserve">  return register_</w:t>
      </w:r>
      <w:r>
        <w:rPr>
          <w:highlight w:val="white"/>
        </w:rPr>
        <w:t>e</w:t>
      </w:r>
      <w:r w:rsidRPr="00C722B9">
        <w:rPr>
          <w:highlight w:val="white"/>
        </w:rPr>
        <w:t>ax;</w:t>
      </w:r>
    </w:p>
    <w:p w14:paraId="54CBD187" w14:textId="77777777" w:rsidR="00C25FEE" w:rsidRPr="00C25FEE" w:rsidRDefault="00C25FEE" w:rsidP="00C25FEE">
      <w:pPr>
        <w:pStyle w:val="Code"/>
        <w:rPr>
          <w:highlight w:val="white"/>
        </w:rPr>
      </w:pPr>
      <w:r w:rsidRPr="00C25FEE">
        <w:rPr>
          <w:highlight w:val="white"/>
        </w:rPr>
        <w:t>#endif</w:t>
      </w:r>
    </w:p>
    <w:p w14:paraId="2A321B22" w14:textId="77777777" w:rsidR="00C25FEE" w:rsidRPr="00C25FEE" w:rsidRDefault="00C25FEE" w:rsidP="00C25FEE">
      <w:pPr>
        <w:pStyle w:val="Code"/>
        <w:rPr>
          <w:highlight w:val="white"/>
        </w:rPr>
      </w:pPr>
      <w:r w:rsidRPr="00C25FEE">
        <w:rPr>
          <w:highlight w:val="white"/>
        </w:rPr>
        <w:t>}</w:t>
      </w:r>
    </w:p>
    <w:p w14:paraId="5F47C130" w14:textId="77777777" w:rsidR="00C25FEE" w:rsidRPr="00C25FEE" w:rsidRDefault="00C25FEE" w:rsidP="00C25FEE">
      <w:pPr>
        <w:pStyle w:val="Code"/>
        <w:rPr>
          <w:highlight w:val="white"/>
        </w:rPr>
      </w:pPr>
    </w:p>
    <w:p w14:paraId="5ECB4679" w14:textId="77777777" w:rsidR="00C25FEE" w:rsidRPr="00C25FEE" w:rsidRDefault="00C25FEE" w:rsidP="00C25FEE">
      <w:pPr>
        <w:pStyle w:val="Code"/>
        <w:rPr>
          <w:highlight w:val="white"/>
        </w:rPr>
      </w:pPr>
      <w:r w:rsidRPr="00C25FEE">
        <w:rPr>
          <w:highlight w:val="white"/>
        </w:rPr>
        <w:t>int fseek(FILE* stream, int offset, int origin) {</w:t>
      </w:r>
    </w:p>
    <w:p w14:paraId="375B6959" w14:textId="77777777" w:rsidR="00C25FEE" w:rsidRPr="00C25FEE" w:rsidRDefault="00C25FEE" w:rsidP="00C25FEE">
      <w:pPr>
        <w:pStyle w:val="Code"/>
        <w:rPr>
          <w:highlight w:val="white"/>
        </w:rPr>
      </w:pPr>
      <w:r w:rsidRPr="00C25FEE">
        <w:rPr>
          <w:highlight w:val="white"/>
        </w:rPr>
        <w:t>#ifdef __WINDOWS__</w:t>
      </w:r>
    </w:p>
    <w:p w14:paraId="48E5498F" w14:textId="77777777" w:rsidR="00C25FEE" w:rsidRPr="00C25FEE" w:rsidRDefault="00C25FEE" w:rsidP="00C25FEE">
      <w:pPr>
        <w:pStyle w:val="Code"/>
        <w:rPr>
          <w:highlight w:val="white"/>
        </w:rPr>
      </w:pPr>
      <w:r w:rsidRPr="00C25FEE">
        <w:rPr>
          <w:highlight w:val="white"/>
        </w:rPr>
        <w:t xml:space="preserve">  register_al = (short) origin;</w:t>
      </w:r>
    </w:p>
    <w:p w14:paraId="1F43BEB4" w14:textId="77777777" w:rsidR="00C25FEE" w:rsidRPr="00C25FEE" w:rsidRDefault="00C25FEE" w:rsidP="00C25FEE">
      <w:pPr>
        <w:pStyle w:val="Code"/>
        <w:rPr>
          <w:highlight w:val="white"/>
        </w:rPr>
      </w:pPr>
      <w:r w:rsidRPr="00C25FEE">
        <w:rPr>
          <w:highlight w:val="white"/>
        </w:rPr>
        <w:t xml:space="preserve">  register_ah = 0x42s;</w:t>
      </w:r>
    </w:p>
    <w:p w14:paraId="04F7CB5F" w14:textId="77777777" w:rsidR="00C25FEE" w:rsidRPr="00C25FEE" w:rsidRDefault="00C25FEE" w:rsidP="00C25FEE">
      <w:pPr>
        <w:pStyle w:val="Code"/>
        <w:rPr>
          <w:highlight w:val="white"/>
        </w:rPr>
      </w:pPr>
      <w:r w:rsidRPr="00C25FEE">
        <w:rPr>
          <w:highlight w:val="white"/>
        </w:rPr>
        <w:t xml:space="preserve">  register_bx = stream-&gt;handle;</w:t>
      </w:r>
    </w:p>
    <w:p w14:paraId="3141B608" w14:textId="77777777" w:rsidR="00C25FEE" w:rsidRPr="00C25FEE" w:rsidRDefault="00C25FEE" w:rsidP="00C25FEE">
      <w:pPr>
        <w:pStyle w:val="Code"/>
        <w:rPr>
          <w:highlight w:val="white"/>
        </w:rPr>
      </w:pPr>
      <w:r w:rsidRPr="00C25FEE">
        <w:rPr>
          <w:highlight w:val="white"/>
        </w:rPr>
        <w:t xml:space="preserve">  register_cx = 0;</w:t>
      </w:r>
    </w:p>
    <w:p w14:paraId="40F1256D" w14:textId="77777777" w:rsidR="00C25FEE" w:rsidRPr="00C25FEE" w:rsidRDefault="00C25FEE" w:rsidP="00C25FEE">
      <w:pPr>
        <w:pStyle w:val="Code"/>
        <w:rPr>
          <w:highlight w:val="white"/>
        </w:rPr>
      </w:pPr>
      <w:r w:rsidRPr="00C25FEE">
        <w:rPr>
          <w:highlight w:val="white"/>
        </w:rPr>
        <w:t xml:space="preserve">  register_dx = (int) offset;</w:t>
      </w:r>
    </w:p>
    <w:p w14:paraId="7E359C3D" w14:textId="77777777" w:rsidR="00C25FEE" w:rsidRPr="00C25FEE" w:rsidRDefault="00C25FEE" w:rsidP="00C25FEE">
      <w:pPr>
        <w:pStyle w:val="Code"/>
        <w:rPr>
          <w:highlight w:val="white"/>
        </w:rPr>
      </w:pPr>
      <w:r w:rsidRPr="00C25FEE">
        <w:rPr>
          <w:highlight w:val="white"/>
        </w:rPr>
        <w:t xml:space="preserve">  interrupt(0x21s);</w:t>
      </w:r>
    </w:p>
    <w:p w14:paraId="69B7C199" w14:textId="77777777" w:rsidR="00C25FEE" w:rsidRPr="00C25FEE" w:rsidRDefault="00C25FEE" w:rsidP="00C25FEE">
      <w:pPr>
        <w:pStyle w:val="Code"/>
        <w:rPr>
          <w:highlight w:val="white"/>
        </w:rPr>
      </w:pPr>
    </w:p>
    <w:p w14:paraId="498B0B15" w14:textId="77777777" w:rsidR="00C25FEE" w:rsidRPr="00C25FEE" w:rsidRDefault="00C25FEE" w:rsidP="00C25FEE">
      <w:pPr>
        <w:pStyle w:val="Code"/>
        <w:rPr>
          <w:highlight w:val="white"/>
        </w:rPr>
      </w:pPr>
      <w:r w:rsidRPr="00C25FEE">
        <w:rPr>
          <w:highlight w:val="white"/>
        </w:rPr>
        <w:t xml:space="preserve">  if (!carry_flag) {</w:t>
      </w:r>
    </w:p>
    <w:p w14:paraId="7635122C" w14:textId="77777777" w:rsidR="00C25FEE" w:rsidRPr="00C25FEE" w:rsidRDefault="00C25FEE" w:rsidP="00C25FEE">
      <w:pPr>
        <w:pStyle w:val="Code"/>
        <w:rPr>
          <w:highlight w:val="white"/>
        </w:rPr>
      </w:pPr>
      <w:r w:rsidRPr="00C25FEE">
        <w:rPr>
          <w:highlight w:val="white"/>
        </w:rPr>
        <w:t xml:space="preserve">    stream-&gt;position = register_ax;</w:t>
      </w:r>
    </w:p>
    <w:p w14:paraId="6D071140" w14:textId="77777777" w:rsidR="00C25FEE" w:rsidRPr="00C25FEE" w:rsidRDefault="00C25FEE" w:rsidP="00C25FEE">
      <w:pPr>
        <w:pStyle w:val="Code"/>
        <w:rPr>
          <w:highlight w:val="white"/>
        </w:rPr>
      </w:pPr>
      <w:r w:rsidRPr="00C25FEE">
        <w:rPr>
          <w:highlight w:val="white"/>
        </w:rPr>
        <w:t xml:space="preserve">    return stream-&gt;position;</w:t>
      </w:r>
    </w:p>
    <w:p w14:paraId="432DBA69" w14:textId="77777777" w:rsidR="00C25FEE" w:rsidRPr="00C25FEE" w:rsidRDefault="00C25FEE" w:rsidP="00C25FEE">
      <w:pPr>
        <w:pStyle w:val="Code"/>
        <w:rPr>
          <w:highlight w:val="white"/>
        </w:rPr>
      </w:pPr>
      <w:r w:rsidRPr="00C25FEE">
        <w:rPr>
          <w:highlight w:val="white"/>
        </w:rPr>
        <w:t xml:space="preserve">  }</w:t>
      </w:r>
    </w:p>
    <w:p w14:paraId="4C553937" w14:textId="77777777" w:rsidR="00C25FEE" w:rsidRPr="00C25FEE" w:rsidRDefault="00C25FEE" w:rsidP="00C25FEE">
      <w:pPr>
        <w:pStyle w:val="Code"/>
        <w:rPr>
          <w:highlight w:val="white"/>
        </w:rPr>
      </w:pPr>
      <w:r w:rsidRPr="00C25FEE">
        <w:rPr>
          <w:highlight w:val="white"/>
        </w:rPr>
        <w:t xml:space="preserve">  else {</w:t>
      </w:r>
    </w:p>
    <w:p w14:paraId="7C80E278" w14:textId="77777777" w:rsidR="00C25FEE" w:rsidRPr="00C25FEE" w:rsidRDefault="00C25FEE" w:rsidP="00C25FEE">
      <w:pPr>
        <w:pStyle w:val="Code"/>
        <w:rPr>
          <w:highlight w:val="white"/>
        </w:rPr>
      </w:pPr>
      <w:r w:rsidRPr="00C25FEE">
        <w:rPr>
          <w:highlight w:val="white"/>
        </w:rPr>
        <w:lastRenderedPageBreak/>
        <w:t xml:space="preserve">    stream-&gt;errno = FSEEK;</w:t>
      </w:r>
    </w:p>
    <w:p w14:paraId="777D2095" w14:textId="77777777" w:rsidR="00C25FEE" w:rsidRPr="00C25FEE" w:rsidRDefault="00C25FEE" w:rsidP="00C25FEE">
      <w:pPr>
        <w:pStyle w:val="Code"/>
        <w:rPr>
          <w:highlight w:val="white"/>
        </w:rPr>
      </w:pPr>
      <w:r w:rsidRPr="00C25FEE">
        <w:rPr>
          <w:highlight w:val="white"/>
        </w:rPr>
        <w:t xml:space="preserve">    return -1;</w:t>
      </w:r>
    </w:p>
    <w:p w14:paraId="1657F23C" w14:textId="77777777" w:rsidR="00C25FEE" w:rsidRPr="00C25FEE" w:rsidRDefault="00C25FEE" w:rsidP="00C25FEE">
      <w:pPr>
        <w:pStyle w:val="Code"/>
        <w:rPr>
          <w:highlight w:val="white"/>
        </w:rPr>
      </w:pPr>
      <w:r w:rsidRPr="00C25FEE">
        <w:rPr>
          <w:highlight w:val="white"/>
        </w:rPr>
        <w:t xml:space="preserve">  }</w:t>
      </w:r>
    </w:p>
    <w:p w14:paraId="46F4B63F" w14:textId="77777777" w:rsidR="00C25FEE" w:rsidRPr="00C25FEE" w:rsidRDefault="00C25FEE" w:rsidP="00C25FEE">
      <w:pPr>
        <w:pStyle w:val="Code"/>
        <w:rPr>
          <w:highlight w:val="white"/>
        </w:rPr>
      </w:pPr>
      <w:r w:rsidRPr="00C25FEE">
        <w:rPr>
          <w:highlight w:val="white"/>
        </w:rPr>
        <w:t>#endif</w:t>
      </w:r>
    </w:p>
    <w:p w14:paraId="35006F8C" w14:textId="77777777" w:rsidR="00C25FEE" w:rsidRPr="00C25FEE" w:rsidRDefault="00C25FEE" w:rsidP="00C25FEE">
      <w:pPr>
        <w:pStyle w:val="Code"/>
        <w:rPr>
          <w:highlight w:val="white"/>
        </w:rPr>
      </w:pPr>
    </w:p>
    <w:p w14:paraId="6CC40D79" w14:textId="77777777" w:rsidR="00C25FEE" w:rsidRPr="00C25FEE" w:rsidRDefault="00C25FEE" w:rsidP="00C25FEE">
      <w:pPr>
        <w:pStyle w:val="Code"/>
        <w:rPr>
          <w:highlight w:val="white"/>
        </w:rPr>
      </w:pPr>
      <w:r w:rsidRPr="00C25FEE">
        <w:rPr>
          <w:highlight w:val="white"/>
        </w:rPr>
        <w:t>#ifdef __LINUX__</w:t>
      </w:r>
    </w:p>
    <w:p w14:paraId="3845BCF7" w14:textId="439D3143" w:rsidR="00C25FEE" w:rsidRPr="00C25FEE" w:rsidRDefault="00C25FEE" w:rsidP="00C25FEE">
      <w:pPr>
        <w:pStyle w:val="Code"/>
        <w:rPr>
          <w:highlight w:val="white"/>
        </w:rPr>
      </w:pPr>
      <w:r w:rsidRPr="00C25FEE">
        <w:rPr>
          <w:highlight w:val="white"/>
        </w:rPr>
        <w:t xml:space="preserve">  register_rax = 8;</w:t>
      </w:r>
    </w:p>
    <w:p w14:paraId="666F19AF"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4F393321" w14:textId="77777777" w:rsidR="00C25FEE" w:rsidRPr="00C25FEE" w:rsidRDefault="00C25FEE" w:rsidP="00C25FEE">
      <w:pPr>
        <w:pStyle w:val="Code"/>
        <w:rPr>
          <w:highlight w:val="white"/>
        </w:rPr>
      </w:pPr>
      <w:r w:rsidRPr="00C25FEE">
        <w:rPr>
          <w:highlight w:val="white"/>
        </w:rPr>
        <w:t xml:space="preserve">  register_rsi = (unsigned long) offset;</w:t>
      </w:r>
    </w:p>
    <w:p w14:paraId="606B49AF" w14:textId="77777777" w:rsidR="00C25FEE" w:rsidRPr="00C25FEE" w:rsidRDefault="00C25FEE" w:rsidP="00C25FEE">
      <w:pPr>
        <w:pStyle w:val="Code"/>
        <w:rPr>
          <w:highlight w:val="white"/>
        </w:rPr>
      </w:pPr>
      <w:r w:rsidRPr="00C25FEE">
        <w:rPr>
          <w:highlight w:val="white"/>
        </w:rPr>
        <w:t xml:space="preserve">  register_rdx = (unsigned long) origin;</w:t>
      </w:r>
    </w:p>
    <w:p w14:paraId="0EF6B078" w14:textId="77777777" w:rsidR="00C25FEE" w:rsidRPr="00C25FEE" w:rsidRDefault="00C25FEE" w:rsidP="00C25FEE">
      <w:pPr>
        <w:pStyle w:val="Code"/>
        <w:rPr>
          <w:highlight w:val="white"/>
        </w:rPr>
      </w:pPr>
      <w:r w:rsidRPr="00C25FEE">
        <w:rPr>
          <w:highlight w:val="white"/>
        </w:rPr>
        <w:t xml:space="preserve">  syscall();</w:t>
      </w:r>
    </w:p>
    <w:p w14:paraId="6205467B" w14:textId="77777777" w:rsidR="00D31E6E" w:rsidRPr="00D31E6E" w:rsidRDefault="00D31E6E" w:rsidP="00D31E6E">
      <w:pPr>
        <w:pStyle w:val="Code"/>
        <w:rPr>
          <w:highlight w:val="white"/>
        </w:rPr>
      </w:pPr>
      <w:r w:rsidRPr="00D31E6E">
        <w:rPr>
          <w:highlight w:val="white"/>
        </w:rPr>
        <w:t xml:space="preserve">  return register_eax;</w:t>
      </w:r>
    </w:p>
    <w:p w14:paraId="33594101" w14:textId="77777777" w:rsidR="00C25FEE" w:rsidRPr="00C25FEE" w:rsidRDefault="00C25FEE" w:rsidP="00C25FEE">
      <w:pPr>
        <w:pStyle w:val="Code"/>
        <w:rPr>
          <w:highlight w:val="white"/>
        </w:rPr>
      </w:pPr>
      <w:r w:rsidRPr="00C25FEE">
        <w:rPr>
          <w:highlight w:val="white"/>
        </w:rPr>
        <w:t>#endif</w:t>
      </w:r>
    </w:p>
    <w:p w14:paraId="021F96C3" w14:textId="77777777" w:rsidR="00C25FEE" w:rsidRPr="00C25FEE" w:rsidRDefault="00C25FEE" w:rsidP="00C25FEE">
      <w:pPr>
        <w:pStyle w:val="Code"/>
        <w:rPr>
          <w:highlight w:val="white"/>
        </w:rPr>
      </w:pPr>
      <w:r w:rsidRPr="00C25FEE">
        <w:rPr>
          <w:highlight w:val="white"/>
        </w:rPr>
        <w:t>}</w:t>
      </w:r>
    </w:p>
    <w:p w14:paraId="10E770B0" w14:textId="77777777" w:rsidR="00C25FEE" w:rsidRPr="00C25FEE" w:rsidRDefault="00C25FEE" w:rsidP="00C25FEE">
      <w:pPr>
        <w:pStyle w:val="Code"/>
        <w:rPr>
          <w:highlight w:val="white"/>
        </w:rPr>
      </w:pPr>
    </w:p>
    <w:p w14:paraId="19DACC1C" w14:textId="77777777" w:rsidR="00C25FEE" w:rsidRPr="00C25FEE" w:rsidRDefault="00C25FEE" w:rsidP="00C25FEE">
      <w:pPr>
        <w:pStyle w:val="Code"/>
        <w:rPr>
          <w:highlight w:val="white"/>
        </w:rPr>
      </w:pPr>
      <w:r w:rsidRPr="00C25FEE">
        <w:rPr>
          <w:highlight w:val="white"/>
        </w:rPr>
        <w:t>int ftell(FILE* stream) {</w:t>
      </w:r>
    </w:p>
    <w:p w14:paraId="79D5132D" w14:textId="77777777" w:rsidR="00C25FEE" w:rsidRPr="00C25FEE" w:rsidRDefault="00C25FEE" w:rsidP="00C25FEE">
      <w:pPr>
        <w:pStyle w:val="Code"/>
        <w:rPr>
          <w:highlight w:val="white"/>
        </w:rPr>
      </w:pPr>
      <w:r w:rsidRPr="00C25FEE">
        <w:rPr>
          <w:highlight w:val="white"/>
        </w:rPr>
        <w:t xml:space="preserve">  return fseek(stream, 0, SEEK_CUR);</w:t>
      </w:r>
    </w:p>
    <w:p w14:paraId="7E4DB0B6" w14:textId="77777777" w:rsidR="00C25FEE" w:rsidRPr="00C25FEE" w:rsidRDefault="00C25FEE" w:rsidP="00C25FEE">
      <w:pPr>
        <w:pStyle w:val="Code"/>
        <w:rPr>
          <w:highlight w:val="white"/>
        </w:rPr>
      </w:pPr>
      <w:r w:rsidRPr="00C25FEE">
        <w:rPr>
          <w:highlight w:val="white"/>
        </w:rPr>
        <w:t>}</w:t>
      </w:r>
    </w:p>
    <w:p w14:paraId="058130A1" w14:textId="77777777" w:rsidR="00C25FEE" w:rsidRPr="00C25FEE" w:rsidRDefault="00C25FEE" w:rsidP="00C25FEE">
      <w:pPr>
        <w:pStyle w:val="Code"/>
        <w:rPr>
          <w:highlight w:val="white"/>
        </w:rPr>
      </w:pPr>
    </w:p>
    <w:p w14:paraId="4833435D" w14:textId="77777777" w:rsidR="00C25FEE" w:rsidRPr="00C25FEE" w:rsidRDefault="00C25FEE" w:rsidP="00C25FEE">
      <w:pPr>
        <w:pStyle w:val="Code"/>
        <w:rPr>
          <w:highlight w:val="white"/>
        </w:rPr>
      </w:pPr>
      <w:r w:rsidRPr="00C25FEE">
        <w:rPr>
          <w:highlight w:val="white"/>
        </w:rPr>
        <w:t>void rewind(FILE* stream) {</w:t>
      </w:r>
    </w:p>
    <w:p w14:paraId="71AC2D6F" w14:textId="77777777" w:rsidR="00C25FEE" w:rsidRPr="00C25FEE" w:rsidRDefault="00C25FEE" w:rsidP="00C25FEE">
      <w:pPr>
        <w:pStyle w:val="Code"/>
        <w:rPr>
          <w:highlight w:val="white"/>
        </w:rPr>
      </w:pPr>
      <w:r w:rsidRPr="00C25FEE">
        <w:rPr>
          <w:highlight w:val="white"/>
        </w:rPr>
        <w:t xml:space="preserve">  (void) fseek(stream, 0, SEEK_SET);</w:t>
      </w:r>
    </w:p>
    <w:p w14:paraId="7557F5AE" w14:textId="77777777" w:rsidR="00C25FEE" w:rsidRPr="00C25FEE" w:rsidRDefault="00C25FEE" w:rsidP="00C25FEE">
      <w:pPr>
        <w:pStyle w:val="Code"/>
        <w:rPr>
          <w:highlight w:val="white"/>
        </w:rPr>
      </w:pPr>
      <w:r w:rsidRPr="00C25FEE">
        <w:rPr>
          <w:highlight w:val="white"/>
        </w:rPr>
        <w:t>}</w:t>
      </w:r>
    </w:p>
    <w:p w14:paraId="4A7905E0" w14:textId="77777777" w:rsidR="00C25FEE" w:rsidRPr="00C25FEE" w:rsidRDefault="00C25FEE" w:rsidP="00C25FEE">
      <w:pPr>
        <w:pStyle w:val="Code"/>
        <w:rPr>
          <w:highlight w:val="white"/>
        </w:rPr>
      </w:pPr>
    </w:p>
    <w:p w14:paraId="1FE35159" w14:textId="77777777" w:rsidR="00C25FEE" w:rsidRPr="00C25FEE" w:rsidRDefault="00C25FEE" w:rsidP="00C25FEE">
      <w:pPr>
        <w:pStyle w:val="Code"/>
        <w:rPr>
          <w:highlight w:val="white"/>
        </w:rPr>
      </w:pPr>
      <w:r w:rsidRPr="00C25FEE">
        <w:rPr>
          <w:highlight w:val="white"/>
        </w:rPr>
        <w:t>int fgetpos(FILE* stream, fpos_t* ptr) {</w:t>
      </w:r>
    </w:p>
    <w:p w14:paraId="6EB4772E" w14:textId="77777777" w:rsidR="00C25FEE" w:rsidRPr="00C25FEE" w:rsidRDefault="00C25FEE" w:rsidP="00C25FEE">
      <w:pPr>
        <w:pStyle w:val="Code"/>
        <w:rPr>
          <w:highlight w:val="white"/>
        </w:rPr>
      </w:pPr>
      <w:r w:rsidRPr="00C25FEE">
        <w:rPr>
          <w:highlight w:val="white"/>
        </w:rPr>
        <w:t xml:space="preserve">  *ptr = (fpos_t) ftell(stream);</w:t>
      </w:r>
    </w:p>
    <w:p w14:paraId="1C4D143A" w14:textId="77777777" w:rsidR="00C25FEE" w:rsidRPr="00C25FEE" w:rsidRDefault="00C25FEE" w:rsidP="00C25FEE">
      <w:pPr>
        <w:pStyle w:val="Code"/>
        <w:rPr>
          <w:highlight w:val="white"/>
        </w:rPr>
      </w:pPr>
      <w:r w:rsidRPr="00C25FEE">
        <w:rPr>
          <w:highlight w:val="white"/>
        </w:rPr>
        <w:t xml:space="preserve">  return 0;</w:t>
      </w:r>
    </w:p>
    <w:p w14:paraId="540DB9EE" w14:textId="77777777" w:rsidR="00C25FEE" w:rsidRPr="00C25FEE" w:rsidRDefault="00C25FEE" w:rsidP="00C25FEE">
      <w:pPr>
        <w:pStyle w:val="Code"/>
        <w:rPr>
          <w:highlight w:val="white"/>
        </w:rPr>
      </w:pPr>
      <w:r w:rsidRPr="00C25FEE">
        <w:rPr>
          <w:highlight w:val="white"/>
        </w:rPr>
        <w:t>}</w:t>
      </w:r>
    </w:p>
    <w:p w14:paraId="2DA2B687" w14:textId="77777777" w:rsidR="00C25FEE" w:rsidRPr="00C25FEE" w:rsidRDefault="00C25FEE" w:rsidP="00C25FEE">
      <w:pPr>
        <w:pStyle w:val="Code"/>
        <w:rPr>
          <w:highlight w:val="white"/>
        </w:rPr>
      </w:pPr>
    </w:p>
    <w:p w14:paraId="5641356E" w14:textId="77777777" w:rsidR="00C25FEE" w:rsidRPr="00C25FEE" w:rsidRDefault="00C25FEE" w:rsidP="00C25FEE">
      <w:pPr>
        <w:pStyle w:val="Code"/>
        <w:rPr>
          <w:highlight w:val="white"/>
        </w:rPr>
      </w:pPr>
      <w:r w:rsidRPr="00C25FEE">
        <w:rPr>
          <w:highlight w:val="white"/>
        </w:rPr>
        <w:t>int fsetpos(FILE* stream, const fpos_t* ptr) {</w:t>
      </w:r>
    </w:p>
    <w:p w14:paraId="1EAB9561" w14:textId="77777777" w:rsidR="00C25FEE" w:rsidRPr="00C25FEE" w:rsidRDefault="00C25FEE" w:rsidP="00C25FEE">
      <w:pPr>
        <w:pStyle w:val="Code"/>
        <w:rPr>
          <w:highlight w:val="white"/>
        </w:rPr>
      </w:pPr>
      <w:r w:rsidRPr="00C25FEE">
        <w:rPr>
          <w:highlight w:val="white"/>
        </w:rPr>
        <w:t xml:space="preserve">  return ((int) fseek(stream, *ptr, (int) SEEK_SET));</w:t>
      </w:r>
    </w:p>
    <w:p w14:paraId="378E6A9A" w14:textId="77777777" w:rsidR="00C25FEE" w:rsidRPr="00C25FEE" w:rsidRDefault="00C25FEE" w:rsidP="00C25FEE">
      <w:pPr>
        <w:pStyle w:val="Code"/>
        <w:rPr>
          <w:highlight w:val="white"/>
        </w:rPr>
      </w:pPr>
      <w:r w:rsidRPr="00C25FEE">
        <w:rPr>
          <w:highlight w:val="white"/>
        </w:rPr>
        <w:t>}</w:t>
      </w:r>
    </w:p>
    <w:p w14:paraId="6D9C70E8" w14:textId="77777777" w:rsidR="00C25FEE" w:rsidRPr="00C25FEE" w:rsidRDefault="00C25FEE" w:rsidP="00C25FEE">
      <w:pPr>
        <w:pStyle w:val="Code"/>
        <w:rPr>
          <w:highlight w:val="white"/>
        </w:rPr>
      </w:pPr>
    </w:p>
    <w:p w14:paraId="25A461C1" w14:textId="77777777" w:rsidR="00C25FEE" w:rsidRPr="00C25FEE" w:rsidRDefault="00C25FEE" w:rsidP="00C25FEE">
      <w:pPr>
        <w:pStyle w:val="Code"/>
        <w:rPr>
          <w:highlight w:val="white"/>
        </w:rPr>
      </w:pPr>
      <w:r w:rsidRPr="00C25FEE">
        <w:rPr>
          <w:highlight w:val="white"/>
        </w:rPr>
        <w:t>void clearerr(FILE* stream) {</w:t>
      </w:r>
    </w:p>
    <w:p w14:paraId="2E46EB20" w14:textId="77777777" w:rsidR="00C25FEE" w:rsidRPr="00C25FEE" w:rsidRDefault="00C25FEE" w:rsidP="00C25FEE">
      <w:pPr>
        <w:pStyle w:val="Code"/>
        <w:rPr>
          <w:highlight w:val="white"/>
        </w:rPr>
      </w:pPr>
      <w:r w:rsidRPr="00C25FEE">
        <w:rPr>
          <w:highlight w:val="white"/>
        </w:rPr>
        <w:t xml:space="preserve">  stream-&gt;errno = errno = 0;</w:t>
      </w:r>
    </w:p>
    <w:p w14:paraId="71B7056F" w14:textId="77777777" w:rsidR="00C25FEE" w:rsidRPr="00C25FEE" w:rsidRDefault="00C25FEE" w:rsidP="00C25FEE">
      <w:pPr>
        <w:pStyle w:val="Code"/>
        <w:rPr>
          <w:highlight w:val="white"/>
        </w:rPr>
      </w:pPr>
      <w:r w:rsidRPr="00C25FEE">
        <w:rPr>
          <w:highlight w:val="white"/>
        </w:rPr>
        <w:t>}</w:t>
      </w:r>
    </w:p>
    <w:p w14:paraId="15587939" w14:textId="77777777" w:rsidR="00C25FEE" w:rsidRPr="00C25FEE" w:rsidRDefault="00C25FEE" w:rsidP="00C25FEE">
      <w:pPr>
        <w:pStyle w:val="Code"/>
        <w:rPr>
          <w:highlight w:val="white"/>
        </w:rPr>
      </w:pPr>
    </w:p>
    <w:p w14:paraId="7E2F49F5" w14:textId="77777777" w:rsidR="00C25FEE" w:rsidRPr="00C25FEE" w:rsidRDefault="00C25FEE" w:rsidP="00C25FEE">
      <w:pPr>
        <w:pStyle w:val="Code"/>
        <w:rPr>
          <w:highlight w:val="white"/>
        </w:rPr>
      </w:pPr>
      <w:r w:rsidRPr="00C25FEE">
        <w:rPr>
          <w:highlight w:val="white"/>
        </w:rPr>
        <w:t>BOOL feof(FILE* stream) {</w:t>
      </w:r>
    </w:p>
    <w:p w14:paraId="77353C6E" w14:textId="77777777" w:rsidR="00C25FEE" w:rsidRPr="00C25FEE" w:rsidRDefault="00C25FEE" w:rsidP="00C25FEE">
      <w:pPr>
        <w:pStyle w:val="Code"/>
        <w:rPr>
          <w:highlight w:val="white"/>
        </w:rPr>
      </w:pPr>
      <w:r w:rsidRPr="00C25FEE">
        <w:rPr>
          <w:highlight w:val="white"/>
        </w:rPr>
        <w:t xml:space="preserve">  long unsigned currPosition = fseek(stream, 0L, (int) SEEK_CUR);</w:t>
      </w:r>
    </w:p>
    <w:p w14:paraId="505C2EB0" w14:textId="77777777" w:rsidR="00C25FEE" w:rsidRPr="00C25FEE" w:rsidRDefault="00C25FEE" w:rsidP="00C25FEE">
      <w:pPr>
        <w:pStyle w:val="Code"/>
        <w:rPr>
          <w:highlight w:val="white"/>
        </w:rPr>
      </w:pPr>
      <w:r w:rsidRPr="00C25FEE">
        <w:rPr>
          <w:highlight w:val="white"/>
        </w:rPr>
        <w:t xml:space="preserve">  long unsigned lastPosition = fseek(stream, 0L, (int) SEEK_END);</w:t>
      </w:r>
    </w:p>
    <w:p w14:paraId="7B77F0F9" w14:textId="77777777" w:rsidR="00C25FEE" w:rsidRPr="00C25FEE" w:rsidRDefault="00C25FEE" w:rsidP="00C25FEE">
      <w:pPr>
        <w:pStyle w:val="Code"/>
        <w:rPr>
          <w:highlight w:val="white"/>
        </w:rPr>
      </w:pPr>
      <w:r w:rsidRPr="00C25FEE">
        <w:rPr>
          <w:highlight w:val="white"/>
        </w:rPr>
        <w:t xml:space="preserve">  fseek(stream, currPosition, (int) SEEK_SET);</w:t>
      </w:r>
    </w:p>
    <w:p w14:paraId="436474E5" w14:textId="77777777" w:rsidR="00C25FEE" w:rsidRPr="00C25FEE" w:rsidRDefault="00C25FEE" w:rsidP="00C25FEE">
      <w:pPr>
        <w:pStyle w:val="Code"/>
        <w:rPr>
          <w:highlight w:val="white"/>
        </w:rPr>
      </w:pPr>
    </w:p>
    <w:p w14:paraId="7FE55984" w14:textId="77777777" w:rsidR="00C25FEE" w:rsidRPr="00C25FEE" w:rsidRDefault="00C25FEE" w:rsidP="00C25FEE">
      <w:pPr>
        <w:pStyle w:val="Code"/>
        <w:rPr>
          <w:highlight w:val="white"/>
        </w:rPr>
      </w:pPr>
      <w:r w:rsidRPr="00C25FEE">
        <w:rPr>
          <w:highlight w:val="white"/>
        </w:rPr>
        <w:t xml:space="preserve">  { BOOL endOfFile = (currPosition == lastPosition);</w:t>
      </w:r>
    </w:p>
    <w:p w14:paraId="1CA8257A" w14:textId="77777777" w:rsidR="00C25FEE" w:rsidRPr="00C25FEE" w:rsidRDefault="00C25FEE" w:rsidP="00C25FEE">
      <w:pPr>
        <w:pStyle w:val="Code"/>
        <w:rPr>
          <w:highlight w:val="white"/>
        </w:rPr>
      </w:pPr>
      <w:r w:rsidRPr="00C25FEE">
        <w:rPr>
          <w:highlight w:val="white"/>
        </w:rPr>
        <w:t xml:space="preserve">    return endOfFile;</w:t>
      </w:r>
    </w:p>
    <w:p w14:paraId="79B26AFF" w14:textId="77777777" w:rsidR="00C25FEE" w:rsidRPr="00C25FEE" w:rsidRDefault="00C25FEE" w:rsidP="00C25FEE">
      <w:pPr>
        <w:pStyle w:val="Code"/>
        <w:rPr>
          <w:highlight w:val="white"/>
        </w:rPr>
      </w:pPr>
      <w:r w:rsidRPr="00C25FEE">
        <w:rPr>
          <w:highlight w:val="white"/>
        </w:rPr>
        <w:t xml:space="preserve">  }</w:t>
      </w:r>
    </w:p>
    <w:p w14:paraId="4CBFA2E2" w14:textId="77777777" w:rsidR="00C25FEE" w:rsidRPr="00C25FEE" w:rsidRDefault="00C25FEE" w:rsidP="00C25FEE">
      <w:pPr>
        <w:pStyle w:val="Code"/>
        <w:rPr>
          <w:highlight w:val="white"/>
        </w:rPr>
      </w:pPr>
      <w:r w:rsidRPr="00C25FEE">
        <w:rPr>
          <w:highlight w:val="white"/>
        </w:rPr>
        <w:t>}</w:t>
      </w:r>
    </w:p>
    <w:p w14:paraId="6ED8A7D1" w14:textId="77777777" w:rsidR="00C25FEE" w:rsidRPr="00C25FEE" w:rsidRDefault="00C25FEE" w:rsidP="00C25FEE">
      <w:pPr>
        <w:pStyle w:val="Code"/>
        <w:rPr>
          <w:highlight w:val="white"/>
        </w:rPr>
      </w:pPr>
    </w:p>
    <w:p w14:paraId="08AAF677" w14:textId="77777777" w:rsidR="00C25FEE" w:rsidRPr="00C25FEE" w:rsidRDefault="00C25FEE" w:rsidP="00C25FEE">
      <w:pPr>
        <w:pStyle w:val="Code"/>
        <w:rPr>
          <w:highlight w:val="white"/>
        </w:rPr>
      </w:pPr>
      <w:r w:rsidRPr="00C25FEE">
        <w:rPr>
          <w:highlight w:val="white"/>
        </w:rPr>
        <w:t>int ferror(FILE* stream) {</w:t>
      </w:r>
    </w:p>
    <w:p w14:paraId="21BDD852" w14:textId="77777777" w:rsidR="00C25FEE" w:rsidRPr="00C25FEE" w:rsidRDefault="00C25FEE" w:rsidP="00C25FEE">
      <w:pPr>
        <w:pStyle w:val="Code"/>
        <w:rPr>
          <w:highlight w:val="white"/>
        </w:rPr>
      </w:pPr>
      <w:r w:rsidRPr="00C25FEE">
        <w:rPr>
          <w:highlight w:val="white"/>
        </w:rPr>
        <w:t xml:space="preserve">  return stream-&gt;errno;</w:t>
      </w:r>
    </w:p>
    <w:p w14:paraId="0B209843" w14:textId="77777777" w:rsidR="00C25FEE" w:rsidRPr="00C25FEE" w:rsidRDefault="00C25FEE" w:rsidP="00C25FEE">
      <w:pPr>
        <w:pStyle w:val="Code"/>
        <w:rPr>
          <w:highlight w:val="white"/>
        </w:rPr>
      </w:pPr>
      <w:r w:rsidRPr="00C25FEE">
        <w:rPr>
          <w:highlight w:val="white"/>
        </w:rPr>
        <w:t>}</w:t>
      </w:r>
    </w:p>
    <w:p w14:paraId="7C7DE6FA" w14:textId="77777777" w:rsidR="00C25FEE" w:rsidRPr="00C25FEE" w:rsidRDefault="00C25FEE" w:rsidP="00C25FEE">
      <w:pPr>
        <w:pStyle w:val="Code"/>
        <w:rPr>
          <w:highlight w:val="white"/>
        </w:rPr>
      </w:pPr>
    </w:p>
    <w:p w14:paraId="0512FE35" w14:textId="77777777" w:rsidR="00C25FEE" w:rsidRPr="00C25FEE" w:rsidRDefault="00C25FEE" w:rsidP="00C25FEE">
      <w:pPr>
        <w:pStyle w:val="Code"/>
        <w:rPr>
          <w:highlight w:val="white"/>
        </w:rPr>
      </w:pPr>
      <w:r w:rsidRPr="00C25FEE">
        <w:rPr>
          <w:highlight w:val="white"/>
        </w:rPr>
        <w:t>void perror(const char* s) {</w:t>
      </w:r>
    </w:p>
    <w:p w14:paraId="44AEF49F" w14:textId="77777777" w:rsidR="00C25FEE" w:rsidRPr="00C25FEE" w:rsidRDefault="00C25FEE" w:rsidP="00C25FEE">
      <w:pPr>
        <w:pStyle w:val="Code"/>
        <w:rPr>
          <w:highlight w:val="white"/>
        </w:rPr>
      </w:pPr>
      <w:r w:rsidRPr="00C25FEE">
        <w:rPr>
          <w:highlight w:val="white"/>
        </w:rPr>
        <w:t xml:space="preserve">  printf("%s: %s.\n", s, strerror(errno));</w:t>
      </w:r>
    </w:p>
    <w:p w14:paraId="428117C7" w14:textId="77777777" w:rsidR="00C25FEE" w:rsidRPr="00C25FEE" w:rsidRDefault="00C25FEE" w:rsidP="00C25FEE">
      <w:pPr>
        <w:pStyle w:val="Code"/>
      </w:pPr>
      <w:r w:rsidRPr="00C25FEE">
        <w:rPr>
          <w:highlight w:val="white"/>
        </w:rPr>
        <w:t>}</w:t>
      </w:r>
    </w:p>
    <w:p w14:paraId="428D7C4D" w14:textId="76EF2AB1" w:rsidR="00D62A8B" w:rsidRDefault="004007C3" w:rsidP="00C25FEE">
      <w:pPr>
        <w:pStyle w:val="Rubrik2"/>
        <w:rPr>
          <w:lang w:val="en-GB"/>
        </w:rPr>
      </w:pPr>
      <w:r w:rsidRPr="00D822A3">
        <w:rPr>
          <w:lang w:val="en-GB"/>
        </w:rPr>
        <w:lastRenderedPageBreak/>
        <w:t>The Standard Library</w:t>
      </w:r>
      <w:bookmarkEnd w:id="479"/>
    </w:p>
    <w:p w14:paraId="5045ADD4" w14:textId="2DC0E2DC" w:rsidR="00094277" w:rsidRPr="00094277" w:rsidRDefault="00094277" w:rsidP="00094277">
      <w:pPr>
        <w:rPr>
          <w:lang w:val="en-GB"/>
        </w:rPr>
      </w:pPr>
      <w:r>
        <w:rPr>
          <w:lang w:val="en-GB"/>
        </w:rPr>
        <w:t xml:space="preserve">The standard library holds </w:t>
      </w:r>
      <w:r w:rsidR="00CC0BF6">
        <w:rPr>
          <w:lang w:val="en-GB"/>
        </w:rPr>
        <w:t xml:space="preserve">functions for type casting, random number generating, </w:t>
      </w:r>
      <w:r w:rsidR="00407929">
        <w:rPr>
          <w:lang w:val="en-GB"/>
        </w:rPr>
        <w:t xml:space="preserve">absolute value, division and remainder as well as </w:t>
      </w:r>
      <w:r w:rsidR="00CC0BF6">
        <w:rPr>
          <w:lang w:val="en-GB"/>
        </w:rPr>
        <w:t>searching and sorting</w:t>
      </w:r>
      <w:r w:rsidR="0050457D">
        <w:rPr>
          <w:lang w:val="en-GB"/>
        </w:rPr>
        <w:t>.</w:t>
      </w:r>
    </w:p>
    <w:bookmarkEnd w:id="480"/>
    <w:p w14:paraId="6289FDFB" w14:textId="4B5A32CA" w:rsidR="003420EA" w:rsidRPr="00D822A3" w:rsidRDefault="004B0675" w:rsidP="003420EA">
      <w:pPr>
        <w:pStyle w:val="CodeListing"/>
        <w:rPr>
          <w:lang w:val="en-GB"/>
        </w:rPr>
      </w:pPr>
      <w:proofErr w:type="spellStart"/>
      <w:r w:rsidRPr="00D822A3">
        <w:rPr>
          <w:lang w:val="en-GB"/>
        </w:rPr>
        <w:t>s</w:t>
      </w:r>
      <w:r w:rsidR="003420EA" w:rsidRPr="00D822A3">
        <w:rPr>
          <w:lang w:val="en-GB"/>
        </w:rPr>
        <w:t>td</w:t>
      </w:r>
      <w:r w:rsidRPr="00D822A3">
        <w:rPr>
          <w:lang w:val="en-GB"/>
        </w:rPr>
        <w:t>l</w:t>
      </w:r>
      <w:r w:rsidR="003420EA" w:rsidRPr="00D822A3">
        <w:rPr>
          <w:lang w:val="en-GB"/>
        </w:rPr>
        <w:t>ib.h</w:t>
      </w:r>
      <w:proofErr w:type="spellEnd"/>
    </w:p>
    <w:p w14:paraId="796DC71F" w14:textId="77777777" w:rsidR="00B07509" w:rsidRPr="00B07509" w:rsidRDefault="00B07509" w:rsidP="00B07509">
      <w:pPr>
        <w:pStyle w:val="Code"/>
        <w:rPr>
          <w:highlight w:val="white"/>
        </w:rPr>
      </w:pPr>
      <w:r w:rsidRPr="00B07509">
        <w:rPr>
          <w:highlight w:val="white"/>
        </w:rPr>
        <w:t>#ifndef __STDLIB_H__</w:t>
      </w:r>
    </w:p>
    <w:p w14:paraId="037CECB9" w14:textId="77777777" w:rsidR="00B07509" w:rsidRPr="00B07509" w:rsidRDefault="00B07509" w:rsidP="00B07509">
      <w:pPr>
        <w:pStyle w:val="Code"/>
        <w:rPr>
          <w:highlight w:val="white"/>
        </w:rPr>
      </w:pPr>
      <w:r w:rsidRPr="00B07509">
        <w:rPr>
          <w:highlight w:val="white"/>
        </w:rPr>
        <w:t>#define __STDLIB_H__</w:t>
      </w:r>
    </w:p>
    <w:p w14:paraId="6A921D71" w14:textId="77777777" w:rsidR="00B07509" w:rsidRPr="00B07509" w:rsidRDefault="00B07509" w:rsidP="00B07509">
      <w:pPr>
        <w:pStyle w:val="Code"/>
        <w:rPr>
          <w:highlight w:val="white"/>
        </w:rPr>
      </w:pPr>
    </w:p>
    <w:p w14:paraId="028066A6" w14:textId="77777777" w:rsidR="00B07509" w:rsidRPr="00B07509" w:rsidRDefault="00B07509" w:rsidP="00B07509">
      <w:pPr>
        <w:pStyle w:val="Code"/>
        <w:rPr>
          <w:highlight w:val="white"/>
        </w:rPr>
      </w:pPr>
      <w:r w:rsidRPr="00B07509">
        <w:rPr>
          <w:highlight w:val="white"/>
        </w:rPr>
        <w:t>#define NULL ((void*) 0)</w:t>
      </w:r>
    </w:p>
    <w:p w14:paraId="12EEA5AE" w14:textId="77777777" w:rsidR="00B07509" w:rsidRPr="00B07509" w:rsidRDefault="00B07509" w:rsidP="00B07509">
      <w:pPr>
        <w:pStyle w:val="Code"/>
        <w:rPr>
          <w:highlight w:val="white"/>
        </w:rPr>
      </w:pPr>
    </w:p>
    <w:p w14:paraId="6856C09A" w14:textId="77777777" w:rsidR="00B07509" w:rsidRPr="00B07509" w:rsidRDefault="00B07509" w:rsidP="00B07509">
      <w:pPr>
        <w:pStyle w:val="Code"/>
        <w:rPr>
          <w:highlight w:val="white"/>
        </w:rPr>
      </w:pPr>
      <w:r w:rsidRPr="00B07509">
        <w:rPr>
          <w:highlight w:val="white"/>
        </w:rPr>
        <w:t>double atof(char* s);</w:t>
      </w:r>
    </w:p>
    <w:p w14:paraId="6327D439" w14:textId="77777777" w:rsidR="00B07509" w:rsidRPr="00B07509" w:rsidRDefault="00B07509" w:rsidP="00B07509">
      <w:pPr>
        <w:pStyle w:val="Code"/>
        <w:rPr>
          <w:highlight w:val="white"/>
        </w:rPr>
      </w:pPr>
      <w:r w:rsidRPr="00B07509">
        <w:rPr>
          <w:highlight w:val="white"/>
        </w:rPr>
        <w:t>int atoi(char* s);</w:t>
      </w:r>
    </w:p>
    <w:p w14:paraId="0A05675A" w14:textId="77777777" w:rsidR="00B07509" w:rsidRPr="00B07509" w:rsidRDefault="00B07509" w:rsidP="00B07509">
      <w:pPr>
        <w:pStyle w:val="Code"/>
        <w:rPr>
          <w:highlight w:val="white"/>
        </w:rPr>
      </w:pPr>
      <w:r w:rsidRPr="00B07509">
        <w:rPr>
          <w:highlight w:val="white"/>
        </w:rPr>
        <w:t>long atol(char* s);</w:t>
      </w:r>
    </w:p>
    <w:p w14:paraId="0C5A969B" w14:textId="77777777" w:rsidR="00B07509" w:rsidRPr="00B07509" w:rsidRDefault="00B07509" w:rsidP="00B07509">
      <w:pPr>
        <w:pStyle w:val="Code"/>
        <w:rPr>
          <w:highlight w:val="white"/>
        </w:rPr>
      </w:pPr>
    </w:p>
    <w:p w14:paraId="0A50608C" w14:textId="77777777" w:rsidR="00B07509" w:rsidRPr="00B07509" w:rsidRDefault="00B07509" w:rsidP="00B07509">
      <w:pPr>
        <w:pStyle w:val="Code"/>
        <w:rPr>
          <w:highlight w:val="white"/>
        </w:rPr>
      </w:pPr>
      <w:r w:rsidRPr="00B07509">
        <w:rPr>
          <w:highlight w:val="white"/>
        </w:rPr>
        <w:t>double strtod(char* s, char** endp);</w:t>
      </w:r>
    </w:p>
    <w:p w14:paraId="4894A317" w14:textId="77777777" w:rsidR="00B07509" w:rsidRPr="00B07509" w:rsidRDefault="00B07509" w:rsidP="00B07509">
      <w:pPr>
        <w:pStyle w:val="Code"/>
        <w:rPr>
          <w:highlight w:val="white"/>
        </w:rPr>
      </w:pPr>
      <w:r w:rsidRPr="00B07509">
        <w:rPr>
          <w:highlight w:val="white"/>
        </w:rPr>
        <w:t>long strtol(char* s, char** endp, int base);</w:t>
      </w:r>
    </w:p>
    <w:p w14:paraId="09418718" w14:textId="77777777" w:rsidR="00B07509" w:rsidRPr="00B07509" w:rsidRDefault="00B07509" w:rsidP="00B07509">
      <w:pPr>
        <w:pStyle w:val="Code"/>
        <w:rPr>
          <w:highlight w:val="white"/>
        </w:rPr>
      </w:pPr>
      <w:r w:rsidRPr="00B07509">
        <w:rPr>
          <w:highlight w:val="white"/>
        </w:rPr>
        <w:t>unsigned long strtoul(char* s, char** endp, int base);</w:t>
      </w:r>
    </w:p>
    <w:p w14:paraId="31E8601D" w14:textId="77777777" w:rsidR="00B07509" w:rsidRPr="00B07509" w:rsidRDefault="00B07509" w:rsidP="00B07509">
      <w:pPr>
        <w:pStyle w:val="Code"/>
        <w:rPr>
          <w:highlight w:val="white"/>
        </w:rPr>
      </w:pPr>
    </w:p>
    <w:p w14:paraId="3ABBFB72" w14:textId="77777777" w:rsidR="00B07509" w:rsidRPr="00B07509" w:rsidRDefault="00B07509" w:rsidP="00B07509">
      <w:pPr>
        <w:pStyle w:val="Code"/>
        <w:rPr>
          <w:highlight w:val="white"/>
        </w:rPr>
      </w:pPr>
      <w:r w:rsidRPr="00B07509">
        <w:rPr>
          <w:highlight w:val="white"/>
        </w:rPr>
        <w:t>int rand(void);</w:t>
      </w:r>
    </w:p>
    <w:p w14:paraId="58AA261F" w14:textId="77777777" w:rsidR="00B07509" w:rsidRPr="00B07509" w:rsidRDefault="00B07509" w:rsidP="00B07509">
      <w:pPr>
        <w:pStyle w:val="Code"/>
        <w:rPr>
          <w:highlight w:val="white"/>
        </w:rPr>
      </w:pPr>
      <w:r w:rsidRPr="00B07509">
        <w:rPr>
          <w:highlight w:val="white"/>
        </w:rPr>
        <w:t>void srand(unsigned int seed);</w:t>
      </w:r>
    </w:p>
    <w:p w14:paraId="128547B6" w14:textId="77777777" w:rsidR="00B07509" w:rsidRPr="00B07509" w:rsidRDefault="00B07509" w:rsidP="00B07509">
      <w:pPr>
        <w:pStyle w:val="Code"/>
        <w:rPr>
          <w:highlight w:val="white"/>
        </w:rPr>
      </w:pPr>
    </w:p>
    <w:p w14:paraId="1E1CB96E" w14:textId="77777777" w:rsidR="00B07509" w:rsidRPr="00B07509" w:rsidRDefault="00B07509" w:rsidP="00B07509">
      <w:pPr>
        <w:pStyle w:val="Code"/>
        <w:rPr>
          <w:highlight w:val="white"/>
        </w:rPr>
      </w:pPr>
      <w:r w:rsidRPr="00B07509">
        <w:rPr>
          <w:highlight w:val="white"/>
        </w:rPr>
        <w:t>char* getenv(const char* name);</w:t>
      </w:r>
    </w:p>
    <w:p w14:paraId="4F028029" w14:textId="77777777" w:rsidR="00B07509" w:rsidRPr="00B07509" w:rsidRDefault="00B07509" w:rsidP="00B07509">
      <w:pPr>
        <w:pStyle w:val="Code"/>
        <w:rPr>
          <w:highlight w:val="white"/>
        </w:rPr>
      </w:pPr>
      <w:r w:rsidRPr="00B07509">
        <w:rPr>
          <w:highlight w:val="white"/>
        </w:rPr>
        <w:t>int system(const char* command);</w:t>
      </w:r>
    </w:p>
    <w:p w14:paraId="2DFB7E83" w14:textId="77777777" w:rsidR="00B07509" w:rsidRPr="00B07509" w:rsidRDefault="00B07509" w:rsidP="00B07509">
      <w:pPr>
        <w:pStyle w:val="Code"/>
        <w:rPr>
          <w:highlight w:val="white"/>
        </w:rPr>
      </w:pPr>
    </w:p>
    <w:p w14:paraId="2431245C" w14:textId="77777777" w:rsidR="00B07509" w:rsidRPr="00B07509" w:rsidRDefault="00B07509" w:rsidP="00B07509">
      <w:pPr>
        <w:pStyle w:val="Code"/>
        <w:rPr>
          <w:highlight w:val="white"/>
        </w:rPr>
      </w:pPr>
      <w:r w:rsidRPr="00B07509">
        <w:rPr>
          <w:highlight w:val="white"/>
        </w:rPr>
        <w:t>void abort(void);</w:t>
      </w:r>
    </w:p>
    <w:p w14:paraId="0C4C9CD1" w14:textId="77777777" w:rsidR="00B07509" w:rsidRPr="00B07509" w:rsidRDefault="00B07509" w:rsidP="00B07509">
      <w:pPr>
        <w:pStyle w:val="Code"/>
        <w:rPr>
          <w:highlight w:val="white"/>
        </w:rPr>
      </w:pPr>
      <w:r w:rsidRPr="00B07509">
        <w:rPr>
          <w:highlight w:val="white"/>
        </w:rPr>
        <w:t>void exit(int status);</w:t>
      </w:r>
    </w:p>
    <w:p w14:paraId="7228A4A9" w14:textId="77777777" w:rsidR="00B07509" w:rsidRPr="00B07509" w:rsidRDefault="00B07509" w:rsidP="00B07509">
      <w:pPr>
        <w:pStyle w:val="Code"/>
        <w:rPr>
          <w:highlight w:val="white"/>
        </w:rPr>
      </w:pPr>
    </w:p>
    <w:p w14:paraId="1C41E414" w14:textId="77777777" w:rsidR="00B07509" w:rsidRPr="00B07509" w:rsidRDefault="00B07509" w:rsidP="00B07509">
      <w:pPr>
        <w:pStyle w:val="Code"/>
        <w:rPr>
          <w:highlight w:val="white"/>
        </w:rPr>
      </w:pPr>
      <w:r w:rsidRPr="00B07509">
        <w:rPr>
          <w:highlight w:val="white"/>
        </w:rPr>
        <w:t>typedef void (*FUNC_PTR)(void);</w:t>
      </w:r>
    </w:p>
    <w:p w14:paraId="26D79056" w14:textId="77777777" w:rsidR="00B07509" w:rsidRPr="00B07509" w:rsidRDefault="00B07509" w:rsidP="00B07509">
      <w:pPr>
        <w:pStyle w:val="Code"/>
        <w:rPr>
          <w:highlight w:val="white"/>
        </w:rPr>
      </w:pPr>
      <w:r w:rsidRPr="00B07509">
        <w:rPr>
          <w:highlight w:val="white"/>
        </w:rPr>
        <w:t>int atexit(FUNC_PTR fcn);</w:t>
      </w:r>
    </w:p>
    <w:p w14:paraId="36C8E824" w14:textId="77777777" w:rsidR="00B07509" w:rsidRPr="00B07509" w:rsidRDefault="00B07509" w:rsidP="00B07509">
      <w:pPr>
        <w:pStyle w:val="Code"/>
        <w:rPr>
          <w:highlight w:val="white"/>
        </w:rPr>
      </w:pPr>
    </w:p>
    <w:p w14:paraId="547E900F" w14:textId="77777777" w:rsidR="00B07509" w:rsidRPr="00B07509" w:rsidRDefault="00B07509" w:rsidP="00B07509">
      <w:pPr>
        <w:pStyle w:val="Code"/>
        <w:rPr>
          <w:highlight w:val="white"/>
        </w:rPr>
      </w:pPr>
      <w:r w:rsidRPr="00B07509">
        <w:rPr>
          <w:highlight w:val="white"/>
        </w:rPr>
        <w:t>#define FUNC_MAX 256</w:t>
      </w:r>
    </w:p>
    <w:p w14:paraId="16696745" w14:textId="77777777" w:rsidR="00B07509" w:rsidRPr="00B07509" w:rsidRDefault="00B07509" w:rsidP="00B07509">
      <w:pPr>
        <w:pStyle w:val="Code"/>
        <w:rPr>
          <w:highlight w:val="white"/>
        </w:rPr>
      </w:pPr>
      <w:r w:rsidRPr="00B07509">
        <w:rPr>
          <w:highlight w:val="white"/>
        </w:rPr>
        <w:t>#define OPEN_MAX 16</w:t>
      </w:r>
    </w:p>
    <w:p w14:paraId="64AB710B" w14:textId="77777777" w:rsidR="00B07509" w:rsidRPr="00B07509" w:rsidRDefault="00B07509" w:rsidP="00B07509">
      <w:pPr>
        <w:pStyle w:val="Code"/>
        <w:rPr>
          <w:highlight w:val="white"/>
        </w:rPr>
      </w:pPr>
    </w:p>
    <w:p w14:paraId="201CAEEE" w14:textId="77777777" w:rsidR="00B07509" w:rsidRPr="00B07509" w:rsidRDefault="00B07509" w:rsidP="00B07509">
      <w:pPr>
        <w:pStyle w:val="Code"/>
        <w:rPr>
          <w:highlight w:val="white"/>
        </w:rPr>
      </w:pPr>
      <w:r w:rsidRPr="00B07509">
        <w:rPr>
          <w:highlight w:val="white"/>
        </w:rPr>
        <w:t>int abs(int value);</w:t>
      </w:r>
    </w:p>
    <w:p w14:paraId="076FA493" w14:textId="77777777" w:rsidR="00B07509" w:rsidRPr="00B07509" w:rsidRDefault="00B07509" w:rsidP="00B07509">
      <w:pPr>
        <w:pStyle w:val="Code"/>
        <w:rPr>
          <w:highlight w:val="white"/>
        </w:rPr>
      </w:pPr>
      <w:r w:rsidRPr="00B07509">
        <w:rPr>
          <w:highlight w:val="white"/>
        </w:rPr>
        <w:t>long labs(long value);</w:t>
      </w:r>
    </w:p>
    <w:p w14:paraId="61095326" w14:textId="77777777" w:rsidR="00B07509" w:rsidRPr="00B07509" w:rsidRDefault="00B07509" w:rsidP="00B07509">
      <w:pPr>
        <w:pStyle w:val="Code"/>
        <w:rPr>
          <w:highlight w:val="white"/>
        </w:rPr>
      </w:pPr>
    </w:p>
    <w:p w14:paraId="3DC7B80A" w14:textId="77777777" w:rsidR="00B07509" w:rsidRPr="00B07509" w:rsidRDefault="00B07509" w:rsidP="00B07509">
      <w:pPr>
        <w:pStyle w:val="Code"/>
        <w:rPr>
          <w:highlight w:val="white"/>
        </w:rPr>
      </w:pPr>
      <w:r w:rsidRPr="00B07509">
        <w:rPr>
          <w:highlight w:val="white"/>
        </w:rPr>
        <w:t>void* malloc(size_t size);</w:t>
      </w:r>
    </w:p>
    <w:p w14:paraId="31EC2C4E" w14:textId="77777777" w:rsidR="00B07509" w:rsidRPr="00B07509" w:rsidRDefault="00B07509" w:rsidP="00B07509">
      <w:pPr>
        <w:pStyle w:val="Code"/>
        <w:rPr>
          <w:highlight w:val="white"/>
        </w:rPr>
      </w:pPr>
      <w:r w:rsidRPr="00B07509">
        <w:rPr>
          <w:highlight w:val="white"/>
        </w:rPr>
        <w:t>void* realloc(void* ptr, size_t newSize);</w:t>
      </w:r>
    </w:p>
    <w:p w14:paraId="4C6C698D" w14:textId="77777777" w:rsidR="00B07509" w:rsidRPr="00B07509" w:rsidRDefault="00B07509" w:rsidP="00B07509">
      <w:pPr>
        <w:pStyle w:val="Code"/>
        <w:rPr>
          <w:highlight w:val="white"/>
        </w:rPr>
      </w:pPr>
      <w:r w:rsidRPr="00B07509">
        <w:rPr>
          <w:highlight w:val="white"/>
        </w:rPr>
        <w:t>void* calloc(size_t num, size_t size);</w:t>
      </w:r>
    </w:p>
    <w:p w14:paraId="761A2F6B" w14:textId="77777777" w:rsidR="00B07509" w:rsidRPr="00B07509" w:rsidRDefault="00B07509" w:rsidP="00B07509">
      <w:pPr>
        <w:pStyle w:val="Code"/>
        <w:rPr>
          <w:highlight w:val="white"/>
        </w:rPr>
      </w:pPr>
      <w:r w:rsidRPr="00B07509">
        <w:rPr>
          <w:highlight w:val="white"/>
        </w:rPr>
        <w:t>void free(void* ptr);</w:t>
      </w:r>
    </w:p>
    <w:p w14:paraId="659A1CF8" w14:textId="77777777" w:rsidR="00B07509" w:rsidRPr="00807BB7" w:rsidRDefault="00B07509" w:rsidP="00807BB7">
      <w:pPr>
        <w:pStyle w:val="Code"/>
        <w:rPr>
          <w:highlight w:val="white"/>
        </w:rPr>
      </w:pPr>
    </w:p>
    <w:p w14:paraId="19F92251" w14:textId="77777777" w:rsidR="00636ADF" w:rsidRPr="00636ADF" w:rsidRDefault="00636ADF" w:rsidP="00636ADF">
      <w:pPr>
        <w:pStyle w:val="Code"/>
        <w:rPr>
          <w:highlight w:val="white"/>
        </w:rPr>
      </w:pPr>
      <w:r w:rsidRPr="00636ADF">
        <w:rPr>
          <w:highlight w:val="white"/>
        </w:rPr>
        <w:t>void qsort(void* valueList, size_t listSize, size_t valueSize,</w:t>
      </w:r>
    </w:p>
    <w:p w14:paraId="05A64656" w14:textId="77777777" w:rsidR="00636ADF" w:rsidRPr="00636ADF" w:rsidRDefault="00636ADF" w:rsidP="00636ADF">
      <w:pPr>
        <w:pStyle w:val="Code"/>
        <w:rPr>
          <w:highlight w:val="white"/>
        </w:rPr>
      </w:pPr>
      <w:r w:rsidRPr="00636ADF">
        <w:rPr>
          <w:highlight w:val="white"/>
        </w:rPr>
        <w:t xml:space="preserve">           int (*compare)(const void*, const void*));</w:t>
      </w:r>
    </w:p>
    <w:p w14:paraId="3ABFC7D2" w14:textId="77777777" w:rsidR="00636ADF" w:rsidRDefault="00B07509" w:rsidP="00B07509">
      <w:pPr>
        <w:pStyle w:val="Code"/>
        <w:rPr>
          <w:highlight w:val="white"/>
        </w:rPr>
      </w:pPr>
      <w:r w:rsidRPr="00B07509">
        <w:rPr>
          <w:highlight w:val="white"/>
        </w:rPr>
        <w:t>void* bsearch(const void* key, const void* valueList,</w:t>
      </w:r>
    </w:p>
    <w:p w14:paraId="3B2747D7" w14:textId="7E3A59FE" w:rsidR="00B07509" w:rsidRPr="00B07509" w:rsidRDefault="00636ADF" w:rsidP="00B07509">
      <w:pPr>
        <w:pStyle w:val="Code"/>
        <w:rPr>
          <w:highlight w:val="white"/>
        </w:rPr>
      </w:pPr>
      <w:r>
        <w:rPr>
          <w:highlight w:val="white"/>
        </w:rPr>
        <w:t xml:space="preserve">             </w:t>
      </w:r>
      <w:r w:rsidR="00B07509" w:rsidRPr="00B07509">
        <w:rPr>
          <w:highlight w:val="white"/>
        </w:rPr>
        <w:t xml:space="preserve"> size_t listSize, size_t valueSize,</w:t>
      </w:r>
    </w:p>
    <w:p w14:paraId="6CFBE0D7" w14:textId="225E736C" w:rsidR="00B07509" w:rsidRPr="00B07509" w:rsidRDefault="00636ADF" w:rsidP="00B07509">
      <w:pPr>
        <w:pStyle w:val="Code"/>
        <w:rPr>
          <w:highlight w:val="white"/>
        </w:rPr>
      </w:pPr>
      <w:r>
        <w:rPr>
          <w:highlight w:val="white"/>
        </w:rPr>
        <w:t xml:space="preserve">              </w:t>
      </w:r>
      <w:r w:rsidR="00B07509" w:rsidRPr="00B07509">
        <w:rPr>
          <w:highlight w:val="white"/>
        </w:rPr>
        <w:t>int (*compare)(const void*, const void*));</w:t>
      </w:r>
    </w:p>
    <w:p w14:paraId="15ED7ADD" w14:textId="77777777" w:rsidR="00B07509" w:rsidRPr="00B07509" w:rsidRDefault="00B07509" w:rsidP="00B07509">
      <w:pPr>
        <w:pStyle w:val="Code"/>
        <w:rPr>
          <w:highlight w:val="white"/>
        </w:rPr>
      </w:pPr>
    </w:p>
    <w:p w14:paraId="528F3358" w14:textId="77777777" w:rsidR="00B07509" w:rsidRPr="00B07509" w:rsidRDefault="00B07509" w:rsidP="00B07509">
      <w:pPr>
        <w:pStyle w:val="Code"/>
        <w:rPr>
          <w:highlight w:val="white"/>
        </w:rPr>
      </w:pPr>
      <w:r w:rsidRPr="00B07509">
        <w:rPr>
          <w:highlight w:val="white"/>
        </w:rPr>
        <w:t>int abs(int value);</w:t>
      </w:r>
    </w:p>
    <w:p w14:paraId="5AB1A69C" w14:textId="77777777" w:rsidR="00B07509" w:rsidRPr="00B07509" w:rsidRDefault="00B07509" w:rsidP="00B07509">
      <w:pPr>
        <w:pStyle w:val="Code"/>
        <w:rPr>
          <w:highlight w:val="white"/>
        </w:rPr>
      </w:pPr>
      <w:r w:rsidRPr="00B07509">
        <w:rPr>
          <w:highlight w:val="white"/>
        </w:rPr>
        <w:t>long labs(long value);</w:t>
      </w:r>
    </w:p>
    <w:p w14:paraId="6C51A13C" w14:textId="77777777" w:rsidR="00B07509" w:rsidRPr="00B07509" w:rsidRDefault="00B07509" w:rsidP="00B07509">
      <w:pPr>
        <w:pStyle w:val="Code"/>
        <w:rPr>
          <w:highlight w:val="white"/>
        </w:rPr>
      </w:pPr>
    </w:p>
    <w:p w14:paraId="12A37096" w14:textId="77777777" w:rsidR="00B07509" w:rsidRPr="00B07509" w:rsidRDefault="00B07509" w:rsidP="00B07509">
      <w:pPr>
        <w:pStyle w:val="Code"/>
        <w:rPr>
          <w:highlight w:val="white"/>
        </w:rPr>
      </w:pPr>
      <w:r w:rsidRPr="00B07509">
        <w:rPr>
          <w:highlight w:val="white"/>
        </w:rPr>
        <w:t>typedef struct {</w:t>
      </w:r>
    </w:p>
    <w:p w14:paraId="2322F2A6" w14:textId="77777777" w:rsidR="00B07509" w:rsidRPr="00B07509" w:rsidRDefault="00B07509" w:rsidP="00B07509">
      <w:pPr>
        <w:pStyle w:val="Code"/>
        <w:rPr>
          <w:highlight w:val="white"/>
        </w:rPr>
      </w:pPr>
      <w:r w:rsidRPr="00B07509">
        <w:rPr>
          <w:highlight w:val="white"/>
        </w:rPr>
        <w:t xml:space="preserve">  int quot, rem;</w:t>
      </w:r>
    </w:p>
    <w:p w14:paraId="0EC3A113" w14:textId="77777777" w:rsidR="00B07509" w:rsidRPr="00B07509" w:rsidRDefault="00B07509" w:rsidP="00B07509">
      <w:pPr>
        <w:pStyle w:val="Code"/>
        <w:rPr>
          <w:highlight w:val="white"/>
        </w:rPr>
      </w:pPr>
      <w:r w:rsidRPr="00B07509">
        <w:rPr>
          <w:highlight w:val="white"/>
        </w:rPr>
        <w:t>} div_t;</w:t>
      </w:r>
    </w:p>
    <w:p w14:paraId="0207166B" w14:textId="77777777" w:rsidR="00B07509" w:rsidRPr="00B07509" w:rsidRDefault="00B07509" w:rsidP="00B07509">
      <w:pPr>
        <w:pStyle w:val="Code"/>
        <w:rPr>
          <w:highlight w:val="white"/>
        </w:rPr>
      </w:pPr>
    </w:p>
    <w:p w14:paraId="64F3C968" w14:textId="77777777" w:rsidR="00B07509" w:rsidRPr="00B07509" w:rsidRDefault="00B07509" w:rsidP="00B07509">
      <w:pPr>
        <w:pStyle w:val="Code"/>
        <w:rPr>
          <w:highlight w:val="white"/>
        </w:rPr>
      </w:pPr>
      <w:r w:rsidRPr="00B07509">
        <w:rPr>
          <w:highlight w:val="white"/>
        </w:rPr>
        <w:t>div_t div(int num, int denum);</w:t>
      </w:r>
    </w:p>
    <w:p w14:paraId="77828002" w14:textId="77777777" w:rsidR="00B07509" w:rsidRPr="00B07509" w:rsidRDefault="00B07509" w:rsidP="00B07509">
      <w:pPr>
        <w:pStyle w:val="Code"/>
        <w:rPr>
          <w:highlight w:val="white"/>
        </w:rPr>
      </w:pPr>
    </w:p>
    <w:p w14:paraId="6475CCC7" w14:textId="77777777" w:rsidR="00B07509" w:rsidRPr="00B07509" w:rsidRDefault="00B07509" w:rsidP="00B07509">
      <w:pPr>
        <w:pStyle w:val="Code"/>
        <w:rPr>
          <w:highlight w:val="white"/>
        </w:rPr>
      </w:pPr>
      <w:r w:rsidRPr="00B07509">
        <w:rPr>
          <w:highlight w:val="white"/>
        </w:rPr>
        <w:t>typedef struct {</w:t>
      </w:r>
    </w:p>
    <w:p w14:paraId="163DD878" w14:textId="77777777" w:rsidR="00B07509" w:rsidRPr="00B07509" w:rsidRDefault="00B07509" w:rsidP="00B07509">
      <w:pPr>
        <w:pStyle w:val="Code"/>
        <w:rPr>
          <w:highlight w:val="white"/>
        </w:rPr>
      </w:pPr>
      <w:r w:rsidRPr="00B07509">
        <w:rPr>
          <w:highlight w:val="white"/>
        </w:rPr>
        <w:t xml:space="preserve">  long quot, rem;</w:t>
      </w:r>
    </w:p>
    <w:p w14:paraId="5DA635D4" w14:textId="77777777" w:rsidR="00B07509" w:rsidRPr="00B07509" w:rsidRDefault="00B07509" w:rsidP="00B07509">
      <w:pPr>
        <w:pStyle w:val="Code"/>
        <w:rPr>
          <w:highlight w:val="white"/>
        </w:rPr>
      </w:pPr>
      <w:r w:rsidRPr="00B07509">
        <w:rPr>
          <w:highlight w:val="white"/>
        </w:rPr>
        <w:t>} ldiv_t;</w:t>
      </w:r>
    </w:p>
    <w:p w14:paraId="4C6BF5BC" w14:textId="77777777" w:rsidR="00B07509" w:rsidRPr="00B07509" w:rsidRDefault="00B07509" w:rsidP="00B07509">
      <w:pPr>
        <w:pStyle w:val="Code"/>
        <w:rPr>
          <w:highlight w:val="white"/>
        </w:rPr>
      </w:pPr>
    </w:p>
    <w:p w14:paraId="64BF0077" w14:textId="77777777" w:rsidR="00B07509" w:rsidRPr="00B07509" w:rsidRDefault="00B07509" w:rsidP="00B07509">
      <w:pPr>
        <w:pStyle w:val="Code"/>
        <w:rPr>
          <w:highlight w:val="white"/>
        </w:rPr>
      </w:pPr>
      <w:r w:rsidRPr="00B07509">
        <w:rPr>
          <w:highlight w:val="white"/>
        </w:rPr>
        <w:t>ldiv_t ldiv(long num, long denum);</w:t>
      </w:r>
    </w:p>
    <w:p w14:paraId="0E81C6E6" w14:textId="77777777" w:rsidR="00B07509" w:rsidRPr="00B07509" w:rsidRDefault="00B07509" w:rsidP="00B07509">
      <w:pPr>
        <w:pStyle w:val="Code"/>
        <w:rPr>
          <w:highlight w:val="white"/>
        </w:rPr>
      </w:pPr>
      <w:r w:rsidRPr="00B07509">
        <w:rPr>
          <w:highlight w:val="white"/>
        </w:rPr>
        <w:t>#endif</w:t>
      </w:r>
    </w:p>
    <w:p w14:paraId="7CB001E1" w14:textId="709DBA6E" w:rsidR="00B07509" w:rsidRDefault="004B0675" w:rsidP="00B07509">
      <w:pPr>
        <w:pStyle w:val="CodeListing"/>
        <w:rPr>
          <w:lang w:val="en-GB"/>
        </w:rPr>
      </w:pPr>
      <w:proofErr w:type="spellStart"/>
      <w:r w:rsidRPr="00D822A3">
        <w:rPr>
          <w:lang w:val="en-GB"/>
        </w:rPr>
        <w:t>s</w:t>
      </w:r>
      <w:r w:rsidR="008977FB" w:rsidRPr="00D822A3">
        <w:rPr>
          <w:lang w:val="en-GB"/>
        </w:rPr>
        <w:t>td</w:t>
      </w:r>
      <w:r w:rsidRPr="00D822A3">
        <w:rPr>
          <w:lang w:val="en-GB"/>
        </w:rPr>
        <w:t>l</w:t>
      </w:r>
      <w:r w:rsidR="008977FB" w:rsidRPr="00D822A3">
        <w:rPr>
          <w:lang w:val="en-GB"/>
        </w:rPr>
        <w:t>ib.c</w:t>
      </w:r>
      <w:bookmarkStart w:id="481" w:name="_Toc54625170"/>
      <w:proofErr w:type="spellEnd"/>
    </w:p>
    <w:p w14:paraId="5916E3AF" w14:textId="77777777" w:rsidR="00C63B16" w:rsidRPr="00C63B16" w:rsidRDefault="00C63B16" w:rsidP="00C63B16">
      <w:pPr>
        <w:pStyle w:val="Code"/>
        <w:rPr>
          <w:highlight w:val="white"/>
        </w:rPr>
      </w:pPr>
      <w:r w:rsidRPr="00C63B16">
        <w:rPr>
          <w:highlight w:val="white"/>
        </w:rPr>
        <w:t>#include &lt;math.h&gt;</w:t>
      </w:r>
    </w:p>
    <w:p w14:paraId="5E2992CE" w14:textId="77777777" w:rsidR="00C63B16" w:rsidRPr="00C63B16" w:rsidRDefault="00C63B16" w:rsidP="00C63B16">
      <w:pPr>
        <w:pStyle w:val="Code"/>
        <w:rPr>
          <w:highlight w:val="white"/>
        </w:rPr>
      </w:pPr>
      <w:r w:rsidRPr="00C63B16">
        <w:rPr>
          <w:highlight w:val="white"/>
        </w:rPr>
        <w:t>#include &lt;ctype.h&gt;</w:t>
      </w:r>
    </w:p>
    <w:p w14:paraId="7BF1C7B1" w14:textId="77777777" w:rsidR="00C63B16" w:rsidRPr="00C63B16" w:rsidRDefault="00C63B16" w:rsidP="00C63B16">
      <w:pPr>
        <w:pStyle w:val="Code"/>
        <w:rPr>
          <w:highlight w:val="white"/>
        </w:rPr>
      </w:pPr>
      <w:r w:rsidRPr="00C63B16">
        <w:rPr>
          <w:highlight w:val="white"/>
        </w:rPr>
        <w:t>#include &lt;errno.h&gt;</w:t>
      </w:r>
    </w:p>
    <w:p w14:paraId="0586CFDC" w14:textId="77777777" w:rsidR="00C63B16" w:rsidRPr="00C63B16" w:rsidRDefault="00C63B16" w:rsidP="00C63B16">
      <w:pPr>
        <w:pStyle w:val="Code"/>
        <w:rPr>
          <w:highlight w:val="white"/>
        </w:rPr>
      </w:pPr>
      <w:r w:rsidRPr="00C63B16">
        <w:rPr>
          <w:highlight w:val="white"/>
        </w:rPr>
        <w:t>#include &lt;stdarg.h&gt;</w:t>
      </w:r>
    </w:p>
    <w:p w14:paraId="1FE0D675" w14:textId="77777777" w:rsidR="00C63B16" w:rsidRPr="00C63B16" w:rsidRDefault="00C63B16" w:rsidP="00C63B16">
      <w:pPr>
        <w:pStyle w:val="Code"/>
        <w:rPr>
          <w:highlight w:val="white"/>
        </w:rPr>
      </w:pPr>
      <w:r w:rsidRPr="00C63B16">
        <w:rPr>
          <w:highlight w:val="white"/>
        </w:rPr>
        <w:t>#include &lt;stddef.h&gt;</w:t>
      </w:r>
    </w:p>
    <w:p w14:paraId="0F900E70" w14:textId="77777777" w:rsidR="00C63B16" w:rsidRPr="00C63B16" w:rsidRDefault="00C63B16" w:rsidP="00C63B16">
      <w:pPr>
        <w:pStyle w:val="Code"/>
        <w:rPr>
          <w:highlight w:val="white"/>
        </w:rPr>
      </w:pPr>
      <w:r w:rsidRPr="00C63B16">
        <w:rPr>
          <w:highlight w:val="white"/>
        </w:rPr>
        <w:t>#include &lt;string.h&gt;</w:t>
      </w:r>
    </w:p>
    <w:p w14:paraId="2486A08D" w14:textId="77777777" w:rsidR="00C63B16" w:rsidRPr="00C63B16" w:rsidRDefault="00C63B16" w:rsidP="00C63B16">
      <w:pPr>
        <w:pStyle w:val="Code"/>
        <w:rPr>
          <w:highlight w:val="white"/>
        </w:rPr>
      </w:pPr>
      <w:r w:rsidRPr="00C63B16">
        <w:rPr>
          <w:highlight w:val="white"/>
        </w:rPr>
        <w:t>#include &lt;stdlib.h&gt;</w:t>
      </w:r>
    </w:p>
    <w:p w14:paraId="5BCA0E19" w14:textId="77777777" w:rsidR="00C63B16" w:rsidRPr="00C63B16" w:rsidRDefault="00C63B16" w:rsidP="00C63B16">
      <w:pPr>
        <w:pStyle w:val="Code"/>
        <w:rPr>
          <w:highlight w:val="white"/>
        </w:rPr>
      </w:pPr>
      <w:r w:rsidRPr="00C63B16">
        <w:rPr>
          <w:highlight w:val="white"/>
        </w:rPr>
        <w:t>#include &lt;stdio.h&gt;</w:t>
      </w:r>
    </w:p>
    <w:p w14:paraId="718BBCDB" w14:textId="77777777" w:rsidR="00C63B16" w:rsidRPr="00C63B16" w:rsidRDefault="00C63B16" w:rsidP="00C63B16">
      <w:pPr>
        <w:pStyle w:val="Code"/>
        <w:rPr>
          <w:highlight w:val="white"/>
        </w:rPr>
      </w:pPr>
    </w:p>
    <w:p w14:paraId="18D90D5B" w14:textId="77777777" w:rsidR="00C63B16" w:rsidRPr="00C63B16" w:rsidRDefault="00C63B16" w:rsidP="00C63B16">
      <w:pPr>
        <w:pStyle w:val="Code"/>
        <w:rPr>
          <w:highlight w:val="white"/>
        </w:rPr>
      </w:pPr>
      <w:r w:rsidRPr="00C63B16">
        <w:rPr>
          <w:highlight w:val="white"/>
        </w:rPr>
        <w:t>extern FILE g_fileArray[];</w:t>
      </w:r>
    </w:p>
    <w:p w14:paraId="352C9709" w14:textId="3634874F" w:rsidR="00407929" w:rsidRPr="00C63B16" w:rsidRDefault="00407929" w:rsidP="00407929">
      <w:pPr>
        <w:rPr>
          <w:highlight w:val="white"/>
        </w:rPr>
      </w:pPr>
      <w:r>
        <w:rPr>
          <w:highlight w:val="white"/>
        </w:rPr>
        <w:t xml:space="preserve">The </w:t>
      </w:r>
      <w:r w:rsidRPr="00407929">
        <w:rPr>
          <w:rStyle w:val="KeyWord0"/>
          <w:highlight w:val="white"/>
        </w:rPr>
        <w:t>atoi</w:t>
      </w:r>
      <w:r>
        <w:rPr>
          <w:highlight w:val="white"/>
        </w:rPr>
        <w:t xml:space="preserve"> (ASCII-to-integer)</w:t>
      </w:r>
      <w:r w:rsidR="00D42D68">
        <w:rPr>
          <w:highlight w:val="white"/>
        </w:rPr>
        <w:t xml:space="preserve"> and</w:t>
      </w:r>
      <w:r>
        <w:rPr>
          <w:highlight w:val="white"/>
        </w:rPr>
        <w:t xml:space="preserve"> </w:t>
      </w:r>
      <w:r w:rsidR="00D42D68" w:rsidRPr="00407929">
        <w:rPr>
          <w:rStyle w:val="KeyWord0"/>
          <w:highlight w:val="white"/>
        </w:rPr>
        <w:t>ato</w:t>
      </w:r>
      <w:r w:rsidR="00D42D68">
        <w:rPr>
          <w:rStyle w:val="KeyWord0"/>
          <w:highlight w:val="white"/>
        </w:rPr>
        <w:t>l</w:t>
      </w:r>
      <w:r w:rsidR="00D42D68">
        <w:rPr>
          <w:highlight w:val="white"/>
        </w:rPr>
        <w:t xml:space="preserve"> (ASCII-to-long) </w:t>
      </w:r>
      <w:r>
        <w:rPr>
          <w:highlight w:val="white"/>
        </w:rPr>
        <w:t>function</w:t>
      </w:r>
      <w:r w:rsidR="00D42D68">
        <w:rPr>
          <w:highlight w:val="white"/>
        </w:rPr>
        <w:t>s</w:t>
      </w:r>
      <w:r>
        <w:rPr>
          <w:highlight w:val="white"/>
        </w:rPr>
        <w:t xml:space="preserve"> </w:t>
      </w:r>
      <w:r w:rsidR="00B40A57">
        <w:rPr>
          <w:highlight w:val="white"/>
        </w:rPr>
        <w:t>cast</w:t>
      </w:r>
      <w:r w:rsidR="00D42D68">
        <w:rPr>
          <w:highlight w:val="white"/>
        </w:rPr>
        <w:t xml:space="preserve"> </w:t>
      </w:r>
      <w:r w:rsidR="00B40A57">
        <w:rPr>
          <w:highlight w:val="white"/>
        </w:rPr>
        <w:t xml:space="preserve">a string to an integer value by calling </w:t>
      </w:r>
      <w:r w:rsidR="00D42D68" w:rsidRPr="00D42D68">
        <w:rPr>
          <w:rStyle w:val="KeyWord0"/>
          <w:highlight w:val="white"/>
        </w:rPr>
        <w:t>strtol</w:t>
      </w:r>
      <w:r w:rsidR="00D42D68">
        <w:rPr>
          <w:highlight w:val="white"/>
        </w:rPr>
        <w:t>.</w:t>
      </w:r>
    </w:p>
    <w:p w14:paraId="50864BEC" w14:textId="77777777" w:rsidR="00C63B16" w:rsidRPr="00C63B16" w:rsidRDefault="00C63B16" w:rsidP="00C63B16">
      <w:pPr>
        <w:pStyle w:val="Code"/>
        <w:rPr>
          <w:highlight w:val="white"/>
        </w:rPr>
      </w:pPr>
      <w:r w:rsidRPr="00C63B16">
        <w:rPr>
          <w:highlight w:val="white"/>
        </w:rPr>
        <w:t>int atoi(char* s) {</w:t>
      </w:r>
    </w:p>
    <w:p w14:paraId="4B1B8C01" w14:textId="77777777" w:rsidR="00C63B16" w:rsidRPr="00C63B16" w:rsidRDefault="00C63B16" w:rsidP="00C63B16">
      <w:pPr>
        <w:pStyle w:val="Code"/>
        <w:rPr>
          <w:highlight w:val="white"/>
        </w:rPr>
      </w:pPr>
      <w:r w:rsidRPr="00C63B16">
        <w:rPr>
          <w:highlight w:val="white"/>
        </w:rPr>
        <w:t xml:space="preserve">  return (int) strtol(s, (char**) NULL, 10);</w:t>
      </w:r>
    </w:p>
    <w:p w14:paraId="7AD6D215" w14:textId="77777777" w:rsidR="00C63B16" w:rsidRPr="00C63B16" w:rsidRDefault="00C63B16" w:rsidP="00C63B16">
      <w:pPr>
        <w:pStyle w:val="Code"/>
        <w:rPr>
          <w:highlight w:val="white"/>
        </w:rPr>
      </w:pPr>
      <w:r w:rsidRPr="00C63B16">
        <w:rPr>
          <w:highlight w:val="white"/>
        </w:rPr>
        <w:t>}</w:t>
      </w:r>
    </w:p>
    <w:p w14:paraId="5DAC8A57" w14:textId="77777777" w:rsidR="00D42D68" w:rsidRDefault="00D42D68" w:rsidP="00C63B16">
      <w:pPr>
        <w:pStyle w:val="Code"/>
        <w:rPr>
          <w:highlight w:val="white"/>
        </w:rPr>
      </w:pPr>
    </w:p>
    <w:p w14:paraId="10C3FE8A" w14:textId="27EA2C27" w:rsidR="00C63B16" w:rsidRPr="00C63B16" w:rsidRDefault="00C63B16" w:rsidP="00C63B16">
      <w:pPr>
        <w:pStyle w:val="Code"/>
        <w:rPr>
          <w:highlight w:val="white"/>
        </w:rPr>
      </w:pPr>
      <w:r w:rsidRPr="00C63B16">
        <w:rPr>
          <w:highlight w:val="white"/>
        </w:rPr>
        <w:t>long atol(char* s) {</w:t>
      </w:r>
    </w:p>
    <w:p w14:paraId="4A08BD1D" w14:textId="77777777" w:rsidR="00C63B16" w:rsidRPr="00C63B16" w:rsidRDefault="00C63B16" w:rsidP="00C63B16">
      <w:pPr>
        <w:pStyle w:val="Code"/>
        <w:rPr>
          <w:highlight w:val="white"/>
        </w:rPr>
      </w:pPr>
      <w:r w:rsidRPr="00C63B16">
        <w:rPr>
          <w:highlight w:val="white"/>
        </w:rPr>
        <w:t xml:space="preserve">  return strtol(s, (char**) NULL, 10);</w:t>
      </w:r>
    </w:p>
    <w:p w14:paraId="4C4BD83A" w14:textId="77777777" w:rsidR="00C63B16" w:rsidRPr="00C63B16" w:rsidRDefault="00C63B16" w:rsidP="00C63B16">
      <w:pPr>
        <w:pStyle w:val="Code"/>
        <w:rPr>
          <w:highlight w:val="white"/>
        </w:rPr>
      </w:pPr>
      <w:r w:rsidRPr="00C63B16">
        <w:rPr>
          <w:highlight w:val="white"/>
        </w:rPr>
        <w:t>}</w:t>
      </w:r>
    </w:p>
    <w:p w14:paraId="14B308FB" w14:textId="17E02D12" w:rsidR="00C63B16" w:rsidRDefault="0033580C" w:rsidP="0033580C">
      <w:pPr>
        <w:rPr>
          <w:highlight w:val="white"/>
        </w:rPr>
      </w:pPr>
      <w:r>
        <w:rPr>
          <w:highlight w:val="white"/>
        </w:rPr>
        <w:t xml:space="preserve">The </w:t>
      </w:r>
      <w:r w:rsidRPr="0033580C">
        <w:rPr>
          <w:rStyle w:val="KeyWord0"/>
          <w:highlight w:val="white"/>
        </w:rPr>
        <w:t>strtol</w:t>
      </w:r>
      <w:r>
        <w:rPr>
          <w:highlight w:val="white"/>
        </w:rPr>
        <w:t xml:space="preserve"> (string-to-long) </w:t>
      </w:r>
    </w:p>
    <w:p w14:paraId="72495FF8" w14:textId="77777777" w:rsidR="00AC074F" w:rsidRPr="00AC074F" w:rsidRDefault="00AC074F" w:rsidP="00AC074F">
      <w:pPr>
        <w:pStyle w:val="Code"/>
        <w:rPr>
          <w:highlight w:val="white"/>
        </w:rPr>
      </w:pPr>
      <w:r w:rsidRPr="00AC074F">
        <w:rPr>
          <w:highlight w:val="white"/>
        </w:rPr>
        <w:t>extern int g_inStatus, g_inChars;</w:t>
      </w:r>
    </w:p>
    <w:p w14:paraId="0E2DD26D" w14:textId="1080A57B" w:rsidR="00AC074F" w:rsidRPr="00AC074F" w:rsidRDefault="00AC074F" w:rsidP="00AC074F">
      <w:pPr>
        <w:pStyle w:val="Code"/>
        <w:rPr>
          <w:highlight w:val="white"/>
        </w:rPr>
      </w:pPr>
      <w:r w:rsidRPr="00AC074F">
        <w:rPr>
          <w:highlight w:val="white"/>
        </w:rPr>
        <w:t>extern void* g_inDevice;</w:t>
      </w:r>
    </w:p>
    <w:p w14:paraId="32590BF8" w14:textId="77777777" w:rsidR="00AC074F" w:rsidRPr="00AC074F" w:rsidRDefault="00AC074F" w:rsidP="00AC074F">
      <w:pPr>
        <w:pStyle w:val="Code"/>
        <w:rPr>
          <w:highlight w:val="white"/>
        </w:rPr>
      </w:pPr>
    </w:p>
    <w:p w14:paraId="0392A050" w14:textId="77777777" w:rsidR="00287E37" w:rsidRPr="00287E37" w:rsidRDefault="00287E37" w:rsidP="00287E37">
      <w:pPr>
        <w:pStyle w:val="Code"/>
        <w:rPr>
          <w:highlight w:val="white"/>
        </w:rPr>
      </w:pPr>
      <w:r w:rsidRPr="00287E37">
        <w:rPr>
          <w:highlight w:val="white"/>
        </w:rPr>
        <w:t>long strtol(char* s, char** endp, int base) {</w:t>
      </w:r>
    </w:p>
    <w:p w14:paraId="2B1CE226" w14:textId="77777777" w:rsidR="00287E37" w:rsidRPr="00287E37" w:rsidRDefault="00287E37" w:rsidP="00287E37">
      <w:pPr>
        <w:pStyle w:val="Code"/>
        <w:rPr>
          <w:highlight w:val="white"/>
        </w:rPr>
      </w:pPr>
      <w:r w:rsidRPr="00287E37">
        <w:rPr>
          <w:highlight w:val="white"/>
        </w:rPr>
        <w:t xml:space="preserve">  g_inStatus = STRING;</w:t>
      </w:r>
    </w:p>
    <w:p w14:paraId="0E1C916B" w14:textId="77777777" w:rsidR="00287E37" w:rsidRPr="00287E37" w:rsidRDefault="00287E37" w:rsidP="00287E37">
      <w:pPr>
        <w:pStyle w:val="Code"/>
        <w:rPr>
          <w:highlight w:val="white"/>
        </w:rPr>
      </w:pPr>
      <w:r w:rsidRPr="00287E37">
        <w:rPr>
          <w:highlight w:val="white"/>
        </w:rPr>
        <w:t xml:space="preserve">  g_inDevice = s;</w:t>
      </w:r>
    </w:p>
    <w:p w14:paraId="79035F87" w14:textId="77777777" w:rsidR="00287E37" w:rsidRPr="00287E37" w:rsidRDefault="00287E37" w:rsidP="00287E37">
      <w:pPr>
        <w:pStyle w:val="Code"/>
        <w:rPr>
          <w:highlight w:val="white"/>
        </w:rPr>
      </w:pPr>
      <w:r w:rsidRPr="00287E37">
        <w:rPr>
          <w:highlight w:val="white"/>
        </w:rPr>
        <w:t xml:space="preserve">  g_inChars = 0;</w:t>
      </w:r>
    </w:p>
    <w:p w14:paraId="54D47163" w14:textId="77777777" w:rsidR="00042CD9" w:rsidRDefault="00042CD9" w:rsidP="00287E37">
      <w:pPr>
        <w:pStyle w:val="Code"/>
        <w:rPr>
          <w:highlight w:val="white"/>
        </w:rPr>
      </w:pPr>
    </w:p>
    <w:p w14:paraId="1174BDF3" w14:textId="33AC26CC" w:rsidR="00287E37" w:rsidRPr="00287E37" w:rsidRDefault="00042CD9" w:rsidP="00287E37">
      <w:pPr>
        <w:pStyle w:val="Code"/>
        <w:rPr>
          <w:highlight w:val="white"/>
        </w:rPr>
      </w:pPr>
      <w:r>
        <w:rPr>
          <w:highlight w:val="white"/>
        </w:rPr>
        <w:t xml:space="preserve">  {</w:t>
      </w:r>
      <w:r w:rsidR="00287E37" w:rsidRPr="00287E37">
        <w:rPr>
          <w:highlight w:val="white"/>
        </w:rPr>
        <w:t xml:space="preserve"> long value = scanLongInt(base);</w:t>
      </w:r>
    </w:p>
    <w:p w14:paraId="46A7C927" w14:textId="77777777" w:rsidR="00287E37" w:rsidRPr="00287E37" w:rsidRDefault="00287E37" w:rsidP="00287E37">
      <w:pPr>
        <w:pStyle w:val="Code"/>
        <w:rPr>
          <w:highlight w:val="white"/>
        </w:rPr>
      </w:pPr>
    </w:p>
    <w:p w14:paraId="2DDCA7A6" w14:textId="6BDDE151" w:rsidR="00287E37" w:rsidRPr="00287E37" w:rsidRDefault="00042CD9" w:rsidP="00287E37">
      <w:pPr>
        <w:pStyle w:val="Code"/>
        <w:rPr>
          <w:highlight w:val="white"/>
        </w:rPr>
      </w:pPr>
      <w:r>
        <w:rPr>
          <w:highlight w:val="white"/>
        </w:rPr>
        <w:t xml:space="preserve">  </w:t>
      </w:r>
      <w:r w:rsidR="00287E37" w:rsidRPr="00287E37">
        <w:rPr>
          <w:highlight w:val="white"/>
        </w:rPr>
        <w:t xml:space="preserve">  if (endp != NULL) {</w:t>
      </w:r>
    </w:p>
    <w:p w14:paraId="051853EA" w14:textId="08FD0997" w:rsidR="00287E37" w:rsidRPr="00287E37" w:rsidRDefault="00287E37" w:rsidP="00287E37">
      <w:pPr>
        <w:pStyle w:val="Code"/>
        <w:rPr>
          <w:highlight w:val="white"/>
        </w:rPr>
      </w:pPr>
      <w:r w:rsidRPr="00287E37">
        <w:rPr>
          <w:highlight w:val="white"/>
        </w:rPr>
        <w:t xml:space="preserve">  </w:t>
      </w:r>
      <w:r w:rsidR="00042CD9">
        <w:rPr>
          <w:highlight w:val="white"/>
        </w:rPr>
        <w:t xml:space="preserve">  </w:t>
      </w:r>
      <w:r w:rsidRPr="00287E37">
        <w:rPr>
          <w:highlight w:val="white"/>
        </w:rPr>
        <w:t xml:space="preserve">  *endp = s + g_inChars;</w:t>
      </w:r>
    </w:p>
    <w:p w14:paraId="1157EBDD" w14:textId="63D9B77C" w:rsidR="00287E37" w:rsidRDefault="00287E37" w:rsidP="00287E37">
      <w:pPr>
        <w:pStyle w:val="Code"/>
        <w:rPr>
          <w:highlight w:val="white"/>
        </w:rPr>
      </w:pPr>
      <w:r w:rsidRPr="00287E37">
        <w:rPr>
          <w:highlight w:val="white"/>
        </w:rPr>
        <w:t xml:space="preserve">  </w:t>
      </w:r>
      <w:r w:rsidR="00042CD9">
        <w:rPr>
          <w:highlight w:val="white"/>
        </w:rPr>
        <w:t xml:space="preserve">  </w:t>
      </w:r>
      <w:r w:rsidRPr="00287E37">
        <w:rPr>
          <w:highlight w:val="white"/>
        </w:rPr>
        <w:t>}</w:t>
      </w:r>
    </w:p>
    <w:p w14:paraId="39A07157" w14:textId="77777777" w:rsidR="00042CD9" w:rsidRDefault="00042CD9" w:rsidP="00287E37">
      <w:pPr>
        <w:pStyle w:val="Code"/>
        <w:rPr>
          <w:highlight w:val="white"/>
        </w:rPr>
      </w:pPr>
    </w:p>
    <w:p w14:paraId="219B0EB0" w14:textId="06F9D657" w:rsidR="00287E37" w:rsidRDefault="00042CD9" w:rsidP="00287E37">
      <w:pPr>
        <w:pStyle w:val="Code"/>
        <w:rPr>
          <w:highlight w:val="white"/>
        </w:rPr>
      </w:pPr>
      <w:r>
        <w:rPr>
          <w:highlight w:val="white"/>
        </w:rPr>
        <w:t xml:space="preserve">  </w:t>
      </w:r>
      <w:r w:rsidR="00287E37" w:rsidRPr="00287E37">
        <w:rPr>
          <w:highlight w:val="white"/>
        </w:rPr>
        <w:t xml:space="preserve">  return value;</w:t>
      </w:r>
    </w:p>
    <w:p w14:paraId="4D28FDDF" w14:textId="78D55AE7" w:rsidR="00042CD9" w:rsidRPr="00287E37" w:rsidRDefault="00042CD9" w:rsidP="00287E37">
      <w:pPr>
        <w:pStyle w:val="Code"/>
        <w:rPr>
          <w:highlight w:val="white"/>
        </w:rPr>
      </w:pPr>
      <w:r>
        <w:rPr>
          <w:highlight w:val="white"/>
        </w:rPr>
        <w:t xml:space="preserve">  }</w:t>
      </w:r>
    </w:p>
    <w:p w14:paraId="548F462F" w14:textId="77777777" w:rsidR="00287E37" w:rsidRPr="00287E37" w:rsidRDefault="00287E37" w:rsidP="00287E37">
      <w:pPr>
        <w:pStyle w:val="Code"/>
        <w:rPr>
          <w:highlight w:val="white"/>
        </w:rPr>
      </w:pPr>
      <w:r w:rsidRPr="00287E37">
        <w:rPr>
          <w:highlight w:val="white"/>
        </w:rPr>
        <w:t>}</w:t>
      </w:r>
    </w:p>
    <w:p w14:paraId="0661D1EF" w14:textId="5C8B39F8" w:rsidR="00287E37" w:rsidRPr="00287E37" w:rsidRDefault="009C1BF4" w:rsidP="009C1BF4">
      <w:pPr>
        <w:rPr>
          <w:highlight w:val="white"/>
        </w:rPr>
      </w:pPr>
      <w:r>
        <w:rPr>
          <w:highlight w:val="white"/>
        </w:rPr>
        <w:t xml:space="preserve">The </w:t>
      </w:r>
      <w:r w:rsidRPr="0033580C">
        <w:rPr>
          <w:rStyle w:val="KeyWord0"/>
          <w:highlight w:val="white"/>
        </w:rPr>
        <w:t>strto</w:t>
      </w:r>
      <w:r>
        <w:rPr>
          <w:rStyle w:val="KeyWord0"/>
          <w:highlight w:val="white"/>
        </w:rPr>
        <w:t>u</w:t>
      </w:r>
      <w:r w:rsidRPr="0033580C">
        <w:rPr>
          <w:rStyle w:val="KeyWord0"/>
          <w:highlight w:val="white"/>
        </w:rPr>
        <w:t>l</w:t>
      </w:r>
      <w:r>
        <w:rPr>
          <w:highlight w:val="white"/>
        </w:rPr>
        <w:t xml:space="preserve"> (string-to-unsigned-long) </w:t>
      </w:r>
    </w:p>
    <w:p w14:paraId="24668636" w14:textId="77777777" w:rsidR="00042CD9" w:rsidRPr="00042CD9" w:rsidRDefault="00042CD9" w:rsidP="00042CD9">
      <w:pPr>
        <w:pStyle w:val="Code"/>
        <w:rPr>
          <w:highlight w:val="white"/>
        </w:rPr>
      </w:pPr>
      <w:r w:rsidRPr="00042CD9">
        <w:rPr>
          <w:highlight w:val="white"/>
        </w:rPr>
        <w:t>unsigned long strtoul(char* s, char** endp, int base) {</w:t>
      </w:r>
    </w:p>
    <w:p w14:paraId="0C37872F" w14:textId="77777777" w:rsidR="00042CD9" w:rsidRPr="00042CD9" w:rsidRDefault="00042CD9" w:rsidP="00042CD9">
      <w:pPr>
        <w:pStyle w:val="Code"/>
        <w:rPr>
          <w:highlight w:val="white"/>
        </w:rPr>
      </w:pPr>
      <w:r w:rsidRPr="00042CD9">
        <w:rPr>
          <w:highlight w:val="white"/>
        </w:rPr>
        <w:t xml:space="preserve">  g_inStatus = STRING;</w:t>
      </w:r>
    </w:p>
    <w:p w14:paraId="4949C714" w14:textId="77777777" w:rsidR="00042CD9" w:rsidRPr="00042CD9" w:rsidRDefault="00042CD9" w:rsidP="00042CD9">
      <w:pPr>
        <w:pStyle w:val="Code"/>
        <w:rPr>
          <w:highlight w:val="white"/>
        </w:rPr>
      </w:pPr>
      <w:r w:rsidRPr="00042CD9">
        <w:rPr>
          <w:highlight w:val="white"/>
        </w:rPr>
        <w:t xml:space="preserve">  g_inDevice = s;</w:t>
      </w:r>
    </w:p>
    <w:p w14:paraId="2E671C2A" w14:textId="77777777" w:rsidR="00042CD9" w:rsidRPr="00042CD9" w:rsidRDefault="00042CD9" w:rsidP="00042CD9">
      <w:pPr>
        <w:pStyle w:val="Code"/>
        <w:rPr>
          <w:highlight w:val="white"/>
        </w:rPr>
      </w:pPr>
      <w:r w:rsidRPr="00042CD9">
        <w:rPr>
          <w:highlight w:val="white"/>
        </w:rPr>
        <w:t xml:space="preserve">  g_inChars = 0;</w:t>
      </w:r>
    </w:p>
    <w:p w14:paraId="44B03F30" w14:textId="77777777" w:rsidR="00042CD9" w:rsidRPr="00042CD9" w:rsidRDefault="00042CD9" w:rsidP="00042CD9">
      <w:pPr>
        <w:pStyle w:val="Code"/>
        <w:rPr>
          <w:highlight w:val="white"/>
        </w:rPr>
      </w:pPr>
      <w:r w:rsidRPr="00042CD9">
        <w:rPr>
          <w:highlight w:val="white"/>
        </w:rPr>
        <w:t xml:space="preserve">  </w:t>
      </w:r>
    </w:p>
    <w:p w14:paraId="3874FCAA" w14:textId="77777777" w:rsidR="00042CD9" w:rsidRPr="00042CD9" w:rsidRDefault="00042CD9" w:rsidP="00042CD9">
      <w:pPr>
        <w:pStyle w:val="Code"/>
        <w:rPr>
          <w:highlight w:val="white"/>
        </w:rPr>
      </w:pPr>
      <w:r w:rsidRPr="00042CD9">
        <w:rPr>
          <w:highlight w:val="white"/>
        </w:rPr>
        <w:t xml:space="preserve">  { unsigned long unsignedLongValue = scanUnsignedLongInt(base);</w:t>
      </w:r>
    </w:p>
    <w:p w14:paraId="7B0DD2A2" w14:textId="77777777" w:rsidR="00042CD9" w:rsidRPr="00042CD9" w:rsidRDefault="00042CD9" w:rsidP="00042CD9">
      <w:pPr>
        <w:pStyle w:val="Code"/>
        <w:rPr>
          <w:highlight w:val="white"/>
        </w:rPr>
      </w:pPr>
    </w:p>
    <w:p w14:paraId="5C5678A0" w14:textId="77777777" w:rsidR="00042CD9" w:rsidRPr="00042CD9" w:rsidRDefault="00042CD9" w:rsidP="00042CD9">
      <w:pPr>
        <w:pStyle w:val="Code"/>
        <w:rPr>
          <w:highlight w:val="white"/>
        </w:rPr>
      </w:pPr>
      <w:r w:rsidRPr="00042CD9">
        <w:rPr>
          <w:highlight w:val="white"/>
        </w:rPr>
        <w:t xml:space="preserve">    if (endp != NULL) {</w:t>
      </w:r>
    </w:p>
    <w:p w14:paraId="7C5E81FD" w14:textId="77777777" w:rsidR="00042CD9" w:rsidRPr="00042CD9" w:rsidRDefault="00042CD9" w:rsidP="00042CD9">
      <w:pPr>
        <w:pStyle w:val="Code"/>
        <w:rPr>
          <w:highlight w:val="white"/>
        </w:rPr>
      </w:pPr>
      <w:r w:rsidRPr="00042CD9">
        <w:rPr>
          <w:highlight w:val="white"/>
        </w:rPr>
        <w:t xml:space="preserve">      *endp = s + g_inChars;</w:t>
      </w:r>
    </w:p>
    <w:p w14:paraId="50ADCE61" w14:textId="77777777" w:rsidR="00042CD9" w:rsidRPr="00042CD9" w:rsidRDefault="00042CD9" w:rsidP="00042CD9">
      <w:pPr>
        <w:pStyle w:val="Code"/>
        <w:rPr>
          <w:highlight w:val="white"/>
        </w:rPr>
      </w:pPr>
      <w:r w:rsidRPr="00042CD9">
        <w:rPr>
          <w:highlight w:val="white"/>
        </w:rPr>
        <w:t xml:space="preserve">    }</w:t>
      </w:r>
    </w:p>
    <w:p w14:paraId="36D348AA" w14:textId="77777777" w:rsidR="00042CD9" w:rsidRPr="00042CD9" w:rsidRDefault="00042CD9" w:rsidP="00042CD9">
      <w:pPr>
        <w:pStyle w:val="Code"/>
        <w:rPr>
          <w:highlight w:val="white"/>
        </w:rPr>
      </w:pPr>
    </w:p>
    <w:p w14:paraId="62976B09" w14:textId="77777777" w:rsidR="00042CD9" w:rsidRPr="00042CD9" w:rsidRDefault="00042CD9" w:rsidP="00042CD9">
      <w:pPr>
        <w:pStyle w:val="Code"/>
        <w:rPr>
          <w:highlight w:val="white"/>
        </w:rPr>
      </w:pPr>
      <w:r w:rsidRPr="00042CD9">
        <w:rPr>
          <w:highlight w:val="white"/>
        </w:rPr>
        <w:t xml:space="preserve">    return unsignedLongValue;</w:t>
      </w:r>
    </w:p>
    <w:p w14:paraId="65F22AD5" w14:textId="77777777" w:rsidR="00042CD9" w:rsidRPr="00042CD9" w:rsidRDefault="00042CD9" w:rsidP="00042CD9">
      <w:pPr>
        <w:pStyle w:val="Code"/>
        <w:rPr>
          <w:highlight w:val="white"/>
        </w:rPr>
      </w:pPr>
      <w:r w:rsidRPr="00042CD9">
        <w:rPr>
          <w:highlight w:val="white"/>
        </w:rPr>
        <w:t xml:space="preserve">  }</w:t>
      </w:r>
    </w:p>
    <w:p w14:paraId="1662232B" w14:textId="77777777" w:rsidR="00042CD9" w:rsidRPr="00042CD9" w:rsidRDefault="00042CD9" w:rsidP="00042CD9">
      <w:pPr>
        <w:pStyle w:val="Code"/>
        <w:rPr>
          <w:highlight w:val="white"/>
        </w:rPr>
      </w:pPr>
      <w:r w:rsidRPr="00042CD9">
        <w:rPr>
          <w:highlight w:val="white"/>
        </w:rPr>
        <w:t>}</w:t>
      </w:r>
    </w:p>
    <w:p w14:paraId="2E1C886A" w14:textId="77777777" w:rsidR="00C63B16" w:rsidRPr="00042CD9" w:rsidRDefault="00C63B16" w:rsidP="00042CD9">
      <w:pPr>
        <w:pStyle w:val="Code"/>
        <w:rPr>
          <w:highlight w:val="white"/>
        </w:rPr>
      </w:pPr>
    </w:p>
    <w:p w14:paraId="17AA1DAE" w14:textId="77777777" w:rsidR="00C63B16" w:rsidRPr="00C63B16" w:rsidRDefault="00C63B16" w:rsidP="00C63B16">
      <w:pPr>
        <w:pStyle w:val="Code"/>
        <w:rPr>
          <w:highlight w:val="white"/>
        </w:rPr>
      </w:pPr>
      <w:r w:rsidRPr="00C63B16">
        <w:rPr>
          <w:highlight w:val="white"/>
        </w:rPr>
        <w:t>double atof(char* s) {</w:t>
      </w:r>
    </w:p>
    <w:p w14:paraId="74416783" w14:textId="77777777" w:rsidR="00C63B16" w:rsidRPr="00C63B16" w:rsidRDefault="00C63B16" w:rsidP="00C63B16">
      <w:pPr>
        <w:pStyle w:val="Code"/>
        <w:rPr>
          <w:highlight w:val="white"/>
        </w:rPr>
      </w:pPr>
      <w:r w:rsidRPr="00C63B16">
        <w:rPr>
          <w:highlight w:val="white"/>
        </w:rPr>
        <w:t xml:space="preserve">  return strtod(s, (char**) NULL);</w:t>
      </w:r>
    </w:p>
    <w:p w14:paraId="0C2CFB7D" w14:textId="77777777" w:rsidR="00C63B16" w:rsidRPr="00C63B16" w:rsidRDefault="00C63B16" w:rsidP="00C63B16">
      <w:pPr>
        <w:pStyle w:val="Code"/>
        <w:rPr>
          <w:highlight w:val="white"/>
        </w:rPr>
      </w:pPr>
      <w:r w:rsidRPr="00C63B16">
        <w:rPr>
          <w:highlight w:val="white"/>
        </w:rPr>
        <w:t>}</w:t>
      </w:r>
    </w:p>
    <w:p w14:paraId="34B8974B" w14:textId="7ED00456" w:rsidR="00C63B16" w:rsidRPr="00C63B16" w:rsidRDefault="00801A29" w:rsidP="00801A29">
      <w:pPr>
        <w:rPr>
          <w:highlight w:val="white"/>
        </w:rPr>
      </w:pPr>
      <w:r>
        <w:rPr>
          <w:highlight w:val="white"/>
        </w:rPr>
        <w:t xml:space="preserve">The </w:t>
      </w:r>
      <w:r w:rsidRPr="0033580C">
        <w:rPr>
          <w:rStyle w:val="KeyWord0"/>
          <w:highlight w:val="white"/>
        </w:rPr>
        <w:t>strto</w:t>
      </w:r>
      <w:r>
        <w:rPr>
          <w:rStyle w:val="KeyWord0"/>
          <w:highlight w:val="white"/>
        </w:rPr>
        <w:t>d</w:t>
      </w:r>
      <w:r>
        <w:rPr>
          <w:highlight w:val="white"/>
        </w:rPr>
        <w:t xml:space="preserve"> (string-to-double) </w:t>
      </w:r>
    </w:p>
    <w:p w14:paraId="2890EA85" w14:textId="77777777" w:rsidR="00C63B16" w:rsidRPr="00C63B16" w:rsidRDefault="00C63B16" w:rsidP="00C63B16">
      <w:pPr>
        <w:pStyle w:val="Code"/>
        <w:rPr>
          <w:highlight w:val="white"/>
        </w:rPr>
      </w:pPr>
      <w:r w:rsidRPr="00C63B16">
        <w:rPr>
          <w:highlight w:val="white"/>
        </w:rPr>
        <w:t>double strtod(char* s, char** endp) {</w:t>
      </w:r>
    </w:p>
    <w:p w14:paraId="5A81B4BA" w14:textId="77777777" w:rsidR="00C63B16" w:rsidRPr="00C63B16" w:rsidRDefault="00C63B16" w:rsidP="00C63B16">
      <w:pPr>
        <w:pStyle w:val="Code"/>
        <w:rPr>
          <w:highlight w:val="white"/>
        </w:rPr>
      </w:pPr>
      <w:r w:rsidRPr="00C63B16">
        <w:rPr>
          <w:highlight w:val="white"/>
        </w:rPr>
        <w:t xml:space="preserve">  int chars = '\0';</w:t>
      </w:r>
    </w:p>
    <w:p w14:paraId="3CFF1731" w14:textId="77777777" w:rsidR="00C63B16" w:rsidRPr="00C63B16" w:rsidRDefault="00C63B16" w:rsidP="00C63B16">
      <w:pPr>
        <w:pStyle w:val="Code"/>
        <w:rPr>
          <w:highlight w:val="white"/>
        </w:rPr>
      </w:pPr>
      <w:r w:rsidRPr="00C63B16">
        <w:rPr>
          <w:highlight w:val="white"/>
        </w:rPr>
        <w:t xml:space="preserve">  double value = 0;</w:t>
      </w:r>
    </w:p>
    <w:p w14:paraId="2129818D" w14:textId="77777777" w:rsidR="00C63B16" w:rsidRPr="00C63B16" w:rsidRDefault="00C63B16" w:rsidP="00C63B16">
      <w:pPr>
        <w:pStyle w:val="Code"/>
        <w:rPr>
          <w:highlight w:val="white"/>
        </w:rPr>
      </w:pPr>
      <w:r w:rsidRPr="00C63B16">
        <w:rPr>
          <w:highlight w:val="white"/>
        </w:rPr>
        <w:t xml:space="preserve">  sscanf(s, "%lf%n", &amp;value, &amp;chars);</w:t>
      </w:r>
    </w:p>
    <w:p w14:paraId="505BD464" w14:textId="77777777" w:rsidR="00C63B16" w:rsidRPr="00C63B16" w:rsidRDefault="00C63B16" w:rsidP="00C63B16">
      <w:pPr>
        <w:pStyle w:val="Code"/>
        <w:rPr>
          <w:highlight w:val="white"/>
        </w:rPr>
      </w:pPr>
    </w:p>
    <w:p w14:paraId="6DEFD5D2" w14:textId="77777777" w:rsidR="00C63B16" w:rsidRPr="00C63B16" w:rsidRDefault="00C63B16" w:rsidP="00C63B16">
      <w:pPr>
        <w:pStyle w:val="Code"/>
        <w:rPr>
          <w:highlight w:val="white"/>
        </w:rPr>
      </w:pPr>
      <w:r w:rsidRPr="00C63B16">
        <w:rPr>
          <w:highlight w:val="white"/>
        </w:rPr>
        <w:t xml:space="preserve">  if (endp != NULL) {</w:t>
      </w:r>
    </w:p>
    <w:p w14:paraId="24EABCCC" w14:textId="77777777" w:rsidR="00C63B16" w:rsidRPr="00C63B16" w:rsidRDefault="00C63B16" w:rsidP="00C63B16">
      <w:pPr>
        <w:pStyle w:val="Code"/>
        <w:rPr>
          <w:highlight w:val="white"/>
        </w:rPr>
      </w:pPr>
      <w:r w:rsidRPr="00C63B16">
        <w:rPr>
          <w:highlight w:val="white"/>
        </w:rPr>
        <w:t xml:space="preserve">    *endp = s + chars;</w:t>
      </w:r>
    </w:p>
    <w:p w14:paraId="5C5999FA" w14:textId="77777777" w:rsidR="00C63B16" w:rsidRPr="00C63B16" w:rsidRDefault="00C63B16" w:rsidP="00C63B16">
      <w:pPr>
        <w:pStyle w:val="Code"/>
        <w:rPr>
          <w:highlight w:val="white"/>
        </w:rPr>
      </w:pPr>
      <w:r w:rsidRPr="00C63B16">
        <w:rPr>
          <w:highlight w:val="white"/>
        </w:rPr>
        <w:t xml:space="preserve">  }</w:t>
      </w:r>
    </w:p>
    <w:p w14:paraId="7474EAAD" w14:textId="77777777" w:rsidR="00C63B16" w:rsidRPr="00C63B16" w:rsidRDefault="00C63B16" w:rsidP="00C63B16">
      <w:pPr>
        <w:pStyle w:val="Code"/>
        <w:rPr>
          <w:highlight w:val="white"/>
        </w:rPr>
      </w:pPr>
    </w:p>
    <w:p w14:paraId="445BED67" w14:textId="77777777" w:rsidR="00C63B16" w:rsidRPr="00C63B16" w:rsidRDefault="00C63B16" w:rsidP="00C63B16">
      <w:pPr>
        <w:pStyle w:val="Code"/>
        <w:rPr>
          <w:highlight w:val="white"/>
        </w:rPr>
      </w:pPr>
      <w:r w:rsidRPr="00C63B16">
        <w:rPr>
          <w:highlight w:val="white"/>
        </w:rPr>
        <w:t xml:space="preserve">  return value;</w:t>
      </w:r>
    </w:p>
    <w:p w14:paraId="15AF5A51" w14:textId="77777777" w:rsidR="00C63B16" w:rsidRPr="00C63B16" w:rsidRDefault="00C63B16" w:rsidP="00C63B16">
      <w:pPr>
        <w:pStyle w:val="Code"/>
        <w:rPr>
          <w:highlight w:val="white"/>
        </w:rPr>
      </w:pPr>
      <w:r w:rsidRPr="00C63B16">
        <w:rPr>
          <w:highlight w:val="white"/>
        </w:rPr>
        <w:t>}</w:t>
      </w:r>
    </w:p>
    <w:p w14:paraId="03289D5C" w14:textId="77777777" w:rsidR="00C63B16" w:rsidRPr="00C63B16" w:rsidRDefault="00C63B16" w:rsidP="00C63B16">
      <w:pPr>
        <w:pStyle w:val="Code"/>
        <w:rPr>
          <w:highlight w:val="white"/>
        </w:rPr>
      </w:pPr>
    </w:p>
    <w:p w14:paraId="48299449" w14:textId="77777777" w:rsidR="00C63B16" w:rsidRPr="00C63B16" w:rsidRDefault="00C63B16" w:rsidP="00C63B16">
      <w:pPr>
        <w:pStyle w:val="Code"/>
        <w:rPr>
          <w:highlight w:val="white"/>
        </w:rPr>
      </w:pPr>
      <w:r w:rsidRPr="00C63B16">
        <w:rPr>
          <w:highlight w:val="white"/>
        </w:rPr>
        <w:t>void abort(void) {</w:t>
      </w:r>
    </w:p>
    <w:p w14:paraId="7E2A8165" w14:textId="77777777" w:rsidR="00C63B16" w:rsidRPr="00C63B16" w:rsidRDefault="00C63B16" w:rsidP="00C63B16">
      <w:pPr>
        <w:pStyle w:val="Code"/>
        <w:rPr>
          <w:highlight w:val="white"/>
        </w:rPr>
      </w:pPr>
      <w:r w:rsidRPr="00C63B16">
        <w:rPr>
          <w:highlight w:val="white"/>
        </w:rPr>
        <w:t>#ifdef __WINDOWS__</w:t>
      </w:r>
    </w:p>
    <w:p w14:paraId="3FB2FE78" w14:textId="77777777" w:rsidR="00C63B16" w:rsidRPr="00C63B16" w:rsidRDefault="00C63B16" w:rsidP="00C63B16">
      <w:pPr>
        <w:pStyle w:val="Code"/>
        <w:rPr>
          <w:highlight w:val="white"/>
        </w:rPr>
      </w:pPr>
      <w:r w:rsidRPr="00C63B16">
        <w:rPr>
          <w:highlight w:val="white"/>
        </w:rPr>
        <w:t xml:space="preserve">  register_ah = 0x4Cs;</w:t>
      </w:r>
    </w:p>
    <w:p w14:paraId="50D92852" w14:textId="77777777" w:rsidR="00C63B16" w:rsidRPr="00C63B16" w:rsidRDefault="00C63B16" w:rsidP="00C63B16">
      <w:pPr>
        <w:pStyle w:val="Code"/>
        <w:rPr>
          <w:highlight w:val="white"/>
        </w:rPr>
      </w:pPr>
      <w:r w:rsidRPr="00C63B16">
        <w:rPr>
          <w:highlight w:val="white"/>
        </w:rPr>
        <w:t xml:space="preserve">  register_al = -1s;</w:t>
      </w:r>
    </w:p>
    <w:p w14:paraId="35ECACC1" w14:textId="77777777" w:rsidR="00C63B16" w:rsidRPr="00C63B16" w:rsidRDefault="00C63B16" w:rsidP="00C63B16">
      <w:pPr>
        <w:pStyle w:val="Code"/>
        <w:rPr>
          <w:highlight w:val="white"/>
        </w:rPr>
      </w:pPr>
      <w:r w:rsidRPr="00C63B16">
        <w:rPr>
          <w:highlight w:val="white"/>
        </w:rPr>
        <w:t xml:space="preserve">  interrupt(0x21s);</w:t>
      </w:r>
    </w:p>
    <w:p w14:paraId="53AC2F38" w14:textId="77777777" w:rsidR="00C63B16" w:rsidRPr="00C63B16" w:rsidRDefault="00C63B16" w:rsidP="00C63B16">
      <w:pPr>
        <w:pStyle w:val="Code"/>
        <w:rPr>
          <w:highlight w:val="white"/>
        </w:rPr>
      </w:pPr>
      <w:r w:rsidRPr="00C63B16">
        <w:rPr>
          <w:highlight w:val="white"/>
        </w:rPr>
        <w:t>#endif</w:t>
      </w:r>
    </w:p>
    <w:p w14:paraId="0F9C5FA6" w14:textId="77777777" w:rsidR="00C63B16" w:rsidRPr="00C63B16" w:rsidRDefault="00C63B16" w:rsidP="00C63B16">
      <w:pPr>
        <w:pStyle w:val="Code"/>
        <w:rPr>
          <w:highlight w:val="white"/>
        </w:rPr>
      </w:pPr>
    </w:p>
    <w:p w14:paraId="7D0E10C8" w14:textId="77777777" w:rsidR="00C63B16" w:rsidRPr="00C63B16" w:rsidRDefault="00C63B16" w:rsidP="00C63B16">
      <w:pPr>
        <w:pStyle w:val="Code"/>
        <w:rPr>
          <w:highlight w:val="white"/>
        </w:rPr>
      </w:pPr>
      <w:r w:rsidRPr="00C63B16">
        <w:rPr>
          <w:highlight w:val="white"/>
        </w:rPr>
        <w:t>#ifdef __LINUX__</w:t>
      </w:r>
    </w:p>
    <w:p w14:paraId="1FA6D2AD" w14:textId="77777777" w:rsidR="00C63B16" w:rsidRPr="00C63B16" w:rsidRDefault="00C63B16" w:rsidP="00C63B16">
      <w:pPr>
        <w:pStyle w:val="Code"/>
        <w:rPr>
          <w:highlight w:val="white"/>
        </w:rPr>
      </w:pPr>
      <w:r w:rsidRPr="00C63B16">
        <w:rPr>
          <w:highlight w:val="white"/>
        </w:rPr>
        <w:t xml:space="preserve">  register_rax = 60L;</w:t>
      </w:r>
    </w:p>
    <w:p w14:paraId="5DED00CD" w14:textId="77777777" w:rsidR="00C63B16" w:rsidRPr="00C63B16" w:rsidRDefault="00C63B16" w:rsidP="00C63B16">
      <w:pPr>
        <w:pStyle w:val="Code"/>
        <w:rPr>
          <w:highlight w:val="white"/>
        </w:rPr>
      </w:pPr>
      <w:r w:rsidRPr="00C63B16">
        <w:rPr>
          <w:highlight w:val="white"/>
        </w:rPr>
        <w:t xml:space="preserve">  register_rdi = -1L;</w:t>
      </w:r>
    </w:p>
    <w:p w14:paraId="68449D06" w14:textId="77777777" w:rsidR="00C63B16" w:rsidRPr="00C63B16" w:rsidRDefault="00C63B16" w:rsidP="00C63B16">
      <w:pPr>
        <w:pStyle w:val="Code"/>
        <w:rPr>
          <w:highlight w:val="white"/>
        </w:rPr>
      </w:pPr>
      <w:r w:rsidRPr="00C63B16">
        <w:rPr>
          <w:highlight w:val="white"/>
        </w:rPr>
        <w:t xml:space="preserve">  syscall();</w:t>
      </w:r>
    </w:p>
    <w:p w14:paraId="2B48E63E" w14:textId="77777777" w:rsidR="00C63B16" w:rsidRPr="00C63B16" w:rsidRDefault="00C63B16" w:rsidP="00C63B16">
      <w:pPr>
        <w:pStyle w:val="Code"/>
        <w:rPr>
          <w:highlight w:val="white"/>
        </w:rPr>
      </w:pPr>
      <w:r w:rsidRPr="00C63B16">
        <w:rPr>
          <w:highlight w:val="white"/>
        </w:rPr>
        <w:t>#endif</w:t>
      </w:r>
    </w:p>
    <w:p w14:paraId="26B5A40E" w14:textId="77777777" w:rsidR="00C63B16" w:rsidRPr="00C63B16" w:rsidRDefault="00C63B16" w:rsidP="00C63B16">
      <w:pPr>
        <w:pStyle w:val="Code"/>
        <w:rPr>
          <w:highlight w:val="white"/>
        </w:rPr>
      </w:pPr>
      <w:r w:rsidRPr="00C63B16">
        <w:rPr>
          <w:highlight w:val="white"/>
        </w:rPr>
        <w:t>}</w:t>
      </w:r>
    </w:p>
    <w:p w14:paraId="21636429" w14:textId="77777777" w:rsidR="00C63B16" w:rsidRPr="00C63B16" w:rsidRDefault="00C63B16" w:rsidP="00C63B16">
      <w:pPr>
        <w:pStyle w:val="Code"/>
        <w:rPr>
          <w:highlight w:val="white"/>
        </w:rPr>
      </w:pPr>
    </w:p>
    <w:p w14:paraId="7D063FC6" w14:textId="77777777" w:rsidR="00C63B16" w:rsidRPr="00C63B16" w:rsidRDefault="00C63B16" w:rsidP="00C63B16">
      <w:pPr>
        <w:pStyle w:val="Code"/>
        <w:rPr>
          <w:highlight w:val="white"/>
        </w:rPr>
      </w:pPr>
      <w:r w:rsidRPr="00C63B16">
        <w:rPr>
          <w:highlight w:val="white"/>
        </w:rPr>
        <w:t>char* getenv(const char* /* name */) {</w:t>
      </w:r>
    </w:p>
    <w:p w14:paraId="73C988AF" w14:textId="77777777" w:rsidR="00C63B16" w:rsidRPr="00C63B16" w:rsidRDefault="00C63B16" w:rsidP="00C63B16">
      <w:pPr>
        <w:pStyle w:val="Code"/>
        <w:rPr>
          <w:highlight w:val="white"/>
        </w:rPr>
      </w:pPr>
      <w:r w:rsidRPr="00C63B16">
        <w:rPr>
          <w:highlight w:val="white"/>
        </w:rPr>
        <w:t xml:space="preserve">  return NULL;</w:t>
      </w:r>
    </w:p>
    <w:p w14:paraId="158DA839" w14:textId="77777777" w:rsidR="00C63B16" w:rsidRPr="00C63B16" w:rsidRDefault="00C63B16" w:rsidP="00C63B16">
      <w:pPr>
        <w:pStyle w:val="Code"/>
        <w:rPr>
          <w:highlight w:val="white"/>
        </w:rPr>
      </w:pPr>
      <w:r w:rsidRPr="00C63B16">
        <w:rPr>
          <w:highlight w:val="white"/>
        </w:rPr>
        <w:t>}</w:t>
      </w:r>
    </w:p>
    <w:p w14:paraId="767B55EA" w14:textId="77777777" w:rsidR="00C63B16" w:rsidRPr="00C63B16" w:rsidRDefault="00C63B16" w:rsidP="00C63B16">
      <w:pPr>
        <w:pStyle w:val="Code"/>
        <w:rPr>
          <w:highlight w:val="white"/>
        </w:rPr>
      </w:pPr>
    </w:p>
    <w:p w14:paraId="749BEF96" w14:textId="77777777" w:rsidR="00C63B16" w:rsidRPr="00C63B16" w:rsidRDefault="00C63B16" w:rsidP="00C63B16">
      <w:pPr>
        <w:pStyle w:val="Code"/>
        <w:rPr>
          <w:highlight w:val="white"/>
        </w:rPr>
      </w:pPr>
      <w:r w:rsidRPr="00C63B16">
        <w:rPr>
          <w:highlight w:val="white"/>
        </w:rPr>
        <w:t>int system(const char* /* command */) {</w:t>
      </w:r>
    </w:p>
    <w:p w14:paraId="1D4337D1" w14:textId="77777777" w:rsidR="00C63B16" w:rsidRPr="00C63B16" w:rsidRDefault="00C63B16" w:rsidP="00C63B16">
      <w:pPr>
        <w:pStyle w:val="Code"/>
        <w:rPr>
          <w:highlight w:val="white"/>
        </w:rPr>
      </w:pPr>
      <w:r w:rsidRPr="00C63B16">
        <w:rPr>
          <w:highlight w:val="white"/>
        </w:rPr>
        <w:t xml:space="preserve">  return -1;</w:t>
      </w:r>
    </w:p>
    <w:p w14:paraId="36C11D2D" w14:textId="77777777" w:rsidR="00C63B16" w:rsidRPr="00C63B16" w:rsidRDefault="00C63B16" w:rsidP="00C63B16">
      <w:pPr>
        <w:pStyle w:val="Code"/>
        <w:rPr>
          <w:highlight w:val="white"/>
        </w:rPr>
      </w:pPr>
      <w:r w:rsidRPr="00C63B16">
        <w:rPr>
          <w:highlight w:val="white"/>
        </w:rPr>
        <w:t>}</w:t>
      </w:r>
    </w:p>
    <w:p w14:paraId="29890F6E" w14:textId="77777777" w:rsidR="00C63B16" w:rsidRPr="00C63B16" w:rsidRDefault="00C63B16" w:rsidP="00C63B16">
      <w:pPr>
        <w:pStyle w:val="Code"/>
        <w:rPr>
          <w:highlight w:val="white"/>
        </w:rPr>
      </w:pPr>
    </w:p>
    <w:p w14:paraId="0A21BEC3" w14:textId="77777777" w:rsidR="00C63B16" w:rsidRPr="00C63B16" w:rsidRDefault="00C63B16" w:rsidP="00C63B16">
      <w:pPr>
        <w:pStyle w:val="Code"/>
        <w:rPr>
          <w:highlight w:val="white"/>
        </w:rPr>
      </w:pPr>
      <w:r w:rsidRPr="00C63B16">
        <w:rPr>
          <w:highlight w:val="white"/>
        </w:rPr>
        <w:t>void memswp(void* value1, void* value2, int valueSize) {</w:t>
      </w:r>
    </w:p>
    <w:p w14:paraId="4BA00379" w14:textId="77777777" w:rsidR="00C63B16" w:rsidRPr="00C63B16" w:rsidRDefault="00C63B16" w:rsidP="00C63B16">
      <w:pPr>
        <w:pStyle w:val="Code"/>
        <w:rPr>
          <w:highlight w:val="white"/>
        </w:rPr>
      </w:pPr>
      <w:r w:rsidRPr="00C63B16">
        <w:rPr>
          <w:highlight w:val="white"/>
        </w:rPr>
        <w:t xml:space="preserve">  char* charValue1 = (char*) value1;</w:t>
      </w:r>
    </w:p>
    <w:p w14:paraId="54B2217B" w14:textId="77777777" w:rsidR="00C63B16" w:rsidRPr="00C63B16" w:rsidRDefault="00C63B16" w:rsidP="00C63B16">
      <w:pPr>
        <w:pStyle w:val="Code"/>
        <w:rPr>
          <w:highlight w:val="white"/>
        </w:rPr>
      </w:pPr>
      <w:r w:rsidRPr="00C63B16">
        <w:rPr>
          <w:highlight w:val="white"/>
        </w:rPr>
        <w:t xml:space="preserve">  char* charValue2 = (char*) value2;</w:t>
      </w:r>
    </w:p>
    <w:p w14:paraId="50BB546F" w14:textId="77777777" w:rsidR="00C63B16" w:rsidRPr="00C63B16" w:rsidRDefault="00C63B16" w:rsidP="00C63B16">
      <w:pPr>
        <w:pStyle w:val="Code"/>
        <w:rPr>
          <w:highlight w:val="white"/>
        </w:rPr>
      </w:pPr>
    </w:p>
    <w:p w14:paraId="3DA2FD9E" w14:textId="77777777" w:rsidR="00C63B16" w:rsidRPr="00C63B16" w:rsidRDefault="00C63B16" w:rsidP="00C63B16">
      <w:pPr>
        <w:pStyle w:val="Code"/>
        <w:rPr>
          <w:highlight w:val="white"/>
        </w:rPr>
      </w:pPr>
      <w:r w:rsidRPr="00C63B16">
        <w:rPr>
          <w:highlight w:val="white"/>
        </w:rPr>
        <w:t xml:space="preserve">  int index;</w:t>
      </w:r>
    </w:p>
    <w:p w14:paraId="30E86154" w14:textId="77777777" w:rsidR="00C63B16" w:rsidRPr="00C63B16" w:rsidRDefault="00C63B16" w:rsidP="00C63B16">
      <w:pPr>
        <w:pStyle w:val="Code"/>
        <w:rPr>
          <w:highlight w:val="white"/>
        </w:rPr>
      </w:pPr>
      <w:r w:rsidRPr="00C63B16">
        <w:rPr>
          <w:highlight w:val="white"/>
        </w:rPr>
        <w:t xml:space="preserve">  for (index = 0; index &lt; valueSize; ++index) {</w:t>
      </w:r>
    </w:p>
    <w:p w14:paraId="5DEA9F91" w14:textId="77777777" w:rsidR="00C63B16" w:rsidRPr="00C63B16" w:rsidRDefault="00C63B16" w:rsidP="00C63B16">
      <w:pPr>
        <w:pStyle w:val="Code"/>
        <w:rPr>
          <w:highlight w:val="white"/>
        </w:rPr>
      </w:pPr>
      <w:r w:rsidRPr="00C63B16">
        <w:rPr>
          <w:highlight w:val="white"/>
        </w:rPr>
        <w:t xml:space="preserve">    char tempValue = charValue1[index];</w:t>
      </w:r>
    </w:p>
    <w:p w14:paraId="0CF86588" w14:textId="77777777" w:rsidR="00C63B16" w:rsidRPr="00C63B16" w:rsidRDefault="00C63B16" w:rsidP="00C63B16">
      <w:pPr>
        <w:pStyle w:val="Code"/>
        <w:rPr>
          <w:highlight w:val="white"/>
        </w:rPr>
      </w:pPr>
      <w:r w:rsidRPr="00C63B16">
        <w:rPr>
          <w:highlight w:val="white"/>
        </w:rPr>
        <w:t xml:space="preserve">    charValue1[index] = charValue2[index];</w:t>
      </w:r>
    </w:p>
    <w:p w14:paraId="305BBC71" w14:textId="77777777" w:rsidR="00C63B16" w:rsidRPr="00C63B16" w:rsidRDefault="00C63B16" w:rsidP="00C63B16">
      <w:pPr>
        <w:pStyle w:val="Code"/>
        <w:rPr>
          <w:highlight w:val="white"/>
        </w:rPr>
      </w:pPr>
      <w:r w:rsidRPr="00C63B16">
        <w:rPr>
          <w:highlight w:val="white"/>
        </w:rPr>
        <w:lastRenderedPageBreak/>
        <w:t xml:space="preserve">    charValue2[index] = tempValue;</w:t>
      </w:r>
    </w:p>
    <w:p w14:paraId="4A591111" w14:textId="77777777" w:rsidR="00C63B16" w:rsidRPr="00C63B16" w:rsidRDefault="00C63B16" w:rsidP="00C63B16">
      <w:pPr>
        <w:pStyle w:val="Code"/>
        <w:rPr>
          <w:highlight w:val="white"/>
        </w:rPr>
      </w:pPr>
      <w:r w:rsidRPr="00C63B16">
        <w:rPr>
          <w:highlight w:val="white"/>
        </w:rPr>
        <w:t xml:space="preserve">  }</w:t>
      </w:r>
    </w:p>
    <w:p w14:paraId="55F0A718" w14:textId="77777777" w:rsidR="00C63B16" w:rsidRPr="00C63B16" w:rsidRDefault="00C63B16" w:rsidP="00C63B16">
      <w:pPr>
        <w:pStyle w:val="Code"/>
        <w:rPr>
          <w:highlight w:val="white"/>
        </w:rPr>
      </w:pPr>
      <w:r w:rsidRPr="00C63B16">
        <w:rPr>
          <w:highlight w:val="white"/>
        </w:rPr>
        <w:t>}</w:t>
      </w:r>
    </w:p>
    <w:p w14:paraId="0C472F78" w14:textId="77777777" w:rsidR="00C63B16" w:rsidRPr="00C63B16" w:rsidRDefault="00C63B16" w:rsidP="00C63B16">
      <w:pPr>
        <w:pStyle w:val="Code"/>
        <w:rPr>
          <w:highlight w:val="white"/>
        </w:rPr>
      </w:pPr>
    </w:p>
    <w:p w14:paraId="118ACAE8" w14:textId="77777777" w:rsidR="00C63B16" w:rsidRDefault="00C63B16" w:rsidP="00C63B16">
      <w:pPr>
        <w:pStyle w:val="Code"/>
        <w:rPr>
          <w:highlight w:val="white"/>
        </w:rPr>
      </w:pPr>
      <w:r w:rsidRPr="00C63B16">
        <w:rPr>
          <w:highlight w:val="white"/>
        </w:rPr>
        <w:t>void* bsearch(const void* keyPtr, const void* valueList,</w:t>
      </w:r>
    </w:p>
    <w:p w14:paraId="21F4C9B7" w14:textId="2CABCD0E" w:rsidR="00C63B16" w:rsidRPr="00C63B16" w:rsidRDefault="00C63B16" w:rsidP="00C63B16">
      <w:pPr>
        <w:pStyle w:val="Code"/>
        <w:rPr>
          <w:highlight w:val="white"/>
        </w:rPr>
      </w:pPr>
      <w:r>
        <w:rPr>
          <w:highlight w:val="white"/>
        </w:rPr>
        <w:t xml:space="preserve">             </w:t>
      </w:r>
      <w:r w:rsidRPr="00C63B16">
        <w:rPr>
          <w:highlight w:val="white"/>
        </w:rPr>
        <w:t xml:space="preserve"> size_t listSize, size_t valueSize,</w:t>
      </w:r>
    </w:p>
    <w:p w14:paraId="46EB3105" w14:textId="704A48F8" w:rsidR="00C63B16" w:rsidRPr="00C63B16" w:rsidRDefault="00C63B16" w:rsidP="00C63B16">
      <w:pPr>
        <w:pStyle w:val="Code"/>
        <w:rPr>
          <w:highlight w:val="white"/>
        </w:rPr>
      </w:pPr>
      <w:r>
        <w:rPr>
          <w:highlight w:val="white"/>
        </w:rPr>
        <w:t xml:space="preserve">              </w:t>
      </w:r>
      <w:r w:rsidRPr="00C63B16">
        <w:rPr>
          <w:highlight w:val="white"/>
        </w:rPr>
        <w:t>int (*compare)(const void*, const void*)) {</w:t>
      </w:r>
    </w:p>
    <w:p w14:paraId="47C467DB" w14:textId="77777777" w:rsidR="00C63B16" w:rsidRPr="00C63B16" w:rsidRDefault="00C63B16" w:rsidP="00C63B16">
      <w:pPr>
        <w:pStyle w:val="Code"/>
        <w:rPr>
          <w:highlight w:val="white"/>
        </w:rPr>
      </w:pPr>
      <w:r w:rsidRPr="00C63B16">
        <w:rPr>
          <w:highlight w:val="white"/>
        </w:rPr>
        <w:t xml:space="preserve">  int firstIndex = 0, lastIndex = listSize - 1;</w:t>
      </w:r>
    </w:p>
    <w:p w14:paraId="54D10AA2" w14:textId="77777777" w:rsidR="00C63B16" w:rsidRPr="00C63B16" w:rsidRDefault="00C63B16" w:rsidP="00C63B16">
      <w:pPr>
        <w:pStyle w:val="Code"/>
        <w:rPr>
          <w:highlight w:val="white"/>
        </w:rPr>
      </w:pPr>
    </w:p>
    <w:p w14:paraId="7291CD07" w14:textId="77777777" w:rsidR="00C63B16" w:rsidRPr="00C63B16" w:rsidRDefault="00C63B16" w:rsidP="00C63B16">
      <w:pPr>
        <w:pStyle w:val="Code"/>
        <w:rPr>
          <w:highlight w:val="white"/>
        </w:rPr>
      </w:pPr>
      <w:r w:rsidRPr="00C63B16">
        <w:rPr>
          <w:highlight w:val="white"/>
        </w:rPr>
        <w:t xml:space="preserve">  if (listSize == 0) {</w:t>
      </w:r>
    </w:p>
    <w:p w14:paraId="5E738020" w14:textId="77777777" w:rsidR="00C63B16" w:rsidRPr="00C63B16" w:rsidRDefault="00C63B16" w:rsidP="00C63B16">
      <w:pPr>
        <w:pStyle w:val="Code"/>
        <w:rPr>
          <w:highlight w:val="white"/>
        </w:rPr>
      </w:pPr>
      <w:r w:rsidRPr="00C63B16">
        <w:rPr>
          <w:highlight w:val="white"/>
        </w:rPr>
        <w:t xml:space="preserve">    return NULL;</w:t>
      </w:r>
    </w:p>
    <w:p w14:paraId="10072BC3" w14:textId="77777777" w:rsidR="00C63B16" w:rsidRPr="00C63B16" w:rsidRDefault="00C63B16" w:rsidP="00C63B16">
      <w:pPr>
        <w:pStyle w:val="Code"/>
        <w:rPr>
          <w:highlight w:val="white"/>
        </w:rPr>
      </w:pPr>
      <w:r w:rsidRPr="00C63B16">
        <w:rPr>
          <w:highlight w:val="white"/>
        </w:rPr>
        <w:t xml:space="preserve">  }</w:t>
      </w:r>
    </w:p>
    <w:p w14:paraId="7E268D09" w14:textId="77777777" w:rsidR="00C63B16" w:rsidRPr="00C63B16" w:rsidRDefault="00C63B16" w:rsidP="00C63B16">
      <w:pPr>
        <w:pStyle w:val="Code"/>
        <w:rPr>
          <w:highlight w:val="white"/>
        </w:rPr>
      </w:pPr>
    </w:p>
    <w:p w14:paraId="27FD9120" w14:textId="77777777" w:rsidR="00C63B16" w:rsidRPr="00C63B16" w:rsidRDefault="00C63B16" w:rsidP="00C63B16">
      <w:pPr>
        <w:pStyle w:val="Code"/>
        <w:rPr>
          <w:highlight w:val="white"/>
        </w:rPr>
      </w:pPr>
      <w:r w:rsidRPr="00C63B16">
        <w:rPr>
          <w:highlight w:val="white"/>
        </w:rPr>
        <w:t xml:space="preserve">  while (TRUE) {</w:t>
      </w:r>
    </w:p>
    <w:p w14:paraId="45B54008" w14:textId="77777777" w:rsidR="00C63B16" w:rsidRPr="00C63B16" w:rsidRDefault="00C63B16" w:rsidP="00C63B16">
      <w:pPr>
        <w:pStyle w:val="Code"/>
        <w:rPr>
          <w:highlight w:val="white"/>
        </w:rPr>
      </w:pPr>
      <w:r w:rsidRPr="00C63B16">
        <w:rPr>
          <w:highlight w:val="white"/>
        </w:rPr>
        <w:t xml:space="preserve">    { char* firstValuePtr = ((char*) valueList) + (firstIndex * valueSize);</w:t>
      </w:r>
    </w:p>
    <w:p w14:paraId="556650B7" w14:textId="77777777" w:rsidR="00C63B16" w:rsidRPr="00C63B16" w:rsidRDefault="00C63B16" w:rsidP="00C63B16">
      <w:pPr>
        <w:pStyle w:val="Code"/>
        <w:rPr>
          <w:highlight w:val="white"/>
        </w:rPr>
      </w:pPr>
      <w:r w:rsidRPr="00C63B16">
        <w:rPr>
          <w:highlight w:val="white"/>
        </w:rPr>
        <w:t xml:space="preserve">      int firstCompare = compare(keyPtr, firstValuePtr);</w:t>
      </w:r>
    </w:p>
    <w:p w14:paraId="51336634" w14:textId="77777777" w:rsidR="00C63B16" w:rsidRPr="00C63B16" w:rsidRDefault="00C63B16" w:rsidP="00C63B16">
      <w:pPr>
        <w:pStyle w:val="Code"/>
        <w:rPr>
          <w:highlight w:val="white"/>
        </w:rPr>
      </w:pPr>
    </w:p>
    <w:p w14:paraId="3BE4BE0B" w14:textId="77777777" w:rsidR="00C63B16" w:rsidRPr="00C63B16" w:rsidRDefault="00C63B16" w:rsidP="00C63B16">
      <w:pPr>
        <w:pStyle w:val="Code"/>
        <w:rPr>
          <w:highlight w:val="white"/>
        </w:rPr>
      </w:pPr>
      <w:r w:rsidRPr="00C63B16">
        <w:rPr>
          <w:highlight w:val="white"/>
        </w:rPr>
        <w:t xml:space="preserve">      if (firstCompare &lt; 0) {</w:t>
      </w:r>
    </w:p>
    <w:p w14:paraId="515B8E14" w14:textId="77777777" w:rsidR="00C63B16" w:rsidRPr="00C63B16" w:rsidRDefault="00C63B16" w:rsidP="00C63B16">
      <w:pPr>
        <w:pStyle w:val="Code"/>
        <w:rPr>
          <w:highlight w:val="white"/>
        </w:rPr>
      </w:pPr>
      <w:r w:rsidRPr="00C63B16">
        <w:rPr>
          <w:highlight w:val="white"/>
        </w:rPr>
        <w:t xml:space="preserve">        return NULL;</w:t>
      </w:r>
    </w:p>
    <w:p w14:paraId="40666630" w14:textId="77777777" w:rsidR="00C63B16" w:rsidRPr="00C63B16" w:rsidRDefault="00C63B16" w:rsidP="00C63B16">
      <w:pPr>
        <w:pStyle w:val="Code"/>
        <w:rPr>
          <w:highlight w:val="white"/>
        </w:rPr>
      </w:pPr>
      <w:r w:rsidRPr="00C63B16">
        <w:rPr>
          <w:highlight w:val="white"/>
        </w:rPr>
        <w:t xml:space="preserve">      }</w:t>
      </w:r>
    </w:p>
    <w:p w14:paraId="336B1FDF" w14:textId="77777777" w:rsidR="00C63B16" w:rsidRPr="00C63B16" w:rsidRDefault="00C63B16" w:rsidP="00C63B16">
      <w:pPr>
        <w:pStyle w:val="Code"/>
        <w:rPr>
          <w:highlight w:val="white"/>
        </w:rPr>
      </w:pPr>
      <w:r w:rsidRPr="00C63B16">
        <w:rPr>
          <w:highlight w:val="white"/>
        </w:rPr>
        <w:t xml:space="preserve">      else if (firstCompare == 0) {</w:t>
      </w:r>
    </w:p>
    <w:p w14:paraId="2FB27F16" w14:textId="77777777" w:rsidR="00C63B16" w:rsidRPr="00C63B16" w:rsidRDefault="00C63B16" w:rsidP="00C63B16">
      <w:pPr>
        <w:pStyle w:val="Code"/>
        <w:rPr>
          <w:highlight w:val="white"/>
        </w:rPr>
      </w:pPr>
      <w:r w:rsidRPr="00C63B16">
        <w:rPr>
          <w:highlight w:val="white"/>
        </w:rPr>
        <w:t xml:space="preserve">        return firstValuePtr;</w:t>
      </w:r>
    </w:p>
    <w:p w14:paraId="6DC236FF" w14:textId="77777777" w:rsidR="00C63B16" w:rsidRPr="00C63B16" w:rsidRDefault="00C63B16" w:rsidP="00C63B16">
      <w:pPr>
        <w:pStyle w:val="Code"/>
        <w:rPr>
          <w:highlight w:val="white"/>
        </w:rPr>
      </w:pPr>
      <w:r w:rsidRPr="00C63B16">
        <w:rPr>
          <w:highlight w:val="white"/>
        </w:rPr>
        <w:t xml:space="preserve">      }</w:t>
      </w:r>
    </w:p>
    <w:p w14:paraId="4EC4C3D4" w14:textId="77777777" w:rsidR="00C63B16" w:rsidRPr="00C63B16" w:rsidRDefault="00C63B16" w:rsidP="00C63B16">
      <w:pPr>
        <w:pStyle w:val="Code"/>
        <w:rPr>
          <w:highlight w:val="white"/>
        </w:rPr>
      </w:pPr>
      <w:r w:rsidRPr="00C63B16">
        <w:rPr>
          <w:highlight w:val="white"/>
        </w:rPr>
        <w:t xml:space="preserve">    }</w:t>
      </w:r>
    </w:p>
    <w:p w14:paraId="6D998B22" w14:textId="77777777" w:rsidR="00C63B16" w:rsidRPr="00C63B16" w:rsidRDefault="00C63B16" w:rsidP="00C63B16">
      <w:pPr>
        <w:pStyle w:val="Code"/>
        <w:rPr>
          <w:highlight w:val="white"/>
        </w:rPr>
      </w:pPr>
    </w:p>
    <w:p w14:paraId="367B7F81" w14:textId="77777777" w:rsidR="00C63B16" w:rsidRPr="00C63B16" w:rsidRDefault="00C63B16" w:rsidP="00C63B16">
      <w:pPr>
        <w:pStyle w:val="Code"/>
        <w:rPr>
          <w:highlight w:val="white"/>
        </w:rPr>
      </w:pPr>
      <w:r w:rsidRPr="00C63B16">
        <w:rPr>
          <w:highlight w:val="white"/>
        </w:rPr>
        <w:t xml:space="preserve">    { char* lastValuePtr = ((char*) valueList) + (lastIndex * valueSize);</w:t>
      </w:r>
    </w:p>
    <w:p w14:paraId="3AD73DEC" w14:textId="77777777" w:rsidR="00C63B16" w:rsidRPr="00C63B16" w:rsidRDefault="00C63B16" w:rsidP="00C63B16">
      <w:pPr>
        <w:pStyle w:val="Code"/>
        <w:rPr>
          <w:highlight w:val="white"/>
        </w:rPr>
      </w:pPr>
      <w:r w:rsidRPr="00C63B16">
        <w:rPr>
          <w:highlight w:val="white"/>
        </w:rPr>
        <w:t xml:space="preserve">      int lastCompare = compare(keyPtr, lastValuePtr);</w:t>
      </w:r>
    </w:p>
    <w:p w14:paraId="6E6F5A34" w14:textId="77777777" w:rsidR="00C63B16" w:rsidRPr="00C63B16" w:rsidRDefault="00C63B16" w:rsidP="00C63B16">
      <w:pPr>
        <w:pStyle w:val="Code"/>
        <w:rPr>
          <w:highlight w:val="white"/>
        </w:rPr>
      </w:pPr>
    </w:p>
    <w:p w14:paraId="40E46411" w14:textId="77777777" w:rsidR="00C63B16" w:rsidRPr="00C63B16" w:rsidRDefault="00C63B16" w:rsidP="00C63B16">
      <w:pPr>
        <w:pStyle w:val="Code"/>
        <w:rPr>
          <w:highlight w:val="white"/>
        </w:rPr>
      </w:pPr>
      <w:r w:rsidRPr="00C63B16">
        <w:rPr>
          <w:highlight w:val="white"/>
        </w:rPr>
        <w:t xml:space="preserve">      if (lastCompare &gt; 0) {</w:t>
      </w:r>
    </w:p>
    <w:p w14:paraId="14DFBEAA" w14:textId="77777777" w:rsidR="00C63B16" w:rsidRPr="00C63B16" w:rsidRDefault="00C63B16" w:rsidP="00C63B16">
      <w:pPr>
        <w:pStyle w:val="Code"/>
        <w:rPr>
          <w:highlight w:val="white"/>
        </w:rPr>
      </w:pPr>
      <w:r w:rsidRPr="00C63B16">
        <w:rPr>
          <w:highlight w:val="white"/>
        </w:rPr>
        <w:t xml:space="preserve">        return NULL;</w:t>
      </w:r>
    </w:p>
    <w:p w14:paraId="66A2351B" w14:textId="77777777" w:rsidR="00C63B16" w:rsidRPr="00C63B16" w:rsidRDefault="00C63B16" w:rsidP="00C63B16">
      <w:pPr>
        <w:pStyle w:val="Code"/>
        <w:rPr>
          <w:highlight w:val="white"/>
        </w:rPr>
      </w:pPr>
      <w:r w:rsidRPr="00C63B16">
        <w:rPr>
          <w:highlight w:val="white"/>
        </w:rPr>
        <w:t xml:space="preserve">      }</w:t>
      </w:r>
    </w:p>
    <w:p w14:paraId="77DC333C" w14:textId="77777777" w:rsidR="00C63B16" w:rsidRPr="00C63B16" w:rsidRDefault="00C63B16" w:rsidP="00C63B16">
      <w:pPr>
        <w:pStyle w:val="Code"/>
        <w:rPr>
          <w:highlight w:val="white"/>
        </w:rPr>
      </w:pPr>
      <w:r w:rsidRPr="00C63B16">
        <w:rPr>
          <w:highlight w:val="white"/>
        </w:rPr>
        <w:t xml:space="preserve">      else if (lastCompare == 0) {</w:t>
      </w:r>
    </w:p>
    <w:p w14:paraId="55A66A40" w14:textId="77777777" w:rsidR="00C63B16" w:rsidRPr="00C63B16" w:rsidRDefault="00C63B16" w:rsidP="00C63B16">
      <w:pPr>
        <w:pStyle w:val="Code"/>
        <w:rPr>
          <w:highlight w:val="white"/>
        </w:rPr>
      </w:pPr>
      <w:r w:rsidRPr="00C63B16">
        <w:rPr>
          <w:highlight w:val="white"/>
        </w:rPr>
        <w:t xml:space="preserve">        return lastValuePtr;</w:t>
      </w:r>
    </w:p>
    <w:p w14:paraId="6C46F0FD" w14:textId="77777777" w:rsidR="00C63B16" w:rsidRPr="00C63B16" w:rsidRDefault="00C63B16" w:rsidP="00C63B16">
      <w:pPr>
        <w:pStyle w:val="Code"/>
        <w:rPr>
          <w:highlight w:val="white"/>
        </w:rPr>
      </w:pPr>
      <w:r w:rsidRPr="00C63B16">
        <w:rPr>
          <w:highlight w:val="white"/>
        </w:rPr>
        <w:t xml:space="preserve">      }</w:t>
      </w:r>
    </w:p>
    <w:p w14:paraId="78980EA5" w14:textId="77777777" w:rsidR="00C63B16" w:rsidRPr="00C63B16" w:rsidRDefault="00C63B16" w:rsidP="00C63B16">
      <w:pPr>
        <w:pStyle w:val="Code"/>
        <w:rPr>
          <w:highlight w:val="white"/>
        </w:rPr>
      </w:pPr>
      <w:r w:rsidRPr="00C63B16">
        <w:rPr>
          <w:highlight w:val="white"/>
        </w:rPr>
        <w:t xml:space="preserve">    }</w:t>
      </w:r>
    </w:p>
    <w:p w14:paraId="7C76D024" w14:textId="77777777" w:rsidR="00C63B16" w:rsidRPr="00C63B16" w:rsidRDefault="00C63B16" w:rsidP="00C63B16">
      <w:pPr>
        <w:pStyle w:val="Code"/>
        <w:rPr>
          <w:highlight w:val="white"/>
        </w:rPr>
      </w:pPr>
    </w:p>
    <w:p w14:paraId="751BED2F" w14:textId="77777777" w:rsidR="00C63B16" w:rsidRPr="00C63B16" w:rsidRDefault="00C63B16" w:rsidP="00C63B16">
      <w:pPr>
        <w:pStyle w:val="Code"/>
        <w:rPr>
          <w:highlight w:val="white"/>
        </w:rPr>
      </w:pPr>
      <w:r w:rsidRPr="00C63B16">
        <w:rPr>
          <w:highlight w:val="white"/>
        </w:rPr>
        <w:t xml:space="preserve">    { int middleIndex = (firstIndex + lastIndex) / 2;</w:t>
      </w:r>
    </w:p>
    <w:p w14:paraId="4B672ADF" w14:textId="77777777" w:rsidR="00C63B16" w:rsidRPr="00C63B16" w:rsidRDefault="00C63B16" w:rsidP="00C63B16">
      <w:pPr>
        <w:pStyle w:val="Code"/>
        <w:rPr>
          <w:highlight w:val="white"/>
        </w:rPr>
      </w:pPr>
      <w:r w:rsidRPr="00C63B16">
        <w:rPr>
          <w:highlight w:val="white"/>
        </w:rPr>
        <w:t xml:space="preserve">      char* middleValuePtr = ((char*)valueList) + (middleIndex * valueSize);</w:t>
      </w:r>
    </w:p>
    <w:p w14:paraId="4FE47E29" w14:textId="77777777" w:rsidR="00C63B16" w:rsidRPr="00C63B16" w:rsidRDefault="00C63B16" w:rsidP="00C63B16">
      <w:pPr>
        <w:pStyle w:val="Code"/>
        <w:rPr>
          <w:highlight w:val="white"/>
        </w:rPr>
      </w:pPr>
      <w:r w:rsidRPr="00C63B16">
        <w:rPr>
          <w:highlight w:val="white"/>
        </w:rPr>
        <w:t xml:space="preserve">      int middleCompare = compare(keyPtr, middleValuePtr);</w:t>
      </w:r>
    </w:p>
    <w:p w14:paraId="0BC8B9DF" w14:textId="77777777" w:rsidR="00C63B16" w:rsidRPr="00C63B16" w:rsidRDefault="00C63B16" w:rsidP="00C63B16">
      <w:pPr>
        <w:pStyle w:val="Code"/>
        <w:rPr>
          <w:highlight w:val="white"/>
        </w:rPr>
      </w:pPr>
    </w:p>
    <w:p w14:paraId="2E8F64B9" w14:textId="77777777" w:rsidR="00C63B16" w:rsidRPr="00C63B16" w:rsidRDefault="00C63B16" w:rsidP="00C63B16">
      <w:pPr>
        <w:pStyle w:val="Code"/>
        <w:rPr>
          <w:highlight w:val="white"/>
        </w:rPr>
      </w:pPr>
      <w:r w:rsidRPr="00C63B16">
        <w:rPr>
          <w:highlight w:val="white"/>
        </w:rPr>
        <w:t xml:space="preserve">      if (middleCompare &lt; 0) {</w:t>
      </w:r>
    </w:p>
    <w:p w14:paraId="4E17D656" w14:textId="77777777" w:rsidR="00C63B16" w:rsidRPr="00C63B16" w:rsidRDefault="00C63B16" w:rsidP="00C63B16">
      <w:pPr>
        <w:pStyle w:val="Code"/>
        <w:rPr>
          <w:highlight w:val="white"/>
        </w:rPr>
      </w:pPr>
      <w:r w:rsidRPr="00C63B16">
        <w:rPr>
          <w:highlight w:val="white"/>
        </w:rPr>
        <w:t xml:space="preserve">        lastIndex = middleIndex;</w:t>
      </w:r>
    </w:p>
    <w:p w14:paraId="038685E0" w14:textId="77777777" w:rsidR="00C63B16" w:rsidRPr="00C63B16" w:rsidRDefault="00C63B16" w:rsidP="00C63B16">
      <w:pPr>
        <w:pStyle w:val="Code"/>
        <w:rPr>
          <w:highlight w:val="white"/>
        </w:rPr>
      </w:pPr>
      <w:r w:rsidRPr="00C63B16">
        <w:rPr>
          <w:highlight w:val="white"/>
        </w:rPr>
        <w:t xml:space="preserve">      }</w:t>
      </w:r>
    </w:p>
    <w:p w14:paraId="5ACA93AD" w14:textId="77777777" w:rsidR="00C63B16" w:rsidRPr="00C63B16" w:rsidRDefault="00C63B16" w:rsidP="00C63B16">
      <w:pPr>
        <w:pStyle w:val="Code"/>
        <w:rPr>
          <w:highlight w:val="white"/>
        </w:rPr>
      </w:pPr>
      <w:r w:rsidRPr="00C63B16">
        <w:rPr>
          <w:highlight w:val="white"/>
        </w:rPr>
        <w:t xml:space="preserve">      else if (middleCompare &gt; 0) {</w:t>
      </w:r>
    </w:p>
    <w:p w14:paraId="2890419F" w14:textId="77777777" w:rsidR="00C63B16" w:rsidRPr="00C63B16" w:rsidRDefault="00C63B16" w:rsidP="00C63B16">
      <w:pPr>
        <w:pStyle w:val="Code"/>
        <w:rPr>
          <w:highlight w:val="white"/>
        </w:rPr>
      </w:pPr>
      <w:r w:rsidRPr="00C63B16">
        <w:rPr>
          <w:highlight w:val="white"/>
        </w:rPr>
        <w:t xml:space="preserve">        firstIndex = middleIndex;</w:t>
      </w:r>
    </w:p>
    <w:p w14:paraId="41322835" w14:textId="77777777" w:rsidR="00C63B16" w:rsidRPr="00C63B16" w:rsidRDefault="00C63B16" w:rsidP="00C63B16">
      <w:pPr>
        <w:pStyle w:val="Code"/>
        <w:rPr>
          <w:highlight w:val="white"/>
        </w:rPr>
      </w:pPr>
      <w:r w:rsidRPr="00C63B16">
        <w:rPr>
          <w:highlight w:val="white"/>
        </w:rPr>
        <w:t xml:space="preserve">      }</w:t>
      </w:r>
    </w:p>
    <w:p w14:paraId="3C3D62FA" w14:textId="77777777" w:rsidR="00C63B16" w:rsidRPr="00C63B16" w:rsidRDefault="00C63B16" w:rsidP="00C63B16">
      <w:pPr>
        <w:pStyle w:val="Code"/>
        <w:rPr>
          <w:highlight w:val="white"/>
        </w:rPr>
      </w:pPr>
      <w:r w:rsidRPr="00C63B16">
        <w:rPr>
          <w:highlight w:val="white"/>
        </w:rPr>
        <w:t xml:space="preserve">      else {</w:t>
      </w:r>
    </w:p>
    <w:p w14:paraId="1A0AF5FA" w14:textId="77777777" w:rsidR="00C63B16" w:rsidRPr="00C63B16" w:rsidRDefault="00C63B16" w:rsidP="00C63B16">
      <w:pPr>
        <w:pStyle w:val="Code"/>
        <w:rPr>
          <w:highlight w:val="white"/>
        </w:rPr>
      </w:pPr>
      <w:r w:rsidRPr="00C63B16">
        <w:rPr>
          <w:highlight w:val="white"/>
        </w:rPr>
        <w:t xml:space="preserve">        return middleValuePtr;</w:t>
      </w:r>
    </w:p>
    <w:p w14:paraId="318B338A" w14:textId="77777777" w:rsidR="00C63B16" w:rsidRPr="00C63B16" w:rsidRDefault="00C63B16" w:rsidP="00C63B16">
      <w:pPr>
        <w:pStyle w:val="Code"/>
        <w:rPr>
          <w:highlight w:val="white"/>
        </w:rPr>
      </w:pPr>
      <w:r w:rsidRPr="00C63B16">
        <w:rPr>
          <w:highlight w:val="white"/>
        </w:rPr>
        <w:t xml:space="preserve">      }</w:t>
      </w:r>
    </w:p>
    <w:p w14:paraId="4445060E" w14:textId="77777777" w:rsidR="00C63B16" w:rsidRPr="00C63B16" w:rsidRDefault="00C63B16" w:rsidP="00C63B16">
      <w:pPr>
        <w:pStyle w:val="Code"/>
        <w:rPr>
          <w:highlight w:val="white"/>
        </w:rPr>
      </w:pPr>
      <w:r w:rsidRPr="00C63B16">
        <w:rPr>
          <w:highlight w:val="white"/>
        </w:rPr>
        <w:t xml:space="preserve">    }</w:t>
      </w:r>
    </w:p>
    <w:p w14:paraId="27062785" w14:textId="77777777" w:rsidR="00C63B16" w:rsidRPr="00C63B16" w:rsidRDefault="00C63B16" w:rsidP="00C63B16">
      <w:pPr>
        <w:pStyle w:val="Code"/>
        <w:rPr>
          <w:highlight w:val="white"/>
        </w:rPr>
      </w:pPr>
      <w:r w:rsidRPr="00C63B16">
        <w:rPr>
          <w:highlight w:val="white"/>
        </w:rPr>
        <w:t xml:space="preserve">  }</w:t>
      </w:r>
    </w:p>
    <w:p w14:paraId="3226EA64" w14:textId="77777777" w:rsidR="00C63B16" w:rsidRPr="00C63B16" w:rsidRDefault="00C63B16" w:rsidP="00C63B16">
      <w:pPr>
        <w:pStyle w:val="Code"/>
        <w:rPr>
          <w:highlight w:val="white"/>
        </w:rPr>
      </w:pPr>
      <w:r w:rsidRPr="00C63B16">
        <w:rPr>
          <w:highlight w:val="white"/>
        </w:rPr>
        <w:t>}</w:t>
      </w:r>
    </w:p>
    <w:p w14:paraId="19FAC656" w14:textId="77777777" w:rsidR="00C63B16" w:rsidRPr="00C63B16" w:rsidRDefault="00C63B16" w:rsidP="00C63B16">
      <w:pPr>
        <w:pStyle w:val="Code"/>
        <w:rPr>
          <w:highlight w:val="white"/>
        </w:rPr>
      </w:pPr>
    </w:p>
    <w:p w14:paraId="44979A13" w14:textId="77777777" w:rsidR="00C63B16" w:rsidRPr="00C63B16" w:rsidRDefault="00C63B16" w:rsidP="00C63B16">
      <w:pPr>
        <w:pStyle w:val="Code"/>
        <w:rPr>
          <w:highlight w:val="white"/>
        </w:rPr>
      </w:pPr>
      <w:r w:rsidRPr="00C63B16">
        <w:rPr>
          <w:highlight w:val="white"/>
        </w:rPr>
        <w:t>static long g_randValue;</w:t>
      </w:r>
    </w:p>
    <w:p w14:paraId="06FE93A9" w14:textId="77777777" w:rsidR="00C63B16" w:rsidRPr="00C63B16" w:rsidRDefault="00C63B16" w:rsidP="00C63B16">
      <w:pPr>
        <w:pStyle w:val="Code"/>
        <w:rPr>
          <w:highlight w:val="white"/>
        </w:rPr>
      </w:pPr>
    </w:p>
    <w:p w14:paraId="6F737C2E" w14:textId="77777777" w:rsidR="00C63B16" w:rsidRPr="00C63B16" w:rsidRDefault="00C63B16" w:rsidP="00C63B16">
      <w:pPr>
        <w:pStyle w:val="Code"/>
        <w:rPr>
          <w:highlight w:val="white"/>
        </w:rPr>
      </w:pPr>
      <w:r w:rsidRPr="00C63B16">
        <w:rPr>
          <w:highlight w:val="white"/>
        </w:rPr>
        <w:t>#define A 1664525l</w:t>
      </w:r>
    </w:p>
    <w:p w14:paraId="3C6FDCFC" w14:textId="77777777" w:rsidR="00C63B16" w:rsidRPr="00C63B16" w:rsidRDefault="00C63B16" w:rsidP="00C63B16">
      <w:pPr>
        <w:pStyle w:val="Code"/>
        <w:rPr>
          <w:highlight w:val="white"/>
        </w:rPr>
      </w:pPr>
      <w:r w:rsidRPr="00C63B16">
        <w:rPr>
          <w:highlight w:val="white"/>
        </w:rPr>
        <w:t>#define C 1013904223l</w:t>
      </w:r>
    </w:p>
    <w:p w14:paraId="2A7D7528" w14:textId="77777777" w:rsidR="00C63B16" w:rsidRPr="00C63B16" w:rsidRDefault="00C63B16" w:rsidP="00C63B16">
      <w:pPr>
        <w:pStyle w:val="Code"/>
        <w:rPr>
          <w:highlight w:val="white"/>
        </w:rPr>
      </w:pPr>
      <w:r w:rsidRPr="00C63B16">
        <w:rPr>
          <w:highlight w:val="white"/>
        </w:rPr>
        <w:lastRenderedPageBreak/>
        <w:t>#define RAND_MAX 127</w:t>
      </w:r>
    </w:p>
    <w:p w14:paraId="2A044F8E" w14:textId="77777777" w:rsidR="00C63B16" w:rsidRPr="00C63B16" w:rsidRDefault="00C63B16" w:rsidP="00C63B16">
      <w:pPr>
        <w:pStyle w:val="Code"/>
        <w:rPr>
          <w:highlight w:val="white"/>
        </w:rPr>
      </w:pPr>
    </w:p>
    <w:p w14:paraId="026CD421" w14:textId="77777777" w:rsidR="00C63B16" w:rsidRPr="00C63B16" w:rsidRDefault="00C63B16" w:rsidP="00C63B16">
      <w:pPr>
        <w:pStyle w:val="Code"/>
        <w:rPr>
          <w:highlight w:val="white"/>
        </w:rPr>
      </w:pPr>
      <w:r w:rsidRPr="00C63B16">
        <w:rPr>
          <w:highlight w:val="white"/>
        </w:rPr>
        <w:t>int rand(void) {</w:t>
      </w:r>
    </w:p>
    <w:p w14:paraId="2412ABCA" w14:textId="77777777" w:rsidR="00C63B16" w:rsidRPr="00C63B16" w:rsidRDefault="00C63B16" w:rsidP="00C63B16">
      <w:pPr>
        <w:pStyle w:val="Code"/>
        <w:rPr>
          <w:highlight w:val="white"/>
        </w:rPr>
      </w:pPr>
      <w:r w:rsidRPr="00C63B16">
        <w:rPr>
          <w:highlight w:val="white"/>
        </w:rPr>
        <w:t xml:space="preserve">  g_randValue = ((A * g_randValue) + C) % RAND_MAX;</w:t>
      </w:r>
    </w:p>
    <w:p w14:paraId="7B5527E4" w14:textId="77777777" w:rsidR="00C63B16" w:rsidRPr="00C63B16" w:rsidRDefault="00C63B16" w:rsidP="00C63B16">
      <w:pPr>
        <w:pStyle w:val="Code"/>
        <w:rPr>
          <w:highlight w:val="white"/>
        </w:rPr>
      </w:pPr>
      <w:r w:rsidRPr="00C63B16">
        <w:rPr>
          <w:highlight w:val="white"/>
        </w:rPr>
        <w:t xml:space="preserve">  return (int) g_randValue;</w:t>
      </w:r>
    </w:p>
    <w:p w14:paraId="0CE85FED" w14:textId="77777777" w:rsidR="00C63B16" w:rsidRPr="00C63B16" w:rsidRDefault="00C63B16" w:rsidP="00C63B16">
      <w:pPr>
        <w:pStyle w:val="Code"/>
        <w:rPr>
          <w:highlight w:val="white"/>
        </w:rPr>
      </w:pPr>
      <w:r w:rsidRPr="00C63B16">
        <w:rPr>
          <w:highlight w:val="white"/>
        </w:rPr>
        <w:t>}</w:t>
      </w:r>
    </w:p>
    <w:p w14:paraId="49B4B195" w14:textId="77777777" w:rsidR="00C63B16" w:rsidRPr="00C63B16" w:rsidRDefault="00C63B16" w:rsidP="00C63B16">
      <w:pPr>
        <w:pStyle w:val="Code"/>
        <w:rPr>
          <w:highlight w:val="white"/>
        </w:rPr>
      </w:pPr>
    </w:p>
    <w:p w14:paraId="340D7A98" w14:textId="77777777" w:rsidR="00C63B16" w:rsidRPr="00C63B16" w:rsidRDefault="00C63B16" w:rsidP="00C63B16">
      <w:pPr>
        <w:pStyle w:val="Code"/>
        <w:rPr>
          <w:highlight w:val="white"/>
        </w:rPr>
      </w:pPr>
      <w:r w:rsidRPr="00C63B16">
        <w:rPr>
          <w:highlight w:val="white"/>
        </w:rPr>
        <w:t>void srand(unsigned int seed) {</w:t>
      </w:r>
    </w:p>
    <w:p w14:paraId="0424EE6B" w14:textId="77777777" w:rsidR="00C63B16" w:rsidRPr="00C63B16" w:rsidRDefault="00C63B16" w:rsidP="00C63B16">
      <w:pPr>
        <w:pStyle w:val="Code"/>
        <w:rPr>
          <w:highlight w:val="white"/>
        </w:rPr>
      </w:pPr>
      <w:r w:rsidRPr="00C63B16">
        <w:rPr>
          <w:highlight w:val="white"/>
        </w:rPr>
        <w:t xml:space="preserve">  g_randValue = (long) seed;</w:t>
      </w:r>
    </w:p>
    <w:p w14:paraId="17DB2024" w14:textId="77777777" w:rsidR="00C63B16" w:rsidRPr="00C63B16" w:rsidRDefault="00C63B16" w:rsidP="00C63B16">
      <w:pPr>
        <w:pStyle w:val="Code"/>
        <w:rPr>
          <w:highlight w:val="white"/>
        </w:rPr>
      </w:pPr>
      <w:r w:rsidRPr="00C63B16">
        <w:rPr>
          <w:highlight w:val="white"/>
        </w:rPr>
        <w:t>}</w:t>
      </w:r>
    </w:p>
    <w:p w14:paraId="4C6CD16E" w14:textId="77777777" w:rsidR="00C63B16" w:rsidRPr="00C63B16" w:rsidRDefault="00C63B16" w:rsidP="00C63B16">
      <w:pPr>
        <w:pStyle w:val="Code"/>
        <w:rPr>
          <w:highlight w:val="white"/>
        </w:rPr>
      </w:pPr>
    </w:p>
    <w:p w14:paraId="05AB4653" w14:textId="77777777" w:rsidR="00C63B16" w:rsidRPr="00C63B16" w:rsidRDefault="00C63B16" w:rsidP="00C63B16">
      <w:pPr>
        <w:pStyle w:val="Code"/>
        <w:rPr>
          <w:highlight w:val="white"/>
        </w:rPr>
      </w:pPr>
      <w:r w:rsidRPr="00C63B16">
        <w:rPr>
          <w:highlight w:val="white"/>
        </w:rPr>
        <w:t>#define STACK_TOP_ADDRESS   32766</w:t>
      </w:r>
    </w:p>
    <w:p w14:paraId="16B59E12" w14:textId="77777777" w:rsidR="00C63B16" w:rsidRPr="00C63B16" w:rsidRDefault="00C63B16" w:rsidP="00C63B16">
      <w:pPr>
        <w:pStyle w:val="Code"/>
        <w:rPr>
          <w:highlight w:val="white"/>
        </w:rPr>
      </w:pPr>
      <w:r w:rsidRPr="00C63B16">
        <w:rPr>
          <w:highlight w:val="white"/>
        </w:rPr>
        <w:t>#define HEAP_BOTTOM_ADDRESS 32764</w:t>
      </w:r>
    </w:p>
    <w:p w14:paraId="507DC9B1" w14:textId="77777777" w:rsidR="00C63B16" w:rsidRPr="00C63B16" w:rsidRDefault="00C63B16" w:rsidP="00C63B16">
      <w:pPr>
        <w:pStyle w:val="Code"/>
        <w:rPr>
          <w:highlight w:val="white"/>
        </w:rPr>
      </w:pPr>
      <w:r w:rsidRPr="00C63B16">
        <w:rPr>
          <w:highlight w:val="white"/>
        </w:rPr>
        <w:t>#define HEAP_TOP_ADDRESS    32762</w:t>
      </w:r>
    </w:p>
    <w:p w14:paraId="04AF6B23" w14:textId="77777777" w:rsidR="00C63B16" w:rsidRPr="00C63B16" w:rsidRDefault="00C63B16" w:rsidP="00C63B16">
      <w:pPr>
        <w:pStyle w:val="Code"/>
        <w:rPr>
          <w:highlight w:val="white"/>
        </w:rPr>
      </w:pPr>
      <w:r w:rsidRPr="00C63B16">
        <w:rPr>
          <w:highlight w:val="white"/>
        </w:rPr>
        <w:t>#define HEADER_SIZE (2 * sizeof (unsigned int))</w:t>
      </w:r>
    </w:p>
    <w:p w14:paraId="58ADDD67" w14:textId="77777777" w:rsidR="00C63B16" w:rsidRPr="00C63B16" w:rsidRDefault="00C63B16" w:rsidP="00C63B16">
      <w:pPr>
        <w:pStyle w:val="Code"/>
        <w:rPr>
          <w:highlight w:val="white"/>
        </w:rPr>
      </w:pPr>
    </w:p>
    <w:p w14:paraId="2113A165" w14:textId="77777777" w:rsidR="00C63B16" w:rsidRPr="00C63B16" w:rsidRDefault="00C63B16" w:rsidP="00C63B16">
      <w:pPr>
        <w:pStyle w:val="Code"/>
        <w:rPr>
          <w:highlight w:val="white"/>
        </w:rPr>
      </w:pPr>
      <w:r w:rsidRPr="00C63B16">
        <w:rPr>
          <w:highlight w:val="white"/>
        </w:rPr>
        <w:t>FUNC_PTR g_funcArray[FUNC_MAX] = { NULL };</w:t>
      </w:r>
    </w:p>
    <w:p w14:paraId="09236587" w14:textId="77777777" w:rsidR="00C63B16" w:rsidRPr="00C63B16" w:rsidRDefault="00C63B16" w:rsidP="00C63B16">
      <w:pPr>
        <w:pStyle w:val="Code"/>
        <w:rPr>
          <w:highlight w:val="white"/>
        </w:rPr>
      </w:pPr>
    </w:p>
    <w:p w14:paraId="2DFAAA9C" w14:textId="77777777" w:rsidR="00C63B16" w:rsidRPr="00C63B16" w:rsidRDefault="00C63B16" w:rsidP="00C63B16">
      <w:pPr>
        <w:pStyle w:val="Code"/>
        <w:rPr>
          <w:highlight w:val="white"/>
        </w:rPr>
      </w:pPr>
      <w:r w:rsidRPr="00C63B16">
        <w:rPr>
          <w:highlight w:val="white"/>
        </w:rPr>
        <w:t>int atexit(FUNC_PTR fcn) {</w:t>
      </w:r>
    </w:p>
    <w:p w14:paraId="046FEFDA" w14:textId="77777777" w:rsidR="00C63B16" w:rsidRPr="00C63B16" w:rsidRDefault="00C63B16" w:rsidP="00C63B16">
      <w:pPr>
        <w:pStyle w:val="Code"/>
        <w:rPr>
          <w:highlight w:val="white"/>
        </w:rPr>
      </w:pPr>
      <w:r w:rsidRPr="00C63B16">
        <w:rPr>
          <w:highlight w:val="white"/>
        </w:rPr>
        <w:t xml:space="preserve">  int index;</w:t>
      </w:r>
    </w:p>
    <w:p w14:paraId="5551351E" w14:textId="77777777" w:rsidR="00C63B16" w:rsidRPr="00C63B16" w:rsidRDefault="00C63B16" w:rsidP="00C63B16">
      <w:pPr>
        <w:pStyle w:val="Code"/>
        <w:rPr>
          <w:highlight w:val="white"/>
        </w:rPr>
      </w:pPr>
    </w:p>
    <w:p w14:paraId="276F9F36" w14:textId="77777777" w:rsidR="00C63B16" w:rsidRPr="00C63B16" w:rsidRDefault="00C63B16" w:rsidP="00C63B16">
      <w:pPr>
        <w:pStyle w:val="Code"/>
        <w:rPr>
          <w:highlight w:val="white"/>
        </w:rPr>
      </w:pPr>
      <w:r w:rsidRPr="00C63B16">
        <w:rPr>
          <w:highlight w:val="white"/>
        </w:rPr>
        <w:t xml:space="preserve">  for (index = 0; index &lt; FUNC_MAX; ++index) {</w:t>
      </w:r>
    </w:p>
    <w:p w14:paraId="003B8FE5" w14:textId="77777777" w:rsidR="00C63B16" w:rsidRPr="00C63B16" w:rsidRDefault="00C63B16" w:rsidP="00C63B16">
      <w:pPr>
        <w:pStyle w:val="Code"/>
        <w:rPr>
          <w:highlight w:val="white"/>
        </w:rPr>
      </w:pPr>
      <w:r w:rsidRPr="00C63B16">
        <w:rPr>
          <w:highlight w:val="white"/>
        </w:rPr>
        <w:t xml:space="preserve">    if (g_funcArray[index] == NULL) {</w:t>
      </w:r>
    </w:p>
    <w:p w14:paraId="080BFD4A" w14:textId="77777777" w:rsidR="00C63B16" w:rsidRPr="00C63B16" w:rsidRDefault="00C63B16" w:rsidP="00C63B16">
      <w:pPr>
        <w:pStyle w:val="Code"/>
        <w:rPr>
          <w:highlight w:val="white"/>
        </w:rPr>
      </w:pPr>
      <w:r w:rsidRPr="00C63B16">
        <w:rPr>
          <w:highlight w:val="white"/>
        </w:rPr>
        <w:t xml:space="preserve">      g_funcArray[index] = fcn;</w:t>
      </w:r>
    </w:p>
    <w:p w14:paraId="4F00C318" w14:textId="77777777" w:rsidR="00C63B16" w:rsidRPr="00C63B16" w:rsidRDefault="00C63B16" w:rsidP="00C63B16">
      <w:pPr>
        <w:pStyle w:val="Code"/>
        <w:rPr>
          <w:highlight w:val="white"/>
        </w:rPr>
      </w:pPr>
      <w:r w:rsidRPr="00C63B16">
        <w:rPr>
          <w:highlight w:val="white"/>
        </w:rPr>
        <w:t xml:space="preserve">      return 0;</w:t>
      </w:r>
    </w:p>
    <w:p w14:paraId="6B49554F" w14:textId="77777777" w:rsidR="00C63B16" w:rsidRPr="00C63B16" w:rsidRDefault="00C63B16" w:rsidP="00C63B16">
      <w:pPr>
        <w:pStyle w:val="Code"/>
        <w:rPr>
          <w:highlight w:val="white"/>
        </w:rPr>
      </w:pPr>
      <w:r w:rsidRPr="00C63B16">
        <w:rPr>
          <w:highlight w:val="white"/>
        </w:rPr>
        <w:t xml:space="preserve">    }</w:t>
      </w:r>
    </w:p>
    <w:p w14:paraId="775AB44D" w14:textId="77777777" w:rsidR="00C63B16" w:rsidRPr="00C63B16" w:rsidRDefault="00C63B16" w:rsidP="00C63B16">
      <w:pPr>
        <w:pStyle w:val="Code"/>
        <w:rPr>
          <w:highlight w:val="white"/>
        </w:rPr>
      </w:pPr>
      <w:r w:rsidRPr="00C63B16">
        <w:rPr>
          <w:highlight w:val="white"/>
        </w:rPr>
        <w:t xml:space="preserve">  }</w:t>
      </w:r>
    </w:p>
    <w:p w14:paraId="6DC3F0DF" w14:textId="77777777" w:rsidR="00C63B16" w:rsidRPr="00C63B16" w:rsidRDefault="00C63B16" w:rsidP="00C63B16">
      <w:pPr>
        <w:pStyle w:val="Code"/>
        <w:rPr>
          <w:highlight w:val="white"/>
        </w:rPr>
      </w:pPr>
    </w:p>
    <w:p w14:paraId="10FC8171" w14:textId="77777777" w:rsidR="00C63B16" w:rsidRPr="00C63B16" w:rsidRDefault="00C63B16" w:rsidP="00C63B16">
      <w:pPr>
        <w:pStyle w:val="Code"/>
        <w:rPr>
          <w:highlight w:val="white"/>
        </w:rPr>
      </w:pPr>
      <w:r w:rsidRPr="00C63B16">
        <w:rPr>
          <w:highlight w:val="white"/>
        </w:rPr>
        <w:t xml:space="preserve">  return -1;</w:t>
      </w:r>
    </w:p>
    <w:p w14:paraId="41FE8B37" w14:textId="77777777" w:rsidR="00C63B16" w:rsidRPr="00C63B16" w:rsidRDefault="00C63B16" w:rsidP="00C63B16">
      <w:pPr>
        <w:pStyle w:val="Code"/>
        <w:rPr>
          <w:highlight w:val="white"/>
        </w:rPr>
      </w:pPr>
      <w:r w:rsidRPr="00C63B16">
        <w:rPr>
          <w:highlight w:val="white"/>
        </w:rPr>
        <w:t>}</w:t>
      </w:r>
    </w:p>
    <w:p w14:paraId="5D2F9B8A" w14:textId="77777777" w:rsidR="00C63B16" w:rsidRPr="00C63B16" w:rsidRDefault="00C63B16" w:rsidP="00C63B16">
      <w:pPr>
        <w:pStyle w:val="Code"/>
        <w:rPr>
          <w:highlight w:val="white"/>
        </w:rPr>
      </w:pPr>
    </w:p>
    <w:p w14:paraId="066EDFD1" w14:textId="77777777" w:rsidR="00C63B16" w:rsidRPr="00C63B16" w:rsidRDefault="00C63B16" w:rsidP="00C63B16">
      <w:pPr>
        <w:pStyle w:val="Code"/>
        <w:rPr>
          <w:highlight w:val="white"/>
        </w:rPr>
      </w:pPr>
      <w:r w:rsidRPr="00C63B16">
        <w:rPr>
          <w:highlight w:val="white"/>
        </w:rPr>
        <w:t>void exit(int status) {</w:t>
      </w:r>
    </w:p>
    <w:p w14:paraId="668D10DE" w14:textId="77777777" w:rsidR="00C63B16" w:rsidRPr="00C63B16" w:rsidRDefault="00C63B16" w:rsidP="00C63B16">
      <w:pPr>
        <w:pStyle w:val="Code"/>
        <w:rPr>
          <w:highlight w:val="white"/>
        </w:rPr>
      </w:pPr>
      <w:r w:rsidRPr="00C63B16">
        <w:rPr>
          <w:highlight w:val="white"/>
        </w:rPr>
        <w:t xml:space="preserve">  int index;</w:t>
      </w:r>
    </w:p>
    <w:p w14:paraId="4CCCFA7A" w14:textId="77777777" w:rsidR="00C63B16" w:rsidRPr="00C63B16" w:rsidRDefault="00C63B16" w:rsidP="00C63B16">
      <w:pPr>
        <w:pStyle w:val="Code"/>
        <w:rPr>
          <w:highlight w:val="white"/>
        </w:rPr>
      </w:pPr>
    </w:p>
    <w:p w14:paraId="6EB1EE63" w14:textId="77777777" w:rsidR="00C63B16" w:rsidRPr="00C63B16" w:rsidRDefault="00C63B16" w:rsidP="00C63B16">
      <w:pPr>
        <w:pStyle w:val="Code"/>
        <w:rPr>
          <w:highlight w:val="white"/>
        </w:rPr>
      </w:pPr>
      <w:r w:rsidRPr="00C63B16">
        <w:rPr>
          <w:highlight w:val="white"/>
        </w:rPr>
        <w:t xml:space="preserve">  for (index = (FUNC_MAX - 1); index &gt;= 0; --index) {</w:t>
      </w:r>
    </w:p>
    <w:p w14:paraId="3B134486" w14:textId="77777777" w:rsidR="00C63B16" w:rsidRPr="00C63B16" w:rsidRDefault="00C63B16" w:rsidP="00C63B16">
      <w:pPr>
        <w:pStyle w:val="Code"/>
        <w:rPr>
          <w:highlight w:val="white"/>
        </w:rPr>
      </w:pPr>
      <w:r w:rsidRPr="00C63B16">
        <w:rPr>
          <w:highlight w:val="white"/>
        </w:rPr>
        <w:t xml:space="preserve">    if (g_funcArray[index] != NULL) {</w:t>
      </w:r>
    </w:p>
    <w:p w14:paraId="6D38AC8F" w14:textId="77777777" w:rsidR="00C63B16" w:rsidRPr="00C63B16" w:rsidRDefault="00C63B16" w:rsidP="00C63B16">
      <w:pPr>
        <w:pStyle w:val="Code"/>
        <w:rPr>
          <w:highlight w:val="white"/>
        </w:rPr>
      </w:pPr>
      <w:r w:rsidRPr="00C63B16">
        <w:rPr>
          <w:highlight w:val="white"/>
        </w:rPr>
        <w:t xml:space="preserve">      g_funcArray[index]();</w:t>
      </w:r>
    </w:p>
    <w:p w14:paraId="3240C8A9" w14:textId="77777777" w:rsidR="00C63B16" w:rsidRPr="00C63B16" w:rsidRDefault="00C63B16" w:rsidP="00C63B16">
      <w:pPr>
        <w:pStyle w:val="Code"/>
        <w:rPr>
          <w:highlight w:val="white"/>
        </w:rPr>
      </w:pPr>
      <w:r w:rsidRPr="00C63B16">
        <w:rPr>
          <w:highlight w:val="white"/>
        </w:rPr>
        <w:t xml:space="preserve">    }</w:t>
      </w:r>
    </w:p>
    <w:p w14:paraId="7A5EC5A5" w14:textId="77777777" w:rsidR="00C63B16" w:rsidRPr="00C63B16" w:rsidRDefault="00C63B16" w:rsidP="00C63B16">
      <w:pPr>
        <w:pStyle w:val="Code"/>
        <w:rPr>
          <w:highlight w:val="white"/>
        </w:rPr>
      </w:pPr>
      <w:r w:rsidRPr="00C63B16">
        <w:rPr>
          <w:highlight w:val="white"/>
        </w:rPr>
        <w:t xml:space="preserve">  }</w:t>
      </w:r>
    </w:p>
    <w:p w14:paraId="20D14B5F" w14:textId="77777777" w:rsidR="00C63B16" w:rsidRPr="00C63B16" w:rsidRDefault="00C63B16" w:rsidP="00C63B16">
      <w:pPr>
        <w:pStyle w:val="Code"/>
        <w:rPr>
          <w:highlight w:val="white"/>
        </w:rPr>
      </w:pPr>
    </w:p>
    <w:p w14:paraId="18453BE1" w14:textId="77777777" w:rsidR="00C63B16" w:rsidRPr="00C63B16" w:rsidRDefault="00C63B16" w:rsidP="00C63B16">
      <w:pPr>
        <w:pStyle w:val="Code"/>
        <w:rPr>
          <w:highlight w:val="white"/>
        </w:rPr>
      </w:pPr>
      <w:r w:rsidRPr="00C63B16">
        <w:rPr>
          <w:highlight w:val="white"/>
        </w:rPr>
        <w:t>#ifdef __WINDOWS__</w:t>
      </w:r>
    </w:p>
    <w:p w14:paraId="3316DB57" w14:textId="77777777" w:rsidR="00C63B16" w:rsidRPr="00C63B16" w:rsidRDefault="00C63B16" w:rsidP="00C63B16">
      <w:pPr>
        <w:pStyle w:val="Code"/>
        <w:rPr>
          <w:highlight w:val="white"/>
        </w:rPr>
      </w:pPr>
      <w:r w:rsidRPr="00C63B16">
        <w:rPr>
          <w:highlight w:val="white"/>
        </w:rPr>
        <w:t xml:space="preserve">  register_al = (short) status;</w:t>
      </w:r>
    </w:p>
    <w:p w14:paraId="0EE95FB7" w14:textId="77777777" w:rsidR="00C63B16" w:rsidRPr="00C63B16" w:rsidRDefault="00C63B16" w:rsidP="00C63B16">
      <w:pPr>
        <w:pStyle w:val="Code"/>
        <w:rPr>
          <w:highlight w:val="white"/>
        </w:rPr>
      </w:pPr>
      <w:r w:rsidRPr="00C63B16">
        <w:rPr>
          <w:highlight w:val="white"/>
        </w:rPr>
        <w:t xml:space="preserve">  register_ah = 0x4Cs;</w:t>
      </w:r>
    </w:p>
    <w:p w14:paraId="2A09B16B" w14:textId="77777777" w:rsidR="00C63B16" w:rsidRPr="00C63B16" w:rsidRDefault="00C63B16" w:rsidP="00C63B16">
      <w:pPr>
        <w:pStyle w:val="Code"/>
        <w:rPr>
          <w:highlight w:val="white"/>
        </w:rPr>
      </w:pPr>
      <w:r w:rsidRPr="00C63B16">
        <w:rPr>
          <w:highlight w:val="white"/>
        </w:rPr>
        <w:t xml:space="preserve">  interrupt(0x21s);</w:t>
      </w:r>
    </w:p>
    <w:p w14:paraId="50E829B7" w14:textId="77777777" w:rsidR="00C63B16" w:rsidRPr="00C63B16" w:rsidRDefault="00C63B16" w:rsidP="00C63B16">
      <w:pPr>
        <w:pStyle w:val="Code"/>
        <w:rPr>
          <w:highlight w:val="white"/>
        </w:rPr>
      </w:pPr>
      <w:r w:rsidRPr="00C63B16">
        <w:rPr>
          <w:highlight w:val="white"/>
        </w:rPr>
        <w:t>#endif</w:t>
      </w:r>
    </w:p>
    <w:p w14:paraId="75953522" w14:textId="77777777" w:rsidR="00C63B16" w:rsidRPr="00C63B16" w:rsidRDefault="00C63B16" w:rsidP="00C63B16">
      <w:pPr>
        <w:pStyle w:val="Code"/>
        <w:rPr>
          <w:highlight w:val="white"/>
        </w:rPr>
      </w:pPr>
    </w:p>
    <w:p w14:paraId="78244984" w14:textId="77777777" w:rsidR="00C63B16" w:rsidRPr="00C63B16" w:rsidRDefault="00C63B16" w:rsidP="00C63B16">
      <w:pPr>
        <w:pStyle w:val="Code"/>
        <w:rPr>
          <w:highlight w:val="white"/>
        </w:rPr>
      </w:pPr>
      <w:r w:rsidRPr="00C63B16">
        <w:rPr>
          <w:highlight w:val="white"/>
        </w:rPr>
        <w:t>#ifdef __LINUX__</w:t>
      </w:r>
    </w:p>
    <w:p w14:paraId="23254A03" w14:textId="77777777" w:rsidR="00C63B16" w:rsidRPr="00C63B16" w:rsidRDefault="00C63B16" w:rsidP="00C63B16">
      <w:pPr>
        <w:pStyle w:val="Code"/>
        <w:rPr>
          <w:highlight w:val="white"/>
        </w:rPr>
      </w:pPr>
      <w:r w:rsidRPr="00C63B16">
        <w:rPr>
          <w:highlight w:val="white"/>
        </w:rPr>
        <w:t xml:space="preserve">  register_rax = 60L;</w:t>
      </w:r>
    </w:p>
    <w:p w14:paraId="68950EB5" w14:textId="77777777" w:rsidR="00C63B16" w:rsidRPr="00C63B16" w:rsidRDefault="00C63B16" w:rsidP="00C63B16">
      <w:pPr>
        <w:pStyle w:val="Code"/>
        <w:rPr>
          <w:highlight w:val="white"/>
        </w:rPr>
      </w:pPr>
      <w:r w:rsidRPr="00C63B16">
        <w:rPr>
          <w:highlight w:val="white"/>
        </w:rPr>
        <w:t xml:space="preserve">  register_rdi = (unsigned long) status;</w:t>
      </w:r>
    </w:p>
    <w:p w14:paraId="396229BE" w14:textId="77777777" w:rsidR="00C63B16" w:rsidRPr="00C63B16" w:rsidRDefault="00C63B16" w:rsidP="00C63B16">
      <w:pPr>
        <w:pStyle w:val="Code"/>
        <w:rPr>
          <w:highlight w:val="white"/>
        </w:rPr>
      </w:pPr>
      <w:r w:rsidRPr="00C63B16">
        <w:rPr>
          <w:highlight w:val="white"/>
        </w:rPr>
        <w:t xml:space="preserve">  syscall();</w:t>
      </w:r>
    </w:p>
    <w:p w14:paraId="05E83EC2" w14:textId="77777777" w:rsidR="00C63B16" w:rsidRPr="00C63B16" w:rsidRDefault="00C63B16" w:rsidP="00C63B16">
      <w:pPr>
        <w:pStyle w:val="Code"/>
        <w:rPr>
          <w:highlight w:val="white"/>
        </w:rPr>
      </w:pPr>
      <w:r w:rsidRPr="00C63B16">
        <w:rPr>
          <w:highlight w:val="white"/>
        </w:rPr>
        <w:t>#endif</w:t>
      </w:r>
    </w:p>
    <w:p w14:paraId="39BC5F0F" w14:textId="6CDE3AD7" w:rsidR="00C63B16" w:rsidRDefault="00C63B16" w:rsidP="00C63B16">
      <w:pPr>
        <w:pStyle w:val="Code"/>
        <w:rPr>
          <w:highlight w:val="white"/>
        </w:rPr>
      </w:pPr>
      <w:r w:rsidRPr="00C63B16">
        <w:rPr>
          <w:highlight w:val="white"/>
        </w:rPr>
        <w:t>}</w:t>
      </w:r>
    </w:p>
    <w:p w14:paraId="248447E9" w14:textId="77777777" w:rsidR="00C63B16" w:rsidRPr="00C63B16" w:rsidRDefault="00C63B16" w:rsidP="00C63B16">
      <w:pPr>
        <w:pStyle w:val="Code"/>
        <w:rPr>
          <w:highlight w:val="white"/>
        </w:rPr>
      </w:pPr>
    </w:p>
    <w:p w14:paraId="0A97A057" w14:textId="77777777" w:rsidR="00C63B16" w:rsidRPr="00C63B16" w:rsidRDefault="00C63B16" w:rsidP="00C63B16">
      <w:pPr>
        <w:pStyle w:val="Code"/>
        <w:rPr>
          <w:highlight w:val="white"/>
        </w:rPr>
      </w:pPr>
      <w:r w:rsidRPr="00C63B16">
        <w:rPr>
          <w:highlight w:val="white"/>
        </w:rPr>
        <w:t>void swap(char* leftValuePtr, char* rightValuePtr, int valueSize) {</w:t>
      </w:r>
    </w:p>
    <w:p w14:paraId="75EECD91" w14:textId="77777777" w:rsidR="00C63B16" w:rsidRPr="00C63B16" w:rsidRDefault="00C63B16" w:rsidP="00C63B16">
      <w:pPr>
        <w:pStyle w:val="Code"/>
        <w:rPr>
          <w:highlight w:val="white"/>
        </w:rPr>
      </w:pPr>
      <w:r w:rsidRPr="00C63B16">
        <w:rPr>
          <w:highlight w:val="white"/>
        </w:rPr>
        <w:t xml:space="preserve">  int index;</w:t>
      </w:r>
    </w:p>
    <w:p w14:paraId="65513B12" w14:textId="77777777" w:rsidR="00C63B16" w:rsidRPr="00C63B16" w:rsidRDefault="00C63B16" w:rsidP="00C63B16">
      <w:pPr>
        <w:pStyle w:val="Code"/>
        <w:rPr>
          <w:highlight w:val="white"/>
        </w:rPr>
      </w:pPr>
      <w:r w:rsidRPr="00C63B16">
        <w:rPr>
          <w:highlight w:val="white"/>
        </w:rPr>
        <w:t xml:space="preserve">  for (index = 0; index &lt; valueSize; ++index) {</w:t>
      </w:r>
    </w:p>
    <w:p w14:paraId="78540411" w14:textId="77777777" w:rsidR="00C63B16" w:rsidRPr="00C63B16" w:rsidRDefault="00C63B16" w:rsidP="00C63B16">
      <w:pPr>
        <w:pStyle w:val="Code"/>
        <w:rPr>
          <w:highlight w:val="white"/>
        </w:rPr>
      </w:pPr>
      <w:r w:rsidRPr="00C63B16">
        <w:rPr>
          <w:highlight w:val="white"/>
        </w:rPr>
        <w:t xml:space="preserve">    char tempValue = leftValuePtr[index];</w:t>
      </w:r>
    </w:p>
    <w:p w14:paraId="4A2CFAE8" w14:textId="77777777" w:rsidR="00C63B16" w:rsidRPr="00C63B16" w:rsidRDefault="00C63B16" w:rsidP="00C63B16">
      <w:pPr>
        <w:pStyle w:val="Code"/>
        <w:rPr>
          <w:highlight w:val="white"/>
        </w:rPr>
      </w:pPr>
      <w:r w:rsidRPr="00C63B16">
        <w:rPr>
          <w:highlight w:val="white"/>
        </w:rPr>
        <w:lastRenderedPageBreak/>
        <w:t xml:space="preserve">    leftValuePtr[index] = rightValuePtr[index];</w:t>
      </w:r>
    </w:p>
    <w:p w14:paraId="3AA28480" w14:textId="77777777" w:rsidR="00C63B16" w:rsidRPr="00C63B16" w:rsidRDefault="00C63B16" w:rsidP="00C63B16">
      <w:pPr>
        <w:pStyle w:val="Code"/>
        <w:rPr>
          <w:highlight w:val="white"/>
        </w:rPr>
      </w:pPr>
      <w:r w:rsidRPr="00C63B16">
        <w:rPr>
          <w:highlight w:val="white"/>
        </w:rPr>
        <w:t xml:space="preserve">    rightValuePtr[index] = tempValue;</w:t>
      </w:r>
    </w:p>
    <w:p w14:paraId="07C203C3" w14:textId="77777777" w:rsidR="00C63B16" w:rsidRPr="00C63B16" w:rsidRDefault="00C63B16" w:rsidP="00C63B16">
      <w:pPr>
        <w:pStyle w:val="Code"/>
        <w:rPr>
          <w:highlight w:val="white"/>
        </w:rPr>
      </w:pPr>
      <w:r w:rsidRPr="00C63B16">
        <w:rPr>
          <w:highlight w:val="white"/>
        </w:rPr>
        <w:t xml:space="preserve">  }</w:t>
      </w:r>
    </w:p>
    <w:p w14:paraId="3916FA7A" w14:textId="77777777" w:rsidR="00C63B16" w:rsidRPr="00C63B16" w:rsidRDefault="00C63B16" w:rsidP="00C63B16">
      <w:pPr>
        <w:pStyle w:val="Code"/>
        <w:rPr>
          <w:highlight w:val="white"/>
        </w:rPr>
      </w:pPr>
      <w:r w:rsidRPr="00C63B16">
        <w:rPr>
          <w:highlight w:val="white"/>
        </w:rPr>
        <w:t>}</w:t>
      </w:r>
    </w:p>
    <w:p w14:paraId="4193DB5C" w14:textId="77777777" w:rsidR="00C63B16" w:rsidRPr="00714049" w:rsidRDefault="00C63B16" w:rsidP="00714049">
      <w:pPr>
        <w:pStyle w:val="Code"/>
        <w:rPr>
          <w:highlight w:val="white"/>
        </w:rPr>
      </w:pPr>
    </w:p>
    <w:p w14:paraId="73538E16" w14:textId="77777777" w:rsidR="00714049" w:rsidRPr="00714049" w:rsidRDefault="00714049" w:rsidP="00714049">
      <w:pPr>
        <w:pStyle w:val="Code"/>
        <w:rPr>
          <w:highlight w:val="white"/>
        </w:rPr>
      </w:pPr>
      <w:r w:rsidRPr="00714049">
        <w:rPr>
          <w:highlight w:val="white"/>
        </w:rPr>
        <w:t>void qsort(void* valueList, size_t listSize, size_t valueSize,</w:t>
      </w:r>
    </w:p>
    <w:p w14:paraId="677EE125" w14:textId="77777777" w:rsidR="00714049" w:rsidRPr="00714049" w:rsidRDefault="00714049" w:rsidP="00714049">
      <w:pPr>
        <w:pStyle w:val="Code"/>
        <w:rPr>
          <w:highlight w:val="white"/>
        </w:rPr>
      </w:pPr>
      <w:r w:rsidRPr="00714049">
        <w:rPr>
          <w:highlight w:val="white"/>
        </w:rPr>
        <w:t xml:space="preserve">           int (*compare) (const void*, const void*)) {</w:t>
      </w:r>
    </w:p>
    <w:p w14:paraId="09902BBA" w14:textId="77777777" w:rsidR="00714049" w:rsidRPr="00714049" w:rsidRDefault="00714049" w:rsidP="00714049">
      <w:pPr>
        <w:pStyle w:val="Code"/>
        <w:rPr>
          <w:highlight w:val="white"/>
        </w:rPr>
      </w:pPr>
      <w:r w:rsidRPr="00714049">
        <w:rPr>
          <w:highlight w:val="white"/>
        </w:rPr>
        <w:t xml:space="preserve">  char* charList = (char*) valueList;</w:t>
      </w:r>
    </w:p>
    <w:p w14:paraId="7AEA2588" w14:textId="77777777" w:rsidR="00714049" w:rsidRPr="00714049" w:rsidRDefault="00714049" w:rsidP="00714049">
      <w:pPr>
        <w:pStyle w:val="Code"/>
        <w:rPr>
          <w:highlight w:val="white"/>
        </w:rPr>
      </w:pPr>
      <w:r w:rsidRPr="00714049">
        <w:rPr>
          <w:highlight w:val="white"/>
        </w:rPr>
        <w:t xml:space="preserve">  int size;</w:t>
      </w:r>
    </w:p>
    <w:p w14:paraId="03AEBDA2" w14:textId="77777777" w:rsidR="00714049" w:rsidRPr="00714049" w:rsidRDefault="00714049" w:rsidP="00714049">
      <w:pPr>
        <w:pStyle w:val="Code"/>
        <w:rPr>
          <w:highlight w:val="white"/>
        </w:rPr>
      </w:pPr>
      <w:r w:rsidRPr="00714049">
        <w:rPr>
          <w:highlight w:val="white"/>
        </w:rPr>
        <w:t xml:space="preserve">  for (size = (listSize - 1); size &gt; 0; --size)  {</w:t>
      </w:r>
    </w:p>
    <w:p w14:paraId="61ADA0A1" w14:textId="77777777" w:rsidR="00714049" w:rsidRPr="00714049" w:rsidRDefault="00714049" w:rsidP="00714049">
      <w:pPr>
        <w:pStyle w:val="Code"/>
        <w:rPr>
          <w:highlight w:val="white"/>
        </w:rPr>
      </w:pPr>
      <w:r w:rsidRPr="00714049">
        <w:rPr>
          <w:highlight w:val="white"/>
        </w:rPr>
        <w:t xml:space="preserve">    int index;</w:t>
      </w:r>
    </w:p>
    <w:p w14:paraId="5CF823D7" w14:textId="77777777" w:rsidR="00714049" w:rsidRPr="00714049" w:rsidRDefault="00714049" w:rsidP="00714049">
      <w:pPr>
        <w:pStyle w:val="Code"/>
        <w:rPr>
          <w:highlight w:val="white"/>
        </w:rPr>
      </w:pPr>
      <w:r w:rsidRPr="00714049">
        <w:rPr>
          <w:highlight w:val="white"/>
        </w:rPr>
        <w:t xml:space="preserve">    BOOL update = FALSE;</w:t>
      </w:r>
    </w:p>
    <w:p w14:paraId="3683E9C4" w14:textId="77777777" w:rsidR="00714049" w:rsidRPr="00714049" w:rsidRDefault="00714049" w:rsidP="00714049">
      <w:pPr>
        <w:pStyle w:val="Code"/>
        <w:rPr>
          <w:highlight w:val="white"/>
        </w:rPr>
      </w:pPr>
      <w:r w:rsidRPr="00714049">
        <w:rPr>
          <w:highlight w:val="white"/>
        </w:rPr>
        <w:t xml:space="preserve">    for (index = 0; index &lt; size; ++index)  {</w:t>
      </w:r>
    </w:p>
    <w:p w14:paraId="7DABC4F0" w14:textId="77777777" w:rsidR="00714049" w:rsidRPr="00714049" w:rsidRDefault="00714049" w:rsidP="00714049">
      <w:pPr>
        <w:pStyle w:val="Code"/>
        <w:rPr>
          <w:highlight w:val="white"/>
        </w:rPr>
      </w:pPr>
      <w:r w:rsidRPr="00714049">
        <w:rPr>
          <w:highlight w:val="white"/>
        </w:rPr>
        <w:t xml:space="preserve">      char* valuePtr1 = charList + (index * valueSize);</w:t>
      </w:r>
    </w:p>
    <w:p w14:paraId="41AF28FE" w14:textId="77777777" w:rsidR="00714049" w:rsidRPr="00714049" w:rsidRDefault="00714049" w:rsidP="00714049">
      <w:pPr>
        <w:pStyle w:val="Code"/>
        <w:rPr>
          <w:highlight w:val="white"/>
        </w:rPr>
      </w:pPr>
      <w:r w:rsidRPr="00714049">
        <w:rPr>
          <w:highlight w:val="white"/>
        </w:rPr>
        <w:t xml:space="preserve">      char* valuePtr2 = charList + ((index + 1) * valueSize);</w:t>
      </w:r>
    </w:p>
    <w:p w14:paraId="77C47136" w14:textId="77777777" w:rsidR="00714049" w:rsidRPr="00714049" w:rsidRDefault="00714049" w:rsidP="00714049">
      <w:pPr>
        <w:pStyle w:val="Code"/>
        <w:rPr>
          <w:highlight w:val="white"/>
        </w:rPr>
      </w:pPr>
    </w:p>
    <w:p w14:paraId="463815C2" w14:textId="77777777" w:rsidR="00714049" w:rsidRPr="00714049" w:rsidRDefault="00714049" w:rsidP="00714049">
      <w:pPr>
        <w:pStyle w:val="Code"/>
        <w:rPr>
          <w:highlight w:val="white"/>
        </w:rPr>
      </w:pPr>
      <w:r w:rsidRPr="00714049">
        <w:rPr>
          <w:highlight w:val="white"/>
        </w:rPr>
        <w:t xml:space="preserve">      if (compare(valuePtr1, valuePtr2) &gt; 0) {</w:t>
      </w:r>
    </w:p>
    <w:p w14:paraId="70A7981A" w14:textId="77777777" w:rsidR="00714049" w:rsidRPr="00714049" w:rsidRDefault="00714049" w:rsidP="00714049">
      <w:pPr>
        <w:pStyle w:val="Code"/>
        <w:rPr>
          <w:highlight w:val="white"/>
        </w:rPr>
      </w:pPr>
      <w:r w:rsidRPr="00714049">
        <w:rPr>
          <w:highlight w:val="white"/>
        </w:rPr>
        <w:t xml:space="preserve">        memswap(valuePtr1, valuePtr2, valueSize);</w:t>
      </w:r>
    </w:p>
    <w:p w14:paraId="68831B79" w14:textId="77777777" w:rsidR="00714049" w:rsidRPr="00714049" w:rsidRDefault="00714049" w:rsidP="00714049">
      <w:pPr>
        <w:pStyle w:val="Code"/>
        <w:rPr>
          <w:highlight w:val="white"/>
        </w:rPr>
      </w:pPr>
      <w:r w:rsidRPr="00714049">
        <w:rPr>
          <w:highlight w:val="white"/>
        </w:rPr>
        <w:t xml:space="preserve">        update = TRUE;</w:t>
      </w:r>
    </w:p>
    <w:p w14:paraId="08C1DEE1" w14:textId="77777777" w:rsidR="00714049" w:rsidRPr="00714049" w:rsidRDefault="00714049" w:rsidP="00714049">
      <w:pPr>
        <w:pStyle w:val="Code"/>
        <w:rPr>
          <w:highlight w:val="white"/>
        </w:rPr>
      </w:pPr>
      <w:r w:rsidRPr="00714049">
        <w:rPr>
          <w:highlight w:val="white"/>
        </w:rPr>
        <w:t xml:space="preserve">      }</w:t>
      </w:r>
    </w:p>
    <w:p w14:paraId="10902320" w14:textId="77777777" w:rsidR="00714049" w:rsidRPr="00714049" w:rsidRDefault="00714049" w:rsidP="00714049">
      <w:pPr>
        <w:pStyle w:val="Code"/>
        <w:rPr>
          <w:highlight w:val="white"/>
        </w:rPr>
      </w:pPr>
      <w:r w:rsidRPr="00714049">
        <w:rPr>
          <w:highlight w:val="white"/>
        </w:rPr>
        <w:t xml:space="preserve">    }</w:t>
      </w:r>
    </w:p>
    <w:p w14:paraId="04A03DBF" w14:textId="77777777" w:rsidR="00714049" w:rsidRPr="00714049" w:rsidRDefault="00714049" w:rsidP="00714049">
      <w:pPr>
        <w:pStyle w:val="Code"/>
        <w:rPr>
          <w:highlight w:val="white"/>
        </w:rPr>
      </w:pPr>
    </w:p>
    <w:p w14:paraId="126D87EE" w14:textId="77777777" w:rsidR="00714049" w:rsidRPr="00714049" w:rsidRDefault="00714049" w:rsidP="00714049">
      <w:pPr>
        <w:pStyle w:val="Code"/>
        <w:rPr>
          <w:highlight w:val="white"/>
        </w:rPr>
      </w:pPr>
      <w:r w:rsidRPr="00714049">
        <w:rPr>
          <w:highlight w:val="white"/>
        </w:rPr>
        <w:t xml:space="preserve">    if (!update) {</w:t>
      </w:r>
    </w:p>
    <w:p w14:paraId="0F046A24" w14:textId="77777777" w:rsidR="00714049" w:rsidRPr="00714049" w:rsidRDefault="00714049" w:rsidP="00714049">
      <w:pPr>
        <w:pStyle w:val="Code"/>
        <w:rPr>
          <w:highlight w:val="white"/>
        </w:rPr>
      </w:pPr>
      <w:r w:rsidRPr="00714049">
        <w:rPr>
          <w:highlight w:val="white"/>
        </w:rPr>
        <w:t xml:space="preserve">      break;</w:t>
      </w:r>
    </w:p>
    <w:p w14:paraId="37688ECA" w14:textId="77777777" w:rsidR="00714049" w:rsidRPr="00714049" w:rsidRDefault="00714049" w:rsidP="00714049">
      <w:pPr>
        <w:pStyle w:val="Code"/>
        <w:rPr>
          <w:highlight w:val="white"/>
        </w:rPr>
      </w:pPr>
      <w:r w:rsidRPr="00714049">
        <w:rPr>
          <w:highlight w:val="white"/>
        </w:rPr>
        <w:t xml:space="preserve">    }</w:t>
      </w:r>
    </w:p>
    <w:p w14:paraId="413ABF90" w14:textId="77777777" w:rsidR="00714049" w:rsidRPr="00714049" w:rsidRDefault="00714049" w:rsidP="00714049">
      <w:pPr>
        <w:pStyle w:val="Code"/>
        <w:rPr>
          <w:highlight w:val="white"/>
        </w:rPr>
      </w:pPr>
      <w:r w:rsidRPr="00714049">
        <w:rPr>
          <w:highlight w:val="white"/>
        </w:rPr>
        <w:t xml:space="preserve">  }</w:t>
      </w:r>
    </w:p>
    <w:p w14:paraId="05D3CB89" w14:textId="77777777" w:rsidR="00714049" w:rsidRPr="00714049" w:rsidRDefault="00714049" w:rsidP="00714049">
      <w:pPr>
        <w:pStyle w:val="Code"/>
        <w:rPr>
          <w:highlight w:val="white"/>
        </w:rPr>
      </w:pPr>
      <w:r w:rsidRPr="00714049">
        <w:rPr>
          <w:highlight w:val="white"/>
        </w:rPr>
        <w:t>}</w:t>
      </w:r>
    </w:p>
    <w:p w14:paraId="0AA9A7DE" w14:textId="77777777" w:rsidR="00714049" w:rsidRPr="00714049" w:rsidRDefault="00714049" w:rsidP="00714049">
      <w:pPr>
        <w:pStyle w:val="Code"/>
        <w:rPr>
          <w:highlight w:val="white"/>
        </w:rPr>
      </w:pPr>
    </w:p>
    <w:p w14:paraId="138983D4" w14:textId="2E804A28" w:rsidR="00C63B16" w:rsidRPr="00C63B16" w:rsidRDefault="00C63B16" w:rsidP="00C63B16">
      <w:pPr>
        <w:pStyle w:val="Code"/>
        <w:rPr>
          <w:highlight w:val="white"/>
        </w:rPr>
      </w:pPr>
      <w:r w:rsidRPr="00C63B16">
        <w:rPr>
          <w:highlight w:val="white"/>
        </w:rPr>
        <w:t>int abs(int value) {</w:t>
      </w:r>
    </w:p>
    <w:p w14:paraId="1D9307B4" w14:textId="77777777" w:rsidR="00C63B16" w:rsidRPr="00C63B16" w:rsidRDefault="00C63B16" w:rsidP="00C63B16">
      <w:pPr>
        <w:pStyle w:val="Code"/>
        <w:rPr>
          <w:highlight w:val="white"/>
        </w:rPr>
      </w:pPr>
      <w:r w:rsidRPr="00C63B16">
        <w:rPr>
          <w:highlight w:val="white"/>
        </w:rPr>
        <w:t xml:space="preserve">  return (value &lt; 0) ? -value : value;</w:t>
      </w:r>
    </w:p>
    <w:p w14:paraId="2C9B33E6" w14:textId="77777777" w:rsidR="00C63B16" w:rsidRPr="00C63B16" w:rsidRDefault="00C63B16" w:rsidP="00C63B16">
      <w:pPr>
        <w:pStyle w:val="Code"/>
        <w:rPr>
          <w:highlight w:val="white"/>
        </w:rPr>
      </w:pPr>
      <w:r w:rsidRPr="00C63B16">
        <w:rPr>
          <w:highlight w:val="white"/>
        </w:rPr>
        <w:t>}</w:t>
      </w:r>
    </w:p>
    <w:p w14:paraId="5922B82C" w14:textId="77777777" w:rsidR="00C63B16" w:rsidRPr="00C63B16" w:rsidRDefault="00C63B16" w:rsidP="00C63B16">
      <w:pPr>
        <w:pStyle w:val="Code"/>
        <w:rPr>
          <w:highlight w:val="white"/>
        </w:rPr>
      </w:pPr>
    </w:p>
    <w:p w14:paraId="240063FA" w14:textId="77777777" w:rsidR="00C63B16" w:rsidRPr="00C63B16" w:rsidRDefault="00C63B16" w:rsidP="00C63B16">
      <w:pPr>
        <w:pStyle w:val="Code"/>
        <w:rPr>
          <w:highlight w:val="white"/>
        </w:rPr>
      </w:pPr>
      <w:r w:rsidRPr="00C63B16">
        <w:rPr>
          <w:highlight w:val="white"/>
        </w:rPr>
        <w:t>long labs(long value) {</w:t>
      </w:r>
    </w:p>
    <w:p w14:paraId="3E082831" w14:textId="77777777" w:rsidR="00C63B16" w:rsidRPr="00C63B16" w:rsidRDefault="00C63B16" w:rsidP="00C63B16">
      <w:pPr>
        <w:pStyle w:val="Code"/>
        <w:rPr>
          <w:highlight w:val="white"/>
        </w:rPr>
      </w:pPr>
      <w:r w:rsidRPr="00C63B16">
        <w:rPr>
          <w:highlight w:val="white"/>
        </w:rPr>
        <w:t xml:space="preserve">  return (value &lt; 0l) ? -value : value;</w:t>
      </w:r>
    </w:p>
    <w:p w14:paraId="59FAA662" w14:textId="77777777" w:rsidR="00C63B16" w:rsidRPr="00C63B16" w:rsidRDefault="00C63B16" w:rsidP="00C63B16">
      <w:pPr>
        <w:pStyle w:val="Code"/>
        <w:rPr>
          <w:highlight w:val="white"/>
        </w:rPr>
      </w:pPr>
      <w:r w:rsidRPr="00C63B16">
        <w:rPr>
          <w:highlight w:val="white"/>
        </w:rPr>
        <w:t>}</w:t>
      </w:r>
    </w:p>
    <w:p w14:paraId="7FCDDB7C" w14:textId="77777777" w:rsidR="00C63B16" w:rsidRPr="00C63B16" w:rsidRDefault="00C63B16" w:rsidP="00C63B16">
      <w:pPr>
        <w:pStyle w:val="Code"/>
        <w:rPr>
          <w:highlight w:val="white"/>
        </w:rPr>
      </w:pPr>
    </w:p>
    <w:p w14:paraId="176A14BE" w14:textId="77777777" w:rsidR="00C63B16" w:rsidRPr="00C63B16" w:rsidRDefault="00C63B16" w:rsidP="00C63B16">
      <w:pPr>
        <w:pStyle w:val="Code"/>
        <w:rPr>
          <w:highlight w:val="white"/>
        </w:rPr>
      </w:pPr>
      <w:r w:rsidRPr="00C63B16">
        <w:rPr>
          <w:highlight w:val="white"/>
        </w:rPr>
        <w:t>div_t div(int num, int denum) {</w:t>
      </w:r>
    </w:p>
    <w:p w14:paraId="5BAA77B1" w14:textId="77777777" w:rsidR="00C63B16" w:rsidRPr="00C63B16" w:rsidRDefault="00C63B16" w:rsidP="00C63B16">
      <w:pPr>
        <w:pStyle w:val="Code"/>
        <w:rPr>
          <w:highlight w:val="white"/>
        </w:rPr>
      </w:pPr>
      <w:r w:rsidRPr="00C63B16">
        <w:rPr>
          <w:highlight w:val="white"/>
        </w:rPr>
        <w:t xml:space="preserve">  div_t result = {0, 0};</w:t>
      </w:r>
    </w:p>
    <w:p w14:paraId="35BEA3C2" w14:textId="77777777" w:rsidR="00C63B16" w:rsidRPr="00C63B16" w:rsidRDefault="00C63B16" w:rsidP="00C63B16">
      <w:pPr>
        <w:pStyle w:val="Code"/>
        <w:rPr>
          <w:highlight w:val="white"/>
        </w:rPr>
      </w:pPr>
    </w:p>
    <w:p w14:paraId="6D9D16E0" w14:textId="77777777" w:rsidR="00C63B16" w:rsidRPr="00C63B16" w:rsidRDefault="00C63B16" w:rsidP="00C63B16">
      <w:pPr>
        <w:pStyle w:val="Code"/>
        <w:rPr>
          <w:highlight w:val="white"/>
        </w:rPr>
      </w:pPr>
      <w:r w:rsidRPr="00C63B16">
        <w:rPr>
          <w:highlight w:val="white"/>
        </w:rPr>
        <w:t xml:space="preserve">  if (denum == 0) {</w:t>
      </w:r>
    </w:p>
    <w:p w14:paraId="3E838191" w14:textId="77777777" w:rsidR="00C63B16" w:rsidRPr="00C63B16" w:rsidRDefault="00C63B16" w:rsidP="00C63B16">
      <w:pPr>
        <w:pStyle w:val="Code"/>
        <w:rPr>
          <w:highlight w:val="white"/>
        </w:rPr>
      </w:pPr>
      <w:r w:rsidRPr="00C63B16">
        <w:rPr>
          <w:highlight w:val="white"/>
        </w:rPr>
        <w:t xml:space="preserve">    errno = EDOM;</w:t>
      </w:r>
    </w:p>
    <w:p w14:paraId="560E6A9F" w14:textId="77777777" w:rsidR="00C63B16" w:rsidRPr="00C63B16" w:rsidRDefault="00C63B16" w:rsidP="00C63B16">
      <w:pPr>
        <w:pStyle w:val="Code"/>
        <w:rPr>
          <w:highlight w:val="white"/>
        </w:rPr>
      </w:pPr>
      <w:r w:rsidRPr="00C63B16">
        <w:rPr>
          <w:highlight w:val="white"/>
        </w:rPr>
        <w:t xml:space="preserve">    return result;</w:t>
      </w:r>
    </w:p>
    <w:p w14:paraId="021D3287" w14:textId="77777777" w:rsidR="00C63B16" w:rsidRPr="00C63B16" w:rsidRDefault="00C63B16" w:rsidP="00C63B16">
      <w:pPr>
        <w:pStyle w:val="Code"/>
        <w:rPr>
          <w:highlight w:val="white"/>
        </w:rPr>
      </w:pPr>
      <w:r w:rsidRPr="00C63B16">
        <w:rPr>
          <w:highlight w:val="white"/>
        </w:rPr>
        <w:t xml:space="preserve">  }</w:t>
      </w:r>
    </w:p>
    <w:p w14:paraId="35281393" w14:textId="77777777" w:rsidR="00C63B16" w:rsidRPr="00C63B16" w:rsidRDefault="00C63B16" w:rsidP="00C63B16">
      <w:pPr>
        <w:pStyle w:val="Code"/>
        <w:rPr>
          <w:highlight w:val="white"/>
        </w:rPr>
      </w:pPr>
    </w:p>
    <w:p w14:paraId="5D83C086" w14:textId="77777777" w:rsidR="00C63B16" w:rsidRPr="00C63B16" w:rsidRDefault="00C63B16" w:rsidP="00C63B16">
      <w:pPr>
        <w:pStyle w:val="Code"/>
        <w:rPr>
          <w:highlight w:val="white"/>
        </w:rPr>
      </w:pPr>
      <w:r w:rsidRPr="00C63B16">
        <w:rPr>
          <w:highlight w:val="white"/>
        </w:rPr>
        <w:t xml:space="preserve">  result.quot = num / denum;</w:t>
      </w:r>
    </w:p>
    <w:p w14:paraId="227DC885" w14:textId="77777777" w:rsidR="00C63B16" w:rsidRPr="00C63B16" w:rsidRDefault="00C63B16" w:rsidP="00C63B16">
      <w:pPr>
        <w:pStyle w:val="Code"/>
        <w:rPr>
          <w:highlight w:val="white"/>
        </w:rPr>
      </w:pPr>
      <w:r w:rsidRPr="00C63B16">
        <w:rPr>
          <w:highlight w:val="white"/>
        </w:rPr>
        <w:t xml:space="preserve">  result.rem = num % denum;</w:t>
      </w:r>
    </w:p>
    <w:p w14:paraId="4E82691D" w14:textId="77777777" w:rsidR="00C63B16" w:rsidRPr="00C63B16" w:rsidRDefault="00C63B16" w:rsidP="00C63B16">
      <w:pPr>
        <w:pStyle w:val="Code"/>
        <w:rPr>
          <w:highlight w:val="white"/>
        </w:rPr>
      </w:pPr>
      <w:r w:rsidRPr="00C63B16">
        <w:rPr>
          <w:highlight w:val="white"/>
        </w:rPr>
        <w:t xml:space="preserve">  return result;</w:t>
      </w:r>
    </w:p>
    <w:p w14:paraId="7C074C5B" w14:textId="77777777" w:rsidR="00C63B16" w:rsidRPr="00C63B16" w:rsidRDefault="00C63B16" w:rsidP="00C63B16">
      <w:pPr>
        <w:pStyle w:val="Code"/>
        <w:rPr>
          <w:highlight w:val="white"/>
        </w:rPr>
      </w:pPr>
      <w:r w:rsidRPr="00C63B16">
        <w:rPr>
          <w:highlight w:val="white"/>
        </w:rPr>
        <w:t>}</w:t>
      </w:r>
    </w:p>
    <w:p w14:paraId="3F09428F" w14:textId="77777777" w:rsidR="00C63B16" w:rsidRPr="00C63B16" w:rsidRDefault="00C63B16" w:rsidP="00C63B16">
      <w:pPr>
        <w:pStyle w:val="Code"/>
        <w:rPr>
          <w:highlight w:val="white"/>
        </w:rPr>
      </w:pPr>
    </w:p>
    <w:p w14:paraId="614B3965" w14:textId="77777777" w:rsidR="00C63B16" w:rsidRPr="00C63B16" w:rsidRDefault="00C63B16" w:rsidP="00C63B16">
      <w:pPr>
        <w:pStyle w:val="Code"/>
        <w:rPr>
          <w:highlight w:val="white"/>
        </w:rPr>
      </w:pPr>
      <w:r w:rsidRPr="00C63B16">
        <w:rPr>
          <w:highlight w:val="white"/>
        </w:rPr>
        <w:t>ldiv_t ldiv(long num, long denum) {</w:t>
      </w:r>
    </w:p>
    <w:p w14:paraId="1DE5C28B" w14:textId="77777777" w:rsidR="00C63B16" w:rsidRPr="00C63B16" w:rsidRDefault="00C63B16" w:rsidP="00C63B16">
      <w:pPr>
        <w:pStyle w:val="Code"/>
        <w:rPr>
          <w:highlight w:val="white"/>
        </w:rPr>
      </w:pPr>
      <w:r w:rsidRPr="00C63B16">
        <w:rPr>
          <w:highlight w:val="white"/>
        </w:rPr>
        <w:t xml:space="preserve">  ldiv_t result = {0, 0};</w:t>
      </w:r>
    </w:p>
    <w:p w14:paraId="126502B9" w14:textId="77777777" w:rsidR="00C63B16" w:rsidRPr="00C63B16" w:rsidRDefault="00C63B16" w:rsidP="00C63B16">
      <w:pPr>
        <w:pStyle w:val="Code"/>
        <w:rPr>
          <w:highlight w:val="white"/>
        </w:rPr>
      </w:pPr>
      <w:r w:rsidRPr="00C63B16">
        <w:rPr>
          <w:highlight w:val="white"/>
        </w:rPr>
        <w:t xml:space="preserve">  </w:t>
      </w:r>
    </w:p>
    <w:p w14:paraId="48263DD6" w14:textId="77777777" w:rsidR="00C63B16" w:rsidRPr="00C63B16" w:rsidRDefault="00C63B16" w:rsidP="00C63B16">
      <w:pPr>
        <w:pStyle w:val="Code"/>
        <w:rPr>
          <w:highlight w:val="white"/>
        </w:rPr>
      </w:pPr>
      <w:r w:rsidRPr="00C63B16">
        <w:rPr>
          <w:highlight w:val="white"/>
        </w:rPr>
        <w:t xml:space="preserve">  if (denum == 0) {</w:t>
      </w:r>
    </w:p>
    <w:p w14:paraId="7E1F1148" w14:textId="77777777" w:rsidR="00C63B16" w:rsidRPr="00C63B16" w:rsidRDefault="00C63B16" w:rsidP="00C63B16">
      <w:pPr>
        <w:pStyle w:val="Code"/>
        <w:rPr>
          <w:highlight w:val="white"/>
        </w:rPr>
      </w:pPr>
      <w:r w:rsidRPr="00C63B16">
        <w:rPr>
          <w:highlight w:val="white"/>
        </w:rPr>
        <w:t xml:space="preserve">    errno = EDOM;</w:t>
      </w:r>
    </w:p>
    <w:p w14:paraId="08E6EF7F" w14:textId="77777777" w:rsidR="00C63B16" w:rsidRPr="00C63B16" w:rsidRDefault="00C63B16" w:rsidP="00C63B16">
      <w:pPr>
        <w:pStyle w:val="Code"/>
        <w:rPr>
          <w:highlight w:val="white"/>
        </w:rPr>
      </w:pPr>
      <w:r w:rsidRPr="00C63B16">
        <w:rPr>
          <w:highlight w:val="white"/>
        </w:rPr>
        <w:t xml:space="preserve">    return result;</w:t>
      </w:r>
    </w:p>
    <w:p w14:paraId="1E7E83D3" w14:textId="77777777" w:rsidR="00C63B16" w:rsidRPr="00C63B16" w:rsidRDefault="00C63B16" w:rsidP="00C63B16">
      <w:pPr>
        <w:pStyle w:val="Code"/>
        <w:rPr>
          <w:highlight w:val="white"/>
        </w:rPr>
      </w:pPr>
      <w:r w:rsidRPr="00C63B16">
        <w:rPr>
          <w:highlight w:val="white"/>
        </w:rPr>
        <w:t xml:space="preserve">  }</w:t>
      </w:r>
    </w:p>
    <w:p w14:paraId="76940154" w14:textId="77777777" w:rsidR="00C63B16" w:rsidRPr="00C63B16" w:rsidRDefault="00C63B16" w:rsidP="00C63B16">
      <w:pPr>
        <w:pStyle w:val="Code"/>
        <w:rPr>
          <w:highlight w:val="white"/>
        </w:rPr>
      </w:pPr>
    </w:p>
    <w:p w14:paraId="2703DEE4" w14:textId="77777777" w:rsidR="00C63B16" w:rsidRPr="00C63B16" w:rsidRDefault="00C63B16" w:rsidP="00C63B16">
      <w:pPr>
        <w:pStyle w:val="Code"/>
        <w:rPr>
          <w:highlight w:val="white"/>
        </w:rPr>
      </w:pPr>
      <w:r w:rsidRPr="00C63B16">
        <w:rPr>
          <w:highlight w:val="white"/>
        </w:rPr>
        <w:lastRenderedPageBreak/>
        <w:t xml:space="preserve">  result.quot = num / denum;</w:t>
      </w:r>
    </w:p>
    <w:p w14:paraId="5A8A8F8B" w14:textId="77777777" w:rsidR="00C63B16" w:rsidRPr="00C63B16" w:rsidRDefault="00C63B16" w:rsidP="00C63B16">
      <w:pPr>
        <w:pStyle w:val="Code"/>
        <w:rPr>
          <w:highlight w:val="white"/>
        </w:rPr>
      </w:pPr>
      <w:r w:rsidRPr="00C63B16">
        <w:rPr>
          <w:highlight w:val="white"/>
        </w:rPr>
        <w:t xml:space="preserve">  result.rem = num % denum;</w:t>
      </w:r>
    </w:p>
    <w:p w14:paraId="10B1A29D" w14:textId="77777777" w:rsidR="00C63B16" w:rsidRPr="00C63B16" w:rsidRDefault="00C63B16" w:rsidP="00C63B16">
      <w:pPr>
        <w:pStyle w:val="Code"/>
        <w:rPr>
          <w:highlight w:val="white"/>
        </w:rPr>
      </w:pPr>
      <w:r w:rsidRPr="00C63B16">
        <w:rPr>
          <w:highlight w:val="white"/>
        </w:rPr>
        <w:t xml:space="preserve">  return result;</w:t>
      </w:r>
    </w:p>
    <w:p w14:paraId="6E0602C6" w14:textId="09B80FB8" w:rsidR="00C63B16" w:rsidRPr="00C63B16" w:rsidRDefault="00C63B16" w:rsidP="00C63B16">
      <w:pPr>
        <w:pStyle w:val="Code"/>
      </w:pPr>
      <w:r w:rsidRPr="00C63B16">
        <w:rPr>
          <w:highlight w:val="white"/>
        </w:rPr>
        <w:t>}</w:t>
      </w:r>
    </w:p>
    <w:p w14:paraId="49B8A31E" w14:textId="2C1D576F" w:rsidR="00D62A8B" w:rsidRPr="00D822A3" w:rsidRDefault="00966D02" w:rsidP="00265BDF">
      <w:pPr>
        <w:pStyle w:val="Rubrik2"/>
        <w:rPr>
          <w:lang w:val="en-GB"/>
        </w:rPr>
      </w:pPr>
      <w:r w:rsidRPr="00D822A3">
        <w:rPr>
          <w:lang w:val="en-GB"/>
        </w:rPr>
        <w:t>T</w:t>
      </w:r>
      <w:r w:rsidR="00D62A8B" w:rsidRPr="00D822A3">
        <w:rPr>
          <w:lang w:val="en-GB"/>
        </w:rPr>
        <w:t>ime</w:t>
      </w:r>
      <w:bookmarkEnd w:id="481"/>
    </w:p>
    <w:p w14:paraId="4B568326" w14:textId="26EBB4A4" w:rsidR="00487292" w:rsidRPr="00D822A3" w:rsidRDefault="004B0675" w:rsidP="00733EAC">
      <w:pPr>
        <w:pStyle w:val="CodeListing"/>
        <w:rPr>
          <w:lang w:val="en-GB"/>
        </w:rPr>
      </w:pPr>
      <w:proofErr w:type="spellStart"/>
      <w:r w:rsidRPr="00D822A3">
        <w:rPr>
          <w:lang w:val="en-GB"/>
        </w:rPr>
        <w:t>t</w:t>
      </w:r>
      <w:r w:rsidR="00487292" w:rsidRPr="00D822A3">
        <w:rPr>
          <w:lang w:val="en-GB"/>
        </w:rPr>
        <w:t>ime</w:t>
      </w:r>
      <w:r w:rsidR="00966D02" w:rsidRPr="00D822A3">
        <w:rPr>
          <w:lang w:val="en-GB"/>
        </w:rPr>
        <w:t>.h</w:t>
      </w:r>
      <w:proofErr w:type="spellEnd"/>
    </w:p>
    <w:p w14:paraId="776E8EE4" w14:textId="77777777" w:rsidR="00C63B16" w:rsidRPr="00C63B16" w:rsidRDefault="00C63B16" w:rsidP="00C63B16">
      <w:pPr>
        <w:pStyle w:val="Code"/>
        <w:rPr>
          <w:highlight w:val="white"/>
        </w:rPr>
      </w:pPr>
      <w:r w:rsidRPr="00C63B16">
        <w:rPr>
          <w:highlight w:val="white"/>
        </w:rPr>
        <w:t>#ifndef __TIME_H__</w:t>
      </w:r>
    </w:p>
    <w:p w14:paraId="676CBA5C" w14:textId="77777777" w:rsidR="00C63B16" w:rsidRPr="00C63B16" w:rsidRDefault="00C63B16" w:rsidP="00C63B16">
      <w:pPr>
        <w:pStyle w:val="Code"/>
        <w:rPr>
          <w:highlight w:val="white"/>
        </w:rPr>
      </w:pPr>
      <w:r w:rsidRPr="00C63B16">
        <w:rPr>
          <w:highlight w:val="white"/>
        </w:rPr>
        <w:t>#define __TIME_H__</w:t>
      </w:r>
    </w:p>
    <w:p w14:paraId="51364D3D" w14:textId="77777777" w:rsidR="00C63B16" w:rsidRPr="00C63B16" w:rsidRDefault="00C63B16" w:rsidP="00C63B16">
      <w:pPr>
        <w:pStyle w:val="Code"/>
        <w:rPr>
          <w:highlight w:val="white"/>
        </w:rPr>
      </w:pPr>
    </w:p>
    <w:p w14:paraId="2B3DF3A1" w14:textId="77777777" w:rsidR="00C63B16" w:rsidRPr="00C63B16" w:rsidRDefault="00C63B16" w:rsidP="00C63B16">
      <w:pPr>
        <w:pStyle w:val="Code"/>
        <w:rPr>
          <w:highlight w:val="white"/>
        </w:rPr>
      </w:pPr>
      <w:r w:rsidRPr="00C63B16">
        <w:rPr>
          <w:highlight w:val="white"/>
        </w:rPr>
        <w:t>#define size_t int</w:t>
      </w:r>
    </w:p>
    <w:p w14:paraId="02B8327F" w14:textId="77777777" w:rsidR="00C63B16" w:rsidRPr="00C63B16" w:rsidRDefault="00C63B16" w:rsidP="00C63B16">
      <w:pPr>
        <w:pStyle w:val="Code"/>
        <w:rPr>
          <w:highlight w:val="white"/>
        </w:rPr>
      </w:pPr>
      <w:r w:rsidRPr="00C63B16">
        <w:rPr>
          <w:highlight w:val="white"/>
        </w:rPr>
        <w:t>#define time_t unsigned long</w:t>
      </w:r>
    </w:p>
    <w:p w14:paraId="6F75DECB" w14:textId="77777777" w:rsidR="00C63B16" w:rsidRPr="00C63B16" w:rsidRDefault="00C63B16" w:rsidP="00C63B16">
      <w:pPr>
        <w:pStyle w:val="Code"/>
        <w:rPr>
          <w:highlight w:val="white"/>
        </w:rPr>
      </w:pPr>
      <w:r w:rsidRPr="00C63B16">
        <w:rPr>
          <w:highlight w:val="white"/>
        </w:rPr>
        <w:t>#define clock_t long</w:t>
      </w:r>
    </w:p>
    <w:p w14:paraId="17F0F57B" w14:textId="77777777" w:rsidR="00C63B16" w:rsidRPr="00C63B16" w:rsidRDefault="00C63B16" w:rsidP="00C63B16">
      <w:pPr>
        <w:pStyle w:val="Code"/>
        <w:rPr>
          <w:highlight w:val="white"/>
        </w:rPr>
      </w:pPr>
    </w:p>
    <w:p w14:paraId="12063119" w14:textId="77777777" w:rsidR="00C63B16" w:rsidRPr="00C63B16" w:rsidRDefault="00C63B16" w:rsidP="00C63B16">
      <w:pPr>
        <w:pStyle w:val="Code"/>
        <w:rPr>
          <w:highlight w:val="white"/>
        </w:rPr>
      </w:pPr>
      <w:r w:rsidRPr="00C63B16">
        <w:rPr>
          <w:highlight w:val="white"/>
        </w:rPr>
        <w:t>struct tm {</w:t>
      </w:r>
    </w:p>
    <w:p w14:paraId="12965584" w14:textId="77777777" w:rsidR="00C63B16" w:rsidRPr="00C63B16" w:rsidRDefault="00C63B16" w:rsidP="00C63B16">
      <w:pPr>
        <w:pStyle w:val="Code"/>
        <w:rPr>
          <w:highlight w:val="white"/>
        </w:rPr>
      </w:pPr>
      <w:r w:rsidRPr="00C63B16">
        <w:rPr>
          <w:highlight w:val="white"/>
        </w:rPr>
        <w:t>int tm_sec;</w:t>
      </w:r>
    </w:p>
    <w:p w14:paraId="2C5B5CBB" w14:textId="77777777" w:rsidR="00C63B16" w:rsidRPr="00C63B16" w:rsidRDefault="00C63B16" w:rsidP="00C63B16">
      <w:pPr>
        <w:pStyle w:val="Code"/>
        <w:rPr>
          <w:highlight w:val="white"/>
        </w:rPr>
      </w:pPr>
      <w:r w:rsidRPr="00C63B16">
        <w:rPr>
          <w:highlight w:val="white"/>
        </w:rPr>
        <w:t>int tm_min;</w:t>
      </w:r>
    </w:p>
    <w:p w14:paraId="4801391E" w14:textId="77777777" w:rsidR="00C63B16" w:rsidRPr="00C63B16" w:rsidRDefault="00C63B16" w:rsidP="00C63B16">
      <w:pPr>
        <w:pStyle w:val="Code"/>
        <w:rPr>
          <w:highlight w:val="white"/>
        </w:rPr>
      </w:pPr>
      <w:r w:rsidRPr="00C63B16">
        <w:rPr>
          <w:highlight w:val="white"/>
        </w:rPr>
        <w:t>int tm_hour;</w:t>
      </w:r>
    </w:p>
    <w:p w14:paraId="71F8FCCD" w14:textId="77777777" w:rsidR="00C63B16" w:rsidRPr="00C63B16" w:rsidRDefault="00C63B16" w:rsidP="00C63B16">
      <w:pPr>
        <w:pStyle w:val="Code"/>
        <w:rPr>
          <w:highlight w:val="white"/>
        </w:rPr>
      </w:pPr>
    </w:p>
    <w:p w14:paraId="78073A8E" w14:textId="77777777" w:rsidR="00C63B16" w:rsidRPr="00C63B16" w:rsidRDefault="00C63B16" w:rsidP="00C63B16">
      <w:pPr>
        <w:pStyle w:val="Code"/>
        <w:rPr>
          <w:highlight w:val="white"/>
        </w:rPr>
      </w:pPr>
      <w:r w:rsidRPr="00C63B16">
        <w:rPr>
          <w:highlight w:val="white"/>
        </w:rPr>
        <w:t>int tm_mday;</w:t>
      </w:r>
    </w:p>
    <w:p w14:paraId="485E63FA" w14:textId="77777777" w:rsidR="00C63B16" w:rsidRPr="00C63B16" w:rsidRDefault="00C63B16" w:rsidP="00C63B16">
      <w:pPr>
        <w:pStyle w:val="Code"/>
        <w:rPr>
          <w:highlight w:val="white"/>
        </w:rPr>
      </w:pPr>
      <w:r w:rsidRPr="00C63B16">
        <w:rPr>
          <w:highlight w:val="white"/>
        </w:rPr>
        <w:t>int tm_mon;</w:t>
      </w:r>
    </w:p>
    <w:p w14:paraId="682E5A8A" w14:textId="77777777" w:rsidR="00C63B16" w:rsidRPr="00C63B16" w:rsidRDefault="00C63B16" w:rsidP="00C63B16">
      <w:pPr>
        <w:pStyle w:val="Code"/>
        <w:rPr>
          <w:highlight w:val="white"/>
        </w:rPr>
      </w:pPr>
      <w:r w:rsidRPr="00C63B16">
        <w:rPr>
          <w:highlight w:val="white"/>
        </w:rPr>
        <w:t>int tm_year;</w:t>
      </w:r>
    </w:p>
    <w:p w14:paraId="55544F7A" w14:textId="77777777" w:rsidR="00C63B16" w:rsidRPr="00C63B16" w:rsidRDefault="00C63B16" w:rsidP="00C63B16">
      <w:pPr>
        <w:pStyle w:val="Code"/>
        <w:rPr>
          <w:highlight w:val="white"/>
        </w:rPr>
      </w:pPr>
    </w:p>
    <w:p w14:paraId="1E79D204" w14:textId="77777777" w:rsidR="00C63B16" w:rsidRPr="00C63B16" w:rsidRDefault="00C63B16" w:rsidP="00C63B16">
      <w:pPr>
        <w:pStyle w:val="Code"/>
        <w:rPr>
          <w:highlight w:val="white"/>
        </w:rPr>
      </w:pPr>
      <w:r w:rsidRPr="00C63B16">
        <w:rPr>
          <w:highlight w:val="white"/>
        </w:rPr>
        <w:t>int tm_wday;</w:t>
      </w:r>
    </w:p>
    <w:p w14:paraId="427A9D00" w14:textId="77777777" w:rsidR="00C63B16" w:rsidRPr="00C63B16" w:rsidRDefault="00C63B16" w:rsidP="00C63B16">
      <w:pPr>
        <w:pStyle w:val="Code"/>
        <w:rPr>
          <w:highlight w:val="white"/>
        </w:rPr>
      </w:pPr>
      <w:r w:rsidRPr="00C63B16">
        <w:rPr>
          <w:highlight w:val="white"/>
        </w:rPr>
        <w:t>int tm_yday;</w:t>
      </w:r>
    </w:p>
    <w:p w14:paraId="74E5CFA8" w14:textId="77777777" w:rsidR="00C63B16" w:rsidRPr="00C63B16" w:rsidRDefault="00C63B16" w:rsidP="00C63B16">
      <w:pPr>
        <w:pStyle w:val="Code"/>
        <w:rPr>
          <w:highlight w:val="white"/>
        </w:rPr>
      </w:pPr>
      <w:r w:rsidRPr="00C63B16">
        <w:rPr>
          <w:highlight w:val="white"/>
        </w:rPr>
        <w:t>int tm_isdst;</w:t>
      </w:r>
    </w:p>
    <w:p w14:paraId="2F5C44E3" w14:textId="77777777" w:rsidR="00C63B16" w:rsidRPr="00C63B16" w:rsidRDefault="00C63B16" w:rsidP="00C63B16">
      <w:pPr>
        <w:pStyle w:val="Code"/>
        <w:rPr>
          <w:highlight w:val="white"/>
        </w:rPr>
      </w:pPr>
      <w:r w:rsidRPr="00C63B16">
        <w:rPr>
          <w:highlight w:val="white"/>
        </w:rPr>
        <w:t>};</w:t>
      </w:r>
    </w:p>
    <w:p w14:paraId="01CB7ED4" w14:textId="77777777" w:rsidR="00C63B16" w:rsidRPr="00C63B16" w:rsidRDefault="00C63B16" w:rsidP="00C63B16">
      <w:pPr>
        <w:pStyle w:val="Code"/>
        <w:rPr>
          <w:highlight w:val="white"/>
        </w:rPr>
      </w:pPr>
    </w:p>
    <w:p w14:paraId="76CD2DA1" w14:textId="77777777" w:rsidR="00C63B16" w:rsidRPr="00C63B16" w:rsidRDefault="00C63B16" w:rsidP="00C63B16">
      <w:pPr>
        <w:pStyle w:val="Code"/>
        <w:rPr>
          <w:highlight w:val="white"/>
        </w:rPr>
      </w:pPr>
      <w:r w:rsidRPr="00C63B16">
        <w:rPr>
          <w:highlight w:val="white"/>
        </w:rPr>
        <w:t>extern clock_t clock(void);</w:t>
      </w:r>
    </w:p>
    <w:p w14:paraId="385C768C" w14:textId="77777777" w:rsidR="00C63B16" w:rsidRPr="00C63B16" w:rsidRDefault="00C63B16" w:rsidP="00C63B16">
      <w:pPr>
        <w:pStyle w:val="Code"/>
        <w:rPr>
          <w:highlight w:val="white"/>
        </w:rPr>
      </w:pPr>
      <w:r w:rsidRPr="00C63B16">
        <w:rPr>
          <w:highlight w:val="white"/>
        </w:rPr>
        <w:t>extern time_t time(time_t* time);</w:t>
      </w:r>
    </w:p>
    <w:p w14:paraId="4E3CA968" w14:textId="77777777" w:rsidR="00C63B16" w:rsidRPr="00C63B16" w:rsidRDefault="00C63B16" w:rsidP="00C63B16">
      <w:pPr>
        <w:pStyle w:val="Code"/>
        <w:rPr>
          <w:highlight w:val="white"/>
        </w:rPr>
      </w:pPr>
      <w:r w:rsidRPr="00C63B16">
        <w:rPr>
          <w:highlight w:val="white"/>
        </w:rPr>
        <w:t>extern double difftime(time_t time2, time_t time1);</w:t>
      </w:r>
    </w:p>
    <w:p w14:paraId="083BDEBD" w14:textId="77777777" w:rsidR="00C63B16" w:rsidRPr="00C63B16" w:rsidRDefault="00C63B16" w:rsidP="00C63B16">
      <w:pPr>
        <w:pStyle w:val="Code"/>
        <w:rPr>
          <w:highlight w:val="white"/>
        </w:rPr>
      </w:pPr>
      <w:r w:rsidRPr="00C63B16">
        <w:rPr>
          <w:highlight w:val="white"/>
        </w:rPr>
        <w:t>extern time_t mktime(struct tm* timeStruct);</w:t>
      </w:r>
    </w:p>
    <w:p w14:paraId="7BDCB7F9" w14:textId="77777777" w:rsidR="00C63B16" w:rsidRPr="00C63B16" w:rsidRDefault="00C63B16" w:rsidP="00C63B16">
      <w:pPr>
        <w:pStyle w:val="Code"/>
        <w:rPr>
          <w:highlight w:val="white"/>
        </w:rPr>
      </w:pPr>
    </w:p>
    <w:p w14:paraId="5D8AB7F4" w14:textId="77777777" w:rsidR="00C63B16" w:rsidRPr="00C63B16" w:rsidRDefault="00C63B16" w:rsidP="00C63B16">
      <w:pPr>
        <w:pStyle w:val="Code"/>
        <w:rPr>
          <w:highlight w:val="white"/>
        </w:rPr>
      </w:pPr>
      <w:r w:rsidRPr="00C63B16">
        <w:rPr>
          <w:highlight w:val="white"/>
        </w:rPr>
        <w:t>extern char* asctime(const struct tm* timeStruct);</w:t>
      </w:r>
    </w:p>
    <w:p w14:paraId="2DBFE615" w14:textId="77777777" w:rsidR="00C63B16" w:rsidRPr="00C63B16" w:rsidRDefault="00C63B16" w:rsidP="00C63B16">
      <w:pPr>
        <w:pStyle w:val="Code"/>
        <w:rPr>
          <w:highlight w:val="white"/>
        </w:rPr>
      </w:pPr>
      <w:r w:rsidRPr="00C63B16">
        <w:rPr>
          <w:highlight w:val="white"/>
        </w:rPr>
        <w:t>extern char* ctime(const time_t* time);</w:t>
      </w:r>
    </w:p>
    <w:p w14:paraId="35EA7052" w14:textId="77777777" w:rsidR="00C63B16" w:rsidRPr="00C63B16" w:rsidRDefault="00C63B16" w:rsidP="00C63B16">
      <w:pPr>
        <w:pStyle w:val="Code"/>
        <w:rPr>
          <w:highlight w:val="white"/>
        </w:rPr>
      </w:pPr>
      <w:r w:rsidRPr="00C63B16">
        <w:rPr>
          <w:highlight w:val="white"/>
        </w:rPr>
        <w:t>extern struct tm* gmtime(const time_t* time);</w:t>
      </w:r>
    </w:p>
    <w:p w14:paraId="7DE3D892" w14:textId="77777777" w:rsidR="00C63B16" w:rsidRPr="00C63B16" w:rsidRDefault="00C63B16" w:rsidP="00C63B16">
      <w:pPr>
        <w:pStyle w:val="Code"/>
        <w:rPr>
          <w:highlight w:val="white"/>
        </w:rPr>
      </w:pPr>
      <w:r w:rsidRPr="00C63B16">
        <w:rPr>
          <w:highlight w:val="white"/>
        </w:rPr>
        <w:t>extern struct tm* localtime(const time_t* time);</w:t>
      </w:r>
    </w:p>
    <w:p w14:paraId="28F850A0" w14:textId="77777777" w:rsidR="00C63B16" w:rsidRPr="00C63B16" w:rsidRDefault="00C63B16" w:rsidP="00C63B16">
      <w:pPr>
        <w:pStyle w:val="Code"/>
        <w:rPr>
          <w:highlight w:val="white"/>
        </w:rPr>
      </w:pPr>
      <w:r w:rsidRPr="00C63B16">
        <w:rPr>
          <w:highlight w:val="white"/>
        </w:rPr>
        <w:t>extern struct tm* localtimeX(const time_t* time);</w:t>
      </w:r>
    </w:p>
    <w:p w14:paraId="5939E011" w14:textId="77777777" w:rsidR="00C63B16" w:rsidRPr="00C63B16" w:rsidRDefault="00C63B16" w:rsidP="00C63B16">
      <w:pPr>
        <w:pStyle w:val="Code"/>
        <w:rPr>
          <w:highlight w:val="white"/>
        </w:rPr>
      </w:pPr>
    </w:p>
    <w:p w14:paraId="1C55D321" w14:textId="77777777" w:rsidR="00C63B16" w:rsidRPr="00C63B16" w:rsidRDefault="00C63B16" w:rsidP="00C63B16">
      <w:pPr>
        <w:pStyle w:val="Code"/>
        <w:rPr>
          <w:highlight w:val="white"/>
        </w:rPr>
      </w:pPr>
      <w:r w:rsidRPr="00C63B16">
        <w:rPr>
          <w:highlight w:val="white"/>
        </w:rPr>
        <w:t>extern size_t strftime(char* buffer, size_t size,</w:t>
      </w:r>
    </w:p>
    <w:p w14:paraId="2391627F" w14:textId="77777777" w:rsidR="00C63B16" w:rsidRPr="00C63B16" w:rsidRDefault="00C63B16" w:rsidP="00C63B16">
      <w:pPr>
        <w:pStyle w:val="Code"/>
        <w:rPr>
          <w:highlight w:val="white"/>
        </w:rPr>
      </w:pPr>
      <w:r w:rsidRPr="00C63B16">
        <w:rPr>
          <w:highlight w:val="white"/>
        </w:rPr>
        <w:t>const char* format, const struct tm* timeStruct);</w:t>
      </w:r>
    </w:p>
    <w:p w14:paraId="1B7C5CE2" w14:textId="77777777" w:rsidR="00C63B16" w:rsidRPr="00C63B16" w:rsidRDefault="00C63B16" w:rsidP="00C63B16">
      <w:pPr>
        <w:pStyle w:val="Code"/>
        <w:rPr>
          <w:highlight w:val="white"/>
        </w:rPr>
      </w:pPr>
    </w:p>
    <w:p w14:paraId="0D040D2A" w14:textId="77777777" w:rsidR="00C63B16" w:rsidRPr="00C63B16" w:rsidRDefault="00C63B16" w:rsidP="00C63B16">
      <w:pPr>
        <w:pStyle w:val="Code"/>
        <w:rPr>
          <w:highlight w:val="white"/>
        </w:rPr>
      </w:pPr>
      <w:r w:rsidRPr="00C63B16">
        <w:rPr>
          <w:highlight w:val="white"/>
        </w:rPr>
        <w:t>#endif</w:t>
      </w:r>
    </w:p>
    <w:p w14:paraId="71C5F551" w14:textId="7F2B8036" w:rsidR="003211B0" w:rsidRPr="00D822A3" w:rsidRDefault="004B0675" w:rsidP="003211B0">
      <w:pPr>
        <w:pStyle w:val="CodeListing"/>
        <w:rPr>
          <w:lang w:val="en-GB"/>
        </w:rPr>
      </w:pPr>
      <w:proofErr w:type="spellStart"/>
      <w:r w:rsidRPr="00D822A3">
        <w:rPr>
          <w:lang w:val="en-GB"/>
        </w:rPr>
        <w:t>t</w:t>
      </w:r>
      <w:r w:rsidR="003211B0" w:rsidRPr="00D822A3">
        <w:rPr>
          <w:lang w:val="en-GB"/>
        </w:rPr>
        <w:t>ime.c</w:t>
      </w:r>
      <w:proofErr w:type="spellEnd"/>
    </w:p>
    <w:p w14:paraId="548B50E4" w14:textId="77777777" w:rsidR="00E77B17" w:rsidRPr="00E77B17" w:rsidRDefault="00E77B17" w:rsidP="00E77B17">
      <w:pPr>
        <w:pStyle w:val="Code"/>
        <w:rPr>
          <w:highlight w:val="white"/>
        </w:rPr>
      </w:pPr>
      <w:bookmarkStart w:id="482" w:name="_Ref54018755"/>
      <w:bookmarkStart w:id="483" w:name="_Toc54625171"/>
      <w:bookmarkStart w:id="484" w:name="_Ref417644950"/>
      <w:r w:rsidRPr="00E77B17">
        <w:rPr>
          <w:highlight w:val="white"/>
        </w:rPr>
        <w:t>#include &lt;time.h&gt;</w:t>
      </w:r>
    </w:p>
    <w:p w14:paraId="7FAB2140" w14:textId="77777777" w:rsidR="00E77B17" w:rsidRPr="00E77B17" w:rsidRDefault="00E77B17" w:rsidP="00E77B17">
      <w:pPr>
        <w:pStyle w:val="Code"/>
        <w:rPr>
          <w:highlight w:val="white"/>
        </w:rPr>
      </w:pPr>
      <w:r w:rsidRPr="00E77B17">
        <w:rPr>
          <w:highlight w:val="white"/>
        </w:rPr>
        <w:t>#include &lt;stdio.h&gt;</w:t>
      </w:r>
    </w:p>
    <w:p w14:paraId="6327A010" w14:textId="77777777" w:rsidR="00E77B17" w:rsidRPr="00E77B17" w:rsidRDefault="00E77B17" w:rsidP="00E77B17">
      <w:pPr>
        <w:pStyle w:val="Code"/>
        <w:rPr>
          <w:highlight w:val="white"/>
        </w:rPr>
      </w:pPr>
      <w:r w:rsidRPr="00E77B17">
        <w:rPr>
          <w:highlight w:val="white"/>
        </w:rPr>
        <w:t>#include &lt;stdlib.h&gt;</w:t>
      </w:r>
    </w:p>
    <w:p w14:paraId="023483EC" w14:textId="77777777" w:rsidR="00E77B17" w:rsidRPr="00E77B17" w:rsidRDefault="00E77B17" w:rsidP="00E77B17">
      <w:pPr>
        <w:pStyle w:val="Code"/>
        <w:rPr>
          <w:highlight w:val="white"/>
        </w:rPr>
      </w:pPr>
      <w:r w:rsidRPr="00E77B17">
        <w:rPr>
          <w:highlight w:val="white"/>
        </w:rPr>
        <w:t>#include &lt;string.h&gt;</w:t>
      </w:r>
    </w:p>
    <w:p w14:paraId="33B59CBF" w14:textId="77777777" w:rsidR="00E77B17" w:rsidRPr="00E77B17" w:rsidRDefault="00E77B17" w:rsidP="00E77B17">
      <w:pPr>
        <w:pStyle w:val="Code"/>
        <w:rPr>
          <w:highlight w:val="white"/>
        </w:rPr>
      </w:pPr>
      <w:r w:rsidRPr="00E77B17">
        <w:rPr>
          <w:highlight w:val="white"/>
        </w:rPr>
        <w:t>#include &lt;locale.h&gt;</w:t>
      </w:r>
    </w:p>
    <w:p w14:paraId="594B2514" w14:textId="77777777" w:rsidR="00E77B17" w:rsidRPr="00E77B17" w:rsidRDefault="00E77B17" w:rsidP="00E77B17">
      <w:pPr>
        <w:pStyle w:val="Code"/>
        <w:rPr>
          <w:highlight w:val="white"/>
        </w:rPr>
      </w:pPr>
      <w:r w:rsidRPr="00E77B17">
        <w:rPr>
          <w:highlight w:val="white"/>
        </w:rPr>
        <w:t>#include &lt;assert.h&gt;</w:t>
      </w:r>
    </w:p>
    <w:p w14:paraId="32DA4B01" w14:textId="77777777" w:rsidR="00E77B17" w:rsidRPr="00E77B17" w:rsidRDefault="00E77B17" w:rsidP="00E77B17">
      <w:pPr>
        <w:pStyle w:val="Code"/>
        <w:rPr>
          <w:highlight w:val="white"/>
        </w:rPr>
      </w:pPr>
    </w:p>
    <w:p w14:paraId="7B7C3DED" w14:textId="77777777" w:rsidR="00E77B17" w:rsidRPr="00E77B17" w:rsidRDefault="00E77B17" w:rsidP="00E77B17">
      <w:pPr>
        <w:pStyle w:val="Code"/>
        <w:rPr>
          <w:highlight w:val="white"/>
        </w:rPr>
      </w:pPr>
      <w:r w:rsidRPr="00E77B17">
        <w:rPr>
          <w:highlight w:val="white"/>
        </w:rPr>
        <w:t>clock_t clock(void) {</w:t>
      </w:r>
    </w:p>
    <w:p w14:paraId="6860A1C2" w14:textId="77777777" w:rsidR="00E77B17" w:rsidRPr="00E77B17" w:rsidRDefault="00E77B17" w:rsidP="00E77B17">
      <w:pPr>
        <w:pStyle w:val="Code"/>
        <w:rPr>
          <w:highlight w:val="white"/>
        </w:rPr>
      </w:pPr>
      <w:r w:rsidRPr="00E77B17">
        <w:rPr>
          <w:highlight w:val="white"/>
        </w:rPr>
        <w:t xml:space="preserve">  return -1;</w:t>
      </w:r>
    </w:p>
    <w:p w14:paraId="5E2A88A2" w14:textId="77777777" w:rsidR="00E77B17" w:rsidRPr="00E77B17" w:rsidRDefault="00E77B17" w:rsidP="00E77B17">
      <w:pPr>
        <w:pStyle w:val="Code"/>
        <w:rPr>
          <w:highlight w:val="white"/>
        </w:rPr>
      </w:pPr>
      <w:r w:rsidRPr="00E77B17">
        <w:rPr>
          <w:highlight w:val="white"/>
        </w:rPr>
        <w:t>}</w:t>
      </w:r>
    </w:p>
    <w:p w14:paraId="20C8A40B" w14:textId="77777777" w:rsidR="00E77B17" w:rsidRPr="00E77B17" w:rsidRDefault="00E77B17" w:rsidP="00E77B17">
      <w:pPr>
        <w:pStyle w:val="Code"/>
        <w:rPr>
          <w:highlight w:val="white"/>
        </w:rPr>
      </w:pPr>
    </w:p>
    <w:p w14:paraId="4C49F0C5" w14:textId="77777777" w:rsidR="00E77B17" w:rsidRPr="00E77B17" w:rsidRDefault="00E77B17" w:rsidP="00E77B17">
      <w:pPr>
        <w:pStyle w:val="Code"/>
        <w:rPr>
          <w:highlight w:val="white"/>
        </w:rPr>
      </w:pPr>
      <w:r w:rsidRPr="00E77B17">
        <w:rPr>
          <w:highlight w:val="white"/>
        </w:rPr>
        <w:lastRenderedPageBreak/>
        <w:t>time_t time(time_t* timePtr) {</w:t>
      </w:r>
    </w:p>
    <w:p w14:paraId="4BA686F0" w14:textId="77777777" w:rsidR="00E77B17" w:rsidRPr="00E77B17" w:rsidRDefault="00E77B17" w:rsidP="00E77B17">
      <w:pPr>
        <w:pStyle w:val="Code"/>
        <w:rPr>
          <w:highlight w:val="white"/>
        </w:rPr>
      </w:pPr>
      <w:r w:rsidRPr="00E77B17">
        <w:rPr>
          <w:highlight w:val="white"/>
        </w:rPr>
        <w:t xml:space="preserve">  time_t time;</w:t>
      </w:r>
    </w:p>
    <w:p w14:paraId="4E938911" w14:textId="77777777" w:rsidR="00E77B17" w:rsidRPr="00E77B17" w:rsidRDefault="00E77B17" w:rsidP="00E77B17">
      <w:pPr>
        <w:pStyle w:val="Code"/>
        <w:rPr>
          <w:highlight w:val="white"/>
        </w:rPr>
      </w:pPr>
    </w:p>
    <w:p w14:paraId="0CFE2FE3" w14:textId="77777777" w:rsidR="00E77B17" w:rsidRPr="00E77B17" w:rsidRDefault="00E77B17" w:rsidP="00E77B17">
      <w:pPr>
        <w:pStyle w:val="Code"/>
        <w:rPr>
          <w:highlight w:val="white"/>
        </w:rPr>
      </w:pPr>
      <w:r w:rsidRPr="00E77B17">
        <w:rPr>
          <w:highlight w:val="white"/>
        </w:rPr>
        <w:t>#ifdef __WINDOWS__</w:t>
      </w:r>
    </w:p>
    <w:p w14:paraId="409D018A" w14:textId="77777777" w:rsidR="002162FC" w:rsidRPr="002162FC" w:rsidRDefault="002162FC" w:rsidP="002162FC">
      <w:pPr>
        <w:pStyle w:val="Code"/>
        <w:rPr>
          <w:highlight w:val="white"/>
        </w:rPr>
      </w:pPr>
      <w:r w:rsidRPr="002162FC">
        <w:rPr>
          <w:highlight w:val="white"/>
        </w:rPr>
        <w:t xml:space="preserve">  int year;</w:t>
      </w:r>
    </w:p>
    <w:p w14:paraId="6250DC21" w14:textId="77777777" w:rsidR="002162FC" w:rsidRPr="002162FC" w:rsidRDefault="002162FC" w:rsidP="002162FC">
      <w:pPr>
        <w:pStyle w:val="Code"/>
        <w:rPr>
          <w:highlight w:val="white"/>
        </w:rPr>
      </w:pPr>
      <w:r w:rsidRPr="002162FC">
        <w:rPr>
          <w:highlight w:val="white"/>
        </w:rPr>
        <w:t xml:space="preserve">  short month, monthDay;</w:t>
      </w:r>
    </w:p>
    <w:p w14:paraId="5319C563" w14:textId="77777777" w:rsidR="002162FC" w:rsidRPr="002162FC" w:rsidRDefault="002162FC" w:rsidP="002162FC">
      <w:pPr>
        <w:pStyle w:val="Code"/>
        <w:rPr>
          <w:highlight w:val="white"/>
        </w:rPr>
      </w:pPr>
      <w:r w:rsidRPr="002162FC">
        <w:rPr>
          <w:highlight w:val="white"/>
        </w:rPr>
        <w:t xml:space="preserve">  short hour, min, sec;</w:t>
      </w:r>
    </w:p>
    <w:p w14:paraId="1EB65A48" w14:textId="77777777" w:rsidR="002162FC" w:rsidRPr="002162FC" w:rsidRDefault="002162FC" w:rsidP="002162FC">
      <w:pPr>
        <w:pStyle w:val="Code"/>
        <w:rPr>
          <w:highlight w:val="white"/>
        </w:rPr>
      </w:pPr>
    </w:p>
    <w:p w14:paraId="54B24489" w14:textId="77777777" w:rsidR="002162FC" w:rsidRPr="002162FC" w:rsidRDefault="002162FC" w:rsidP="002162FC">
      <w:pPr>
        <w:pStyle w:val="Code"/>
        <w:rPr>
          <w:highlight w:val="white"/>
        </w:rPr>
      </w:pPr>
      <w:r w:rsidRPr="002162FC">
        <w:rPr>
          <w:highlight w:val="white"/>
        </w:rPr>
        <w:t xml:space="preserve">  register_ah = 0x2As;</w:t>
      </w:r>
    </w:p>
    <w:p w14:paraId="55FC2771" w14:textId="77777777" w:rsidR="002162FC" w:rsidRPr="002162FC" w:rsidRDefault="002162FC" w:rsidP="002162FC">
      <w:pPr>
        <w:pStyle w:val="Code"/>
        <w:rPr>
          <w:highlight w:val="white"/>
        </w:rPr>
      </w:pPr>
      <w:r w:rsidRPr="002162FC">
        <w:rPr>
          <w:highlight w:val="white"/>
        </w:rPr>
        <w:t xml:space="preserve">  interrupt(0x21s);</w:t>
      </w:r>
    </w:p>
    <w:p w14:paraId="4581F490" w14:textId="77777777" w:rsidR="002162FC" w:rsidRPr="002162FC" w:rsidRDefault="002162FC" w:rsidP="002162FC">
      <w:pPr>
        <w:pStyle w:val="Code"/>
        <w:rPr>
          <w:highlight w:val="white"/>
        </w:rPr>
      </w:pPr>
      <w:r w:rsidRPr="002162FC">
        <w:rPr>
          <w:highlight w:val="white"/>
        </w:rPr>
        <w:t xml:space="preserve">  year = register_cx - 1900;</w:t>
      </w:r>
    </w:p>
    <w:p w14:paraId="25902257" w14:textId="77777777" w:rsidR="002162FC" w:rsidRPr="002162FC" w:rsidRDefault="002162FC" w:rsidP="002162FC">
      <w:pPr>
        <w:pStyle w:val="Code"/>
        <w:rPr>
          <w:highlight w:val="white"/>
        </w:rPr>
      </w:pPr>
      <w:r w:rsidRPr="002162FC">
        <w:rPr>
          <w:highlight w:val="white"/>
        </w:rPr>
        <w:t xml:space="preserve">  month = register_dh - 1s;</w:t>
      </w:r>
    </w:p>
    <w:p w14:paraId="258217E8" w14:textId="77777777" w:rsidR="002162FC" w:rsidRPr="002162FC" w:rsidRDefault="002162FC" w:rsidP="002162FC">
      <w:pPr>
        <w:pStyle w:val="Code"/>
        <w:rPr>
          <w:highlight w:val="white"/>
        </w:rPr>
      </w:pPr>
      <w:r w:rsidRPr="002162FC">
        <w:rPr>
          <w:highlight w:val="white"/>
        </w:rPr>
        <w:t xml:space="preserve">  monthDay = register_dl;</w:t>
      </w:r>
    </w:p>
    <w:p w14:paraId="0ADBF0E2" w14:textId="77777777" w:rsidR="002162FC" w:rsidRPr="002162FC" w:rsidRDefault="002162FC" w:rsidP="002162FC">
      <w:pPr>
        <w:pStyle w:val="Code"/>
        <w:rPr>
          <w:highlight w:val="white"/>
        </w:rPr>
      </w:pPr>
    </w:p>
    <w:p w14:paraId="32B4BA29" w14:textId="77777777" w:rsidR="002162FC" w:rsidRPr="002162FC" w:rsidRDefault="002162FC" w:rsidP="002162FC">
      <w:pPr>
        <w:pStyle w:val="Code"/>
        <w:rPr>
          <w:highlight w:val="white"/>
        </w:rPr>
      </w:pPr>
      <w:r w:rsidRPr="002162FC">
        <w:rPr>
          <w:highlight w:val="white"/>
        </w:rPr>
        <w:t xml:space="preserve">  register_ah = 0x2Cs;</w:t>
      </w:r>
    </w:p>
    <w:p w14:paraId="5A56893D" w14:textId="77777777" w:rsidR="002162FC" w:rsidRPr="002162FC" w:rsidRDefault="002162FC" w:rsidP="002162FC">
      <w:pPr>
        <w:pStyle w:val="Code"/>
        <w:rPr>
          <w:highlight w:val="white"/>
        </w:rPr>
      </w:pPr>
      <w:r w:rsidRPr="002162FC">
        <w:rPr>
          <w:highlight w:val="white"/>
        </w:rPr>
        <w:t xml:space="preserve">  interrupt(0x21s);</w:t>
      </w:r>
    </w:p>
    <w:p w14:paraId="44DBDAE7" w14:textId="77777777" w:rsidR="002162FC" w:rsidRPr="002162FC" w:rsidRDefault="002162FC" w:rsidP="002162FC">
      <w:pPr>
        <w:pStyle w:val="Code"/>
        <w:rPr>
          <w:highlight w:val="white"/>
        </w:rPr>
      </w:pPr>
      <w:r w:rsidRPr="002162FC">
        <w:rPr>
          <w:highlight w:val="white"/>
        </w:rPr>
        <w:t xml:space="preserve">  hour = register_ch;</w:t>
      </w:r>
    </w:p>
    <w:p w14:paraId="41699F6B" w14:textId="77777777" w:rsidR="002162FC" w:rsidRPr="002162FC" w:rsidRDefault="002162FC" w:rsidP="002162FC">
      <w:pPr>
        <w:pStyle w:val="Code"/>
        <w:rPr>
          <w:highlight w:val="white"/>
        </w:rPr>
      </w:pPr>
      <w:r w:rsidRPr="002162FC">
        <w:rPr>
          <w:highlight w:val="white"/>
        </w:rPr>
        <w:t xml:space="preserve">  min = register_cl;</w:t>
      </w:r>
    </w:p>
    <w:p w14:paraId="0C159B00" w14:textId="77777777" w:rsidR="002162FC" w:rsidRPr="002162FC" w:rsidRDefault="002162FC" w:rsidP="002162FC">
      <w:pPr>
        <w:pStyle w:val="Code"/>
        <w:rPr>
          <w:highlight w:val="white"/>
        </w:rPr>
      </w:pPr>
      <w:r w:rsidRPr="002162FC">
        <w:rPr>
          <w:highlight w:val="white"/>
        </w:rPr>
        <w:t xml:space="preserve">  sec = register_dh;</w:t>
      </w:r>
    </w:p>
    <w:p w14:paraId="4EF947C2" w14:textId="77777777" w:rsidR="00E77B17" w:rsidRPr="002162FC" w:rsidRDefault="00E77B17" w:rsidP="002162FC">
      <w:pPr>
        <w:pStyle w:val="Code"/>
        <w:rPr>
          <w:highlight w:val="white"/>
        </w:rPr>
      </w:pPr>
    </w:p>
    <w:p w14:paraId="4C42AD46" w14:textId="77777777" w:rsidR="00E77B17" w:rsidRPr="00E77B17" w:rsidRDefault="00E77B17" w:rsidP="00E77B17">
      <w:pPr>
        <w:pStyle w:val="Code"/>
        <w:rPr>
          <w:highlight w:val="white"/>
        </w:rPr>
      </w:pPr>
      <w:r w:rsidRPr="00E77B17">
        <w:rPr>
          <w:highlight w:val="white"/>
        </w:rPr>
        <w:t xml:space="preserve">  { const BOOL leapYear = (year % 4) == 0;</w:t>
      </w:r>
    </w:p>
    <w:p w14:paraId="34FE416E" w14:textId="77777777" w:rsidR="00E77B17" w:rsidRPr="00E77B17" w:rsidRDefault="00E77B17" w:rsidP="00E77B17">
      <w:pPr>
        <w:pStyle w:val="Code"/>
        <w:rPr>
          <w:highlight w:val="white"/>
        </w:rPr>
      </w:pPr>
      <w:r w:rsidRPr="00E77B17">
        <w:rPr>
          <w:highlight w:val="white"/>
        </w:rPr>
        <w:t xml:space="preserve">    const int daysOfMonths[] = {31, leapYear ? 29 : 28, 31, 30,</w:t>
      </w:r>
    </w:p>
    <w:p w14:paraId="1920DB20" w14:textId="77777777" w:rsidR="00E77B17" w:rsidRPr="00E77B17" w:rsidRDefault="00E77B17" w:rsidP="00E77B17">
      <w:pPr>
        <w:pStyle w:val="Code"/>
        <w:rPr>
          <w:highlight w:val="white"/>
        </w:rPr>
      </w:pPr>
      <w:r w:rsidRPr="00E77B17">
        <w:rPr>
          <w:highlight w:val="white"/>
        </w:rPr>
        <w:t xml:space="preserve">                                31, 30, 30, 31, 30, 31, 30, 31};</w:t>
      </w:r>
    </w:p>
    <w:p w14:paraId="1C831D04" w14:textId="77777777" w:rsidR="00E77B17" w:rsidRPr="00E77B17" w:rsidRDefault="00E77B17" w:rsidP="00E77B17">
      <w:pPr>
        <w:pStyle w:val="Code"/>
        <w:rPr>
          <w:highlight w:val="white"/>
        </w:rPr>
      </w:pPr>
      <w:r w:rsidRPr="00E77B17">
        <w:rPr>
          <w:highlight w:val="white"/>
        </w:rPr>
        <w:t xml:space="preserve">    int yearDay = monthDay - 1, mon;</w:t>
      </w:r>
    </w:p>
    <w:p w14:paraId="6CFCD361" w14:textId="77777777" w:rsidR="00E77B17" w:rsidRPr="00E77B17" w:rsidRDefault="00E77B17" w:rsidP="00E77B17">
      <w:pPr>
        <w:pStyle w:val="Code"/>
        <w:rPr>
          <w:highlight w:val="white"/>
        </w:rPr>
      </w:pPr>
    </w:p>
    <w:p w14:paraId="3A462188" w14:textId="77777777" w:rsidR="00E77B17" w:rsidRPr="00E77B17" w:rsidRDefault="00E77B17" w:rsidP="00E77B17">
      <w:pPr>
        <w:pStyle w:val="Code"/>
        <w:rPr>
          <w:highlight w:val="white"/>
        </w:rPr>
      </w:pPr>
      <w:r w:rsidRPr="00E77B17">
        <w:rPr>
          <w:highlight w:val="white"/>
        </w:rPr>
        <w:t xml:space="preserve">    for (mon = 0; mon &lt; month; ++mon) {</w:t>
      </w:r>
    </w:p>
    <w:p w14:paraId="2F812A76" w14:textId="77777777" w:rsidR="00E77B17" w:rsidRPr="00E77B17" w:rsidRDefault="00E77B17" w:rsidP="00E77B17">
      <w:pPr>
        <w:pStyle w:val="Code"/>
        <w:rPr>
          <w:highlight w:val="white"/>
        </w:rPr>
      </w:pPr>
      <w:r w:rsidRPr="00E77B17">
        <w:rPr>
          <w:highlight w:val="white"/>
        </w:rPr>
        <w:t xml:space="preserve">      yearDay += daysOfMonths[mon];</w:t>
      </w:r>
    </w:p>
    <w:p w14:paraId="0946B25C" w14:textId="77777777" w:rsidR="00E77B17" w:rsidRPr="00E77B17" w:rsidRDefault="00E77B17" w:rsidP="00E77B17">
      <w:pPr>
        <w:pStyle w:val="Code"/>
        <w:rPr>
          <w:highlight w:val="white"/>
        </w:rPr>
      </w:pPr>
      <w:r w:rsidRPr="00E77B17">
        <w:rPr>
          <w:highlight w:val="white"/>
        </w:rPr>
        <w:t xml:space="preserve">    }</w:t>
      </w:r>
    </w:p>
    <w:p w14:paraId="78351D74" w14:textId="77777777" w:rsidR="00E77B17" w:rsidRPr="00E77B17" w:rsidRDefault="00E77B17" w:rsidP="00E77B17">
      <w:pPr>
        <w:pStyle w:val="Code"/>
        <w:rPr>
          <w:highlight w:val="white"/>
        </w:rPr>
      </w:pPr>
    </w:p>
    <w:p w14:paraId="28B7E786" w14:textId="77777777" w:rsidR="00E77B17" w:rsidRPr="00E77B17" w:rsidRDefault="00E77B17" w:rsidP="00E77B17">
      <w:pPr>
        <w:pStyle w:val="Code"/>
        <w:rPr>
          <w:highlight w:val="white"/>
        </w:rPr>
      </w:pPr>
      <w:r w:rsidRPr="00E77B17">
        <w:rPr>
          <w:highlight w:val="white"/>
        </w:rPr>
        <w:t xml:space="preserve">    { struct tm s = {sec, min, hour, monthDay, month, year, 0, yearDay, 0};</w:t>
      </w:r>
    </w:p>
    <w:p w14:paraId="3239C73D" w14:textId="77777777" w:rsidR="00E77B17" w:rsidRPr="00E77B17" w:rsidRDefault="00E77B17" w:rsidP="00E77B17">
      <w:pPr>
        <w:pStyle w:val="Code"/>
        <w:rPr>
          <w:highlight w:val="white"/>
        </w:rPr>
      </w:pPr>
      <w:r w:rsidRPr="00E77B17">
        <w:rPr>
          <w:highlight w:val="white"/>
        </w:rPr>
        <w:t xml:space="preserve">      time = mktime(&amp;s);</w:t>
      </w:r>
    </w:p>
    <w:p w14:paraId="6D9D348B" w14:textId="77777777" w:rsidR="00E77B17" w:rsidRPr="00E77B17" w:rsidRDefault="00E77B17" w:rsidP="00E77B17">
      <w:pPr>
        <w:pStyle w:val="Code"/>
        <w:rPr>
          <w:highlight w:val="white"/>
        </w:rPr>
      </w:pPr>
      <w:r w:rsidRPr="00E77B17">
        <w:rPr>
          <w:highlight w:val="white"/>
        </w:rPr>
        <w:t xml:space="preserve">    }</w:t>
      </w:r>
    </w:p>
    <w:p w14:paraId="42F599FA" w14:textId="77777777" w:rsidR="00E77B17" w:rsidRPr="00E77B17" w:rsidRDefault="00E77B17" w:rsidP="00E77B17">
      <w:pPr>
        <w:pStyle w:val="Code"/>
        <w:rPr>
          <w:highlight w:val="white"/>
        </w:rPr>
      </w:pPr>
      <w:r w:rsidRPr="00E77B17">
        <w:rPr>
          <w:highlight w:val="white"/>
        </w:rPr>
        <w:t xml:space="preserve">  }</w:t>
      </w:r>
    </w:p>
    <w:p w14:paraId="6320F1CC" w14:textId="77777777" w:rsidR="00E77B17" w:rsidRPr="00E77B17" w:rsidRDefault="00E77B17" w:rsidP="00E77B17">
      <w:pPr>
        <w:pStyle w:val="Code"/>
        <w:rPr>
          <w:highlight w:val="white"/>
        </w:rPr>
      </w:pPr>
      <w:r w:rsidRPr="00E77B17">
        <w:rPr>
          <w:highlight w:val="white"/>
        </w:rPr>
        <w:t>#endif</w:t>
      </w:r>
    </w:p>
    <w:p w14:paraId="01E9011F" w14:textId="77777777" w:rsidR="00E77B17" w:rsidRPr="00E77B17" w:rsidRDefault="00E77B17" w:rsidP="00E77B17">
      <w:pPr>
        <w:pStyle w:val="Code"/>
        <w:rPr>
          <w:highlight w:val="white"/>
        </w:rPr>
      </w:pPr>
    </w:p>
    <w:p w14:paraId="62DCA5DA" w14:textId="77777777" w:rsidR="00E77B17" w:rsidRPr="00E77B17" w:rsidRDefault="00E77B17" w:rsidP="00E77B17">
      <w:pPr>
        <w:pStyle w:val="Code"/>
        <w:rPr>
          <w:highlight w:val="white"/>
        </w:rPr>
      </w:pPr>
      <w:r w:rsidRPr="00E77B17">
        <w:rPr>
          <w:highlight w:val="white"/>
        </w:rPr>
        <w:t>#ifdef __LINUX__</w:t>
      </w:r>
    </w:p>
    <w:p w14:paraId="45D380C0" w14:textId="77777777" w:rsidR="00E77B17" w:rsidRPr="00E77B17" w:rsidRDefault="00E77B17" w:rsidP="00E77B17">
      <w:pPr>
        <w:pStyle w:val="Code"/>
        <w:rPr>
          <w:highlight w:val="white"/>
        </w:rPr>
      </w:pPr>
      <w:r w:rsidRPr="00E77B17">
        <w:rPr>
          <w:highlight w:val="white"/>
        </w:rPr>
        <w:t xml:space="preserve">  register_rax = 201L;</w:t>
      </w:r>
    </w:p>
    <w:p w14:paraId="5DFF2D73" w14:textId="77777777" w:rsidR="00E77B17" w:rsidRPr="00E77B17" w:rsidRDefault="00E77B17" w:rsidP="00E77B17">
      <w:pPr>
        <w:pStyle w:val="Code"/>
        <w:rPr>
          <w:highlight w:val="white"/>
        </w:rPr>
      </w:pPr>
      <w:r w:rsidRPr="00E77B17">
        <w:rPr>
          <w:highlight w:val="white"/>
        </w:rPr>
        <w:t xml:space="preserve">  register_rdi = (unsigned long) &amp;time;</w:t>
      </w:r>
    </w:p>
    <w:p w14:paraId="217F7D9B" w14:textId="77777777" w:rsidR="00E77B17" w:rsidRPr="00E77B17" w:rsidRDefault="00E77B17" w:rsidP="00E77B17">
      <w:pPr>
        <w:pStyle w:val="Code"/>
        <w:rPr>
          <w:highlight w:val="white"/>
        </w:rPr>
      </w:pPr>
      <w:r w:rsidRPr="00E77B17">
        <w:rPr>
          <w:highlight w:val="white"/>
        </w:rPr>
        <w:t xml:space="preserve">  syscall();</w:t>
      </w:r>
    </w:p>
    <w:p w14:paraId="33025B35" w14:textId="77777777" w:rsidR="00E77B17" w:rsidRPr="00E77B17" w:rsidRDefault="00E77B17" w:rsidP="00E77B17">
      <w:pPr>
        <w:pStyle w:val="Code"/>
        <w:rPr>
          <w:highlight w:val="white"/>
        </w:rPr>
      </w:pPr>
      <w:r w:rsidRPr="00E77B17">
        <w:rPr>
          <w:highlight w:val="white"/>
        </w:rPr>
        <w:t>#endif</w:t>
      </w:r>
    </w:p>
    <w:p w14:paraId="7C71C70F" w14:textId="77777777" w:rsidR="00E77B17" w:rsidRPr="00E77B17" w:rsidRDefault="00E77B17" w:rsidP="00E77B17">
      <w:pPr>
        <w:pStyle w:val="Code"/>
        <w:rPr>
          <w:highlight w:val="white"/>
        </w:rPr>
      </w:pPr>
    </w:p>
    <w:p w14:paraId="33EE7D3E" w14:textId="77777777" w:rsidR="00E77B17" w:rsidRPr="00E77B17" w:rsidRDefault="00E77B17" w:rsidP="00E77B17">
      <w:pPr>
        <w:pStyle w:val="Code"/>
        <w:rPr>
          <w:highlight w:val="white"/>
        </w:rPr>
      </w:pPr>
      <w:r w:rsidRPr="00E77B17">
        <w:rPr>
          <w:highlight w:val="white"/>
        </w:rPr>
        <w:t xml:space="preserve">  if (timePtr != NULL) {</w:t>
      </w:r>
    </w:p>
    <w:p w14:paraId="5F47717D" w14:textId="77777777" w:rsidR="00E77B17" w:rsidRPr="00E77B17" w:rsidRDefault="00E77B17" w:rsidP="00E77B17">
      <w:pPr>
        <w:pStyle w:val="Code"/>
        <w:rPr>
          <w:highlight w:val="white"/>
        </w:rPr>
      </w:pPr>
      <w:r w:rsidRPr="00E77B17">
        <w:rPr>
          <w:highlight w:val="white"/>
        </w:rPr>
        <w:t xml:space="preserve">    *timePtr = time;</w:t>
      </w:r>
    </w:p>
    <w:p w14:paraId="52D9AA91" w14:textId="77777777" w:rsidR="00E77B17" w:rsidRPr="00E77B17" w:rsidRDefault="00E77B17" w:rsidP="00E77B17">
      <w:pPr>
        <w:pStyle w:val="Code"/>
        <w:rPr>
          <w:highlight w:val="white"/>
        </w:rPr>
      </w:pPr>
      <w:r w:rsidRPr="00E77B17">
        <w:rPr>
          <w:highlight w:val="white"/>
        </w:rPr>
        <w:t xml:space="preserve">  }</w:t>
      </w:r>
    </w:p>
    <w:p w14:paraId="03715492" w14:textId="77777777" w:rsidR="00E77B17" w:rsidRPr="00E77B17" w:rsidRDefault="00E77B17" w:rsidP="00E77B17">
      <w:pPr>
        <w:pStyle w:val="Code"/>
        <w:rPr>
          <w:highlight w:val="white"/>
        </w:rPr>
      </w:pPr>
    </w:p>
    <w:p w14:paraId="2DC61AFD" w14:textId="77777777" w:rsidR="00E77B17" w:rsidRPr="00E77B17" w:rsidRDefault="00E77B17" w:rsidP="00E77B17">
      <w:pPr>
        <w:pStyle w:val="Code"/>
        <w:rPr>
          <w:highlight w:val="white"/>
        </w:rPr>
      </w:pPr>
      <w:r w:rsidRPr="00E77B17">
        <w:rPr>
          <w:highlight w:val="white"/>
        </w:rPr>
        <w:t xml:space="preserve">  return time;</w:t>
      </w:r>
    </w:p>
    <w:p w14:paraId="24062D5C" w14:textId="77777777" w:rsidR="00E77B17" w:rsidRPr="00E77B17" w:rsidRDefault="00E77B17" w:rsidP="00E77B17">
      <w:pPr>
        <w:pStyle w:val="Code"/>
        <w:rPr>
          <w:highlight w:val="white"/>
        </w:rPr>
      </w:pPr>
      <w:r w:rsidRPr="00E77B17">
        <w:rPr>
          <w:highlight w:val="white"/>
        </w:rPr>
        <w:t>}</w:t>
      </w:r>
    </w:p>
    <w:p w14:paraId="1C06E6E9" w14:textId="77777777" w:rsidR="00E77B17" w:rsidRPr="00E77B17" w:rsidRDefault="00E77B17" w:rsidP="00E77B17">
      <w:pPr>
        <w:pStyle w:val="Code"/>
        <w:rPr>
          <w:highlight w:val="white"/>
        </w:rPr>
      </w:pPr>
    </w:p>
    <w:p w14:paraId="4FD52CDE" w14:textId="77777777" w:rsidR="00E77B17" w:rsidRPr="00E77B17" w:rsidRDefault="00E77B17" w:rsidP="00E77B17">
      <w:pPr>
        <w:pStyle w:val="Code"/>
        <w:rPr>
          <w:highlight w:val="white"/>
        </w:rPr>
      </w:pPr>
      <w:r w:rsidRPr="00E77B17">
        <w:rPr>
          <w:highlight w:val="white"/>
        </w:rPr>
        <w:t>time_t mktime(struct tm* tp) {</w:t>
      </w:r>
    </w:p>
    <w:p w14:paraId="402731A4" w14:textId="77777777" w:rsidR="00E77B17" w:rsidRPr="00E77B17" w:rsidRDefault="00E77B17" w:rsidP="00E77B17">
      <w:pPr>
        <w:pStyle w:val="Code"/>
        <w:rPr>
          <w:highlight w:val="white"/>
        </w:rPr>
      </w:pPr>
      <w:r w:rsidRPr="00E77B17">
        <w:rPr>
          <w:highlight w:val="white"/>
        </w:rPr>
        <w:t xml:space="preserve">  if (tp != NULL) {</w:t>
      </w:r>
    </w:p>
    <w:p w14:paraId="3AA8371F" w14:textId="77777777" w:rsidR="00E77B17" w:rsidRPr="00E77B17" w:rsidRDefault="00E77B17" w:rsidP="00E77B17">
      <w:pPr>
        <w:pStyle w:val="Code"/>
        <w:rPr>
          <w:highlight w:val="white"/>
        </w:rPr>
      </w:pPr>
      <w:r w:rsidRPr="00E77B17">
        <w:rPr>
          <w:highlight w:val="white"/>
        </w:rPr>
        <w:t xml:space="preserve">    const long leapDays = (tp-&gt;tm_year - 69) / 4;</w:t>
      </w:r>
    </w:p>
    <w:p w14:paraId="6257723B" w14:textId="77777777" w:rsidR="00E77B17" w:rsidRPr="00E77B17" w:rsidRDefault="00E77B17" w:rsidP="00E77B17">
      <w:pPr>
        <w:pStyle w:val="Code"/>
        <w:rPr>
          <w:highlight w:val="white"/>
        </w:rPr>
      </w:pPr>
      <w:r w:rsidRPr="00E77B17">
        <w:rPr>
          <w:highlight w:val="white"/>
        </w:rPr>
        <w:t xml:space="preserve">    const long totalDays = 365 * (tp-&gt;tm_year - 70) + leapDays + tp-&gt;tm_yday;</w:t>
      </w:r>
    </w:p>
    <w:p w14:paraId="4FC636B2" w14:textId="77777777" w:rsidR="00E77B17" w:rsidRPr="00E77B17" w:rsidRDefault="00E77B17" w:rsidP="00E77B17">
      <w:pPr>
        <w:pStyle w:val="Code"/>
        <w:rPr>
          <w:highlight w:val="white"/>
        </w:rPr>
      </w:pPr>
      <w:r w:rsidRPr="00E77B17">
        <w:rPr>
          <w:highlight w:val="white"/>
        </w:rPr>
        <w:t xml:space="preserve">    return (86400L * totalDays) + (3600L * tp-&gt;tm_hour) +</w:t>
      </w:r>
    </w:p>
    <w:p w14:paraId="022D2EC6" w14:textId="77777777" w:rsidR="00E77B17" w:rsidRPr="00E77B17" w:rsidRDefault="00E77B17" w:rsidP="00E77B17">
      <w:pPr>
        <w:pStyle w:val="Code"/>
        <w:rPr>
          <w:highlight w:val="white"/>
        </w:rPr>
      </w:pPr>
      <w:r w:rsidRPr="00E77B17">
        <w:rPr>
          <w:highlight w:val="white"/>
        </w:rPr>
        <w:t xml:space="preserve">           (60L * tp-&gt;tm_min) + tp-&gt;tm_sec;</w:t>
      </w:r>
    </w:p>
    <w:p w14:paraId="1A6808D2" w14:textId="77777777" w:rsidR="00E77B17" w:rsidRPr="00E77B17" w:rsidRDefault="00E77B17" w:rsidP="00E77B17">
      <w:pPr>
        <w:pStyle w:val="Code"/>
        <w:rPr>
          <w:highlight w:val="white"/>
        </w:rPr>
      </w:pPr>
      <w:r w:rsidRPr="00E77B17">
        <w:rPr>
          <w:highlight w:val="white"/>
        </w:rPr>
        <w:t xml:space="preserve">  }</w:t>
      </w:r>
    </w:p>
    <w:p w14:paraId="24271E2F" w14:textId="77777777" w:rsidR="00E77B17" w:rsidRPr="00E77B17" w:rsidRDefault="00E77B17" w:rsidP="00E77B17">
      <w:pPr>
        <w:pStyle w:val="Code"/>
        <w:rPr>
          <w:highlight w:val="white"/>
        </w:rPr>
      </w:pPr>
    </w:p>
    <w:p w14:paraId="0BBDBCE8" w14:textId="77777777" w:rsidR="00E77B17" w:rsidRPr="00E77B17" w:rsidRDefault="00E77B17" w:rsidP="00E77B17">
      <w:pPr>
        <w:pStyle w:val="Code"/>
        <w:rPr>
          <w:highlight w:val="white"/>
        </w:rPr>
      </w:pPr>
      <w:r w:rsidRPr="00E77B17">
        <w:rPr>
          <w:highlight w:val="white"/>
        </w:rPr>
        <w:t xml:space="preserve">  return 0;</w:t>
      </w:r>
    </w:p>
    <w:p w14:paraId="0904BCDE" w14:textId="77777777" w:rsidR="00E77B17" w:rsidRPr="00E77B17" w:rsidRDefault="00E77B17" w:rsidP="00E77B17">
      <w:pPr>
        <w:pStyle w:val="Code"/>
        <w:rPr>
          <w:highlight w:val="white"/>
        </w:rPr>
      </w:pPr>
      <w:r w:rsidRPr="00E77B17">
        <w:rPr>
          <w:highlight w:val="white"/>
        </w:rPr>
        <w:lastRenderedPageBreak/>
        <w:t>}</w:t>
      </w:r>
    </w:p>
    <w:p w14:paraId="15CE470D" w14:textId="77777777" w:rsidR="00E77B17" w:rsidRPr="00E77B17" w:rsidRDefault="00E77B17" w:rsidP="00E77B17">
      <w:pPr>
        <w:pStyle w:val="Code"/>
        <w:rPr>
          <w:highlight w:val="white"/>
        </w:rPr>
      </w:pPr>
    </w:p>
    <w:p w14:paraId="25886C41" w14:textId="77777777" w:rsidR="00E77B17" w:rsidRPr="00E77B17" w:rsidRDefault="00E77B17" w:rsidP="00E77B17">
      <w:pPr>
        <w:pStyle w:val="Code"/>
        <w:rPr>
          <w:highlight w:val="white"/>
        </w:rPr>
      </w:pPr>
      <w:r w:rsidRPr="00E77B17">
        <w:rPr>
          <w:highlight w:val="white"/>
        </w:rPr>
        <w:t>static struct tm g_timeStruct;</w:t>
      </w:r>
    </w:p>
    <w:p w14:paraId="7DADCBBB" w14:textId="77777777" w:rsidR="00E77B17" w:rsidRPr="00E77B17" w:rsidRDefault="00E77B17" w:rsidP="00E77B17">
      <w:pPr>
        <w:pStyle w:val="Code"/>
        <w:rPr>
          <w:highlight w:val="white"/>
        </w:rPr>
      </w:pPr>
    </w:p>
    <w:p w14:paraId="0F6DC823" w14:textId="77777777" w:rsidR="00E77B17" w:rsidRPr="00E77B17" w:rsidRDefault="00E77B17" w:rsidP="00E77B17">
      <w:pPr>
        <w:pStyle w:val="Code"/>
        <w:rPr>
          <w:highlight w:val="white"/>
        </w:rPr>
      </w:pPr>
      <w:r w:rsidRPr="00E77B17">
        <w:rPr>
          <w:highlight w:val="white"/>
        </w:rPr>
        <w:t>struct tm* gmtime(const time_t* timePtr) {</w:t>
      </w:r>
    </w:p>
    <w:p w14:paraId="01A39C4B" w14:textId="77777777" w:rsidR="00E77B17" w:rsidRPr="00E77B17" w:rsidRDefault="00E77B17" w:rsidP="00E77B17">
      <w:pPr>
        <w:pStyle w:val="Code"/>
        <w:rPr>
          <w:highlight w:val="white"/>
        </w:rPr>
      </w:pPr>
      <w:r w:rsidRPr="00E77B17">
        <w:rPr>
          <w:highlight w:val="white"/>
        </w:rPr>
        <w:t xml:space="preserve">  int year = 1970;</w:t>
      </w:r>
    </w:p>
    <w:p w14:paraId="7CAF97D9" w14:textId="77777777" w:rsidR="00E77B17" w:rsidRPr="00E77B17" w:rsidRDefault="00E77B17" w:rsidP="00E77B17">
      <w:pPr>
        <w:pStyle w:val="Code"/>
        <w:rPr>
          <w:highlight w:val="white"/>
        </w:rPr>
      </w:pPr>
    </w:p>
    <w:p w14:paraId="77615F48" w14:textId="77777777" w:rsidR="00E77B17" w:rsidRPr="006E3F2E" w:rsidRDefault="00E77B17" w:rsidP="006E3F2E">
      <w:pPr>
        <w:pStyle w:val="Code"/>
        <w:rPr>
          <w:highlight w:val="white"/>
        </w:rPr>
      </w:pPr>
      <w:r w:rsidRPr="006E3F2E">
        <w:rPr>
          <w:highlight w:val="white"/>
        </w:rPr>
        <w:t xml:space="preserve">  if (timePtr != NULL) {</w:t>
      </w:r>
    </w:p>
    <w:p w14:paraId="3F69C649" w14:textId="77777777" w:rsidR="006E3F2E" w:rsidRPr="006E3F2E" w:rsidRDefault="006E3F2E" w:rsidP="006E3F2E">
      <w:pPr>
        <w:pStyle w:val="Code"/>
        <w:rPr>
          <w:highlight w:val="white"/>
        </w:rPr>
      </w:pPr>
      <w:r w:rsidRPr="006E3F2E">
        <w:rPr>
          <w:highlight w:val="white"/>
        </w:rPr>
        <w:t xml:space="preserve">    time_t time = *timePtr;</w:t>
      </w:r>
    </w:p>
    <w:p w14:paraId="57E8BB21" w14:textId="77777777" w:rsidR="006E3F2E" w:rsidRPr="006E3F2E" w:rsidRDefault="006E3F2E" w:rsidP="006E3F2E">
      <w:pPr>
        <w:pStyle w:val="Code"/>
        <w:rPr>
          <w:highlight w:val="white"/>
        </w:rPr>
      </w:pPr>
      <w:r w:rsidRPr="006E3F2E">
        <w:rPr>
          <w:highlight w:val="white"/>
        </w:rPr>
        <w:t xml:space="preserve">    const long secondsOfDay = time % 86400L;</w:t>
      </w:r>
    </w:p>
    <w:p w14:paraId="165FCE50" w14:textId="77777777" w:rsidR="006E3F2E" w:rsidRPr="006E3F2E" w:rsidRDefault="006E3F2E" w:rsidP="006E3F2E">
      <w:pPr>
        <w:pStyle w:val="Code"/>
        <w:rPr>
          <w:highlight w:val="white"/>
        </w:rPr>
      </w:pPr>
      <w:r w:rsidRPr="006E3F2E">
        <w:rPr>
          <w:highlight w:val="white"/>
        </w:rPr>
        <w:t xml:space="preserve">    long totalDays = time / 86400L;</w:t>
      </w:r>
    </w:p>
    <w:p w14:paraId="747A870F" w14:textId="77777777" w:rsidR="006E3F2E" w:rsidRPr="006E3F2E" w:rsidRDefault="006E3F2E" w:rsidP="006E3F2E">
      <w:pPr>
        <w:pStyle w:val="Code"/>
        <w:rPr>
          <w:highlight w:val="white"/>
        </w:rPr>
      </w:pPr>
    </w:p>
    <w:p w14:paraId="1B9C4CE7" w14:textId="77777777" w:rsidR="006E3F2E" w:rsidRPr="006E3F2E" w:rsidRDefault="006E3F2E" w:rsidP="006E3F2E">
      <w:pPr>
        <w:pStyle w:val="Code"/>
        <w:rPr>
          <w:highlight w:val="white"/>
        </w:rPr>
      </w:pPr>
      <w:r w:rsidRPr="006E3F2E">
        <w:rPr>
          <w:highlight w:val="white"/>
        </w:rPr>
        <w:t xml:space="preserve">    g_timeStruct.tm_hour = secondsOfDay / 3600;</w:t>
      </w:r>
    </w:p>
    <w:p w14:paraId="563EF689" w14:textId="77777777" w:rsidR="006E3F2E" w:rsidRPr="006E3F2E" w:rsidRDefault="006E3F2E" w:rsidP="006E3F2E">
      <w:pPr>
        <w:pStyle w:val="Code"/>
        <w:rPr>
          <w:highlight w:val="white"/>
        </w:rPr>
      </w:pPr>
      <w:r w:rsidRPr="006E3F2E">
        <w:rPr>
          <w:highlight w:val="white"/>
        </w:rPr>
        <w:t xml:space="preserve">    g_timeStruct.tm_min = (secondsOfDay % 3600) / 60;</w:t>
      </w:r>
    </w:p>
    <w:p w14:paraId="4884BD96" w14:textId="77777777" w:rsidR="006E3F2E" w:rsidRPr="006E3F2E" w:rsidRDefault="006E3F2E" w:rsidP="006E3F2E">
      <w:pPr>
        <w:pStyle w:val="Code"/>
        <w:rPr>
          <w:highlight w:val="white"/>
        </w:rPr>
      </w:pPr>
      <w:r w:rsidRPr="006E3F2E">
        <w:rPr>
          <w:highlight w:val="white"/>
        </w:rPr>
        <w:t xml:space="preserve">    g_timeStruct.tm_sec = (secondsOfDay % 3600) % 60;</w:t>
      </w:r>
    </w:p>
    <w:p w14:paraId="2769F8D6" w14:textId="77777777" w:rsidR="006E3F2E" w:rsidRPr="006E3F2E" w:rsidRDefault="006E3F2E" w:rsidP="006E3F2E">
      <w:pPr>
        <w:pStyle w:val="Code"/>
        <w:rPr>
          <w:highlight w:val="white"/>
        </w:rPr>
      </w:pPr>
    </w:p>
    <w:p w14:paraId="277BFF50" w14:textId="77777777" w:rsidR="006E3F2E" w:rsidRPr="006E3F2E" w:rsidRDefault="006E3F2E" w:rsidP="006E3F2E">
      <w:pPr>
        <w:pStyle w:val="Code"/>
        <w:rPr>
          <w:highlight w:val="white"/>
        </w:rPr>
      </w:pPr>
      <w:r w:rsidRPr="006E3F2E">
        <w:rPr>
          <w:highlight w:val="white"/>
        </w:rPr>
        <w:t xml:space="preserve">    // January 1, 1970, was a Thursday</w:t>
      </w:r>
    </w:p>
    <w:p w14:paraId="5AFE642C" w14:textId="77777777" w:rsidR="006E3F2E" w:rsidRPr="006E3F2E" w:rsidRDefault="006E3F2E" w:rsidP="006E3F2E">
      <w:pPr>
        <w:pStyle w:val="Code"/>
        <w:rPr>
          <w:highlight w:val="white"/>
        </w:rPr>
      </w:pPr>
      <w:r w:rsidRPr="006E3F2E">
        <w:rPr>
          <w:highlight w:val="white"/>
        </w:rPr>
        <w:t xml:space="preserve">    if (totalDays &lt; 3) {</w:t>
      </w:r>
    </w:p>
    <w:p w14:paraId="6C55CA18" w14:textId="77777777" w:rsidR="006E3F2E" w:rsidRPr="006E3F2E" w:rsidRDefault="006E3F2E" w:rsidP="006E3F2E">
      <w:pPr>
        <w:pStyle w:val="Code"/>
        <w:rPr>
          <w:highlight w:val="white"/>
        </w:rPr>
      </w:pPr>
      <w:r w:rsidRPr="006E3F2E">
        <w:rPr>
          <w:highlight w:val="white"/>
        </w:rPr>
        <w:t xml:space="preserve">      g_timeStruct.tm_wday = totalDays + 4;</w:t>
      </w:r>
    </w:p>
    <w:p w14:paraId="3236D9F4" w14:textId="77777777" w:rsidR="006E3F2E" w:rsidRPr="006E3F2E" w:rsidRDefault="006E3F2E" w:rsidP="006E3F2E">
      <w:pPr>
        <w:pStyle w:val="Code"/>
        <w:rPr>
          <w:highlight w:val="white"/>
        </w:rPr>
      </w:pPr>
      <w:r w:rsidRPr="006E3F2E">
        <w:rPr>
          <w:highlight w:val="white"/>
        </w:rPr>
        <w:t xml:space="preserve">    }</w:t>
      </w:r>
    </w:p>
    <w:p w14:paraId="7D543A62" w14:textId="77777777" w:rsidR="006E3F2E" w:rsidRPr="006E3F2E" w:rsidRDefault="006E3F2E" w:rsidP="006E3F2E">
      <w:pPr>
        <w:pStyle w:val="Code"/>
        <w:rPr>
          <w:highlight w:val="white"/>
        </w:rPr>
      </w:pPr>
      <w:r w:rsidRPr="006E3F2E">
        <w:rPr>
          <w:highlight w:val="white"/>
        </w:rPr>
        <w:t xml:space="preserve">    else {</w:t>
      </w:r>
    </w:p>
    <w:p w14:paraId="2350AC27" w14:textId="77777777" w:rsidR="006E3F2E" w:rsidRPr="006E3F2E" w:rsidRDefault="006E3F2E" w:rsidP="006E3F2E">
      <w:pPr>
        <w:pStyle w:val="Code"/>
        <w:rPr>
          <w:highlight w:val="white"/>
        </w:rPr>
      </w:pPr>
      <w:r w:rsidRPr="006E3F2E">
        <w:rPr>
          <w:highlight w:val="white"/>
        </w:rPr>
        <w:t xml:space="preserve">      g_timeStruct.tm_wday = (totalDays - 3) % 7;</w:t>
      </w:r>
    </w:p>
    <w:p w14:paraId="68E91308" w14:textId="77777777" w:rsidR="006E3F2E" w:rsidRPr="006E3F2E" w:rsidRDefault="006E3F2E" w:rsidP="006E3F2E">
      <w:pPr>
        <w:pStyle w:val="Code"/>
        <w:rPr>
          <w:highlight w:val="white"/>
        </w:rPr>
      </w:pPr>
      <w:r w:rsidRPr="006E3F2E">
        <w:rPr>
          <w:highlight w:val="white"/>
        </w:rPr>
        <w:t xml:space="preserve">    }</w:t>
      </w:r>
    </w:p>
    <w:p w14:paraId="30F387C6" w14:textId="77777777" w:rsidR="00E77B17" w:rsidRPr="006E3F2E" w:rsidRDefault="00E77B17" w:rsidP="006E3F2E">
      <w:pPr>
        <w:pStyle w:val="Code"/>
        <w:rPr>
          <w:highlight w:val="white"/>
        </w:rPr>
      </w:pPr>
    </w:p>
    <w:p w14:paraId="09AC7D97" w14:textId="77777777" w:rsidR="00E77B17" w:rsidRPr="00E77B17" w:rsidRDefault="00E77B17" w:rsidP="00E77B17">
      <w:pPr>
        <w:pStyle w:val="Code"/>
        <w:rPr>
          <w:highlight w:val="white"/>
        </w:rPr>
      </w:pPr>
      <w:r w:rsidRPr="00E77B17">
        <w:rPr>
          <w:highlight w:val="white"/>
        </w:rPr>
        <w:t xml:space="preserve">    while (TRUE) {</w:t>
      </w:r>
    </w:p>
    <w:p w14:paraId="395AC859" w14:textId="77777777" w:rsidR="00E77B17" w:rsidRPr="00E77B17" w:rsidRDefault="00E77B17" w:rsidP="00E77B17">
      <w:pPr>
        <w:pStyle w:val="Code"/>
        <w:rPr>
          <w:highlight w:val="white"/>
        </w:rPr>
      </w:pPr>
      <w:r w:rsidRPr="00E77B17">
        <w:rPr>
          <w:highlight w:val="white"/>
        </w:rPr>
        <w:t xml:space="preserve">      const BOOL leapYear = (((year % 4) == 0) &amp;&amp;</w:t>
      </w:r>
    </w:p>
    <w:p w14:paraId="6AC4C48A" w14:textId="77777777" w:rsidR="00E77B17" w:rsidRPr="00E77B17" w:rsidRDefault="00E77B17" w:rsidP="00E77B17">
      <w:pPr>
        <w:pStyle w:val="Code"/>
        <w:rPr>
          <w:highlight w:val="white"/>
        </w:rPr>
      </w:pPr>
      <w:r w:rsidRPr="00E77B17">
        <w:rPr>
          <w:highlight w:val="white"/>
        </w:rPr>
        <w:t xml:space="preserve">                            ((year % 100) != 0)) || ((year % 400) == 0);</w:t>
      </w:r>
    </w:p>
    <w:p w14:paraId="19B4C38B" w14:textId="77777777" w:rsidR="00E77B17" w:rsidRPr="00E77B17" w:rsidRDefault="00E77B17" w:rsidP="00E77B17">
      <w:pPr>
        <w:pStyle w:val="Code"/>
        <w:rPr>
          <w:highlight w:val="white"/>
        </w:rPr>
      </w:pPr>
      <w:r w:rsidRPr="00E77B17">
        <w:rPr>
          <w:highlight w:val="white"/>
        </w:rPr>
        <w:t xml:space="preserve">      const int daysOfYear = leapYear ? 366 : 365;</w:t>
      </w:r>
    </w:p>
    <w:p w14:paraId="46BE6411" w14:textId="77777777" w:rsidR="00E77B17" w:rsidRPr="00E77B17" w:rsidRDefault="00E77B17" w:rsidP="00E77B17">
      <w:pPr>
        <w:pStyle w:val="Code"/>
        <w:rPr>
          <w:highlight w:val="white"/>
        </w:rPr>
      </w:pPr>
    </w:p>
    <w:p w14:paraId="1111BF57" w14:textId="77777777" w:rsidR="00E77B17" w:rsidRPr="00E77B17" w:rsidRDefault="00E77B17" w:rsidP="00E77B17">
      <w:pPr>
        <w:pStyle w:val="Code"/>
        <w:rPr>
          <w:highlight w:val="white"/>
        </w:rPr>
      </w:pPr>
      <w:r w:rsidRPr="00E77B17">
        <w:rPr>
          <w:highlight w:val="white"/>
        </w:rPr>
        <w:t xml:space="preserve">      if (totalDays &lt; daysOfYear) {</w:t>
      </w:r>
    </w:p>
    <w:p w14:paraId="70E613F1" w14:textId="77777777" w:rsidR="00E77B17" w:rsidRPr="00E77B17" w:rsidRDefault="00E77B17" w:rsidP="00E77B17">
      <w:pPr>
        <w:pStyle w:val="Code"/>
        <w:rPr>
          <w:highlight w:val="white"/>
        </w:rPr>
      </w:pPr>
      <w:r w:rsidRPr="00E77B17">
        <w:rPr>
          <w:highlight w:val="white"/>
        </w:rPr>
        <w:t xml:space="preserve">        const int daysOfMonths[] = {31, leapYear ? 29 : 28, 31, 30,</w:t>
      </w:r>
    </w:p>
    <w:p w14:paraId="4597EC40" w14:textId="77777777" w:rsidR="00E77B17" w:rsidRPr="00E77B17" w:rsidRDefault="00E77B17" w:rsidP="00E77B17">
      <w:pPr>
        <w:pStyle w:val="Code"/>
        <w:rPr>
          <w:highlight w:val="white"/>
        </w:rPr>
      </w:pPr>
      <w:r w:rsidRPr="00E77B17">
        <w:rPr>
          <w:highlight w:val="white"/>
        </w:rPr>
        <w:t xml:space="preserve">                                    31, 30, 30, 31, 30, 31, 30, 31};</w:t>
      </w:r>
    </w:p>
    <w:p w14:paraId="704F3C12" w14:textId="77777777" w:rsidR="00E77B17" w:rsidRPr="00E77B17" w:rsidRDefault="00E77B17" w:rsidP="00E77B17">
      <w:pPr>
        <w:pStyle w:val="Code"/>
        <w:rPr>
          <w:highlight w:val="white"/>
        </w:rPr>
      </w:pPr>
      <w:r w:rsidRPr="00E77B17">
        <w:rPr>
          <w:highlight w:val="white"/>
        </w:rPr>
        <w:t xml:space="preserve">        int month = 0;</w:t>
      </w:r>
    </w:p>
    <w:p w14:paraId="2AC0832A" w14:textId="77777777" w:rsidR="00E77B17" w:rsidRPr="00E77B17" w:rsidRDefault="00E77B17" w:rsidP="00E77B17">
      <w:pPr>
        <w:pStyle w:val="Code"/>
        <w:rPr>
          <w:highlight w:val="white"/>
        </w:rPr>
      </w:pPr>
      <w:r w:rsidRPr="00E77B17">
        <w:rPr>
          <w:highlight w:val="white"/>
        </w:rPr>
        <w:t xml:space="preserve">        g_timeStruct.tm_year = year - 1900;</w:t>
      </w:r>
    </w:p>
    <w:p w14:paraId="3674A937" w14:textId="77777777" w:rsidR="00E77B17" w:rsidRPr="00E77B17" w:rsidRDefault="00E77B17" w:rsidP="00E77B17">
      <w:pPr>
        <w:pStyle w:val="Code"/>
        <w:rPr>
          <w:highlight w:val="white"/>
        </w:rPr>
      </w:pPr>
      <w:r w:rsidRPr="00E77B17">
        <w:rPr>
          <w:highlight w:val="white"/>
        </w:rPr>
        <w:t xml:space="preserve">        g_timeStruct.tm_yday = totalDays;</w:t>
      </w:r>
    </w:p>
    <w:p w14:paraId="348C7D58" w14:textId="77777777" w:rsidR="00E77B17" w:rsidRPr="00E77B17" w:rsidRDefault="00E77B17" w:rsidP="00E77B17">
      <w:pPr>
        <w:pStyle w:val="Code"/>
        <w:rPr>
          <w:highlight w:val="white"/>
        </w:rPr>
      </w:pPr>
    </w:p>
    <w:p w14:paraId="0CB1750F" w14:textId="77777777" w:rsidR="00E77B17" w:rsidRPr="00E77B17" w:rsidRDefault="00E77B17" w:rsidP="00E77B17">
      <w:pPr>
        <w:pStyle w:val="Code"/>
        <w:rPr>
          <w:highlight w:val="white"/>
        </w:rPr>
      </w:pPr>
      <w:r w:rsidRPr="00E77B17">
        <w:rPr>
          <w:highlight w:val="white"/>
        </w:rPr>
        <w:t xml:space="preserve">        while (totalDays &gt;= daysOfMonths[month]) {</w:t>
      </w:r>
    </w:p>
    <w:p w14:paraId="0EE47CFF" w14:textId="77777777" w:rsidR="00E77B17" w:rsidRPr="00E77B17" w:rsidRDefault="00E77B17" w:rsidP="00E77B17">
      <w:pPr>
        <w:pStyle w:val="Code"/>
        <w:rPr>
          <w:highlight w:val="white"/>
        </w:rPr>
      </w:pPr>
      <w:r w:rsidRPr="00E77B17">
        <w:rPr>
          <w:highlight w:val="white"/>
        </w:rPr>
        <w:t xml:space="preserve">          totalDays -= daysOfMonths[month];</w:t>
      </w:r>
    </w:p>
    <w:p w14:paraId="6E9BED1E" w14:textId="77777777" w:rsidR="00E77B17" w:rsidRPr="00E77B17" w:rsidRDefault="00E77B17" w:rsidP="00E77B17">
      <w:pPr>
        <w:pStyle w:val="Code"/>
        <w:rPr>
          <w:highlight w:val="white"/>
        </w:rPr>
      </w:pPr>
      <w:r w:rsidRPr="00E77B17">
        <w:rPr>
          <w:highlight w:val="white"/>
        </w:rPr>
        <w:t xml:space="preserve">          ++month;</w:t>
      </w:r>
    </w:p>
    <w:p w14:paraId="6EE497B9" w14:textId="77777777" w:rsidR="00E77B17" w:rsidRPr="00E77B17" w:rsidRDefault="00E77B17" w:rsidP="00E77B17">
      <w:pPr>
        <w:pStyle w:val="Code"/>
        <w:rPr>
          <w:highlight w:val="white"/>
        </w:rPr>
      </w:pPr>
      <w:r w:rsidRPr="00E77B17">
        <w:rPr>
          <w:highlight w:val="white"/>
        </w:rPr>
        <w:t xml:space="preserve">        }</w:t>
      </w:r>
    </w:p>
    <w:p w14:paraId="529D8FEA" w14:textId="77777777" w:rsidR="00E77B17" w:rsidRPr="00E77B17" w:rsidRDefault="00E77B17" w:rsidP="00E77B17">
      <w:pPr>
        <w:pStyle w:val="Code"/>
        <w:rPr>
          <w:highlight w:val="white"/>
        </w:rPr>
      </w:pPr>
    </w:p>
    <w:p w14:paraId="01A6D9A8" w14:textId="77777777" w:rsidR="00E77B17" w:rsidRPr="00E77B17" w:rsidRDefault="00E77B17" w:rsidP="00E77B17">
      <w:pPr>
        <w:pStyle w:val="Code"/>
        <w:rPr>
          <w:highlight w:val="white"/>
        </w:rPr>
      </w:pPr>
      <w:r w:rsidRPr="00E77B17">
        <w:rPr>
          <w:highlight w:val="white"/>
        </w:rPr>
        <w:t xml:space="preserve">        g_timeStruct.tm_mon = month;</w:t>
      </w:r>
    </w:p>
    <w:p w14:paraId="78F8A6BE" w14:textId="77777777" w:rsidR="00E77B17" w:rsidRPr="00E77B17" w:rsidRDefault="00E77B17" w:rsidP="00E77B17">
      <w:pPr>
        <w:pStyle w:val="Code"/>
        <w:rPr>
          <w:highlight w:val="white"/>
        </w:rPr>
      </w:pPr>
      <w:r w:rsidRPr="00E77B17">
        <w:rPr>
          <w:highlight w:val="white"/>
        </w:rPr>
        <w:t xml:space="preserve">        g_timeStruct.tm_mday = totalDays + 1;</w:t>
      </w:r>
    </w:p>
    <w:p w14:paraId="7621C760" w14:textId="77777777" w:rsidR="00E77B17" w:rsidRPr="00E77B17" w:rsidRDefault="00E77B17" w:rsidP="00E77B17">
      <w:pPr>
        <w:pStyle w:val="Code"/>
        <w:rPr>
          <w:highlight w:val="white"/>
        </w:rPr>
      </w:pPr>
      <w:r w:rsidRPr="00E77B17">
        <w:rPr>
          <w:highlight w:val="white"/>
        </w:rPr>
        <w:t xml:space="preserve">        g_timeStruct.tm_isdst = -1;</w:t>
      </w:r>
    </w:p>
    <w:p w14:paraId="08EA991A" w14:textId="77777777" w:rsidR="00E77B17" w:rsidRPr="00E77B17" w:rsidRDefault="00E77B17" w:rsidP="00E77B17">
      <w:pPr>
        <w:pStyle w:val="Code"/>
        <w:rPr>
          <w:highlight w:val="white"/>
        </w:rPr>
      </w:pPr>
      <w:r w:rsidRPr="00E77B17">
        <w:rPr>
          <w:highlight w:val="white"/>
        </w:rPr>
        <w:t xml:space="preserve">        return &amp;g_timeStruct;</w:t>
      </w:r>
    </w:p>
    <w:p w14:paraId="2B002B3A" w14:textId="77777777" w:rsidR="00E77B17" w:rsidRPr="00E77B17" w:rsidRDefault="00E77B17" w:rsidP="00E77B17">
      <w:pPr>
        <w:pStyle w:val="Code"/>
        <w:rPr>
          <w:highlight w:val="white"/>
        </w:rPr>
      </w:pPr>
      <w:r w:rsidRPr="00E77B17">
        <w:rPr>
          <w:highlight w:val="white"/>
        </w:rPr>
        <w:t xml:space="preserve">      }</w:t>
      </w:r>
    </w:p>
    <w:p w14:paraId="40870D10" w14:textId="77777777" w:rsidR="00E77B17" w:rsidRPr="00E77B17" w:rsidRDefault="00E77B17" w:rsidP="00E77B17">
      <w:pPr>
        <w:pStyle w:val="Code"/>
        <w:rPr>
          <w:highlight w:val="white"/>
        </w:rPr>
      </w:pPr>
    </w:p>
    <w:p w14:paraId="180CF31C" w14:textId="77777777" w:rsidR="00E77B17" w:rsidRPr="00E77B17" w:rsidRDefault="00E77B17" w:rsidP="00E77B17">
      <w:pPr>
        <w:pStyle w:val="Code"/>
        <w:rPr>
          <w:highlight w:val="white"/>
        </w:rPr>
      </w:pPr>
      <w:r w:rsidRPr="00E77B17">
        <w:rPr>
          <w:highlight w:val="white"/>
        </w:rPr>
        <w:t xml:space="preserve">      ++year;</w:t>
      </w:r>
    </w:p>
    <w:p w14:paraId="43D739E9" w14:textId="77777777" w:rsidR="00E77B17" w:rsidRPr="00E77B17" w:rsidRDefault="00E77B17" w:rsidP="00E77B17">
      <w:pPr>
        <w:pStyle w:val="Code"/>
        <w:rPr>
          <w:highlight w:val="white"/>
        </w:rPr>
      </w:pPr>
      <w:r w:rsidRPr="00E77B17">
        <w:rPr>
          <w:highlight w:val="white"/>
        </w:rPr>
        <w:t xml:space="preserve">      totalDays -= daysOfYear;</w:t>
      </w:r>
    </w:p>
    <w:p w14:paraId="32D57716" w14:textId="77777777" w:rsidR="00E77B17" w:rsidRPr="00E77B17" w:rsidRDefault="00E77B17" w:rsidP="00E77B17">
      <w:pPr>
        <w:pStyle w:val="Code"/>
        <w:rPr>
          <w:highlight w:val="white"/>
        </w:rPr>
      </w:pPr>
      <w:r w:rsidRPr="00E77B17">
        <w:rPr>
          <w:highlight w:val="white"/>
        </w:rPr>
        <w:t xml:space="preserve">    }</w:t>
      </w:r>
    </w:p>
    <w:p w14:paraId="42465FDB" w14:textId="77777777" w:rsidR="00E77B17" w:rsidRPr="00E77B17" w:rsidRDefault="00E77B17" w:rsidP="00E77B17">
      <w:pPr>
        <w:pStyle w:val="Code"/>
        <w:rPr>
          <w:highlight w:val="white"/>
        </w:rPr>
      </w:pPr>
      <w:r w:rsidRPr="00E77B17">
        <w:rPr>
          <w:highlight w:val="white"/>
        </w:rPr>
        <w:t xml:space="preserve">  }</w:t>
      </w:r>
    </w:p>
    <w:p w14:paraId="20D83EBC" w14:textId="77777777" w:rsidR="00E77B17" w:rsidRPr="00E77B17" w:rsidRDefault="00E77B17" w:rsidP="00E77B17">
      <w:pPr>
        <w:pStyle w:val="Code"/>
        <w:rPr>
          <w:highlight w:val="white"/>
        </w:rPr>
      </w:pPr>
    </w:p>
    <w:p w14:paraId="22EB7489" w14:textId="77777777" w:rsidR="00E77B17" w:rsidRPr="00E77B17" w:rsidRDefault="00E77B17" w:rsidP="00E77B17">
      <w:pPr>
        <w:pStyle w:val="Code"/>
        <w:rPr>
          <w:highlight w:val="white"/>
        </w:rPr>
      </w:pPr>
      <w:r w:rsidRPr="00E77B17">
        <w:rPr>
          <w:highlight w:val="white"/>
        </w:rPr>
        <w:t xml:space="preserve">  return NULL;</w:t>
      </w:r>
    </w:p>
    <w:p w14:paraId="3DE27520" w14:textId="77777777" w:rsidR="00E77B17" w:rsidRPr="00E77B17" w:rsidRDefault="00E77B17" w:rsidP="00E77B17">
      <w:pPr>
        <w:pStyle w:val="Code"/>
        <w:rPr>
          <w:highlight w:val="white"/>
        </w:rPr>
      </w:pPr>
      <w:r w:rsidRPr="00E77B17">
        <w:rPr>
          <w:highlight w:val="white"/>
        </w:rPr>
        <w:t>}</w:t>
      </w:r>
    </w:p>
    <w:p w14:paraId="33B41FCC" w14:textId="77777777" w:rsidR="00E77B17" w:rsidRPr="00E77B17" w:rsidRDefault="00E77B17" w:rsidP="00E77B17">
      <w:pPr>
        <w:pStyle w:val="Code"/>
        <w:rPr>
          <w:highlight w:val="white"/>
        </w:rPr>
      </w:pPr>
    </w:p>
    <w:p w14:paraId="2034A06A" w14:textId="77777777" w:rsidR="00E77B17" w:rsidRPr="00E77B17" w:rsidRDefault="00E77B17" w:rsidP="00E77B17">
      <w:pPr>
        <w:pStyle w:val="Code"/>
        <w:rPr>
          <w:highlight w:val="white"/>
        </w:rPr>
      </w:pPr>
      <w:r w:rsidRPr="00E77B17">
        <w:rPr>
          <w:highlight w:val="white"/>
        </w:rPr>
        <w:t>double difftime(time_t time1, time_t time2) {</w:t>
      </w:r>
    </w:p>
    <w:p w14:paraId="1DFACB0A" w14:textId="77777777" w:rsidR="00E77B17" w:rsidRPr="00E77B17" w:rsidRDefault="00E77B17" w:rsidP="00E77B17">
      <w:pPr>
        <w:pStyle w:val="Code"/>
        <w:rPr>
          <w:highlight w:val="white"/>
        </w:rPr>
      </w:pPr>
      <w:r w:rsidRPr="00E77B17">
        <w:rPr>
          <w:highlight w:val="white"/>
        </w:rPr>
        <w:t xml:space="preserve">  return (double) (time2 - time1);</w:t>
      </w:r>
    </w:p>
    <w:p w14:paraId="394C11E1" w14:textId="77777777" w:rsidR="00E77B17" w:rsidRPr="00E77B17" w:rsidRDefault="00E77B17" w:rsidP="00E77B17">
      <w:pPr>
        <w:pStyle w:val="Code"/>
        <w:rPr>
          <w:highlight w:val="white"/>
        </w:rPr>
      </w:pPr>
      <w:r w:rsidRPr="00E77B17">
        <w:rPr>
          <w:highlight w:val="white"/>
        </w:rPr>
        <w:lastRenderedPageBreak/>
        <w:t>}</w:t>
      </w:r>
    </w:p>
    <w:p w14:paraId="3656B703" w14:textId="77777777" w:rsidR="00E77B17" w:rsidRPr="00E77B17" w:rsidRDefault="00E77B17" w:rsidP="00E77B17">
      <w:pPr>
        <w:pStyle w:val="Code"/>
        <w:rPr>
          <w:highlight w:val="white"/>
        </w:rPr>
      </w:pPr>
    </w:p>
    <w:p w14:paraId="37B7B280" w14:textId="77777777" w:rsidR="00E77B17" w:rsidRPr="00E77B17" w:rsidRDefault="00E77B17" w:rsidP="00E77B17">
      <w:pPr>
        <w:pStyle w:val="Code"/>
        <w:rPr>
          <w:highlight w:val="white"/>
        </w:rPr>
      </w:pPr>
      <w:r w:rsidRPr="00E77B17">
        <w:rPr>
          <w:highlight w:val="white"/>
        </w:rPr>
        <w:t>static char g_timeString[256];</w:t>
      </w:r>
    </w:p>
    <w:p w14:paraId="1D47AC1F" w14:textId="77777777" w:rsidR="00E77B17" w:rsidRPr="00E77B17" w:rsidRDefault="00E77B17" w:rsidP="00E77B17">
      <w:pPr>
        <w:pStyle w:val="Code"/>
        <w:rPr>
          <w:highlight w:val="white"/>
        </w:rPr>
      </w:pPr>
    </w:p>
    <w:p w14:paraId="61A2F002" w14:textId="77777777" w:rsidR="00E77B17" w:rsidRPr="00E77B17" w:rsidRDefault="00E77B17" w:rsidP="00E77B17">
      <w:pPr>
        <w:pStyle w:val="Code"/>
        <w:rPr>
          <w:highlight w:val="white"/>
        </w:rPr>
      </w:pPr>
      <w:r w:rsidRPr="00E77B17">
        <w:rPr>
          <w:highlight w:val="white"/>
        </w:rPr>
        <w:t>static char* g_defaultShortDayList[] = {"Sun", "Mon", "Tue", "Wed",</w:t>
      </w:r>
    </w:p>
    <w:p w14:paraId="42DE7942" w14:textId="77777777" w:rsidR="00E77B17" w:rsidRPr="00E77B17" w:rsidRDefault="00E77B17" w:rsidP="00E77B17">
      <w:pPr>
        <w:pStyle w:val="Code"/>
        <w:rPr>
          <w:highlight w:val="white"/>
        </w:rPr>
      </w:pPr>
      <w:r w:rsidRPr="00E77B17">
        <w:rPr>
          <w:highlight w:val="white"/>
        </w:rPr>
        <w:t xml:space="preserve">                                        "Thu", "Fri", "Sat"};</w:t>
      </w:r>
    </w:p>
    <w:p w14:paraId="6BDEAE78" w14:textId="77777777" w:rsidR="00E77B17" w:rsidRPr="00E77B17" w:rsidRDefault="00E77B17" w:rsidP="00E77B17">
      <w:pPr>
        <w:pStyle w:val="Code"/>
        <w:rPr>
          <w:highlight w:val="white"/>
        </w:rPr>
      </w:pPr>
      <w:r w:rsidRPr="00E77B17">
        <w:rPr>
          <w:highlight w:val="white"/>
        </w:rPr>
        <w:t xml:space="preserve">static char* g_defaultLongDayList[] = {"Sunday", "Monday", "Tuesday", </w:t>
      </w:r>
    </w:p>
    <w:p w14:paraId="58D81519" w14:textId="77777777" w:rsidR="00E77B17" w:rsidRPr="00E77B17" w:rsidRDefault="00E77B17" w:rsidP="00E77B17">
      <w:pPr>
        <w:pStyle w:val="Code"/>
        <w:rPr>
          <w:highlight w:val="white"/>
        </w:rPr>
      </w:pPr>
      <w:r w:rsidRPr="00E77B17">
        <w:rPr>
          <w:highlight w:val="white"/>
        </w:rPr>
        <w:t xml:space="preserve">                               "Wednesday", "Thursday", "Friday", "Saturday"};</w:t>
      </w:r>
    </w:p>
    <w:p w14:paraId="74AE424F" w14:textId="77777777" w:rsidR="00E77B17" w:rsidRPr="00E77B17" w:rsidRDefault="00E77B17" w:rsidP="00E77B17">
      <w:pPr>
        <w:pStyle w:val="Code"/>
        <w:rPr>
          <w:highlight w:val="white"/>
        </w:rPr>
      </w:pPr>
    </w:p>
    <w:p w14:paraId="5C32D5EC" w14:textId="77777777" w:rsidR="00E77B17" w:rsidRPr="00E77B17" w:rsidRDefault="00E77B17" w:rsidP="00E77B17">
      <w:pPr>
        <w:pStyle w:val="Code"/>
        <w:rPr>
          <w:highlight w:val="white"/>
        </w:rPr>
      </w:pPr>
      <w:r w:rsidRPr="00E77B17">
        <w:rPr>
          <w:highlight w:val="white"/>
        </w:rPr>
        <w:t>static char* g_defaultShortMonthList[] =</w:t>
      </w:r>
    </w:p>
    <w:p w14:paraId="25459714" w14:textId="77777777" w:rsidR="00E77B17" w:rsidRPr="00E77B17" w:rsidRDefault="00E77B17" w:rsidP="00E77B17">
      <w:pPr>
        <w:pStyle w:val="Code"/>
        <w:rPr>
          <w:highlight w:val="white"/>
        </w:rPr>
      </w:pPr>
      <w:r w:rsidRPr="00E77B17">
        <w:rPr>
          <w:highlight w:val="white"/>
        </w:rPr>
        <w:t xml:space="preserve">  {"Jan", "Feb", "Mar", "Apr", "May", "Jun",</w:t>
      </w:r>
    </w:p>
    <w:p w14:paraId="79C193A8" w14:textId="77777777" w:rsidR="00E77B17" w:rsidRPr="00E77B17" w:rsidRDefault="00E77B17" w:rsidP="00E77B17">
      <w:pPr>
        <w:pStyle w:val="Code"/>
        <w:rPr>
          <w:highlight w:val="white"/>
        </w:rPr>
      </w:pPr>
      <w:r w:rsidRPr="00E77B17">
        <w:rPr>
          <w:highlight w:val="white"/>
        </w:rPr>
        <w:t xml:space="preserve">   "Jul", "Aug", "Sep", "Oct", "Nov", "Dec"};</w:t>
      </w:r>
    </w:p>
    <w:p w14:paraId="124A997B" w14:textId="77777777" w:rsidR="00E77B17" w:rsidRPr="00E77B17" w:rsidRDefault="00E77B17" w:rsidP="00E77B17">
      <w:pPr>
        <w:pStyle w:val="Code"/>
        <w:rPr>
          <w:highlight w:val="white"/>
        </w:rPr>
      </w:pPr>
      <w:r w:rsidRPr="00E77B17">
        <w:rPr>
          <w:highlight w:val="white"/>
        </w:rPr>
        <w:t>static char* g_defaultLongMonthList[] =</w:t>
      </w:r>
    </w:p>
    <w:p w14:paraId="52EECA7D" w14:textId="77777777" w:rsidR="00E77B17" w:rsidRPr="00E77B17" w:rsidRDefault="00E77B17" w:rsidP="00E77B17">
      <w:pPr>
        <w:pStyle w:val="Code"/>
        <w:rPr>
          <w:highlight w:val="white"/>
        </w:rPr>
      </w:pPr>
      <w:r w:rsidRPr="00E77B17">
        <w:rPr>
          <w:highlight w:val="white"/>
        </w:rPr>
        <w:t xml:space="preserve">  {"January", "February", "March", "April", "May", "June",</w:t>
      </w:r>
    </w:p>
    <w:p w14:paraId="2DDB1034" w14:textId="77777777" w:rsidR="00E77B17" w:rsidRPr="00E77B17" w:rsidRDefault="00E77B17" w:rsidP="00E77B17">
      <w:pPr>
        <w:pStyle w:val="Code"/>
        <w:rPr>
          <w:highlight w:val="white"/>
        </w:rPr>
      </w:pPr>
      <w:r w:rsidRPr="00E77B17">
        <w:rPr>
          <w:highlight w:val="white"/>
        </w:rPr>
        <w:t xml:space="preserve">   "July", "August", "September", "October", "November", "December"};</w:t>
      </w:r>
    </w:p>
    <w:p w14:paraId="480958DB" w14:textId="77777777" w:rsidR="00E77B17" w:rsidRPr="00E77B17" w:rsidRDefault="00E77B17" w:rsidP="00E77B17">
      <w:pPr>
        <w:pStyle w:val="Code"/>
        <w:rPr>
          <w:highlight w:val="white"/>
        </w:rPr>
      </w:pPr>
    </w:p>
    <w:p w14:paraId="29A2ABB7" w14:textId="77777777" w:rsidR="00E77B17" w:rsidRPr="00E77B17" w:rsidRDefault="00E77B17" w:rsidP="00E77B17">
      <w:pPr>
        <w:pStyle w:val="Code"/>
        <w:rPr>
          <w:highlight w:val="white"/>
        </w:rPr>
      </w:pPr>
      <w:r w:rsidRPr="00E77B17">
        <w:rPr>
          <w:highlight w:val="white"/>
        </w:rPr>
        <w:t>char* asctime(const struct tm* tp) {</w:t>
      </w:r>
    </w:p>
    <w:p w14:paraId="60A2635F" w14:textId="77777777" w:rsidR="00E77B17" w:rsidRPr="00E77B17" w:rsidRDefault="00E77B17" w:rsidP="00E77B17">
      <w:pPr>
        <w:pStyle w:val="Code"/>
        <w:rPr>
          <w:highlight w:val="white"/>
        </w:rPr>
      </w:pPr>
      <w:r w:rsidRPr="00E77B17">
        <w:rPr>
          <w:highlight w:val="white"/>
        </w:rPr>
        <w:t xml:space="preserve">  struct lconv* localeConvPtr = NULL;</w:t>
      </w:r>
    </w:p>
    <w:p w14:paraId="50CB0FD3" w14:textId="77777777" w:rsidR="00E77B17" w:rsidRPr="00E77B17" w:rsidRDefault="00E77B17" w:rsidP="00E77B17">
      <w:pPr>
        <w:pStyle w:val="Code"/>
        <w:rPr>
          <w:highlight w:val="white"/>
        </w:rPr>
      </w:pPr>
      <w:r w:rsidRPr="00E77B17">
        <w:rPr>
          <w:highlight w:val="white"/>
        </w:rPr>
        <w:t xml:space="preserve">  char** shortDayList = (localeConvPtr != NULL) ? localeConvPtr-&gt;shortDayList</w:t>
      </w:r>
    </w:p>
    <w:p w14:paraId="192AE31A" w14:textId="77777777" w:rsidR="00E77B17" w:rsidRPr="00E77B17" w:rsidRDefault="00E77B17" w:rsidP="00E77B17">
      <w:pPr>
        <w:pStyle w:val="Code"/>
        <w:rPr>
          <w:highlight w:val="white"/>
        </w:rPr>
      </w:pPr>
      <w:r w:rsidRPr="00E77B17">
        <w:rPr>
          <w:highlight w:val="white"/>
        </w:rPr>
        <w:t xml:space="preserve">                                                : NULL;</w:t>
      </w:r>
    </w:p>
    <w:p w14:paraId="1D5720EF" w14:textId="77777777" w:rsidR="00E77B17" w:rsidRPr="00E77B17" w:rsidRDefault="00E77B17" w:rsidP="00E77B17">
      <w:pPr>
        <w:pStyle w:val="Code"/>
        <w:rPr>
          <w:highlight w:val="white"/>
        </w:rPr>
      </w:pPr>
      <w:r w:rsidRPr="00E77B17">
        <w:rPr>
          <w:highlight w:val="white"/>
        </w:rPr>
        <w:t xml:space="preserve">  char** shortMonthList = (localeConvPtr != NULL)</w:t>
      </w:r>
    </w:p>
    <w:p w14:paraId="3297250D" w14:textId="77777777" w:rsidR="00E77B17" w:rsidRPr="00E77B17" w:rsidRDefault="00E77B17" w:rsidP="00E77B17">
      <w:pPr>
        <w:pStyle w:val="Code"/>
        <w:rPr>
          <w:highlight w:val="white"/>
        </w:rPr>
      </w:pPr>
      <w:r w:rsidRPr="00E77B17">
        <w:rPr>
          <w:highlight w:val="white"/>
        </w:rPr>
        <w:t xml:space="preserve">                          ? localeConvPtr-&gt;shortMonthList : NULL;</w:t>
      </w:r>
    </w:p>
    <w:p w14:paraId="6B752E59" w14:textId="77777777" w:rsidR="00E77B17" w:rsidRPr="00E77B17" w:rsidRDefault="00E77B17" w:rsidP="00E77B17">
      <w:pPr>
        <w:pStyle w:val="Code"/>
        <w:rPr>
          <w:highlight w:val="white"/>
        </w:rPr>
      </w:pPr>
    </w:p>
    <w:p w14:paraId="0980093E" w14:textId="77777777" w:rsidR="00E77B17" w:rsidRPr="00E77B17" w:rsidRDefault="00E77B17" w:rsidP="00E77B17">
      <w:pPr>
        <w:pStyle w:val="Code"/>
        <w:rPr>
          <w:highlight w:val="white"/>
        </w:rPr>
      </w:pPr>
      <w:r w:rsidRPr="00E77B17">
        <w:rPr>
          <w:highlight w:val="white"/>
        </w:rPr>
        <w:t xml:space="preserve">  shortDayList = (shortDayList != NULL) ? shortDayList</w:t>
      </w:r>
    </w:p>
    <w:p w14:paraId="0FEF3B36" w14:textId="77777777" w:rsidR="00E77B17" w:rsidRPr="00E77B17" w:rsidRDefault="00E77B17" w:rsidP="00E77B17">
      <w:pPr>
        <w:pStyle w:val="Code"/>
        <w:rPr>
          <w:highlight w:val="white"/>
        </w:rPr>
      </w:pPr>
      <w:r w:rsidRPr="00E77B17">
        <w:rPr>
          <w:highlight w:val="white"/>
        </w:rPr>
        <w:t xml:space="preserve">                                        : g_defaultShortDayList;</w:t>
      </w:r>
    </w:p>
    <w:p w14:paraId="67BF361F" w14:textId="77777777" w:rsidR="00E77B17" w:rsidRPr="00E77B17" w:rsidRDefault="00E77B17" w:rsidP="00E77B17">
      <w:pPr>
        <w:pStyle w:val="Code"/>
        <w:rPr>
          <w:highlight w:val="white"/>
        </w:rPr>
      </w:pPr>
      <w:r w:rsidRPr="00E77B17">
        <w:rPr>
          <w:highlight w:val="white"/>
        </w:rPr>
        <w:t xml:space="preserve">  shortMonthList = (shortMonthList != NULL) ? shortMonthList</w:t>
      </w:r>
    </w:p>
    <w:p w14:paraId="2D8C233F" w14:textId="77777777" w:rsidR="00E77B17" w:rsidRPr="00E77B17" w:rsidRDefault="00E77B17" w:rsidP="00E77B17">
      <w:pPr>
        <w:pStyle w:val="Code"/>
        <w:rPr>
          <w:highlight w:val="white"/>
        </w:rPr>
      </w:pPr>
      <w:r w:rsidRPr="00E77B17">
        <w:rPr>
          <w:highlight w:val="white"/>
        </w:rPr>
        <w:t xml:space="preserve">                                            : g_defaultShortMonthList;</w:t>
      </w:r>
    </w:p>
    <w:p w14:paraId="7430F582" w14:textId="77777777" w:rsidR="00E77B17" w:rsidRPr="00E77B17" w:rsidRDefault="00E77B17" w:rsidP="00E77B17">
      <w:pPr>
        <w:pStyle w:val="Code"/>
        <w:rPr>
          <w:highlight w:val="white"/>
        </w:rPr>
      </w:pPr>
    </w:p>
    <w:p w14:paraId="15478353" w14:textId="77777777" w:rsidR="00E77B17" w:rsidRPr="00E77B17" w:rsidRDefault="00E77B17" w:rsidP="00E77B17">
      <w:pPr>
        <w:pStyle w:val="Code"/>
        <w:rPr>
          <w:highlight w:val="white"/>
        </w:rPr>
      </w:pPr>
      <w:r w:rsidRPr="00E77B17">
        <w:rPr>
          <w:highlight w:val="white"/>
        </w:rPr>
        <w:t xml:space="preserve">  sprintf(g_timeString, "%s %s %2i %02i:%02i:%02i %04i",</w:t>
      </w:r>
    </w:p>
    <w:p w14:paraId="7385CDCF" w14:textId="77777777" w:rsidR="00E77B17" w:rsidRPr="00E77B17" w:rsidRDefault="00E77B17" w:rsidP="00E77B17">
      <w:pPr>
        <w:pStyle w:val="Code"/>
        <w:rPr>
          <w:highlight w:val="white"/>
        </w:rPr>
      </w:pPr>
      <w:r w:rsidRPr="00E77B17">
        <w:rPr>
          <w:highlight w:val="white"/>
        </w:rPr>
        <w:t xml:space="preserve">          shortDayList[tp-&gt;tm_wday], shortMonthList[tp-&gt;tm_mon],</w:t>
      </w:r>
    </w:p>
    <w:p w14:paraId="6F35630D" w14:textId="77777777" w:rsidR="00E77B17" w:rsidRPr="00E77B17" w:rsidRDefault="00E77B17" w:rsidP="00E77B17">
      <w:pPr>
        <w:pStyle w:val="Code"/>
        <w:rPr>
          <w:highlight w:val="white"/>
        </w:rPr>
      </w:pPr>
      <w:r w:rsidRPr="00E77B17">
        <w:rPr>
          <w:highlight w:val="white"/>
        </w:rPr>
        <w:t xml:space="preserve">          tp-&gt;tm_mday, tp-&gt;tm_hour, tp-&gt;tm_min,</w:t>
      </w:r>
    </w:p>
    <w:p w14:paraId="6E25D671" w14:textId="77777777" w:rsidR="00E77B17" w:rsidRPr="00E77B17" w:rsidRDefault="00E77B17" w:rsidP="00E77B17">
      <w:pPr>
        <w:pStyle w:val="Code"/>
        <w:rPr>
          <w:highlight w:val="white"/>
        </w:rPr>
      </w:pPr>
      <w:r w:rsidRPr="00E77B17">
        <w:rPr>
          <w:highlight w:val="white"/>
        </w:rPr>
        <w:t xml:space="preserve">          tp-&gt;tm_sec, tp-&gt;tm_year + 1900);</w:t>
      </w:r>
    </w:p>
    <w:p w14:paraId="3CA09C78" w14:textId="77777777" w:rsidR="00E77B17" w:rsidRPr="00E77B17" w:rsidRDefault="00E77B17" w:rsidP="00E77B17">
      <w:pPr>
        <w:pStyle w:val="Code"/>
        <w:rPr>
          <w:highlight w:val="white"/>
        </w:rPr>
      </w:pPr>
      <w:r w:rsidRPr="00E77B17">
        <w:rPr>
          <w:highlight w:val="white"/>
        </w:rPr>
        <w:t xml:space="preserve">  return g_timeString;</w:t>
      </w:r>
    </w:p>
    <w:p w14:paraId="789F8553" w14:textId="77777777" w:rsidR="00E77B17" w:rsidRPr="00E77B17" w:rsidRDefault="00E77B17" w:rsidP="00E77B17">
      <w:pPr>
        <w:pStyle w:val="Code"/>
        <w:rPr>
          <w:highlight w:val="white"/>
        </w:rPr>
      </w:pPr>
      <w:r w:rsidRPr="00E77B17">
        <w:rPr>
          <w:highlight w:val="white"/>
        </w:rPr>
        <w:t>}</w:t>
      </w:r>
    </w:p>
    <w:p w14:paraId="1ACACA46" w14:textId="77777777" w:rsidR="00E77B17" w:rsidRPr="00E77B17" w:rsidRDefault="00E77B17" w:rsidP="00E77B17">
      <w:pPr>
        <w:pStyle w:val="Code"/>
        <w:rPr>
          <w:highlight w:val="white"/>
        </w:rPr>
      </w:pPr>
    </w:p>
    <w:p w14:paraId="70BEA27D" w14:textId="77777777" w:rsidR="00E77B17" w:rsidRPr="00E77B17" w:rsidRDefault="00E77B17" w:rsidP="00E77B17">
      <w:pPr>
        <w:pStyle w:val="Code"/>
        <w:rPr>
          <w:highlight w:val="white"/>
        </w:rPr>
      </w:pPr>
      <w:r w:rsidRPr="00E77B17">
        <w:rPr>
          <w:highlight w:val="white"/>
        </w:rPr>
        <w:t>char* ctime(const time_t* time) {</w:t>
      </w:r>
    </w:p>
    <w:p w14:paraId="5C6C850D" w14:textId="77777777" w:rsidR="00E77B17" w:rsidRPr="00E77B17" w:rsidRDefault="00E77B17" w:rsidP="00E77B17">
      <w:pPr>
        <w:pStyle w:val="Code"/>
        <w:rPr>
          <w:highlight w:val="white"/>
        </w:rPr>
      </w:pPr>
      <w:r w:rsidRPr="00E77B17">
        <w:rPr>
          <w:highlight w:val="white"/>
        </w:rPr>
        <w:t xml:space="preserve">  return asctime(localtime(time));</w:t>
      </w:r>
    </w:p>
    <w:p w14:paraId="4A393670" w14:textId="77777777" w:rsidR="00E77B17" w:rsidRPr="00E77B17" w:rsidRDefault="00E77B17" w:rsidP="00E77B17">
      <w:pPr>
        <w:pStyle w:val="Code"/>
        <w:rPr>
          <w:highlight w:val="white"/>
        </w:rPr>
      </w:pPr>
      <w:r w:rsidRPr="00E77B17">
        <w:rPr>
          <w:highlight w:val="white"/>
        </w:rPr>
        <w:t>}</w:t>
      </w:r>
    </w:p>
    <w:p w14:paraId="0FEA440D" w14:textId="77777777" w:rsidR="00E77B17" w:rsidRPr="005C6E47" w:rsidRDefault="00E77B17" w:rsidP="005C6E47">
      <w:pPr>
        <w:pStyle w:val="Code"/>
        <w:rPr>
          <w:highlight w:val="white"/>
        </w:rPr>
      </w:pPr>
    </w:p>
    <w:p w14:paraId="4FE344E1" w14:textId="77777777" w:rsidR="005C6E47" w:rsidRPr="005C6E47" w:rsidRDefault="005C6E47" w:rsidP="005C6E47">
      <w:pPr>
        <w:pStyle w:val="Code"/>
        <w:rPr>
          <w:highlight w:val="white"/>
        </w:rPr>
      </w:pPr>
      <w:r w:rsidRPr="005C6E47">
        <w:rPr>
          <w:highlight w:val="white"/>
        </w:rPr>
        <w:t>struct tm* localtime(const time_t* timePtr) {</w:t>
      </w:r>
    </w:p>
    <w:p w14:paraId="5CD6462D" w14:textId="77777777" w:rsidR="005C6E47" w:rsidRPr="005C6E47" w:rsidRDefault="005C6E47" w:rsidP="005C6E47">
      <w:pPr>
        <w:pStyle w:val="Code"/>
        <w:rPr>
          <w:highlight w:val="white"/>
        </w:rPr>
      </w:pPr>
      <w:r w:rsidRPr="005C6E47">
        <w:rPr>
          <w:highlight w:val="white"/>
        </w:rPr>
        <w:t xml:space="preserve">  struct tm* tmPtr = gmtime(timePtr);</w:t>
      </w:r>
    </w:p>
    <w:p w14:paraId="234F0F68" w14:textId="77777777" w:rsidR="005C6E47" w:rsidRPr="005C6E47" w:rsidRDefault="005C6E47" w:rsidP="005C6E47">
      <w:pPr>
        <w:pStyle w:val="Code"/>
        <w:rPr>
          <w:highlight w:val="white"/>
        </w:rPr>
      </w:pPr>
      <w:r w:rsidRPr="005C6E47">
        <w:rPr>
          <w:highlight w:val="white"/>
        </w:rPr>
        <w:t xml:space="preserve">  struct lconv* localeConvPtr = localeconv();</w:t>
      </w:r>
    </w:p>
    <w:p w14:paraId="2B0EC134" w14:textId="77777777" w:rsidR="005C6E47" w:rsidRPr="005C6E47" w:rsidRDefault="005C6E47" w:rsidP="005C6E47">
      <w:pPr>
        <w:pStyle w:val="Code"/>
        <w:rPr>
          <w:highlight w:val="white"/>
        </w:rPr>
      </w:pPr>
      <w:r w:rsidRPr="005C6E47">
        <w:rPr>
          <w:highlight w:val="white"/>
        </w:rPr>
        <w:t xml:space="preserve">  int timeZone = 0;</w:t>
      </w:r>
    </w:p>
    <w:p w14:paraId="7016B91C" w14:textId="77777777" w:rsidR="005C6E47" w:rsidRPr="005C6E47" w:rsidRDefault="005C6E47" w:rsidP="005C6E47">
      <w:pPr>
        <w:pStyle w:val="Code"/>
        <w:rPr>
          <w:highlight w:val="white"/>
        </w:rPr>
      </w:pPr>
    </w:p>
    <w:p w14:paraId="32C8637B" w14:textId="77777777" w:rsidR="005C6E47" w:rsidRPr="005C6E47" w:rsidRDefault="005C6E47" w:rsidP="005C6E47">
      <w:pPr>
        <w:pStyle w:val="Code"/>
        <w:rPr>
          <w:highlight w:val="white"/>
        </w:rPr>
      </w:pPr>
      <w:r w:rsidRPr="005C6E47">
        <w:rPr>
          <w:highlight w:val="white"/>
        </w:rPr>
        <w:t xml:space="preserve">  if (localeConvPtr != NULL) {</w:t>
      </w:r>
    </w:p>
    <w:p w14:paraId="4C9D2659" w14:textId="77777777" w:rsidR="005C6E47" w:rsidRPr="005C6E47" w:rsidRDefault="005C6E47" w:rsidP="005C6E47">
      <w:pPr>
        <w:pStyle w:val="Code"/>
        <w:rPr>
          <w:highlight w:val="white"/>
        </w:rPr>
      </w:pPr>
      <w:r w:rsidRPr="005C6E47">
        <w:rPr>
          <w:highlight w:val="white"/>
        </w:rPr>
        <w:t xml:space="preserve">    timeZone = tmPtr-&gt;tm_isdst ? localeConvPtr-&gt;summerTimeZone</w:t>
      </w:r>
    </w:p>
    <w:p w14:paraId="43D4F4CE" w14:textId="77777777" w:rsidR="005C6E47" w:rsidRPr="005C6E47" w:rsidRDefault="005C6E47" w:rsidP="005C6E47">
      <w:pPr>
        <w:pStyle w:val="Code"/>
        <w:rPr>
          <w:highlight w:val="white"/>
        </w:rPr>
      </w:pPr>
      <w:r w:rsidRPr="005C6E47">
        <w:rPr>
          <w:highlight w:val="white"/>
        </w:rPr>
        <w:t xml:space="preserve">                               : localeConvPtr-&gt;winterTimeZone;</w:t>
      </w:r>
    </w:p>
    <w:p w14:paraId="5BC05FD2" w14:textId="77777777" w:rsidR="005C6E47" w:rsidRPr="005C6E47" w:rsidRDefault="005C6E47" w:rsidP="005C6E47">
      <w:pPr>
        <w:pStyle w:val="Code"/>
        <w:rPr>
          <w:highlight w:val="white"/>
        </w:rPr>
      </w:pPr>
      <w:r w:rsidRPr="005C6E47">
        <w:rPr>
          <w:highlight w:val="white"/>
        </w:rPr>
        <w:t xml:space="preserve">  }</w:t>
      </w:r>
    </w:p>
    <w:p w14:paraId="7E28E516" w14:textId="77777777" w:rsidR="005C6E47" w:rsidRPr="005C6E47" w:rsidRDefault="005C6E47" w:rsidP="005C6E47">
      <w:pPr>
        <w:pStyle w:val="Code"/>
        <w:rPr>
          <w:highlight w:val="white"/>
        </w:rPr>
      </w:pPr>
    </w:p>
    <w:p w14:paraId="01E9691E" w14:textId="77777777" w:rsidR="005C6E47" w:rsidRPr="005C6E47" w:rsidRDefault="005C6E47" w:rsidP="005C6E47">
      <w:pPr>
        <w:pStyle w:val="Code"/>
        <w:rPr>
          <w:highlight w:val="white"/>
        </w:rPr>
      </w:pPr>
      <w:r w:rsidRPr="005C6E47">
        <w:rPr>
          <w:highlight w:val="white"/>
        </w:rPr>
        <w:t xml:space="preserve">  { time_t time = *timePtr + (3600 * timeZone);</w:t>
      </w:r>
    </w:p>
    <w:p w14:paraId="72725B91" w14:textId="77777777" w:rsidR="005C6E47" w:rsidRPr="005C6E47" w:rsidRDefault="005C6E47" w:rsidP="005C6E47">
      <w:pPr>
        <w:pStyle w:val="Code"/>
        <w:rPr>
          <w:highlight w:val="white"/>
        </w:rPr>
      </w:pPr>
      <w:r w:rsidRPr="005C6E47">
        <w:rPr>
          <w:highlight w:val="white"/>
        </w:rPr>
        <w:t xml:space="preserve">    return gmtime(&amp;time);</w:t>
      </w:r>
    </w:p>
    <w:p w14:paraId="282FC84F" w14:textId="77777777" w:rsidR="005C6E47" w:rsidRPr="005C6E47" w:rsidRDefault="005C6E47" w:rsidP="005C6E47">
      <w:pPr>
        <w:pStyle w:val="Code"/>
        <w:rPr>
          <w:highlight w:val="white"/>
        </w:rPr>
      </w:pPr>
      <w:r w:rsidRPr="005C6E47">
        <w:rPr>
          <w:highlight w:val="white"/>
        </w:rPr>
        <w:t xml:space="preserve">  }</w:t>
      </w:r>
    </w:p>
    <w:p w14:paraId="4C244834" w14:textId="77777777" w:rsidR="005C6E47" w:rsidRPr="005C6E47" w:rsidRDefault="005C6E47" w:rsidP="005C6E47">
      <w:pPr>
        <w:pStyle w:val="Code"/>
        <w:rPr>
          <w:highlight w:val="white"/>
        </w:rPr>
      </w:pPr>
      <w:r w:rsidRPr="005C6E47">
        <w:rPr>
          <w:highlight w:val="white"/>
        </w:rPr>
        <w:t>}</w:t>
      </w:r>
    </w:p>
    <w:p w14:paraId="77CF186C" w14:textId="77777777" w:rsidR="00E77B17" w:rsidRPr="005C6E47" w:rsidRDefault="00E77B17" w:rsidP="005C6E47">
      <w:pPr>
        <w:pStyle w:val="Code"/>
        <w:rPr>
          <w:highlight w:val="white"/>
        </w:rPr>
      </w:pPr>
    </w:p>
    <w:p w14:paraId="5EE8D886" w14:textId="77777777" w:rsidR="00E77B17" w:rsidRPr="005C6E47" w:rsidRDefault="00E77B17" w:rsidP="005C6E47">
      <w:pPr>
        <w:pStyle w:val="Code"/>
        <w:rPr>
          <w:highlight w:val="white"/>
        </w:rPr>
      </w:pPr>
      <w:r w:rsidRPr="005C6E47">
        <w:rPr>
          <w:highlight w:val="white"/>
        </w:rPr>
        <w:t>size_t strftime(char* s, size_t smax, const char* fmt, const struct tm* tp) {</w:t>
      </w:r>
    </w:p>
    <w:p w14:paraId="25C77F19" w14:textId="77777777" w:rsidR="00E77B17" w:rsidRPr="005C6E47" w:rsidRDefault="00E77B17" w:rsidP="005C6E47">
      <w:pPr>
        <w:pStyle w:val="Code"/>
        <w:rPr>
          <w:highlight w:val="white"/>
        </w:rPr>
      </w:pPr>
      <w:r w:rsidRPr="005C6E47">
        <w:rPr>
          <w:highlight w:val="white"/>
        </w:rPr>
        <w:t xml:space="preserve">  struct lconv* localeConvPtr = localeconv();</w:t>
      </w:r>
    </w:p>
    <w:p w14:paraId="7163A391" w14:textId="77777777" w:rsidR="00E77B17" w:rsidRPr="005C6E47" w:rsidRDefault="00E77B17" w:rsidP="005C6E47">
      <w:pPr>
        <w:pStyle w:val="Code"/>
        <w:rPr>
          <w:highlight w:val="white"/>
        </w:rPr>
      </w:pPr>
      <w:r w:rsidRPr="005C6E47">
        <w:rPr>
          <w:highlight w:val="white"/>
        </w:rPr>
        <w:t xml:space="preserve">  char** shortDayList = (localeConvPtr != NULL)</w:t>
      </w:r>
    </w:p>
    <w:p w14:paraId="1686E871" w14:textId="77777777" w:rsidR="00E77B17" w:rsidRPr="005C6E47" w:rsidRDefault="00E77B17" w:rsidP="005C6E47">
      <w:pPr>
        <w:pStyle w:val="Code"/>
        <w:rPr>
          <w:highlight w:val="white"/>
        </w:rPr>
      </w:pPr>
      <w:r w:rsidRPr="005C6E47">
        <w:rPr>
          <w:highlight w:val="white"/>
        </w:rPr>
        <w:lastRenderedPageBreak/>
        <w:t xml:space="preserve">                        ? (localeConvPtr-&gt;shortDayList) : NULL;</w:t>
      </w:r>
    </w:p>
    <w:p w14:paraId="508FE6C8" w14:textId="77777777" w:rsidR="00E77B17" w:rsidRPr="005C6E47" w:rsidRDefault="00E77B17" w:rsidP="005C6E47">
      <w:pPr>
        <w:pStyle w:val="Code"/>
        <w:rPr>
          <w:highlight w:val="white"/>
        </w:rPr>
      </w:pPr>
      <w:r w:rsidRPr="005C6E47">
        <w:rPr>
          <w:highlight w:val="white"/>
        </w:rPr>
        <w:t xml:space="preserve">  char** shortMonthList = (localeConvPtr != NULL)</w:t>
      </w:r>
    </w:p>
    <w:p w14:paraId="3B95552F" w14:textId="77777777" w:rsidR="00E77B17" w:rsidRPr="005C6E47" w:rsidRDefault="00E77B17" w:rsidP="005C6E47">
      <w:pPr>
        <w:pStyle w:val="Code"/>
        <w:rPr>
          <w:highlight w:val="white"/>
        </w:rPr>
      </w:pPr>
      <w:r w:rsidRPr="005C6E47">
        <w:rPr>
          <w:highlight w:val="white"/>
        </w:rPr>
        <w:t xml:space="preserve">                          ? (localeConvPtr-&gt;shortMonthList) : NULL;</w:t>
      </w:r>
    </w:p>
    <w:p w14:paraId="6AF1AD56" w14:textId="77777777" w:rsidR="00E77B17" w:rsidRPr="005C6E47" w:rsidRDefault="00E77B17" w:rsidP="005C6E47">
      <w:pPr>
        <w:pStyle w:val="Code"/>
        <w:rPr>
          <w:highlight w:val="white"/>
        </w:rPr>
      </w:pPr>
      <w:r w:rsidRPr="005C6E47">
        <w:rPr>
          <w:highlight w:val="white"/>
        </w:rPr>
        <w:t xml:space="preserve">  char** longDayList = (localeConvPtr != NULL)</w:t>
      </w:r>
    </w:p>
    <w:p w14:paraId="54939E19" w14:textId="77777777" w:rsidR="00E77B17" w:rsidRPr="005C6E47" w:rsidRDefault="00E77B17" w:rsidP="005C6E47">
      <w:pPr>
        <w:pStyle w:val="Code"/>
        <w:rPr>
          <w:highlight w:val="white"/>
        </w:rPr>
      </w:pPr>
      <w:r w:rsidRPr="005C6E47">
        <w:rPr>
          <w:highlight w:val="white"/>
        </w:rPr>
        <w:t xml:space="preserve">                       ? (localeConvPtr-&gt;longDayList) : NULL;</w:t>
      </w:r>
    </w:p>
    <w:p w14:paraId="3E25079D" w14:textId="77777777" w:rsidR="00E77B17" w:rsidRPr="005C6E47" w:rsidRDefault="00E77B17" w:rsidP="005C6E47">
      <w:pPr>
        <w:pStyle w:val="Code"/>
        <w:rPr>
          <w:highlight w:val="white"/>
        </w:rPr>
      </w:pPr>
      <w:r w:rsidRPr="005C6E47">
        <w:rPr>
          <w:highlight w:val="white"/>
        </w:rPr>
        <w:t xml:space="preserve">  char** longMonthList = (localeConvPtr != NULL)</w:t>
      </w:r>
    </w:p>
    <w:p w14:paraId="2DA1E668" w14:textId="77777777" w:rsidR="00E77B17" w:rsidRPr="005C6E47" w:rsidRDefault="00E77B17" w:rsidP="005C6E47">
      <w:pPr>
        <w:pStyle w:val="Code"/>
        <w:rPr>
          <w:highlight w:val="white"/>
        </w:rPr>
      </w:pPr>
      <w:r w:rsidRPr="005C6E47">
        <w:rPr>
          <w:highlight w:val="white"/>
        </w:rPr>
        <w:t xml:space="preserve">                         ? (localeConvPtr-&gt;longMonthList) : NULL;</w:t>
      </w:r>
    </w:p>
    <w:p w14:paraId="3710EB7D" w14:textId="77777777" w:rsidR="00E77B17" w:rsidRPr="005C6E47" w:rsidRDefault="00E77B17" w:rsidP="005C6E47">
      <w:pPr>
        <w:pStyle w:val="Code"/>
        <w:rPr>
          <w:highlight w:val="white"/>
        </w:rPr>
      </w:pPr>
    </w:p>
    <w:p w14:paraId="1F26EDBC" w14:textId="77777777" w:rsidR="00E77B17" w:rsidRPr="005C6E47" w:rsidRDefault="00E77B17" w:rsidP="005C6E47">
      <w:pPr>
        <w:pStyle w:val="Code"/>
        <w:rPr>
          <w:highlight w:val="white"/>
        </w:rPr>
      </w:pPr>
      <w:r w:rsidRPr="005C6E47">
        <w:rPr>
          <w:highlight w:val="white"/>
        </w:rPr>
        <w:t xml:space="preserve">  const BOOL leapDays = (tp-&gt;tm_year - 69) / 4;</w:t>
      </w:r>
    </w:p>
    <w:p w14:paraId="337AF82D" w14:textId="77777777" w:rsidR="00E77B17" w:rsidRPr="005C6E47" w:rsidRDefault="00E77B17" w:rsidP="005C6E47">
      <w:pPr>
        <w:pStyle w:val="Code"/>
        <w:rPr>
          <w:highlight w:val="white"/>
        </w:rPr>
      </w:pPr>
      <w:r w:rsidRPr="005C6E47">
        <w:rPr>
          <w:highlight w:val="white"/>
        </w:rPr>
        <w:t xml:space="preserve">  const long totalDays = 365 * (tp-&gt;tm_year - 70) + leapDays + tp-&gt;tm_yday;</w:t>
      </w:r>
    </w:p>
    <w:p w14:paraId="5BE16681" w14:textId="77777777" w:rsidR="00695F7D" w:rsidRPr="005C6E47" w:rsidRDefault="00695F7D" w:rsidP="00695F7D">
      <w:pPr>
        <w:pStyle w:val="Code"/>
        <w:rPr>
          <w:highlight w:val="white"/>
        </w:rPr>
      </w:pPr>
      <w:r w:rsidRPr="005C6E47">
        <w:rPr>
          <w:highlight w:val="white"/>
        </w:rPr>
        <w:t xml:space="preserve">  int yearDaySunday, yearDayMonday;</w:t>
      </w:r>
    </w:p>
    <w:p w14:paraId="0F8F96A4" w14:textId="77777777" w:rsidR="00E77B17" w:rsidRPr="005C6E47" w:rsidRDefault="00E77B17" w:rsidP="005C6E47">
      <w:pPr>
        <w:pStyle w:val="Code"/>
        <w:rPr>
          <w:highlight w:val="white"/>
        </w:rPr>
      </w:pPr>
    </w:p>
    <w:p w14:paraId="1292BF36" w14:textId="77777777" w:rsidR="00E77B17" w:rsidRPr="005C6E47" w:rsidRDefault="00E77B17" w:rsidP="005C6E47">
      <w:pPr>
        <w:pStyle w:val="Code"/>
        <w:rPr>
          <w:highlight w:val="white"/>
        </w:rPr>
      </w:pPr>
      <w:r w:rsidRPr="005C6E47">
        <w:rPr>
          <w:highlight w:val="white"/>
        </w:rPr>
        <w:t xml:space="preserve">  strcpy(s, "");</w:t>
      </w:r>
    </w:p>
    <w:p w14:paraId="22BE45D9" w14:textId="77777777" w:rsidR="00E77B17" w:rsidRPr="005C6E47" w:rsidRDefault="00E77B17" w:rsidP="005C6E47">
      <w:pPr>
        <w:pStyle w:val="Code"/>
        <w:rPr>
          <w:highlight w:val="white"/>
        </w:rPr>
      </w:pPr>
      <w:r w:rsidRPr="005C6E47">
        <w:rPr>
          <w:highlight w:val="white"/>
        </w:rPr>
        <w:t xml:space="preserve">  shortDayList = (shortDayList != NULL)</w:t>
      </w:r>
    </w:p>
    <w:p w14:paraId="788A5764" w14:textId="77777777" w:rsidR="00E77B17" w:rsidRPr="005C6E47" w:rsidRDefault="00E77B17" w:rsidP="005C6E47">
      <w:pPr>
        <w:pStyle w:val="Code"/>
        <w:rPr>
          <w:highlight w:val="white"/>
        </w:rPr>
      </w:pPr>
      <w:r w:rsidRPr="005C6E47">
        <w:rPr>
          <w:highlight w:val="white"/>
        </w:rPr>
        <w:t xml:space="preserve">                 ? shortDayList : g_defaultShortDayList;</w:t>
      </w:r>
    </w:p>
    <w:p w14:paraId="6E47950E" w14:textId="77777777" w:rsidR="00E77B17" w:rsidRPr="005C6E47" w:rsidRDefault="00E77B17" w:rsidP="005C6E47">
      <w:pPr>
        <w:pStyle w:val="Code"/>
        <w:rPr>
          <w:highlight w:val="white"/>
        </w:rPr>
      </w:pPr>
      <w:r w:rsidRPr="005C6E47">
        <w:rPr>
          <w:highlight w:val="white"/>
        </w:rPr>
        <w:t xml:space="preserve">  longDayList = (longDayList != NULL) ? longDayList : g_defaultLongDayList;</w:t>
      </w:r>
    </w:p>
    <w:p w14:paraId="4B2E327F" w14:textId="77777777" w:rsidR="00E77B17" w:rsidRPr="005C6E47" w:rsidRDefault="00E77B17" w:rsidP="005C6E47">
      <w:pPr>
        <w:pStyle w:val="Code"/>
        <w:rPr>
          <w:highlight w:val="white"/>
        </w:rPr>
      </w:pPr>
      <w:r w:rsidRPr="005C6E47">
        <w:rPr>
          <w:highlight w:val="white"/>
        </w:rPr>
        <w:t xml:space="preserve">  shortMonthList = (shortMonthList != NULL)</w:t>
      </w:r>
    </w:p>
    <w:p w14:paraId="46540814" w14:textId="77777777" w:rsidR="00E77B17" w:rsidRPr="005C6E47" w:rsidRDefault="00E77B17" w:rsidP="005C6E47">
      <w:pPr>
        <w:pStyle w:val="Code"/>
        <w:rPr>
          <w:highlight w:val="white"/>
        </w:rPr>
      </w:pPr>
      <w:r w:rsidRPr="005C6E47">
        <w:rPr>
          <w:highlight w:val="white"/>
        </w:rPr>
        <w:t xml:space="preserve">                   ? shortMonthList : g_defaultShortMonthList;</w:t>
      </w:r>
    </w:p>
    <w:p w14:paraId="20C6CE38" w14:textId="77777777" w:rsidR="00E77B17" w:rsidRPr="005C6E47" w:rsidRDefault="00E77B17" w:rsidP="005C6E47">
      <w:pPr>
        <w:pStyle w:val="Code"/>
        <w:rPr>
          <w:highlight w:val="white"/>
        </w:rPr>
      </w:pPr>
      <w:r w:rsidRPr="005C6E47">
        <w:rPr>
          <w:highlight w:val="white"/>
        </w:rPr>
        <w:t xml:space="preserve">  longMonthList = (longMonthList != NULL) </w:t>
      </w:r>
    </w:p>
    <w:p w14:paraId="05E203DA" w14:textId="77777777" w:rsidR="00E77B17" w:rsidRPr="005C6E47" w:rsidRDefault="00E77B17" w:rsidP="005C6E47">
      <w:pPr>
        <w:pStyle w:val="Code"/>
        <w:rPr>
          <w:highlight w:val="white"/>
        </w:rPr>
      </w:pPr>
      <w:r w:rsidRPr="005C6E47">
        <w:rPr>
          <w:highlight w:val="white"/>
        </w:rPr>
        <w:t xml:space="preserve">                  ? longMonthList : g_defaultLongMonthList;</w:t>
      </w:r>
    </w:p>
    <w:p w14:paraId="4ABA7CF0" w14:textId="77777777" w:rsidR="00E77B17" w:rsidRPr="005C6E47" w:rsidRDefault="00E77B17" w:rsidP="005C6E47">
      <w:pPr>
        <w:pStyle w:val="Code"/>
        <w:rPr>
          <w:highlight w:val="white"/>
        </w:rPr>
      </w:pPr>
    </w:p>
    <w:p w14:paraId="6F57EC9C" w14:textId="77777777" w:rsidR="00E77B17" w:rsidRPr="005C6E47" w:rsidRDefault="00E77B17" w:rsidP="005C6E47">
      <w:pPr>
        <w:pStyle w:val="Code"/>
        <w:rPr>
          <w:highlight w:val="white"/>
        </w:rPr>
      </w:pPr>
      <w:r w:rsidRPr="005C6E47">
        <w:rPr>
          <w:highlight w:val="white"/>
        </w:rPr>
        <w:t xml:space="preserve">  // January 1, 1970, was a Thursday</w:t>
      </w:r>
    </w:p>
    <w:p w14:paraId="565DEEA7" w14:textId="77777777" w:rsidR="00E77B17" w:rsidRPr="005C6E47" w:rsidRDefault="00E77B17" w:rsidP="005C6E47">
      <w:pPr>
        <w:pStyle w:val="Code"/>
        <w:rPr>
          <w:highlight w:val="white"/>
        </w:rPr>
      </w:pPr>
      <w:r w:rsidRPr="005C6E47">
        <w:rPr>
          <w:highlight w:val="white"/>
        </w:rPr>
        <w:t xml:space="preserve">  if (totalDays &lt; 3) {</w:t>
      </w:r>
    </w:p>
    <w:p w14:paraId="6C9962F1" w14:textId="77777777" w:rsidR="00E77B17" w:rsidRPr="005C6E47" w:rsidRDefault="00E77B17" w:rsidP="005C6E47">
      <w:pPr>
        <w:pStyle w:val="Code"/>
        <w:rPr>
          <w:highlight w:val="white"/>
        </w:rPr>
      </w:pPr>
      <w:r w:rsidRPr="005C6E47">
        <w:rPr>
          <w:highlight w:val="white"/>
        </w:rPr>
        <w:t xml:space="preserve">    yearDaySunday = totalDays + 4;</w:t>
      </w:r>
    </w:p>
    <w:p w14:paraId="5375B56E" w14:textId="77777777" w:rsidR="00E77B17" w:rsidRPr="005C6E47" w:rsidRDefault="00E77B17" w:rsidP="005C6E47">
      <w:pPr>
        <w:pStyle w:val="Code"/>
        <w:rPr>
          <w:highlight w:val="white"/>
        </w:rPr>
      </w:pPr>
      <w:r w:rsidRPr="005C6E47">
        <w:rPr>
          <w:highlight w:val="white"/>
        </w:rPr>
        <w:t xml:space="preserve">  }</w:t>
      </w:r>
    </w:p>
    <w:p w14:paraId="65BE1CCB" w14:textId="77777777" w:rsidR="00E77B17" w:rsidRPr="005C6E47" w:rsidRDefault="00E77B17" w:rsidP="005C6E47">
      <w:pPr>
        <w:pStyle w:val="Code"/>
        <w:rPr>
          <w:highlight w:val="white"/>
        </w:rPr>
      </w:pPr>
      <w:r w:rsidRPr="005C6E47">
        <w:rPr>
          <w:highlight w:val="white"/>
        </w:rPr>
        <w:t xml:space="preserve">  else {</w:t>
      </w:r>
    </w:p>
    <w:p w14:paraId="49637DCC" w14:textId="77777777" w:rsidR="00E77B17" w:rsidRPr="005C6E47" w:rsidRDefault="00E77B17" w:rsidP="005C6E47">
      <w:pPr>
        <w:pStyle w:val="Code"/>
        <w:rPr>
          <w:highlight w:val="white"/>
        </w:rPr>
      </w:pPr>
      <w:r w:rsidRPr="005C6E47">
        <w:rPr>
          <w:highlight w:val="white"/>
        </w:rPr>
        <w:t xml:space="preserve">    yearDaySunday = (totalDays - 3) % 7;</w:t>
      </w:r>
    </w:p>
    <w:p w14:paraId="08DDE416" w14:textId="77777777" w:rsidR="00E77B17" w:rsidRPr="005C6E47" w:rsidRDefault="00E77B17" w:rsidP="005C6E47">
      <w:pPr>
        <w:pStyle w:val="Code"/>
        <w:rPr>
          <w:highlight w:val="white"/>
        </w:rPr>
      </w:pPr>
      <w:r w:rsidRPr="005C6E47">
        <w:rPr>
          <w:highlight w:val="white"/>
        </w:rPr>
        <w:t xml:space="preserve">  }</w:t>
      </w:r>
    </w:p>
    <w:p w14:paraId="4383E5D3" w14:textId="77777777" w:rsidR="00E77B17" w:rsidRPr="005C6E47" w:rsidRDefault="00E77B17" w:rsidP="005C6E47">
      <w:pPr>
        <w:pStyle w:val="Code"/>
        <w:rPr>
          <w:highlight w:val="white"/>
        </w:rPr>
      </w:pPr>
    </w:p>
    <w:p w14:paraId="3614B495" w14:textId="77777777" w:rsidR="00E77B17" w:rsidRPr="005C6E47" w:rsidRDefault="00E77B17" w:rsidP="005C6E47">
      <w:pPr>
        <w:pStyle w:val="Code"/>
        <w:rPr>
          <w:highlight w:val="white"/>
        </w:rPr>
      </w:pPr>
      <w:r w:rsidRPr="005C6E47">
        <w:rPr>
          <w:highlight w:val="white"/>
        </w:rPr>
        <w:t xml:space="preserve">  if (totalDays &lt; 4) {</w:t>
      </w:r>
    </w:p>
    <w:p w14:paraId="5360854E" w14:textId="77777777" w:rsidR="00E77B17" w:rsidRPr="005C6E47" w:rsidRDefault="00E77B17" w:rsidP="005C6E47">
      <w:pPr>
        <w:pStyle w:val="Code"/>
        <w:rPr>
          <w:highlight w:val="white"/>
        </w:rPr>
      </w:pPr>
      <w:r w:rsidRPr="005C6E47">
        <w:rPr>
          <w:highlight w:val="white"/>
        </w:rPr>
        <w:t xml:space="preserve">    yearDayMonday = totalDays + 3;</w:t>
      </w:r>
    </w:p>
    <w:p w14:paraId="38E6DE9F" w14:textId="77777777" w:rsidR="00E77B17" w:rsidRPr="005C6E47" w:rsidRDefault="00E77B17" w:rsidP="005C6E47">
      <w:pPr>
        <w:pStyle w:val="Code"/>
        <w:rPr>
          <w:highlight w:val="white"/>
        </w:rPr>
      </w:pPr>
      <w:r w:rsidRPr="005C6E47">
        <w:rPr>
          <w:highlight w:val="white"/>
        </w:rPr>
        <w:t xml:space="preserve">  }</w:t>
      </w:r>
    </w:p>
    <w:p w14:paraId="0BF75913" w14:textId="77777777" w:rsidR="00E77B17" w:rsidRPr="005C6E47" w:rsidRDefault="00E77B17" w:rsidP="005C6E47">
      <w:pPr>
        <w:pStyle w:val="Code"/>
        <w:rPr>
          <w:highlight w:val="white"/>
        </w:rPr>
      </w:pPr>
      <w:r w:rsidRPr="005C6E47">
        <w:rPr>
          <w:highlight w:val="white"/>
        </w:rPr>
        <w:t xml:space="preserve">  else {</w:t>
      </w:r>
    </w:p>
    <w:p w14:paraId="2B20E32E" w14:textId="77777777" w:rsidR="00E77B17" w:rsidRPr="005C6E47" w:rsidRDefault="00E77B17" w:rsidP="005C6E47">
      <w:pPr>
        <w:pStyle w:val="Code"/>
        <w:rPr>
          <w:highlight w:val="white"/>
        </w:rPr>
      </w:pPr>
      <w:r w:rsidRPr="005C6E47">
        <w:rPr>
          <w:highlight w:val="white"/>
        </w:rPr>
        <w:t xml:space="preserve">    yearDayMonday = (totalDays - 4) % 7;</w:t>
      </w:r>
    </w:p>
    <w:p w14:paraId="27B814CF" w14:textId="77777777" w:rsidR="00E77B17" w:rsidRPr="005C6E47" w:rsidRDefault="00E77B17" w:rsidP="005C6E47">
      <w:pPr>
        <w:pStyle w:val="Code"/>
        <w:rPr>
          <w:highlight w:val="white"/>
        </w:rPr>
      </w:pPr>
      <w:r w:rsidRPr="005C6E47">
        <w:rPr>
          <w:highlight w:val="white"/>
        </w:rPr>
        <w:t xml:space="preserve">  }</w:t>
      </w:r>
    </w:p>
    <w:p w14:paraId="5C030C69" w14:textId="77777777" w:rsidR="00E77B17" w:rsidRPr="005C6E47" w:rsidRDefault="00E77B17" w:rsidP="005C6E47">
      <w:pPr>
        <w:pStyle w:val="Code"/>
        <w:rPr>
          <w:highlight w:val="white"/>
        </w:rPr>
      </w:pPr>
    </w:p>
    <w:p w14:paraId="7BFFEF5C" w14:textId="77777777" w:rsidR="00E77B17" w:rsidRPr="005C6E47" w:rsidRDefault="00E77B17" w:rsidP="005C6E47">
      <w:pPr>
        <w:pStyle w:val="Code"/>
        <w:rPr>
          <w:highlight w:val="white"/>
        </w:rPr>
      </w:pPr>
      <w:r w:rsidRPr="005C6E47">
        <w:rPr>
          <w:highlight w:val="white"/>
        </w:rPr>
        <w:t xml:space="preserve">  { int index;</w:t>
      </w:r>
    </w:p>
    <w:p w14:paraId="248E86BF" w14:textId="77777777" w:rsidR="00E77B17" w:rsidRPr="005C6E47" w:rsidRDefault="00E77B17" w:rsidP="005C6E47">
      <w:pPr>
        <w:pStyle w:val="Code"/>
        <w:rPr>
          <w:highlight w:val="white"/>
        </w:rPr>
      </w:pPr>
      <w:r w:rsidRPr="005C6E47">
        <w:rPr>
          <w:highlight w:val="white"/>
        </w:rPr>
        <w:t xml:space="preserve">    for (index = 0; fmt[index] != '\0'; ++index) {</w:t>
      </w:r>
    </w:p>
    <w:p w14:paraId="0AD41DA3" w14:textId="77777777" w:rsidR="00E77B17" w:rsidRPr="005C6E47" w:rsidRDefault="00E77B17" w:rsidP="005C6E47">
      <w:pPr>
        <w:pStyle w:val="Code"/>
        <w:rPr>
          <w:highlight w:val="white"/>
        </w:rPr>
      </w:pPr>
      <w:r w:rsidRPr="005C6E47">
        <w:rPr>
          <w:highlight w:val="white"/>
        </w:rPr>
        <w:t xml:space="preserve">      char add[20];</w:t>
      </w:r>
    </w:p>
    <w:p w14:paraId="0681BE4D" w14:textId="77777777" w:rsidR="00E77B17" w:rsidRPr="005C6E47" w:rsidRDefault="00E77B17" w:rsidP="005C6E47">
      <w:pPr>
        <w:pStyle w:val="Code"/>
        <w:rPr>
          <w:highlight w:val="white"/>
        </w:rPr>
      </w:pPr>
    </w:p>
    <w:p w14:paraId="3A6E3969" w14:textId="77777777" w:rsidR="00E77B17" w:rsidRPr="005C6E47" w:rsidRDefault="00E77B17" w:rsidP="005C6E47">
      <w:pPr>
        <w:pStyle w:val="Code"/>
        <w:rPr>
          <w:highlight w:val="white"/>
        </w:rPr>
      </w:pPr>
      <w:r w:rsidRPr="005C6E47">
        <w:rPr>
          <w:highlight w:val="white"/>
        </w:rPr>
        <w:t xml:space="preserve">      if (fmt[index] == '%') {</w:t>
      </w:r>
    </w:p>
    <w:p w14:paraId="319D35C8" w14:textId="77777777" w:rsidR="00E77B17" w:rsidRPr="005C6E47" w:rsidRDefault="00E77B17" w:rsidP="005C6E47">
      <w:pPr>
        <w:pStyle w:val="Code"/>
        <w:rPr>
          <w:highlight w:val="white"/>
        </w:rPr>
      </w:pPr>
      <w:r w:rsidRPr="005C6E47">
        <w:rPr>
          <w:highlight w:val="white"/>
        </w:rPr>
        <w:t xml:space="preserve">        switch (fmt[++index]) {</w:t>
      </w:r>
    </w:p>
    <w:p w14:paraId="7724FBD1" w14:textId="77777777" w:rsidR="00E77B17" w:rsidRPr="005C6E47" w:rsidRDefault="00E77B17" w:rsidP="005C6E47">
      <w:pPr>
        <w:pStyle w:val="Code"/>
        <w:rPr>
          <w:highlight w:val="white"/>
        </w:rPr>
      </w:pPr>
      <w:r w:rsidRPr="005C6E47">
        <w:rPr>
          <w:highlight w:val="white"/>
        </w:rPr>
        <w:t xml:space="preserve">          case 'a':</w:t>
      </w:r>
    </w:p>
    <w:p w14:paraId="60DD69AD" w14:textId="77777777" w:rsidR="00E77B17" w:rsidRPr="005C6E47" w:rsidRDefault="00E77B17" w:rsidP="005C6E47">
      <w:pPr>
        <w:pStyle w:val="Code"/>
        <w:rPr>
          <w:highlight w:val="white"/>
        </w:rPr>
      </w:pPr>
      <w:r w:rsidRPr="005C6E47">
        <w:rPr>
          <w:highlight w:val="white"/>
        </w:rPr>
        <w:t xml:space="preserve">            strcpy(add, shortDayList[tp-&gt;tm_wday]);</w:t>
      </w:r>
    </w:p>
    <w:p w14:paraId="292BE94A" w14:textId="77777777" w:rsidR="00E77B17" w:rsidRPr="005C6E47" w:rsidRDefault="00E77B17" w:rsidP="005C6E47">
      <w:pPr>
        <w:pStyle w:val="Code"/>
        <w:rPr>
          <w:highlight w:val="white"/>
        </w:rPr>
      </w:pPr>
      <w:r w:rsidRPr="005C6E47">
        <w:rPr>
          <w:highlight w:val="white"/>
        </w:rPr>
        <w:t xml:space="preserve">            break;</w:t>
      </w:r>
    </w:p>
    <w:p w14:paraId="14A194C0" w14:textId="77777777" w:rsidR="00E77B17" w:rsidRPr="00E77B17" w:rsidRDefault="00E77B17" w:rsidP="00E77B17">
      <w:pPr>
        <w:pStyle w:val="Code"/>
        <w:rPr>
          <w:highlight w:val="white"/>
        </w:rPr>
      </w:pPr>
    </w:p>
    <w:p w14:paraId="15D44D90" w14:textId="77777777" w:rsidR="00E77B17" w:rsidRPr="00E77B17" w:rsidRDefault="00E77B17" w:rsidP="00E77B17">
      <w:pPr>
        <w:pStyle w:val="Code"/>
        <w:rPr>
          <w:highlight w:val="white"/>
        </w:rPr>
      </w:pPr>
      <w:r w:rsidRPr="00E77B17">
        <w:rPr>
          <w:highlight w:val="white"/>
        </w:rPr>
        <w:t xml:space="preserve">          case 'A':</w:t>
      </w:r>
    </w:p>
    <w:p w14:paraId="0CB04F8D" w14:textId="77777777" w:rsidR="00E77B17" w:rsidRPr="00E77B17" w:rsidRDefault="00E77B17" w:rsidP="00E77B17">
      <w:pPr>
        <w:pStyle w:val="Code"/>
        <w:rPr>
          <w:highlight w:val="white"/>
        </w:rPr>
      </w:pPr>
      <w:r w:rsidRPr="00E77B17">
        <w:rPr>
          <w:highlight w:val="white"/>
        </w:rPr>
        <w:t xml:space="preserve">            strcpy(add, longDayList[tp-&gt;tm_wday]);</w:t>
      </w:r>
    </w:p>
    <w:p w14:paraId="62E89D93" w14:textId="77777777" w:rsidR="00E77B17" w:rsidRPr="00E77B17" w:rsidRDefault="00E77B17" w:rsidP="00E77B17">
      <w:pPr>
        <w:pStyle w:val="Code"/>
        <w:rPr>
          <w:highlight w:val="white"/>
        </w:rPr>
      </w:pPr>
      <w:r w:rsidRPr="00E77B17">
        <w:rPr>
          <w:highlight w:val="white"/>
        </w:rPr>
        <w:t xml:space="preserve">            break;</w:t>
      </w:r>
    </w:p>
    <w:p w14:paraId="10F209F0" w14:textId="77777777" w:rsidR="00E77B17" w:rsidRPr="00E77B17" w:rsidRDefault="00E77B17" w:rsidP="00E77B17">
      <w:pPr>
        <w:pStyle w:val="Code"/>
        <w:rPr>
          <w:highlight w:val="white"/>
        </w:rPr>
      </w:pPr>
    </w:p>
    <w:p w14:paraId="3074077E" w14:textId="77777777" w:rsidR="00E77B17" w:rsidRPr="00E77B17" w:rsidRDefault="00E77B17" w:rsidP="00E77B17">
      <w:pPr>
        <w:pStyle w:val="Code"/>
        <w:rPr>
          <w:highlight w:val="white"/>
        </w:rPr>
      </w:pPr>
      <w:r w:rsidRPr="00E77B17">
        <w:rPr>
          <w:highlight w:val="white"/>
        </w:rPr>
        <w:t xml:space="preserve">          case 'b':</w:t>
      </w:r>
    </w:p>
    <w:p w14:paraId="6E50354D" w14:textId="77777777" w:rsidR="00E77B17" w:rsidRPr="00E77B17" w:rsidRDefault="00E77B17" w:rsidP="00E77B17">
      <w:pPr>
        <w:pStyle w:val="Code"/>
        <w:rPr>
          <w:highlight w:val="white"/>
        </w:rPr>
      </w:pPr>
      <w:r w:rsidRPr="00E77B17">
        <w:rPr>
          <w:highlight w:val="white"/>
        </w:rPr>
        <w:t xml:space="preserve">            strcpy(add, shortMonthList[tp-&gt;tm_mon]);</w:t>
      </w:r>
    </w:p>
    <w:p w14:paraId="1619C496" w14:textId="77777777" w:rsidR="00E77B17" w:rsidRPr="00E77B17" w:rsidRDefault="00E77B17" w:rsidP="00E77B17">
      <w:pPr>
        <w:pStyle w:val="Code"/>
        <w:rPr>
          <w:highlight w:val="white"/>
        </w:rPr>
      </w:pPr>
      <w:r w:rsidRPr="00E77B17">
        <w:rPr>
          <w:highlight w:val="white"/>
        </w:rPr>
        <w:t xml:space="preserve">            break;</w:t>
      </w:r>
    </w:p>
    <w:p w14:paraId="75975A79" w14:textId="77777777" w:rsidR="00E77B17" w:rsidRPr="00E77B17" w:rsidRDefault="00E77B17" w:rsidP="00E77B17">
      <w:pPr>
        <w:pStyle w:val="Code"/>
        <w:rPr>
          <w:highlight w:val="white"/>
        </w:rPr>
      </w:pPr>
    </w:p>
    <w:p w14:paraId="4A76C5B3" w14:textId="77777777" w:rsidR="00E77B17" w:rsidRPr="00E77B17" w:rsidRDefault="00E77B17" w:rsidP="00E77B17">
      <w:pPr>
        <w:pStyle w:val="Code"/>
        <w:rPr>
          <w:highlight w:val="white"/>
        </w:rPr>
      </w:pPr>
      <w:r w:rsidRPr="00E77B17">
        <w:rPr>
          <w:highlight w:val="white"/>
        </w:rPr>
        <w:t xml:space="preserve">          case 'B':</w:t>
      </w:r>
    </w:p>
    <w:p w14:paraId="498B33AD" w14:textId="77777777" w:rsidR="00E77B17" w:rsidRPr="00E77B17" w:rsidRDefault="00E77B17" w:rsidP="00E77B17">
      <w:pPr>
        <w:pStyle w:val="Code"/>
        <w:rPr>
          <w:highlight w:val="white"/>
        </w:rPr>
      </w:pPr>
      <w:r w:rsidRPr="00E77B17">
        <w:rPr>
          <w:highlight w:val="white"/>
        </w:rPr>
        <w:t xml:space="preserve">            strcpy(add, longMonthList[tp-&gt;tm_mon]);</w:t>
      </w:r>
    </w:p>
    <w:p w14:paraId="7C4A50E8" w14:textId="77777777" w:rsidR="00E77B17" w:rsidRPr="00E77B17" w:rsidRDefault="00E77B17" w:rsidP="00E77B17">
      <w:pPr>
        <w:pStyle w:val="Code"/>
        <w:rPr>
          <w:highlight w:val="white"/>
        </w:rPr>
      </w:pPr>
      <w:r w:rsidRPr="00E77B17">
        <w:rPr>
          <w:highlight w:val="white"/>
        </w:rPr>
        <w:t xml:space="preserve">            break;</w:t>
      </w:r>
    </w:p>
    <w:p w14:paraId="4A0EC50C" w14:textId="77777777" w:rsidR="00E77B17" w:rsidRPr="00E77B17" w:rsidRDefault="00E77B17" w:rsidP="00E77B17">
      <w:pPr>
        <w:pStyle w:val="Code"/>
        <w:rPr>
          <w:highlight w:val="white"/>
        </w:rPr>
      </w:pPr>
    </w:p>
    <w:p w14:paraId="33AA4570" w14:textId="77777777" w:rsidR="00E77B17" w:rsidRPr="00E77B17" w:rsidRDefault="00E77B17" w:rsidP="00E77B17">
      <w:pPr>
        <w:pStyle w:val="Code"/>
        <w:rPr>
          <w:highlight w:val="white"/>
        </w:rPr>
      </w:pPr>
      <w:r w:rsidRPr="00E77B17">
        <w:rPr>
          <w:highlight w:val="white"/>
        </w:rPr>
        <w:t xml:space="preserve">          case 'c':</w:t>
      </w:r>
    </w:p>
    <w:p w14:paraId="263698A1" w14:textId="77777777" w:rsidR="00E77B17" w:rsidRPr="00E77B17" w:rsidRDefault="00E77B17" w:rsidP="00E77B17">
      <w:pPr>
        <w:pStyle w:val="Code"/>
        <w:rPr>
          <w:highlight w:val="white"/>
        </w:rPr>
      </w:pPr>
      <w:r w:rsidRPr="00E77B17">
        <w:rPr>
          <w:highlight w:val="white"/>
        </w:rPr>
        <w:t xml:space="preserve">            sprintf(add, "%04d-%02d-%02d %02d:%02d:%02d",</w:t>
      </w:r>
    </w:p>
    <w:p w14:paraId="178A2225" w14:textId="77777777" w:rsidR="00E77B17" w:rsidRPr="00E77B17" w:rsidRDefault="00E77B17" w:rsidP="00E77B17">
      <w:pPr>
        <w:pStyle w:val="Code"/>
        <w:rPr>
          <w:highlight w:val="white"/>
        </w:rPr>
      </w:pPr>
      <w:r w:rsidRPr="00E77B17">
        <w:rPr>
          <w:highlight w:val="white"/>
        </w:rPr>
        <w:t xml:space="preserve">                    1900 + tp-&gt;tm_year, tp-&gt;tm_mon + 1, tp-&gt;tm_mday,</w:t>
      </w:r>
    </w:p>
    <w:p w14:paraId="294CAE20" w14:textId="77777777" w:rsidR="00E77B17" w:rsidRPr="00E77B17" w:rsidRDefault="00E77B17" w:rsidP="00E77B17">
      <w:pPr>
        <w:pStyle w:val="Code"/>
        <w:rPr>
          <w:highlight w:val="white"/>
        </w:rPr>
      </w:pPr>
      <w:r w:rsidRPr="00E77B17">
        <w:rPr>
          <w:highlight w:val="white"/>
        </w:rPr>
        <w:t xml:space="preserve">                    tp-&gt;tm_hour, tp-&gt;tm_min, tp-&gt;tm_sec); </w:t>
      </w:r>
    </w:p>
    <w:p w14:paraId="7DC0BC71" w14:textId="77777777" w:rsidR="00E77B17" w:rsidRPr="00E77B17" w:rsidRDefault="00E77B17" w:rsidP="00E77B17">
      <w:pPr>
        <w:pStyle w:val="Code"/>
        <w:rPr>
          <w:highlight w:val="white"/>
        </w:rPr>
      </w:pPr>
      <w:r w:rsidRPr="00E77B17">
        <w:rPr>
          <w:highlight w:val="white"/>
        </w:rPr>
        <w:t xml:space="preserve">            break;</w:t>
      </w:r>
    </w:p>
    <w:p w14:paraId="660A2B71" w14:textId="77777777" w:rsidR="00E77B17" w:rsidRPr="00E77B17" w:rsidRDefault="00E77B17" w:rsidP="00E77B17">
      <w:pPr>
        <w:pStyle w:val="Code"/>
        <w:rPr>
          <w:highlight w:val="white"/>
        </w:rPr>
      </w:pPr>
    </w:p>
    <w:p w14:paraId="2F317993" w14:textId="77777777" w:rsidR="00E77B17" w:rsidRPr="00E77B17" w:rsidRDefault="00E77B17" w:rsidP="00E77B17">
      <w:pPr>
        <w:pStyle w:val="Code"/>
        <w:rPr>
          <w:highlight w:val="white"/>
        </w:rPr>
      </w:pPr>
      <w:r w:rsidRPr="00E77B17">
        <w:rPr>
          <w:highlight w:val="white"/>
        </w:rPr>
        <w:t xml:space="preserve">          case 'd':</w:t>
      </w:r>
    </w:p>
    <w:p w14:paraId="1811C8FB" w14:textId="77777777" w:rsidR="00E77B17" w:rsidRPr="00E77B17" w:rsidRDefault="00E77B17" w:rsidP="00E77B17">
      <w:pPr>
        <w:pStyle w:val="Code"/>
        <w:rPr>
          <w:highlight w:val="white"/>
        </w:rPr>
      </w:pPr>
      <w:r w:rsidRPr="00E77B17">
        <w:rPr>
          <w:highlight w:val="white"/>
        </w:rPr>
        <w:t xml:space="preserve">            sprintf(add, "%02d", tp-&gt;tm_mday);</w:t>
      </w:r>
    </w:p>
    <w:p w14:paraId="7D581115" w14:textId="77777777" w:rsidR="00E77B17" w:rsidRPr="00E77B17" w:rsidRDefault="00E77B17" w:rsidP="00E77B17">
      <w:pPr>
        <w:pStyle w:val="Code"/>
        <w:rPr>
          <w:highlight w:val="white"/>
        </w:rPr>
      </w:pPr>
      <w:r w:rsidRPr="00E77B17">
        <w:rPr>
          <w:highlight w:val="white"/>
        </w:rPr>
        <w:t xml:space="preserve">            break;</w:t>
      </w:r>
    </w:p>
    <w:p w14:paraId="369452E8" w14:textId="77777777" w:rsidR="00E77B17" w:rsidRPr="00E77B17" w:rsidRDefault="00E77B17" w:rsidP="00E77B17">
      <w:pPr>
        <w:pStyle w:val="Code"/>
        <w:rPr>
          <w:highlight w:val="white"/>
        </w:rPr>
      </w:pPr>
    </w:p>
    <w:p w14:paraId="733D66EB" w14:textId="77777777" w:rsidR="00E77B17" w:rsidRPr="00E77B17" w:rsidRDefault="00E77B17" w:rsidP="00E77B17">
      <w:pPr>
        <w:pStyle w:val="Code"/>
        <w:rPr>
          <w:highlight w:val="white"/>
        </w:rPr>
      </w:pPr>
      <w:r w:rsidRPr="00E77B17">
        <w:rPr>
          <w:highlight w:val="white"/>
        </w:rPr>
        <w:t xml:space="preserve">          case 'H':</w:t>
      </w:r>
    </w:p>
    <w:p w14:paraId="15A24101" w14:textId="77777777" w:rsidR="00E77B17" w:rsidRPr="00E77B17" w:rsidRDefault="00E77B17" w:rsidP="00E77B17">
      <w:pPr>
        <w:pStyle w:val="Code"/>
        <w:rPr>
          <w:highlight w:val="white"/>
        </w:rPr>
      </w:pPr>
      <w:r w:rsidRPr="00E77B17">
        <w:rPr>
          <w:highlight w:val="white"/>
        </w:rPr>
        <w:t xml:space="preserve">            sprintf(add, "%02d", tp-&gt;tm_hour);</w:t>
      </w:r>
    </w:p>
    <w:p w14:paraId="0CA4921E" w14:textId="77777777" w:rsidR="00E77B17" w:rsidRPr="00E77B17" w:rsidRDefault="00E77B17" w:rsidP="00E77B17">
      <w:pPr>
        <w:pStyle w:val="Code"/>
        <w:rPr>
          <w:highlight w:val="white"/>
        </w:rPr>
      </w:pPr>
      <w:r w:rsidRPr="00E77B17">
        <w:rPr>
          <w:highlight w:val="white"/>
        </w:rPr>
        <w:t xml:space="preserve">            break;</w:t>
      </w:r>
    </w:p>
    <w:p w14:paraId="208638B4" w14:textId="77777777" w:rsidR="00E77B17" w:rsidRPr="00E77B17" w:rsidRDefault="00E77B17" w:rsidP="00E77B17">
      <w:pPr>
        <w:pStyle w:val="Code"/>
        <w:rPr>
          <w:highlight w:val="white"/>
        </w:rPr>
      </w:pPr>
    </w:p>
    <w:p w14:paraId="583A26E2" w14:textId="77777777" w:rsidR="00E77B17" w:rsidRPr="00E77B17" w:rsidRDefault="00E77B17" w:rsidP="00E77B17">
      <w:pPr>
        <w:pStyle w:val="Code"/>
        <w:rPr>
          <w:highlight w:val="white"/>
        </w:rPr>
      </w:pPr>
      <w:r w:rsidRPr="00E77B17">
        <w:rPr>
          <w:highlight w:val="white"/>
        </w:rPr>
        <w:t xml:space="preserve">          case 'I':</w:t>
      </w:r>
    </w:p>
    <w:p w14:paraId="49F28F9B" w14:textId="77777777" w:rsidR="00E77B17" w:rsidRPr="00E77B17" w:rsidRDefault="00E77B17" w:rsidP="00E77B17">
      <w:pPr>
        <w:pStyle w:val="Code"/>
        <w:rPr>
          <w:highlight w:val="white"/>
        </w:rPr>
      </w:pPr>
      <w:r w:rsidRPr="00E77B17">
        <w:rPr>
          <w:highlight w:val="white"/>
        </w:rPr>
        <w:t xml:space="preserve">            sprintf(add, "%02d", tp-&gt;tm_hour % 12);</w:t>
      </w:r>
    </w:p>
    <w:p w14:paraId="797C0F89" w14:textId="77777777" w:rsidR="00E77B17" w:rsidRPr="00E77B17" w:rsidRDefault="00E77B17" w:rsidP="00E77B17">
      <w:pPr>
        <w:pStyle w:val="Code"/>
        <w:rPr>
          <w:highlight w:val="white"/>
        </w:rPr>
      </w:pPr>
      <w:r w:rsidRPr="00E77B17">
        <w:rPr>
          <w:highlight w:val="white"/>
        </w:rPr>
        <w:t xml:space="preserve">            break;</w:t>
      </w:r>
    </w:p>
    <w:p w14:paraId="276CFFFE" w14:textId="77777777" w:rsidR="00E77B17" w:rsidRPr="00E77B17" w:rsidRDefault="00E77B17" w:rsidP="00E77B17">
      <w:pPr>
        <w:pStyle w:val="Code"/>
        <w:rPr>
          <w:highlight w:val="white"/>
        </w:rPr>
      </w:pPr>
    </w:p>
    <w:p w14:paraId="1BA58B9E" w14:textId="77777777" w:rsidR="00E77B17" w:rsidRPr="00E77B17" w:rsidRDefault="00E77B17" w:rsidP="00E77B17">
      <w:pPr>
        <w:pStyle w:val="Code"/>
        <w:rPr>
          <w:highlight w:val="white"/>
        </w:rPr>
      </w:pPr>
      <w:r w:rsidRPr="00E77B17">
        <w:rPr>
          <w:highlight w:val="white"/>
        </w:rPr>
        <w:t xml:space="preserve">          case 'j':</w:t>
      </w:r>
    </w:p>
    <w:p w14:paraId="38E9E5CB" w14:textId="77777777" w:rsidR="00E77B17" w:rsidRPr="00E77B17" w:rsidRDefault="00E77B17" w:rsidP="00E77B17">
      <w:pPr>
        <w:pStyle w:val="Code"/>
        <w:rPr>
          <w:highlight w:val="white"/>
        </w:rPr>
      </w:pPr>
      <w:r w:rsidRPr="00E77B17">
        <w:rPr>
          <w:highlight w:val="white"/>
        </w:rPr>
        <w:t xml:space="preserve">            sprintf(add, "%03d", tp-&gt;tm_yday);</w:t>
      </w:r>
    </w:p>
    <w:p w14:paraId="00217BD6" w14:textId="77777777" w:rsidR="00E77B17" w:rsidRPr="00E77B17" w:rsidRDefault="00E77B17" w:rsidP="00E77B17">
      <w:pPr>
        <w:pStyle w:val="Code"/>
        <w:rPr>
          <w:highlight w:val="white"/>
        </w:rPr>
      </w:pPr>
      <w:r w:rsidRPr="00E77B17">
        <w:rPr>
          <w:highlight w:val="white"/>
        </w:rPr>
        <w:t xml:space="preserve">            break;</w:t>
      </w:r>
    </w:p>
    <w:p w14:paraId="1F98611D" w14:textId="77777777" w:rsidR="00E77B17" w:rsidRPr="00E77B17" w:rsidRDefault="00E77B17" w:rsidP="00E77B17">
      <w:pPr>
        <w:pStyle w:val="Code"/>
        <w:rPr>
          <w:highlight w:val="white"/>
        </w:rPr>
      </w:pPr>
    </w:p>
    <w:p w14:paraId="33D25AFF" w14:textId="77777777" w:rsidR="00E77B17" w:rsidRPr="00E77B17" w:rsidRDefault="00E77B17" w:rsidP="00E77B17">
      <w:pPr>
        <w:pStyle w:val="Code"/>
        <w:rPr>
          <w:highlight w:val="white"/>
        </w:rPr>
      </w:pPr>
      <w:r w:rsidRPr="00E77B17">
        <w:rPr>
          <w:highlight w:val="white"/>
        </w:rPr>
        <w:t xml:space="preserve">          case 'm':</w:t>
      </w:r>
    </w:p>
    <w:p w14:paraId="27F9B91D" w14:textId="77777777" w:rsidR="00E77B17" w:rsidRPr="00E77B17" w:rsidRDefault="00E77B17" w:rsidP="00E77B17">
      <w:pPr>
        <w:pStyle w:val="Code"/>
        <w:rPr>
          <w:highlight w:val="white"/>
        </w:rPr>
      </w:pPr>
      <w:r w:rsidRPr="00E77B17">
        <w:rPr>
          <w:highlight w:val="white"/>
        </w:rPr>
        <w:t xml:space="preserve">            sprintf(add, "%02d", tp-&gt;tm_mon + 1);</w:t>
      </w:r>
    </w:p>
    <w:p w14:paraId="323F4429" w14:textId="77777777" w:rsidR="00E77B17" w:rsidRPr="00E77B17" w:rsidRDefault="00E77B17" w:rsidP="00E77B17">
      <w:pPr>
        <w:pStyle w:val="Code"/>
        <w:rPr>
          <w:highlight w:val="white"/>
        </w:rPr>
      </w:pPr>
      <w:r w:rsidRPr="00E77B17">
        <w:rPr>
          <w:highlight w:val="white"/>
        </w:rPr>
        <w:t xml:space="preserve">            break;</w:t>
      </w:r>
    </w:p>
    <w:p w14:paraId="40269C55" w14:textId="77777777" w:rsidR="00E77B17" w:rsidRPr="00E77B17" w:rsidRDefault="00E77B17" w:rsidP="00E77B17">
      <w:pPr>
        <w:pStyle w:val="Code"/>
        <w:rPr>
          <w:highlight w:val="white"/>
        </w:rPr>
      </w:pPr>
    </w:p>
    <w:p w14:paraId="24482EA4" w14:textId="77777777" w:rsidR="00E77B17" w:rsidRPr="00E77B17" w:rsidRDefault="00E77B17" w:rsidP="00E77B17">
      <w:pPr>
        <w:pStyle w:val="Code"/>
        <w:rPr>
          <w:highlight w:val="white"/>
        </w:rPr>
      </w:pPr>
      <w:r w:rsidRPr="00E77B17">
        <w:rPr>
          <w:highlight w:val="white"/>
        </w:rPr>
        <w:t xml:space="preserve">          case 'M':</w:t>
      </w:r>
    </w:p>
    <w:p w14:paraId="0032012E" w14:textId="77777777" w:rsidR="00E77B17" w:rsidRPr="00E77B17" w:rsidRDefault="00E77B17" w:rsidP="00E77B17">
      <w:pPr>
        <w:pStyle w:val="Code"/>
        <w:rPr>
          <w:highlight w:val="white"/>
        </w:rPr>
      </w:pPr>
      <w:r w:rsidRPr="00E77B17">
        <w:rPr>
          <w:highlight w:val="white"/>
        </w:rPr>
        <w:t xml:space="preserve">            sprintf(add, "%02d", tp-&gt;tm_min);</w:t>
      </w:r>
    </w:p>
    <w:p w14:paraId="1963ECA6" w14:textId="77777777" w:rsidR="00E77B17" w:rsidRPr="00E77B17" w:rsidRDefault="00E77B17" w:rsidP="00E77B17">
      <w:pPr>
        <w:pStyle w:val="Code"/>
        <w:rPr>
          <w:highlight w:val="white"/>
        </w:rPr>
      </w:pPr>
      <w:r w:rsidRPr="00E77B17">
        <w:rPr>
          <w:highlight w:val="white"/>
        </w:rPr>
        <w:t xml:space="preserve">            break;</w:t>
      </w:r>
    </w:p>
    <w:p w14:paraId="297A52DB" w14:textId="77777777" w:rsidR="00E77B17" w:rsidRPr="00E77B17" w:rsidRDefault="00E77B17" w:rsidP="00E77B17">
      <w:pPr>
        <w:pStyle w:val="Code"/>
        <w:rPr>
          <w:highlight w:val="white"/>
        </w:rPr>
      </w:pPr>
    </w:p>
    <w:p w14:paraId="54C96664" w14:textId="77777777" w:rsidR="00E77B17" w:rsidRPr="00E77B17" w:rsidRDefault="00E77B17" w:rsidP="00E77B17">
      <w:pPr>
        <w:pStyle w:val="Code"/>
        <w:rPr>
          <w:highlight w:val="white"/>
        </w:rPr>
      </w:pPr>
      <w:r w:rsidRPr="00E77B17">
        <w:rPr>
          <w:highlight w:val="white"/>
        </w:rPr>
        <w:t xml:space="preserve">          case 'p':</w:t>
      </w:r>
    </w:p>
    <w:p w14:paraId="4D69FDA4" w14:textId="77777777" w:rsidR="00E77B17" w:rsidRPr="00E77B17" w:rsidRDefault="00E77B17" w:rsidP="00E77B17">
      <w:pPr>
        <w:pStyle w:val="Code"/>
        <w:rPr>
          <w:highlight w:val="white"/>
        </w:rPr>
      </w:pPr>
      <w:r w:rsidRPr="00E77B17">
        <w:rPr>
          <w:highlight w:val="white"/>
        </w:rPr>
        <w:t xml:space="preserve">            sprintf(add, "%s", (tp-&gt;tm_hour &lt; 12) ? "AM" : "PM");</w:t>
      </w:r>
    </w:p>
    <w:p w14:paraId="76346B52" w14:textId="77777777" w:rsidR="00E77B17" w:rsidRPr="00E77B17" w:rsidRDefault="00E77B17" w:rsidP="00E77B17">
      <w:pPr>
        <w:pStyle w:val="Code"/>
        <w:rPr>
          <w:highlight w:val="white"/>
        </w:rPr>
      </w:pPr>
      <w:r w:rsidRPr="00E77B17">
        <w:rPr>
          <w:highlight w:val="white"/>
        </w:rPr>
        <w:t xml:space="preserve">            break;</w:t>
      </w:r>
    </w:p>
    <w:p w14:paraId="54061476" w14:textId="77777777" w:rsidR="00E77B17" w:rsidRPr="00E77B17" w:rsidRDefault="00E77B17" w:rsidP="00E77B17">
      <w:pPr>
        <w:pStyle w:val="Code"/>
        <w:rPr>
          <w:highlight w:val="white"/>
        </w:rPr>
      </w:pPr>
    </w:p>
    <w:p w14:paraId="084BCD76" w14:textId="77777777" w:rsidR="00E77B17" w:rsidRPr="00E77B17" w:rsidRDefault="00E77B17" w:rsidP="00E77B17">
      <w:pPr>
        <w:pStyle w:val="Code"/>
        <w:rPr>
          <w:highlight w:val="white"/>
        </w:rPr>
      </w:pPr>
      <w:r w:rsidRPr="00E77B17">
        <w:rPr>
          <w:highlight w:val="white"/>
        </w:rPr>
        <w:t xml:space="preserve">          case 'S':</w:t>
      </w:r>
    </w:p>
    <w:p w14:paraId="5F15CC22" w14:textId="77777777" w:rsidR="00E77B17" w:rsidRPr="00E77B17" w:rsidRDefault="00E77B17" w:rsidP="00E77B17">
      <w:pPr>
        <w:pStyle w:val="Code"/>
        <w:rPr>
          <w:highlight w:val="white"/>
        </w:rPr>
      </w:pPr>
      <w:r w:rsidRPr="00E77B17">
        <w:rPr>
          <w:highlight w:val="white"/>
        </w:rPr>
        <w:t xml:space="preserve">            sprintf(add, "%02d", tp-&gt;tm_sec);</w:t>
      </w:r>
    </w:p>
    <w:p w14:paraId="62450AE4" w14:textId="77777777" w:rsidR="00E77B17" w:rsidRPr="00E77B17" w:rsidRDefault="00E77B17" w:rsidP="00E77B17">
      <w:pPr>
        <w:pStyle w:val="Code"/>
        <w:rPr>
          <w:highlight w:val="white"/>
        </w:rPr>
      </w:pPr>
      <w:r w:rsidRPr="00E77B17">
        <w:rPr>
          <w:highlight w:val="white"/>
        </w:rPr>
        <w:t xml:space="preserve">            break;</w:t>
      </w:r>
    </w:p>
    <w:p w14:paraId="0DBFC52B" w14:textId="77777777" w:rsidR="00E77B17" w:rsidRPr="00E77B17" w:rsidRDefault="00E77B17" w:rsidP="00E77B17">
      <w:pPr>
        <w:pStyle w:val="Code"/>
        <w:rPr>
          <w:highlight w:val="white"/>
        </w:rPr>
      </w:pPr>
    </w:p>
    <w:p w14:paraId="10FBAB29" w14:textId="77777777" w:rsidR="00E77B17" w:rsidRPr="00E77B17" w:rsidRDefault="00E77B17" w:rsidP="00E77B17">
      <w:pPr>
        <w:pStyle w:val="Code"/>
        <w:rPr>
          <w:highlight w:val="white"/>
        </w:rPr>
      </w:pPr>
      <w:r w:rsidRPr="00E77B17">
        <w:rPr>
          <w:highlight w:val="white"/>
        </w:rPr>
        <w:t xml:space="preserve">          case 'U':</w:t>
      </w:r>
    </w:p>
    <w:p w14:paraId="21E201A3" w14:textId="77777777" w:rsidR="00E77B17" w:rsidRPr="00E77B17" w:rsidRDefault="00E77B17" w:rsidP="00E77B17">
      <w:pPr>
        <w:pStyle w:val="Code"/>
        <w:rPr>
          <w:highlight w:val="white"/>
        </w:rPr>
      </w:pPr>
      <w:r w:rsidRPr="00E77B17">
        <w:rPr>
          <w:highlight w:val="white"/>
        </w:rPr>
        <w:t xml:space="preserve">            sprintf(add, "%02d", yearDaySunday);</w:t>
      </w:r>
    </w:p>
    <w:p w14:paraId="76659777" w14:textId="77777777" w:rsidR="00E77B17" w:rsidRPr="00E77B17" w:rsidRDefault="00E77B17" w:rsidP="00E77B17">
      <w:pPr>
        <w:pStyle w:val="Code"/>
        <w:rPr>
          <w:highlight w:val="white"/>
        </w:rPr>
      </w:pPr>
      <w:r w:rsidRPr="00E77B17">
        <w:rPr>
          <w:highlight w:val="white"/>
        </w:rPr>
        <w:t xml:space="preserve">            break;</w:t>
      </w:r>
    </w:p>
    <w:p w14:paraId="3270947C" w14:textId="77777777" w:rsidR="00E77B17" w:rsidRPr="00E77B17" w:rsidRDefault="00E77B17" w:rsidP="00E77B17">
      <w:pPr>
        <w:pStyle w:val="Code"/>
        <w:rPr>
          <w:highlight w:val="white"/>
        </w:rPr>
      </w:pPr>
    </w:p>
    <w:p w14:paraId="23FD3463" w14:textId="77777777" w:rsidR="00E77B17" w:rsidRPr="00E77B17" w:rsidRDefault="00E77B17" w:rsidP="00E77B17">
      <w:pPr>
        <w:pStyle w:val="Code"/>
        <w:rPr>
          <w:highlight w:val="white"/>
        </w:rPr>
      </w:pPr>
      <w:r w:rsidRPr="00E77B17">
        <w:rPr>
          <w:highlight w:val="white"/>
        </w:rPr>
        <w:t xml:space="preserve">          case 'w':</w:t>
      </w:r>
    </w:p>
    <w:p w14:paraId="43CF7D8D" w14:textId="77777777" w:rsidR="00E77B17" w:rsidRPr="00E77B17" w:rsidRDefault="00E77B17" w:rsidP="00E77B17">
      <w:pPr>
        <w:pStyle w:val="Code"/>
        <w:rPr>
          <w:highlight w:val="white"/>
        </w:rPr>
      </w:pPr>
      <w:r w:rsidRPr="00E77B17">
        <w:rPr>
          <w:highlight w:val="white"/>
        </w:rPr>
        <w:t xml:space="preserve">            sprintf(add, "%02d", tp-&gt;tm_wday);</w:t>
      </w:r>
    </w:p>
    <w:p w14:paraId="0A105DEC" w14:textId="77777777" w:rsidR="00E77B17" w:rsidRPr="00E77B17" w:rsidRDefault="00E77B17" w:rsidP="00E77B17">
      <w:pPr>
        <w:pStyle w:val="Code"/>
        <w:rPr>
          <w:highlight w:val="white"/>
        </w:rPr>
      </w:pPr>
      <w:r w:rsidRPr="00E77B17">
        <w:rPr>
          <w:highlight w:val="white"/>
        </w:rPr>
        <w:t xml:space="preserve">            break;</w:t>
      </w:r>
    </w:p>
    <w:p w14:paraId="30EFD617" w14:textId="77777777" w:rsidR="00E77B17" w:rsidRPr="00E77B17" w:rsidRDefault="00E77B17" w:rsidP="00E77B17">
      <w:pPr>
        <w:pStyle w:val="Code"/>
        <w:rPr>
          <w:highlight w:val="white"/>
        </w:rPr>
      </w:pPr>
    </w:p>
    <w:p w14:paraId="7BF50266" w14:textId="77777777" w:rsidR="00E77B17" w:rsidRPr="00E77B17" w:rsidRDefault="00E77B17" w:rsidP="00E77B17">
      <w:pPr>
        <w:pStyle w:val="Code"/>
        <w:rPr>
          <w:highlight w:val="white"/>
        </w:rPr>
      </w:pPr>
      <w:r w:rsidRPr="00E77B17">
        <w:rPr>
          <w:highlight w:val="white"/>
        </w:rPr>
        <w:t xml:space="preserve">          case 'W':</w:t>
      </w:r>
    </w:p>
    <w:p w14:paraId="0169FF4A" w14:textId="77777777" w:rsidR="00E77B17" w:rsidRPr="00E77B17" w:rsidRDefault="00E77B17" w:rsidP="00E77B17">
      <w:pPr>
        <w:pStyle w:val="Code"/>
        <w:rPr>
          <w:highlight w:val="white"/>
        </w:rPr>
      </w:pPr>
      <w:r w:rsidRPr="00E77B17">
        <w:rPr>
          <w:highlight w:val="white"/>
        </w:rPr>
        <w:t xml:space="preserve">            sprintf(add, "%02d", yearDayMonday);</w:t>
      </w:r>
    </w:p>
    <w:p w14:paraId="5A7373A7" w14:textId="77777777" w:rsidR="00E77B17" w:rsidRPr="00E77B17" w:rsidRDefault="00E77B17" w:rsidP="00E77B17">
      <w:pPr>
        <w:pStyle w:val="Code"/>
        <w:rPr>
          <w:highlight w:val="white"/>
        </w:rPr>
      </w:pPr>
      <w:r w:rsidRPr="00E77B17">
        <w:rPr>
          <w:highlight w:val="white"/>
        </w:rPr>
        <w:t xml:space="preserve">            break;</w:t>
      </w:r>
    </w:p>
    <w:p w14:paraId="1A28A93C" w14:textId="77777777" w:rsidR="00E77B17" w:rsidRPr="00E77B17" w:rsidRDefault="00E77B17" w:rsidP="00E77B17">
      <w:pPr>
        <w:pStyle w:val="Code"/>
        <w:rPr>
          <w:highlight w:val="white"/>
        </w:rPr>
      </w:pPr>
    </w:p>
    <w:p w14:paraId="24F12064" w14:textId="77777777" w:rsidR="00E77B17" w:rsidRPr="00E77B17" w:rsidRDefault="00E77B17" w:rsidP="00E77B17">
      <w:pPr>
        <w:pStyle w:val="Code"/>
        <w:rPr>
          <w:highlight w:val="white"/>
        </w:rPr>
      </w:pPr>
      <w:r w:rsidRPr="00E77B17">
        <w:rPr>
          <w:highlight w:val="white"/>
        </w:rPr>
        <w:t xml:space="preserve">          case 'x':</w:t>
      </w:r>
    </w:p>
    <w:p w14:paraId="51745BA4" w14:textId="77777777" w:rsidR="00E77B17" w:rsidRPr="00E77B17" w:rsidRDefault="00E77B17" w:rsidP="00E77B17">
      <w:pPr>
        <w:pStyle w:val="Code"/>
        <w:rPr>
          <w:highlight w:val="white"/>
        </w:rPr>
      </w:pPr>
      <w:r w:rsidRPr="00E77B17">
        <w:rPr>
          <w:highlight w:val="white"/>
        </w:rPr>
        <w:t xml:space="preserve">            sprintf(add, "%04d-%02d-%02d", 1900 + tp-&gt;tm_year,</w:t>
      </w:r>
    </w:p>
    <w:p w14:paraId="77EC8F12" w14:textId="77777777" w:rsidR="00E77B17" w:rsidRPr="00E77B17" w:rsidRDefault="00E77B17" w:rsidP="00E77B17">
      <w:pPr>
        <w:pStyle w:val="Code"/>
        <w:rPr>
          <w:highlight w:val="white"/>
        </w:rPr>
      </w:pPr>
      <w:r w:rsidRPr="00E77B17">
        <w:rPr>
          <w:highlight w:val="white"/>
        </w:rPr>
        <w:t xml:space="preserve">                    tp-&gt;tm_mon + 1, tp-&gt;tm_mday);</w:t>
      </w:r>
    </w:p>
    <w:p w14:paraId="4939A657" w14:textId="77777777" w:rsidR="00E77B17" w:rsidRPr="00E77B17" w:rsidRDefault="00E77B17" w:rsidP="00E77B17">
      <w:pPr>
        <w:pStyle w:val="Code"/>
        <w:rPr>
          <w:highlight w:val="white"/>
        </w:rPr>
      </w:pPr>
      <w:r w:rsidRPr="00E77B17">
        <w:rPr>
          <w:highlight w:val="white"/>
        </w:rPr>
        <w:t xml:space="preserve">            break;</w:t>
      </w:r>
    </w:p>
    <w:p w14:paraId="43AF3ABC" w14:textId="77777777" w:rsidR="00E77B17" w:rsidRPr="00E77B17" w:rsidRDefault="00E77B17" w:rsidP="00E77B17">
      <w:pPr>
        <w:pStyle w:val="Code"/>
        <w:rPr>
          <w:highlight w:val="white"/>
        </w:rPr>
      </w:pPr>
    </w:p>
    <w:p w14:paraId="346D240D" w14:textId="77777777" w:rsidR="00E77B17" w:rsidRPr="00E77B17" w:rsidRDefault="00E77B17" w:rsidP="00E77B17">
      <w:pPr>
        <w:pStyle w:val="Code"/>
        <w:rPr>
          <w:highlight w:val="white"/>
        </w:rPr>
      </w:pPr>
      <w:r w:rsidRPr="00E77B17">
        <w:rPr>
          <w:highlight w:val="white"/>
        </w:rPr>
        <w:t xml:space="preserve">          case 'X':</w:t>
      </w:r>
    </w:p>
    <w:p w14:paraId="6EFE95A0" w14:textId="77777777" w:rsidR="00920682" w:rsidRDefault="00E77B17" w:rsidP="00E77B17">
      <w:pPr>
        <w:pStyle w:val="Code"/>
        <w:rPr>
          <w:highlight w:val="white"/>
        </w:rPr>
      </w:pPr>
      <w:r w:rsidRPr="00E77B17">
        <w:rPr>
          <w:highlight w:val="white"/>
        </w:rPr>
        <w:lastRenderedPageBreak/>
        <w:t xml:space="preserve">            sprintf(add, "%02d:%02d:%02d", tp-&gt;tm_hour,</w:t>
      </w:r>
    </w:p>
    <w:p w14:paraId="5A0CD3D3" w14:textId="3AC88953" w:rsidR="00E77B17" w:rsidRPr="00E77B17" w:rsidRDefault="00920682" w:rsidP="00E77B17">
      <w:pPr>
        <w:pStyle w:val="Code"/>
        <w:rPr>
          <w:highlight w:val="white"/>
        </w:rPr>
      </w:pPr>
      <w:r>
        <w:rPr>
          <w:highlight w:val="white"/>
        </w:rPr>
        <w:t xml:space="preserve">                   </w:t>
      </w:r>
      <w:r w:rsidR="00E77B17" w:rsidRPr="00E77B17">
        <w:rPr>
          <w:highlight w:val="white"/>
        </w:rPr>
        <w:t xml:space="preserve"> tp-&gt;tm_min, tp-&gt;tm_sec); </w:t>
      </w:r>
    </w:p>
    <w:p w14:paraId="39271BF8" w14:textId="77777777" w:rsidR="00E77B17" w:rsidRPr="00E77B17" w:rsidRDefault="00E77B17" w:rsidP="00E77B17">
      <w:pPr>
        <w:pStyle w:val="Code"/>
        <w:rPr>
          <w:highlight w:val="white"/>
        </w:rPr>
      </w:pPr>
      <w:r w:rsidRPr="00E77B17">
        <w:rPr>
          <w:highlight w:val="white"/>
        </w:rPr>
        <w:t xml:space="preserve">            break;</w:t>
      </w:r>
    </w:p>
    <w:p w14:paraId="2C68DC86" w14:textId="77777777" w:rsidR="00E77B17" w:rsidRPr="00E77B17" w:rsidRDefault="00E77B17" w:rsidP="00E77B17">
      <w:pPr>
        <w:pStyle w:val="Code"/>
        <w:rPr>
          <w:highlight w:val="white"/>
        </w:rPr>
      </w:pPr>
    </w:p>
    <w:p w14:paraId="4DE0DBF1" w14:textId="77777777" w:rsidR="00E77B17" w:rsidRPr="00E77B17" w:rsidRDefault="00E77B17" w:rsidP="00E77B17">
      <w:pPr>
        <w:pStyle w:val="Code"/>
        <w:rPr>
          <w:highlight w:val="white"/>
        </w:rPr>
      </w:pPr>
      <w:r w:rsidRPr="00E77B17">
        <w:rPr>
          <w:highlight w:val="white"/>
        </w:rPr>
        <w:t xml:space="preserve">          case 'y':</w:t>
      </w:r>
    </w:p>
    <w:p w14:paraId="46628F88" w14:textId="77777777" w:rsidR="00E77B17" w:rsidRPr="00E77B17" w:rsidRDefault="00E77B17" w:rsidP="00E77B17">
      <w:pPr>
        <w:pStyle w:val="Code"/>
        <w:rPr>
          <w:highlight w:val="white"/>
        </w:rPr>
      </w:pPr>
      <w:r w:rsidRPr="00E77B17">
        <w:rPr>
          <w:highlight w:val="white"/>
        </w:rPr>
        <w:t xml:space="preserve">            sprintf(add, "%02d", tp-&gt;tm_year % 100);</w:t>
      </w:r>
    </w:p>
    <w:p w14:paraId="4E292C39" w14:textId="77777777" w:rsidR="00E77B17" w:rsidRPr="00E77B17" w:rsidRDefault="00E77B17" w:rsidP="00E77B17">
      <w:pPr>
        <w:pStyle w:val="Code"/>
        <w:rPr>
          <w:highlight w:val="white"/>
        </w:rPr>
      </w:pPr>
      <w:r w:rsidRPr="00E77B17">
        <w:rPr>
          <w:highlight w:val="white"/>
        </w:rPr>
        <w:t xml:space="preserve">            break;</w:t>
      </w:r>
    </w:p>
    <w:p w14:paraId="1C925C0E" w14:textId="77777777" w:rsidR="00E77B17" w:rsidRPr="00E77B17" w:rsidRDefault="00E77B17" w:rsidP="00E77B17">
      <w:pPr>
        <w:pStyle w:val="Code"/>
        <w:rPr>
          <w:highlight w:val="white"/>
        </w:rPr>
      </w:pPr>
    </w:p>
    <w:p w14:paraId="35E2344B" w14:textId="77777777" w:rsidR="00E77B17" w:rsidRPr="00E77B17" w:rsidRDefault="00E77B17" w:rsidP="00E77B17">
      <w:pPr>
        <w:pStyle w:val="Code"/>
        <w:rPr>
          <w:highlight w:val="white"/>
        </w:rPr>
      </w:pPr>
      <w:r w:rsidRPr="00E77B17">
        <w:rPr>
          <w:highlight w:val="white"/>
        </w:rPr>
        <w:t xml:space="preserve">          case 'Y':</w:t>
      </w:r>
    </w:p>
    <w:p w14:paraId="41FCE55B" w14:textId="77777777" w:rsidR="00E77B17" w:rsidRPr="00E77B17" w:rsidRDefault="00E77B17" w:rsidP="00E77B17">
      <w:pPr>
        <w:pStyle w:val="Code"/>
        <w:rPr>
          <w:highlight w:val="white"/>
        </w:rPr>
      </w:pPr>
      <w:r w:rsidRPr="00E77B17">
        <w:rPr>
          <w:highlight w:val="white"/>
        </w:rPr>
        <w:t xml:space="preserve">            sprintf(add, "%04d", 1900 + tp-&gt;tm_year);</w:t>
      </w:r>
    </w:p>
    <w:p w14:paraId="1DF7B22C" w14:textId="77777777" w:rsidR="00E77B17" w:rsidRPr="00E77B17" w:rsidRDefault="00E77B17" w:rsidP="00E77B17">
      <w:pPr>
        <w:pStyle w:val="Code"/>
        <w:rPr>
          <w:highlight w:val="white"/>
        </w:rPr>
      </w:pPr>
      <w:r w:rsidRPr="00E77B17">
        <w:rPr>
          <w:highlight w:val="white"/>
        </w:rPr>
        <w:t xml:space="preserve">            break;</w:t>
      </w:r>
    </w:p>
    <w:p w14:paraId="427AFADB" w14:textId="77777777" w:rsidR="00E77B17" w:rsidRPr="00E77B17" w:rsidRDefault="00E77B17" w:rsidP="00E77B17">
      <w:pPr>
        <w:pStyle w:val="Code"/>
        <w:rPr>
          <w:highlight w:val="white"/>
        </w:rPr>
      </w:pPr>
    </w:p>
    <w:p w14:paraId="02F6783B" w14:textId="77777777" w:rsidR="00E77B17" w:rsidRPr="00E77B17" w:rsidRDefault="00E77B17" w:rsidP="00E77B17">
      <w:pPr>
        <w:pStyle w:val="Code"/>
        <w:rPr>
          <w:highlight w:val="white"/>
        </w:rPr>
      </w:pPr>
      <w:r w:rsidRPr="00E77B17">
        <w:rPr>
          <w:highlight w:val="white"/>
        </w:rPr>
        <w:t xml:space="preserve">          case 'Z':</w:t>
      </w:r>
    </w:p>
    <w:p w14:paraId="446F2CA6" w14:textId="77777777" w:rsidR="00E77B17" w:rsidRPr="00E77B17" w:rsidRDefault="00E77B17" w:rsidP="00E77B17">
      <w:pPr>
        <w:pStyle w:val="Code"/>
        <w:rPr>
          <w:highlight w:val="white"/>
        </w:rPr>
      </w:pPr>
      <w:r w:rsidRPr="00E77B17">
        <w:rPr>
          <w:highlight w:val="white"/>
        </w:rPr>
        <w:t xml:space="preserve">            strcpy(add, "");</w:t>
      </w:r>
    </w:p>
    <w:p w14:paraId="7810C581" w14:textId="77777777" w:rsidR="00E77B17" w:rsidRPr="00E77B17" w:rsidRDefault="00E77B17" w:rsidP="00E77B17">
      <w:pPr>
        <w:pStyle w:val="Code"/>
        <w:rPr>
          <w:highlight w:val="white"/>
        </w:rPr>
      </w:pPr>
      <w:r w:rsidRPr="00E77B17">
        <w:rPr>
          <w:highlight w:val="white"/>
        </w:rPr>
        <w:t xml:space="preserve">            break;</w:t>
      </w:r>
    </w:p>
    <w:p w14:paraId="3675D79B" w14:textId="77777777" w:rsidR="00E77B17" w:rsidRPr="00E77B17" w:rsidRDefault="00E77B17" w:rsidP="00E77B17">
      <w:pPr>
        <w:pStyle w:val="Code"/>
        <w:rPr>
          <w:highlight w:val="white"/>
        </w:rPr>
      </w:pPr>
    </w:p>
    <w:p w14:paraId="61DD24F5" w14:textId="77777777" w:rsidR="00E77B17" w:rsidRPr="00E77B17" w:rsidRDefault="00E77B17" w:rsidP="00E77B17">
      <w:pPr>
        <w:pStyle w:val="Code"/>
        <w:rPr>
          <w:highlight w:val="white"/>
        </w:rPr>
      </w:pPr>
      <w:r w:rsidRPr="00E77B17">
        <w:rPr>
          <w:highlight w:val="white"/>
        </w:rPr>
        <w:t xml:space="preserve">          case '%':</w:t>
      </w:r>
    </w:p>
    <w:p w14:paraId="7BDFA810" w14:textId="77777777" w:rsidR="00E77B17" w:rsidRPr="00E77B17" w:rsidRDefault="00E77B17" w:rsidP="00E77B17">
      <w:pPr>
        <w:pStyle w:val="Code"/>
        <w:rPr>
          <w:highlight w:val="white"/>
        </w:rPr>
      </w:pPr>
      <w:r w:rsidRPr="00E77B17">
        <w:rPr>
          <w:highlight w:val="white"/>
        </w:rPr>
        <w:t xml:space="preserve">            strcpy(add, "%");</w:t>
      </w:r>
    </w:p>
    <w:p w14:paraId="4E3F5E94" w14:textId="3ABCE1B8" w:rsidR="00E77B17" w:rsidRDefault="00E77B17" w:rsidP="00E77B17">
      <w:pPr>
        <w:pStyle w:val="Code"/>
        <w:rPr>
          <w:highlight w:val="white"/>
        </w:rPr>
      </w:pPr>
      <w:r w:rsidRPr="00E77B17">
        <w:rPr>
          <w:highlight w:val="white"/>
        </w:rPr>
        <w:t xml:space="preserve">        }</w:t>
      </w:r>
    </w:p>
    <w:p w14:paraId="701C3BD7" w14:textId="77777777" w:rsidR="00E77B17" w:rsidRPr="00E77B17" w:rsidRDefault="00E77B17" w:rsidP="00E77B17">
      <w:pPr>
        <w:pStyle w:val="Code"/>
        <w:rPr>
          <w:highlight w:val="white"/>
        </w:rPr>
      </w:pPr>
      <w:r w:rsidRPr="00E77B17">
        <w:rPr>
          <w:highlight w:val="white"/>
        </w:rPr>
        <w:t xml:space="preserve">      }</w:t>
      </w:r>
    </w:p>
    <w:p w14:paraId="06308C6A" w14:textId="77777777" w:rsidR="00E77B17" w:rsidRPr="00E77B17" w:rsidRDefault="00E77B17" w:rsidP="00E77B17">
      <w:pPr>
        <w:pStyle w:val="Code"/>
        <w:rPr>
          <w:highlight w:val="white"/>
        </w:rPr>
      </w:pPr>
      <w:r w:rsidRPr="00E77B17">
        <w:rPr>
          <w:highlight w:val="white"/>
        </w:rPr>
        <w:t xml:space="preserve">      else {</w:t>
      </w:r>
    </w:p>
    <w:p w14:paraId="0F8761CD" w14:textId="77777777" w:rsidR="00E77B17" w:rsidRPr="00E77B17" w:rsidRDefault="00E77B17" w:rsidP="00E77B17">
      <w:pPr>
        <w:pStyle w:val="Code"/>
        <w:rPr>
          <w:highlight w:val="white"/>
        </w:rPr>
      </w:pPr>
      <w:r w:rsidRPr="00E77B17">
        <w:rPr>
          <w:highlight w:val="white"/>
        </w:rPr>
        <w:t xml:space="preserve">        add[0] = fmt[index];</w:t>
      </w:r>
    </w:p>
    <w:p w14:paraId="57BFBE27" w14:textId="77777777" w:rsidR="00E77B17" w:rsidRPr="00E77B17" w:rsidRDefault="00E77B17" w:rsidP="00E77B17">
      <w:pPr>
        <w:pStyle w:val="Code"/>
        <w:rPr>
          <w:highlight w:val="white"/>
        </w:rPr>
      </w:pPr>
      <w:r w:rsidRPr="00E77B17">
        <w:rPr>
          <w:highlight w:val="white"/>
        </w:rPr>
        <w:t xml:space="preserve">        add[1] = '\0';</w:t>
      </w:r>
    </w:p>
    <w:p w14:paraId="71EEBF59" w14:textId="77777777" w:rsidR="00E77B17" w:rsidRPr="00E77B17" w:rsidRDefault="00E77B17" w:rsidP="00E77B17">
      <w:pPr>
        <w:pStyle w:val="Code"/>
        <w:rPr>
          <w:highlight w:val="white"/>
        </w:rPr>
      </w:pPr>
      <w:r w:rsidRPr="00E77B17">
        <w:rPr>
          <w:highlight w:val="white"/>
        </w:rPr>
        <w:t xml:space="preserve">      }</w:t>
      </w:r>
    </w:p>
    <w:p w14:paraId="6F2FA9B9" w14:textId="77777777" w:rsidR="00E77B17" w:rsidRPr="00E77B17" w:rsidRDefault="00E77B17" w:rsidP="00E77B17">
      <w:pPr>
        <w:pStyle w:val="Code"/>
        <w:rPr>
          <w:highlight w:val="white"/>
        </w:rPr>
      </w:pPr>
    </w:p>
    <w:p w14:paraId="128F09BB" w14:textId="77777777" w:rsidR="00E77B17" w:rsidRPr="00E77B17" w:rsidRDefault="00E77B17" w:rsidP="00E77B17">
      <w:pPr>
        <w:pStyle w:val="Code"/>
        <w:rPr>
          <w:highlight w:val="white"/>
        </w:rPr>
      </w:pPr>
      <w:r w:rsidRPr="00E77B17">
        <w:rPr>
          <w:highlight w:val="white"/>
        </w:rPr>
        <w:t xml:space="preserve">      if ((strlen(s) + strlen(add)) &lt; smax) {</w:t>
      </w:r>
    </w:p>
    <w:p w14:paraId="14751797" w14:textId="77777777" w:rsidR="00E77B17" w:rsidRPr="00E77B17" w:rsidRDefault="00E77B17" w:rsidP="00E77B17">
      <w:pPr>
        <w:pStyle w:val="Code"/>
        <w:rPr>
          <w:highlight w:val="white"/>
        </w:rPr>
      </w:pPr>
      <w:r w:rsidRPr="00E77B17">
        <w:rPr>
          <w:highlight w:val="white"/>
        </w:rPr>
        <w:t xml:space="preserve">        strcat(s, add);</w:t>
      </w:r>
    </w:p>
    <w:p w14:paraId="6B16A85C" w14:textId="77777777" w:rsidR="00E77B17" w:rsidRPr="00E77B17" w:rsidRDefault="00E77B17" w:rsidP="00E77B17">
      <w:pPr>
        <w:pStyle w:val="Code"/>
        <w:rPr>
          <w:highlight w:val="white"/>
        </w:rPr>
      </w:pPr>
      <w:r w:rsidRPr="00E77B17">
        <w:rPr>
          <w:highlight w:val="white"/>
        </w:rPr>
        <w:t xml:space="preserve">      }</w:t>
      </w:r>
    </w:p>
    <w:p w14:paraId="5F45CD94" w14:textId="77777777" w:rsidR="00E77B17" w:rsidRPr="00E77B17" w:rsidRDefault="00E77B17" w:rsidP="00E77B17">
      <w:pPr>
        <w:pStyle w:val="Code"/>
        <w:rPr>
          <w:highlight w:val="white"/>
        </w:rPr>
      </w:pPr>
      <w:r w:rsidRPr="00E77B17">
        <w:rPr>
          <w:highlight w:val="white"/>
        </w:rPr>
        <w:t xml:space="preserve">      else {</w:t>
      </w:r>
    </w:p>
    <w:p w14:paraId="13EC7FDC" w14:textId="77777777" w:rsidR="00E77B17" w:rsidRPr="00E77B17" w:rsidRDefault="00E77B17" w:rsidP="00E77B17">
      <w:pPr>
        <w:pStyle w:val="Code"/>
        <w:rPr>
          <w:highlight w:val="white"/>
        </w:rPr>
      </w:pPr>
      <w:r w:rsidRPr="00E77B17">
        <w:rPr>
          <w:highlight w:val="white"/>
        </w:rPr>
        <w:t xml:space="preserve">        break;</w:t>
      </w:r>
    </w:p>
    <w:p w14:paraId="72F1CD45" w14:textId="77777777" w:rsidR="00E77B17" w:rsidRPr="00E77B17" w:rsidRDefault="00E77B17" w:rsidP="00E77B17">
      <w:pPr>
        <w:pStyle w:val="Code"/>
        <w:rPr>
          <w:highlight w:val="white"/>
        </w:rPr>
      </w:pPr>
      <w:r w:rsidRPr="00E77B17">
        <w:rPr>
          <w:highlight w:val="white"/>
        </w:rPr>
        <w:t xml:space="preserve">      }</w:t>
      </w:r>
    </w:p>
    <w:p w14:paraId="415CD2AB" w14:textId="77777777" w:rsidR="00E77B17" w:rsidRPr="00E77B17" w:rsidRDefault="00E77B17" w:rsidP="00E77B17">
      <w:pPr>
        <w:pStyle w:val="Code"/>
        <w:rPr>
          <w:highlight w:val="white"/>
        </w:rPr>
      </w:pPr>
      <w:r w:rsidRPr="00E77B17">
        <w:rPr>
          <w:highlight w:val="white"/>
        </w:rPr>
        <w:t xml:space="preserve">    }</w:t>
      </w:r>
    </w:p>
    <w:p w14:paraId="210AB4AD" w14:textId="77777777" w:rsidR="00E77B17" w:rsidRPr="00E77B17" w:rsidRDefault="00E77B17" w:rsidP="00E77B17">
      <w:pPr>
        <w:pStyle w:val="Code"/>
        <w:rPr>
          <w:highlight w:val="white"/>
        </w:rPr>
      </w:pPr>
      <w:r w:rsidRPr="00E77B17">
        <w:rPr>
          <w:highlight w:val="white"/>
        </w:rPr>
        <w:t xml:space="preserve">  }</w:t>
      </w:r>
    </w:p>
    <w:p w14:paraId="32C2206C" w14:textId="77777777" w:rsidR="00E77B17" w:rsidRPr="00E77B17" w:rsidRDefault="00E77B17" w:rsidP="00E77B17">
      <w:pPr>
        <w:pStyle w:val="Code"/>
        <w:rPr>
          <w:highlight w:val="white"/>
        </w:rPr>
      </w:pPr>
    </w:p>
    <w:p w14:paraId="5C62A553" w14:textId="77777777" w:rsidR="00E77B17" w:rsidRPr="00E77B17" w:rsidRDefault="00E77B17" w:rsidP="00E77B17">
      <w:pPr>
        <w:pStyle w:val="Code"/>
        <w:rPr>
          <w:highlight w:val="white"/>
        </w:rPr>
      </w:pPr>
      <w:r w:rsidRPr="00E77B17">
        <w:rPr>
          <w:highlight w:val="white"/>
        </w:rPr>
        <w:t xml:space="preserve">  return strlen(s);</w:t>
      </w:r>
    </w:p>
    <w:p w14:paraId="1816914D" w14:textId="4F6D560A" w:rsidR="00F96B7A" w:rsidRPr="00E77B17" w:rsidRDefault="00E77B17" w:rsidP="00E77B17">
      <w:pPr>
        <w:pStyle w:val="Code"/>
      </w:pPr>
      <w:r w:rsidRPr="00E77B17">
        <w:rPr>
          <w:highlight w:val="white"/>
        </w:rPr>
        <w:t>}</w:t>
      </w:r>
    </w:p>
    <w:p w14:paraId="091577D2" w14:textId="007809A4" w:rsidR="005B1C6D" w:rsidRPr="00D822A3" w:rsidRDefault="005B1C6D" w:rsidP="00F96B7A">
      <w:pPr>
        <w:pStyle w:val="Appendix"/>
      </w:pPr>
      <w:r w:rsidRPr="00D822A3">
        <w:lastRenderedPageBreak/>
        <w:t xml:space="preserve">The </w:t>
      </w:r>
      <w:proofErr w:type="spellStart"/>
      <w:r w:rsidRPr="00D822A3">
        <w:t>Preprocessor</w:t>
      </w:r>
      <w:bookmarkEnd w:id="482"/>
      <w:bookmarkEnd w:id="483"/>
      <w:proofErr w:type="spellEnd"/>
    </w:p>
    <w:p w14:paraId="17A25FF3" w14:textId="6941EA95" w:rsidR="005B1C6D" w:rsidRPr="00D822A3" w:rsidRDefault="00110A2B" w:rsidP="005B1C6D">
      <w:pPr>
        <w:rPr>
          <w:lang w:val="en-GB"/>
        </w:rPr>
      </w:pPr>
      <w:r>
        <w:rPr>
          <w:lang w:val="en-GB"/>
        </w:rPr>
        <w:t xml:space="preserve">The </w:t>
      </w:r>
      <w:proofErr w:type="spellStart"/>
      <w:r>
        <w:rPr>
          <w:lang w:val="en-GB"/>
        </w:rPr>
        <w:t>preprocessor</w:t>
      </w:r>
      <w:proofErr w:type="spellEnd"/>
      <w:r>
        <w:rPr>
          <w:lang w:val="en-GB"/>
        </w:rPr>
        <w:t xml:space="preserve"> processes the source code before the compiler. This chapter is </w:t>
      </w:r>
      <w:r w:rsidR="001B227C" w:rsidRPr="00D822A3">
        <w:rPr>
          <w:lang w:val="en-GB"/>
        </w:rPr>
        <w:t>divided into two</w:t>
      </w:r>
      <w:r w:rsidR="005B1C6D" w:rsidRPr="00D822A3">
        <w:rPr>
          <w:lang w:val="en-GB"/>
        </w:rPr>
        <w:t xml:space="preserve"> parts, where the first part is a scanner and a </w:t>
      </w:r>
      <w:r w:rsidR="00CA1912" w:rsidRPr="00D822A3">
        <w:rPr>
          <w:lang w:val="en-GB"/>
        </w:rPr>
        <w:t>parser,</w:t>
      </w:r>
      <w:r w:rsidR="005B1C6D" w:rsidRPr="00D822A3">
        <w:rPr>
          <w:lang w:val="en-GB"/>
        </w:rPr>
        <w:t xml:space="preserve"> and the second part takes care of comments, string, and characters as well as handling macros and conditional programming.</w:t>
      </w:r>
    </w:p>
    <w:p w14:paraId="4B47AAA5" w14:textId="4B17A525" w:rsidR="005B1C6D" w:rsidRDefault="005B1C6D" w:rsidP="005B1C6D">
      <w:pPr>
        <w:pStyle w:val="Rubrik2"/>
        <w:rPr>
          <w:lang w:val="en-GB"/>
        </w:rPr>
      </w:pPr>
      <w:bookmarkStart w:id="485" w:name="_Ref418256130"/>
      <w:bookmarkStart w:id="486" w:name="_Toc54625172"/>
      <w:r w:rsidRPr="00D822A3">
        <w:rPr>
          <w:lang w:val="en-GB"/>
        </w:rPr>
        <w:t xml:space="preserve">The Expression </w:t>
      </w:r>
      <w:r w:rsidR="007C4A54">
        <w:rPr>
          <w:lang w:val="en-GB"/>
        </w:rPr>
        <w:t xml:space="preserve">Scanner and </w:t>
      </w:r>
      <w:r w:rsidRPr="00D822A3">
        <w:rPr>
          <w:lang w:val="en-GB"/>
        </w:rPr>
        <w:t>Parser</w:t>
      </w:r>
      <w:bookmarkEnd w:id="485"/>
      <w:bookmarkEnd w:id="486"/>
    </w:p>
    <w:p w14:paraId="078B90C0" w14:textId="69090C06" w:rsidR="007C4A54" w:rsidRPr="007C4A54" w:rsidRDefault="008C04F5" w:rsidP="007C4A54">
      <w:pPr>
        <w:rPr>
          <w:lang w:val="en-GB"/>
        </w:rPr>
      </w:pPr>
      <w:r w:rsidRPr="00D822A3">
        <w:rPr>
          <w:lang w:val="en-GB"/>
        </w:rPr>
        <w:t xml:space="preserve">Before we consider the </w:t>
      </w:r>
      <w:proofErr w:type="spellStart"/>
      <w:r w:rsidRPr="00D822A3">
        <w:rPr>
          <w:lang w:val="en-GB"/>
        </w:rPr>
        <w:t>preprocessor</w:t>
      </w:r>
      <w:proofErr w:type="spellEnd"/>
      <w:r w:rsidRPr="00D822A3">
        <w:rPr>
          <w:lang w:val="en-GB"/>
        </w:rPr>
        <w:t xml:space="preserve"> itself, we need to find a way to decide the whether the expressions given in the #</w:t>
      </w:r>
      <w:r w:rsidRPr="00D822A3">
        <w:rPr>
          <w:rStyle w:val="CodeInText"/>
          <w:lang w:val="en-GB"/>
        </w:rPr>
        <w:t>if</w:t>
      </w:r>
      <w:r w:rsidRPr="00D822A3">
        <w:rPr>
          <w:lang w:val="en-GB"/>
        </w:rPr>
        <w:t xml:space="preserve"> or #</w:t>
      </w:r>
      <w:proofErr w:type="spellStart"/>
      <w:r w:rsidRPr="00D822A3">
        <w:rPr>
          <w:rStyle w:val="CodeInText"/>
          <w:lang w:val="en-GB"/>
        </w:rPr>
        <w:t>elif</w:t>
      </w:r>
      <w:proofErr w:type="spellEnd"/>
      <w:r w:rsidRPr="00D822A3">
        <w:rPr>
          <w:lang w:val="en-GB"/>
        </w:rPr>
        <w:t xml:space="preserve"> directives equals zero. </w:t>
      </w:r>
      <w:r>
        <w:rPr>
          <w:lang w:val="en-GB"/>
        </w:rPr>
        <w:t xml:space="preserve">For that we need the expression </w:t>
      </w:r>
      <w:r w:rsidR="007C4A54">
        <w:rPr>
          <w:lang w:val="en-GB"/>
        </w:rPr>
        <w:t>parser</w:t>
      </w:r>
      <w:r>
        <w:rPr>
          <w:lang w:val="en-GB"/>
        </w:rPr>
        <w:t>, which can be</w:t>
      </w:r>
      <w:r w:rsidR="001321E7">
        <w:rPr>
          <w:lang w:val="en-GB"/>
        </w:rPr>
        <w:t xml:space="preserve"> viewed as a smaller version of the </w:t>
      </w:r>
      <w:r w:rsidR="001F160A">
        <w:rPr>
          <w:lang w:val="en-GB"/>
        </w:rPr>
        <w:t xml:space="preserve">main parser of Chapter </w:t>
      </w:r>
      <w:r w:rsidR="001F160A">
        <w:rPr>
          <w:lang w:val="en-GB"/>
        </w:rPr>
        <w:fldChar w:fldCharType="begin"/>
      </w:r>
      <w:r w:rsidR="001F160A">
        <w:rPr>
          <w:lang w:val="en-GB"/>
        </w:rPr>
        <w:instrText xml:space="preserve"> REF _Ref54783705 \r \h </w:instrText>
      </w:r>
      <w:r w:rsidR="001F160A">
        <w:rPr>
          <w:lang w:val="en-GB"/>
        </w:rPr>
      </w:r>
      <w:r w:rsidR="001F160A">
        <w:rPr>
          <w:lang w:val="en-GB"/>
        </w:rPr>
        <w:fldChar w:fldCharType="separate"/>
      </w:r>
      <w:r w:rsidR="005F7BC3">
        <w:rPr>
          <w:lang w:val="en-GB"/>
        </w:rPr>
        <w:t>3</w:t>
      </w:r>
      <w:r w:rsidR="001F160A">
        <w:rPr>
          <w:lang w:val="en-GB"/>
        </w:rPr>
        <w:fldChar w:fldCharType="end"/>
      </w:r>
      <w:r w:rsidR="001F160A">
        <w:rPr>
          <w:lang w:val="en-GB"/>
        </w:rPr>
        <w:t>.</w:t>
      </w:r>
      <w:r>
        <w:rPr>
          <w:lang w:val="en-GB"/>
        </w:rPr>
        <w:t xml:space="preserve"> We </w:t>
      </w:r>
      <w:proofErr w:type="gramStart"/>
      <w:r>
        <w:rPr>
          <w:lang w:val="en-GB"/>
        </w:rPr>
        <w:t>look into</w:t>
      </w:r>
      <w:proofErr w:type="gramEnd"/>
      <w:r>
        <w:rPr>
          <w:lang w:val="en-GB"/>
        </w:rPr>
        <w:t xml:space="preserve"> the grammar, scanner, and parser.</w:t>
      </w:r>
    </w:p>
    <w:p w14:paraId="176A4CB8" w14:textId="77777777" w:rsidR="005B1C6D" w:rsidRPr="00D822A3" w:rsidRDefault="005B1C6D" w:rsidP="005B1C6D">
      <w:pPr>
        <w:pStyle w:val="Rubrik3"/>
        <w:rPr>
          <w:lang w:val="en-GB"/>
        </w:rPr>
      </w:pPr>
      <w:bookmarkStart w:id="487" w:name="_Toc54625173"/>
      <w:r w:rsidRPr="00D822A3">
        <w:rPr>
          <w:lang w:val="en-GB"/>
        </w:rPr>
        <w:t>The Grammar</w:t>
      </w:r>
      <w:bookmarkEnd w:id="487"/>
    </w:p>
    <w:p w14:paraId="640DDAFA" w14:textId="1828C7F3" w:rsidR="005B1C6D" w:rsidRPr="00D822A3" w:rsidRDefault="005B1C6D" w:rsidP="005B1C6D">
      <w:pPr>
        <w:rPr>
          <w:lang w:val="en-GB"/>
        </w:rPr>
      </w:pPr>
      <w:r w:rsidRPr="00D822A3">
        <w:rPr>
          <w:lang w:val="en-GB"/>
        </w:rPr>
        <w:t xml:space="preserve">The grammar of an expression </w:t>
      </w:r>
      <w:r w:rsidR="005F4FD6">
        <w:rPr>
          <w:lang w:val="en-GB"/>
        </w:rPr>
        <w:t xml:space="preserve">parser </w:t>
      </w:r>
      <w:r w:rsidRPr="00D822A3">
        <w:rPr>
          <w:lang w:val="en-GB"/>
        </w:rPr>
        <w:t>follows below.</w:t>
      </w:r>
      <w:r w:rsidR="00520C76">
        <w:rPr>
          <w:lang w:val="en-GB"/>
        </w:rPr>
        <w:t xml:space="preserve"> Similar to the expression part of the main parser of Chapter  </w:t>
      </w:r>
      <w:r w:rsidR="00520C76">
        <w:rPr>
          <w:lang w:val="en-GB"/>
        </w:rPr>
        <w:fldChar w:fldCharType="begin"/>
      </w:r>
      <w:r w:rsidR="00520C76">
        <w:rPr>
          <w:lang w:val="en-GB"/>
        </w:rPr>
        <w:instrText xml:space="preserve"> REF _Ref54783705 \r \h </w:instrText>
      </w:r>
      <w:r w:rsidR="00520C76">
        <w:rPr>
          <w:lang w:val="en-GB"/>
        </w:rPr>
      </w:r>
      <w:r w:rsidR="00520C76">
        <w:rPr>
          <w:lang w:val="en-GB"/>
        </w:rPr>
        <w:fldChar w:fldCharType="separate"/>
      </w:r>
      <w:r w:rsidR="005F7BC3">
        <w:rPr>
          <w:lang w:val="en-GB"/>
        </w:rPr>
        <w:t>3</w:t>
      </w:r>
      <w:r w:rsidR="00520C76">
        <w:rPr>
          <w:lang w:val="en-GB"/>
        </w:rPr>
        <w:fldChar w:fldCharType="end"/>
      </w:r>
      <w:r w:rsidR="00520C76">
        <w:rPr>
          <w:lang w:val="en-GB"/>
        </w:rPr>
        <w:t>, we add a new grammar rule for each precedence level.</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2B9B2BE0" w:rsidR="005B1C6D" w:rsidRPr="00D822A3" w:rsidRDefault="005B1C6D" w:rsidP="005B1C6D">
      <w:pPr>
        <w:pStyle w:val="Code"/>
        <w:rPr>
          <w:lang w:val="en-GB"/>
        </w:rPr>
      </w:pPr>
      <w:r w:rsidRPr="00D822A3">
        <w:rPr>
          <w:lang w:val="en-GB"/>
        </w:rPr>
        <w:t xml:space="preserve">    </w:t>
      </w:r>
      <w:r w:rsidR="00FC270F">
        <w:rPr>
          <w:lang w:val="en-GB"/>
        </w:rPr>
        <w:t>Bitwise_or_expression</w:t>
      </w:r>
    </w:p>
    <w:p w14:paraId="67888068" w14:textId="79AE1BC2"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w:t>
      </w:r>
      <w:r w:rsidR="00FC270F">
        <w:rPr>
          <w:lang w:val="en-GB"/>
        </w:rPr>
        <w:t>bitwise_or_expression</w:t>
      </w:r>
    </w:p>
    <w:p w14:paraId="7AB30BA4" w14:textId="77777777" w:rsidR="005B1C6D" w:rsidRPr="00D822A3" w:rsidRDefault="005B1C6D" w:rsidP="005B1C6D">
      <w:pPr>
        <w:pStyle w:val="Code"/>
        <w:rPr>
          <w:lang w:val="en-GB"/>
        </w:rPr>
      </w:pPr>
    </w:p>
    <w:p w14:paraId="41D28811" w14:textId="6F986F25" w:rsidR="005B1C6D" w:rsidRPr="00D822A3" w:rsidRDefault="00FC270F" w:rsidP="005B1C6D">
      <w:pPr>
        <w:pStyle w:val="Code"/>
        <w:rPr>
          <w:lang w:val="en-GB"/>
        </w:rPr>
      </w:pPr>
      <w:r>
        <w:rPr>
          <w:lang w:val="en-GB"/>
        </w:rPr>
        <w:t>bitwise_or_expression</w:t>
      </w:r>
      <w:r w:rsidR="005B1C6D" w:rsidRPr="00D822A3">
        <w:rPr>
          <w:lang w:val="en-GB"/>
        </w:rPr>
        <w:t xml:space="preserve">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2BE10935" w:rsidR="005B1C6D" w:rsidRPr="00D822A3" w:rsidRDefault="005B1C6D" w:rsidP="005B1C6D">
      <w:pPr>
        <w:pStyle w:val="Code"/>
        <w:rPr>
          <w:lang w:val="en-GB"/>
        </w:rPr>
      </w:pPr>
      <w:r w:rsidRPr="00D822A3">
        <w:rPr>
          <w:lang w:val="en-GB"/>
        </w:rPr>
        <w:t xml:space="preserve">  | </w:t>
      </w:r>
      <w:r w:rsidR="00FC270F">
        <w:rPr>
          <w:lang w:val="en-GB"/>
        </w:rPr>
        <w:t>bitwise_or_expression</w:t>
      </w:r>
      <w:r w:rsidRPr="00D822A3">
        <w:rPr>
          <w:lang w:val="en-GB"/>
        </w:rPr>
        <w:t xml:space="preserve">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8" w:name="_Toc54625174"/>
      <w:r w:rsidRPr="00D822A3">
        <w:rPr>
          <w:lang w:val="en-GB"/>
        </w:rPr>
        <w:t>The Parser</w:t>
      </w:r>
      <w:bookmarkEnd w:id="488"/>
    </w:p>
    <w:p w14:paraId="1306B22E" w14:textId="6A3FAB16" w:rsidR="005B1C6D" w:rsidRPr="00D822A3" w:rsidRDefault="005B1C6D" w:rsidP="005B1C6D">
      <w:pPr>
        <w:rPr>
          <w:lang w:val="en-GB"/>
        </w:rPr>
      </w:pPr>
      <w:r w:rsidRPr="00D822A3">
        <w:rPr>
          <w:lang w:val="en-GB"/>
        </w:rPr>
        <w:t xml:space="preserve">The </w:t>
      </w:r>
      <w:r w:rsidR="00CA196F">
        <w:rPr>
          <w:lang w:val="en-GB"/>
        </w:rPr>
        <w:t>result of the parser is an integer value, floating</w:t>
      </w:r>
      <w:r w:rsidRPr="00D822A3">
        <w:rPr>
          <w:lang w:val="en-GB"/>
        </w:rPr>
        <w:t xml:space="preserve"> values are not used by the </w:t>
      </w:r>
      <w:proofErr w:type="spellStart"/>
      <w:r w:rsidRPr="00D822A3">
        <w:rPr>
          <w:lang w:val="en-GB"/>
        </w:rPr>
        <w:t>preprocessor</w:t>
      </w:r>
      <w:proofErr w:type="spellEnd"/>
      <w:r w:rsidR="00CA196F">
        <w:rPr>
          <w:lang w:val="en-GB"/>
        </w:rPr>
        <w:t>.</w:t>
      </w:r>
    </w:p>
    <w:p w14:paraId="02EE4F27" w14:textId="77777777" w:rsidR="005B1C6D" w:rsidRPr="00D822A3" w:rsidRDefault="005B1C6D" w:rsidP="005B1C6D">
      <w:pPr>
        <w:pStyle w:val="CodeHeader"/>
        <w:rPr>
          <w:lang w:val="en-GB"/>
        </w:rPr>
      </w:pPr>
      <w:proofErr w:type="spellStart"/>
      <w:r w:rsidRPr="00D822A3">
        <w:rPr>
          <w:lang w:val="en-GB"/>
        </w:rPr>
        <w:t>ExpressionParser.gppg</w:t>
      </w:r>
      <w:proofErr w:type="spellEnd"/>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BE36196" w14:textId="77777777" w:rsidR="00CA196F" w:rsidRDefault="005B1C6D" w:rsidP="005B1C6D">
      <w:pPr>
        <w:pStyle w:val="Code"/>
        <w:rPr>
          <w:highlight w:val="white"/>
          <w:lang w:val="en-GB"/>
        </w:rPr>
      </w:pPr>
      <w:r w:rsidRPr="00D822A3">
        <w:rPr>
          <w:highlight w:val="white"/>
          <w:lang w:val="en-GB"/>
        </w:rPr>
        <w:t xml:space="preserve">       QUESTION_MARK COLON LEFT_PARENTHESIS RIGHT_PARENTHESIS LOGICAL_OR</w:t>
      </w:r>
    </w:p>
    <w:p w14:paraId="705B5CDD" w14:textId="77777777" w:rsidR="00CA196F"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LOGICAL_AND</w:t>
      </w:r>
      <w:r>
        <w:rPr>
          <w:highlight w:val="white"/>
          <w:lang w:val="en-GB"/>
        </w:rPr>
        <w:t xml:space="preserve"> </w:t>
      </w:r>
      <w:r w:rsidR="005B1C6D" w:rsidRPr="00D822A3">
        <w:rPr>
          <w:highlight w:val="white"/>
          <w:lang w:val="en-GB"/>
        </w:rPr>
        <w:t>LOGICAL_NOT BITWISE_XOR BITWISE_OR BITWISE_AND BITWISE_NOT</w:t>
      </w:r>
    </w:p>
    <w:p w14:paraId="508E6B2A" w14:textId="3C096EFD" w:rsidR="005B1C6D" w:rsidRPr="00D822A3"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lastRenderedPageBreak/>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0AB5E065" w:rsidR="005B1C6D" w:rsidRPr="00D822A3" w:rsidRDefault="005B1C6D" w:rsidP="005B1C6D">
      <w:pPr>
        <w:pStyle w:val="Code"/>
        <w:rPr>
          <w:highlight w:val="white"/>
          <w:lang w:val="en-GB"/>
        </w:rPr>
      </w:pPr>
      <w:r w:rsidRPr="00D822A3">
        <w:rPr>
          <w:highlight w:val="white"/>
          <w:lang w:val="en-GB"/>
        </w:rPr>
        <w:t xml:space="preserve">                      logical_and_expression </w:t>
      </w:r>
      <w:r w:rsidR="00FC270F">
        <w:rPr>
          <w:highlight w:val="white"/>
          <w:lang w:val="en-GB"/>
        </w:rPr>
        <w:t>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4453AB57" w:rsidR="005B1C6D" w:rsidRPr="00D822A3" w:rsidRDefault="00345CCF" w:rsidP="00345CCF">
      <w:pPr>
        <w:rPr>
          <w:highlight w:val="white"/>
          <w:lang w:val="en-GB"/>
        </w:rPr>
      </w:pPr>
      <w:r>
        <w:rPr>
          <w:highlight w:val="white"/>
          <w:lang w:val="en-GB"/>
        </w:rPr>
        <w:t xml:space="preserve">The result of the parsing is placed in the </w:t>
      </w:r>
      <w:r w:rsidRPr="00345CCF">
        <w:rPr>
          <w:rStyle w:val="KeyWord0"/>
          <w:highlight w:val="white"/>
        </w:rPr>
        <w:t>PreProcessorResult</w:t>
      </w:r>
      <w:r>
        <w:rPr>
          <w:highlight w:val="white"/>
          <w:lang w:val="en-GB"/>
        </w:rPr>
        <w:t xml:space="preserve"> of the </w:t>
      </w:r>
      <w:r w:rsidRPr="00345CCF">
        <w:rPr>
          <w:rStyle w:val="KeyWord0"/>
          <w:highlight w:val="white"/>
        </w:rPr>
        <w:t>Preprocessor</w:t>
      </w:r>
      <w:r>
        <w:rPr>
          <w:highlight w:val="white"/>
          <w:lang w:val="en-GB"/>
        </w:rPr>
        <w:t xml:space="preserve"> class. The </w:t>
      </w:r>
      <w:r w:rsidR="00246C4C">
        <w:rPr>
          <w:highlight w:val="white"/>
          <w:lang w:val="en-GB"/>
        </w:rPr>
        <w:t xml:space="preserve">return value of the </w:t>
      </w:r>
      <w:r>
        <w:rPr>
          <w:highlight w:val="white"/>
          <w:lang w:val="en-GB"/>
        </w:rPr>
        <w:t xml:space="preserve">parser </w:t>
      </w:r>
      <w:r w:rsidR="00246C4C">
        <w:rPr>
          <w:highlight w:val="white"/>
          <w:lang w:val="en-GB"/>
        </w:rPr>
        <w:t xml:space="preserve">is </w:t>
      </w:r>
      <w:r>
        <w:rPr>
          <w:highlight w:val="white"/>
          <w:lang w:val="en-GB"/>
        </w:rPr>
        <w:t>a Boolean value representing whether the expression complied with the grammar.</w:t>
      </w: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EF67364" w:rsidR="005B1C6D" w:rsidRPr="00D822A3" w:rsidRDefault="00B47EA9" w:rsidP="00B47EA9">
      <w:pPr>
        <w:rPr>
          <w:highlight w:val="white"/>
          <w:lang w:val="en-GB"/>
        </w:rPr>
      </w:pPr>
      <w:r>
        <w:rPr>
          <w:highlight w:val="white"/>
          <w:lang w:val="en-GB"/>
        </w:rPr>
        <w:t xml:space="preserve">The </w:t>
      </w:r>
      <w:r w:rsidRPr="00B47EA9">
        <w:rPr>
          <w:rStyle w:val="KeyWord0"/>
          <w:highlight w:val="white"/>
        </w:rPr>
        <w:t>logical_or_expression</w:t>
      </w:r>
      <w:r>
        <w:rPr>
          <w:highlight w:val="white"/>
          <w:lang w:val="en-GB"/>
        </w:rPr>
        <w:t xml:space="preserve"> and </w:t>
      </w:r>
      <w:r w:rsidRPr="00B47EA9">
        <w:rPr>
          <w:rStyle w:val="KeyWord0"/>
          <w:highlight w:val="white"/>
        </w:rPr>
        <w:t>logical_and_expression</w:t>
      </w:r>
      <w:r>
        <w:rPr>
          <w:highlight w:val="white"/>
          <w:lang w:val="en-GB"/>
        </w:rPr>
        <w:t xml:space="preserve"> return one or zero</w:t>
      </w: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677C8622" w:rsidR="005B1C6D" w:rsidRPr="00D822A3" w:rsidRDefault="005B1C6D" w:rsidP="005B1C6D">
      <w:pPr>
        <w:pStyle w:val="Code"/>
        <w:rPr>
          <w:highlight w:val="white"/>
          <w:lang w:val="en-GB"/>
        </w:rPr>
      </w:pPr>
      <w:r w:rsidRPr="00D822A3">
        <w:rPr>
          <w:highlight w:val="white"/>
          <w:lang w:val="en-GB"/>
        </w:rPr>
        <w:t xml:space="preserve">    </w:t>
      </w:r>
      <w:r w:rsidR="00FC270F">
        <w:rPr>
          <w:highlight w:val="white"/>
          <w:lang w:val="en-GB"/>
        </w:rPr>
        <w:t>bitwise_or_expression</w:t>
      </w:r>
      <w:r w:rsidRPr="00D822A3">
        <w:rPr>
          <w:highlight w:val="white"/>
          <w:lang w:val="en-GB"/>
        </w:rPr>
        <w:t xml:space="preserve">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46B0AD05" w:rsidR="005B1C6D" w:rsidRPr="00D822A3" w:rsidRDefault="005B1C6D" w:rsidP="005B1C6D">
      <w:pPr>
        <w:pStyle w:val="Code"/>
        <w:rPr>
          <w:highlight w:val="white"/>
          <w:lang w:val="en-GB"/>
        </w:rPr>
      </w:pPr>
      <w:r w:rsidRPr="00D822A3">
        <w:rPr>
          <w:highlight w:val="white"/>
          <w:lang w:val="en-GB"/>
        </w:rPr>
        <w:t xml:space="preserve">  | bitwise_and_expression LOGICAL_AND </w:t>
      </w:r>
      <w:r w:rsidR="00FC270F">
        <w:rPr>
          <w:highlight w:val="white"/>
          <w:lang w:val="en-GB"/>
        </w:rPr>
        <w:t>bitwise_or_expression</w:t>
      </w:r>
      <w:r w:rsidRPr="00D822A3">
        <w:rPr>
          <w:highlight w:val="white"/>
          <w:lang w:val="en-GB"/>
        </w:rPr>
        <w:t xml:space="preserve">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948912A" w:rsidR="005B1C6D" w:rsidRPr="00D822A3" w:rsidRDefault="00FC270F" w:rsidP="005B1C6D">
      <w:pPr>
        <w:pStyle w:val="Code"/>
        <w:rPr>
          <w:highlight w:val="white"/>
          <w:lang w:val="en-GB"/>
        </w:rPr>
      </w:pPr>
      <w:r>
        <w:rPr>
          <w:highlight w:val="white"/>
          <w:lang w:val="en-GB"/>
        </w:rPr>
        <w:t>bitwise_or_expression</w:t>
      </w:r>
      <w:r w:rsidR="005B1C6D" w:rsidRPr="00D822A3">
        <w:rPr>
          <w:highlight w:val="white"/>
          <w:lang w:val="en-GB"/>
        </w:rPr>
        <w:t>:</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470DD4CA" w:rsidR="005B1C6D" w:rsidRPr="00D822A3" w:rsidRDefault="005B1C6D" w:rsidP="005B1C6D">
      <w:pPr>
        <w:pStyle w:val="Code"/>
        <w:rPr>
          <w:highlight w:val="white"/>
          <w:lang w:val="en-GB"/>
        </w:rPr>
      </w:pPr>
      <w:r w:rsidRPr="00D822A3">
        <w:rPr>
          <w:highlight w:val="white"/>
          <w:lang w:val="en-GB"/>
        </w:rPr>
        <w:t xml:space="preserve">  | </w:t>
      </w:r>
      <w:r w:rsidR="00FC270F">
        <w:rPr>
          <w:highlight w:val="white"/>
          <w:lang w:val="en-GB"/>
        </w:rPr>
        <w:t>bitwise_or_expression</w:t>
      </w:r>
      <w:r w:rsidRPr="00D822A3">
        <w:rPr>
          <w:highlight w:val="white"/>
          <w:lang w:val="en-GB"/>
        </w:rPr>
        <w:t xml:space="preserve">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lastRenderedPageBreak/>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 xml:space="preserve">An expression </w:t>
      </w:r>
      <w:proofErr w:type="gramStart"/>
      <w:r w:rsidRPr="00D822A3">
        <w:rPr>
          <w:lang w:val="en-GB"/>
        </w:rPr>
        <w:t>is considered to be</w:t>
      </w:r>
      <w:proofErr w:type="gramEnd"/>
      <w:r w:rsidRPr="00D822A3">
        <w:rPr>
          <w:lang w:val="en-GB"/>
        </w:rPr>
        <w:t xml:space="preserv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9" w:name="_Ref418278877"/>
      <w:proofErr w:type="spellStart"/>
      <w:r w:rsidRPr="00D822A3">
        <w:rPr>
          <w:lang w:val="en-GB"/>
        </w:rPr>
        <w:t>ExpressionParser.gppg</w:t>
      </w:r>
      <w:proofErr w:type="spellEnd"/>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90" w:name="_Toc54625175"/>
      <w:r w:rsidRPr="00D822A3">
        <w:rPr>
          <w:lang w:val="en-GB"/>
        </w:rPr>
        <w:t>The Scanner</w:t>
      </w:r>
      <w:bookmarkEnd w:id="489"/>
      <w:bookmarkEnd w:id="490"/>
    </w:p>
    <w:p w14:paraId="3C52097C" w14:textId="553563A4"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proofErr w:type="spellStart"/>
      <w:r w:rsidRPr="00D822A3">
        <w:rPr>
          <w:lang w:val="en-GB"/>
        </w:rPr>
        <w:t>ExpressionScanner.gplex</w:t>
      </w:r>
      <w:proofErr w:type="spellEnd"/>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lastRenderedPageBreak/>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3FF380D" w:rsidR="005B1C6D" w:rsidRPr="00D822A3" w:rsidRDefault="005B1C6D" w:rsidP="005B1C6D">
      <w:pPr>
        <w:pStyle w:val="Rubrik2"/>
        <w:rPr>
          <w:lang w:val="en-GB"/>
        </w:rPr>
      </w:pPr>
      <w:bookmarkStart w:id="491" w:name="_Toc54625176"/>
      <w:r w:rsidRPr="00D822A3">
        <w:rPr>
          <w:lang w:val="en-GB"/>
        </w:rPr>
        <w:t xml:space="preserve">The </w:t>
      </w:r>
      <w:proofErr w:type="spellStart"/>
      <w:r w:rsidRPr="00D822A3">
        <w:rPr>
          <w:lang w:val="en-GB"/>
        </w:rPr>
        <w:t>Pre</w:t>
      </w:r>
      <w:r w:rsidR="00921465" w:rsidRPr="00D822A3">
        <w:rPr>
          <w:lang w:val="en-GB"/>
        </w:rPr>
        <w:t>processor</w:t>
      </w:r>
      <w:proofErr w:type="spellEnd"/>
      <w:r w:rsidR="00921465" w:rsidRPr="00D822A3">
        <w:rPr>
          <w:lang w:val="en-GB"/>
        </w:rPr>
        <w:t xml:space="preserve"> </w:t>
      </w:r>
      <w:r w:rsidR="007C4A54">
        <w:rPr>
          <w:lang w:val="en-GB"/>
        </w:rPr>
        <w:t xml:space="preserve">Scanner and </w:t>
      </w:r>
      <w:r w:rsidRPr="00D822A3">
        <w:rPr>
          <w:lang w:val="en-GB"/>
        </w:rPr>
        <w:t>Parser</w:t>
      </w:r>
      <w:bookmarkEnd w:id="491"/>
    </w:p>
    <w:p w14:paraId="2AE043DB" w14:textId="391F467B" w:rsidR="00921465" w:rsidRPr="00D822A3" w:rsidRDefault="00921465" w:rsidP="00921465">
      <w:pPr>
        <w:rPr>
          <w:lang w:val="en-GB"/>
        </w:rPr>
      </w:pPr>
      <w:r w:rsidRPr="00D822A3">
        <w:rPr>
          <w:lang w:val="en-GB"/>
        </w:rPr>
        <w:t xml:space="preserve">There is </w:t>
      </w:r>
      <w:proofErr w:type="gramStart"/>
      <w:r w:rsidRPr="00D822A3">
        <w:rPr>
          <w:lang w:val="en-GB"/>
        </w:rPr>
        <w:t>actually a</w:t>
      </w:r>
      <w:proofErr w:type="gramEnd"/>
      <w:r w:rsidRPr="00D822A3">
        <w:rPr>
          <w:lang w:val="en-GB"/>
        </w:rPr>
        <w:t xml:space="preserve">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 xml:space="preserve">source code. The parser is </w:t>
      </w:r>
      <w:proofErr w:type="gramStart"/>
      <w:r w:rsidR="00AC6AA7" w:rsidRPr="00D822A3">
        <w:rPr>
          <w:lang w:val="en-GB"/>
        </w:rPr>
        <w:t>very simple</w:t>
      </w:r>
      <w:proofErr w:type="gramEnd"/>
      <w:r w:rsidR="00AC6AA7" w:rsidRPr="00D822A3">
        <w:rPr>
          <w:lang w:val="en-GB"/>
        </w:rPr>
        <w:t>. Its only task is to define a set of terminals.</w:t>
      </w:r>
    </w:p>
    <w:p w14:paraId="1F96E4F3" w14:textId="77777777" w:rsidR="005B1C6D" w:rsidRPr="00D822A3" w:rsidRDefault="005B1C6D" w:rsidP="005B1C6D">
      <w:pPr>
        <w:pStyle w:val="CodeHeader"/>
        <w:rPr>
          <w:lang w:val="en-GB"/>
        </w:rPr>
      </w:pPr>
      <w:proofErr w:type="spellStart"/>
      <w:r w:rsidRPr="00D822A3">
        <w:rPr>
          <w:lang w:val="en-GB"/>
        </w:rPr>
        <w:lastRenderedPageBreak/>
        <w:t>PreParser.gppg</w:t>
      </w:r>
      <w:proofErr w:type="spellEnd"/>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378884A4"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5F7BC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w:t>
      </w:r>
      <w:proofErr w:type="spellStart"/>
      <w:r w:rsidR="00E92966" w:rsidRPr="00D822A3">
        <w:rPr>
          <w:lang w:val="en-GB"/>
        </w:rPr>
        <w:t>preprocessor</w:t>
      </w:r>
      <w:proofErr w:type="spellEnd"/>
      <w:r w:rsidR="00E92966" w:rsidRPr="00D822A3">
        <w:rPr>
          <w:lang w:val="en-GB"/>
        </w:rPr>
        <w:t xml:space="preserve">. The idea is that we divide the </w:t>
      </w:r>
    </w:p>
    <w:p w14:paraId="53305911" w14:textId="77777777" w:rsidR="005B1C6D" w:rsidRPr="00D822A3" w:rsidRDefault="005B1C6D" w:rsidP="005B1C6D">
      <w:pPr>
        <w:pStyle w:val="CodeHeader"/>
        <w:rPr>
          <w:lang w:val="en-GB"/>
        </w:rPr>
      </w:pPr>
      <w:proofErr w:type="spellStart"/>
      <w:r w:rsidRPr="00D822A3">
        <w:rPr>
          <w:lang w:val="en-GB"/>
        </w:rPr>
        <w:t>PreScanner.gplex</w:t>
      </w:r>
      <w:proofErr w:type="spellEnd"/>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lastRenderedPageBreak/>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w:t>
      </w:r>
      <w:proofErr w:type="spellStart"/>
      <w:r>
        <w:rPr>
          <w:lang w:val="en-GB"/>
        </w:rPr>
        <w:t>preprocessor</w:t>
      </w:r>
      <w:proofErr w:type="spellEnd"/>
      <w:r>
        <w:rPr>
          <w:lang w:val="en-GB"/>
        </w:rPr>
        <w:t xml:space="preserve">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lastRenderedPageBreak/>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proofErr w:type="spellStart"/>
      <w:r>
        <w:rPr>
          <w:lang w:val="en-GB"/>
        </w:rPr>
        <w:t>IfElseChain.cs</w:t>
      </w:r>
      <w:proofErr w:type="spellEnd"/>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92" w:name="_Toc54625177"/>
      <w:r w:rsidRPr="00D822A3">
        <w:rPr>
          <w:lang w:val="en-GB"/>
        </w:rPr>
        <w:t xml:space="preserve">The </w:t>
      </w:r>
      <w:proofErr w:type="spellStart"/>
      <w:r w:rsidRPr="00D822A3">
        <w:rPr>
          <w:lang w:val="en-GB"/>
        </w:rPr>
        <w:t>Preprocessor</w:t>
      </w:r>
      <w:bookmarkEnd w:id="492"/>
      <w:proofErr w:type="spellEnd"/>
    </w:p>
    <w:p w14:paraId="522F4117" w14:textId="77777777" w:rsidR="005B678D" w:rsidRPr="00D822A3" w:rsidRDefault="005B678D" w:rsidP="005B678D">
      <w:pPr>
        <w:rPr>
          <w:lang w:val="en-GB"/>
        </w:rPr>
      </w:pPr>
      <w:r w:rsidRPr="00D822A3">
        <w:rPr>
          <w:lang w:val="en-GB"/>
        </w:rPr>
        <w:t xml:space="preserve">The </w:t>
      </w:r>
      <w:proofErr w:type="spellStart"/>
      <w:r w:rsidRPr="00D822A3">
        <w:rPr>
          <w:lang w:val="en-GB"/>
        </w:rPr>
        <w:t>preprocessor</w:t>
      </w:r>
      <w:proofErr w:type="spellEnd"/>
      <w:r w:rsidRPr="00D822A3">
        <w:rPr>
          <w:lang w:val="en-GB"/>
        </w:rPr>
        <w:t xml:space="preserve"> has several tasks:</w:t>
      </w:r>
    </w:p>
    <w:p w14:paraId="79E0F3C2" w14:textId="36DAF6CF"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modern equivalents.</w:t>
      </w:r>
    </w:p>
    <w:p w14:paraId="45F4429A" w14:textId="496980C5"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xml:space="preserve">. </w:t>
      </w:r>
      <w:r w:rsidR="00E361F4">
        <w:rPr>
          <w:lang w:val="en-GB"/>
        </w:rPr>
        <w:t xml:space="preserve">The </w:t>
      </w:r>
      <w:r w:rsidR="00E361F4" w:rsidRPr="00D822A3">
        <w:rPr>
          <w:lang w:val="en-GB"/>
        </w:rPr>
        <w:t>line comment</w:t>
      </w:r>
      <w:r w:rsidR="00E361F4">
        <w:rPr>
          <w:lang w:val="en-GB"/>
        </w:rPr>
        <w:t>s are removed, and e</w:t>
      </w:r>
      <w:r w:rsidRPr="00D822A3">
        <w:rPr>
          <w:lang w:val="en-GB"/>
        </w:rPr>
        <w:t xml:space="preserve">ach block comment is replaced by </w:t>
      </w:r>
      <w:r w:rsidR="00E361F4">
        <w:rPr>
          <w:lang w:val="en-GB"/>
        </w:rPr>
        <w:t xml:space="preserve">a </w:t>
      </w:r>
      <w:r w:rsidRPr="00D822A3">
        <w:rPr>
          <w:lang w:val="en-GB"/>
        </w:rPr>
        <w:t>blank character.</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t>Include files</w:t>
      </w:r>
      <w:r w:rsidRPr="00D822A3">
        <w:rPr>
          <w:lang w:val="en-GB"/>
        </w:rPr>
        <w:t xml:space="preserve">. The system </w:t>
      </w:r>
      <w:proofErr w:type="gramStart"/>
      <w:r w:rsidRPr="00D822A3">
        <w:rPr>
          <w:lang w:val="en-GB"/>
        </w:rPr>
        <w:t>include</w:t>
      </w:r>
      <w:proofErr w:type="gramEnd"/>
      <w:r w:rsidRPr="00D822A3">
        <w:rPr>
          <w:lang w:val="en-GB"/>
        </w:rPr>
        <w:t xml:space="preserv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and #</w:t>
      </w:r>
      <w:r w:rsidRPr="00D822A3">
        <w:rPr>
          <w:rStyle w:val="CodeInText"/>
          <w:lang w:val="en-GB"/>
        </w:rPr>
        <w:t>endif</w:t>
      </w:r>
      <w:r w:rsidRPr="00D822A3">
        <w:rPr>
          <w:lang w:val="en-GB"/>
        </w:rPr>
        <w:t xml:space="preserve"> directives are processed.</w:t>
      </w:r>
    </w:p>
    <w:p w14:paraId="736FBA4D" w14:textId="2ACAEDAF"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The source code is traversed</w:t>
      </w:r>
      <w:r w:rsidR="007C4A54">
        <w:rPr>
          <w:lang w:val="en-GB"/>
        </w:rPr>
        <w:t>,</w:t>
      </w:r>
      <w:r w:rsidRPr="00D822A3">
        <w:rPr>
          <w:lang w:val="en-GB"/>
        </w:rPr>
        <w:t xml:space="preserve"> and each macro is expanded. Since the contents of each character and string constant has been translated into slash codes</w:t>
      </w:r>
      <w:r w:rsidR="007C4A54">
        <w:rPr>
          <w:lang w:val="en-GB"/>
        </w:rPr>
        <w:t>,</w:t>
      </w:r>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w:t>
      </w:r>
      <w:proofErr w:type="spellStart"/>
      <w:r w:rsidRPr="00D822A3">
        <w:rPr>
          <w:lang w:val="en-GB"/>
        </w:rPr>
        <w:t>ef</w:t>
      </w:r>
      <w:proofErr w:type="spellEnd"/>
      <w:r w:rsidRPr="00D822A3">
        <w:rPr>
          <w:lang w:val="en-GB"/>
        </w:rPr>
        <w:t>" is concatenated into "</w:t>
      </w:r>
      <w:proofErr w:type="spellStart"/>
      <w:r w:rsidRPr="00D822A3">
        <w:rPr>
          <w:lang w:val="en-GB"/>
        </w:rPr>
        <w:t>abcded</w:t>
      </w:r>
      <w:proofErr w:type="spellEnd"/>
      <w:r w:rsidRPr="00D822A3">
        <w:rPr>
          <w:lang w:val="en-GB"/>
        </w:rPr>
        <w:t>".</w:t>
      </w:r>
    </w:p>
    <w:p w14:paraId="7C623DA5" w14:textId="77777777" w:rsidR="005B678D" w:rsidRPr="00D822A3" w:rsidRDefault="005B678D" w:rsidP="005B678D">
      <w:pPr>
        <w:rPr>
          <w:lang w:val="en-GB"/>
        </w:rPr>
      </w:pPr>
      <w:r w:rsidRPr="00D822A3">
        <w:rPr>
          <w:lang w:val="en-GB"/>
        </w:rPr>
        <w:lastRenderedPageBreak/>
        <w:t xml:space="preserve">The first phase of the </w:t>
      </w:r>
      <w:proofErr w:type="spellStart"/>
      <w:r w:rsidRPr="00D822A3">
        <w:rPr>
          <w:lang w:val="en-GB"/>
        </w:rPr>
        <w:t>preprocessor</w:t>
      </w:r>
      <w:proofErr w:type="spellEnd"/>
      <w:r w:rsidRPr="00D822A3">
        <w:rPr>
          <w:lang w:val="en-GB"/>
        </w:rPr>
        <w:t xml:space="preserve">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w:t>
      </w:r>
      <w:proofErr w:type="spellStart"/>
      <w:r w:rsidRPr="00D822A3">
        <w:rPr>
          <w:lang w:val="en-GB"/>
        </w:rPr>
        <w:t>preprocessor</w:t>
      </w:r>
      <w:proofErr w:type="spellEnd"/>
      <w:r w:rsidRPr="00D822A3">
        <w:rPr>
          <w:lang w:val="en-GB"/>
        </w:rPr>
        <w:t xml:space="preserve"> directive is evaluated and every line is search for macros to expand.</w:t>
      </w:r>
    </w:p>
    <w:p w14:paraId="37B60ADF" w14:textId="1652A2F0" w:rsidR="005B1C6D" w:rsidRPr="00D822A3" w:rsidRDefault="005B1C6D" w:rsidP="005B1C6D">
      <w:pPr>
        <w:pStyle w:val="CodeHeader"/>
        <w:rPr>
          <w:lang w:val="en-GB"/>
        </w:rPr>
      </w:pPr>
      <w:proofErr w:type="spellStart"/>
      <w:r w:rsidRPr="00D822A3">
        <w:rPr>
          <w:lang w:val="en-GB"/>
        </w:rPr>
        <w:t>Preprocessor.cs</w:t>
      </w:r>
      <w:proofErr w:type="spellEnd"/>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3EDDBC90" w:rsidR="005B1C6D" w:rsidRPr="00D822A3" w:rsidRDefault="005B1C6D" w:rsidP="005B1C6D">
      <w:pPr>
        <w:pStyle w:val="Code"/>
        <w:rPr>
          <w:highlight w:val="white"/>
          <w:lang w:val="en-GB"/>
        </w:rPr>
      </w:pPr>
      <w:r w:rsidRPr="00D822A3">
        <w:rPr>
          <w:highlight w:val="white"/>
          <w:lang w:val="en-GB"/>
        </w:rPr>
        <w:t xml:space="preserve">      CCompiler_Main.Scanner.Line = </w:t>
      </w:r>
      <w:r w:rsidR="00B31391">
        <w:rPr>
          <w:highlight w:val="white"/>
          <w:lang w:val="en-GB"/>
        </w:rPr>
        <w:t>2</w:t>
      </w:r>
      <w:r w:rsidRPr="00D822A3">
        <w:rPr>
          <w:highlight w:val="white"/>
          <w:lang w:val="en-GB"/>
        </w:rPr>
        <w:t>;</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lastRenderedPageBreak/>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93" w:name="_Toc54625178"/>
      <w:r w:rsidRPr="00D822A3">
        <w:rPr>
          <w:lang w:val="en-GB"/>
        </w:rPr>
        <w:t>Tri Graphs</w:t>
      </w:r>
      <w:bookmarkEnd w:id="493"/>
    </w:p>
    <w:p w14:paraId="4EF4ADBC" w14:textId="6F627CCF" w:rsidR="005B1C6D" w:rsidRPr="00D822A3" w:rsidRDefault="003C5ED9" w:rsidP="005B1C6D">
      <w:pPr>
        <w:rPr>
          <w:lang w:val="en-GB"/>
        </w:rPr>
      </w:pPr>
      <w:r>
        <w:rPr>
          <w:lang w:val="en-GB"/>
        </w:rPr>
        <w:t xml:space="preserve">A tri graph </w:t>
      </w:r>
      <w:r w:rsidR="003324D1">
        <w:rPr>
          <w:lang w:val="en-GB"/>
        </w:rPr>
        <w:t xml:space="preserve">character sequence </w:t>
      </w:r>
      <w:r>
        <w:rPr>
          <w:lang w:val="en-GB"/>
        </w:rPr>
        <w:t xml:space="preserve">is three-character </w:t>
      </w:r>
      <w:r w:rsidR="003324D1">
        <w:rPr>
          <w:lang w:val="en-GB"/>
        </w:rPr>
        <w:t>sequence</w:t>
      </w:r>
      <w:r>
        <w:rPr>
          <w:lang w:val="en-GB"/>
        </w:rPr>
        <w:t xml:space="preserve"> that starts with two question marks and represent another character. It is a </w:t>
      </w:r>
      <w:r w:rsidR="00973170">
        <w:rPr>
          <w:lang w:val="en-GB"/>
        </w:rPr>
        <w:t>remain</w:t>
      </w:r>
      <w:r>
        <w:rPr>
          <w:lang w:val="en-GB"/>
        </w:rPr>
        <w:t xml:space="preserve"> from old </w:t>
      </w:r>
      <w:proofErr w:type="gramStart"/>
      <w:r>
        <w:rPr>
          <w:lang w:val="en-GB"/>
        </w:rPr>
        <w:t xml:space="preserve">times, </w:t>
      </w:r>
      <w:r w:rsidR="003324D1">
        <w:rPr>
          <w:lang w:val="en-GB"/>
        </w:rPr>
        <w:t>when</w:t>
      </w:r>
      <w:proofErr w:type="gramEnd"/>
      <w:r w:rsidR="003324D1">
        <w:rPr>
          <w:lang w:val="en-GB"/>
        </w:rPr>
        <w:t xml:space="preserve"> the keyboard</w:t>
      </w:r>
      <w:r w:rsidR="00B504FC">
        <w:rPr>
          <w:lang w:val="en-GB"/>
        </w:rPr>
        <w:t>s</w:t>
      </w:r>
      <w:r w:rsidR="003324D1">
        <w:rPr>
          <w:lang w:val="en-GB"/>
        </w:rPr>
        <w:t xml:space="preserve"> hold a </w:t>
      </w:r>
      <w:r w:rsidR="004E4FC0">
        <w:rPr>
          <w:lang w:val="en-GB"/>
        </w:rPr>
        <w:t xml:space="preserve">reduced set of characters. </w:t>
      </w:r>
      <w:r w:rsidR="005B1C6D"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6E356C7E" w:rsidR="005B1C6D" w:rsidRPr="00D822A3" w:rsidRDefault="00B504FC" w:rsidP="005B1C6D">
      <w:pPr>
        <w:rPr>
          <w:lang w:val="en-GB"/>
        </w:rPr>
      </w:pPr>
      <w:r>
        <w:rPr>
          <w:lang w:val="en-GB"/>
        </w:rPr>
        <w:t xml:space="preserve">We need to replace the tri graphs sequences with their modern equivalences, which is </w:t>
      </w:r>
      <w:r w:rsidR="005B1C6D" w:rsidRPr="00D822A3">
        <w:rPr>
          <w:lang w:val="en-GB"/>
        </w:rPr>
        <w:t xml:space="preserve">easy to </w:t>
      </w:r>
      <w:r>
        <w:rPr>
          <w:lang w:val="en-GB"/>
        </w:rPr>
        <w:t xml:space="preserve">do </w:t>
      </w:r>
      <w:r w:rsidR="005B1C6D" w:rsidRPr="00D822A3">
        <w:rPr>
          <w:lang w:val="en-GB"/>
        </w:rPr>
        <w:t xml:space="preserve">since we do not need to take any consideration in whether the </w:t>
      </w:r>
      <w:r>
        <w:rPr>
          <w:lang w:val="en-GB"/>
        </w:rPr>
        <w:t xml:space="preserve">sequences </w:t>
      </w:r>
      <w:r w:rsidR="005B1C6D" w:rsidRPr="00D822A3">
        <w:rPr>
          <w:lang w:val="en-GB"/>
        </w:rPr>
        <w:t>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94" w:name="_Toc54625179"/>
      <w:r w:rsidRPr="00D822A3">
        <w:rPr>
          <w:lang w:val="en-GB"/>
        </w:rPr>
        <w:lastRenderedPageBreak/>
        <w:t>Comments, Strings, and Characters</w:t>
      </w:r>
      <w:bookmarkEnd w:id="494"/>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traverseLineComment</w:t>
      </w:r>
      <w:proofErr w:type="spellEnd"/>
      <w:r w:rsidRPr="00D822A3">
        <w:rPr>
          <w:lang w:val="en-GB"/>
        </w:rPr>
        <w:t xml:space="preserve"> method is quite easy, we just continue until we find the end of the line (‘\n’) or the end of the buffer (‘\0’</w:t>
      </w:r>
      <w:proofErr w:type="gramStart"/>
      <w:r w:rsidRPr="00D822A3">
        <w:rPr>
          <w:lang w:val="en-GB"/>
        </w:rPr>
        <w:t>), and</w:t>
      </w:r>
      <w:proofErr w:type="gramEnd"/>
      <w:r w:rsidRPr="00D822A3">
        <w:rPr>
          <w:lang w:val="en-GB"/>
        </w:rPr>
        <w:t xml:space="preserve"> replace every preceding character with a blank.</w:t>
      </w:r>
    </w:p>
    <w:p w14:paraId="021BC06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traverseBlockComment</w:t>
      </w:r>
      <w:proofErr w:type="spellEnd"/>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D822A3">
        <w:rPr>
          <w:lang w:val="en-GB"/>
        </w:rPr>
        <w:t>in order for</w:t>
      </w:r>
      <w:proofErr w:type="gramEnd"/>
      <w:r w:rsidRPr="00D822A3">
        <w:rPr>
          <w:lang w:val="en-GB"/>
        </w:rPr>
        <w:t xml:space="preserve"> the line count to work properly.</w:t>
      </w:r>
    </w:p>
    <w:p w14:paraId="7DB090C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traverseString</w:t>
      </w:r>
      <w:proofErr w:type="spellEnd"/>
      <w:r w:rsidRPr="00D822A3">
        <w:rPr>
          <w:lang w:val="en-GB"/>
        </w:rPr>
        <w:t xml:space="preserve"> method needs to keep track of the end of the string (‘\”’), the end of the buffer (‘\0’), or newline in the string (‘\n’). The end of the buffer or newline result in error messages. Moreover, when we find a backslash (‘\\’) we call </w:t>
      </w:r>
      <w:proofErr w:type="spellStart"/>
      <w:r w:rsidRPr="00D822A3">
        <w:rPr>
          <w:rStyle w:val="CodeInText"/>
          <w:lang w:val="en-GB"/>
        </w:rPr>
        <w:t>doSlash</w:t>
      </w:r>
      <w:proofErr w:type="spellEnd"/>
      <w:r w:rsidRPr="00D822A3">
        <w:rPr>
          <w:lang w:val="en-GB"/>
        </w:rPr>
        <w:t xml:space="preserve">, that transforms the slash code into a regular character. Finally, when the string has been traversed each regular character is modified into a backslash followed by three octal digits, </w:t>
      </w:r>
      <w:proofErr w:type="gramStart"/>
      <w:r w:rsidRPr="00D822A3">
        <w:rPr>
          <w:lang w:val="en-GB"/>
        </w:rPr>
        <w:t>in order to</w:t>
      </w:r>
      <w:proofErr w:type="gramEnd"/>
      <w:r w:rsidRPr="00D822A3">
        <w:rPr>
          <w:lang w:val="en-GB"/>
        </w:rPr>
        <w:t xml:space="preserve"> ease the macro replacement process in a later phase.</w:t>
      </w:r>
    </w:p>
    <w:p w14:paraId="79AECA9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traverseCharacter</w:t>
      </w:r>
      <w:proofErr w:type="spellEnd"/>
      <w:r w:rsidRPr="00D822A3">
        <w:rPr>
          <w:lang w:val="en-GB"/>
        </w:rPr>
        <w:t xml:space="preserve"> method is </w:t>
      </w:r>
      <w:proofErr w:type="gramStart"/>
      <w:r w:rsidRPr="00D822A3">
        <w:rPr>
          <w:lang w:val="en-GB"/>
        </w:rPr>
        <w:t>similar to</w:t>
      </w:r>
      <w:proofErr w:type="gramEnd"/>
      <w:r w:rsidRPr="00D822A3">
        <w:rPr>
          <w:lang w:val="en-GB"/>
        </w:rPr>
        <w:t xml:space="preserve"> </w:t>
      </w:r>
      <w:proofErr w:type="spellStart"/>
      <w:r w:rsidRPr="00D822A3">
        <w:rPr>
          <w:rStyle w:val="CodeInText"/>
          <w:lang w:val="en-GB"/>
        </w:rPr>
        <w:t>traverseString</w:t>
      </w:r>
      <w:proofErr w:type="spellEnd"/>
      <w:r w:rsidRPr="00D822A3">
        <w:rPr>
          <w:lang w:val="en-GB"/>
        </w:rPr>
        <w:t xml:space="preserve"> above, it generates error messages for end-of-line or newline, calls </w:t>
      </w:r>
      <w:proofErr w:type="spellStart"/>
      <w:r w:rsidRPr="00D822A3">
        <w:rPr>
          <w:rStyle w:val="CodeInText"/>
          <w:lang w:val="en-GB"/>
        </w:rPr>
        <w:t>doSlash</w:t>
      </w:r>
      <w:proofErr w:type="spellEnd"/>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lastRenderedPageBreak/>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5" w:name="_Ref418258402"/>
      <w:bookmarkStart w:id="496" w:name="_Toc54625180"/>
      <w:r w:rsidRPr="00D822A3">
        <w:rPr>
          <w:lang w:val="en-GB"/>
        </w:rPr>
        <w:t>Slash Codes</w:t>
      </w:r>
      <w:bookmarkEnd w:id="495"/>
      <w:bookmarkEnd w:id="496"/>
    </w:p>
    <w:p w14:paraId="3BC934C2"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slashToChar</w:t>
      </w:r>
      <w:proofErr w:type="spellEnd"/>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lastRenderedPageBreak/>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 xml:space="preserve">If the three, two, or one characters following the slash are octal digits, the value of the digits is </w:t>
      </w:r>
      <w:proofErr w:type="gramStart"/>
      <w:r w:rsidRPr="00D822A3">
        <w:rPr>
          <w:lang w:val="en-GB"/>
        </w:rPr>
        <w:t>calculated</w:t>
      </w:r>
      <w:proofErr w:type="gramEnd"/>
      <w:r w:rsidRPr="00D822A3">
        <w:rPr>
          <w:lang w:val="en-GB"/>
        </w:rPr>
        <w:t xml:space="preserve">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proofErr w:type="spellStart"/>
      <w:r w:rsidRPr="00D822A3">
        <w:rPr>
          <w:rStyle w:val="CodeInText0"/>
          <w:lang w:val="en-GB"/>
        </w:rPr>
        <w:t>charToOctal</w:t>
      </w:r>
      <w:proofErr w:type="spellEnd"/>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octalToChar</w:t>
      </w:r>
      <w:proofErr w:type="spellEnd"/>
      <w:r w:rsidRPr="00D822A3">
        <w:rPr>
          <w:lang w:val="en-GB"/>
        </w:rPr>
        <w:t xml:space="preserve"> method is called by the scanner to </w:t>
      </w:r>
      <w:proofErr w:type="spellStart"/>
      <w:r w:rsidRPr="00D822A3">
        <w:rPr>
          <w:lang w:val="en-GB"/>
        </w:rPr>
        <w:t>tralform</w:t>
      </w:r>
      <w:proofErr w:type="spellEnd"/>
      <w:r w:rsidRPr="00D822A3">
        <w:rPr>
          <w:lang w:val="en-GB"/>
        </w:rPr>
        <w:t xml:space="preserve"> the octal </w:t>
      </w:r>
      <w:proofErr w:type="spellStart"/>
      <w:r w:rsidRPr="00D822A3">
        <w:rPr>
          <w:lang w:val="en-GB"/>
        </w:rPr>
        <w:t>shalch</w:t>
      </w:r>
      <w:proofErr w:type="spellEnd"/>
      <w:r w:rsidRPr="00D822A3">
        <w:rPr>
          <w:lang w:val="en-GB"/>
        </w:rPr>
        <w:t xml:space="preserve"> codes into regular characters.</w:t>
      </w:r>
    </w:p>
    <w:p w14:paraId="2D578CCB" w14:textId="77777777" w:rsidR="005B1C6D" w:rsidRPr="00D822A3" w:rsidRDefault="005B1C6D" w:rsidP="005B1C6D">
      <w:pPr>
        <w:pStyle w:val="Rubrik3"/>
        <w:rPr>
          <w:lang w:val="en-GB"/>
        </w:rPr>
      </w:pPr>
      <w:bookmarkStart w:id="497" w:name="_Toc54625181"/>
      <w:r w:rsidRPr="00D822A3">
        <w:rPr>
          <w:lang w:val="en-GB"/>
        </w:rPr>
        <w:t>The Line List</w:t>
      </w:r>
      <w:bookmarkEnd w:id="497"/>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w:t>
      </w:r>
      <w:proofErr w:type="spellStart"/>
      <w:r w:rsidRPr="00D822A3">
        <w:rPr>
          <w:lang w:val="en-GB"/>
        </w:rPr>
        <w:t>preprocessors</w:t>
      </w:r>
      <w:proofErr w:type="spellEnd"/>
      <w:r w:rsidRPr="00D822A3">
        <w:rPr>
          <w:lang w:val="en-GB"/>
        </w:rPr>
        <w:t xml:space="preserve">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lastRenderedPageBreak/>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proofErr w:type="spellStart"/>
      <w:r w:rsidRPr="00D822A3">
        <w:rPr>
          <w:rStyle w:val="CodeInText"/>
          <w:lang w:val="en-GB"/>
        </w:rPr>
        <w:t>lineBuffer</w:t>
      </w:r>
      <w:proofErr w:type="spellEnd"/>
      <w:r w:rsidRPr="00D822A3">
        <w:rPr>
          <w:lang w:val="en-GB"/>
        </w:rPr>
        <w:t xml:space="preserve">. Since an empty line was added at the end of the line list in </w:t>
      </w:r>
      <w:proofErr w:type="spellStart"/>
      <w:r w:rsidRPr="00D822A3">
        <w:rPr>
          <w:rStyle w:val="CodeInText"/>
          <w:lang w:val="en-GB"/>
        </w:rPr>
        <w:t>generateLineList</w:t>
      </w:r>
      <w:proofErr w:type="spellEnd"/>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w:t>
      </w:r>
      <w:proofErr w:type="spellStart"/>
      <w:r w:rsidRPr="00D822A3">
        <w:rPr>
          <w:lang w:val="en-GB"/>
        </w:rPr>
        <w:t>preprocessor</w:t>
      </w:r>
      <w:proofErr w:type="spellEnd"/>
      <w:r w:rsidRPr="00D822A3">
        <w:rPr>
          <w:lang w:val="en-GB"/>
        </w:rPr>
        <w:t xml:space="preserve"> directive, we call the corresponding method. If the line does not start with a sharp and we are in a visible part of source code, we call </w:t>
      </w:r>
      <w:proofErr w:type="spellStart"/>
      <w:r w:rsidRPr="00D822A3">
        <w:rPr>
          <w:rStyle w:val="CodeInText"/>
          <w:lang w:val="en-GB"/>
        </w:rPr>
        <w:t>searchForMacros</w:t>
      </w:r>
      <w:proofErr w:type="spellEnd"/>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lastRenderedPageBreak/>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proofErr w:type="spellStart"/>
      <w:r w:rsidR="00EC23B2">
        <w:rPr>
          <w:rStyle w:val="CodeInText"/>
          <w:lang w:val="en-GB"/>
        </w:rPr>
        <w:t>I</w:t>
      </w:r>
      <w:r w:rsidRPr="00D822A3">
        <w:rPr>
          <w:rStyle w:val="CodeInText"/>
          <w:lang w:val="en-GB"/>
        </w:rPr>
        <w:t>sVisible</w:t>
      </w:r>
      <w:proofErr w:type="spellEnd"/>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or #</w:t>
      </w:r>
      <w:r w:rsidRPr="00D822A3">
        <w:rPr>
          <w:rStyle w:val="CodeInText"/>
          <w:lang w:val="en-GB"/>
        </w:rPr>
        <w:t>else</w:t>
      </w:r>
      <w:r w:rsidRPr="00D822A3">
        <w:rPr>
          <w:lang w:val="en-GB"/>
        </w:rPr>
        <w:t xml:space="preserve"> </w:t>
      </w:r>
      <w:proofErr w:type="spellStart"/>
      <w:r w:rsidRPr="00D822A3">
        <w:rPr>
          <w:lang w:val="en-GB"/>
        </w:rPr>
        <w:t>preprocessor</w:t>
      </w:r>
      <w:proofErr w:type="spellEnd"/>
      <w:r w:rsidRPr="00D822A3">
        <w:rPr>
          <w:lang w:val="en-GB"/>
        </w:rPr>
        <w:t xml:space="preserve"> directive. We use the </w:t>
      </w:r>
      <w:proofErr w:type="spellStart"/>
      <w:r w:rsidRPr="00D822A3">
        <w:rPr>
          <w:rStyle w:val="CodeInText"/>
          <w:lang w:val="en-GB"/>
        </w:rPr>
        <w:t>Main.IfStack</w:t>
      </w:r>
      <w:proofErr w:type="spellEnd"/>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trimLeft</w:t>
      </w:r>
      <w:proofErr w:type="spellEnd"/>
      <w:r w:rsidRPr="00D822A3">
        <w:rPr>
          <w:lang w:val="en-GB"/>
        </w:rPr>
        <w:t xml:space="preserve"> and </w:t>
      </w:r>
      <w:proofErr w:type="spellStart"/>
      <w:r w:rsidRPr="00D822A3">
        <w:rPr>
          <w:rStyle w:val="CodeInText0"/>
          <w:lang w:val="en-GB"/>
        </w:rPr>
        <w:t>trimRight</w:t>
      </w:r>
      <w:proofErr w:type="spellEnd"/>
      <w:r w:rsidRPr="00D822A3">
        <w:rPr>
          <w:lang w:val="en-GB"/>
        </w:rPr>
        <w:t xml:space="preserve"> methods simple removes all </w:t>
      </w:r>
      <w:proofErr w:type="gramStart"/>
      <w:r w:rsidRPr="00D822A3">
        <w:rPr>
          <w:lang w:val="en-GB"/>
        </w:rPr>
        <w:t>white-spaces</w:t>
      </w:r>
      <w:proofErr w:type="gramEnd"/>
      <w:r w:rsidRPr="00D822A3">
        <w:rPr>
          <w:lang w:val="en-GB"/>
        </w:rPr>
        <w:t xml:space="preserve"> to the left or right of the string.</w:t>
      </w:r>
    </w:p>
    <w:p w14:paraId="00FDA9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countChar</w:t>
      </w:r>
      <w:proofErr w:type="spellEnd"/>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8" w:name="_Toc54625182"/>
      <w:r w:rsidRPr="00D822A3">
        <w:rPr>
          <w:lang w:val="en-GB"/>
        </w:rPr>
        <w:t>Lines</w:t>
      </w:r>
      <w:bookmarkEnd w:id="498"/>
    </w:p>
    <w:p w14:paraId="4DA42C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doLine</w:t>
      </w:r>
      <w:proofErr w:type="spellEnd"/>
      <w:r w:rsidRPr="00D822A3">
        <w:rPr>
          <w:lang w:val="en-GB"/>
        </w:rPr>
        <w:t xml:space="preserve"> method handles the </w:t>
      </w:r>
      <w:r w:rsidRPr="00D822A3">
        <w:rPr>
          <w:rStyle w:val="CodeInText0"/>
          <w:lang w:val="en-GB"/>
        </w:rPr>
        <w:t>#line</w:t>
      </w:r>
      <w:r w:rsidRPr="00D822A3">
        <w:rPr>
          <w:lang w:val="en-GB"/>
        </w:rPr>
        <w:t xml:space="preserve"> directive by setting the </w:t>
      </w:r>
      <w:proofErr w:type="spellStart"/>
      <w:r w:rsidRPr="00D822A3">
        <w:rPr>
          <w:rStyle w:val="CodeInText0"/>
          <w:lang w:val="en-GB"/>
        </w:rPr>
        <w:t>Main</w:t>
      </w:r>
      <w:r w:rsidRPr="00D822A3">
        <w:rPr>
          <w:lang w:val="en-GB"/>
        </w:rPr>
        <w:t>.</w:t>
      </w:r>
      <w:r w:rsidRPr="00D822A3">
        <w:rPr>
          <w:rStyle w:val="CodeInText0"/>
          <w:lang w:val="en-GB"/>
        </w:rPr>
        <w:t>Path</w:t>
      </w:r>
      <w:proofErr w:type="spellEnd"/>
      <w:r w:rsidRPr="00D822A3">
        <w:rPr>
          <w:lang w:val="en-GB"/>
        </w:rPr>
        <w:t xml:space="preserve"> and </w:t>
      </w:r>
      <w:proofErr w:type="spellStart"/>
      <w:r w:rsidRPr="00D822A3">
        <w:rPr>
          <w:rStyle w:val="CodeInText0"/>
          <w:lang w:val="en-GB"/>
        </w:rPr>
        <w:t>Main</w:t>
      </w:r>
      <w:r w:rsidRPr="00D822A3">
        <w:rPr>
          <w:lang w:val="en-GB"/>
        </w:rPr>
        <w:t>.</w:t>
      </w:r>
      <w:r w:rsidRPr="00D822A3">
        <w:rPr>
          <w:rStyle w:val="CodeInText0"/>
          <w:lang w:val="en-GB"/>
        </w:rPr>
        <w:t>Line</w:t>
      </w:r>
      <w:proofErr w:type="spellEnd"/>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lastRenderedPageBreak/>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9" w:name="_Toc54625183"/>
      <w:r w:rsidRPr="00D822A3">
        <w:rPr>
          <w:lang w:val="en-GB"/>
        </w:rPr>
        <w:t>Includes</w:t>
      </w:r>
      <w:bookmarkEnd w:id="499"/>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proofErr w:type="spellStart"/>
      <w:r w:rsidRPr="00D822A3">
        <w:rPr>
          <w:rStyle w:val="CodeInText"/>
          <w:lang w:val="en-GB"/>
        </w:rPr>
        <w:t>Main.IncludePath</w:t>
      </w:r>
      <w:proofErr w:type="spellEnd"/>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Main.IncludeSet</w:t>
      </w:r>
      <w:proofErr w:type="spellEnd"/>
      <w:r w:rsidRPr="00D822A3">
        <w:rPr>
          <w:lang w:val="en-GB"/>
        </w:rPr>
        <w:t xml:space="preserve"> set is used to track the included file so that the source file </w:t>
      </w:r>
      <w:proofErr w:type="gramStart"/>
      <w:r w:rsidRPr="00D822A3">
        <w:rPr>
          <w:lang w:val="en-GB"/>
        </w:rPr>
        <w:t>include</w:t>
      </w:r>
      <w:proofErr w:type="gramEnd"/>
      <w:r w:rsidRPr="00D822A3">
        <w:rPr>
          <w:lang w:val="en-GB"/>
        </w:rPr>
        <w:t xml:space="preserve"> the files shall be recompiled if it or any of its included files has been changed after the object file. The </w:t>
      </w:r>
      <w:proofErr w:type="spellStart"/>
      <w:r w:rsidRPr="00D822A3">
        <w:rPr>
          <w:rStyle w:val="CodeInText"/>
          <w:lang w:val="en-GB"/>
        </w:rPr>
        <w:t>Main.IncludeStack</w:t>
      </w:r>
      <w:proofErr w:type="spellEnd"/>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Main.Path</w:t>
      </w:r>
      <w:proofErr w:type="spellEnd"/>
      <w:r w:rsidRPr="00D822A3">
        <w:rPr>
          <w:lang w:val="en-GB"/>
        </w:rPr>
        <w:t xml:space="preserve"> and </w:t>
      </w:r>
      <w:proofErr w:type="spellStart"/>
      <w:r w:rsidRPr="00D822A3">
        <w:rPr>
          <w:rStyle w:val="CodeInText"/>
          <w:lang w:val="en-GB"/>
        </w:rPr>
        <w:t>Main.Line</w:t>
      </w:r>
      <w:proofErr w:type="spellEnd"/>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D822A3">
        <w:rPr>
          <w:lang w:val="en-GB"/>
        </w:rPr>
        <w:t>Test.c,100</w:t>
      </w:r>
      <w:proofErr w:type="spellEnd"/>
      <w:r w:rsidRPr="00D822A3">
        <w:rPr>
          <w:lang w:val="en-GB"/>
        </w:rPr>
        <w:t xml:space="preserve">$”).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0A4F9D" w:rsidRDefault="005B1C6D" w:rsidP="000A4F9D">
      <w:pPr>
        <w:pStyle w:val="Code"/>
        <w:rPr>
          <w:highlight w:val="white"/>
        </w:rPr>
      </w:pPr>
    </w:p>
    <w:p w14:paraId="4F32FFA4" w14:textId="77777777" w:rsidR="000A4F9D" w:rsidRPr="000A4F9D" w:rsidRDefault="000A4F9D" w:rsidP="000A4F9D">
      <w:pPr>
        <w:pStyle w:val="Code"/>
        <w:rPr>
          <w:highlight w:val="white"/>
        </w:rPr>
      </w:pPr>
      <w:r w:rsidRPr="000A4F9D">
        <w:rPr>
          <w:highlight w:val="white"/>
        </w:rPr>
        <w:t xml:space="preserve">      Assert.Error(!m_includeStack.Contains(includeFile),</w:t>
      </w:r>
    </w:p>
    <w:p w14:paraId="72862086" w14:textId="77777777" w:rsidR="000A4F9D" w:rsidRPr="000A4F9D" w:rsidRDefault="000A4F9D" w:rsidP="000A4F9D">
      <w:pPr>
        <w:pStyle w:val="Code"/>
        <w:rPr>
          <w:highlight w:val="white"/>
        </w:rPr>
      </w:pPr>
      <w:r w:rsidRPr="000A4F9D">
        <w:rPr>
          <w:highlight w:val="white"/>
        </w:rPr>
        <w:t xml:space="preserve">                   includeFile.FullName, Message.Repeted_include_statement);</w:t>
      </w:r>
    </w:p>
    <w:p w14:paraId="1E9AAEBE" w14:textId="77777777" w:rsidR="000A4F9D" w:rsidRPr="000A4F9D" w:rsidRDefault="000A4F9D" w:rsidP="000A4F9D">
      <w:pPr>
        <w:pStyle w:val="Code"/>
        <w:rPr>
          <w:highlight w:val="white"/>
        </w:rPr>
      </w:pPr>
      <w:r w:rsidRPr="000A4F9D">
        <w:rPr>
          <w:highlight w:val="white"/>
        </w:rPr>
        <w:t xml:space="preserve">      m_includeStack.Push(includeFile);</w:t>
      </w:r>
    </w:p>
    <w:p w14:paraId="2F2E5E74" w14:textId="77777777" w:rsidR="000A4F9D" w:rsidRPr="000A4F9D" w:rsidRDefault="000A4F9D" w:rsidP="000A4F9D">
      <w:pPr>
        <w:pStyle w:val="Code"/>
        <w:rPr>
          <w:highlight w:val="white"/>
        </w:rPr>
      </w:pPr>
      <w:r w:rsidRPr="000A4F9D">
        <w:rPr>
          <w:highlight w:val="white"/>
        </w:rPr>
        <w:t xml:space="preserve">      m_includeSet.Add(includeFile);</w:t>
      </w:r>
    </w:p>
    <w:p w14:paraId="20EA6128" w14:textId="77777777" w:rsidR="000A4F9D" w:rsidRPr="000A4F9D" w:rsidRDefault="000A4F9D" w:rsidP="000A4F9D">
      <w:pPr>
        <w:pStyle w:val="Code"/>
        <w:rPr>
          <w:highlight w:val="white"/>
        </w:rPr>
      </w:pPr>
      <w:r w:rsidRPr="000A4F9D">
        <w:rPr>
          <w:highlight w:val="white"/>
        </w:rPr>
        <w:t xml:space="preserve">      FileInfo oldPath = CCompiler_Main.Scanner.Path;</w:t>
      </w:r>
    </w:p>
    <w:p w14:paraId="5A9E0D47" w14:textId="77777777" w:rsidR="000A4F9D" w:rsidRPr="000A4F9D" w:rsidRDefault="000A4F9D" w:rsidP="000A4F9D">
      <w:pPr>
        <w:pStyle w:val="Code"/>
        <w:rPr>
          <w:highlight w:val="white"/>
        </w:rPr>
      </w:pPr>
      <w:r w:rsidRPr="000A4F9D">
        <w:rPr>
          <w:highlight w:val="white"/>
        </w:rPr>
        <w:t xml:space="preserve">      int oldLine = CCompiler_Main.Scanner.Line;</w:t>
      </w:r>
    </w:p>
    <w:p w14:paraId="7C703D26" w14:textId="77777777" w:rsidR="000A4F9D" w:rsidRPr="000A4F9D" w:rsidRDefault="000A4F9D" w:rsidP="000A4F9D">
      <w:pPr>
        <w:pStyle w:val="Code"/>
        <w:rPr>
          <w:highlight w:val="white"/>
        </w:rPr>
      </w:pPr>
      <w:r w:rsidRPr="000A4F9D">
        <w:rPr>
          <w:highlight w:val="white"/>
        </w:rPr>
        <w:t xml:space="preserve">      CCompiler_Main.Scanner.Path = includeFile;</w:t>
      </w:r>
    </w:p>
    <w:p w14:paraId="78E6CB45" w14:textId="77777777" w:rsidR="000A4F9D" w:rsidRPr="000A4F9D" w:rsidRDefault="000A4F9D" w:rsidP="000A4F9D">
      <w:pPr>
        <w:pStyle w:val="Code"/>
        <w:rPr>
          <w:highlight w:val="white"/>
        </w:rPr>
      </w:pPr>
      <w:r w:rsidRPr="000A4F9D">
        <w:rPr>
          <w:highlight w:val="white"/>
        </w:rPr>
        <w:t xml:space="preserve">      CCompiler_Main.Scanner.Line = 1;</w:t>
      </w:r>
    </w:p>
    <w:p w14:paraId="491108A2"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2D84FE5A" w14:textId="77777777" w:rsidR="000A4F9D" w:rsidRPr="000A4F9D" w:rsidRDefault="000A4F9D" w:rsidP="000A4F9D">
      <w:pPr>
        <w:pStyle w:val="Code"/>
        <w:rPr>
          <w:highlight w:val="white"/>
        </w:rPr>
      </w:pPr>
      <w:r w:rsidRPr="000A4F9D">
        <w:rPr>
          <w:highlight w:val="white"/>
        </w:rPr>
        <w:t xml:space="preserve">                            ",0" + Symbol.SeparatorId + "\n");</w:t>
      </w:r>
    </w:p>
    <w:p w14:paraId="621E91D1" w14:textId="77777777" w:rsidR="000A4F9D" w:rsidRPr="000A4F9D" w:rsidRDefault="000A4F9D" w:rsidP="000A4F9D">
      <w:pPr>
        <w:pStyle w:val="Code"/>
        <w:rPr>
          <w:highlight w:val="white"/>
        </w:rPr>
      </w:pPr>
      <w:r w:rsidRPr="000A4F9D">
        <w:rPr>
          <w:highlight w:val="white"/>
        </w:rPr>
        <w:t xml:space="preserve">      DoProcess(includeFile);</w:t>
      </w:r>
    </w:p>
    <w:p w14:paraId="49CCF7EF" w14:textId="77777777" w:rsidR="000A4F9D" w:rsidRPr="000A4F9D" w:rsidRDefault="000A4F9D" w:rsidP="000A4F9D">
      <w:pPr>
        <w:pStyle w:val="Code"/>
        <w:rPr>
          <w:highlight w:val="white"/>
        </w:rPr>
      </w:pPr>
      <w:r w:rsidRPr="000A4F9D">
        <w:rPr>
          <w:highlight w:val="white"/>
        </w:rPr>
        <w:t xml:space="preserve">      CCompiler_Main.Scanner.Line = oldLine;</w:t>
      </w:r>
    </w:p>
    <w:p w14:paraId="57507313" w14:textId="77777777" w:rsidR="000A4F9D" w:rsidRPr="000A4F9D" w:rsidRDefault="000A4F9D" w:rsidP="000A4F9D">
      <w:pPr>
        <w:pStyle w:val="Code"/>
        <w:rPr>
          <w:highlight w:val="white"/>
        </w:rPr>
      </w:pPr>
      <w:r w:rsidRPr="000A4F9D">
        <w:rPr>
          <w:highlight w:val="white"/>
        </w:rPr>
        <w:t xml:space="preserve">      CCompiler_Main.Scanner.Path = oldPath;</w:t>
      </w:r>
    </w:p>
    <w:p w14:paraId="445B8548"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0614EBC8" w14:textId="77777777" w:rsidR="000A4F9D" w:rsidRPr="000A4F9D" w:rsidRDefault="000A4F9D" w:rsidP="000A4F9D">
      <w:pPr>
        <w:pStyle w:val="Code"/>
        <w:rPr>
          <w:highlight w:val="white"/>
        </w:rPr>
      </w:pPr>
      <w:r w:rsidRPr="000A4F9D">
        <w:rPr>
          <w:highlight w:val="white"/>
        </w:rPr>
        <w:t xml:space="preserve">                            "," + (CCompiler_Main.Scanner.Line - 1) +</w:t>
      </w:r>
    </w:p>
    <w:p w14:paraId="6BA61C37" w14:textId="77777777" w:rsidR="000A4F9D" w:rsidRPr="000A4F9D" w:rsidRDefault="000A4F9D" w:rsidP="000A4F9D">
      <w:pPr>
        <w:pStyle w:val="Code"/>
        <w:rPr>
          <w:highlight w:val="white"/>
        </w:rPr>
      </w:pPr>
      <w:r w:rsidRPr="000A4F9D">
        <w:rPr>
          <w:highlight w:val="white"/>
        </w:rPr>
        <w:t xml:space="preserve">                            Symbol.SeparatorId + "\n");</w:t>
      </w:r>
    </w:p>
    <w:p w14:paraId="5E954B89" w14:textId="77777777" w:rsidR="000A4F9D" w:rsidRPr="000A4F9D" w:rsidRDefault="000A4F9D" w:rsidP="000A4F9D">
      <w:pPr>
        <w:pStyle w:val="Code"/>
        <w:rPr>
          <w:highlight w:val="white"/>
        </w:rPr>
      </w:pPr>
      <w:r w:rsidRPr="000A4F9D">
        <w:rPr>
          <w:highlight w:val="white"/>
        </w:rPr>
        <w:t xml:space="preserve">      m_includeStack.Pop();</w:t>
      </w:r>
    </w:p>
    <w:p w14:paraId="6AE74B0E" w14:textId="3A6AB75E" w:rsidR="005B1C6D" w:rsidRPr="000A4F9D" w:rsidRDefault="005B1C6D" w:rsidP="000A4F9D">
      <w:pPr>
        <w:pStyle w:val="Code"/>
        <w:rPr>
          <w:highlight w:val="white"/>
        </w:rPr>
      </w:pPr>
      <w:r w:rsidRPr="000A4F9D">
        <w:rPr>
          <w:highlight w:val="white"/>
        </w:rPr>
        <w:t xml:space="preserve">    }</w:t>
      </w:r>
    </w:p>
    <w:p w14:paraId="46374E79" w14:textId="77777777" w:rsidR="005B1C6D" w:rsidRPr="00D822A3" w:rsidRDefault="005B1C6D" w:rsidP="005B1C6D">
      <w:pPr>
        <w:pStyle w:val="Rubrik3"/>
        <w:rPr>
          <w:lang w:val="en-GB"/>
        </w:rPr>
      </w:pPr>
      <w:bookmarkStart w:id="500" w:name="_Toc54625184"/>
      <w:r w:rsidRPr="00D822A3">
        <w:rPr>
          <w:lang w:val="en-GB"/>
        </w:rPr>
        <w:t>Macros</w:t>
      </w:r>
      <w:bookmarkEnd w:id="500"/>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proofErr w:type="spellStart"/>
      <w:r w:rsidRPr="00D822A3">
        <w:rPr>
          <w:lang w:val="en-GB"/>
        </w:rPr>
        <w:t>Macro.cs</w:t>
      </w:r>
      <w:proofErr w:type="spellEnd"/>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proofErr w:type="spellStart"/>
      <w:r w:rsidRPr="00D822A3">
        <w:rPr>
          <w:lang w:val="en-GB"/>
        </w:rPr>
        <w:t>Token.cs</w:t>
      </w:r>
      <w:proofErr w:type="spellEnd"/>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doDefine</w:t>
      </w:r>
      <w:proofErr w:type="spellEnd"/>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w:t>
      </w:r>
      <w:proofErr w:type="gramStart"/>
      <w:r w:rsidRPr="00D822A3">
        <w:rPr>
          <w:lang w:val="en-GB"/>
        </w:rPr>
        <w:t>parenthesis,</w:t>
      </w:r>
      <w:proofErr w:type="gramEnd"/>
      <w:r w:rsidRPr="00D822A3">
        <w:rPr>
          <w:lang w:val="en-GB"/>
        </w:rPr>
        <w:t xml:space="preserve"> in which case we have a list of parameters and we call </w:t>
      </w:r>
      <w:proofErr w:type="spellStart"/>
      <w:r w:rsidRPr="00D822A3">
        <w:rPr>
          <w:rStyle w:val="CodeInText"/>
          <w:lang w:val="en-GB"/>
        </w:rPr>
        <w:t>doParameterDefine</w:t>
      </w:r>
      <w:proofErr w:type="spellEnd"/>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proofErr w:type="spellStart"/>
      <w:r w:rsidRPr="00D822A3">
        <w:rPr>
          <w:lang w:val="en-GB"/>
        </w:rPr>
        <w:t>Preprocessor.cs</w:t>
      </w:r>
      <w:proofErr w:type="spellEnd"/>
    </w:p>
    <w:p w14:paraId="6D281E7F"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doParameterDefine</w:t>
      </w:r>
      <w:proofErr w:type="spellEnd"/>
      <w:r w:rsidRPr="00D822A3">
        <w:rPr>
          <w:lang w:val="en-GB"/>
        </w:rPr>
        <w:t xml:space="preserve"> method </w:t>
      </w:r>
      <w:proofErr w:type="gramStart"/>
      <w:r w:rsidRPr="00D822A3">
        <w:rPr>
          <w:lang w:val="en-GB"/>
        </w:rPr>
        <w:t>look into</w:t>
      </w:r>
      <w:proofErr w:type="gramEnd"/>
      <w:r w:rsidRPr="00D822A3">
        <w:rPr>
          <w:lang w:val="en-GB"/>
        </w:rPr>
        <w:t xml:space="preserve"> macros with parameters in two steps. </w:t>
      </w:r>
      <w:proofErr w:type="gramStart"/>
      <w:r w:rsidRPr="00D822A3">
        <w:rPr>
          <w:lang w:val="en-GB"/>
        </w:rPr>
        <w:t>First</w:t>
      </w:r>
      <w:proofErr w:type="gramEnd"/>
      <w:r w:rsidRPr="00D822A3">
        <w:rPr>
          <w:lang w:val="en-GB"/>
        </w:rPr>
        <w:t xml:space="preserve"> we extract the parameters by calling </w:t>
      </w:r>
      <w:proofErr w:type="spellStart"/>
      <w:r w:rsidRPr="00D822A3">
        <w:rPr>
          <w:rStyle w:val="CodeInText"/>
          <w:lang w:val="en-GB"/>
        </w:rPr>
        <w:t>scanParameters</w:t>
      </w:r>
      <w:proofErr w:type="spellEnd"/>
      <w:r w:rsidRPr="00D822A3">
        <w:rPr>
          <w:lang w:val="en-GB"/>
        </w:rPr>
        <w:t xml:space="preserve">. Then we go through the parameter list and check that the parameters are identifiers and that no parameters </w:t>
      </w:r>
      <w:proofErr w:type="gramStart"/>
      <w:r w:rsidRPr="00D822A3">
        <w:rPr>
          <w:lang w:val="en-GB"/>
        </w:rPr>
        <w:t>is</w:t>
      </w:r>
      <w:proofErr w:type="gramEnd"/>
      <w:r w:rsidRPr="00D822A3">
        <w:rPr>
          <w:lang w:val="en-GB"/>
        </w:rPr>
        <w:t xml:space="preserve">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proofErr w:type="spellStart"/>
      <w:r w:rsidRPr="00D822A3">
        <w:rPr>
          <w:rStyle w:val="CodeInText"/>
          <w:lang w:val="en-GB"/>
        </w:rPr>
        <w:t>parameter_index</w:t>
      </w:r>
      <w:proofErr w:type="spellEnd"/>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 xml:space="preserve">It is allowed to redefine a macro if it is </w:t>
      </w:r>
      <w:proofErr w:type="gramStart"/>
      <w:r w:rsidRPr="00D822A3">
        <w:rPr>
          <w:lang w:val="en-GB"/>
        </w:rPr>
        <w:t>has</w:t>
      </w:r>
      <w:proofErr w:type="gramEnd"/>
      <w:r w:rsidRPr="00D822A3">
        <w:rPr>
          <w:lang w:val="en-GB"/>
        </w:rPr>
        <w:t xml:space="preserve">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lastRenderedPageBreak/>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doUndef</w:t>
      </w:r>
      <w:proofErr w:type="spellEnd"/>
      <w:r w:rsidRPr="00D822A3">
        <w:rPr>
          <w:lang w:val="en-GB"/>
        </w:rPr>
        <w:t xml:space="preserve"> method removes a macro from the </w:t>
      </w:r>
      <w:proofErr w:type="spellStart"/>
      <w:r w:rsidRPr="00D822A3">
        <w:rPr>
          <w:rStyle w:val="CodeInText"/>
          <w:lang w:val="en-GB"/>
        </w:rPr>
        <w:t>MacroMap</w:t>
      </w:r>
      <w:proofErr w:type="spellEnd"/>
      <w:r w:rsidRPr="00D822A3">
        <w:rPr>
          <w:lang w:val="en-GB"/>
        </w:rPr>
        <w:t xml:space="preserve"> map. If the macro does not </w:t>
      </w:r>
      <w:proofErr w:type="gramStart"/>
      <w:r w:rsidRPr="00D822A3">
        <w:rPr>
          <w:lang w:val="en-GB"/>
        </w:rPr>
        <w:t>exists</w:t>
      </w:r>
      <w:proofErr w:type="gramEnd"/>
      <w:r w:rsidRPr="00D822A3">
        <w:rPr>
          <w:lang w:val="en-GB"/>
        </w:rPr>
        <w:t xml:space="preserve">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501" w:name="_Toc54625185"/>
      <w:r w:rsidRPr="00D822A3">
        <w:rPr>
          <w:lang w:val="en-GB"/>
        </w:rPr>
        <w:lastRenderedPageBreak/>
        <w:t>Conditional Programming</w:t>
      </w:r>
      <w:bookmarkEnd w:id="501"/>
    </w:p>
    <w:p w14:paraId="526D3151" w14:textId="669B0B20" w:rsidR="005B1C6D" w:rsidRPr="00D822A3" w:rsidRDefault="005B1C6D" w:rsidP="005B1C6D">
      <w:pPr>
        <w:rPr>
          <w:lang w:val="en-GB"/>
        </w:rPr>
      </w:pPr>
      <w:r w:rsidRPr="00D822A3">
        <w:rPr>
          <w:lang w:val="en-GB"/>
        </w:rPr>
        <w:t xml:space="preserve">With conditional programming, it is possible to exclude part of the source code. The </w:t>
      </w:r>
      <w:proofErr w:type="spellStart"/>
      <w:r w:rsidRPr="00D822A3">
        <w:rPr>
          <w:rStyle w:val="CodeInText"/>
          <w:lang w:val="en-GB"/>
        </w:rPr>
        <w:t>doIf</w:t>
      </w:r>
      <w:proofErr w:type="spellEnd"/>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5F7BC3">
        <w:rPr>
          <w:lang w:val="en-GB"/>
        </w:rPr>
        <w:t>13.11</w:t>
      </w:r>
      <w:r w:rsidRPr="00D822A3">
        <w:rPr>
          <w:lang w:val="en-GB"/>
        </w:rPr>
        <w:fldChar w:fldCharType="end"/>
      </w:r>
      <w:r w:rsidRPr="00D822A3">
        <w:rPr>
          <w:lang w:val="en-GB"/>
        </w:rPr>
        <w:t xml:space="preserve">. It calls </w:t>
      </w:r>
      <w:proofErr w:type="spellStart"/>
      <w:r w:rsidRPr="00D822A3">
        <w:rPr>
          <w:rStyle w:val="CodeInText"/>
          <w:lang w:val="en-GB"/>
        </w:rPr>
        <w:t>parseExpression</w:t>
      </w:r>
      <w:proofErr w:type="spellEnd"/>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doIfDefined</w:t>
      </w:r>
      <w:proofErr w:type="spellEnd"/>
      <w:r w:rsidRPr="00D822A3">
        <w:rPr>
          <w:lang w:val="en-GB"/>
        </w:rPr>
        <w:t xml:space="preserve"> and </w:t>
      </w:r>
      <w:proofErr w:type="spellStart"/>
      <w:r w:rsidRPr="00D822A3">
        <w:rPr>
          <w:rStyle w:val="CodeInText"/>
          <w:lang w:val="en-GB"/>
        </w:rPr>
        <w:t>doIfNotDefined</w:t>
      </w:r>
      <w:proofErr w:type="spellEnd"/>
      <w:r w:rsidRPr="00D822A3">
        <w:rPr>
          <w:lang w:val="en-GB"/>
        </w:rPr>
        <w:t xml:space="preserve"> checks if the macro is defined or not, respectively, and add the result to the </w:t>
      </w:r>
      <w:proofErr w:type="spellStart"/>
      <w:r w:rsidRPr="00D822A3">
        <w:rPr>
          <w:rStyle w:val="CodeInText"/>
          <w:lang w:val="en-GB"/>
        </w:rPr>
        <w:t>Main.IfStack</w:t>
      </w:r>
      <w:proofErr w:type="spellEnd"/>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lastRenderedPageBreak/>
        <w:t xml:space="preserve">The </w:t>
      </w:r>
      <w:proofErr w:type="spellStart"/>
      <w:r w:rsidRPr="00D822A3">
        <w:rPr>
          <w:rStyle w:val="CodeInText"/>
          <w:lang w:val="en-GB"/>
        </w:rPr>
        <w:t>doIfElseIf</w:t>
      </w:r>
      <w:proofErr w:type="spellEnd"/>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proofErr w:type="spellStart"/>
      <w:r w:rsidRPr="00D822A3">
        <w:rPr>
          <w:rStyle w:val="CodeInText"/>
          <w:lang w:val="en-GB"/>
        </w:rPr>
        <w:t>Main.IfStack</w:t>
      </w:r>
      <w:proofErr w:type="spellEnd"/>
      <w:r w:rsidRPr="00D822A3">
        <w:rPr>
          <w:lang w:val="en-GB"/>
        </w:rPr>
        <w:t xml:space="preserve"> is not empty). Thereafter, it looks up the status of the if-stack. The stack value is </w:t>
      </w:r>
      <w:proofErr w:type="gramStart"/>
      <w:r w:rsidRPr="00D822A3">
        <w:rPr>
          <w:lang w:val="en-GB"/>
        </w:rPr>
        <w:t>a</w:t>
      </w:r>
      <w:proofErr w:type="gramEnd"/>
      <w:r w:rsidRPr="00D822A3">
        <w:rPr>
          <w:lang w:val="en-GB"/>
        </w:rPr>
        <w:t xml:space="preserve"> </w:t>
      </w:r>
      <w:proofErr w:type="spellStart"/>
      <w:r w:rsidR="00E21A59">
        <w:rPr>
          <w:lang w:val="en-GB"/>
        </w:rPr>
        <w:t>ifElseChain</w:t>
      </w:r>
      <w:proofErr w:type="spellEnd"/>
      <w:r w:rsidRPr="00D822A3">
        <w:rPr>
          <w:lang w:val="en-GB"/>
        </w:rPr>
        <w:t xml:space="preserve">, the first value indicates whether the current if-status is true, and the second value gives whether there has been an earlier true if-status. The third value is of type </w:t>
      </w:r>
      <w:proofErr w:type="spellStart"/>
      <w:r w:rsidRPr="00D822A3">
        <w:rPr>
          <w:rStyle w:val="CodeInText"/>
          <w:lang w:val="en-GB"/>
        </w:rPr>
        <w:t>IfStatus</w:t>
      </w:r>
      <w:proofErr w:type="spellEnd"/>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proofErr w:type="spellStart"/>
      <w:r w:rsidRPr="00D822A3">
        <w:rPr>
          <w:rStyle w:val="CodeInText"/>
          <w:lang w:val="en-GB"/>
        </w:rPr>
        <w:t>lastTrue</w:t>
      </w:r>
      <w:proofErr w:type="spellEnd"/>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doElse</w:t>
      </w:r>
      <w:proofErr w:type="spellEnd"/>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proofErr w:type="spellStart"/>
      <w:r w:rsidRPr="00D822A3">
        <w:rPr>
          <w:rStyle w:val="CodeInText"/>
          <w:lang w:val="en-GB"/>
        </w:rPr>
        <w:t>doEndIf</w:t>
      </w:r>
      <w:proofErr w:type="spellEnd"/>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502" w:name="_Toc54625186"/>
      <w:r w:rsidRPr="00D822A3">
        <w:rPr>
          <w:lang w:val="en-GB"/>
        </w:rPr>
        <w:lastRenderedPageBreak/>
        <w:t>Macro Expansion</w:t>
      </w:r>
      <w:bookmarkEnd w:id="502"/>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D822A3">
        <w:rPr>
          <w:rStyle w:val="CodeInText"/>
          <w:lang w:val="en-GB"/>
        </w:rPr>
        <w:t>slashToChar</w:t>
      </w:r>
      <w:proofErr w:type="spellEnd"/>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5F7BC3">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 xml:space="preserve">When we find and identifier that is a stored macro name (either in </w:t>
      </w:r>
      <w:proofErr w:type="spellStart"/>
      <w:r w:rsidRPr="00D822A3">
        <w:rPr>
          <w:lang w:val="en-GB"/>
        </w:rPr>
        <w:t>m_</w:t>
      </w:r>
      <w:r w:rsidRPr="00D822A3">
        <w:rPr>
          <w:rStyle w:val="CodeInText"/>
          <w:lang w:val="en-GB"/>
        </w:rPr>
        <w:t>specialMacroSet</w:t>
      </w:r>
      <w:proofErr w:type="spellEnd"/>
      <w:r w:rsidRPr="00D822A3">
        <w:rPr>
          <w:lang w:val="en-GB"/>
        </w:rPr>
        <w:t xml:space="preserve"> or </w:t>
      </w:r>
      <w:proofErr w:type="spellStart"/>
      <w:r w:rsidRPr="00D822A3">
        <w:rPr>
          <w:rStyle w:val="CodeInText"/>
          <w:lang w:val="en-GB"/>
        </w:rPr>
        <w:t>MacroMap</w:t>
      </w:r>
      <w:proofErr w:type="spellEnd"/>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D822A3">
        <w:rPr>
          <w:rStyle w:val="CodeInText"/>
          <w:lang w:val="en-GB"/>
        </w:rPr>
        <w:t>nameStack</w:t>
      </w:r>
      <w:proofErr w:type="spellEnd"/>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lastRenderedPageBreak/>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scanParameters</w:t>
      </w:r>
      <w:proofErr w:type="spellEnd"/>
      <w:r w:rsidRPr="00D822A3">
        <w:rPr>
          <w:lang w:val="en-GB"/>
        </w:rPr>
        <w:t xml:space="preserve"> extracts the actual parameters of a macro call. The parameters are separated by commas and the list is terminated by a right parenthesis. It becomes a bit complicated since the parameters </w:t>
      </w:r>
      <w:r w:rsidRPr="00D822A3">
        <w:rPr>
          <w:lang w:val="en-GB"/>
        </w:rPr>
        <w:lastRenderedPageBreak/>
        <w:t xml:space="preserve">themselves can hold parenthesis and commas. The field </w:t>
      </w:r>
      <w:proofErr w:type="spellStart"/>
      <w:r w:rsidRPr="00D822A3">
        <w:rPr>
          <w:rStyle w:val="CodeInText"/>
          <w:lang w:val="en-GB"/>
        </w:rPr>
        <w:t>paranCount</w:t>
      </w:r>
      <w:proofErr w:type="spellEnd"/>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lookupMacro</w:t>
      </w:r>
      <w:proofErr w:type="spellEnd"/>
      <w:r w:rsidRPr="00D822A3">
        <w:rPr>
          <w:lang w:val="en-GB"/>
        </w:rPr>
        <w:t xml:space="preserve"> method looks up a given macro. If it stored in </w:t>
      </w:r>
      <w:proofErr w:type="spellStart"/>
      <w:r w:rsidRPr="00D822A3">
        <w:rPr>
          <w:rStyle w:val="CodeInText"/>
          <w:lang w:val="en-GB"/>
        </w:rPr>
        <w:t>MacroMap</w:t>
      </w:r>
      <w:proofErr w:type="spellEnd"/>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proofErr w:type="spellStart"/>
      <w:r w:rsidRPr="00D822A3">
        <w:rPr>
          <w:rStyle w:val="CodeInText"/>
          <w:lang w:val="en-GB"/>
        </w:rPr>
        <w:t>MacroMap</w:t>
      </w:r>
      <w:proofErr w:type="spellEnd"/>
      <w:r w:rsidRPr="00D822A3">
        <w:rPr>
          <w:lang w:val="en-GB"/>
        </w:rPr>
        <w:t xml:space="preserve">, it may be one of the predefined special macros. The </w:t>
      </w:r>
      <w:r w:rsidRPr="00D822A3">
        <w:rPr>
          <w:rStyle w:val="CodeInText"/>
          <w:lang w:val="en-GB"/>
        </w:rPr>
        <w:t>__</w:t>
      </w:r>
      <w:proofErr w:type="spellStart"/>
      <w:r w:rsidRPr="00D822A3">
        <w:rPr>
          <w:rStyle w:val="CodeInText"/>
          <w:lang w:val="en-GB"/>
        </w:rPr>
        <w:t>STDC</w:t>
      </w:r>
      <w:proofErr w:type="spellEnd"/>
      <w:r w:rsidRPr="00D822A3">
        <w:rPr>
          <w:rStyle w:val="CodeInText"/>
          <w:lang w:val="en-GB"/>
        </w:rPr>
        <w:t>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proofErr w:type="spellStart"/>
      <w:r w:rsidRPr="00D822A3">
        <w:rPr>
          <w:rStyle w:val="CodeInText"/>
          <w:lang w:val="en-GB"/>
        </w:rPr>
        <w:t>Main.Path</w:t>
      </w:r>
      <w:proofErr w:type="spellEnd"/>
      <w:r w:rsidRPr="00D822A3">
        <w:rPr>
          <w:lang w:val="en-GB"/>
        </w:rPr>
        <w:t xml:space="preserve">), the </w:t>
      </w:r>
      <w:r w:rsidRPr="00D822A3">
        <w:rPr>
          <w:rStyle w:val="CodeInText"/>
          <w:lang w:val="en-GB"/>
        </w:rPr>
        <w:t>__LINE__</w:t>
      </w:r>
      <w:r w:rsidRPr="00D822A3">
        <w:rPr>
          <w:lang w:val="en-GB"/>
        </w:rPr>
        <w:t xml:space="preserve"> macro is replaced by the current line number (</w:t>
      </w:r>
      <w:proofErr w:type="spellStart"/>
      <w:r w:rsidRPr="00D822A3">
        <w:rPr>
          <w:rStyle w:val="CodeInText"/>
          <w:lang w:val="en-GB"/>
        </w:rPr>
        <w:t>Main.Line</w:t>
      </w:r>
      <w:proofErr w:type="spellEnd"/>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503" w:name="_Toc54625187"/>
      <w:r w:rsidRPr="00D822A3">
        <w:rPr>
          <w:lang w:val="en-GB"/>
        </w:rPr>
        <w:t>String Merging</w:t>
      </w:r>
      <w:bookmarkEnd w:id="503"/>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lastRenderedPageBreak/>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4" w:name="_Toc54625188"/>
      <w:r w:rsidRPr="00D822A3">
        <w:lastRenderedPageBreak/>
        <w:t>The C Grammar</w:t>
      </w:r>
      <w:bookmarkEnd w:id="484"/>
      <w:bookmarkEnd w:id="504"/>
    </w:p>
    <w:p w14:paraId="5EE70CDE" w14:textId="3D3CD693" w:rsidR="00CB1AB5" w:rsidRPr="00EC76D5" w:rsidRDefault="00CB1AB5" w:rsidP="00CB1AB5">
      <w:bookmarkStart w:id="505" w:name="_Ref418184656"/>
      <w:r w:rsidRPr="00EC76D5">
        <w:t xml:space="preserve">This grammar of the C compiler of this book is based on (and to a large extent identical with) the grammar defined in the </w:t>
      </w:r>
      <w:r w:rsidRPr="00EC76D5">
        <w:rPr>
          <w:i/>
        </w:rPr>
        <w:t xml:space="preserve">American National Standard for Information systems – Programming Language C, </w:t>
      </w:r>
      <w:proofErr w:type="spellStart"/>
      <w:r w:rsidRPr="00EC76D5">
        <w:rPr>
          <w:i/>
        </w:rPr>
        <w:t>X3.159</w:t>
      </w:r>
      <w:proofErr w:type="spellEnd"/>
      <w:r w:rsidRPr="00EC76D5">
        <w:rPr>
          <w:i/>
        </w:rPr>
        <w:t>-1989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6" w:name="_Toc49764472"/>
      <w:bookmarkStart w:id="507" w:name="_Toc54625189"/>
      <w:r w:rsidRPr="00EC76D5">
        <w:t>The Preprocessor Grammar</w:t>
      </w:r>
      <w:bookmarkEnd w:id="506"/>
      <w:bookmarkEnd w:id="507"/>
    </w:p>
    <w:p w14:paraId="6050AB4B" w14:textId="0685D454" w:rsidR="00CB1AB5" w:rsidRPr="00EC76D5" w:rsidRDefault="00CB1AB5" w:rsidP="00CB1AB5">
      <w:r w:rsidRPr="00EC76D5">
        <w:t xml:space="preserve">The following grammar is implemented in </w:t>
      </w:r>
      <w:proofErr w:type="spellStart"/>
      <w:r w:rsidR="00774040">
        <w:t>GPPG</w:t>
      </w:r>
      <w:proofErr w:type="spellEnd"/>
      <w:r w:rsidRPr="00EC76D5">
        <w:t xml:space="preserve"> in Chapter </w:t>
      </w:r>
      <w:r w:rsidRPr="00EC76D5">
        <w:fldChar w:fldCharType="begin"/>
      </w:r>
      <w:r w:rsidRPr="00EC76D5">
        <w:instrText xml:space="preserve"> REF _Ref418260972 \r \h </w:instrText>
      </w:r>
      <w:r w:rsidRPr="00EC76D5">
        <w:fldChar w:fldCharType="separate"/>
      </w:r>
      <w:r w:rsidR="005F7BC3">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8" w:name="_Toc49764473"/>
      <w:bookmarkStart w:id="509" w:name="_Toc54625190"/>
      <w:r w:rsidRPr="00EC76D5">
        <w:t>The Language Grammar</w:t>
      </w:r>
      <w:bookmarkEnd w:id="508"/>
      <w:bookmarkEnd w:id="509"/>
    </w:p>
    <w:p w14:paraId="69CBCC96" w14:textId="4B6E4ADA" w:rsidR="00CB1AB5" w:rsidRPr="00EC76D5" w:rsidRDefault="00CB1AB5" w:rsidP="00CB1AB5">
      <w:r w:rsidRPr="00EC76D5">
        <w:t xml:space="preserve">The following grammar is implemented in </w:t>
      </w:r>
      <w:proofErr w:type="spellStart"/>
      <w:r>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5F7BC3">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00DA9426" w:rsidR="00CB1AB5" w:rsidRPr="00EC76D5" w:rsidRDefault="00CB1AB5" w:rsidP="00CB1AB5">
      <w:pPr>
        <w:pStyle w:val="Code"/>
      </w:pPr>
      <w:r w:rsidRPr="00EC76D5">
        <w:t xml:space="preserve">    </w:t>
      </w:r>
      <w:r w:rsidR="00FC270F">
        <w:rPr>
          <w:i/>
        </w:rPr>
        <w:t>bitwise_or_expression</w:t>
      </w:r>
      <w:r w:rsidRPr="00EC76D5">
        <w:t xml:space="preserve">  </w:t>
      </w:r>
    </w:p>
    <w:p w14:paraId="5181C7F2" w14:textId="2405310E"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FC270F">
        <w:rPr>
          <w:i/>
        </w:rPr>
        <w:t>bitwise_or_expression</w:t>
      </w:r>
    </w:p>
    <w:p w14:paraId="7AE075DD" w14:textId="77777777" w:rsidR="00CB1AB5" w:rsidRPr="00EC76D5" w:rsidRDefault="00CB1AB5" w:rsidP="00CB1AB5">
      <w:pPr>
        <w:pStyle w:val="Code"/>
      </w:pPr>
    </w:p>
    <w:p w14:paraId="10168F28" w14:textId="4F164EF5" w:rsidR="00CB1AB5" w:rsidRPr="00EC76D5" w:rsidRDefault="00FC270F" w:rsidP="00CB1AB5">
      <w:pPr>
        <w:pStyle w:val="Code"/>
      </w:pPr>
      <w:r>
        <w:rPr>
          <w:i/>
        </w:rPr>
        <w:t>bitwise_or_expression</w:t>
      </w:r>
      <w:r w:rsidR="00CB1AB5"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19A7BE25" w:rsidR="00CB1AB5" w:rsidRPr="00EC76D5" w:rsidRDefault="00CB1AB5" w:rsidP="00CB1AB5">
      <w:pPr>
        <w:pStyle w:val="Code"/>
      </w:pPr>
      <w:r w:rsidRPr="00EC76D5">
        <w:t xml:space="preserve">  | </w:t>
      </w:r>
      <w:r w:rsidR="00FC270F">
        <w:rPr>
          <w:i/>
        </w:rPr>
        <w:t>bitwise_or_expression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10" w:name="_Toc54625191"/>
      <w:proofErr w:type="spellStart"/>
      <w:r w:rsidRPr="00D822A3">
        <w:lastRenderedPageBreak/>
        <w:t>GPPG</w:t>
      </w:r>
      <w:proofErr w:type="spellEnd"/>
      <w:r w:rsidRPr="00D822A3">
        <w:t xml:space="preserve"> and </w:t>
      </w:r>
      <w:proofErr w:type="spellStart"/>
      <w:r w:rsidRPr="00D822A3">
        <w:t>GPLEX</w:t>
      </w:r>
      <w:bookmarkEnd w:id="505"/>
      <w:bookmarkEnd w:id="510"/>
      <w:proofErr w:type="spellEnd"/>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w:t>
      </w:r>
      <w:proofErr w:type="spellStart"/>
      <w:r w:rsidRPr="00D822A3">
        <w:rPr>
          <w:highlight w:val="white"/>
          <w:lang w:val="en-GB"/>
        </w:rPr>
        <w:t>GPLEX</w:t>
      </w:r>
      <w:proofErr w:type="spellEnd"/>
      <w:r w:rsidRPr="00D822A3">
        <w:rPr>
          <w:highlight w:val="white"/>
          <w:lang w:val="en-GB"/>
        </w:rPr>
        <w:t>)</w:t>
      </w:r>
      <w:r w:rsidRPr="00D822A3">
        <w:rPr>
          <w:lang w:val="en-GB"/>
        </w:rPr>
        <w:t xml:space="preserve"> scanner generator and the </w:t>
      </w:r>
      <w:r w:rsidRPr="00D822A3">
        <w:rPr>
          <w:highlight w:val="white"/>
          <w:lang w:val="en-GB"/>
        </w:rPr>
        <w:t>Gardens Point Parser Generator</w:t>
      </w:r>
      <w:r w:rsidRPr="00D822A3">
        <w:rPr>
          <w:lang w:val="en-GB"/>
        </w:rPr>
        <w:t xml:space="preserve"> (</w:t>
      </w:r>
      <w:proofErr w:type="spellStart"/>
      <w:r w:rsidRPr="00D822A3">
        <w:rPr>
          <w:lang w:val="en-GB"/>
        </w:rPr>
        <w:t>GPPG</w:t>
      </w:r>
      <w:proofErr w:type="spellEnd"/>
      <w:r w:rsidRPr="00D822A3">
        <w:rPr>
          <w:lang w:val="en-GB"/>
        </w:rPr>
        <w:t xml:space="preserve">)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11" w:name="_Toc54625192"/>
      <w:r w:rsidRPr="00D822A3">
        <w:rPr>
          <w:lang w:val="en-GB"/>
        </w:rPr>
        <w:t>The Language</w:t>
      </w:r>
      <w:bookmarkEnd w:id="511"/>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proofErr w:type="spellStart"/>
      <w:r w:rsidRPr="00D822A3">
        <w:rPr>
          <w:rStyle w:val="CodeInText"/>
          <w:lang w:val="en-GB"/>
        </w:rPr>
        <w:t>e</w:t>
      </w:r>
      <w:proofErr w:type="spellEnd"/>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proofErr w:type="spellStart"/>
      <w:r w:rsidRPr="00D822A3">
        <w:rPr>
          <w:rStyle w:val="CodeInText"/>
          <w:lang w:val="en-GB"/>
        </w:rPr>
        <w:t>log10</w:t>
      </w:r>
      <w:proofErr w:type="spellEnd"/>
      <w:r w:rsidRPr="00D822A3">
        <w:rPr>
          <w:lang w:val="en-GB"/>
        </w:rPr>
        <w:t xml:space="preserve">, </w:t>
      </w:r>
      <w:proofErr w:type="spellStart"/>
      <w:r w:rsidRPr="00D822A3">
        <w:rPr>
          <w:rStyle w:val="CodeInText"/>
          <w:lang w:val="en-GB"/>
        </w:rPr>
        <w:t>exp10</w:t>
      </w:r>
      <w:proofErr w:type="spellEnd"/>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12" w:name="_Toc54625193"/>
      <w:r w:rsidRPr="00D822A3">
        <w:rPr>
          <w:lang w:val="en-GB"/>
        </w:rPr>
        <w:lastRenderedPageBreak/>
        <w:t>The Grammar</w:t>
      </w:r>
      <w:bookmarkEnd w:id="512"/>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proofErr w:type="spellStart"/>
      <w:r w:rsidRPr="00D822A3">
        <w:rPr>
          <w:rStyle w:val="CodeInText"/>
          <w:highlight w:val="white"/>
          <w:lang w:val="en-GB"/>
        </w:rPr>
        <w:t>statement_list</w:t>
      </w:r>
      <w:proofErr w:type="spellEnd"/>
      <w:r w:rsidRPr="00D822A3">
        <w:rPr>
          <w:lang w:val="en-GB"/>
        </w:rPr>
        <w:t xml:space="preserve">). The grammar rules for our language follows below, the vertical bar at the left of the rules can be read as “or”. The first rule </w:t>
      </w:r>
      <w:proofErr w:type="spellStart"/>
      <w:r w:rsidRPr="00D822A3">
        <w:rPr>
          <w:rStyle w:val="CodeInText"/>
          <w:lang w:val="en-GB"/>
        </w:rPr>
        <w:t>statement_list</w:t>
      </w:r>
      <w:proofErr w:type="spellEnd"/>
      <w:r w:rsidRPr="00D822A3">
        <w:rPr>
          <w:lang w:val="en-GB"/>
        </w:rPr>
        <w:t xml:space="preserve"> can be read as “a statement list is a </w:t>
      </w:r>
      <w:proofErr w:type="gramStart"/>
      <w:r w:rsidRPr="00D822A3">
        <w:rPr>
          <w:lang w:val="en-GB"/>
        </w:rPr>
        <w:t>statement</w:t>
      </w:r>
      <w:proofErr w:type="gramEnd"/>
      <w:r w:rsidRPr="00D822A3">
        <w:rPr>
          <w:lang w:val="en-GB"/>
        </w:rPr>
        <w:t xml:space="preserve">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13" w:name="_Toc54625194"/>
      <w:proofErr w:type="spellStart"/>
      <w:r w:rsidRPr="00D822A3">
        <w:rPr>
          <w:lang w:val="en-GB"/>
        </w:rPr>
        <w:t>GPPG</w:t>
      </w:r>
      <w:bookmarkEnd w:id="513"/>
      <w:proofErr w:type="spellEnd"/>
    </w:p>
    <w:p w14:paraId="3F9D3945" w14:textId="7B9BD2D1" w:rsidR="007660EE" w:rsidRPr="00D822A3" w:rsidRDefault="007660EE" w:rsidP="007660EE">
      <w:pPr>
        <w:rPr>
          <w:lang w:val="en-GB"/>
        </w:rPr>
      </w:pPr>
      <w:proofErr w:type="spellStart"/>
      <w:r w:rsidRPr="00D822A3">
        <w:rPr>
          <w:lang w:val="en-GB"/>
        </w:rPr>
        <w:t>GPPG</w:t>
      </w:r>
      <w:proofErr w:type="spellEnd"/>
      <w:r w:rsidRPr="00D822A3">
        <w:rPr>
          <w:lang w:val="en-GB"/>
        </w:rPr>
        <w:t xml:space="preserve"> is a tool based on the classic parser generator </w:t>
      </w:r>
      <w:proofErr w:type="spellStart"/>
      <w:r w:rsidRPr="00D822A3">
        <w:rPr>
          <w:lang w:val="en-GB"/>
        </w:rPr>
        <w:t>Yacc</w:t>
      </w:r>
      <w:proofErr w:type="spellEnd"/>
      <w:r w:rsidR="00BA59B6">
        <w:rPr>
          <w:lang w:val="en-GB"/>
        </w:rPr>
        <w:t>.</w:t>
      </w:r>
      <w:r w:rsidR="00BA59B6" w:rsidRPr="00BA59B6">
        <w:t xml:space="preserve"> </w:t>
      </w:r>
      <w:r w:rsidR="00BA59B6">
        <w:t xml:space="preserve">The name </w:t>
      </w:r>
      <w:proofErr w:type="spellStart"/>
      <w:r w:rsidR="00BA59B6" w:rsidRPr="00304E17">
        <w:t>Yacc</w:t>
      </w:r>
      <w:proofErr w:type="spellEnd"/>
      <w:r w:rsidR="00BA59B6" w:rsidRPr="00304E17">
        <w:t xml:space="preserve">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w:t>
      </w:r>
      <w:proofErr w:type="spellStart"/>
      <w:r w:rsidRPr="00D822A3">
        <w:rPr>
          <w:lang w:val="en-GB"/>
        </w:rPr>
        <w:t>GPPG</w:t>
      </w:r>
      <w:proofErr w:type="spellEnd"/>
      <w:r w:rsidRPr="00D822A3">
        <w:rPr>
          <w:lang w:val="en-GB"/>
        </w:rPr>
        <w:t xml:space="preserve">. Simply put, </w:t>
      </w:r>
      <w:proofErr w:type="spellStart"/>
      <w:r w:rsidRPr="00D822A3">
        <w:rPr>
          <w:lang w:val="en-GB"/>
        </w:rPr>
        <w:t>GPPG</w:t>
      </w:r>
      <w:proofErr w:type="spellEnd"/>
      <w:r w:rsidRPr="00D822A3">
        <w:rPr>
          <w:lang w:val="en-GB"/>
        </w:rPr>
        <w:t xml:space="preserve">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D822A3">
        <w:rPr>
          <w:lang w:val="en-GB"/>
        </w:rPr>
        <w:t>GPPG</w:t>
      </w:r>
      <w:proofErr w:type="spellEnd"/>
      <w:r w:rsidRPr="00D822A3">
        <w:rPr>
          <w:lang w:val="en-GB"/>
        </w:rPr>
        <w:t>.</w:t>
      </w:r>
    </w:p>
    <w:p w14:paraId="6E0C806E" w14:textId="77777777" w:rsidR="007660EE" w:rsidRPr="00D822A3" w:rsidRDefault="007660EE" w:rsidP="007660EE">
      <w:pPr>
        <w:pStyle w:val="CodeHeader"/>
        <w:rPr>
          <w:lang w:val="en-GB"/>
        </w:rPr>
      </w:pPr>
      <w:proofErr w:type="spellStart"/>
      <w:r w:rsidRPr="00D822A3">
        <w:rPr>
          <w:lang w:val="en-GB"/>
        </w:rPr>
        <w:t>Parser.gppg</w:t>
      </w:r>
      <w:proofErr w:type="spellEnd"/>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proofErr w:type="spellStart"/>
      <w:r w:rsidRPr="00D822A3">
        <w:rPr>
          <w:rStyle w:val="CodeInText0"/>
          <w:lang w:val="en-GB"/>
        </w:rPr>
        <w:t>statement_list</w:t>
      </w:r>
      <w:proofErr w:type="spellEnd"/>
      <w:r w:rsidRPr="00D822A3">
        <w:rPr>
          <w:lang w:val="en-GB"/>
        </w:rPr>
        <w:t xml:space="preserve">, </w:t>
      </w:r>
      <w:r w:rsidRPr="00D822A3">
        <w:rPr>
          <w:rStyle w:val="CodeInText0"/>
          <w:lang w:val="en-GB"/>
        </w:rPr>
        <w:t>statement</w:t>
      </w:r>
      <w:r w:rsidRPr="00D822A3">
        <w:rPr>
          <w:lang w:val="en-GB"/>
        </w:rPr>
        <w:t xml:space="preserve">, and </w:t>
      </w:r>
      <w:proofErr w:type="spellStart"/>
      <w:r w:rsidRPr="00D822A3">
        <w:rPr>
          <w:rStyle w:val="CodeInText0"/>
          <w:lang w:val="en-GB"/>
        </w:rPr>
        <w:t>optional_output</w:t>
      </w:r>
      <w:proofErr w:type="spellEnd"/>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4"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lastRenderedPageBreak/>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lastRenderedPageBreak/>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5" w:name="_Toc54625195"/>
      <w:proofErr w:type="spellStart"/>
      <w:r w:rsidRPr="00D822A3">
        <w:rPr>
          <w:lang w:val="en-GB"/>
        </w:rPr>
        <w:lastRenderedPageBreak/>
        <w:t>JPlex</w:t>
      </w:r>
      <w:bookmarkEnd w:id="514"/>
      <w:bookmarkEnd w:id="515"/>
      <w:proofErr w:type="spellEnd"/>
    </w:p>
    <w:p w14:paraId="1FC11E4C" w14:textId="77777777" w:rsidR="007660EE" w:rsidRPr="00D822A3" w:rsidRDefault="007660EE" w:rsidP="007660EE">
      <w:pPr>
        <w:rPr>
          <w:lang w:val="en-GB"/>
        </w:rPr>
      </w:pPr>
      <w:r w:rsidRPr="00D822A3">
        <w:rPr>
          <w:lang w:val="en-GB"/>
        </w:rPr>
        <w:t xml:space="preserve">For the parser of the previous section to work properly it also needs a scanner that identifies the tokens. </w:t>
      </w:r>
      <w:proofErr w:type="spellStart"/>
      <w:r w:rsidRPr="00D822A3">
        <w:rPr>
          <w:lang w:val="en-GB"/>
        </w:rPr>
        <w:t>JPlex</w:t>
      </w:r>
      <w:proofErr w:type="spellEnd"/>
      <w:r w:rsidRPr="00D822A3">
        <w:rPr>
          <w:lang w:val="en-GB"/>
        </w:rPr>
        <w:t xml:space="preserve">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 xml:space="preserve">When it comes to complicated tokens, </w:t>
      </w:r>
      <w:proofErr w:type="spellStart"/>
      <w:r w:rsidRPr="00D822A3">
        <w:rPr>
          <w:lang w:val="en-GB"/>
        </w:rPr>
        <w:t>JFlex</w:t>
      </w:r>
      <w:proofErr w:type="spellEnd"/>
      <w:r w:rsidRPr="00D822A3">
        <w:rPr>
          <w:lang w:val="en-GB"/>
        </w:rPr>
        <w:t xml:space="preserve"> applies regular expressions. Some characters have special meanings in accordance with the following table. However, their special status can be </w:t>
      </w:r>
      <w:proofErr w:type="spellStart"/>
      <w:r w:rsidRPr="00D822A3">
        <w:rPr>
          <w:lang w:val="en-GB"/>
        </w:rPr>
        <w:t>canceled</w:t>
      </w:r>
      <w:proofErr w:type="spellEnd"/>
      <w:r w:rsidRPr="00D822A3">
        <w:rPr>
          <w:lang w:val="en-GB"/>
        </w:rPr>
        <w:t xml:space="preserve"> by </w:t>
      </w:r>
      <w:proofErr w:type="spellStart"/>
      <w:r w:rsidRPr="00D822A3">
        <w:rPr>
          <w:lang w:val="en-GB"/>
        </w:rPr>
        <w:t>preceeding</w:t>
      </w:r>
      <w:proofErr w:type="spellEnd"/>
      <w:r w:rsidRPr="00D822A3">
        <w:rPr>
          <w:lang w:val="en-GB"/>
        </w:rPr>
        <w:t xml:space="preserve">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proofErr w:type="gramStart"/>
            <w:r w:rsidRPr="00D822A3">
              <w:rPr>
                <w:lang w:val="en-GB"/>
              </w:rPr>
              <w:t>( and</w:t>
            </w:r>
            <w:proofErr w:type="gramEnd"/>
            <w:r w:rsidRPr="00D822A3">
              <w:rPr>
                <w:lang w:val="en-GB"/>
              </w:rPr>
              <w:t xml:space="preserve">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 xml:space="preserve">One or </w:t>
            </w:r>
            <w:proofErr w:type="spellStart"/>
            <w:r w:rsidRPr="00D822A3">
              <w:rPr>
                <w:lang w:val="en-GB"/>
              </w:rPr>
              <w:t>moree</w:t>
            </w:r>
            <w:proofErr w:type="spellEnd"/>
            <w:r w:rsidRPr="00D822A3">
              <w:rPr>
                <w:lang w:val="en-GB"/>
              </w:rPr>
              <w:t xml:space="preserv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proofErr w:type="spellStart"/>
      <w:r w:rsidRPr="00D822A3">
        <w:rPr>
          <w:lang w:val="en-GB"/>
        </w:rPr>
        <w:t>Scanner.jplex</w:t>
      </w:r>
      <w:proofErr w:type="spellEnd"/>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 xml:space="preserve">In the scanner code below, a line comment is two slashes followed by zero or more occurrences of any character except newline. Since both the slash has special </w:t>
      </w:r>
      <w:proofErr w:type="gramStart"/>
      <w:r w:rsidRPr="00D822A3">
        <w:rPr>
          <w:lang w:val="en-GB"/>
        </w:rPr>
        <w:t>meaning</w:t>
      </w:r>
      <w:proofErr w:type="gramEnd"/>
      <w:r w:rsidRPr="00D822A3">
        <w:rPr>
          <w:lang w:val="en-GB"/>
        </w:rPr>
        <w:t xml:space="preserve">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 xml:space="preserve">An identifier is a capital or small letter, or </w:t>
      </w:r>
      <w:proofErr w:type="gramStart"/>
      <w:r w:rsidRPr="00D822A3">
        <w:rPr>
          <w:lang w:val="en-GB"/>
        </w:rPr>
        <w:t>a</w:t>
      </w:r>
      <w:proofErr w:type="gramEnd"/>
      <w:r w:rsidRPr="00D822A3">
        <w:rPr>
          <w:lang w:val="en-GB"/>
        </w:rPr>
        <w:t xml:space="preserve">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lastRenderedPageBreak/>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proofErr w:type="spellStart"/>
      <w:r w:rsidRPr="00D822A3">
        <w:rPr>
          <w:rStyle w:val="CodeInText"/>
          <w:lang w:val="en-GB"/>
        </w:rPr>
        <w:t>yytext</w:t>
      </w:r>
      <w:proofErr w:type="spellEnd"/>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lastRenderedPageBreak/>
        <w:t>}</w:t>
      </w:r>
    </w:p>
    <w:p w14:paraId="2551028A" w14:textId="77777777" w:rsidR="007660EE" w:rsidRPr="00D822A3" w:rsidRDefault="007660EE" w:rsidP="007660EE">
      <w:pPr>
        <w:pStyle w:val="Rubrik3"/>
        <w:rPr>
          <w:lang w:val="en-GB"/>
        </w:rPr>
      </w:pPr>
      <w:bookmarkStart w:id="516" w:name="_Toc54625196"/>
      <w:r w:rsidRPr="00D822A3">
        <w:rPr>
          <w:lang w:val="en-GB"/>
        </w:rPr>
        <w:t>Main</w:t>
      </w:r>
      <w:bookmarkEnd w:id="516"/>
    </w:p>
    <w:p w14:paraId="2FDB2DF8" w14:textId="77777777" w:rsidR="007660EE" w:rsidRPr="00D822A3" w:rsidRDefault="007660EE" w:rsidP="007660EE">
      <w:pPr>
        <w:rPr>
          <w:lang w:val="en-GB"/>
        </w:rPr>
      </w:pPr>
      <w:proofErr w:type="spellStart"/>
      <w:r w:rsidRPr="00D822A3">
        <w:rPr>
          <w:lang w:val="en-GB"/>
        </w:rPr>
        <w:t>GPPG</w:t>
      </w:r>
      <w:proofErr w:type="spellEnd"/>
      <w:r w:rsidRPr="00D822A3">
        <w:rPr>
          <w:lang w:val="en-GB"/>
        </w:rPr>
        <w:t xml:space="preserve"> and </w:t>
      </w:r>
      <w:proofErr w:type="spellStart"/>
      <w:r w:rsidRPr="00D822A3">
        <w:rPr>
          <w:lang w:val="en-GB"/>
        </w:rPr>
        <w:t>JPLEX</w:t>
      </w:r>
      <w:proofErr w:type="spellEnd"/>
      <w:r w:rsidRPr="00D822A3">
        <w:rPr>
          <w:lang w:val="en-GB"/>
        </w:rPr>
        <w:t xml:space="preserve">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proofErr w:type="spellStart"/>
      <w:r w:rsidRPr="00D822A3">
        <w:rPr>
          <w:rStyle w:val="CodeInText"/>
          <w:lang w:val="en-GB"/>
        </w:rPr>
        <w:t>BufferedReader</w:t>
      </w:r>
      <w:proofErr w:type="spellEnd"/>
      <w:r w:rsidRPr="00D822A3">
        <w:rPr>
          <w:lang w:val="en-GB"/>
        </w:rPr>
        <w:t xml:space="preserve">, the output is written to </w:t>
      </w:r>
      <w:proofErr w:type="spellStart"/>
      <w:r w:rsidRPr="00D822A3">
        <w:rPr>
          <w:rStyle w:val="CodeInText"/>
          <w:lang w:val="en-GB"/>
        </w:rPr>
        <w:t>OutputStream</w:t>
      </w:r>
      <w:proofErr w:type="spellEnd"/>
      <w:r w:rsidRPr="00D822A3">
        <w:rPr>
          <w:lang w:val="en-GB"/>
        </w:rPr>
        <w:t xml:space="preserve">, error messages are written to </w:t>
      </w:r>
      <w:proofErr w:type="spellStart"/>
      <w:r w:rsidRPr="00D822A3">
        <w:rPr>
          <w:rStyle w:val="CodeInText"/>
          <w:lang w:val="en-GB"/>
        </w:rPr>
        <w:t>ErrorStream</w:t>
      </w:r>
      <w:proofErr w:type="spellEnd"/>
      <w:r w:rsidRPr="00D822A3">
        <w:rPr>
          <w:lang w:val="en-GB"/>
        </w:rPr>
        <w:t xml:space="preserve">, and </w:t>
      </w:r>
      <w:proofErr w:type="spellStart"/>
      <w:r w:rsidRPr="00D822A3">
        <w:rPr>
          <w:rStyle w:val="CodeInText"/>
          <w:lang w:val="en-GB"/>
        </w:rPr>
        <w:t>VariableMap</w:t>
      </w:r>
      <w:proofErr w:type="spellEnd"/>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proofErr w:type="spellStart"/>
      <w:r w:rsidRPr="00D822A3">
        <w:rPr>
          <w:lang w:val="en-GB"/>
        </w:rPr>
        <w:t>Main.cs</w:t>
      </w:r>
      <w:proofErr w:type="spellEnd"/>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lastRenderedPageBreak/>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proofErr w:type="spellStart"/>
      <w:r w:rsidRPr="00D822A3">
        <w:rPr>
          <w:lang w:val="en-GB"/>
        </w:rPr>
        <w:t>Parser.bat</w:t>
      </w:r>
      <w:proofErr w:type="spellEnd"/>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7" w:name="_Toc54625197"/>
      <w:r w:rsidRPr="00D822A3">
        <w:lastRenderedPageBreak/>
        <w:t>Auxiliary Classes</w:t>
      </w:r>
      <w:bookmarkEnd w:id="517"/>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8" w:name="_Toc54625198"/>
      <w:r w:rsidRPr="00D822A3">
        <w:rPr>
          <w:lang w:val="en-GB"/>
        </w:rPr>
        <w:t>Error Handling</w:t>
      </w:r>
      <w:bookmarkEnd w:id="518"/>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w:t>
      </w:r>
      <w:proofErr w:type="spellStart"/>
      <w:r w:rsidRPr="00D822A3">
        <w:rPr>
          <w:lang w:val="en-GB"/>
        </w:rPr>
        <w:t>behavior</w:t>
      </w:r>
      <w:proofErr w:type="spellEnd"/>
      <w:r w:rsidRPr="00D822A3">
        <w:rPr>
          <w:lang w:val="en-GB"/>
        </w:rPr>
        <w:t>.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proofErr w:type="spellStart"/>
      <w:r w:rsidRPr="00D822A3">
        <w:rPr>
          <w:lang w:val="en-GB"/>
        </w:rPr>
        <w:t>Assert.cs</w:t>
      </w:r>
      <w:proofErr w:type="spellEnd"/>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proofErr w:type="spellStart"/>
      <w:r w:rsidRPr="00D822A3">
        <w:rPr>
          <w:lang w:val="en-GB"/>
        </w:rPr>
        <w:t>Message.cs</w:t>
      </w:r>
      <w:proofErr w:type="spellEnd"/>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726E171A" w14:textId="77777777" w:rsidR="00FB6CBB" w:rsidRPr="00FB6CBB" w:rsidRDefault="00FB6CBB" w:rsidP="00FB6CBB">
      <w:pPr>
        <w:pStyle w:val="Code"/>
        <w:rPr>
          <w:highlight w:val="white"/>
        </w:rPr>
      </w:pPr>
      <w:r w:rsidRPr="00FB6CBB">
        <w:rPr>
          <w:highlight w:val="white"/>
        </w:rPr>
        <w:t xml:space="preserve">    Member_access_of_uncomplete_struct_or_union,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lastRenderedPageBreak/>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9" w:name="_Toc54625199"/>
      <w:r w:rsidRPr="00D822A3">
        <w:rPr>
          <w:lang w:val="en-GB"/>
        </w:rPr>
        <w:t>Container Classes</w:t>
      </w:r>
      <w:bookmarkEnd w:id="519"/>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proofErr w:type="spellStart"/>
      <w:r w:rsidR="00E21A59">
        <w:rPr>
          <w:lang w:val="en-GB"/>
        </w:rPr>
        <w:t>ifElseChain</w:t>
      </w:r>
      <w:r w:rsidRPr="00D822A3">
        <w:rPr>
          <w:lang w:val="en-GB"/>
        </w:rPr>
        <w:t>s</w:t>
      </w:r>
      <w:proofErr w:type="spellEnd"/>
      <w:r w:rsidRPr="00D822A3">
        <w:rPr>
          <w:lang w:val="en-GB"/>
        </w:rPr>
        <w:t xml:space="preserve"> or.</w:t>
      </w:r>
    </w:p>
    <w:p w14:paraId="7F892F41" w14:textId="77777777" w:rsidR="005E7D2C" w:rsidRPr="00D822A3" w:rsidRDefault="005E7D2C" w:rsidP="005E7D2C">
      <w:pPr>
        <w:pStyle w:val="Rubrik3"/>
        <w:rPr>
          <w:lang w:val="en-GB"/>
        </w:rPr>
      </w:pPr>
      <w:bookmarkStart w:id="520" w:name="_Toc54625200"/>
      <w:r w:rsidRPr="00D822A3">
        <w:rPr>
          <w:lang w:val="en-GB"/>
        </w:rPr>
        <w:t>Ordered Pair</w:t>
      </w:r>
      <w:bookmarkEnd w:id="520"/>
    </w:p>
    <w:p w14:paraId="4CE6DB28" w14:textId="77777777" w:rsidR="005E7D2C" w:rsidRPr="00D822A3" w:rsidRDefault="005E7D2C" w:rsidP="005E7D2C">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proofErr w:type="spellStart"/>
      <w:r w:rsidRPr="00D822A3">
        <w:rPr>
          <w:lang w:val="en-GB"/>
        </w:rPr>
        <w:t>Pair.cs</w:t>
      </w:r>
      <w:proofErr w:type="spellEnd"/>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lastRenderedPageBreak/>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21" w:name="_Toc54625201"/>
      <w:r w:rsidRPr="00D822A3">
        <w:rPr>
          <w:lang w:val="en-GB"/>
        </w:rPr>
        <w:t>Graph</w:t>
      </w:r>
      <w:bookmarkEnd w:id="521"/>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proofErr w:type="spellStart"/>
      <w:r w:rsidRPr="00D822A3">
        <w:rPr>
          <w:lang w:val="en-GB"/>
        </w:rPr>
        <w:t>Graph.cs</w:t>
      </w:r>
      <w:proofErr w:type="spellEnd"/>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lastRenderedPageBreak/>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t xml:space="preserve">    }</w:t>
      </w:r>
    </w:p>
    <w:p w14:paraId="093A3D92"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neighbourSet</w:t>
      </w:r>
      <w:proofErr w:type="spellEnd"/>
      <w:r w:rsidRPr="00D822A3">
        <w:rPr>
          <w:lang w:val="en-GB"/>
        </w:rPr>
        <w:t xml:space="preserve"> method goes through all edges and add each found </w:t>
      </w:r>
      <w:proofErr w:type="spellStart"/>
      <w:r w:rsidRPr="00D822A3">
        <w:rPr>
          <w:lang w:val="en-GB"/>
        </w:rPr>
        <w:t>neighbor</w:t>
      </w:r>
      <w:proofErr w:type="spellEnd"/>
      <w:r w:rsidRPr="00D822A3">
        <w:rPr>
          <w:lang w:val="en-GB"/>
        </w:rPr>
        <w:t xml:space="preserve">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22" w:name="_Toc54625202"/>
      <w:r w:rsidRPr="00D822A3">
        <w:rPr>
          <w:lang w:val="en-GB"/>
        </w:rPr>
        <w:t>Addition and Removal of Vertices and Edges</w:t>
      </w:r>
      <w:bookmarkEnd w:id="522"/>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23" w:name="_Toc54625203"/>
      <w:r w:rsidRPr="00D822A3">
        <w:rPr>
          <w:lang w:val="en-GB"/>
        </w:rPr>
        <w:t>Graph Partition</w:t>
      </w:r>
      <w:bookmarkEnd w:id="523"/>
    </w:p>
    <w:p w14:paraId="4DE90750" w14:textId="77777777" w:rsidR="005E7D2C" w:rsidRPr="00D822A3" w:rsidRDefault="005E7D2C" w:rsidP="005E7D2C">
      <w:pPr>
        <w:rPr>
          <w:lang w:val="en-GB"/>
        </w:rPr>
      </w:pPr>
      <w:r w:rsidRPr="00D822A3">
        <w:rPr>
          <w:lang w:val="en-GB"/>
        </w:rPr>
        <w:t xml:space="preserve">The method </w:t>
      </w:r>
      <w:proofErr w:type="spellStart"/>
      <w:r w:rsidRPr="00D822A3">
        <w:rPr>
          <w:rStyle w:val="CodeInText"/>
          <w:lang w:val="en-GB"/>
        </w:rPr>
        <w:t>partitionate</w:t>
      </w:r>
      <w:proofErr w:type="spellEnd"/>
      <w:r w:rsidRPr="00D822A3">
        <w:rPr>
          <w:lang w:val="en-GB"/>
        </w:rPr>
        <w:t xml:space="preserve"> divides the graph into free subgraphs; that is, subgraphs which vertices have no </w:t>
      </w:r>
      <w:proofErr w:type="spellStart"/>
      <w:r w:rsidRPr="00D822A3">
        <w:rPr>
          <w:lang w:val="en-GB"/>
        </w:rPr>
        <w:t>neighbors</w:t>
      </w:r>
      <w:proofErr w:type="spellEnd"/>
      <w:r w:rsidRPr="00D822A3">
        <w:rPr>
          <w:lang w:val="en-GB"/>
        </w:rPr>
        <w:t xml:space="preserve"> in any of the other free subgraphs. </w:t>
      </w:r>
      <w:proofErr w:type="gramStart"/>
      <w:r w:rsidRPr="00D822A3">
        <w:rPr>
          <w:lang w:val="en-GB"/>
        </w:rPr>
        <w:t>First</w:t>
      </w:r>
      <w:proofErr w:type="gramEnd"/>
      <w:r w:rsidRPr="00D822A3">
        <w:rPr>
          <w:lang w:val="en-GB"/>
        </w:rPr>
        <w:t xml:space="preserve">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lastRenderedPageBreak/>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DeepFirstSearch</w:t>
      </w:r>
      <w:proofErr w:type="spellEnd"/>
      <w:r w:rsidRPr="00D822A3">
        <w:rPr>
          <w:lang w:val="en-GB"/>
        </w:rPr>
        <w:t xml:space="preserve"> method search recursively through the graph </w:t>
      </w:r>
      <w:proofErr w:type="gramStart"/>
      <w:r w:rsidRPr="00D822A3">
        <w:rPr>
          <w:lang w:val="en-GB"/>
        </w:rPr>
        <w:t>in order to</w:t>
      </w:r>
      <w:proofErr w:type="gramEnd"/>
      <w:r w:rsidRPr="00D822A3">
        <w:rPr>
          <w:lang w:val="en-GB"/>
        </w:rPr>
        <w:t xml:space="preserve">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generateSubGraph</w:t>
      </w:r>
      <w:proofErr w:type="spellEnd"/>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4" w:name="_Toc32312748"/>
      <w:bookmarkStart w:id="525" w:name="_Toc128724229"/>
      <w:bookmarkStart w:id="526" w:name="_Toc323656800"/>
      <w:bookmarkStart w:id="527" w:name="_Toc324085682"/>
      <w:bookmarkStart w:id="528" w:name="_Ref324113434"/>
      <w:bookmarkStart w:id="529" w:name="_Toc324680324"/>
      <w:bookmarkStart w:id="530" w:name="_Toc54625204"/>
      <w:r w:rsidRPr="00D822A3">
        <w:lastRenderedPageBreak/>
        <w:t>The ASCII Table</w:t>
      </w:r>
      <w:bookmarkEnd w:id="524"/>
      <w:bookmarkEnd w:id="525"/>
      <w:bookmarkEnd w:id="526"/>
      <w:bookmarkEnd w:id="527"/>
      <w:bookmarkEnd w:id="528"/>
      <w:bookmarkEnd w:id="529"/>
      <w:bookmarkEnd w:id="530"/>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proofErr w:type="spellStart"/>
            <w:r w:rsidRPr="00D822A3">
              <w:rPr>
                <w:i/>
                <w:snapToGrid w:val="0"/>
                <w:lang w:val="en-GB"/>
              </w:rPr>
              <w:t>nul</w:t>
            </w:r>
            <w:proofErr w:type="spellEnd"/>
            <w:r w:rsidRPr="00D822A3">
              <w:rPr>
                <w:i/>
                <w:snapToGrid w:val="0"/>
                <w:lang w:val="en-GB"/>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stx</w:t>
            </w:r>
            <w:proofErr w:type="spellEnd"/>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etx</w:t>
            </w:r>
            <w:proofErr w:type="spellEnd"/>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eot</w:t>
            </w:r>
            <w:proofErr w:type="spellEnd"/>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enq</w:t>
            </w:r>
            <w:proofErr w:type="spellEnd"/>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bs  \</w:t>
            </w:r>
            <w:proofErr w:type="gramEnd"/>
            <w:r w:rsidRPr="00D822A3">
              <w:rPr>
                <w:i/>
                <w:snapToGrid w:val="0"/>
                <w:lang w:val="en-GB"/>
              </w:rPr>
              <w:t>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ht</w:t>
            </w:r>
            <w:proofErr w:type="spellEnd"/>
            <w:r w:rsidRPr="00D822A3">
              <w:rPr>
                <w:i/>
                <w:snapToGrid w:val="0"/>
                <w:lang w:val="en-GB"/>
              </w:rPr>
              <w:t xml:space="preserve">  \</w:t>
            </w:r>
            <w:proofErr w:type="gramEnd"/>
            <w:r w:rsidRPr="00D822A3">
              <w:rPr>
                <w:i/>
                <w:snapToGrid w:val="0"/>
                <w:lang w:val="en-GB"/>
              </w:rPr>
              <w:t>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proofErr w:type="spellStart"/>
            <w:r w:rsidRPr="00D822A3">
              <w:rPr>
                <w:snapToGrid w:val="0"/>
                <w:lang w:val="en-GB"/>
              </w:rPr>
              <w:t>i</w:t>
            </w:r>
            <w:proofErr w:type="spellEnd"/>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lf</w:t>
            </w:r>
            <w:proofErr w:type="spellEnd"/>
            <w:r w:rsidRPr="00D822A3">
              <w:rPr>
                <w:i/>
                <w:snapToGrid w:val="0"/>
                <w:lang w:val="en-GB"/>
              </w:rPr>
              <w:t xml:space="preserve">  \</w:t>
            </w:r>
            <w:proofErr w:type="gramEnd"/>
            <w:r w:rsidRPr="00D822A3">
              <w:rPr>
                <w:i/>
                <w:snapToGrid w:val="0"/>
                <w:lang w:val="en-GB"/>
              </w:rPr>
              <w:t>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vt</w:t>
            </w:r>
            <w:proofErr w:type="spellEnd"/>
            <w:r w:rsidRPr="00D822A3">
              <w:rPr>
                <w:i/>
                <w:snapToGrid w:val="0"/>
                <w:lang w:val="en-GB"/>
              </w:rPr>
              <w:t xml:space="preserve"> \</w:t>
            </w:r>
            <w:proofErr w:type="spellStart"/>
            <w:r w:rsidRPr="00D822A3">
              <w:rPr>
                <w:i/>
                <w:snapToGrid w:val="0"/>
                <w:lang w:val="en-GB"/>
              </w:rPr>
              <w:t>vt</w:t>
            </w:r>
            <w:proofErr w:type="spellEnd"/>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ff  \</w:t>
            </w:r>
            <w:proofErr w:type="gramEnd"/>
            <w:r w:rsidRPr="00D822A3">
              <w:rPr>
                <w:i/>
                <w:snapToGrid w:val="0"/>
                <w:lang w:val="en-GB"/>
              </w:rPr>
              <w:t>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cr</w:t>
            </w:r>
            <w:proofErr w:type="spellEnd"/>
            <w:r w:rsidRPr="00D822A3">
              <w:rPr>
                <w:i/>
                <w:snapToGrid w:val="0"/>
                <w:lang w:val="en-GB"/>
              </w:rPr>
              <w:t xml:space="preserve">  \</w:t>
            </w:r>
            <w:proofErr w:type="gramEnd"/>
            <w:r w:rsidRPr="00D822A3">
              <w:rPr>
                <w:i/>
                <w:snapToGrid w:val="0"/>
                <w:lang w:val="en-GB"/>
              </w:rPr>
              <w:t>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si</w:t>
            </w:r>
            <w:proofErr w:type="spellEnd"/>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dle</w:t>
            </w:r>
            <w:proofErr w:type="spellEnd"/>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dc1</w:t>
            </w:r>
            <w:proofErr w:type="spellEnd"/>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dc2</w:t>
            </w:r>
            <w:proofErr w:type="spellEnd"/>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dc3</w:t>
            </w:r>
            <w:proofErr w:type="spellEnd"/>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dc4</w:t>
            </w:r>
            <w:proofErr w:type="spellEnd"/>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nak</w:t>
            </w:r>
            <w:proofErr w:type="spellEnd"/>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syn</w:t>
            </w:r>
            <w:proofErr w:type="spellEnd"/>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etb</w:t>
            </w:r>
            <w:proofErr w:type="spellEnd"/>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em</w:t>
            </w:r>
            <w:proofErr w:type="spellEnd"/>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proofErr w:type="gramStart"/>
            <w:r w:rsidRPr="00D822A3">
              <w:rPr>
                <w:snapToGrid w:val="0"/>
                <w:lang w:val="en-GB"/>
              </w:rPr>
              <w:t>{ ä</w:t>
            </w:r>
            <w:proofErr w:type="gramEnd"/>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gs</w:t>
            </w:r>
            <w:proofErr w:type="spellEnd"/>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rs</w:t>
            </w:r>
            <w:proofErr w:type="spellEnd"/>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31" w:name="_Toc54625205"/>
      <w:r w:rsidRPr="00D822A3">
        <w:lastRenderedPageBreak/>
        <w:t>A</w:t>
      </w:r>
      <w:r w:rsidR="00281D34" w:rsidRPr="00D822A3">
        <w:t xml:space="preserve"> Crash Course in C</w:t>
      </w:r>
      <w:bookmarkEnd w:id="531"/>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w:t>
      </w:r>
      <w:proofErr w:type="spellStart"/>
      <w:r w:rsidRPr="00D822A3">
        <w:rPr>
          <w:lang w:val="en-GB"/>
        </w:rPr>
        <w:t>the</w:t>
      </w:r>
      <w:proofErr w:type="spellEnd"/>
      <w:r w:rsidRPr="00D822A3">
        <w:rPr>
          <w:lang w:val="en-GB"/>
        </w:rPr>
        <w:t xml:space="preserv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 xml:space="preserve">The researchers Dennis Ritchie and Ken </w:t>
      </w:r>
      <w:proofErr w:type="spellStart"/>
      <w:r w:rsidRPr="00D822A3">
        <w:rPr>
          <w:lang w:val="en-GB"/>
        </w:rPr>
        <w:t>Thompon</w:t>
      </w:r>
      <w:proofErr w:type="spellEnd"/>
      <w:r w:rsidRPr="00D822A3">
        <w:rPr>
          <w:lang w:val="en-GB"/>
        </w:rPr>
        <w:t xml:space="preserve">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w:t>
      </w:r>
      <w:proofErr w:type="spellStart"/>
      <w:r w:rsidRPr="00D822A3">
        <w:rPr>
          <w:lang w:val="en-GB"/>
        </w:rPr>
        <w:t>K&amp;R</w:t>
      </w:r>
      <w:proofErr w:type="spellEnd"/>
      <w:r w:rsidRPr="00D822A3">
        <w:rPr>
          <w:lang w:val="en-GB"/>
        </w:rPr>
        <w:t xml:space="preserve"> C standard, named after the authors. In 1983, a working group was formed by the American National Standard Institute (ANSI) </w:t>
      </w:r>
      <w:proofErr w:type="gramStart"/>
      <w:r w:rsidRPr="00D822A3">
        <w:rPr>
          <w:lang w:val="en-GB"/>
        </w:rPr>
        <w:t>in order to</w:t>
      </w:r>
      <w:proofErr w:type="gramEnd"/>
      <w:r w:rsidRPr="00D822A3">
        <w:rPr>
          <w:lang w:val="en-GB"/>
        </w:rPr>
        <w:t xml:space="preserve">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32" w:name="_Toc320485572"/>
      <w:bookmarkStart w:id="533" w:name="_Toc323656681"/>
      <w:bookmarkStart w:id="534" w:name="_Toc324085419"/>
      <w:bookmarkStart w:id="535" w:name="_Toc383781071"/>
      <w:bookmarkStart w:id="536" w:name="_Toc54625206"/>
      <w:r w:rsidRPr="00D822A3">
        <w:rPr>
          <w:lang w:val="en-GB"/>
        </w:rPr>
        <w:t>The Compiler and the Linker</w:t>
      </w:r>
      <w:bookmarkEnd w:id="532"/>
      <w:bookmarkEnd w:id="533"/>
      <w:bookmarkEnd w:id="534"/>
      <w:bookmarkEnd w:id="535"/>
      <w:bookmarkEnd w:id="536"/>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w:t>
      </w:r>
      <w:proofErr w:type="spellStart"/>
      <w:r w:rsidRPr="00D822A3">
        <w:rPr>
          <w:lang w:val="en-GB"/>
        </w:rPr>
        <w:t>the</w:t>
      </w:r>
      <w:proofErr w:type="spellEnd"/>
      <w:r w:rsidRPr="00D822A3">
        <w:rPr>
          <w:lang w:val="en-GB"/>
        </w:rPr>
        <w:t xml:space="preserv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proofErr w:type="spellStart"/>
      <w:r w:rsidRPr="00D822A3">
        <w:rPr>
          <w:rStyle w:val="CodeInText0"/>
          <w:lang w:val="en-GB"/>
        </w:rPr>
        <w:t>Program.c</w:t>
      </w:r>
      <w:proofErr w:type="spellEnd"/>
      <w:r w:rsidRPr="00D822A3">
        <w:rPr>
          <w:lang w:val="en-GB"/>
        </w:rPr>
        <w:t xml:space="preserve"> and a routine used by the program in </w:t>
      </w:r>
      <w:proofErr w:type="spellStart"/>
      <w:r w:rsidRPr="00D822A3">
        <w:rPr>
          <w:rStyle w:val="CodeInText0"/>
          <w:lang w:val="en-GB"/>
        </w:rPr>
        <w:t>Routine.c</w:t>
      </w:r>
      <w:proofErr w:type="spellEnd"/>
      <w:r w:rsidRPr="00D822A3">
        <w:rPr>
          <w:lang w:val="en-GB"/>
        </w:rPr>
        <w:t xml:space="preserve">. Furthermore, the program calls a function in the standard library. In this case, the compiler translates the source code into object code and the linker joins the code into the executable file </w:t>
      </w:r>
      <w:proofErr w:type="spellStart"/>
      <w:r w:rsidRPr="00D822A3">
        <w:rPr>
          <w:rStyle w:val="CodeInText0"/>
          <w:lang w:val="en-GB"/>
        </w:rPr>
        <w:t>Program.exe</w:t>
      </w:r>
      <w:proofErr w:type="spellEnd"/>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735809" w:rsidRPr="003F7CF1" w:rsidRDefault="00735809"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735809" w:rsidRPr="003F7CF1" w:rsidRDefault="00735809"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735809" w:rsidRPr="003F7CF1" w:rsidRDefault="00735809"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735809" w:rsidRPr="003F7CF1" w:rsidRDefault="0073580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735809" w:rsidRPr="003F7CF1" w:rsidRDefault="00735809"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735809" w:rsidRPr="003F7CF1" w:rsidRDefault="00735809"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735809" w:rsidRPr="003F7CF1" w:rsidRDefault="00735809"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735809" w:rsidRPr="003F7CF1" w:rsidRDefault="00735809"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735809" w:rsidRPr="003F7CF1" w:rsidRDefault="0073580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735809" w:rsidRPr="003F7CF1" w:rsidRDefault="00735809"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735809" w:rsidRPr="003F7CF1" w:rsidRDefault="00735809"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735809" w:rsidRPr="003F7CF1" w:rsidRDefault="00735809"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735809" w:rsidRPr="003F7CF1" w:rsidRDefault="0073580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735809" w:rsidRPr="003F7CF1" w:rsidRDefault="00735809"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735809" w:rsidRPr="003F7CF1" w:rsidRDefault="00735809"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735809" w:rsidRPr="003F7CF1" w:rsidRDefault="00735809"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735809" w:rsidRPr="003F7CF1" w:rsidRDefault="00735809"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735809" w:rsidRPr="003F7CF1" w:rsidRDefault="0073580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w:t>
      </w:r>
      <w:proofErr w:type="gramStart"/>
      <w:r w:rsidRPr="00D822A3">
        <w:rPr>
          <w:lang w:val="en-GB"/>
        </w:rPr>
        <w:t>error</w:t>
      </w:r>
      <w:proofErr w:type="gramEnd"/>
      <w:r w:rsidRPr="00D822A3">
        <w:rPr>
          <w:lang w:val="en-GB"/>
        </w:rPr>
        <w:t xml:space="preserve">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7" w:name="_Toc320485573"/>
      <w:bookmarkStart w:id="538" w:name="_Toc323656682"/>
      <w:bookmarkStart w:id="539" w:name="_Toc324085420"/>
      <w:bookmarkStart w:id="540" w:name="_Toc383781072"/>
      <w:bookmarkStart w:id="541" w:name="_Toc54625207"/>
      <w:r w:rsidRPr="00D822A3">
        <w:rPr>
          <w:lang w:val="en-GB"/>
        </w:rPr>
        <w:t>The Hello-World Program</w:t>
      </w:r>
      <w:bookmarkEnd w:id="537"/>
      <w:bookmarkEnd w:id="538"/>
      <w:bookmarkEnd w:id="539"/>
      <w:bookmarkEnd w:id="540"/>
      <w:bookmarkEnd w:id="541"/>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42" w:name="_Toc320485574"/>
      <w:bookmarkStart w:id="543" w:name="_Toc323656683"/>
      <w:bookmarkStart w:id="544" w:name="_Toc324085421"/>
      <w:bookmarkStart w:id="545" w:name="_Toc383781073"/>
      <w:bookmarkStart w:id="546" w:name="_Toc54625208"/>
      <w:r w:rsidRPr="00D822A3">
        <w:rPr>
          <w:lang w:val="en-GB"/>
        </w:rPr>
        <w:t>Comments</w:t>
      </w:r>
      <w:bookmarkEnd w:id="542"/>
      <w:bookmarkEnd w:id="543"/>
      <w:bookmarkEnd w:id="544"/>
      <w:bookmarkEnd w:id="545"/>
      <w:bookmarkEnd w:id="546"/>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2509AF75" w:rsidR="00E80032" w:rsidRPr="00D822A3" w:rsidRDefault="00E80032" w:rsidP="00E80032">
      <w:pPr>
        <w:rPr>
          <w:lang w:val="en-GB"/>
        </w:rPr>
      </w:pPr>
      <w:r w:rsidRPr="00D822A3">
        <w:rPr>
          <w:lang w:val="en-GB"/>
        </w:rPr>
        <w:t xml:space="preserve">A piece of advice is that you use the line comments for regular </w:t>
      </w:r>
      <w:proofErr w:type="gramStart"/>
      <w:r w:rsidRPr="00D822A3">
        <w:rPr>
          <w:lang w:val="en-GB"/>
        </w:rPr>
        <w:t>comments, and</w:t>
      </w:r>
      <w:proofErr w:type="gramEnd"/>
      <w:r w:rsidRPr="00D822A3">
        <w:rPr>
          <w:lang w:val="en-GB"/>
        </w:rPr>
        <w:t xml:space="preserve">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7"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8" w:name="_Toc323656684"/>
      <w:bookmarkStart w:id="549" w:name="_Toc324085422"/>
      <w:bookmarkStart w:id="550" w:name="_Toc383781074"/>
      <w:bookmarkStart w:id="551" w:name="_Toc54625209"/>
      <w:r w:rsidRPr="00D822A3">
        <w:rPr>
          <w:lang w:val="en-GB"/>
        </w:rPr>
        <w:t>Types and Variables</w:t>
      </w:r>
      <w:bookmarkEnd w:id="547"/>
      <w:bookmarkEnd w:id="548"/>
      <w:bookmarkEnd w:id="549"/>
      <w:bookmarkEnd w:id="550"/>
      <w:bookmarkEnd w:id="551"/>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2" w:name="_Toc320485576"/>
      <w:bookmarkStart w:id="553" w:name="_Toc323656685"/>
      <w:bookmarkStart w:id="554" w:name="_Toc324085423"/>
      <w:bookmarkStart w:id="555" w:name="_Toc383781075"/>
      <w:bookmarkStart w:id="556" w:name="_Ref383781525"/>
      <w:bookmarkStart w:id="557" w:name="_Toc54625210"/>
      <w:r w:rsidRPr="00D822A3">
        <w:rPr>
          <w:lang w:val="en-GB"/>
        </w:rPr>
        <w:t>Simple Types</w:t>
      </w:r>
      <w:bookmarkEnd w:id="552"/>
      <w:bookmarkEnd w:id="553"/>
      <w:bookmarkEnd w:id="554"/>
      <w:bookmarkEnd w:id="555"/>
      <w:bookmarkEnd w:id="556"/>
      <w:bookmarkEnd w:id="557"/>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proofErr w:type="gramStart"/>
      <w:r w:rsidRPr="00D822A3">
        <w:rPr>
          <w:rStyle w:val="CodeInText0"/>
          <w:lang w:val="en-GB"/>
        </w:rPr>
        <w:t>double</w:t>
      </w:r>
      <w:r w:rsidRPr="00D822A3">
        <w:rPr>
          <w:lang w:val="en-GB"/>
        </w:rPr>
        <w:t>;</w:t>
      </w:r>
      <w:proofErr w:type="gramEnd"/>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proofErr w:type="spellStart"/>
      <w:r w:rsidRPr="00D822A3">
        <w:rPr>
          <w:rStyle w:val="CodeInText0"/>
          <w:lang w:val="en-GB"/>
        </w:rPr>
        <w:t>boolean</w:t>
      </w:r>
      <w:proofErr w:type="spellEnd"/>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8" w:name="_Toc320485577"/>
      <w:bookmarkStart w:id="559" w:name="_Toc323656686"/>
      <w:bookmarkStart w:id="560" w:name="_Toc324085424"/>
      <w:bookmarkStart w:id="561" w:name="_Toc383781076"/>
      <w:bookmarkStart w:id="562" w:name="_Toc54625211"/>
      <w:r w:rsidRPr="00D822A3">
        <w:rPr>
          <w:lang w:val="en-GB"/>
        </w:rPr>
        <w:t>Variables</w:t>
      </w:r>
      <w:bookmarkEnd w:id="558"/>
      <w:bookmarkEnd w:id="559"/>
      <w:bookmarkEnd w:id="560"/>
      <w:bookmarkEnd w:id="561"/>
      <w:bookmarkEnd w:id="562"/>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735809" w:rsidRPr="003F7CF1" w:rsidRDefault="0073580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735809" w:rsidRPr="003F7CF1" w:rsidRDefault="00735809"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735809" w:rsidRPr="003F7CF1" w:rsidRDefault="00735809"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735809" w:rsidRPr="003F7CF1" w:rsidRDefault="00735809"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735809" w:rsidRPr="003F7CF1" w:rsidRDefault="00735809"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735809" w:rsidRPr="003F7CF1" w:rsidRDefault="00735809"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735809" w:rsidRPr="003F7CF1" w:rsidRDefault="00735809"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735809" w:rsidRPr="003F7CF1" w:rsidRDefault="0073580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735809" w:rsidRPr="003F7CF1" w:rsidRDefault="00735809"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735809" w:rsidRPr="003F7CF1" w:rsidRDefault="00735809"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735809" w:rsidRPr="003F7CF1" w:rsidRDefault="00735809"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735809" w:rsidRPr="003F7CF1" w:rsidRDefault="00735809"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735809" w:rsidRPr="003F7CF1" w:rsidRDefault="00735809"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735809" w:rsidRPr="003F7CF1" w:rsidRDefault="00735809"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735809" w:rsidRPr="003F7CF1" w:rsidRDefault="00735809"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735809" w:rsidRPr="003F7CF1" w:rsidRDefault="00735809"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3" w:name="_Toc320485578"/>
      <w:bookmarkStart w:id="564" w:name="_Toc323656687"/>
      <w:bookmarkStart w:id="565" w:name="_Toc324085425"/>
      <w:bookmarkStart w:id="566" w:name="_Toc383781077"/>
      <w:bookmarkStart w:id="567" w:name="_Toc54625212"/>
      <w:bookmarkStart w:id="568" w:name="_Toc320485579"/>
      <w:r w:rsidRPr="00D822A3">
        <w:rPr>
          <w:lang w:val="en-GB"/>
        </w:rPr>
        <w:t>Constants</w:t>
      </w:r>
      <w:bookmarkEnd w:id="563"/>
      <w:bookmarkEnd w:id="564"/>
      <w:bookmarkEnd w:id="565"/>
      <w:bookmarkEnd w:id="566"/>
      <w:bookmarkEnd w:id="567"/>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9" w:name="_Toc323656688"/>
      <w:bookmarkStart w:id="570" w:name="_Toc324085426"/>
      <w:bookmarkStart w:id="571" w:name="_Toc383781078"/>
      <w:bookmarkStart w:id="572" w:name="_Toc54625213"/>
      <w:r w:rsidRPr="00D822A3">
        <w:rPr>
          <w:lang w:val="en-GB"/>
        </w:rPr>
        <w:t>Output</w:t>
      </w:r>
      <w:bookmarkEnd w:id="568"/>
      <w:bookmarkEnd w:id="569"/>
      <w:bookmarkEnd w:id="570"/>
      <w:bookmarkEnd w:id="571"/>
      <w:bookmarkEnd w:id="572"/>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proofErr w:type="spellStart"/>
      <w:r w:rsidRPr="00D822A3">
        <w:rPr>
          <w:rStyle w:val="CodeInText0"/>
          <w:lang w:val="en-GB"/>
        </w:rPr>
        <w:t>printf</w:t>
      </w:r>
      <w:proofErr w:type="spellEnd"/>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proofErr w:type="spellStart"/>
            <w:r w:rsidRPr="00D822A3">
              <w:rPr>
                <w:lang w:val="en-GB"/>
              </w:rPr>
              <w:t>lf</w:t>
            </w:r>
            <w:proofErr w:type="spellEnd"/>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proofErr w:type="spellStart"/>
      <w:r w:rsidRPr="00D822A3">
        <w:rPr>
          <w:i/>
          <w:lang w:val="en-GB"/>
        </w:rPr>
        <w:t>i</w:t>
      </w:r>
      <w:proofErr w:type="spellEnd"/>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w:t>
      </w:r>
      <w:proofErr w:type="gramStart"/>
      <w:r w:rsidRPr="00D822A3">
        <w:rPr>
          <w:lang w:val="en-GB"/>
        </w:rPr>
        <w:t>new-line</w:t>
      </w:r>
      <w:proofErr w:type="gramEnd"/>
      <w:r w:rsidRPr="00D822A3">
        <w:rPr>
          <w:lang w:val="en-GB"/>
        </w:rPr>
        <w:t>.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3" w:name="_Toc320485580"/>
      <w:bookmarkStart w:id="574" w:name="_Toc323656689"/>
      <w:bookmarkStart w:id="575" w:name="_Toc324085427"/>
      <w:bookmarkStart w:id="576" w:name="_Toc383781079"/>
      <w:bookmarkStart w:id="577" w:name="_Toc54625214"/>
      <w:r w:rsidRPr="00D822A3">
        <w:rPr>
          <w:lang w:val="en-GB"/>
        </w:rPr>
        <w:t>Input</w:t>
      </w:r>
      <w:bookmarkEnd w:id="573"/>
      <w:bookmarkEnd w:id="574"/>
      <w:bookmarkEnd w:id="575"/>
      <w:bookmarkEnd w:id="576"/>
      <w:bookmarkEnd w:id="577"/>
    </w:p>
    <w:p w14:paraId="299686DD" w14:textId="77777777" w:rsidR="00E80032" w:rsidRPr="00D822A3" w:rsidRDefault="00E80032" w:rsidP="00E80032">
      <w:pPr>
        <w:rPr>
          <w:lang w:val="en-GB"/>
        </w:rPr>
      </w:pPr>
      <w:r w:rsidRPr="00D822A3">
        <w:rPr>
          <w:lang w:val="en-GB"/>
        </w:rPr>
        <w:t xml:space="preserve">The standard functions for input </w:t>
      </w:r>
      <w:proofErr w:type="gramStart"/>
      <w:r w:rsidRPr="00D822A3">
        <w:rPr>
          <w:lang w:val="en-GB"/>
        </w:rPr>
        <w:t>is</w:t>
      </w:r>
      <w:proofErr w:type="gramEnd"/>
      <w:r w:rsidRPr="00D822A3">
        <w:rPr>
          <w:lang w:val="en-GB"/>
        </w:rPr>
        <w:t xml:space="preserve"> and </w:t>
      </w:r>
      <w:proofErr w:type="spellStart"/>
      <w:r w:rsidRPr="00D822A3">
        <w:rPr>
          <w:rStyle w:val="CodeInText0"/>
          <w:lang w:val="en-GB"/>
        </w:rPr>
        <w:t>scanf</w:t>
      </w:r>
      <w:proofErr w:type="spellEnd"/>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w:t>
      </w:r>
      <w:proofErr w:type="spellStart"/>
      <w:r w:rsidRPr="00D822A3">
        <w:rPr>
          <w:rStyle w:val="CodeInText0"/>
          <w:lang w:val="en-GB"/>
        </w:rPr>
        <w:t>printf</w:t>
      </w:r>
      <w:proofErr w:type="spellEnd"/>
      <w:r w:rsidRPr="00D822A3">
        <w:rPr>
          <w:lang w:val="en-GB"/>
        </w:rPr>
        <w:t xml:space="preserve">, its first argument is the format string. The format codes mostly agree with those of </w:t>
      </w:r>
      <w:proofErr w:type="spellStart"/>
      <w:r w:rsidRPr="00D822A3">
        <w:rPr>
          <w:rStyle w:val="CodeInText0"/>
          <w:lang w:val="en-GB"/>
        </w:rPr>
        <w:t>printf</w:t>
      </w:r>
      <w:proofErr w:type="spellEnd"/>
      <w:r w:rsidRPr="00D822A3">
        <w:rPr>
          <w:lang w:val="en-GB"/>
        </w:rPr>
        <w:t xml:space="preserve">, but not completely. See the table at the end of the chapter for a list of format codes. For instance,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KeyWord"/>
          <w:lang w:val="en-GB"/>
        </w:rPr>
        <w:t>lf</w:t>
      </w:r>
      <w:proofErr w:type="spellEnd"/>
      <w:r w:rsidRPr="00D822A3">
        <w:rPr>
          <w:lang w:val="en-GB"/>
        </w:rPr>
        <w:t xml:space="preserve"> to read a double value, in contrast to </w:t>
      </w:r>
      <w:proofErr w:type="spellStart"/>
      <w:r w:rsidRPr="00D822A3">
        <w:rPr>
          <w:rStyle w:val="CodeInText0"/>
          <w:lang w:val="en-GB"/>
        </w:rPr>
        <w:t>printf</w:t>
      </w:r>
      <w:proofErr w:type="spellEnd"/>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3EF3B6E3" w:rsidR="00E80032" w:rsidRPr="00D822A3" w:rsidRDefault="00E80032" w:rsidP="00E80032">
      <w:pPr>
        <w:rPr>
          <w:lang w:val="en-GB"/>
        </w:rPr>
      </w:pPr>
      <w:r w:rsidRPr="00D822A3">
        <w:rPr>
          <w:lang w:val="en-GB"/>
        </w:rPr>
        <w:t xml:space="preserve">Another difference is that while </w:t>
      </w:r>
      <w:proofErr w:type="spellStart"/>
      <w:r w:rsidRPr="00D822A3">
        <w:rPr>
          <w:rStyle w:val="CodeInText0"/>
          <w:lang w:val="en-GB"/>
        </w:rPr>
        <w:t>printf</w:t>
      </w:r>
      <w:proofErr w:type="spellEnd"/>
      <w:r w:rsidRPr="00D822A3">
        <w:rPr>
          <w:lang w:val="en-GB"/>
        </w:rPr>
        <w:t xml:space="preserve"> wants the values corresponding to the format codes, </w:t>
      </w:r>
      <w:proofErr w:type="spellStart"/>
      <w:r w:rsidRPr="00D822A3">
        <w:rPr>
          <w:rStyle w:val="CodeInText0"/>
          <w:lang w:val="en-GB"/>
        </w:rPr>
        <w:t>scanf</w:t>
      </w:r>
      <w:proofErr w:type="spellEnd"/>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5F7BC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proofErr w:type="spellStart"/>
            <w:r w:rsidRPr="00D822A3">
              <w:rPr>
                <w:lang w:val="en-GB"/>
              </w:rPr>
              <w:lastRenderedPageBreak/>
              <w:t>lf</w:t>
            </w:r>
            <w:proofErr w:type="spellEnd"/>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proofErr w:type="spellStart"/>
            <w:r w:rsidRPr="00D822A3">
              <w:rPr>
                <w:lang w:val="en-GB"/>
              </w:rPr>
              <w:t>ld</w:t>
            </w:r>
            <w:proofErr w:type="spellEnd"/>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CodeInText0"/>
          <w:lang w:val="en-GB"/>
        </w:rPr>
        <w:t>lf</w:t>
      </w:r>
      <w:proofErr w:type="spellEnd"/>
      <w:r w:rsidRPr="00D822A3">
        <w:rPr>
          <w:lang w:val="en-GB"/>
        </w:rPr>
        <w:t xml:space="preserve"> to represent a double float, in contrast to </w:t>
      </w:r>
      <w:proofErr w:type="spellStart"/>
      <w:r w:rsidRPr="00D822A3">
        <w:rPr>
          <w:rStyle w:val="CodeInText0"/>
          <w:lang w:val="en-GB"/>
        </w:rPr>
        <w:t>printf</w:t>
      </w:r>
      <w:proofErr w:type="spellEnd"/>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8"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proofErr w:type="spellStart"/>
      <w:r w:rsidRPr="00D822A3">
        <w:rPr>
          <w:rStyle w:val="CodeInText0"/>
          <w:lang w:val="en-GB"/>
        </w:rPr>
        <w:t>scanf</w:t>
      </w:r>
      <w:proofErr w:type="spellEnd"/>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proofErr w:type="spellStart"/>
      <w:r w:rsidRPr="00D822A3">
        <w:rPr>
          <w:rStyle w:val="CodeInText0"/>
          <w:lang w:val="en-GB"/>
        </w:rPr>
        <w:t>scanf</w:t>
      </w:r>
      <w:proofErr w:type="spellEnd"/>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9"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0" w:name="_Toc323656690"/>
      <w:bookmarkStart w:id="581" w:name="_Toc324085428"/>
      <w:bookmarkStart w:id="582" w:name="_Toc383781080"/>
      <w:bookmarkStart w:id="583" w:name="_Toc54625215"/>
      <w:r w:rsidRPr="00D822A3">
        <w:rPr>
          <w:lang w:val="en-GB"/>
        </w:rPr>
        <w:t>Enumerations</w:t>
      </w:r>
      <w:bookmarkEnd w:id="578"/>
      <w:bookmarkEnd w:id="580"/>
      <w:bookmarkEnd w:id="581"/>
      <w:bookmarkEnd w:id="582"/>
      <w:bookmarkEnd w:id="583"/>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4" w:name="_Toc320485582"/>
      <w:bookmarkStart w:id="585" w:name="_Toc323656691"/>
      <w:bookmarkStart w:id="586" w:name="_Toc324085429"/>
      <w:bookmarkStart w:id="587" w:name="_Toc383781081"/>
      <w:bookmarkStart w:id="588" w:name="_Toc54625216"/>
      <w:r w:rsidRPr="00D822A3">
        <w:rPr>
          <w:lang w:val="en-GB"/>
        </w:rPr>
        <w:t>Arrays</w:t>
      </w:r>
      <w:bookmarkEnd w:id="584"/>
      <w:bookmarkEnd w:id="585"/>
      <w:bookmarkEnd w:id="586"/>
      <w:bookmarkEnd w:id="587"/>
      <w:bookmarkEnd w:id="588"/>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w:t>
      </w:r>
      <w:proofErr w:type="spellStart"/>
      <w:r w:rsidRPr="00D822A3">
        <w:rPr>
          <w:lang w:val="en-GB"/>
        </w:rPr>
        <w:t>of</w:t>
      </w:r>
      <w:proofErr w:type="spellEnd"/>
      <w:r w:rsidRPr="00D822A3">
        <w:rPr>
          <w:lang w:val="en-GB"/>
        </w:rPr>
        <w:t xml:space="preserve">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735809" w:rsidRPr="003F7CF1" w:rsidRDefault="00735809"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735809" w:rsidRPr="003F7CF1" w:rsidRDefault="00735809"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735809" w:rsidRPr="003F7CF1" w:rsidRDefault="00735809"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735809" w:rsidRPr="003F7CF1" w:rsidRDefault="0073580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735809" w:rsidRPr="003F7CF1" w:rsidRDefault="0073580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735809" w:rsidRPr="003F7CF1" w:rsidRDefault="0073580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735809" w:rsidRPr="003F7CF1" w:rsidRDefault="00735809"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735809" w:rsidRPr="003F7CF1" w:rsidRDefault="00735809"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735809" w:rsidRPr="003F7CF1" w:rsidRDefault="00735809"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735809" w:rsidRPr="003F7CF1" w:rsidRDefault="00735809"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735809" w:rsidRPr="003F7CF1" w:rsidRDefault="00735809"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735809" w:rsidRPr="003F7CF1" w:rsidRDefault="00735809"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735809" w:rsidRPr="003F7CF1" w:rsidRDefault="0073580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735809" w:rsidRPr="003F7CF1" w:rsidRDefault="0073580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735809" w:rsidRPr="003F7CF1" w:rsidRDefault="0073580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735809" w:rsidRPr="003F7CF1" w:rsidRDefault="0073580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735809" w:rsidRPr="003F7CF1" w:rsidRDefault="0073580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735809" w:rsidRPr="003F7CF1" w:rsidRDefault="0073580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735809" w:rsidRPr="003F7CF1" w:rsidRDefault="0073580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735809" w:rsidRPr="003F7CF1" w:rsidRDefault="0073580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735809" w:rsidRPr="003F7CF1" w:rsidRDefault="0073580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735809" w:rsidRPr="003F7CF1" w:rsidRDefault="0073580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735809" w:rsidRPr="003F7CF1" w:rsidRDefault="0073580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735809" w:rsidRPr="003F7CF1" w:rsidRDefault="0073580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735809" w:rsidRPr="003F7CF1" w:rsidRDefault="0073580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735809" w:rsidRPr="003F7CF1" w:rsidRDefault="00735809"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735809" w:rsidRPr="003F7CF1" w:rsidRDefault="0073580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735809" w:rsidRPr="003F7CF1" w:rsidRDefault="0073580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735809" w:rsidRPr="003F7CF1" w:rsidRDefault="0073580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735809" w:rsidRPr="003F7CF1" w:rsidRDefault="00735809"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735809" w:rsidRPr="003F7CF1" w:rsidRDefault="00735809"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735809" w:rsidRPr="003F7CF1" w:rsidRDefault="00735809"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735809" w:rsidRPr="003F7CF1" w:rsidRDefault="00735809"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735809" w:rsidRPr="003F7CF1" w:rsidRDefault="00735809"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735809" w:rsidRPr="003F7CF1" w:rsidRDefault="00735809"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735809" w:rsidRPr="003F7CF1" w:rsidRDefault="00735809"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735809" w:rsidRPr="003F7CF1" w:rsidRDefault="00735809"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735809" w:rsidRPr="003F7CF1" w:rsidRDefault="00735809"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735809" w:rsidRPr="003F7CF1" w:rsidRDefault="00735809"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735809" w:rsidRPr="003F7CF1" w:rsidRDefault="00735809"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735809" w:rsidRPr="003F7CF1" w:rsidRDefault="00735809"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735809" w:rsidRPr="003F7CF1" w:rsidRDefault="00735809"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735809" w:rsidRPr="003F7CF1" w:rsidRDefault="00735809"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735809" w:rsidRPr="003F7CF1" w:rsidRDefault="00735809"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735809" w:rsidRPr="003F7CF1" w:rsidRDefault="00735809"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735809" w:rsidRPr="003F7CF1" w:rsidRDefault="00735809"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735809" w:rsidRPr="003F7CF1" w:rsidRDefault="00735809"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735809" w:rsidRPr="003F7CF1" w:rsidRDefault="00735809"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735809" w:rsidRPr="003F7CF1" w:rsidRDefault="00735809"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735809" w:rsidRPr="003F7CF1" w:rsidRDefault="00735809"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735809" w:rsidRPr="003F7CF1" w:rsidRDefault="00735809"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735809" w:rsidRPr="003F7CF1" w:rsidRDefault="00735809"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735809" w:rsidRPr="003F7CF1" w:rsidRDefault="00735809"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735809" w:rsidRPr="003F7CF1" w:rsidRDefault="00735809"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735809" w:rsidRPr="003F7CF1" w:rsidRDefault="00735809"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735809" w:rsidRPr="003F7CF1" w:rsidRDefault="00735809"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735809" w:rsidRPr="003F7CF1" w:rsidRDefault="00735809"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735809" w:rsidRPr="003F7CF1" w:rsidRDefault="00735809"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735809" w:rsidRPr="003F7CF1" w:rsidRDefault="00735809"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735809" w:rsidRPr="003F7CF1" w:rsidRDefault="00735809"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735809" w:rsidRPr="003F7CF1" w:rsidRDefault="00735809"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735809" w:rsidRPr="003F7CF1" w:rsidRDefault="00735809"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735809" w:rsidRPr="003F7CF1" w:rsidRDefault="00735809"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735809" w:rsidRPr="003F7CF1" w:rsidRDefault="00735809"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735809" w:rsidRPr="003F7CF1" w:rsidRDefault="00735809"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735809" w:rsidRPr="003F7CF1" w:rsidRDefault="00735809"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735809" w:rsidRPr="003F7CF1" w:rsidRDefault="00735809"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735809" w:rsidRPr="003F7CF1" w:rsidRDefault="00735809"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9" w:name="_Toc320485583"/>
      <w:bookmarkStart w:id="590" w:name="_Toc323656692"/>
      <w:bookmarkStart w:id="591" w:name="_Toc324085430"/>
      <w:bookmarkStart w:id="592" w:name="_Toc383781082"/>
      <w:bookmarkStart w:id="593" w:name="_Toc54625217"/>
      <w:r w:rsidRPr="00D822A3">
        <w:rPr>
          <w:lang w:val="en-GB"/>
        </w:rPr>
        <w:t>Characters and Strings</w:t>
      </w:r>
      <w:bookmarkEnd w:id="589"/>
      <w:bookmarkEnd w:id="590"/>
      <w:bookmarkEnd w:id="591"/>
      <w:bookmarkEnd w:id="592"/>
      <w:bookmarkEnd w:id="593"/>
    </w:p>
    <w:p w14:paraId="15688872" w14:textId="1709F425"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5F7BC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w:t>
      </w:r>
      <w:proofErr w:type="gramStart"/>
      <w:r w:rsidRPr="00D822A3">
        <w:rPr>
          <w:lang w:val="en-GB"/>
        </w:rPr>
        <w:t>built in</w:t>
      </w:r>
      <w:proofErr w:type="gramEnd"/>
      <w:r w:rsidRPr="00D822A3">
        <w:rPr>
          <w:lang w:val="en-GB"/>
        </w:rPr>
        <w:t xml:space="preserve">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735809" w:rsidRPr="003F7CF1" w:rsidRDefault="00735809"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735809" w:rsidRPr="003F7CF1" w:rsidRDefault="0073580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735809" w:rsidRPr="003F7CF1" w:rsidRDefault="00735809"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735809" w:rsidRPr="003F7CF1" w:rsidRDefault="00735809"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735809" w:rsidRPr="003F7CF1" w:rsidRDefault="00735809"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735809" w:rsidRPr="003F7CF1" w:rsidRDefault="00735809"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735809" w:rsidRPr="003F7CF1" w:rsidRDefault="00735809"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735809" w:rsidRPr="003F7CF1" w:rsidRDefault="00735809"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4" w:name="_Toc323656693"/>
      <w:bookmarkStart w:id="595" w:name="_Toc324085431"/>
      <w:bookmarkStart w:id="596" w:name="_Toc383781083"/>
      <w:bookmarkStart w:id="597" w:name="_Toc54625218"/>
      <w:r w:rsidRPr="00D822A3">
        <w:rPr>
          <w:lang w:val="en-GB"/>
        </w:rPr>
        <w:t>The ASCII Table</w:t>
      </w:r>
      <w:bookmarkEnd w:id="594"/>
      <w:bookmarkEnd w:id="595"/>
      <w:bookmarkEnd w:id="596"/>
      <w:bookmarkEnd w:id="597"/>
    </w:p>
    <w:p w14:paraId="3B8A786D" w14:textId="10B8EE2E" w:rsidR="00E80032" w:rsidRPr="00D822A3" w:rsidRDefault="00E80032" w:rsidP="00E80032">
      <w:pPr>
        <w:rPr>
          <w:lang w:val="en-GB"/>
        </w:rPr>
      </w:pPr>
      <w:r w:rsidRPr="00D822A3">
        <w:rPr>
          <w:lang w:val="en-GB"/>
        </w:rPr>
        <w:t xml:space="preserve">So </w:t>
      </w:r>
      <w:proofErr w:type="gramStart"/>
      <w:r w:rsidRPr="00D822A3">
        <w:rPr>
          <w:lang w:val="en-GB"/>
        </w:rPr>
        <w:t>far</w:t>
      </w:r>
      <w:proofErr w:type="gramEnd"/>
      <w:r w:rsidRPr="00D822A3">
        <w:rPr>
          <w:lang w:val="en-GB"/>
        </w:rPr>
        <w:t xml:space="preserve">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8" w:name="_Toc320485584"/>
      <w:bookmarkStart w:id="599" w:name="_Toc323656694"/>
      <w:bookmarkStart w:id="600" w:name="_Toc324085432"/>
      <w:bookmarkStart w:id="601" w:name="_Ref383780778"/>
      <w:bookmarkStart w:id="602" w:name="_Toc383781084"/>
      <w:bookmarkStart w:id="603" w:name="_Toc54625219"/>
      <w:r w:rsidRPr="00D822A3">
        <w:rPr>
          <w:lang w:val="en-GB"/>
        </w:rPr>
        <w:t>Pointers</w:t>
      </w:r>
      <w:bookmarkEnd w:id="598"/>
      <w:bookmarkEnd w:id="599"/>
      <w:bookmarkEnd w:id="600"/>
      <w:bookmarkEnd w:id="601"/>
      <w:bookmarkEnd w:id="602"/>
      <w:bookmarkEnd w:id="603"/>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proofErr w:type="spellStart"/>
      <w:r w:rsidRPr="00D822A3">
        <w:rPr>
          <w:rStyle w:val="CodeInText0"/>
          <w:lang w:val="en-GB"/>
        </w:rPr>
        <w:t>i</w:t>
      </w:r>
      <w:proofErr w:type="spellEnd"/>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proofErr w:type="spellStart"/>
      <w:r w:rsidRPr="00D822A3">
        <w:rPr>
          <w:rStyle w:val="CodeInText0"/>
          <w:lang w:val="en-GB"/>
        </w:rPr>
        <w:t>i</w:t>
      </w:r>
      <w:proofErr w:type="spellEnd"/>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735809" w:rsidRPr="003F7CF1" w:rsidRDefault="0073580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735809" w:rsidRPr="003F7CF1" w:rsidRDefault="0073580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735809" w:rsidRPr="003F7CF1" w:rsidRDefault="00735809"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735809" w:rsidRPr="003F7CF1" w:rsidRDefault="0073580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735809" w:rsidRPr="003F7CF1" w:rsidRDefault="00735809"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735809" w:rsidRPr="003F7CF1" w:rsidRDefault="00735809"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735809" w:rsidRPr="003F7CF1" w:rsidRDefault="00735809"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735809" w:rsidRPr="003F7CF1" w:rsidRDefault="00735809"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735809" w:rsidRPr="003F7CF1" w:rsidRDefault="00735809"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735809" w:rsidRPr="003F7CF1" w:rsidRDefault="00735809"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735809" w:rsidRPr="003F7CF1" w:rsidRDefault="00735809"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735809" w:rsidRPr="003F7CF1" w:rsidRDefault="00735809"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735809" w:rsidRPr="003F7CF1" w:rsidRDefault="00735809"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735809" w:rsidRPr="003F7CF1" w:rsidRDefault="00735809"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735809" w:rsidRPr="003F7CF1" w:rsidRDefault="00735809"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735809" w:rsidRPr="003F7CF1" w:rsidRDefault="00735809"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735809" w:rsidRPr="003F7CF1" w:rsidRDefault="00735809"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735809" w:rsidRPr="003F7CF1" w:rsidRDefault="0073580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735809" w:rsidRPr="003F7CF1" w:rsidRDefault="00735809"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735809" w:rsidRPr="003F7CF1" w:rsidRDefault="00735809"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735809" w:rsidRPr="003F7CF1" w:rsidRDefault="00735809"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735809" w:rsidRPr="003F7CF1" w:rsidRDefault="00735809"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735809" w:rsidRPr="003F7CF1" w:rsidRDefault="00735809"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735809" w:rsidRPr="003F7CF1" w:rsidRDefault="00735809"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proofErr w:type="spellStart"/>
      <w:r w:rsidR="00B02345" w:rsidRPr="00D822A3">
        <w:rPr>
          <w:rStyle w:val="KeyWord"/>
          <w:lang w:val="en-GB"/>
        </w:rPr>
        <w:t>dereference</w:t>
      </w:r>
      <w:r w:rsidRPr="00D822A3">
        <w:rPr>
          <w:rStyle w:val="KeyWord"/>
          <w:lang w:val="en-GB"/>
        </w:rPr>
        <w:t>ers</w:t>
      </w:r>
      <w:proofErr w:type="spellEnd"/>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proofErr w:type="spellStart"/>
      <w:r w:rsidR="00B02345" w:rsidRPr="00D822A3">
        <w:rPr>
          <w:lang w:val="en-GB"/>
        </w:rPr>
        <w:t>dereference</w:t>
      </w:r>
      <w:r w:rsidRPr="00D822A3">
        <w:rPr>
          <w:lang w:val="en-GB"/>
        </w:rPr>
        <w:t>erring</w:t>
      </w:r>
      <w:proofErr w:type="spellEnd"/>
      <w:r w:rsidRPr="00D822A3">
        <w:rPr>
          <w:lang w:val="en-GB"/>
        </w:rPr>
        <w:t xml:space="preserve"> operators can be regarded as each other reverses. Note that the asterisk is used on two occasions, when we define a pointer variable and when we </w:t>
      </w:r>
      <w:proofErr w:type="spellStart"/>
      <w:r w:rsidR="00B02345" w:rsidRPr="00D822A3">
        <w:rPr>
          <w:lang w:val="en-GB"/>
        </w:rPr>
        <w:t>dereference</w:t>
      </w:r>
      <w:r w:rsidRPr="00D822A3">
        <w:rPr>
          <w:lang w:val="en-GB"/>
        </w:rPr>
        <w:t>er</w:t>
      </w:r>
      <w:proofErr w:type="spellEnd"/>
      <w:r w:rsidRPr="00D822A3">
        <w:rPr>
          <w:lang w:val="en-GB"/>
        </w:rPr>
        <w:t xml:space="preserve">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4" w:name="_Toc320485585"/>
      <w:bookmarkStart w:id="605" w:name="_Toc323656695"/>
      <w:bookmarkStart w:id="606" w:name="_Toc324085433"/>
      <w:bookmarkStart w:id="607" w:name="_Toc383781085"/>
      <w:bookmarkStart w:id="608" w:name="_Toc54625220"/>
      <w:r w:rsidRPr="00D822A3">
        <w:rPr>
          <w:lang w:val="en-GB"/>
        </w:rPr>
        <w:t>Pointers and Dynamic Memory</w:t>
      </w:r>
      <w:bookmarkEnd w:id="604"/>
      <w:bookmarkEnd w:id="605"/>
      <w:bookmarkEnd w:id="606"/>
      <w:bookmarkEnd w:id="607"/>
      <w:bookmarkEnd w:id="608"/>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proofErr w:type="spellStart"/>
      <w:r w:rsidRPr="00D822A3">
        <w:rPr>
          <w:rStyle w:val="CodeInText0"/>
          <w:lang w:val="en-GB"/>
        </w:rPr>
        <w:t>calloc</w:t>
      </w:r>
      <w:proofErr w:type="spellEnd"/>
      <w:r w:rsidRPr="00D822A3">
        <w:rPr>
          <w:rStyle w:val="Italic"/>
          <w:lang w:val="en-GB"/>
        </w:rPr>
        <w:t xml:space="preserve">, </w:t>
      </w:r>
      <w:proofErr w:type="spellStart"/>
      <w:r w:rsidRPr="00D822A3">
        <w:rPr>
          <w:rStyle w:val="CodeInText0"/>
          <w:lang w:val="en-GB"/>
        </w:rPr>
        <w:t>realloc</w:t>
      </w:r>
      <w:proofErr w:type="spellEnd"/>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735809" w:rsidRPr="003F7CF1" w:rsidRDefault="0073580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735809" w:rsidRPr="003F7CF1" w:rsidRDefault="0073580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735809" w:rsidRPr="003F7CF1" w:rsidRDefault="00735809"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735809" w:rsidRPr="003F7CF1" w:rsidRDefault="00735809"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735809" w:rsidRPr="003F7CF1" w:rsidRDefault="00735809"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735809" w:rsidRPr="003F7CF1" w:rsidRDefault="0073580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735809" w:rsidRPr="003F7CF1" w:rsidRDefault="0073580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735809" w:rsidRPr="003F7CF1" w:rsidRDefault="00735809"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735809" w:rsidRPr="003F7CF1" w:rsidRDefault="00735809"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735809" w:rsidRPr="003F7CF1" w:rsidRDefault="0073580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735809" w:rsidRPr="003F7CF1" w:rsidRDefault="0073580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735809" w:rsidRPr="003F7CF1" w:rsidRDefault="0073580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735809" w:rsidRPr="003F7CF1" w:rsidRDefault="00735809"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735809" w:rsidRPr="003F7CF1" w:rsidRDefault="00735809"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735809" w:rsidRPr="003F7CF1" w:rsidRDefault="00735809"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735809" w:rsidRPr="003F7CF1" w:rsidRDefault="00735809"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735809" w:rsidRPr="003F7CF1" w:rsidRDefault="00735809"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735809" w:rsidRPr="003F7CF1" w:rsidRDefault="00735809"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735809" w:rsidRPr="003F7CF1" w:rsidRDefault="00735809"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735809" w:rsidRPr="003F7CF1" w:rsidRDefault="00735809"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proofErr w:type="spellStart"/>
      <w:r w:rsidRPr="00D822A3">
        <w:rPr>
          <w:rStyle w:val="CodeInText0"/>
          <w:lang w:val="en-GB"/>
        </w:rPr>
        <w:t>realloc</w:t>
      </w:r>
      <w:proofErr w:type="spellEnd"/>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735809" w:rsidRPr="003F7CF1" w:rsidRDefault="0073580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735809" w:rsidRPr="003F7CF1" w:rsidRDefault="0073580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735809" w:rsidRPr="003F7CF1" w:rsidRDefault="00735809"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735809" w:rsidRPr="003F7CF1" w:rsidRDefault="0073580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735809" w:rsidRPr="003F7CF1" w:rsidRDefault="0073580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735809" w:rsidRPr="003F7CF1" w:rsidRDefault="00735809"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735809" w:rsidRPr="003F7CF1" w:rsidRDefault="00735809"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735809" w:rsidRPr="003F7CF1" w:rsidRDefault="00735809"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735809" w:rsidRPr="003F7CF1" w:rsidRDefault="00735809"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735809" w:rsidRPr="003F7CF1" w:rsidRDefault="00735809"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735809" w:rsidRPr="003F7CF1" w:rsidRDefault="00735809"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proofErr w:type="spellStart"/>
      <w:r w:rsidRPr="00D822A3">
        <w:rPr>
          <w:rStyle w:val="CodeInText0"/>
          <w:lang w:val="en-GB"/>
        </w:rPr>
        <w:t>calloc</w:t>
      </w:r>
      <w:proofErr w:type="spellEnd"/>
      <w:r w:rsidRPr="00D822A3">
        <w:rPr>
          <w:lang w:val="en-GB"/>
        </w:rPr>
        <w:t xml:space="preserve"> is that </w:t>
      </w:r>
      <w:proofErr w:type="spellStart"/>
      <w:r w:rsidRPr="00D822A3">
        <w:rPr>
          <w:rStyle w:val="CodeInText0"/>
          <w:lang w:val="en-GB"/>
        </w:rPr>
        <w:t>calloc</w:t>
      </w:r>
      <w:proofErr w:type="spellEnd"/>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 xml:space="preserve">The predefined constant NULL holds the pointer equivalence of the zero value. We say that the pointer is set to null. In a diagram, we can </w:t>
      </w:r>
      <w:proofErr w:type="gramStart"/>
      <w:r w:rsidRPr="00D822A3">
        <w:rPr>
          <w:lang w:val="en-GB"/>
        </w:rPr>
        <w:t>simple</w:t>
      </w:r>
      <w:proofErr w:type="gramEnd"/>
      <w:r w:rsidRPr="00D822A3">
        <w:rPr>
          <w:lang w:val="en-GB"/>
        </w:rPr>
        <w:t xml:space="preserv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735809" w:rsidRPr="003F7CF1" w:rsidRDefault="0073580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735809" w:rsidRPr="003F7CF1" w:rsidRDefault="00735809"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735809" w:rsidRPr="003F7CF1" w:rsidRDefault="00735809"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735809" w:rsidRPr="003F7CF1" w:rsidRDefault="00735809"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735809" w:rsidRPr="003F7CF1" w:rsidRDefault="00735809"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735809" w:rsidRPr="003F7CF1" w:rsidRDefault="0073580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735809" w:rsidRPr="003F7CF1" w:rsidRDefault="00735809"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735809" w:rsidRPr="003F7CF1" w:rsidRDefault="00735809"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w:t>
      </w:r>
      <w:proofErr w:type="gramStart"/>
      <w:r w:rsidRPr="00D822A3">
        <w:rPr>
          <w:lang w:val="en-GB"/>
        </w:rPr>
        <w:t>actually marks</w:t>
      </w:r>
      <w:proofErr w:type="gramEnd"/>
      <w:r w:rsidRPr="00D822A3">
        <w:rPr>
          <w:lang w:val="en-GB"/>
        </w:rPr>
        <w:t xml:space="preserve"> the absence of a type. We can define a pointer to </w:t>
      </w:r>
      <w:r w:rsidRPr="00D822A3">
        <w:rPr>
          <w:rStyle w:val="CodeInText0"/>
          <w:lang w:val="en-GB"/>
        </w:rPr>
        <w:t>void</w:t>
      </w:r>
      <w:r w:rsidRPr="00D822A3">
        <w:rPr>
          <w:lang w:val="en-GB"/>
        </w:rPr>
        <w:t xml:space="preserve">; we cannot, however, </w:t>
      </w:r>
      <w:proofErr w:type="spellStart"/>
      <w:r w:rsidR="00B02345" w:rsidRPr="00D822A3">
        <w:rPr>
          <w:lang w:val="en-GB"/>
        </w:rPr>
        <w:t>dereference</w:t>
      </w:r>
      <w:r w:rsidRPr="00D822A3">
        <w:rPr>
          <w:lang w:val="en-GB"/>
        </w:rPr>
        <w:t>er</w:t>
      </w:r>
      <w:proofErr w:type="spellEnd"/>
      <w:r w:rsidRPr="00D822A3">
        <w:rPr>
          <w:lang w:val="en-GB"/>
        </w:rPr>
        <w:t xml:space="preserve">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w:t>
      </w:r>
      <w:proofErr w:type="gramStart"/>
      <w:r w:rsidRPr="00D822A3">
        <w:rPr>
          <w:lang w:val="en-GB"/>
        </w:rPr>
        <w:t>In spite of</w:t>
      </w:r>
      <w:proofErr w:type="gramEnd"/>
      <w:r w:rsidRPr="00D822A3">
        <w:rPr>
          <w:lang w:val="en-GB"/>
        </w:rPr>
        <w:t xml:space="preserve">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735809" w:rsidRPr="003F7CF1" w:rsidRDefault="0073580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735809" w:rsidRPr="003F7CF1" w:rsidRDefault="00735809"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735809" w:rsidRPr="003F7CF1" w:rsidRDefault="00735809"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735809" w:rsidRPr="003F7CF1" w:rsidRDefault="00735809"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735809" w:rsidRPr="003F7CF1" w:rsidRDefault="00735809"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proofErr w:type="gramStart"/>
      <w:r w:rsidRPr="00D822A3">
        <w:rPr>
          <w:rStyle w:val="CodeInText0"/>
          <w:lang w:val="en-GB"/>
        </w:rPr>
        <w:t>p</w:t>
      </w:r>
      <w:proofErr w:type="gramEnd"/>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735809" w:rsidRPr="003F7CF1" w:rsidRDefault="0073580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735809" w:rsidRPr="003F7CF1" w:rsidRDefault="0073580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735809" w:rsidRPr="003F7CF1" w:rsidRDefault="00735809"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735809" w:rsidRPr="003F7CF1" w:rsidRDefault="0073580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735809" w:rsidRPr="003F7CF1" w:rsidRDefault="0073580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735809" w:rsidRPr="003F7CF1" w:rsidRDefault="0073580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735809" w:rsidRPr="003F7CF1" w:rsidRDefault="00735809"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735809" w:rsidRPr="003F7CF1" w:rsidRDefault="0073580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735809" w:rsidRPr="003F7CF1" w:rsidRDefault="00735809"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735809" w:rsidRPr="003F7CF1" w:rsidRDefault="00735809"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735809" w:rsidRPr="003F7CF1" w:rsidRDefault="00735809"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735809" w:rsidRPr="003F7CF1" w:rsidRDefault="00735809"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735809" w:rsidRPr="003F7CF1" w:rsidRDefault="00735809"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735809" w:rsidRPr="003F7CF1" w:rsidRDefault="00735809"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735809" w:rsidRPr="003F7CF1" w:rsidRDefault="00735809"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735809" w:rsidRPr="003F7CF1" w:rsidRDefault="00735809"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735809" w:rsidRPr="003F7CF1" w:rsidRDefault="00735809"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735809" w:rsidRPr="003F7CF1" w:rsidRDefault="00735809"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735809" w:rsidRPr="003F7CF1" w:rsidRDefault="00735809"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735809" w:rsidRPr="003F7CF1" w:rsidRDefault="00735809"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735809" w:rsidRPr="003F7CF1" w:rsidRDefault="00735809"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735809" w:rsidRPr="003F7CF1" w:rsidRDefault="00735809"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9" w:name="_Toc320485586"/>
      <w:bookmarkStart w:id="610" w:name="_Toc323656696"/>
      <w:bookmarkStart w:id="611" w:name="_Toc324085434"/>
      <w:bookmarkStart w:id="612" w:name="_Toc383781086"/>
      <w:bookmarkStart w:id="613" w:name="_Toc54625221"/>
      <w:r w:rsidRPr="00D822A3">
        <w:rPr>
          <w:lang w:val="en-GB"/>
        </w:rPr>
        <w:t>Defining our own types</w:t>
      </w:r>
      <w:bookmarkEnd w:id="609"/>
      <w:bookmarkEnd w:id="610"/>
      <w:bookmarkEnd w:id="611"/>
      <w:bookmarkEnd w:id="612"/>
      <w:bookmarkEnd w:id="613"/>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4" w:name="_Toc320485587"/>
      <w:bookmarkStart w:id="615" w:name="_Toc323656697"/>
      <w:bookmarkStart w:id="616" w:name="_Toc324085435"/>
      <w:bookmarkStart w:id="617" w:name="_Toc383781087"/>
      <w:bookmarkStart w:id="618" w:name="_Toc54625222"/>
      <w:r w:rsidRPr="00D822A3">
        <w:rPr>
          <w:lang w:val="en-GB"/>
        </w:rPr>
        <w:t>The Type Size</w:t>
      </w:r>
      <w:bookmarkEnd w:id="614"/>
      <w:bookmarkEnd w:id="615"/>
      <w:bookmarkEnd w:id="616"/>
      <w:bookmarkEnd w:id="617"/>
      <w:bookmarkEnd w:id="618"/>
    </w:p>
    <w:p w14:paraId="2A85A616" w14:textId="7C4815F2" w:rsidR="00E80032" w:rsidRPr="00D822A3" w:rsidRDefault="00E80032" w:rsidP="00E80032">
      <w:pPr>
        <w:rPr>
          <w:lang w:val="en-GB"/>
        </w:rPr>
      </w:pPr>
      <w:r w:rsidRPr="00D822A3">
        <w:rPr>
          <w:lang w:val="en-GB"/>
        </w:rPr>
        <w:t xml:space="preserve">The operator </w:t>
      </w:r>
      <w:proofErr w:type="spellStart"/>
      <w:r w:rsidRPr="00D822A3">
        <w:rPr>
          <w:rStyle w:val="CodeInText0"/>
          <w:lang w:val="en-GB"/>
        </w:rPr>
        <w:t>sizeof</w:t>
      </w:r>
      <w:proofErr w:type="spellEnd"/>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D822A3">
        <w:rPr>
          <w:lang w:val="en-GB"/>
        </w:rPr>
        <w:t>the</w:t>
      </w:r>
      <w:proofErr w:type="spellEnd"/>
      <w:r w:rsidRPr="00D822A3">
        <w:rPr>
          <w:lang w:val="en-GB"/>
        </w:rPr>
        <w:t xml:space="preserve"> property is </w:t>
      </w:r>
      <w:r w:rsidRPr="00D822A3">
        <w:rPr>
          <w:rStyle w:val="KeyWord"/>
          <w:lang w:val="en-GB"/>
        </w:rPr>
        <w:t>implementation dependant</w:t>
      </w:r>
      <w:r w:rsidRPr="00D822A3">
        <w:rPr>
          <w:lang w:val="en-GB"/>
        </w:rPr>
        <w:t xml:space="preserve">. The operator returns a value of the type </w:t>
      </w:r>
      <w:proofErr w:type="spellStart"/>
      <w:r w:rsidRPr="00D822A3">
        <w:rPr>
          <w:rStyle w:val="CodeInText0"/>
          <w:lang w:val="en-GB"/>
        </w:rPr>
        <w:t>size_t</w:t>
      </w:r>
      <w:proofErr w:type="spellEnd"/>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9"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20" w:name="_Toc320485588"/>
      <w:bookmarkStart w:id="621" w:name="_Toc323656698"/>
      <w:bookmarkStart w:id="622" w:name="_Toc324085436"/>
      <w:bookmarkStart w:id="623" w:name="_Toc383781088"/>
      <w:bookmarkStart w:id="624" w:name="_Toc54625223"/>
      <w:r w:rsidRPr="00D822A3">
        <w:rPr>
          <w:lang w:val="en-GB"/>
        </w:rPr>
        <w:t>Expressions and Operators</w:t>
      </w:r>
      <w:bookmarkEnd w:id="620"/>
      <w:bookmarkEnd w:id="621"/>
      <w:bookmarkEnd w:id="622"/>
      <w:bookmarkEnd w:id="623"/>
      <w:bookmarkEnd w:id="624"/>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735809" w:rsidRPr="003F7CF1" w:rsidRDefault="00735809"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7917686"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735809" w:rsidRPr="003F7CF1" w:rsidRDefault="00735809"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735809" w:rsidRPr="003F7CF1" w:rsidRDefault="00735809"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735809" w:rsidRPr="003F7CF1" w:rsidRDefault="00735809"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735809" w:rsidRPr="003F7CF1" w:rsidRDefault="00735809"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7917686"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735809" w:rsidRPr="003F7CF1" w:rsidRDefault="00735809"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735809" w:rsidRPr="003F7CF1" w:rsidRDefault="00735809"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735809" w:rsidRPr="003F7CF1" w:rsidRDefault="00735809"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5" w:name="_Toc320485589"/>
      <w:bookmarkStart w:id="626" w:name="_Toc323656699"/>
      <w:bookmarkStart w:id="627" w:name="_Toc324085437"/>
      <w:bookmarkStart w:id="628" w:name="_Toc383781089"/>
      <w:bookmarkStart w:id="629" w:name="_Toc54625224"/>
      <w:r w:rsidRPr="00D822A3">
        <w:rPr>
          <w:lang w:val="en-GB"/>
        </w:rPr>
        <w:t>Arithmetic Operators</w:t>
      </w:r>
      <w:bookmarkEnd w:id="625"/>
      <w:bookmarkEnd w:id="626"/>
      <w:bookmarkEnd w:id="627"/>
      <w:bookmarkEnd w:id="628"/>
      <w:bookmarkEnd w:id="629"/>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30" w:name="_Toc320485590"/>
      <w:bookmarkStart w:id="631" w:name="_Toc323656700"/>
      <w:bookmarkStart w:id="632" w:name="_Toc324085438"/>
      <w:bookmarkStart w:id="633" w:name="_Toc383781090"/>
      <w:bookmarkStart w:id="634" w:name="_Toc54625225"/>
      <w:r w:rsidRPr="00D822A3">
        <w:rPr>
          <w:rStyle w:val="Italic"/>
          <w:i w:val="0"/>
          <w:lang w:val="en-GB"/>
        </w:rPr>
        <w:t>Pointer Arithmetic</w:t>
      </w:r>
      <w:bookmarkEnd w:id="630"/>
      <w:bookmarkEnd w:id="631"/>
      <w:bookmarkEnd w:id="632"/>
      <w:bookmarkEnd w:id="633"/>
      <w:bookmarkEnd w:id="634"/>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proofErr w:type="spellStart"/>
      <w:r w:rsidRPr="00D822A3">
        <w:rPr>
          <w:rStyle w:val="CodeInText0"/>
          <w:lang w:val="en-GB"/>
        </w:rPr>
        <w:t>numberPtr</w:t>
      </w:r>
      <w:proofErr w:type="spellEnd"/>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735809" w:rsidRPr="003F7CF1" w:rsidRDefault="00735809"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735809" w:rsidRPr="003F7CF1" w:rsidRDefault="00735809"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735809" w:rsidRPr="003F7CF1" w:rsidRDefault="00735809"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735809" w:rsidRPr="003F7CF1" w:rsidRDefault="00735809"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735809" w:rsidRPr="003F7CF1" w:rsidRDefault="00735809"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735809" w:rsidRPr="003F7CF1" w:rsidRDefault="00735809"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735809" w:rsidRPr="003F7CF1" w:rsidRDefault="0073580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735809" w:rsidRPr="003F7CF1" w:rsidRDefault="00735809"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735809" w:rsidRPr="003F7CF1" w:rsidRDefault="00735809"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735809" w:rsidRPr="003F7CF1" w:rsidRDefault="00735809"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735809" w:rsidRPr="003F7CF1" w:rsidRDefault="00735809"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735809" w:rsidRPr="003F7CF1" w:rsidRDefault="00735809"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735809" w:rsidRPr="003F7CF1" w:rsidRDefault="00735809"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735809" w:rsidRPr="003F7CF1" w:rsidRDefault="00735809"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735809" w:rsidRPr="003F7CF1" w:rsidRDefault="00735809"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735809" w:rsidRPr="003F7CF1" w:rsidRDefault="00735809"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735809" w:rsidRPr="003F7CF1" w:rsidRDefault="00735809"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735809" w:rsidRPr="003F7CF1" w:rsidRDefault="00735809"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735809" w:rsidRPr="003F7CF1" w:rsidRDefault="00735809"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proofErr w:type="spellStart"/>
      <w:r w:rsidR="00B02345" w:rsidRPr="00D822A3">
        <w:rPr>
          <w:lang w:val="en-GB"/>
        </w:rPr>
        <w:t>dereference</w:t>
      </w:r>
      <w:r w:rsidRPr="00D822A3">
        <w:rPr>
          <w:lang w:val="en-GB"/>
        </w:rPr>
        <w:t>ereeing</w:t>
      </w:r>
      <w:proofErr w:type="spellEnd"/>
      <w:r w:rsidRPr="00D822A3">
        <w:rPr>
          <w:lang w:val="en-GB"/>
        </w:rPr>
        <w:t xml:space="preserve"> of pointers together with pointer arithmetic. The second and third lines of the following code are </w:t>
      </w:r>
      <w:proofErr w:type="gramStart"/>
      <w:r w:rsidRPr="00D822A3">
        <w:rPr>
          <w:lang w:val="en-GB"/>
        </w:rPr>
        <w:t xml:space="preserve">by </w:t>
      </w:r>
      <w:r w:rsidR="00C37108" w:rsidRPr="00D822A3">
        <w:rPr>
          <w:lang w:val="en-GB"/>
        </w:rPr>
        <w:t>definition</w:t>
      </w:r>
      <w:r w:rsidRPr="00D822A3">
        <w:rPr>
          <w:lang w:val="en-GB"/>
        </w:rPr>
        <w:t xml:space="preserve"> interchangeable</w:t>
      </w:r>
      <w:proofErr w:type="gramEnd"/>
      <w:r w:rsidRPr="00D822A3">
        <w:rPr>
          <w:lang w:val="en-GB"/>
        </w:rPr>
        <w:t>.</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5" w:name="_Toc320485591"/>
      <w:bookmarkStart w:id="636" w:name="_Toc323656701"/>
      <w:bookmarkStart w:id="637" w:name="_Toc324085439"/>
      <w:bookmarkStart w:id="638" w:name="_Toc383781091"/>
      <w:bookmarkStart w:id="639" w:name="_Toc54625226"/>
      <w:r w:rsidRPr="00D822A3">
        <w:rPr>
          <w:lang w:val="en-GB"/>
        </w:rPr>
        <w:t>Increment and decrement</w:t>
      </w:r>
      <w:bookmarkEnd w:id="635"/>
      <w:bookmarkEnd w:id="636"/>
      <w:bookmarkEnd w:id="637"/>
      <w:bookmarkEnd w:id="638"/>
      <w:bookmarkEnd w:id="639"/>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 xml:space="preserve">However, there is a difference between prefix and postfix increment or decrement. In the prefix case below, the subtraction occurs </w:t>
      </w:r>
      <w:proofErr w:type="gramStart"/>
      <w:r w:rsidRPr="00D822A3">
        <w:rPr>
          <w:lang w:val="en-GB"/>
        </w:rPr>
        <w:t>first</w:t>
      </w:r>
      <w:proofErr w:type="gramEnd"/>
      <w:r w:rsidRPr="00D822A3">
        <w:rPr>
          <w:lang w:val="en-GB"/>
        </w:rPr>
        <w:t xml:space="preserve">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0" w:name="_Toc320485592"/>
      <w:bookmarkStart w:id="641" w:name="_Toc323656702"/>
      <w:bookmarkStart w:id="642" w:name="_Toc324085440"/>
      <w:bookmarkStart w:id="643" w:name="_Toc383781092"/>
      <w:bookmarkStart w:id="644" w:name="_Toc54625227"/>
      <w:r w:rsidRPr="00D822A3">
        <w:rPr>
          <w:lang w:val="en-GB"/>
        </w:rPr>
        <w:t>Relational Operators</w:t>
      </w:r>
      <w:bookmarkEnd w:id="640"/>
      <w:bookmarkEnd w:id="641"/>
      <w:bookmarkEnd w:id="642"/>
      <w:bookmarkEnd w:id="643"/>
      <w:bookmarkEnd w:id="644"/>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5" w:name="_Toc320485593"/>
      <w:bookmarkStart w:id="646" w:name="_Toc323656703"/>
      <w:bookmarkStart w:id="647" w:name="_Toc324085441"/>
      <w:bookmarkStart w:id="648" w:name="_Toc383781093"/>
      <w:bookmarkStart w:id="649" w:name="_Toc54625228"/>
      <w:r w:rsidRPr="00D822A3">
        <w:rPr>
          <w:lang w:val="en-GB"/>
        </w:rPr>
        <w:t>Logical Operators</w:t>
      </w:r>
      <w:bookmarkEnd w:id="645"/>
      <w:bookmarkEnd w:id="646"/>
      <w:bookmarkEnd w:id="647"/>
      <w:bookmarkEnd w:id="648"/>
      <w:bookmarkEnd w:id="649"/>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proofErr w:type="spellStart"/>
      <w:r w:rsidRPr="00D822A3">
        <w:rPr>
          <w:rStyle w:val="KeyWord"/>
          <w:lang w:val="en-GB"/>
        </w:rPr>
        <w:t>and</w:t>
      </w:r>
      <w:proofErr w:type="spellEnd"/>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D822A3">
        <w:rPr>
          <w:rStyle w:val="CodeInText0"/>
          <w:lang w:val="en-GB"/>
        </w:rPr>
        <w:t>i</w:t>
      </w:r>
      <w:proofErr w:type="spellEnd"/>
      <w:r w:rsidRPr="00D822A3">
        <w:rPr>
          <w:rStyle w:val="CodeInText0"/>
          <w:lang w:val="en-GB"/>
        </w:rPr>
        <w:t xml:space="preserve"> !</w:t>
      </w:r>
      <w:proofErr w:type="gramEnd"/>
      <w:r w:rsidRPr="00D822A3">
        <w:rPr>
          <w:rStyle w:val="CodeInText0"/>
          <w:lang w:val="en-GB"/>
        </w:rPr>
        <w:t>=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 xml:space="preserve">1 / </w:t>
      </w:r>
      <w:proofErr w:type="spellStart"/>
      <w:r w:rsidRPr="00D822A3">
        <w:rPr>
          <w:rStyle w:val="CodeInText0"/>
          <w:lang w:val="en-GB"/>
        </w:rPr>
        <w:t>i</w:t>
      </w:r>
      <w:proofErr w:type="spellEnd"/>
      <w:r w:rsidRPr="00D822A3">
        <w:rPr>
          <w:rStyle w:val="CodeInText0"/>
          <w:lang w:val="en-GB"/>
        </w:rPr>
        <w:t xml:space="preserve">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0" w:name="_Toc320485594"/>
      <w:bookmarkStart w:id="651" w:name="_Toc323656704"/>
      <w:bookmarkStart w:id="652" w:name="_Toc324085442"/>
      <w:bookmarkStart w:id="653" w:name="_Toc383781094"/>
      <w:bookmarkStart w:id="654" w:name="_Toc54625229"/>
      <w:r w:rsidRPr="00D822A3">
        <w:rPr>
          <w:lang w:val="en-GB"/>
        </w:rPr>
        <w:t>Bitwise Operators</w:t>
      </w:r>
      <w:bookmarkEnd w:id="650"/>
      <w:bookmarkEnd w:id="651"/>
      <w:bookmarkEnd w:id="652"/>
      <w:bookmarkEnd w:id="653"/>
      <w:bookmarkEnd w:id="654"/>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7917681"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7917682"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5" w:name="_Toc320485595"/>
      <w:bookmarkStart w:id="656" w:name="_Toc323656705"/>
      <w:bookmarkStart w:id="657" w:name="_Toc324085443"/>
      <w:bookmarkStart w:id="658" w:name="_Toc383781095"/>
      <w:bookmarkStart w:id="659" w:name="_Toc54625230"/>
      <w:r w:rsidRPr="00D822A3">
        <w:rPr>
          <w:lang w:val="en-GB"/>
        </w:rPr>
        <w:lastRenderedPageBreak/>
        <w:t>Assignment</w:t>
      </w:r>
      <w:bookmarkEnd w:id="655"/>
      <w:bookmarkEnd w:id="656"/>
      <w:bookmarkEnd w:id="657"/>
      <w:bookmarkEnd w:id="658"/>
      <w:bookmarkEnd w:id="659"/>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0" w:name="_Toc320485596"/>
      <w:bookmarkStart w:id="661" w:name="_Toc323656706"/>
      <w:bookmarkStart w:id="662" w:name="_Toc324085444"/>
      <w:bookmarkStart w:id="663" w:name="_Toc383781096"/>
      <w:bookmarkStart w:id="664" w:name="_Toc54625231"/>
      <w:r w:rsidRPr="00D822A3">
        <w:rPr>
          <w:lang w:val="en-GB"/>
        </w:rPr>
        <w:t>The Condition Operator</w:t>
      </w:r>
      <w:bookmarkEnd w:id="660"/>
      <w:bookmarkEnd w:id="661"/>
      <w:bookmarkEnd w:id="662"/>
      <w:bookmarkEnd w:id="663"/>
      <w:bookmarkEnd w:id="664"/>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w:t>
      </w:r>
      <w:proofErr w:type="gramStart"/>
      <w:r w:rsidRPr="00D822A3">
        <w:rPr>
          <w:lang w:val="en-GB"/>
        </w:rPr>
        <w:t>evaluated</w:t>
      </w:r>
      <w:proofErr w:type="gramEnd"/>
      <w:r w:rsidRPr="00D822A3">
        <w:rPr>
          <w:lang w:val="en-GB"/>
        </w:rPr>
        <w:t xml:space="preserve"> and its value is returned. If the first expression instead is false, the third expression is </w:t>
      </w:r>
      <w:proofErr w:type="gramStart"/>
      <w:r w:rsidRPr="00D822A3">
        <w:rPr>
          <w:lang w:val="en-GB"/>
        </w:rPr>
        <w:t>evaluated</w:t>
      </w:r>
      <w:proofErr w:type="gramEnd"/>
      <w:r w:rsidRPr="00D822A3">
        <w:rPr>
          <w:lang w:val="en-GB"/>
        </w:rPr>
        <w:t xml:space="preserve">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5" w:name="_Toc320485597"/>
      <w:bookmarkStart w:id="666" w:name="_Toc323656707"/>
      <w:bookmarkStart w:id="667" w:name="_Toc324085445"/>
      <w:bookmarkStart w:id="668" w:name="_Toc383781097"/>
      <w:bookmarkStart w:id="669" w:name="_Toc54625232"/>
      <w:r w:rsidRPr="00D822A3">
        <w:rPr>
          <w:lang w:val="en-GB"/>
        </w:rPr>
        <w:t>Precedence and Associatively</w:t>
      </w:r>
      <w:bookmarkEnd w:id="665"/>
      <w:bookmarkEnd w:id="666"/>
      <w:bookmarkEnd w:id="667"/>
      <w:bookmarkEnd w:id="668"/>
      <w:bookmarkEnd w:id="669"/>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 xml:space="preserve">Below follows a table over the </w:t>
      </w:r>
      <w:proofErr w:type="spellStart"/>
      <w:r w:rsidRPr="00D822A3">
        <w:rPr>
          <w:lang w:val="en-GB"/>
        </w:rPr>
        <w:t>pr</w:t>
      </w:r>
      <w:r w:rsidR="00414C74" w:rsidRPr="00D822A3">
        <w:rPr>
          <w:lang w:val="en-GB"/>
        </w:rPr>
        <w:t>or</w:t>
      </w:r>
      <w:r w:rsidRPr="00D822A3">
        <w:rPr>
          <w:lang w:val="en-GB"/>
        </w:rPr>
        <w:t>ities</w:t>
      </w:r>
      <w:proofErr w:type="spellEnd"/>
      <w:r w:rsidRPr="00D822A3">
        <w:rPr>
          <w:lang w:val="en-GB"/>
        </w:rPr>
        <w:t xml:space="preserve">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xml:space="preserve">! ~ ++ -- + - (type) </w:t>
            </w:r>
            <w:proofErr w:type="spellStart"/>
            <w:r w:rsidRPr="00D822A3">
              <w:rPr>
                <w:lang w:val="en-GB"/>
              </w:rPr>
              <w:t>sizeof</w:t>
            </w:r>
            <w:proofErr w:type="spellEnd"/>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70" w:name="_Toc320485598"/>
      <w:bookmarkStart w:id="671" w:name="_Toc323656708"/>
      <w:bookmarkStart w:id="672" w:name="_Toc324085446"/>
      <w:bookmarkStart w:id="673" w:name="_Toc383781098"/>
      <w:bookmarkStart w:id="674" w:name="_Toc54625233"/>
      <w:r w:rsidRPr="00D822A3">
        <w:rPr>
          <w:lang w:val="en-GB"/>
        </w:rPr>
        <w:t>Statements</w:t>
      </w:r>
      <w:bookmarkEnd w:id="670"/>
      <w:bookmarkEnd w:id="671"/>
      <w:bookmarkEnd w:id="672"/>
      <w:bookmarkEnd w:id="673"/>
      <w:bookmarkEnd w:id="674"/>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 xml:space="preserve">break, continue, </w:t>
            </w:r>
            <w:proofErr w:type="spellStart"/>
            <w:r w:rsidRPr="00D822A3">
              <w:rPr>
                <w:lang w:val="en-GB"/>
              </w:rPr>
              <w:t>goto</w:t>
            </w:r>
            <w:proofErr w:type="spellEnd"/>
            <w:r w:rsidRPr="00D822A3">
              <w:rPr>
                <w:lang w:val="en-GB"/>
              </w:rPr>
              <w:t>,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proofErr w:type="gramStart"/>
            <w:r w:rsidRPr="00D822A3">
              <w:rPr>
                <w:lang w:val="en-GB"/>
              </w:rPr>
              <w:t>expression ;</w:t>
            </w:r>
            <w:proofErr w:type="gramEnd"/>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5" w:name="_Toc320485599"/>
      <w:bookmarkStart w:id="676" w:name="_Toc323656709"/>
      <w:bookmarkStart w:id="677" w:name="_Toc324085447"/>
      <w:bookmarkStart w:id="678" w:name="_Toc383781099"/>
      <w:bookmarkStart w:id="679" w:name="_Toc54625234"/>
      <w:r w:rsidRPr="00D822A3">
        <w:rPr>
          <w:lang w:val="en-GB"/>
        </w:rPr>
        <w:t>Selection statements</w:t>
      </w:r>
      <w:bookmarkEnd w:id="675"/>
      <w:bookmarkEnd w:id="676"/>
      <w:bookmarkEnd w:id="677"/>
      <w:bookmarkEnd w:id="678"/>
      <w:bookmarkEnd w:id="679"/>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proofErr w:type="spellStart"/>
      <w:r w:rsidRPr="00D822A3">
        <w:rPr>
          <w:rStyle w:val="CodeInText0"/>
          <w:lang w:val="en-GB"/>
        </w:rPr>
        <w:t>i</w:t>
      </w:r>
      <w:proofErr w:type="spellEnd"/>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 xml:space="preserve">As all values not equal to zero are interpreted as true, the following statement is equivalent with the previous </w:t>
      </w:r>
      <w:proofErr w:type="spellStart"/>
      <w:proofErr w:type="gramStart"/>
      <w:r w:rsidRPr="00D822A3">
        <w:rPr>
          <w:lang w:val="en-GB"/>
        </w:rPr>
        <w:t>one.fexacltly</w:t>
      </w:r>
      <w:proofErr w:type="spellEnd"/>
      <w:proofErr w:type="gramEnd"/>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proofErr w:type="spellStart"/>
      <w:r w:rsidRPr="00D822A3">
        <w:rPr>
          <w:rStyle w:val="CodeInText0"/>
          <w:lang w:val="en-GB"/>
        </w:rPr>
        <w:t>i</w:t>
      </w:r>
      <w:proofErr w:type="spellEnd"/>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D822A3">
        <w:rPr>
          <w:lang w:val="en-GB"/>
        </w:rPr>
        <w:t>to do</w:t>
      </w:r>
      <w:proofErr w:type="gramEnd"/>
      <w:r w:rsidRPr="00D822A3">
        <w:rPr>
          <w:lang w:val="en-GB"/>
        </w:rPr>
        <w:t xml:space="preserve">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w:t>
      </w:r>
      <w:proofErr w:type="gramStart"/>
      <w:r w:rsidRPr="00D822A3">
        <w:rPr>
          <w:lang w:val="en-GB"/>
        </w:rPr>
        <w:t>simple</w:t>
      </w:r>
      <w:proofErr w:type="gramEnd"/>
      <w:r w:rsidRPr="00D822A3">
        <w:rPr>
          <w:lang w:val="en-GB"/>
        </w:rPr>
        <w:t xml:space="preserv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0" w:name="_Toc320485600"/>
      <w:bookmarkStart w:id="681" w:name="_Toc323656710"/>
      <w:bookmarkStart w:id="682" w:name="_Toc324085448"/>
      <w:bookmarkStart w:id="683" w:name="_Toc383781100"/>
      <w:bookmarkStart w:id="684" w:name="_Toc54625235"/>
      <w:r w:rsidRPr="00D822A3">
        <w:rPr>
          <w:lang w:val="en-GB"/>
        </w:rPr>
        <w:t>Iteration statements</w:t>
      </w:r>
      <w:bookmarkEnd w:id="680"/>
      <w:bookmarkEnd w:id="681"/>
      <w:bookmarkEnd w:id="682"/>
      <w:bookmarkEnd w:id="683"/>
      <w:bookmarkEnd w:id="684"/>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w:t>
      </w:r>
      <w:proofErr w:type="gramStart"/>
      <w:r w:rsidRPr="00D822A3">
        <w:rPr>
          <w:lang w:val="en-GB"/>
        </w:rPr>
        <w:t>true;</w:t>
      </w:r>
      <w:proofErr w:type="gramEnd"/>
      <w:r w:rsidRPr="00D822A3">
        <w:rPr>
          <w:lang w:val="en-GB"/>
        </w:rPr>
        <w:t xml:space="preserve"> </w:t>
      </w:r>
      <w:r w:rsidRPr="00D822A3">
        <w:rPr>
          <w:rStyle w:val="CodeInText0"/>
          <w:lang w:val="en-GB"/>
        </w:rPr>
        <w:t>while</w:t>
      </w:r>
      <w:r w:rsidRPr="00D822A3">
        <w:rPr>
          <w:lang w:val="en-GB"/>
        </w:rPr>
        <w:t xml:space="preserve"> is the simplest loop. It repeats one statement or a block of statements </w:t>
      </w:r>
      <w:proofErr w:type="gramStart"/>
      <w:r w:rsidRPr="00D822A3">
        <w:rPr>
          <w:lang w:val="en-GB"/>
        </w:rPr>
        <w:t>as long as</w:t>
      </w:r>
      <w:proofErr w:type="gramEnd"/>
      <w:r w:rsidRPr="00D822A3">
        <w:rPr>
          <w:lang w:val="en-GB"/>
        </w:rPr>
        <w:t xml:space="preserve">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 xml:space="preserve">s the variable, the repetition continues as long as the second expression is </w:t>
      </w:r>
      <w:proofErr w:type="gramStart"/>
      <w:r w:rsidRPr="00D822A3">
        <w:rPr>
          <w:lang w:val="en-GB"/>
        </w:rPr>
        <w:t>true</w:t>
      </w:r>
      <w:proofErr w:type="gramEnd"/>
      <w:r w:rsidRPr="00D822A3">
        <w:rPr>
          <w:lang w:val="en-GB"/>
        </w:rPr>
        <w:t xml:space="preserv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the </w:t>
      </w:r>
      <w:r w:rsidRPr="00D822A3">
        <w:rPr>
          <w:rStyle w:val="CodeInText0"/>
          <w:lang w:val="en-GB"/>
        </w:rPr>
        <w:t>switch</w:t>
      </w:r>
      <w:r w:rsidRPr="00D822A3">
        <w:rPr>
          <w:lang w:val="en-GB"/>
        </w:rPr>
        <w:t xml:space="preserve"> statement, an iteration statement can be interrupted by the break statement. Below is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t>
      </w:r>
      <w:proofErr w:type="gramStart"/>
      <w:r w:rsidRPr="00D822A3">
        <w:rPr>
          <w:lang w:val="en-GB"/>
        </w:rPr>
        <w:t>with the exception of</w:t>
      </w:r>
      <w:proofErr w:type="gramEnd"/>
      <w:r w:rsidRPr="00D822A3">
        <w:rPr>
          <w:lang w:val="en-GB"/>
        </w:rPr>
        <w:t xml:space="preserve">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proofErr w:type="spellStart"/>
      <w:r w:rsidRPr="00D822A3">
        <w:rPr>
          <w:rStyle w:val="CodeInText0"/>
          <w:lang w:val="en-GB"/>
        </w:rPr>
        <w:t>i</w:t>
      </w:r>
      <w:proofErr w:type="spellEnd"/>
      <w:r w:rsidRPr="00D822A3">
        <w:rPr>
          <w:lang w:val="en-GB"/>
        </w:rPr>
        <w:t xml:space="preserve"> will never be updated and we will be stuck in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5" w:name="_Toc320485601"/>
      <w:bookmarkStart w:id="686" w:name="_Toc323656711"/>
      <w:bookmarkStart w:id="687" w:name="_Toc324085449"/>
      <w:bookmarkStart w:id="688" w:name="_Toc383781101"/>
      <w:bookmarkStart w:id="689" w:name="_Toc54625236"/>
      <w:r w:rsidRPr="00D822A3">
        <w:rPr>
          <w:lang w:val="en-GB"/>
        </w:rPr>
        <w:t>Jump statements</w:t>
      </w:r>
      <w:bookmarkEnd w:id="685"/>
      <w:bookmarkEnd w:id="686"/>
      <w:bookmarkEnd w:id="687"/>
      <w:bookmarkEnd w:id="688"/>
      <w:bookmarkEnd w:id="689"/>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proofErr w:type="spellStart"/>
      <w:r w:rsidRPr="00D822A3">
        <w:rPr>
          <w:rStyle w:val="CodeInText0"/>
          <w:lang w:val="en-GB"/>
        </w:rPr>
        <w:t>goto</w:t>
      </w:r>
      <w:proofErr w:type="spellEnd"/>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goto</w:t>
      </w:r>
      <w:proofErr w:type="spellEnd"/>
      <w:r w:rsidRPr="00D822A3">
        <w:rPr>
          <w:lang w:val="en-GB"/>
        </w:rPr>
        <w:t xml:space="preserve"> statement is considered to give rise to unstructured code, so called “</w:t>
      </w:r>
      <w:proofErr w:type="spellStart"/>
      <w:r w:rsidRPr="00D822A3">
        <w:rPr>
          <w:lang w:val="en-GB"/>
        </w:rPr>
        <w:t>spagetti</w:t>
      </w:r>
      <w:proofErr w:type="spellEnd"/>
      <w:r w:rsidRPr="00D822A3">
        <w:rPr>
          <w:lang w:val="en-GB"/>
        </w:rPr>
        <w:t xml:space="preserve"> code.” I strongly recommended that you omit </w:t>
      </w:r>
      <w:proofErr w:type="spellStart"/>
      <w:r w:rsidRPr="00D822A3">
        <w:rPr>
          <w:rStyle w:val="CodeInText0"/>
          <w:lang w:val="en-GB"/>
        </w:rPr>
        <w:t>goto</w:t>
      </w:r>
      <w:proofErr w:type="spellEnd"/>
      <w:r w:rsidRPr="00D822A3">
        <w:rPr>
          <w:lang w:val="en-GB"/>
        </w:rPr>
        <w:t xml:space="preserve"> altogether. To put it bluntly: now when you </w:t>
      </w:r>
      <w:proofErr w:type="spellStart"/>
      <w:r w:rsidRPr="00D822A3">
        <w:rPr>
          <w:lang w:val="en-GB"/>
        </w:rPr>
        <w:t>seen</w:t>
      </w:r>
      <w:proofErr w:type="spellEnd"/>
      <w:r w:rsidRPr="00D822A3">
        <w:rPr>
          <w:lang w:val="en-GB"/>
        </w:rPr>
        <w:t xml:space="preserve">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0" w:name="_Toc320485602"/>
      <w:bookmarkStart w:id="691" w:name="_Toc323656712"/>
      <w:bookmarkStart w:id="692" w:name="_Toc324085450"/>
      <w:bookmarkStart w:id="693" w:name="_Toc383781102"/>
      <w:bookmarkStart w:id="694" w:name="_Toc54625237"/>
      <w:r w:rsidRPr="00D822A3">
        <w:rPr>
          <w:lang w:val="en-GB"/>
        </w:rPr>
        <w:t>Expression statements</w:t>
      </w:r>
      <w:bookmarkEnd w:id="690"/>
      <w:bookmarkEnd w:id="691"/>
      <w:bookmarkEnd w:id="692"/>
      <w:bookmarkEnd w:id="693"/>
      <w:bookmarkEnd w:id="694"/>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w:t>
      </w:r>
      <w:proofErr w:type="gramStart"/>
      <w:r w:rsidRPr="00D822A3">
        <w:rPr>
          <w:lang w:val="en-GB"/>
        </w:rPr>
        <w:t>are allowed to</w:t>
      </w:r>
      <w:proofErr w:type="gramEnd"/>
      <w:r w:rsidRPr="00D822A3">
        <w:rPr>
          <w:lang w:val="en-GB"/>
        </w:rPr>
        <w:t xml:space="preserve"> write expression statements without side effects; even </w:t>
      </w:r>
      <w:proofErr w:type="spellStart"/>
      <w:r w:rsidRPr="00D822A3">
        <w:rPr>
          <w:lang w:val="en-GB"/>
        </w:rPr>
        <w:t>thought</w:t>
      </w:r>
      <w:proofErr w:type="spellEnd"/>
      <w:r w:rsidRPr="00D822A3">
        <w:rPr>
          <w:lang w:val="en-GB"/>
        </w:rPr>
        <w:t xml:space="preserve">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5" w:name="_Toc323656713"/>
      <w:bookmarkStart w:id="696" w:name="_Toc324085451"/>
      <w:bookmarkStart w:id="697" w:name="_Toc383781103"/>
      <w:bookmarkStart w:id="698" w:name="_Toc54625238"/>
      <w:r w:rsidRPr="00D822A3">
        <w:rPr>
          <w:lang w:val="en-GB"/>
        </w:rPr>
        <w:t>Volatile</w:t>
      </w:r>
      <w:bookmarkEnd w:id="695"/>
      <w:bookmarkEnd w:id="696"/>
      <w:bookmarkEnd w:id="697"/>
      <w:bookmarkEnd w:id="698"/>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9"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700" w:author="Stefan Björnander" w:date="2012-05-06T21:16:00Z">
          <w:pPr>
            <w:pStyle w:val="CommandLine"/>
          </w:pPr>
        </w:pPrChange>
      </w:pPr>
    </w:p>
    <w:p w14:paraId="0D44E5CA" w14:textId="77777777" w:rsidR="00E80032" w:rsidRPr="00D822A3" w:rsidRDefault="00E80032">
      <w:pPr>
        <w:pStyle w:val="Code"/>
        <w:rPr>
          <w:lang w:val="en-GB"/>
        </w:rPr>
        <w:pPrChange w:id="701" w:author="Stefan Björnander" w:date="2012-05-06T21:16:00Z">
          <w:pPr>
            <w:pStyle w:val="CommandLine"/>
          </w:pPr>
        </w:pPrChange>
      </w:pPr>
      <w:r w:rsidRPr="00D822A3">
        <w:rPr>
          <w:rFonts w:eastAsia="Times New Roman"/>
          <w:noProof w:val="0"/>
          <w:color w:val="000000" w:themeColor="text1"/>
          <w:lang w:val="en-GB"/>
          <w:rPrChange w:id="702" w:author="Stefan Björnander" w:date="2012-05-06T21:51:00Z">
            <w:rPr>
              <w:b w:val="0"/>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703"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4"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5" w:name="_Toc320485603"/>
      <w:bookmarkStart w:id="706" w:name="_Toc323656714"/>
      <w:bookmarkStart w:id="707" w:name="_Toc324085452"/>
      <w:bookmarkStart w:id="708" w:name="_Toc383781104"/>
      <w:bookmarkStart w:id="709" w:name="_Toc54625239"/>
      <w:r w:rsidRPr="00D822A3">
        <w:rPr>
          <w:lang w:val="en-GB"/>
        </w:rPr>
        <w:t>Functions</w:t>
      </w:r>
      <w:bookmarkEnd w:id="705"/>
      <w:bookmarkEnd w:id="706"/>
      <w:bookmarkEnd w:id="707"/>
      <w:bookmarkEnd w:id="708"/>
      <w:bookmarkEnd w:id="709"/>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735809" w:rsidRPr="003F7CF1" w:rsidRDefault="00735809"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735809" w:rsidRPr="003F7CF1" w:rsidRDefault="00735809"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735809" w:rsidRPr="003F7CF1" w:rsidRDefault="00735809"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735809" w:rsidRPr="003F7CF1" w:rsidRDefault="00735809"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735809" w:rsidRPr="003F7CF1" w:rsidRDefault="00735809"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735809" w:rsidRPr="003F7CF1" w:rsidRDefault="00735809"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735809" w:rsidRPr="003F7CF1" w:rsidRDefault="00735809"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735809" w:rsidRPr="003F7CF1" w:rsidRDefault="00735809"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735809" w:rsidRPr="003F7CF1" w:rsidRDefault="00735809"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735809" w:rsidRPr="003F7CF1" w:rsidRDefault="00735809"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735809" w:rsidRPr="003F7CF1" w:rsidRDefault="00735809"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735809" w:rsidRPr="003F7CF1" w:rsidRDefault="00735809"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proofErr w:type="spellStart"/>
      <w:r w:rsidRPr="00D822A3">
        <w:rPr>
          <w:rStyle w:val="CodeInText0"/>
          <w:lang w:val="en-GB"/>
        </w:rPr>
        <w:t>SquareRoot</w:t>
      </w:r>
      <w:proofErr w:type="spellEnd"/>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proofErr w:type="spellStart"/>
      <w:r w:rsidRPr="00D822A3">
        <w:rPr>
          <w:rStyle w:val="CodeInText0"/>
          <w:lang w:val="en-GB"/>
        </w:rPr>
        <w:t>oldRoot</w:t>
      </w:r>
      <w:proofErr w:type="spellEnd"/>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10" w:name="_Toc320485604"/>
      <w:bookmarkStart w:id="711" w:name="_Toc323656715"/>
      <w:bookmarkStart w:id="712" w:name="_Toc324085453"/>
      <w:bookmarkStart w:id="713" w:name="_Toc383781105"/>
      <w:bookmarkStart w:id="714" w:name="_Toc54625240"/>
      <w:r w:rsidRPr="00D822A3">
        <w:rPr>
          <w:lang w:val="en-GB"/>
        </w:rPr>
        <w:lastRenderedPageBreak/>
        <w:t>Void Functions</w:t>
      </w:r>
      <w:bookmarkEnd w:id="710"/>
      <w:bookmarkEnd w:id="711"/>
      <w:bookmarkEnd w:id="712"/>
      <w:bookmarkEnd w:id="713"/>
      <w:bookmarkEnd w:id="714"/>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w:t>
      </w:r>
      <w:proofErr w:type="gramStart"/>
      <w:r w:rsidRPr="00D822A3">
        <w:rPr>
          <w:lang w:val="en-GB"/>
        </w:rPr>
        <w:t>type in itself</w:t>
      </w:r>
      <w:proofErr w:type="gramEnd"/>
      <w:r w:rsidRPr="00D822A3">
        <w:rPr>
          <w:lang w:val="en-GB"/>
        </w:rPr>
        <w:t xml:space="preserve">.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w:t>
      </w:r>
      <w:proofErr w:type="gramStart"/>
      <w:r w:rsidRPr="00D822A3">
        <w:rPr>
          <w:lang w:val="en-GB"/>
        </w:rPr>
        <w:t>jump</w:t>
      </w:r>
      <w:proofErr w:type="gramEnd"/>
      <w:r w:rsidRPr="00D822A3">
        <w:rPr>
          <w:lang w:val="en-GB"/>
        </w:rPr>
        <w:t xml:space="preserve">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5" w:name="_Toc320485605"/>
      <w:bookmarkStart w:id="716" w:name="_Toc323656716"/>
      <w:bookmarkStart w:id="717" w:name="_Toc324085454"/>
      <w:bookmarkStart w:id="718" w:name="_Toc383781106"/>
      <w:bookmarkStart w:id="719" w:name="_Toc54625241"/>
      <w:r w:rsidRPr="00D822A3">
        <w:rPr>
          <w:lang w:val="en-GB"/>
        </w:rPr>
        <w:t>Local and global variables</w:t>
      </w:r>
      <w:bookmarkEnd w:id="715"/>
      <w:bookmarkEnd w:id="716"/>
      <w:bookmarkEnd w:id="717"/>
      <w:bookmarkEnd w:id="718"/>
      <w:bookmarkEnd w:id="719"/>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20" w:name="_Toc323656717"/>
      <w:bookmarkStart w:id="721" w:name="_Toc324085455"/>
      <w:bookmarkStart w:id="722" w:name="_Toc383781107"/>
      <w:bookmarkStart w:id="723" w:name="_Toc54625242"/>
      <w:r w:rsidRPr="00D822A3">
        <w:rPr>
          <w:lang w:val="en-GB"/>
        </w:rPr>
        <w:t>Inner Blocks with Local Variables</w:t>
      </w:r>
      <w:bookmarkEnd w:id="720"/>
      <w:bookmarkEnd w:id="721"/>
      <w:bookmarkEnd w:id="722"/>
      <w:bookmarkEnd w:id="723"/>
    </w:p>
    <w:p w14:paraId="2243B6C4" w14:textId="500A43CB" w:rsidR="00E80032" w:rsidRPr="00D822A3" w:rsidRDefault="00E80032" w:rsidP="00E80032">
      <w:pPr>
        <w:rPr>
          <w:lang w:val="en-GB"/>
        </w:rPr>
      </w:pPr>
      <w:r w:rsidRPr="00D822A3">
        <w:rPr>
          <w:lang w:val="en-GB"/>
        </w:rPr>
        <w:t xml:space="preserve">In C, you </w:t>
      </w:r>
      <w:proofErr w:type="gramStart"/>
      <w:r w:rsidRPr="00D822A3">
        <w:rPr>
          <w:lang w:val="en-GB"/>
        </w:rPr>
        <w:t>are allowed to</w:t>
      </w:r>
      <w:proofErr w:type="gramEnd"/>
      <w:r w:rsidRPr="00D822A3">
        <w:rPr>
          <w:lang w:val="en-GB"/>
        </w:rPr>
        <w:t xml:space="preserve"> use the bracket notation when </w:t>
      </w:r>
      <w:proofErr w:type="spellStart"/>
      <w:r w:rsidR="002F35C1" w:rsidRPr="00D822A3">
        <w:rPr>
          <w:lang w:val="en-GB"/>
        </w:rPr>
        <w:t>initializer</w:t>
      </w:r>
      <w:r w:rsidRPr="00D822A3">
        <w:rPr>
          <w:lang w:val="en-GB"/>
        </w:rPr>
        <w:t>ializing</w:t>
      </w:r>
      <w:proofErr w:type="spellEnd"/>
      <w:r w:rsidRPr="00D822A3">
        <w:rPr>
          <w:lang w:val="en-GB"/>
        </w:rPr>
        <w:t xml:space="preserve">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 xml:space="preserve">One solution would be to a </w:t>
      </w:r>
      <w:proofErr w:type="gramStart"/>
      <w:r w:rsidRPr="00D822A3">
        <w:rPr>
          <w:lang w:val="en-GB"/>
        </w:rPr>
        <w:t>more clumsy</w:t>
      </w:r>
      <w:proofErr w:type="gramEnd"/>
      <w:r w:rsidRPr="00D822A3">
        <w:rPr>
          <w:lang w:val="en-GB"/>
        </w:rPr>
        <w:t xml:space="preserve">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4"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proofErr w:type="spellStart"/>
      <w:r w:rsidR="002F35C1" w:rsidRPr="00D822A3">
        <w:rPr>
          <w:lang w:val="en-GB"/>
        </w:rPr>
        <w:t>initializer</w:t>
      </w:r>
      <w:r w:rsidRPr="00D822A3">
        <w:rPr>
          <w:lang w:val="en-GB"/>
        </w:rPr>
        <w:t>ializing</w:t>
      </w:r>
      <w:proofErr w:type="spellEnd"/>
      <w:r w:rsidRPr="00D822A3">
        <w:rPr>
          <w:lang w:val="en-GB"/>
        </w:rPr>
        <w:t xml:space="preserve"> structures.</w:t>
      </w:r>
    </w:p>
    <w:p w14:paraId="69EC1D7C" w14:textId="77777777" w:rsidR="00E80032" w:rsidRPr="00D822A3" w:rsidRDefault="00E80032" w:rsidP="00E80032">
      <w:pPr>
        <w:pStyle w:val="Code"/>
        <w:rPr>
          <w:lang w:val="en-GB"/>
        </w:rPr>
      </w:pPr>
      <w:r w:rsidRPr="00D822A3">
        <w:rPr>
          <w:color w:val="000000" w:themeColor="text1"/>
          <w:lang w:val="en-GB"/>
          <w:rPrChange w:id="725"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6"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7"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8" w:name="_Toc320485606"/>
      <w:bookmarkStart w:id="729" w:name="_Toc323656718"/>
      <w:bookmarkStart w:id="730" w:name="_Toc324085456"/>
      <w:bookmarkStart w:id="731" w:name="_Toc383781108"/>
      <w:bookmarkStart w:id="732" w:name="_Toc54625243"/>
      <w:r w:rsidRPr="00D822A3">
        <w:rPr>
          <w:lang w:val="en-GB"/>
        </w:rPr>
        <w:t>Call-by-Value and Call-by-Reference</w:t>
      </w:r>
      <w:bookmarkEnd w:id="728"/>
      <w:bookmarkEnd w:id="729"/>
      <w:bookmarkEnd w:id="730"/>
      <w:bookmarkEnd w:id="731"/>
      <w:bookmarkEnd w:id="732"/>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 xml:space="preserve"> are copied into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Then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735809" w:rsidRPr="003F7CF1" w:rsidRDefault="0073580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735809" w:rsidRPr="003F7CF1" w:rsidRDefault="00735809"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735809" w:rsidRPr="003F7CF1" w:rsidRDefault="0073580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735809" w:rsidRPr="003F7CF1" w:rsidRDefault="0073580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735809" w:rsidRPr="003F7CF1" w:rsidRDefault="00735809"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735809" w:rsidRPr="003F7CF1" w:rsidRDefault="0073580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735809" w:rsidRPr="003F7CF1" w:rsidRDefault="0073580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735809" w:rsidRPr="003F7CF1" w:rsidRDefault="00735809"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735809" w:rsidRPr="003F7CF1" w:rsidRDefault="0073580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735809" w:rsidRPr="003F7CF1" w:rsidRDefault="0073580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735809" w:rsidRPr="003F7CF1" w:rsidRDefault="0073580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735809" w:rsidRPr="003F7CF1" w:rsidRDefault="0073580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735809" w:rsidRPr="003F7CF1" w:rsidRDefault="0073580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735809" w:rsidRPr="003F7CF1" w:rsidRDefault="0073580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735809" w:rsidRPr="003F7CF1" w:rsidRDefault="0073580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735809" w:rsidRPr="003F7CF1" w:rsidRDefault="0073580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735809" w:rsidRPr="003F7CF1" w:rsidRDefault="0073580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735809" w:rsidRPr="003F7CF1" w:rsidRDefault="0073580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735809" w:rsidRPr="003F7CF1" w:rsidRDefault="0073580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735809" w:rsidRPr="003F7CF1" w:rsidRDefault="0073580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735809" w:rsidRPr="003F7CF1" w:rsidRDefault="0073580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735809" w:rsidRPr="003F7CF1" w:rsidRDefault="00735809"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735809" w:rsidRPr="003F7CF1" w:rsidRDefault="00735809"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735809" w:rsidRPr="003F7CF1" w:rsidRDefault="00735809"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735809" w:rsidRPr="003F7CF1" w:rsidRDefault="00735809"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735809" w:rsidRPr="003F7CF1" w:rsidRDefault="00735809"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735809" w:rsidRPr="003F7CF1" w:rsidRDefault="00735809"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735809" w:rsidRPr="003F7CF1" w:rsidRDefault="00735809"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735809" w:rsidRPr="003F7CF1" w:rsidRDefault="00735809"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735809" w:rsidRPr="003F7CF1" w:rsidRDefault="00735809"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735809" w:rsidRPr="003F7CF1" w:rsidRDefault="00735809"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735809" w:rsidRPr="003F7CF1" w:rsidRDefault="00735809"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735809" w:rsidRPr="003F7CF1" w:rsidRDefault="00735809"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735809" w:rsidRPr="003F7CF1" w:rsidRDefault="00735809"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735809" w:rsidRPr="003F7CF1" w:rsidRDefault="00735809"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735809" w:rsidRPr="003F7CF1" w:rsidRDefault="00735809"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735809" w:rsidRPr="003F7CF1" w:rsidRDefault="00735809"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735809" w:rsidRPr="003F7CF1" w:rsidRDefault="00735809"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735809" w:rsidRPr="003F7CF1" w:rsidRDefault="00735809"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735809" w:rsidRPr="003F7CF1" w:rsidRDefault="00735809"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735809" w:rsidRPr="003F7CF1" w:rsidRDefault="00735809"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735809" w:rsidRPr="003F7CF1" w:rsidRDefault="00735809"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735809" w:rsidRPr="003F7CF1" w:rsidRDefault="00735809"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735809" w:rsidRPr="003F7CF1" w:rsidRDefault="00735809"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735809" w:rsidRPr="003F7CF1" w:rsidRDefault="00735809"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735809" w:rsidRPr="003F7CF1" w:rsidRDefault="00735809"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735809" w:rsidRPr="003F7CF1" w:rsidRDefault="00735809"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735809" w:rsidRPr="003F7CF1" w:rsidRDefault="00735809"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but rather their addresses. Therefore,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does in fact contain the addresses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on main. As in the reference section above, we illustrate this with dashed arrows. Therefore, when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exchanges values, in fact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735809" w:rsidRPr="003F7CF1" w:rsidRDefault="0073580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735809" w:rsidRPr="003F7CF1" w:rsidRDefault="0073580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735809" w:rsidRPr="003F7CF1" w:rsidRDefault="0073580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735809" w:rsidRPr="003F7CF1" w:rsidRDefault="0073580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735809" w:rsidRPr="003F7CF1" w:rsidRDefault="00735809"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735809" w:rsidRPr="003F7CF1" w:rsidRDefault="0073580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735809" w:rsidRPr="003F7CF1" w:rsidRDefault="0073580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735809" w:rsidRPr="003F7CF1" w:rsidRDefault="0073580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735809" w:rsidRPr="003F7CF1" w:rsidRDefault="0073580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735809" w:rsidRPr="003F7CF1" w:rsidRDefault="0073580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735809" w:rsidRPr="003F7CF1" w:rsidRDefault="0073580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735809" w:rsidRPr="003F7CF1" w:rsidRDefault="0073580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735809" w:rsidRPr="003F7CF1" w:rsidRDefault="0073580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735809" w:rsidRPr="003F7CF1" w:rsidRDefault="0073580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735809" w:rsidRPr="003F7CF1" w:rsidRDefault="0073580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735809" w:rsidRPr="003F7CF1" w:rsidRDefault="0073580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735809" w:rsidRPr="003F7CF1" w:rsidRDefault="0073580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735809" w:rsidRPr="003F7CF1" w:rsidRDefault="0073580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735809" w:rsidRPr="003F7CF1" w:rsidRDefault="0073580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735809" w:rsidRPr="003F7CF1" w:rsidRDefault="0073580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735809" w:rsidRPr="003F7CF1" w:rsidRDefault="00735809"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735809" w:rsidRPr="003F7CF1" w:rsidRDefault="00735809"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735809" w:rsidRPr="003F7CF1" w:rsidRDefault="00735809"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735809" w:rsidRPr="003F7CF1" w:rsidRDefault="00735809"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735809" w:rsidRPr="003F7CF1" w:rsidRDefault="00735809"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735809" w:rsidRPr="003F7CF1" w:rsidRDefault="00735809"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735809" w:rsidRPr="003F7CF1" w:rsidRDefault="00735809"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735809" w:rsidRPr="003F7CF1" w:rsidRDefault="00735809"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735809" w:rsidRPr="003F7CF1" w:rsidRDefault="00735809"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735809" w:rsidRPr="003F7CF1" w:rsidRDefault="00735809"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735809" w:rsidRPr="003F7CF1" w:rsidRDefault="00735809"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735809" w:rsidRPr="003F7CF1" w:rsidRDefault="00735809"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735809" w:rsidRPr="003F7CF1" w:rsidRDefault="00735809"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735809" w:rsidRPr="003F7CF1" w:rsidRDefault="00735809"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735809" w:rsidRPr="003F7CF1" w:rsidRDefault="00735809"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735809" w:rsidRPr="003F7CF1" w:rsidRDefault="00735809"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735809" w:rsidRPr="003F7CF1" w:rsidRDefault="00735809"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735809" w:rsidRPr="003F7CF1" w:rsidRDefault="00735809"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735809" w:rsidRPr="003F7CF1" w:rsidRDefault="00735809"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735809" w:rsidRPr="003F7CF1" w:rsidRDefault="00735809"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735809" w:rsidRPr="003F7CF1" w:rsidRDefault="00735809"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735809" w:rsidRPr="003F7CF1" w:rsidRDefault="00735809"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735809" w:rsidRPr="003F7CF1" w:rsidRDefault="00735809"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735809" w:rsidRPr="003F7CF1" w:rsidRDefault="00735809"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735809" w:rsidRPr="003F7CF1" w:rsidRDefault="00735809"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735809" w:rsidRPr="003F7CF1" w:rsidRDefault="00735809"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735809" w:rsidRPr="003F7CF1" w:rsidRDefault="00735809"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735809" w:rsidRPr="003F7CF1" w:rsidRDefault="00735809"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735809" w:rsidRPr="003F7CF1" w:rsidRDefault="00735809"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735809" w:rsidRPr="003F7CF1" w:rsidRDefault="00735809"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735809" w:rsidRPr="003F7CF1" w:rsidRDefault="00735809"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33" w:name="_Toc320485607"/>
      <w:bookmarkStart w:id="734" w:name="_Toc323656719"/>
      <w:bookmarkStart w:id="735" w:name="_Toc324085457"/>
      <w:bookmarkStart w:id="736" w:name="_Toc383781109"/>
      <w:bookmarkStart w:id="737" w:name="_Toc54625244"/>
      <w:r w:rsidRPr="00D822A3">
        <w:rPr>
          <w:lang w:val="en-GB"/>
        </w:rPr>
        <w:t>Static, Extern, and Register Variables</w:t>
      </w:r>
      <w:bookmarkEnd w:id="733"/>
      <w:bookmarkEnd w:id="734"/>
      <w:bookmarkEnd w:id="735"/>
      <w:bookmarkEnd w:id="736"/>
      <w:bookmarkEnd w:id="737"/>
    </w:p>
    <w:p w14:paraId="0C33C95A" w14:textId="2884947C" w:rsidR="00E80032" w:rsidRPr="00D822A3" w:rsidRDefault="00E80032" w:rsidP="00E80032">
      <w:pPr>
        <w:rPr>
          <w:lang w:val="en-GB"/>
        </w:rPr>
      </w:pPr>
      <w:r w:rsidRPr="00D822A3">
        <w:rPr>
          <w:lang w:val="en-GB"/>
        </w:rPr>
        <w:t xml:space="preserve">In the function below, </w:t>
      </w:r>
      <w:proofErr w:type="spellStart"/>
      <w:r w:rsidRPr="00D822A3">
        <w:rPr>
          <w:rStyle w:val="CodeInText0"/>
          <w:lang w:val="en-GB"/>
        </w:rPr>
        <w:t>s_count</w:t>
      </w:r>
      <w:proofErr w:type="spellEnd"/>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proofErr w:type="spellStart"/>
      <w:r w:rsidRPr="00D822A3">
        <w:rPr>
          <w:rStyle w:val="CodeInText0"/>
          <w:lang w:val="en-GB"/>
        </w:rPr>
        <w:t>s_count</w:t>
      </w:r>
      <w:proofErr w:type="spellEnd"/>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proofErr w:type="spellStart"/>
      <w:r w:rsidRPr="00D822A3">
        <w:rPr>
          <w:rStyle w:val="CodeInText0"/>
          <w:lang w:val="en-GB"/>
        </w:rPr>
        <w:t>s_count</w:t>
      </w:r>
      <w:proofErr w:type="spellEnd"/>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 xml:space="preserve">If we define a global variable in one file, it will be </w:t>
      </w:r>
      <w:proofErr w:type="spellStart"/>
      <w:r w:rsidRPr="00D822A3">
        <w:rPr>
          <w:lang w:val="en-GB"/>
        </w:rPr>
        <w:t>accessable</w:t>
      </w:r>
      <w:proofErr w:type="spellEnd"/>
      <w:r w:rsidRPr="00D822A3">
        <w:rPr>
          <w:lang w:val="en-GB"/>
        </w:rPr>
        <w:t xml:space="preserv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t>
      </w:r>
      <w:proofErr w:type="gramStart"/>
      <w:r w:rsidRPr="00D822A3">
        <w:rPr>
          <w:lang w:val="en-GB"/>
        </w:rPr>
        <w:t>would</w:t>
      </w:r>
      <w:proofErr w:type="gramEnd"/>
      <w:r w:rsidRPr="00D822A3">
        <w:rPr>
          <w:lang w:val="en-GB"/>
        </w:rPr>
        <w:t xml:space="preserve"> complain about us defining two global variables with the same name.</w:t>
      </w:r>
    </w:p>
    <w:p w14:paraId="454F260F" w14:textId="77777777" w:rsidR="00E80032" w:rsidRPr="00D822A3" w:rsidRDefault="00E80032" w:rsidP="00E80032">
      <w:pPr>
        <w:pStyle w:val="CodeListing"/>
        <w:rPr>
          <w:lang w:val="en-GB"/>
        </w:rPr>
      </w:pPr>
      <w:proofErr w:type="spellStart"/>
      <w:r w:rsidRPr="00D822A3">
        <w:rPr>
          <w:lang w:val="en-GB"/>
        </w:rPr>
        <w:t>File1.c</w:t>
      </w:r>
      <w:proofErr w:type="spellEnd"/>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proofErr w:type="spellStart"/>
      <w:r w:rsidRPr="00D822A3">
        <w:rPr>
          <w:lang w:val="en-GB"/>
        </w:rPr>
        <w:t>File2.c</w:t>
      </w:r>
      <w:proofErr w:type="spellEnd"/>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xml:space="preserve">, which is a notification to the compiler that the variable is suitable to place in a process register rather them the memory. The only function difference is that we cannot get the address of a register </w:t>
      </w:r>
      <w:proofErr w:type="gramStart"/>
      <w:r w:rsidRPr="00D822A3">
        <w:rPr>
          <w:lang w:val="en-GB"/>
        </w:rPr>
        <w:t>variable, since</w:t>
      </w:r>
      <w:proofErr w:type="gramEnd"/>
      <w:r w:rsidRPr="00D822A3">
        <w:rPr>
          <w:lang w:val="en-GB"/>
        </w:rPr>
        <w:t xml:space="preserv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8" w:name="_Toc320485608"/>
      <w:bookmarkStart w:id="739" w:name="_Toc323656720"/>
      <w:bookmarkStart w:id="740" w:name="_Toc324085458"/>
      <w:bookmarkStart w:id="741" w:name="_Toc383781110"/>
      <w:bookmarkStart w:id="742" w:name="_Toc54625245"/>
      <w:r w:rsidRPr="00D822A3">
        <w:rPr>
          <w:lang w:val="en-GB"/>
        </w:rPr>
        <w:lastRenderedPageBreak/>
        <w:t>Recursion</w:t>
      </w:r>
      <w:bookmarkEnd w:id="738"/>
      <w:bookmarkEnd w:id="739"/>
      <w:bookmarkEnd w:id="740"/>
      <w:bookmarkEnd w:id="741"/>
      <w:bookmarkEnd w:id="742"/>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7917683"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43" w:name="_Toc320485609"/>
      <w:bookmarkStart w:id="744" w:name="_Toc323656721"/>
      <w:bookmarkStart w:id="745" w:name="_Toc324085459"/>
      <w:bookmarkStart w:id="746" w:name="_Toc383781111"/>
      <w:bookmarkStart w:id="747" w:name="_Toc54625246"/>
      <w:r w:rsidRPr="00D822A3">
        <w:rPr>
          <w:lang w:val="en-GB"/>
        </w:rPr>
        <w:t>Definition</w:t>
      </w:r>
      <w:r w:rsidR="00E80032" w:rsidRPr="00D822A3">
        <w:rPr>
          <w:lang w:val="en-GB"/>
        </w:rPr>
        <w:t xml:space="preserve"> and Declaration</w:t>
      </w:r>
      <w:bookmarkEnd w:id="743"/>
      <w:bookmarkEnd w:id="744"/>
      <w:bookmarkEnd w:id="745"/>
      <w:bookmarkEnd w:id="746"/>
      <w:bookmarkEnd w:id="747"/>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15EA2AC2"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5F7BC3">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7917684"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7917685"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8" w:name="_Toc320485610"/>
      <w:bookmarkStart w:id="749" w:name="_Toc323656722"/>
      <w:bookmarkStart w:id="750" w:name="_Toc324085460"/>
      <w:bookmarkStart w:id="751" w:name="_Toc383781112"/>
      <w:bookmarkStart w:id="752" w:name="_Toc54625247"/>
      <w:r w:rsidRPr="00D822A3">
        <w:rPr>
          <w:lang w:val="en-GB"/>
        </w:rPr>
        <w:t>Higher-Order Functions</w:t>
      </w:r>
      <w:bookmarkEnd w:id="748"/>
      <w:bookmarkEnd w:id="749"/>
      <w:bookmarkEnd w:id="750"/>
      <w:bookmarkEnd w:id="751"/>
      <w:bookmarkEnd w:id="752"/>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proofErr w:type="spellStart"/>
      <w:r w:rsidRPr="00D822A3">
        <w:rPr>
          <w:rStyle w:val="KeyWord"/>
          <w:lang w:val="en-GB"/>
        </w:rPr>
        <w:t>callback</w:t>
      </w:r>
      <w:proofErr w:type="spellEnd"/>
      <w:r w:rsidRPr="00D822A3">
        <w:rPr>
          <w:lang w:val="en-GB"/>
        </w:rPr>
        <w:t xml:space="preserve"> function. The following example takes an array of the given size and applies the given function to each integer in the array. </w:t>
      </w:r>
      <w:proofErr w:type="spellStart"/>
      <w:r w:rsidRPr="00D822A3">
        <w:rPr>
          <w:rStyle w:val="CodeInText0"/>
          <w:lang w:val="en-GB"/>
        </w:rPr>
        <w:t>ApplyArray</w:t>
      </w:r>
      <w:proofErr w:type="spellEnd"/>
      <w:r w:rsidRPr="00D822A3">
        <w:rPr>
          <w:lang w:val="en-GB"/>
        </w:rPr>
        <w:t xml:space="preserve"> a higher order function and </w:t>
      </w:r>
      <w:r w:rsidRPr="00D822A3">
        <w:rPr>
          <w:rStyle w:val="CodeInText0"/>
          <w:lang w:val="en-GB"/>
        </w:rPr>
        <w:t>Apply</w:t>
      </w:r>
      <w:r w:rsidRPr="00D822A3">
        <w:rPr>
          <w:lang w:val="en-GB"/>
        </w:rPr>
        <w:t xml:space="preserve"> is a </w:t>
      </w:r>
      <w:proofErr w:type="spellStart"/>
      <w:r w:rsidRPr="00D822A3">
        <w:rPr>
          <w:lang w:val="en-GB"/>
        </w:rPr>
        <w:t>callback</w:t>
      </w:r>
      <w:proofErr w:type="spellEnd"/>
      <w:r w:rsidRPr="00D822A3">
        <w:rPr>
          <w:lang w:val="en-GB"/>
        </w:rPr>
        <w:t xml:space="preserve">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w:t>
      </w:r>
      <w:proofErr w:type="spellStart"/>
      <w:r w:rsidRPr="00D822A3">
        <w:rPr>
          <w:szCs w:val="21"/>
          <w:lang w:val="en-GB"/>
        </w:rPr>
        <w:t>callback</w:t>
      </w:r>
      <w:proofErr w:type="spellEnd"/>
      <w:r w:rsidRPr="00D822A3">
        <w:rPr>
          <w:szCs w:val="21"/>
          <w:lang w:val="en-GB"/>
        </w:rPr>
        <w:t xml:space="preserve"> function. In the following code segment, the </w:t>
      </w:r>
      <w:proofErr w:type="spellStart"/>
      <w:r w:rsidRPr="00D822A3">
        <w:rPr>
          <w:rStyle w:val="CodeInText0"/>
          <w:lang w:val="en-GB"/>
        </w:rPr>
        <w:t>APPLY_FUNC</w:t>
      </w:r>
      <w:proofErr w:type="spellEnd"/>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53" w:name="_Toc320485611"/>
      <w:bookmarkStart w:id="754" w:name="_Toc323656723"/>
      <w:bookmarkStart w:id="755" w:name="_Toc324085461"/>
      <w:bookmarkStart w:id="756" w:name="_Toc383781113"/>
      <w:bookmarkStart w:id="757" w:name="_Ref383865210"/>
      <w:bookmarkStart w:id="758" w:name="_Toc54625248"/>
      <w:r w:rsidRPr="00D822A3">
        <w:rPr>
          <w:lang w:val="en-GB"/>
        </w:rPr>
        <w:lastRenderedPageBreak/>
        <w:t>Structures and Linked Lists</w:t>
      </w:r>
      <w:bookmarkEnd w:id="753"/>
      <w:bookmarkEnd w:id="754"/>
      <w:bookmarkEnd w:id="755"/>
      <w:bookmarkEnd w:id="756"/>
      <w:bookmarkEnd w:id="757"/>
      <w:bookmarkEnd w:id="758"/>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735809" w:rsidRPr="003F7CF1" w:rsidRDefault="0073580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735809" w:rsidRPr="003F7CF1" w:rsidRDefault="0073580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735809" w:rsidRPr="003F7CF1" w:rsidRDefault="0073580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735809" w:rsidRPr="003F7CF1" w:rsidRDefault="0073580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735809" w:rsidRPr="003F7CF1" w:rsidRDefault="0073580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735809" w:rsidRPr="003F7CF1" w:rsidRDefault="0073580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735809" w:rsidRPr="003F7CF1" w:rsidRDefault="0073580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735809" w:rsidRPr="003F7CF1" w:rsidRDefault="0073580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735809" w:rsidRPr="003F7CF1" w:rsidRDefault="0073580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735809" w:rsidRPr="003F7CF1" w:rsidRDefault="0073580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735809" w:rsidRPr="003F7CF1" w:rsidRDefault="00735809"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735809" w:rsidRPr="003F7CF1" w:rsidRDefault="00735809"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735809" w:rsidRPr="003F7CF1" w:rsidRDefault="00735809"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735809" w:rsidRPr="003F7CF1" w:rsidRDefault="00735809"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735809" w:rsidRPr="003F7CF1" w:rsidRDefault="00735809"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735809" w:rsidRPr="003F7CF1" w:rsidRDefault="00735809"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735809" w:rsidRPr="003F7CF1" w:rsidRDefault="00735809"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735809" w:rsidRPr="003F7CF1" w:rsidRDefault="00735809"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735809" w:rsidRPr="003F7CF1" w:rsidRDefault="00735809"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735809" w:rsidRPr="003F7CF1" w:rsidRDefault="00735809"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735809" w:rsidRPr="003F7CF1" w:rsidRDefault="00735809"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735809" w:rsidRPr="003F7CF1" w:rsidRDefault="00735809"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735809" w:rsidRPr="003F7CF1" w:rsidRDefault="00735809"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9" w:name="_Toc320485612"/>
      <w:bookmarkStart w:id="760" w:name="_Toc323656724"/>
      <w:bookmarkStart w:id="761" w:name="_Toc324085462"/>
      <w:bookmarkStart w:id="762" w:name="_Toc383781114"/>
      <w:bookmarkStart w:id="763" w:name="_Toc54625249"/>
      <w:r w:rsidRPr="00D822A3">
        <w:rPr>
          <w:lang w:val="en-GB"/>
        </w:rPr>
        <w:t>Stacks and Linked Lists</w:t>
      </w:r>
      <w:bookmarkEnd w:id="759"/>
      <w:bookmarkEnd w:id="760"/>
      <w:bookmarkEnd w:id="761"/>
      <w:bookmarkEnd w:id="762"/>
      <w:bookmarkEnd w:id="763"/>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w:t>
      </w:r>
      <w:proofErr w:type="gramStart"/>
      <w:r w:rsidRPr="00D822A3">
        <w:rPr>
          <w:lang w:val="en-GB"/>
        </w:rPr>
        <w:t>very valuable</w:t>
      </w:r>
      <w:proofErr w:type="gramEnd"/>
      <w:r w:rsidRPr="00D822A3">
        <w:rPr>
          <w:lang w:val="en-GB"/>
        </w:rPr>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735809" w:rsidRPr="003F7CF1" w:rsidRDefault="0073580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735809" w:rsidRPr="003F7CF1" w:rsidRDefault="0073580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735809" w:rsidRPr="003F7CF1" w:rsidRDefault="0073580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735809" w:rsidRPr="003F7CF1" w:rsidRDefault="00735809" w:rsidP="00E80032">
                              <w:pPr>
                                <w:pStyle w:val="SourceCodeBoxText"/>
                                <w:rPr>
                                  <w:sz w:val="19"/>
                                  <w:szCs w:val="19"/>
                                  <w:lang w:val="en-US"/>
                                </w:rPr>
                              </w:pPr>
                              <w:r w:rsidRPr="003F7CF1">
                                <w:rPr>
                                  <w:sz w:val="19"/>
                                  <w:szCs w:val="19"/>
                                  <w:lang w:val="en-US"/>
                                </w:rPr>
                                <w:t>push 1</w:t>
                              </w:r>
                            </w:p>
                            <w:p w14:paraId="3C159322" w14:textId="77777777" w:rsidR="00735809" w:rsidRPr="003F7CF1" w:rsidRDefault="00735809" w:rsidP="00E80032">
                              <w:pPr>
                                <w:pStyle w:val="SourceCodeBoxText"/>
                                <w:rPr>
                                  <w:sz w:val="19"/>
                                  <w:szCs w:val="19"/>
                                  <w:lang w:val="en-US"/>
                                </w:rPr>
                              </w:pPr>
                              <w:r w:rsidRPr="003F7CF1">
                                <w:rPr>
                                  <w:sz w:val="19"/>
                                  <w:szCs w:val="19"/>
                                  <w:lang w:val="en-US"/>
                                </w:rPr>
                                <w:t>push 2</w:t>
                              </w:r>
                            </w:p>
                            <w:p w14:paraId="22BA48C9" w14:textId="77777777" w:rsidR="00735809" w:rsidRPr="003F7CF1" w:rsidRDefault="00735809" w:rsidP="00E80032">
                              <w:pPr>
                                <w:pStyle w:val="SourceCodeBoxText"/>
                                <w:rPr>
                                  <w:sz w:val="19"/>
                                  <w:szCs w:val="19"/>
                                  <w:lang w:val="en-US"/>
                                </w:rPr>
                              </w:pPr>
                              <w:r w:rsidRPr="003F7CF1">
                                <w:rPr>
                                  <w:sz w:val="19"/>
                                  <w:szCs w:val="19"/>
                                  <w:lang w:val="en-US"/>
                                </w:rPr>
                                <w:t>push 3</w:t>
                              </w:r>
                            </w:p>
                            <w:p w14:paraId="5F86FACB"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735809" w:rsidRPr="003F7CF1" w:rsidRDefault="00735809"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735809" w:rsidRPr="003F7CF1" w:rsidRDefault="00735809"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735809" w:rsidRPr="003F7CF1" w:rsidRDefault="00735809"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735809" w:rsidRPr="003F7CF1" w:rsidRDefault="00735809" w:rsidP="00E80032">
                        <w:pPr>
                          <w:pStyle w:val="SourceCodeBoxText"/>
                          <w:rPr>
                            <w:sz w:val="19"/>
                            <w:szCs w:val="19"/>
                            <w:lang w:val="en-US"/>
                          </w:rPr>
                        </w:pPr>
                        <w:r w:rsidRPr="003F7CF1">
                          <w:rPr>
                            <w:sz w:val="19"/>
                            <w:szCs w:val="19"/>
                            <w:lang w:val="en-US"/>
                          </w:rPr>
                          <w:t>push 1</w:t>
                        </w:r>
                      </w:p>
                      <w:p w14:paraId="3C159322" w14:textId="77777777" w:rsidR="00735809" w:rsidRPr="003F7CF1" w:rsidRDefault="00735809" w:rsidP="00E80032">
                        <w:pPr>
                          <w:pStyle w:val="SourceCodeBoxText"/>
                          <w:rPr>
                            <w:sz w:val="19"/>
                            <w:szCs w:val="19"/>
                            <w:lang w:val="en-US"/>
                          </w:rPr>
                        </w:pPr>
                        <w:r w:rsidRPr="003F7CF1">
                          <w:rPr>
                            <w:sz w:val="19"/>
                            <w:szCs w:val="19"/>
                            <w:lang w:val="en-US"/>
                          </w:rPr>
                          <w:t>push 2</w:t>
                        </w:r>
                      </w:p>
                      <w:p w14:paraId="22BA48C9" w14:textId="77777777" w:rsidR="00735809" w:rsidRPr="003F7CF1" w:rsidRDefault="00735809" w:rsidP="00E80032">
                        <w:pPr>
                          <w:pStyle w:val="SourceCodeBoxText"/>
                          <w:rPr>
                            <w:sz w:val="19"/>
                            <w:szCs w:val="19"/>
                            <w:lang w:val="en-US"/>
                          </w:rPr>
                        </w:pPr>
                        <w:r w:rsidRPr="003F7CF1">
                          <w:rPr>
                            <w:sz w:val="19"/>
                            <w:szCs w:val="19"/>
                            <w:lang w:val="en-US"/>
                          </w:rPr>
                          <w:t>push 3</w:t>
                        </w:r>
                      </w:p>
                      <w:p w14:paraId="5F86FACB" w14:textId="77777777" w:rsidR="00735809" w:rsidRPr="003F7CF1" w:rsidRDefault="00735809"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proofErr w:type="spellStart"/>
      <w:r w:rsidRPr="00D822A3">
        <w:rPr>
          <w:sz w:val="21"/>
          <w:szCs w:val="21"/>
          <w:lang w:val="en-GB"/>
        </w:rPr>
        <w:t>Cell.h</w:t>
      </w:r>
      <w:proofErr w:type="spellEnd"/>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proofErr w:type="spellStart"/>
      <w:r w:rsidRPr="00D822A3">
        <w:rPr>
          <w:sz w:val="21"/>
          <w:szCs w:val="21"/>
          <w:lang w:val="en-GB"/>
        </w:rPr>
        <w:t>Cell.c</w:t>
      </w:r>
      <w:proofErr w:type="spellEnd"/>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735809" w:rsidRPr="003F7CF1" w:rsidRDefault="0073580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735809" w:rsidRPr="003F7CF1" w:rsidRDefault="0073580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735809" w:rsidRPr="003F7CF1" w:rsidRDefault="0073580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735809" w:rsidRPr="003F7CF1" w:rsidRDefault="0073580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735809" w:rsidRPr="003F7CF1" w:rsidRDefault="0073580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735809" w:rsidRPr="003F7CF1" w:rsidRDefault="0073580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735809" w:rsidRPr="003F7CF1" w:rsidRDefault="0073580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735809" w:rsidRPr="003F7CF1" w:rsidRDefault="00735809"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735809" w:rsidRPr="003F7CF1" w:rsidRDefault="00735809"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735809" w:rsidRPr="003F7CF1" w:rsidRDefault="00735809"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735809" w:rsidRPr="003F7CF1" w:rsidRDefault="00735809"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735809" w:rsidRPr="003F7CF1" w:rsidRDefault="00735809"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735809" w:rsidRPr="003F7CF1" w:rsidRDefault="00735809"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735809" w:rsidRPr="003F7CF1" w:rsidRDefault="00735809"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735809" w:rsidRPr="003F7CF1" w:rsidRDefault="00735809"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735809" w:rsidRPr="003F7CF1" w:rsidRDefault="00735809"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735809" w:rsidRPr="003F7CF1" w:rsidRDefault="00735809"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735809" w:rsidRPr="003F7CF1" w:rsidRDefault="00735809"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735809" w:rsidRPr="003F7CF1" w:rsidRDefault="00735809"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735809" w:rsidRPr="003F7CF1" w:rsidRDefault="00735809"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735809" w:rsidRPr="003F7CF1" w:rsidRDefault="00735809"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735809" w:rsidRPr="003F7CF1" w:rsidRDefault="00735809"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735809" w:rsidRPr="003F7CF1" w:rsidRDefault="00735809"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735809" w:rsidRPr="003F7CF1" w:rsidRDefault="00735809"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735809" w:rsidRPr="003F7CF1" w:rsidRDefault="00735809"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735809" w:rsidRPr="003F7CF1" w:rsidRDefault="00735809"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8D7C90C"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proofErr w:type="spellStart"/>
      <w:r w:rsidRPr="00D822A3">
        <w:rPr>
          <w:sz w:val="21"/>
          <w:szCs w:val="21"/>
          <w:lang w:val="en-GB"/>
        </w:rPr>
        <w:t>Stack.h</w:t>
      </w:r>
      <w:proofErr w:type="spellEnd"/>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proofErr w:type="spellStart"/>
      <w:r w:rsidRPr="00D822A3">
        <w:rPr>
          <w:sz w:val="21"/>
          <w:szCs w:val="21"/>
          <w:lang w:val="en-GB"/>
        </w:rPr>
        <w:t>Stack.c</w:t>
      </w:r>
      <w:proofErr w:type="spellEnd"/>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proofErr w:type="spellStart"/>
      <w:r w:rsidRPr="00D822A3">
        <w:rPr>
          <w:rStyle w:val="CodeInText0"/>
          <w:lang w:val="en-GB"/>
        </w:rPr>
        <w:t>StackClear</w:t>
      </w:r>
      <w:proofErr w:type="spellEnd"/>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proofErr w:type="spellStart"/>
      <w:r w:rsidRPr="00D822A3">
        <w:rPr>
          <w:rStyle w:val="CodeInText0"/>
          <w:lang w:val="en-GB"/>
        </w:rPr>
        <w:t>calloc</w:t>
      </w:r>
      <w:proofErr w:type="spellEnd"/>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735809" w:rsidRPr="003F7CF1" w:rsidRDefault="00735809" w:rsidP="00E80032">
                              <w:pPr>
                                <w:pStyle w:val="SourceCodeBoxText"/>
                                <w:rPr>
                                  <w:sz w:val="19"/>
                                  <w:szCs w:val="19"/>
                                  <w:lang w:val="en-US"/>
                                </w:rPr>
                              </w:pPr>
                              <w:r w:rsidRPr="003F7CF1">
                                <w:rPr>
                                  <w:sz w:val="19"/>
                                  <w:szCs w:val="19"/>
                                  <w:lang w:val="en-US"/>
                                </w:rPr>
                                <w:t>3</w:t>
                              </w:r>
                            </w:p>
                            <w:p w14:paraId="40F6D3AC" w14:textId="77777777" w:rsidR="00735809" w:rsidRPr="003F7CF1" w:rsidRDefault="00735809"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735809" w:rsidRPr="003F7CF1" w:rsidRDefault="0073580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735809" w:rsidRPr="003F7CF1" w:rsidRDefault="0073580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735809" w:rsidRPr="003F7CF1" w:rsidRDefault="0073580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735809" w:rsidRPr="003F7CF1" w:rsidRDefault="0073580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735809" w:rsidRPr="003F7CF1" w:rsidRDefault="0073580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735809" w:rsidRPr="003F7CF1" w:rsidRDefault="00735809"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735809" w:rsidRPr="003F7CF1" w:rsidRDefault="00735809"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735809" w:rsidRPr="003F7CF1" w:rsidRDefault="00735809" w:rsidP="00E80032">
                        <w:pPr>
                          <w:pStyle w:val="SourceCodeBoxText"/>
                          <w:rPr>
                            <w:sz w:val="19"/>
                            <w:szCs w:val="19"/>
                            <w:lang w:val="en-US"/>
                          </w:rPr>
                        </w:pPr>
                        <w:r w:rsidRPr="003F7CF1">
                          <w:rPr>
                            <w:sz w:val="19"/>
                            <w:szCs w:val="19"/>
                            <w:lang w:val="en-US"/>
                          </w:rPr>
                          <w:t>3</w:t>
                        </w:r>
                      </w:p>
                      <w:p w14:paraId="40F6D3AC" w14:textId="77777777" w:rsidR="00735809" w:rsidRPr="003F7CF1" w:rsidRDefault="00735809"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735809" w:rsidRPr="003F7CF1" w:rsidRDefault="00735809"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735809" w:rsidRPr="003F7CF1" w:rsidRDefault="00735809"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735809" w:rsidRPr="003F7CF1" w:rsidRDefault="00735809"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735809" w:rsidRPr="003F7CF1" w:rsidRDefault="00735809"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735809" w:rsidRPr="003F7CF1" w:rsidRDefault="00735809"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735809" w:rsidRPr="003F7CF1" w:rsidRDefault="00735809"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735809" w:rsidRPr="003F7CF1" w:rsidRDefault="00735809"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735809" w:rsidRPr="003F7CF1" w:rsidRDefault="00735809"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735809" w:rsidRPr="003F7CF1" w:rsidRDefault="00735809"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735809" w:rsidRPr="003F7CF1" w:rsidRDefault="00735809"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735809" w:rsidRPr="003F7CF1" w:rsidRDefault="00735809"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4" w:name="_Toc320485613"/>
      <w:bookmarkStart w:id="765" w:name="_Toc323656725"/>
      <w:bookmarkStart w:id="766" w:name="_Toc324085463"/>
      <w:bookmarkStart w:id="767" w:name="_Toc383781115"/>
      <w:bookmarkStart w:id="768" w:name="_Toc54625250"/>
      <w:r w:rsidRPr="00D822A3">
        <w:rPr>
          <w:lang w:val="en-GB"/>
        </w:rPr>
        <w:t>Unions</w:t>
      </w:r>
      <w:bookmarkEnd w:id="764"/>
      <w:bookmarkEnd w:id="765"/>
      <w:bookmarkEnd w:id="766"/>
      <w:bookmarkEnd w:id="767"/>
      <w:bookmarkEnd w:id="768"/>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 xml:space="preserve">places each of its members on different memory addresses </w:t>
      </w:r>
      <w:proofErr w:type="gramStart"/>
      <w:r w:rsidRPr="00D822A3">
        <w:rPr>
          <w:lang w:val="en-GB"/>
        </w:rPr>
        <w:t>in order for</w:t>
      </w:r>
      <w:proofErr w:type="gramEnd"/>
      <w:r w:rsidRPr="00D822A3">
        <w:rPr>
          <w:lang w:val="en-GB"/>
        </w:rPr>
        <w:t xml:space="preserve">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9" w:name="_Toc320485614"/>
      <w:bookmarkStart w:id="770" w:name="_Toc323656726"/>
      <w:bookmarkStart w:id="771" w:name="_Toc324085464"/>
      <w:bookmarkStart w:id="772" w:name="_Toc383781116"/>
      <w:bookmarkStart w:id="773" w:name="_Toc54625251"/>
      <w:r w:rsidRPr="00D822A3">
        <w:rPr>
          <w:lang w:val="en-GB"/>
        </w:rPr>
        <w:t>Bitfields</w:t>
      </w:r>
      <w:bookmarkEnd w:id="769"/>
      <w:bookmarkEnd w:id="770"/>
      <w:bookmarkEnd w:id="771"/>
      <w:bookmarkEnd w:id="772"/>
      <w:bookmarkEnd w:id="773"/>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proofErr w:type="spellStart"/>
      <w:r w:rsidRPr="00D822A3">
        <w:rPr>
          <w:rStyle w:val="CodeInText0"/>
          <w:lang w:val="en-GB"/>
        </w:rPr>
        <w:t>sizeof</w:t>
      </w:r>
      <w:proofErr w:type="spellEnd"/>
      <w:r w:rsidRPr="00D822A3">
        <w:rPr>
          <w:rStyle w:val="CodeInText0"/>
          <w:lang w:val="en-GB"/>
        </w:rPr>
        <w:t xml:space="preserve"> (int)</w:t>
      </w:r>
      <w:r w:rsidRPr="00D822A3">
        <w:rPr>
          <w:lang w:val="en-GB"/>
        </w:rPr>
        <w:t>). In t</w:t>
      </w:r>
      <w:r w:rsidR="003E28A6" w:rsidRPr="00D822A3">
        <w:rPr>
          <w:lang w:val="en-GB"/>
        </w:rPr>
        <w:t xml:space="preserve">he code below, the whole </w:t>
      </w:r>
      <w:proofErr w:type="gramStart"/>
      <w:r w:rsidR="003E28A6" w:rsidRPr="00D822A3">
        <w:rPr>
          <w:lang w:val="en-GB"/>
        </w:rPr>
        <w:t>struct</w:t>
      </w:r>
      <w:proofErr w:type="gramEnd"/>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4"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5" w:name="_Toc320485616"/>
      <w:bookmarkStart w:id="776" w:name="_Toc323656727"/>
      <w:bookmarkStart w:id="777" w:name="_Toc324085465"/>
      <w:bookmarkStart w:id="778" w:name="_Toc383781117"/>
      <w:bookmarkStart w:id="779" w:name="_Toc54625252"/>
      <w:r w:rsidRPr="00D822A3">
        <w:rPr>
          <w:lang w:val="en-GB"/>
        </w:rPr>
        <w:t>Structures with function pointers</w:t>
      </w:r>
      <w:bookmarkEnd w:id="775"/>
      <w:bookmarkEnd w:id="776"/>
      <w:bookmarkEnd w:id="777"/>
      <w:bookmarkEnd w:id="778"/>
      <w:bookmarkEnd w:id="779"/>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w:t>
      </w:r>
      <w:proofErr w:type="gramStart"/>
      <w:r w:rsidRPr="00D822A3">
        <w:rPr>
          <w:lang w:val="en-GB"/>
        </w:rPr>
        <w:t>specific</w:t>
      </w:r>
      <w:proofErr w:type="gramEnd"/>
      <w:r w:rsidRPr="00D822A3">
        <w:rPr>
          <w:lang w:val="en-GB"/>
        </w:rPr>
        <w:t xml:space="preserve">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80" w:name="_Toc320485619"/>
      <w:bookmarkStart w:id="781" w:name="_Toc323656728"/>
      <w:bookmarkStart w:id="782" w:name="_Toc324085466"/>
      <w:bookmarkStart w:id="783" w:name="_Toc383781118"/>
      <w:bookmarkStart w:id="784" w:name="_Ref383781494"/>
      <w:bookmarkStart w:id="785" w:name="_Ref383865235"/>
      <w:bookmarkStart w:id="786" w:name="_Ref383865434"/>
      <w:bookmarkStart w:id="787" w:name="_Ref383866090"/>
      <w:bookmarkStart w:id="788" w:name="_Toc54625253"/>
      <w:r w:rsidRPr="00D822A3">
        <w:rPr>
          <w:lang w:val="en-GB"/>
        </w:rPr>
        <w:t xml:space="preserve">The </w:t>
      </w:r>
      <w:proofErr w:type="spellStart"/>
      <w:r w:rsidRPr="00D822A3">
        <w:rPr>
          <w:lang w:val="en-GB"/>
        </w:rPr>
        <w:t>Preprocessor</w:t>
      </w:r>
      <w:bookmarkEnd w:id="780"/>
      <w:bookmarkEnd w:id="781"/>
      <w:bookmarkEnd w:id="782"/>
      <w:bookmarkEnd w:id="783"/>
      <w:bookmarkEnd w:id="784"/>
      <w:bookmarkEnd w:id="785"/>
      <w:bookmarkEnd w:id="786"/>
      <w:bookmarkEnd w:id="787"/>
      <w:bookmarkEnd w:id="788"/>
      <w:proofErr w:type="spellEnd"/>
    </w:p>
    <w:p w14:paraId="5E5C7357" w14:textId="122C10D6" w:rsidR="00E80032" w:rsidRPr="00D822A3" w:rsidRDefault="00E80032" w:rsidP="00E80032">
      <w:pPr>
        <w:rPr>
          <w:lang w:val="en-GB"/>
        </w:rPr>
      </w:pPr>
      <w:r w:rsidRPr="00D822A3">
        <w:rPr>
          <w:lang w:val="en-GB"/>
        </w:rPr>
        <w:t xml:space="preserve">The </w:t>
      </w:r>
      <w:proofErr w:type="spellStart"/>
      <w:r w:rsidRPr="00D822A3">
        <w:rPr>
          <w:rStyle w:val="KeyWord"/>
          <w:lang w:val="en-GB"/>
        </w:rPr>
        <w:t>preprocessor</w:t>
      </w:r>
      <w:proofErr w:type="spellEnd"/>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w:t>
      </w:r>
      <w:proofErr w:type="spellStart"/>
      <w:r w:rsidR="00294181" w:rsidRPr="00D822A3">
        <w:rPr>
          <w:rStyle w:val="CodeInText0"/>
          <w:lang w:val="en-GB"/>
        </w:rPr>
        <w:t>stdio.h</w:t>
      </w:r>
      <w:proofErr w:type="spellEnd"/>
      <w:r w:rsidR="00294181" w:rsidRPr="00D822A3">
        <w:rPr>
          <w:rStyle w:val="CodeInText0"/>
          <w:lang w:val="en-GB"/>
        </w:rPr>
        <w:t>&gt;</w:t>
      </w:r>
      <w:r w:rsidRPr="00D822A3">
        <w:rPr>
          <w:lang w:val="en-GB"/>
        </w:rPr>
        <w:t xml:space="preserve">). </w:t>
      </w:r>
      <w:proofErr w:type="gramStart"/>
      <w:r w:rsidRPr="00D822A3">
        <w:rPr>
          <w:lang w:val="en-GB"/>
        </w:rPr>
        <w:t>Later on</w:t>
      </w:r>
      <w:proofErr w:type="gramEnd"/>
      <w:r w:rsidRPr="00D822A3">
        <w:rPr>
          <w:lang w:val="en-GB"/>
        </w:rPr>
        <w:t xml:space="preserve">,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w:t>
      </w:r>
      <w:proofErr w:type="gramStart"/>
      <w:r w:rsidRPr="00D822A3">
        <w:rPr>
          <w:lang w:val="en-GB"/>
        </w:rPr>
        <w:t>acts</w:t>
      </w:r>
      <w:proofErr w:type="gramEnd"/>
      <w:r w:rsidRPr="00D822A3">
        <w:rPr>
          <w:lang w:val="en-GB"/>
        </w:rPr>
        <w:t xml:space="preserve">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 xml:space="preserve">Unlike regular C code, if we add a page-break we </w:t>
      </w:r>
      <w:proofErr w:type="gramStart"/>
      <w:r w:rsidRPr="00D822A3">
        <w:rPr>
          <w:lang w:val="en-GB"/>
        </w:rPr>
        <w:t>have to</w:t>
      </w:r>
      <w:proofErr w:type="gramEnd"/>
      <w:r w:rsidRPr="00D822A3">
        <w:rPr>
          <w:lang w:val="en-GB"/>
        </w:rPr>
        <w:t xml:space="preserve">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60A95A0E"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9" w:name="_Toc320485618"/>
      <w:bookmarkStart w:id="790" w:name="_Toc323656729"/>
      <w:bookmarkStart w:id="791" w:name="_Toc324085467"/>
      <w:bookmarkStart w:id="792" w:name="_Toc383781119"/>
      <w:bookmarkStart w:id="793" w:name="_Toc54625254"/>
      <w:bookmarkStart w:id="794" w:name="_Toc320485621"/>
      <w:r w:rsidRPr="00D822A3">
        <w:rPr>
          <w:lang w:val="en-GB"/>
        </w:rPr>
        <w:t>The Standard Library</w:t>
      </w:r>
      <w:bookmarkEnd w:id="789"/>
      <w:bookmarkEnd w:id="790"/>
      <w:bookmarkEnd w:id="791"/>
      <w:bookmarkEnd w:id="792"/>
      <w:bookmarkEnd w:id="793"/>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5" w:name="_Toc323656730"/>
      <w:bookmarkStart w:id="796" w:name="_Toc324085468"/>
      <w:bookmarkStart w:id="797" w:name="_Toc383781120"/>
      <w:bookmarkStart w:id="798" w:name="_Toc54625255"/>
      <w:r w:rsidRPr="00D822A3">
        <w:rPr>
          <w:lang w:val="en-GB"/>
        </w:rPr>
        <w:t>File Management</w:t>
      </w:r>
      <w:bookmarkEnd w:id="795"/>
      <w:bookmarkEnd w:id="796"/>
      <w:bookmarkEnd w:id="797"/>
      <w:bookmarkEnd w:id="798"/>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proofErr w:type="spellStart"/>
      <w:r w:rsidRPr="00D822A3">
        <w:rPr>
          <w:rStyle w:val="CodeInText0"/>
          <w:lang w:val="en-GB"/>
        </w:rPr>
        <w:t>Input.txt</w:t>
      </w:r>
      <w:proofErr w:type="spellEnd"/>
      <w:r w:rsidRPr="00D822A3">
        <w:rPr>
          <w:lang w:val="en-GB"/>
        </w:rPr>
        <w:t xml:space="preserve"> and writes their squares to the file </w:t>
      </w:r>
      <w:proofErr w:type="spellStart"/>
      <w:r w:rsidRPr="00D822A3">
        <w:rPr>
          <w:rStyle w:val="CodeInText0"/>
          <w:lang w:val="en-GB"/>
        </w:rPr>
        <w:t>Output.txt</w:t>
      </w:r>
      <w:proofErr w:type="spellEnd"/>
      <w:r w:rsidRPr="00D822A3">
        <w:rPr>
          <w:lang w:val="en-GB"/>
        </w:rPr>
        <w:t xml:space="preserve">. The function </w:t>
      </w:r>
      <w:proofErr w:type="spellStart"/>
      <w:r w:rsidRPr="00D822A3">
        <w:rPr>
          <w:rStyle w:val="CodeInText0"/>
          <w:lang w:val="en-GB"/>
        </w:rPr>
        <w:t>feof</w:t>
      </w:r>
      <w:proofErr w:type="spellEnd"/>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proofErr w:type="spellStart"/>
      <w:r w:rsidRPr="00D822A3">
        <w:rPr>
          <w:lang w:val="en-GB"/>
        </w:rPr>
        <w:t>Input.txt</w:t>
      </w:r>
      <w:proofErr w:type="spellEnd"/>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proofErr w:type="spellStart"/>
      <w:r w:rsidRPr="00D822A3">
        <w:rPr>
          <w:rStyle w:val="CodeInText0"/>
          <w:lang w:val="en-GB"/>
        </w:rPr>
        <w:t>Numbers.bin</w:t>
      </w:r>
      <w:proofErr w:type="spellEnd"/>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w:t>
      </w:r>
      <w:proofErr w:type="gramStart"/>
      <w:r w:rsidRPr="00D822A3">
        <w:rPr>
          <w:lang w:val="en-GB"/>
        </w:rPr>
        <w:t>actually read</w:t>
      </w:r>
      <w:proofErr w:type="gramEnd"/>
      <w:r w:rsidRPr="00D822A3">
        <w:rPr>
          <w:lang w:val="en-GB"/>
        </w:rPr>
        <w:t xml:space="preserve">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proofErr w:type="spellStart"/>
      <w:r w:rsidRPr="00D822A3">
        <w:rPr>
          <w:lang w:val="en-GB"/>
        </w:rPr>
        <w:t>BinaryFile.c</w:t>
      </w:r>
      <w:proofErr w:type="spellEnd"/>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proofErr w:type="spellStart"/>
      <w:r w:rsidRPr="00D822A3">
        <w:rPr>
          <w:rStyle w:val="CodeInText0"/>
          <w:lang w:val="en-GB"/>
        </w:rPr>
        <w:t>Numbers.bin</w:t>
      </w:r>
      <w:proofErr w:type="spellEnd"/>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9" w:name="_Toc323656731"/>
      <w:bookmarkStart w:id="800" w:name="_Toc324085469"/>
      <w:bookmarkStart w:id="801" w:name="_Toc383781121"/>
      <w:bookmarkStart w:id="802" w:name="_Toc54625256"/>
      <w:r w:rsidRPr="00D822A3">
        <w:rPr>
          <w:lang w:val="en-GB"/>
        </w:rPr>
        <w:t>Program Parameters</w:t>
      </w:r>
      <w:bookmarkEnd w:id="799"/>
      <w:bookmarkEnd w:id="800"/>
      <w:bookmarkEnd w:id="801"/>
      <w:bookmarkEnd w:id="802"/>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proofErr w:type="spellStart"/>
      <w:r w:rsidRPr="00D822A3">
        <w:rPr>
          <w:rStyle w:val="CodeInText0"/>
          <w:lang w:val="en-GB"/>
        </w:rPr>
        <w:t>argc</w:t>
      </w:r>
      <w:proofErr w:type="spellEnd"/>
      <w:r w:rsidRPr="00D822A3">
        <w:rPr>
          <w:lang w:val="en-GB"/>
        </w:rPr>
        <w:t xml:space="preserve"> parameter holds the number of input strings, and </w:t>
      </w:r>
      <w:proofErr w:type="spellStart"/>
      <w:r w:rsidRPr="00D822A3">
        <w:rPr>
          <w:rStyle w:val="CodeInText0"/>
          <w:lang w:val="en-GB"/>
        </w:rPr>
        <w:t>argv</w:t>
      </w:r>
      <w:proofErr w:type="spellEnd"/>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proofErr w:type="spellStart"/>
      <w:proofErr w:type="gramStart"/>
      <w:r w:rsidRPr="00D822A3">
        <w:rPr>
          <w:rStyle w:val="CodeInText0"/>
          <w:lang w:val="en-GB"/>
        </w:rPr>
        <w:t>argv</w:t>
      </w:r>
      <w:proofErr w:type="spellEnd"/>
      <w:r w:rsidRPr="00D822A3">
        <w:rPr>
          <w:rStyle w:val="CodeInText0"/>
          <w:lang w:val="en-GB"/>
        </w:rPr>
        <w:t>[</w:t>
      </w:r>
      <w:proofErr w:type="gramEnd"/>
      <w:r w:rsidRPr="00D822A3">
        <w:rPr>
          <w:rStyle w:val="CodeInText0"/>
          <w:lang w:val="en-GB"/>
        </w:rPr>
        <w:t>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803" w:name="_Toc323656732"/>
      <w:bookmarkStart w:id="804" w:name="_Toc324085470"/>
      <w:bookmarkStart w:id="805" w:name="_Toc383781122"/>
      <w:bookmarkStart w:id="806" w:name="_Toc54625257"/>
      <w:r w:rsidRPr="00D822A3">
        <w:rPr>
          <w:lang w:val="en-GB"/>
        </w:rPr>
        <w:t>Environment Functions</w:t>
      </w:r>
      <w:bookmarkEnd w:id="803"/>
      <w:bookmarkEnd w:id="804"/>
      <w:bookmarkEnd w:id="805"/>
      <w:bookmarkEnd w:id="806"/>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proofErr w:type="spellStart"/>
      <w:r w:rsidRPr="00D822A3">
        <w:rPr>
          <w:rStyle w:val="CodeInText0"/>
          <w:lang w:val="en-GB"/>
        </w:rPr>
        <w:t>atexit</w:t>
      </w:r>
      <w:proofErr w:type="spellEnd"/>
      <w:r w:rsidRPr="00D822A3">
        <w:rPr>
          <w:lang w:val="en-GB"/>
        </w:rPr>
        <w:t xml:space="preserve"> states a function that is called when </w:t>
      </w:r>
      <w:r w:rsidRPr="00D822A3">
        <w:rPr>
          <w:rStyle w:val="CodeInText0"/>
          <w:lang w:val="en-GB"/>
        </w:rPr>
        <w:t>exit</w:t>
      </w:r>
      <w:r w:rsidRPr="00D822A3">
        <w:rPr>
          <w:lang w:val="en-GB"/>
        </w:rPr>
        <w:t xml:space="preserve"> is called; </w:t>
      </w:r>
      <w:proofErr w:type="spellStart"/>
      <w:r w:rsidRPr="00D822A3">
        <w:rPr>
          <w:rStyle w:val="CodeInText0"/>
          <w:lang w:val="en-GB"/>
        </w:rPr>
        <w:t>getenv</w:t>
      </w:r>
      <w:proofErr w:type="spellEnd"/>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proofErr w:type="spellStart"/>
        <w:r w:rsidRPr="00D822A3">
          <w:rPr>
            <w:rStyle w:val="CodeInText0"/>
            <w:lang w:val="en-GB"/>
          </w:rPr>
          <w:t>EXIT_SUCCESS</w:t>
        </w:r>
        <w:proofErr w:type="spellEnd"/>
      </w:hyperlink>
      <w:r w:rsidRPr="00D822A3">
        <w:rPr>
          <w:lang w:val="en-GB"/>
        </w:rPr>
        <w:t xml:space="preserve"> and </w:t>
      </w:r>
      <w:hyperlink r:id="rId26" w:history="1">
        <w:proofErr w:type="spellStart"/>
        <w:r w:rsidRPr="00D822A3">
          <w:rPr>
            <w:rStyle w:val="CodeInText0"/>
            <w:lang w:val="en-GB"/>
          </w:rPr>
          <w:t>EXIT_FAILURE</w:t>
        </w:r>
        <w:proofErr w:type="spellEnd"/>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7"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8" w:author="Stefan Björnander" w:date="2012-05-06T21:51:00Z">
            <w:rPr>
              <w:color w:val="0000FF"/>
            </w:rPr>
          </w:rPrChange>
        </w:rPr>
        <w:t>void</w:t>
      </w:r>
      <w:r w:rsidRPr="00D822A3">
        <w:rPr>
          <w:lang w:val="en-GB"/>
        </w:rPr>
        <w:t xml:space="preserve"> ExitFunction(</w:t>
      </w:r>
      <w:r w:rsidRPr="00D822A3">
        <w:rPr>
          <w:color w:val="000000" w:themeColor="text1"/>
          <w:lang w:val="en-GB"/>
          <w:rPrChange w:id="809"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10"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11" w:name="_Toc323656733"/>
      <w:bookmarkStart w:id="812" w:name="_Toc324085471"/>
      <w:bookmarkStart w:id="813" w:name="_Toc383781123"/>
      <w:bookmarkStart w:id="814" w:name="_Ref383865473"/>
      <w:bookmarkStart w:id="815" w:name="_Ref383865556"/>
      <w:bookmarkStart w:id="816" w:name="_Toc54625258"/>
      <w:r w:rsidRPr="00D822A3">
        <w:rPr>
          <w:lang w:val="en-GB"/>
        </w:rPr>
        <w:t>Searching and Sorting</w:t>
      </w:r>
      <w:bookmarkEnd w:id="811"/>
      <w:bookmarkEnd w:id="812"/>
      <w:bookmarkEnd w:id="813"/>
      <w:bookmarkEnd w:id="814"/>
      <w:bookmarkEnd w:id="815"/>
      <w:bookmarkEnd w:id="816"/>
    </w:p>
    <w:p w14:paraId="23F2EFA3"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bsearch</w:t>
      </w:r>
      <w:proofErr w:type="spellEnd"/>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7"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8"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9" w:author="Stefan Björnander" w:date="2012-05-06T21:51:00Z">
            <w:rPr>
              <w:color w:val="0000FF"/>
            </w:rPr>
          </w:rPrChange>
        </w:rPr>
        <w:t>const</w:t>
      </w:r>
      <w:r w:rsidRPr="00D822A3">
        <w:rPr>
          <w:lang w:val="en-GB"/>
        </w:rPr>
        <w:t xml:space="preserve"> </w:t>
      </w:r>
      <w:r w:rsidRPr="00D822A3">
        <w:rPr>
          <w:color w:val="000000" w:themeColor="text1"/>
          <w:lang w:val="en-GB"/>
          <w:rPrChange w:id="820" w:author="Stefan Björnander" w:date="2012-05-06T21:51:00Z">
            <w:rPr>
              <w:color w:val="0000FF"/>
            </w:rPr>
          </w:rPrChange>
        </w:rPr>
        <w:t>int</w:t>
      </w:r>
      <w:r w:rsidRPr="00D822A3">
        <w:rPr>
          <w:lang w:val="en-GB"/>
        </w:rPr>
        <w:t xml:space="preserve">* intPtr1, </w:t>
      </w:r>
      <w:r w:rsidRPr="00D822A3">
        <w:rPr>
          <w:color w:val="000000" w:themeColor="text1"/>
          <w:lang w:val="en-GB"/>
          <w:rPrChange w:id="821" w:author="Stefan Björnander" w:date="2012-05-06T21:51:00Z">
            <w:rPr>
              <w:color w:val="0000FF"/>
            </w:rPr>
          </w:rPrChange>
        </w:rPr>
        <w:t>const</w:t>
      </w:r>
      <w:r w:rsidRPr="00D822A3">
        <w:rPr>
          <w:lang w:val="en-GB"/>
        </w:rPr>
        <w:t xml:space="preserve"> </w:t>
      </w:r>
      <w:r w:rsidRPr="00D822A3">
        <w:rPr>
          <w:color w:val="000000" w:themeColor="text1"/>
          <w:lang w:val="en-GB"/>
          <w:rPrChange w:id="822"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4"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5"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6"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qsort</w:t>
      </w:r>
      <w:proofErr w:type="spellEnd"/>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7"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8"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9"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30"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31" w:name="_Toc323656734"/>
      <w:bookmarkStart w:id="832" w:name="_Toc324085472"/>
      <w:bookmarkStart w:id="833" w:name="_Toc383781124"/>
      <w:bookmarkStart w:id="834" w:name="_Toc54625259"/>
      <w:r w:rsidRPr="00D822A3">
        <w:rPr>
          <w:lang w:val="en-GB"/>
        </w:rPr>
        <w:t xml:space="preserve">Functions with </w:t>
      </w:r>
      <w:bookmarkStart w:id="835" w:name="_Toc320485620"/>
      <w:r w:rsidRPr="00D822A3">
        <w:rPr>
          <w:lang w:val="en-GB"/>
        </w:rPr>
        <w:t>Variable Number of Parameters</w:t>
      </w:r>
      <w:bookmarkEnd w:id="831"/>
      <w:bookmarkEnd w:id="832"/>
      <w:bookmarkEnd w:id="833"/>
      <w:bookmarkEnd w:id="834"/>
      <w:bookmarkEnd w:id="835"/>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proofErr w:type="spellStart"/>
      <w:r w:rsidRPr="00D822A3">
        <w:rPr>
          <w:rStyle w:val="CodeInText0"/>
          <w:lang w:val="en-GB"/>
        </w:rPr>
        <w:t>printf</w:t>
      </w:r>
      <w:proofErr w:type="spellEnd"/>
      <w:r w:rsidRPr="00D822A3">
        <w:rPr>
          <w:lang w:val="en-GB"/>
        </w:rPr>
        <w:t xml:space="preserve"> and </w:t>
      </w:r>
      <w:proofErr w:type="spellStart"/>
      <w:r w:rsidRPr="00D822A3">
        <w:rPr>
          <w:rStyle w:val="CodeInText0"/>
          <w:lang w:val="en-GB"/>
        </w:rPr>
        <w:t>scanf</w:t>
      </w:r>
      <w:proofErr w:type="spellEnd"/>
      <w:r w:rsidRPr="00D822A3">
        <w:rPr>
          <w:lang w:val="en-GB"/>
        </w:rPr>
        <w:t xml:space="preserve">). One condition is that the function has at least one regular parameter </w:t>
      </w:r>
      <w:proofErr w:type="gramStart"/>
      <w:r w:rsidRPr="00D822A3">
        <w:rPr>
          <w:lang w:val="en-GB"/>
        </w:rPr>
        <w:t>in order for</w:t>
      </w:r>
      <w:proofErr w:type="gramEnd"/>
      <w:r w:rsidRPr="00D822A3">
        <w:rPr>
          <w:lang w:val="en-GB"/>
        </w:rPr>
        <w:t xml:space="preserve"> the </w:t>
      </w:r>
      <w:proofErr w:type="spellStart"/>
      <w:r w:rsidRPr="00D822A3">
        <w:rPr>
          <w:rStyle w:val="CodeInText0"/>
          <w:lang w:val="en-GB"/>
        </w:rPr>
        <w:t>va_start</w:t>
      </w:r>
      <w:proofErr w:type="spellEnd"/>
      <w:r w:rsidRPr="00D822A3">
        <w:rPr>
          <w:lang w:val="en-GB"/>
        </w:rPr>
        <w:t xml:space="preserve"> macro to hook up to. The </w:t>
      </w:r>
      <w:proofErr w:type="spellStart"/>
      <w:r w:rsidRPr="00D822A3">
        <w:rPr>
          <w:rStyle w:val="CodeInText0"/>
          <w:lang w:val="en-GB"/>
        </w:rPr>
        <w:t>va_arg</w:t>
      </w:r>
      <w:proofErr w:type="spellEnd"/>
      <w:r w:rsidRPr="00D822A3">
        <w:rPr>
          <w:lang w:val="en-GB"/>
        </w:rPr>
        <w:t xml:space="preserve"> macro reads the arguments and the </w:t>
      </w:r>
      <w:proofErr w:type="spellStart"/>
      <w:r w:rsidRPr="00D822A3">
        <w:rPr>
          <w:rStyle w:val="CodeInText0"/>
          <w:lang w:val="en-GB"/>
        </w:rPr>
        <w:t>va_end</w:t>
      </w:r>
      <w:proofErr w:type="spellEnd"/>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6" w:name="_Toc323656735"/>
      <w:bookmarkStart w:id="837" w:name="_Toc324085473"/>
      <w:bookmarkStart w:id="838" w:name="_Toc383781125"/>
      <w:bookmarkStart w:id="839" w:name="_Toc54625260"/>
      <w:r w:rsidRPr="00D822A3">
        <w:rPr>
          <w:lang w:val="en-GB"/>
        </w:rPr>
        <w:t>String Management</w:t>
      </w:r>
      <w:bookmarkEnd w:id="836"/>
      <w:bookmarkEnd w:id="837"/>
      <w:bookmarkEnd w:id="838"/>
      <w:bookmarkEnd w:id="839"/>
    </w:p>
    <w:p w14:paraId="375DC584" w14:textId="77777777" w:rsidR="00E80032" w:rsidRPr="00D822A3" w:rsidRDefault="00E80032" w:rsidP="00E80032">
      <w:pPr>
        <w:rPr>
          <w:lang w:val="en-GB"/>
        </w:rPr>
      </w:pPr>
      <w:r w:rsidRPr="00D822A3">
        <w:rPr>
          <w:lang w:val="en-GB"/>
        </w:rPr>
        <w:t xml:space="preserve">There are several functions dealing with strings: </w:t>
      </w:r>
      <w:proofErr w:type="spellStart"/>
      <w:r w:rsidRPr="00D822A3">
        <w:rPr>
          <w:rStyle w:val="CodeInText0"/>
          <w:lang w:val="en-GB"/>
        </w:rPr>
        <w:t>strcpy</w:t>
      </w:r>
      <w:proofErr w:type="spellEnd"/>
      <w:r w:rsidRPr="00D822A3">
        <w:rPr>
          <w:lang w:val="en-GB"/>
        </w:rPr>
        <w:t xml:space="preserve"> copies a string; </w:t>
      </w:r>
      <w:proofErr w:type="spellStart"/>
      <w:r w:rsidRPr="00D822A3">
        <w:rPr>
          <w:rStyle w:val="CodeInText0"/>
          <w:lang w:val="en-GB"/>
        </w:rPr>
        <w:t>strcat</w:t>
      </w:r>
      <w:proofErr w:type="spellEnd"/>
      <w:r w:rsidRPr="00D822A3">
        <w:rPr>
          <w:lang w:val="en-GB"/>
        </w:rPr>
        <w:t xml:space="preserve"> adds a string; </w:t>
      </w:r>
      <w:proofErr w:type="spellStart"/>
      <w:r w:rsidRPr="00D822A3">
        <w:rPr>
          <w:rStyle w:val="CodeInText0"/>
          <w:lang w:val="en-GB"/>
        </w:rPr>
        <w:t>strlen</w:t>
      </w:r>
      <w:proofErr w:type="spellEnd"/>
      <w:r w:rsidRPr="00D822A3">
        <w:rPr>
          <w:lang w:val="en-GB"/>
        </w:rPr>
        <w:t xml:space="preserve"> gives the length of a string; </w:t>
      </w:r>
      <w:proofErr w:type="spellStart"/>
      <w:r w:rsidRPr="00D822A3">
        <w:rPr>
          <w:rStyle w:val="CodeInText0"/>
          <w:lang w:val="en-GB"/>
        </w:rPr>
        <w:t>strcmp</w:t>
      </w:r>
      <w:proofErr w:type="spellEnd"/>
      <w:r w:rsidRPr="00D822A3">
        <w:rPr>
          <w:lang w:val="en-GB"/>
        </w:rPr>
        <w:t xml:space="preserve"> compares two strings;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gives the first and last occurrence of a character in a string. All functions look for the finishing null character (‘\0’), </w:t>
      </w:r>
      <w:proofErr w:type="spellStart"/>
      <w:r w:rsidRPr="00D822A3">
        <w:rPr>
          <w:rStyle w:val="CodeInText0"/>
          <w:lang w:val="en-GB"/>
        </w:rPr>
        <w:t>strcmp</w:t>
      </w:r>
      <w:proofErr w:type="spellEnd"/>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40"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41"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42" w:author="Stefan Björnander" w:date="2012-05-06T21:51:00Z">
            <w:rPr>
              <w:color w:val="0000FF"/>
            </w:rPr>
          </w:rPrChange>
        </w:rPr>
        <w:t>int</w:t>
      </w:r>
      <w:r w:rsidRPr="00D822A3">
        <w:rPr>
          <w:lang w:val="en-GB"/>
        </w:rPr>
        <w:t xml:space="preserve"> LastIndexOf(</w:t>
      </w:r>
      <w:r w:rsidRPr="00D822A3">
        <w:rPr>
          <w:color w:val="000000" w:themeColor="text1"/>
          <w:lang w:val="en-GB"/>
          <w:rPrChange w:id="843" w:author="Stefan Björnander" w:date="2012-05-06T21:51:00Z">
            <w:rPr>
              <w:color w:val="0000FF"/>
            </w:rPr>
          </w:rPrChange>
        </w:rPr>
        <w:t>char</w:t>
      </w:r>
      <w:r w:rsidRPr="00D822A3">
        <w:rPr>
          <w:lang w:val="en-GB"/>
        </w:rPr>
        <w:t xml:space="preserve"> s[], </w:t>
      </w:r>
      <w:r w:rsidRPr="00D822A3">
        <w:rPr>
          <w:color w:val="000000" w:themeColor="text1"/>
          <w:lang w:val="en-GB"/>
          <w:rPrChange w:id="844"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5" w:author="Stefan Björnander" w:date="2012-05-06T21:51:00Z">
            <w:rPr>
              <w:color w:val="A31515"/>
            </w:rPr>
          </w:rPrChange>
        </w:rPr>
        <w:t>"Hello"</w:t>
      </w:r>
      <w:r w:rsidRPr="00D822A3">
        <w:rPr>
          <w:lang w:val="en-GB"/>
        </w:rPr>
        <w:t xml:space="preserve">, s2[] = </w:t>
      </w:r>
      <w:r w:rsidRPr="00D822A3">
        <w:rPr>
          <w:color w:val="000000" w:themeColor="text1"/>
          <w:lang w:val="en-GB"/>
          <w:rPrChange w:id="846"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7"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proofErr w:type="spellStart"/>
      <w:r w:rsidRPr="00D822A3">
        <w:rPr>
          <w:rStyle w:val="CodeInText0"/>
          <w:lang w:val="en-GB"/>
        </w:rPr>
        <w:t>sprintf</w:t>
      </w:r>
      <w:proofErr w:type="spellEnd"/>
      <w:r w:rsidRPr="00D822A3">
        <w:rPr>
          <w:lang w:val="en-GB"/>
        </w:rPr>
        <w:t xml:space="preserve"> and read from a string with </w:t>
      </w:r>
      <w:proofErr w:type="spellStart"/>
      <w:r w:rsidRPr="00D822A3">
        <w:rPr>
          <w:rStyle w:val="CodeInText0"/>
          <w:lang w:val="en-GB"/>
        </w:rPr>
        <w:t>sscanf</w:t>
      </w:r>
      <w:proofErr w:type="spellEnd"/>
      <w:r w:rsidRPr="00D822A3">
        <w:rPr>
          <w:lang w:val="en-GB"/>
        </w:rPr>
        <w:t xml:space="preserve">. </w:t>
      </w:r>
      <w:proofErr w:type="gramStart"/>
      <w:r w:rsidRPr="00D822A3">
        <w:rPr>
          <w:lang w:val="en-GB"/>
        </w:rPr>
        <w:t>These function</w:t>
      </w:r>
      <w:proofErr w:type="gramEnd"/>
      <w:r w:rsidRPr="00D822A3">
        <w:rPr>
          <w:lang w:val="en-GB"/>
        </w:rPr>
        <w:t xml:space="preserve">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8"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9"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50" w:author="Stefan Björnander" w:date="2012-05-06T21:51:00Z">
            <w:rPr>
              <w:color w:val="0000FF"/>
            </w:rPr>
          </w:rPrChange>
        </w:rPr>
        <w:t>if</w:t>
      </w:r>
      <w:r w:rsidRPr="00D822A3">
        <w:rPr>
          <w:lang w:val="en-GB"/>
        </w:rPr>
        <w:t xml:space="preserve"> (sscanf(s2, </w:t>
      </w:r>
      <w:r w:rsidRPr="00D822A3">
        <w:rPr>
          <w:color w:val="000000" w:themeColor="text1"/>
          <w:lang w:val="en-GB"/>
          <w:rPrChange w:id="851"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52"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53" w:name="_Toc323656736"/>
      <w:bookmarkStart w:id="854" w:name="_Toc324085474"/>
      <w:bookmarkStart w:id="855" w:name="_Toc383781126"/>
      <w:bookmarkStart w:id="856" w:name="_Toc54625261"/>
      <w:r w:rsidRPr="00D822A3">
        <w:rPr>
          <w:lang w:val="en-GB"/>
        </w:rPr>
        <w:t>Memory Management</w:t>
      </w:r>
      <w:bookmarkEnd w:id="853"/>
      <w:bookmarkEnd w:id="854"/>
      <w:bookmarkEnd w:id="855"/>
      <w:bookmarkEnd w:id="856"/>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proofErr w:type="spellStart"/>
      <w:r w:rsidRPr="00D822A3">
        <w:rPr>
          <w:rStyle w:val="CodeInText0"/>
          <w:lang w:val="en-GB"/>
        </w:rPr>
        <w:t>memset</w:t>
      </w:r>
      <w:proofErr w:type="spellEnd"/>
      <w:r w:rsidRPr="00D822A3">
        <w:rPr>
          <w:lang w:val="en-GB"/>
        </w:rPr>
        <w:t xml:space="preserve"> sets each byte of a memory block to a given value; </w:t>
      </w:r>
      <w:proofErr w:type="spellStart"/>
      <w:r w:rsidRPr="00D822A3">
        <w:rPr>
          <w:rStyle w:val="CodeInText0"/>
          <w:lang w:val="en-GB"/>
        </w:rPr>
        <w:t>memcmp</w:t>
      </w:r>
      <w:proofErr w:type="spellEnd"/>
      <w:r w:rsidRPr="00D822A3">
        <w:rPr>
          <w:lang w:val="en-GB"/>
        </w:rPr>
        <w:t xml:space="preserve"> compares the memory blocks; </w:t>
      </w:r>
      <w:proofErr w:type="spellStart"/>
      <w:r w:rsidRPr="00D822A3">
        <w:rPr>
          <w:rStyle w:val="CodeInText0"/>
          <w:lang w:val="en-GB"/>
        </w:rPr>
        <w:t>memcpy</w:t>
      </w:r>
      <w:proofErr w:type="spellEnd"/>
      <w:r w:rsidRPr="00D822A3">
        <w:rPr>
          <w:lang w:val="en-GB"/>
        </w:rPr>
        <w:t xml:space="preserve"> and </w:t>
      </w:r>
      <w:proofErr w:type="spellStart"/>
      <w:r w:rsidRPr="00D822A3">
        <w:rPr>
          <w:rStyle w:val="CodeInText0"/>
          <w:lang w:val="en-GB"/>
        </w:rPr>
        <w:t>memmove</w:t>
      </w:r>
      <w:proofErr w:type="spellEnd"/>
      <w:r w:rsidRPr="00D822A3">
        <w:rPr>
          <w:lang w:val="en-GB"/>
        </w:rPr>
        <w:t xml:space="preserve"> copies a memory block. The difference between them is that </w:t>
      </w:r>
      <w:proofErr w:type="spellStart"/>
      <w:r w:rsidRPr="00D822A3">
        <w:rPr>
          <w:rStyle w:val="CodeInText0"/>
          <w:lang w:val="en-GB"/>
        </w:rPr>
        <w:t>memcpy</w:t>
      </w:r>
      <w:proofErr w:type="spellEnd"/>
      <w:r w:rsidRPr="00D822A3">
        <w:rPr>
          <w:lang w:val="en-GB"/>
        </w:rPr>
        <w:t xml:space="preserve"> copies the bytes of the block directly when </w:t>
      </w:r>
      <w:proofErr w:type="spellStart"/>
      <w:r w:rsidRPr="00D822A3">
        <w:rPr>
          <w:rStyle w:val="CodeInText0"/>
          <w:lang w:val="en-GB"/>
        </w:rPr>
        <w:t>memmove</w:t>
      </w:r>
      <w:proofErr w:type="spellEnd"/>
      <w:r w:rsidRPr="00D822A3">
        <w:rPr>
          <w:lang w:val="en-GB"/>
        </w:rPr>
        <w:t xml:space="preserve"> uses a buffer, which gives that </w:t>
      </w:r>
      <w:proofErr w:type="spellStart"/>
      <w:r w:rsidRPr="00D822A3">
        <w:rPr>
          <w:rStyle w:val="CodeInText0"/>
          <w:lang w:val="en-GB"/>
        </w:rPr>
        <w:t>memcpy</w:t>
      </w:r>
      <w:proofErr w:type="spellEnd"/>
      <w:r w:rsidRPr="00D822A3">
        <w:rPr>
          <w:lang w:val="en-GB"/>
        </w:rPr>
        <w:t xml:space="preserve"> is faster and </w:t>
      </w:r>
      <w:proofErr w:type="spellStart"/>
      <w:r w:rsidRPr="00D822A3">
        <w:rPr>
          <w:rStyle w:val="CodeInText0"/>
          <w:lang w:val="en-GB"/>
        </w:rPr>
        <w:t>memmove</w:t>
      </w:r>
      <w:proofErr w:type="spellEnd"/>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 xml:space="preserve">These functions work </w:t>
      </w:r>
      <w:proofErr w:type="gramStart"/>
      <w:r w:rsidRPr="00D822A3">
        <w:rPr>
          <w:lang w:val="en-GB"/>
        </w:rPr>
        <w:t>similar to</w:t>
      </w:r>
      <w:proofErr w:type="gramEnd"/>
      <w:r w:rsidRPr="00D822A3">
        <w:rPr>
          <w:lang w:val="en-GB"/>
        </w:rPr>
        <w:t xml:space="preserve">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7"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8"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9" w:name="_Toc323656737"/>
      <w:bookmarkStart w:id="860" w:name="_Toc324085475"/>
      <w:bookmarkStart w:id="861" w:name="_Toc383781127"/>
      <w:bookmarkStart w:id="862" w:name="_Toc54625262"/>
      <w:r w:rsidRPr="00D822A3">
        <w:rPr>
          <w:lang w:val="en-GB"/>
        </w:rPr>
        <w:t>Mathematical Functions</w:t>
      </w:r>
      <w:bookmarkEnd w:id="859"/>
      <w:bookmarkEnd w:id="860"/>
      <w:bookmarkEnd w:id="861"/>
      <w:bookmarkEnd w:id="862"/>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proofErr w:type="spellStart"/>
      <w:r w:rsidRPr="00D822A3">
        <w:rPr>
          <w:rStyle w:val="CodeInText0"/>
          <w:lang w:val="en-GB"/>
        </w:rPr>
        <w:t>acos</w:t>
      </w:r>
      <w:proofErr w:type="spellEnd"/>
      <w:r w:rsidRPr="00D822A3">
        <w:rPr>
          <w:lang w:val="en-GB"/>
        </w:rPr>
        <w:t xml:space="preserve">, </w:t>
      </w:r>
      <w:proofErr w:type="spellStart"/>
      <w:r w:rsidRPr="00D822A3">
        <w:rPr>
          <w:rStyle w:val="CodeInText0"/>
          <w:lang w:val="en-GB"/>
        </w:rPr>
        <w:t>asin</w:t>
      </w:r>
      <w:proofErr w:type="spellEnd"/>
      <w:r w:rsidRPr="00D822A3">
        <w:rPr>
          <w:lang w:val="en-GB"/>
        </w:rPr>
        <w:t xml:space="preserve">, and </w:t>
      </w:r>
      <w:proofErr w:type="spellStart"/>
      <w:r w:rsidRPr="00D822A3">
        <w:rPr>
          <w:rStyle w:val="CodeInText0"/>
          <w:lang w:val="en-GB"/>
        </w:rPr>
        <w:t>atan</w:t>
      </w:r>
      <w:proofErr w:type="spellEnd"/>
      <w:r w:rsidRPr="00D822A3">
        <w:rPr>
          <w:lang w:val="en-GB"/>
        </w:rPr>
        <w:t xml:space="preserve">, and </w:t>
      </w:r>
      <w:proofErr w:type="spellStart"/>
      <w:r w:rsidRPr="00D822A3">
        <w:rPr>
          <w:rStyle w:val="CodeInText0"/>
          <w:lang w:val="en-GB"/>
        </w:rPr>
        <w:t>atan2</w:t>
      </w:r>
      <w:proofErr w:type="spellEnd"/>
      <w:r w:rsidRPr="00D822A3">
        <w:rPr>
          <w:lang w:val="en-GB"/>
        </w:rPr>
        <w:t xml:space="preserve">; the hyperbolic functions </w:t>
      </w:r>
      <w:r w:rsidRPr="00D822A3">
        <w:rPr>
          <w:rStyle w:val="CodeInText0"/>
          <w:lang w:val="en-GB"/>
        </w:rPr>
        <w:t>cosh</w:t>
      </w:r>
      <w:r w:rsidRPr="00D822A3">
        <w:rPr>
          <w:lang w:val="en-GB"/>
        </w:rPr>
        <w:t xml:space="preserve">, </w:t>
      </w:r>
      <w:proofErr w:type="spellStart"/>
      <w:r w:rsidRPr="00D822A3">
        <w:rPr>
          <w:rStyle w:val="CodeInText0"/>
          <w:lang w:val="en-GB"/>
        </w:rPr>
        <w:t>sinh</w:t>
      </w:r>
      <w:proofErr w:type="spellEnd"/>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proofErr w:type="spellStart"/>
      <w:r w:rsidRPr="00D822A3">
        <w:rPr>
          <w:rStyle w:val="CodeInText0"/>
          <w:lang w:val="en-GB"/>
        </w:rPr>
        <w:t>log10</w:t>
      </w:r>
      <w:proofErr w:type="spellEnd"/>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w:t>
      </w:r>
      <w:proofErr w:type="gramStart"/>
      <w:r w:rsidRPr="00D822A3">
        <w:rPr>
          <w:lang w:val="en-GB"/>
        </w:rPr>
        <w:t>takes</w:t>
      </w:r>
      <w:proofErr w:type="gramEnd"/>
      <w:r w:rsidRPr="00D822A3">
        <w:rPr>
          <w:lang w:val="en-GB"/>
        </w:rPr>
        <w:t xml:space="preserve"> and returns a double value (except </w:t>
      </w:r>
      <w:proofErr w:type="spellStart"/>
      <w:r w:rsidRPr="00D822A3">
        <w:rPr>
          <w:rStyle w:val="CodeInText0"/>
          <w:lang w:val="en-GB"/>
        </w:rPr>
        <w:t>atan2</w:t>
      </w:r>
      <w:proofErr w:type="spellEnd"/>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63" w:name="_Toc320485615"/>
      <w:bookmarkStart w:id="864" w:name="_Toc323656738"/>
      <w:bookmarkStart w:id="865" w:name="_Toc324085476"/>
      <w:bookmarkStart w:id="866" w:name="_Toc383781128"/>
      <w:bookmarkStart w:id="867" w:name="_Toc54625263"/>
      <w:r w:rsidRPr="00D822A3">
        <w:rPr>
          <w:lang w:val="en-GB"/>
        </w:rPr>
        <w:t>Long Jumps</w:t>
      </w:r>
      <w:bookmarkEnd w:id="863"/>
      <w:bookmarkEnd w:id="864"/>
      <w:bookmarkEnd w:id="865"/>
      <w:bookmarkEnd w:id="866"/>
      <w:bookmarkEnd w:id="867"/>
    </w:p>
    <w:p w14:paraId="2F4CF170" w14:textId="77777777" w:rsidR="00E80032" w:rsidRPr="00D822A3" w:rsidRDefault="00E80032" w:rsidP="00E80032">
      <w:pPr>
        <w:rPr>
          <w:lang w:val="en-GB" w:eastAsia="sv-SE"/>
        </w:rPr>
      </w:pPr>
      <w:r w:rsidRPr="00D822A3">
        <w:rPr>
          <w:lang w:val="en-GB" w:eastAsia="sv-SE"/>
        </w:rPr>
        <w:t xml:space="preserve">Regular jumps with </w:t>
      </w:r>
      <w:proofErr w:type="spellStart"/>
      <w:r w:rsidRPr="00D822A3">
        <w:rPr>
          <w:rStyle w:val="CodeInText0"/>
          <w:lang w:val="en-GB"/>
        </w:rPr>
        <w:t>goto</w:t>
      </w:r>
      <w:proofErr w:type="spellEnd"/>
      <w:r w:rsidRPr="00D822A3">
        <w:rPr>
          <w:lang w:val="en-GB" w:eastAsia="sv-SE"/>
        </w:rPr>
        <w:t xml:space="preserve"> can only occur in the same function body; long jumps with the standard function </w:t>
      </w:r>
      <w:proofErr w:type="spellStart"/>
      <w:r w:rsidRPr="00D822A3">
        <w:rPr>
          <w:rStyle w:val="CodeInText0"/>
          <w:lang w:val="en-GB"/>
        </w:rPr>
        <w:t>setjmp</w:t>
      </w:r>
      <w:proofErr w:type="spellEnd"/>
      <w:r w:rsidRPr="00D822A3">
        <w:rPr>
          <w:lang w:val="en-GB" w:eastAsia="sv-SE"/>
        </w:rPr>
        <w:t xml:space="preserve"> and </w:t>
      </w:r>
      <w:proofErr w:type="spellStart"/>
      <w:r w:rsidRPr="00D822A3">
        <w:rPr>
          <w:rStyle w:val="CodeInText0"/>
          <w:lang w:val="en-GB"/>
        </w:rPr>
        <w:t>longjump</w:t>
      </w:r>
      <w:proofErr w:type="spellEnd"/>
      <w:r w:rsidRPr="00D822A3">
        <w:rPr>
          <w:lang w:val="en-GB" w:eastAsia="sv-SE"/>
        </w:rPr>
        <w:t xml:space="preserve"> can, on the other hand, occur throw call sequences; </w:t>
      </w:r>
      <w:proofErr w:type="spellStart"/>
      <w:r w:rsidRPr="00D822A3">
        <w:rPr>
          <w:rStyle w:val="CodeInText0"/>
          <w:lang w:val="en-GB"/>
        </w:rPr>
        <w:t>setjmp</w:t>
      </w:r>
      <w:proofErr w:type="spellEnd"/>
      <w:r w:rsidRPr="00D822A3">
        <w:rPr>
          <w:lang w:val="en-GB" w:eastAsia="sv-SE"/>
        </w:rPr>
        <w:t xml:space="preserve"> saves the state of the program execution and </w:t>
      </w:r>
      <w:proofErr w:type="spellStart"/>
      <w:r w:rsidRPr="00D822A3">
        <w:rPr>
          <w:rStyle w:val="CodeInText0"/>
          <w:lang w:val="en-GB"/>
        </w:rPr>
        <w:t>longjmp</w:t>
      </w:r>
      <w:proofErr w:type="spellEnd"/>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proofErr w:type="spellStart"/>
      <w:r w:rsidRPr="00D822A3">
        <w:rPr>
          <w:rStyle w:val="CodeInText0"/>
          <w:lang w:val="en-GB"/>
        </w:rPr>
        <w:t>setjump</w:t>
      </w:r>
      <w:proofErr w:type="spellEnd"/>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3E4DE289" w:rsidR="00E80032" w:rsidRPr="00D822A3" w:rsidRDefault="00E80032" w:rsidP="00E80032">
      <w:pPr>
        <w:pStyle w:val="Code"/>
        <w:rPr>
          <w:lang w:val="en-GB"/>
        </w:rPr>
      </w:pPr>
      <w:r w:rsidRPr="00D822A3">
        <w:rPr>
          <w:lang w:val="en-GB"/>
        </w:rPr>
        <w:t xml:space="preserve">#include </w:t>
      </w:r>
      <w:r w:rsidR="00EF337F" w:rsidRPr="00D822A3">
        <w:rPr>
          <w:lang w:val="en-GB"/>
        </w:rPr>
        <w:t>&lt;</w:t>
      </w:r>
      <w:r w:rsidR="004D52EF">
        <w:rPr>
          <w:lang w:val="en-GB"/>
        </w:rPr>
        <w:t>setjmp.h</w:t>
      </w:r>
      <w:r w:rsidR="00EF337F" w:rsidRPr="00D822A3">
        <w:rPr>
          <w:lang w:val="en-GB"/>
        </w:rPr>
        <w:t>&gt;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8" w:name="_Toc323656739"/>
      <w:bookmarkStart w:id="869" w:name="_Toc324085477"/>
      <w:bookmarkStart w:id="870" w:name="_Toc383781129"/>
      <w:bookmarkStart w:id="871" w:name="_Toc54625264"/>
      <w:r w:rsidRPr="00D822A3">
        <w:rPr>
          <w:lang w:val="en-GB"/>
        </w:rPr>
        <w:t>Time</w:t>
      </w:r>
      <w:bookmarkEnd w:id="868"/>
      <w:bookmarkEnd w:id="869"/>
      <w:bookmarkEnd w:id="870"/>
      <w:bookmarkEnd w:id="871"/>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proofErr w:type="spellStart"/>
      <w:r w:rsidRPr="00D822A3">
        <w:rPr>
          <w:rStyle w:val="CodeInText0"/>
          <w:lang w:val="en-GB"/>
        </w:rPr>
        <w:t>localtime</w:t>
      </w:r>
      <w:proofErr w:type="spellEnd"/>
      <w:r w:rsidRPr="00D822A3">
        <w:rPr>
          <w:lang w:val="en-GB"/>
        </w:rPr>
        <w:t xml:space="preserve"> function. If we call instead call </w:t>
      </w:r>
      <w:proofErr w:type="spellStart"/>
      <w:r w:rsidRPr="00D822A3">
        <w:rPr>
          <w:rStyle w:val="CodeInText0"/>
          <w:lang w:val="en-GB"/>
        </w:rPr>
        <w:t>gmtime</w:t>
      </w:r>
      <w:proofErr w:type="spellEnd"/>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proofErr w:type="spellStart"/>
      <w:r w:rsidRPr="00D822A3">
        <w:rPr>
          <w:rStyle w:val="CodeInText0"/>
          <w:lang w:val="en-GB"/>
        </w:rPr>
        <w:t>tm_year</w:t>
      </w:r>
      <w:proofErr w:type="spellEnd"/>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72" w:author="Stefan Björnander" w:date="2012-05-06T21:51:00Z">
            <w:rPr>
              <w:color w:val="A31515"/>
            </w:rPr>
          </w:rPrChange>
        </w:rPr>
        <w:t>"Feb"</w:t>
      </w:r>
      <w:r w:rsidRPr="00D822A3">
        <w:rPr>
          <w:lang w:val="en-GB"/>
        </w:rPr>
        <w:t xml:space="preserve">, </w:t>
      </w:r>
      <w:r w:rsidRPr="00D822A3">
        <w:rPr>
          <w:color w:val="000000" w:themeColor="text1"/>
          <w:lang w:val="en-GB"/>
          <w:rPrChange w:id="873" w:author="Stefan Björnander" w:date="2012-05-06T21:51:00Z">
            <w:rPr>
              <w:color w:val="A31515"/>
            </w:rPr>
          </w:rPrChange>
        </w:rPr>
        <w:t>"Mar"</w:t>
      </w:r>
      <w:r w:rsidRPr="00D822A3">
        <w:rPr>
          <w:lang w:val="en-GB"/>
        </w:rPr>
        <w:t xml:space="preserve">, </w:t>
      </w:r>
      <w:r w:rsidRPr="00D822A3">
        <w:rPr>
          <w:color w:val="000000" w:themeColor="text1"/>
          <w:lang w:val="en-GB"/>
          <w:rPrChange w:id="874"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5" w:author="Stefan Björnander" w:date="2012-05-06T21:51:00Z">
            <w:rPr>
              <w:color w:val="A31515"/>
            </w:rPr>
          </w:rPrChange>
        </w:rPr>
        <w:t>"Jun"</w:t>
      </w:r>
      <w:r w:rsidRPr="00D822A3">
        <w:rPr>
          <w:lang w:val="en-GB"/>
        </w:rPr>
        <w:t xml:space="preserve">, </w:t>
      </w:r>
      <w:r w:rsidRPr="00D822A3">
        <w:rPr>
          <w:color w:val="000000" w:themeColor="text1"/>
          <w:lang w:val="en-GB"/>
          <w:rPrChange w:id="876" w:author="Stefan Björnander" w:date="2012-05-06T21:51:00Z">
            <w:rPr>
              <w:color w:val="A31515"/>
            </w:rPr>
          </w:rPrChange>
        </w:rPr>
        <w:t>"Jul"</w:t>
      </w:r>
      <w:r w:rsidRPr="00D822A3">
        <w:rPr>
          <w:lang w:val="en-GB"/>
        </w:rPr>
        <w:t xml:space="preserve">, </w:t>
      </w:r>
      <w:r w:rsidRPr="00D822A3">
        <w:rPr>
          <w:color w:val="000000" w:themeColor="text1"/>
          <w:lang w:val="en-GB"/>
          <w:rPrChange w:id="877"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8" w:author="Stefan Björnander" w:date="2012-05-06T21:51:00Z">
            <w:rPr>
              <w:color w:val="A31515"/>
            </w:rPr>
          </w:rPrChange>
        </w:rPr>
        <w:t>"Oct"</w:t>
      </w:r>
      <w:r w:rsidRPr="00D822A3">
        <w:rPr>
          <w:lang w:val="en-GB"/>
        </w:rPr>
        <w:t xml:space="preserve">, </w:t>
      </w:r>
      <w:r w:rsidRPr="00D822A3">
        <w:rPr>
          <w:color w:val="000000" w:themeColor="text1"/>
          <w:lang w:val="en-GB"/>
          <w:rPrChange w:id="879" w:author="Stefan Björnander" w:date="2012-05-06T21:51:00Z">
            <w:rPr>
              <w:color w:val="A31515"/>
            </w:rPr>
          </w:rPrChange>
        </w:rPr>
        <w:t>"Nov"</w:t>
      </w:r>
      <w:r w:rsidRPr="00D822A3">
        <w:rPr>
          <w:lang w:val="en-GB"/>
        </w:rPr>
        <w:t>,</w:t>
      </w:r>
      <w:r w:rsidRPr="00D822A3">
        <w:rPr>
          <w:color w:val="000000" w:themeColor="text1"/>
          <w:lang w:val="en-GB"/>
          <w:rPrChange w:id="880"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81" w:author="Stefan Björnander" w:date="2012-05-06T21:51:00Z">
            <w:rPr>
              <w:color w:val="A31515"/>
            </w:rPr>
          </w:rPrChange>
        </w:rPr>
        <w:t>"Mon"</w:t>
      </w:r>
      <w:r w:rsidRPr="00D822A3">
        <w:rPr>
          <w:lang w:val="en-GB"/>
        </w:rPr>
        <w:t xml:space="preserve">, </w:t>
      </w:r>
      <w:r w:rsidRPr="00D822A3">
        <w:rPr>
          <w:color w:val="000000" w:themeColor="text1"/>
          <w:lang w:val="en-GB"/>
          <w:rPrChange w:id="882" w:author="Stefan Björnander" w:date="2012-05-06T21:51:00Z">
            <w:rPr>
              <w:color w:val="A31515"/>
            </w:rPr>
          </w:rPrChange>
        </w:rPr>
        <w:t>"Tue"</w:t>
      </w:r>
      <w:r w:rsidRPr="00D822A3">
        <w:rPr>
          <w:lang w:val="en-GB"/>
        </w:rPr>
        <w:t xml:space="preserve">, </w:t>
      </w:r>
      <w:r w:rsidRPr="00D822A3">
        <w:rPr>
          <w:color w:val="000000" w:themeColor="text1"/>
          <w:lang w:val="en-GB"/>
          <w:rPrChange w:id="883"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4" w:author="Stefan Björnander" w:date="2012-05-06T21:51:00Z">
            <w:rPr>
              <w:color w:val="A31515"/>
            </w:rPr>
          </w:rPrChange>
        </w:rPr>
        <w:t>"Fri"</w:t>
      </w:r>
      <w:r w:rsidRPr="00D822A3">
        <w:rPr>
          <w:lang w:val="en-GB"/>
        </w:rPr>
        <w:t xml:space="preserve">, </w:t>
      </w:r>
      <w:r w:rsidRPr="00D822A3">
        <w:rPr>
          <w:color w:val="000000" w:themeColor="text1"/>
          <w:lang w:val="en-GB"/>
          <w:rPrChange w:id="885"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6"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7"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8"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9" w:name="_Toc323656740"/>
      <w:bookmarkStart w:id="890" w:name="_Toc324085478"/>
      <w:bookmarkStart w:id="891" w:name="_Toc383781130"/>
      <w:bookmarkStart w:id="892" w:name="_Toc54625265"/>
      <w:r w:rsidRPr="00D822A3">
        <w:rPr>
          <w:lang w:val="en-GB"/>
        </w:rPr>
        <w:t>Random Numbers</w:t>
      </w:r>
      <w:bookmarkEnd w:id="889"/>
      <w:bookmarkEnd w:id="890"/>
      <w:bookmarkEnd w:id="891"/>
      <w:bookmarkEnd w:id="892"/>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w:t>
      </w:r>
      <w:proofErr w:type="gramStart"/>
      <w:r w:rsidRPr="00D822A3">
        <w:rPr>
          <w:lang w:val="en-GB"/>
        </w:rPr>
        <w:t>sequence</w:t>
      </w:r>
      <w:proofErr w:type="gramEnd"/>
      <w:r w:rsidRPr="00D822A3">
        <w:rPr>
          <w:lang w:val="en-GB"/>
        </w:rPr>
        <w:t xml:space="preserve"> we need to sow a random seed with the </w:t>
      </w:r>
      <w:proofErr w:type="spellStart"/>
      <w:r w:rsidRPr="00D822A3">
        <w:rPr>
          <w:rStyle w:val="CodeInText0"/>
          <w:lang w:val="en-GB"/>
        </w:rPr>
        <w:t>srand</w:t>
      </w:r>
      <w:proofErr w:type="spellEnd"/>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proofErr w:type="spellStart"/>
        <w:r w:rsidRPr="00D822A3">
          <w:rPr>
            <w:rStyle w:val="CodeInText0"/>
            <w:lang w:val="en-GB"/>
          </w:rPr>
          <w:t>RAND_MAX</w:t>
        </w:r>
        <w:proofErr w:type="spellEnd"/>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93"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4"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5"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6" w:name="_Toc323656741"/>
      <w:bookmarkStart w:id="897" w:name="_Toc324085479"/>
      <w:bookmarkStart w:id="898" w:name="_Toc383781131"/>
      <w:bookmarkStart w:id="899" w:name="_Toc54625266"/>
      <w:r w:rsidRPr="00D822A3">
        <w:rPr>
          <w:lang w:val="en-GB"/>
        </w:rPr>
        <w:t>Limits of Integral and Floating Types</w:t>
      </w:r>
      <w:bookmarkEnd w:id="896"/>
      <w:bookmarkEnd w:id="897"/>
      <w:bookmarkEnd w:id="898"/>
      <w:bookmarkEnd w:id="899"/>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900" w:name="_Toc323656742"/>
      <w:bookmarkStart w:id="901" w:name="_Toc324085480"/>
      <w:bookmarkStart w:id="902" w:name="_Toc383781132"/>
      <w:bookmarkStart w:id="903" w:name="_Toc54625267"/>
      <w:r w:rsidRPr="00D822A3">
        <w:rPr>
          <w:lang w:val="en-GB"/>
        </w:rPr>
        <w:t>Character Functions</w:t>
      </w:r>
      <w:bookmarkEnd w:id="900"/>
      <w:bookmarkEnd w:id="901"/>
      <w:bookmarkEnd w:id="902"/>
      <w:bookmarkEnd w:id="903"/>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4"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proofErr w:type="spellStart"/>
            <w:r w:rsidRPr="00D822A3">
              <w:rPr>
                <w:b/>
                <w:sz w:val="21"/>
                <w:szCs w:val="21"/>
                <w:lang w:val="en-GB"/>
              </w:rPr>
              <w:t>isalpha</w:t>
            </w:r>
            <w:proofErr w:type="spellEnd"/>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proofErr w:type="spellStart"/>
            <w:r w:rsidRPr="00D822A3">
              <w:rPr>
                <w:b/>
                <w:sz w:val="21"/>
                <w:szCs w:val="21"/>
                <w:lang w:val="en-GB"/>
              </w:rPr>
              <w:t>islower</w:t>
            </w:r>
            <w:proofErr w:type="spellEnd"/>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proofErr w:type="spellStart"/>
            <w:r w:rsidRPr="00D822A3">
              <w:rPr>
                <w:b/>
                <w:sz w:val="21"/>
                <w:szCs w:val="21"/>
                <w:lang w:val="en-GB"/>
              </w:rPr>
              <w:t>isupper</w:t>
            </w:r>
            <w:proofErr w:type="spellEnd"/>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proofErr w:type="spellStart"/>
            <w:r w:rsidRPr="00D822A3">
              <w:rPr>
                <w:b/>
                <w:sz w:val="21"/>
                <w:szCs w:val="21"/>
                <w:lang w:val="en-GB"/>
              </w:rPr>
              <w:t>isdigit</w:t>
            </w:r>
            <w:proofErr w:type="spellEnd"/>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proofErr w:type="spellStart"/>
            <w:r w:rsidRPr="00D822A3">
              <w:rPr>
                <w:b/>
                <w:sz w:val="21"/>
                <w:szCs w:val="21"/>
                <w:lang w:val="en-GB"/>
              </w:rPr>
              <w:t>Isxdigit</w:t>
            </w:r>
            <w:proofErr w:type="spellEnd"/>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5"/>
            <w:commentRangeStart w:id="906"/>
            <w:proofErr w:type="spellStart"/>
            <w:r w:rsidRPr="00D822A3">
              <w:rPr>
                <w:b/>
                <w:sz w:val="21"/>
                <w:szCs w:val="21"/>
                <w:lang w:val="en-GB"/>
              </w:rPr>
              <w:t>Isalnum</w:t>
            </w:r>
            <w:commentRangeEnd w:id="905"/>
            <w:proofErr w:type="spellEnd"/>
            <w:r w:rsidR="00166455" w:rsidRPr="00D822A3">
              <w:rPr>
                <w:rStyle w:val="Kommentarsreferens"/>
                <w:rFonts w:eastAsia="Times New Roman" w:cs="Times New Roman"/>
                <w:lang w:val="en-GB"/>
              </w:rPr>
              <w:commentReference w:id="905"/>
            </w:r>
            <w:commentRangeEnd w:id="906"/>
            <w:r w:rsidR="00166455" w:rsidRPr="00D822A3">
              <w:rPr>
                <w:rStyle w:val="Kommentarsreferens"/>
                <w:rFonts w:eastAsia="Times New Roman" w:cs="Times New Roman"/>
                <w:lang w:val="en-GB"/>
              </w:rPr>
              <w:commentReference w:id="906"/>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proofErr w:type="spellStart"/>
            <w:r w:rsidRPr="00D822A3">
              <w:rPr>
                <w:b/>
                <w:sz w:val="21"/>
                <w:szCs w:val="21"/>
                <w:lang w:val="en-GB"/>
              </w:rPr>
              <w:t>Isspace</w:t>
            </w:r>
            <w:proofErr w:type="spellEnd"/>
          </w:p>
        </w:tc>
        <w:tc>
          <w:tcPr>
            <w:tcW w:w="7904" w:type="dxa"/>
          </w:tcPr>
          <w:p w14:paraId="7A1BA1D2" w14:textId="77777777" w:rsidR="00E80032" w:rsidRPr="00D822A3" w:rsidRDefault="00E80032" w:rsidP="000803FF">
            <w:pPr>
              <w:rPr>
                <w:lang w:val="en-GB"/>
              </w:rPr>
            </w:pPr>
            <w:r w:rsidRPr="00D822A3">
              <w:rPr>
                <w:lang w:val="en-GB"/>
              </w:rPr>
              <w:t>White-space character: space (</w:t>
            </w:r>
            <w:proofErr w:type="spellStart"/>
            <w:r w:rsidRPr="00D822A3">
              <w:rPr>
                <w:lang w:val="en-GB"/>
              </w:rPr>
              <w:t>0x20</w:t>
            </w:r>
            <w:proofErr w:type="spellEnd"/>
            <w:r w:rsidRPr="00D822A3">
              <w:rPr>
                <w:lang w:val="en-GB"/>
              </w:rPr>
              <w:t>), horizontal tab (</w:t>
            </w:r>
            <w:proofErr w:type="spellStart"/>
            <w:r w:rsidRPr="00D822A3">
              <w:rPr>
                <w:lang w:val="en-GB"/>
              </w:rPr>
              <w:t>0x09</w:t>
            </w:r>
            <w:proofErr w:type="spellEnd"/>
            <w:r w:rsidRPr="00D822A3">
              <w:rPr>
                <w:lang w:val="en-GB"/>
              </w:rPr>
              <w:t>), vertical tab (</w:t>
            </w:r>
            <w:proofErr w:type="spellStart"/>
            <w:r w:rsidRPr="00D822A3">
              <w:rPr>
                <w:lang w:val="en-GB"/>
              </w:rPr>
              <w:t>0x0B</w:t>
            </w:r>
            <w:proofErr w:type="spellEnd"/>
            <w:r w:rsidRPr="00D822A3">
              <w:rPr>
                <w:lang w:val="en-GB"/>
              </w:rPr>
              <w:t>), new-line (</w:t>
            </w:r>
            <w:proofErr w:type="spellStart"/>
            <w:r w:rsidRPr="00D822A3">
              <w:rPr>
                <w:lang w:val="en-GB"/>
              </w:rPr>
              <w:t>0x0A</w:t>
            </w:r>
            <w:proofErr w:type="spellEnd"/>
            <w:r w:rsidRPr="00D822A3">
              <w:rPr>
                <w:lang w:val="en-GB"/>
              </w:rPr>
              <w:t>), form-feed (</w:t>
            </w:r>
            <w:proofErr w:type="spellStart"/>
            <w:r w:rsidRPr="00D822A3">
              <w:rPr>
                <w:lang w:val="en-GB"/>
              </w:rPr>
              <w:t>0x0D</w:t>
            </w:r>
            <w:proofErr w:type="spellEnd"/>
            <w:r w:rsidRPr="00D822A3">
              <w:rPr>
                <w:lang w:val="en-GB"/>
              </w:rPr>
              <w:t>), or carriage return (</w:t>
            </w:r>
            <w:proofErr w:type="spellStart"/>
            <w:r w:rsidRPr="00D822A3">
              <w:rPr>
                <w:lang w:val="en-GB"/>
              </w:rPr>
              <w:t>0x0C</w:t>
            </w:r>
            <w:proofErr w:type="spellEnd"/>
            <w:r w:rsidRPr="00D822A3">
              <w:rPr>
                <w:lang w:val="en-GB"/>
              </w:rPr>
              <w:t>).</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proofErr w:type="spellStart"/>
            <w:r w:rsidRPr="00D822A3">
              <w:rPr>
                <w:b/>
                <w:sz w:val="21"/>
                <w:szCs w:val="21"/>
                <w:lang w:val="en-GB"/>
              </w:rPr>
              <w:t>Iscntrl</w:t>
            </w:r>
            <w:proofErr w:type="spellEnd"/>
          </w:p>
        </w:tc>
        <w:tc>
          <w:tcPr>
            <w:tcW w:w="7904" w:type="dxa"/>
          </w:tcPr>
          <w:p w14:paraId="1E4A5FAF" w14:textId="77777777" w:rsidR="00E80032" w:rsidRPr="00D822A3" w:rsidRDefault="00E80032" w:rsidP="000803FF">
            <w:pPr>
              <w:rPr>
                <w:lang w:val="en-GB"/>
              </w:rPr>
            </w:pPr>
            <w:r w:rsidRPr="00D822A3">
              <w:rPr>
                <w:lang w:val="en-GB"/>
              </w:rPr>
              <w:t xml:space="preserve">Control character: characters with ASCII codes </w:t>
            </w:r>
            <w:proofErr w:type="spellStart"/>
            <w:r w:rsidRPr="00D822A3">
              <w:rPr>
                <w:lang w:val="en-GB"/>
              </w:rPr>
              <w:t>0x00</w:t>
            </w:r>
            <w:proofErr w:type="spellEnd"/>
            <w:r w:rsidRPr="00D822A3">
              <w:rPr>
                <w:lang w:val="en-GB"/>
              </w:rPr>
              <w:t xml:space="preserve"> to </w:t>
            </w:r>
            <w:proofErr w:type="spellStart"/>
            <w:r w:rsidRPr="00D822A3">
              <w:rPr>
                <w:lang w:val="en-GB"/>
              </w:rPr>
              <w:t>0x0F</w:t>
            </w:r>
            <w:proofErr w:type="spellEnd"/>
            <w:r w:rsidRPr="00D822A3">
              <w:rPr>
                <w:lang w:val="en-GB"/>
              </w:rPr>
              <w:t>, inclusive, and delete (</w:t>
            </w:r>
            <w:proofErr w:type="spellStart"/>
            <w:r w:rsidRPr="00D822A3">
              <w:rPr>
                <w:lang w:val="en-GB"/>
              </w:rPr>
              <w:t>0x1F</w:t>
            </w:r>
            <w:proofErr w:type="spellEnd"/>
            <w:r w:rsidRPr="00D822A3">
              <w:rPr>
                <w:lang w:val="en-GB"/>
              </w:rPr>
              <w:t>).</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proofErr w:type="spellStart"/>
            <w:r w:rsidRPr="00D822A3">
              <w:rPr>
                <w:b/>
                <w:sz w:val="21"/>
                <w:szCs w:val="21"/>
                <w:lang w:val="en-GB"/>
              </w:rPr>
              <w:lastRenderedPageBreak/>
              <w:t>Isprint</w:t>
            </w:r>
            <w:proofErr w:type="spellEnd"/>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proofErr w:type="spellStart"/>
            <w:r w:rsidRPr="00D822A3">
              <w:rPr>
                <w:b/>
                <w:sz w:val="21"/>
                <w:szCs w:val="21"/>
                <w:lang w:val="en-GB"/>
              </w:rPr>
              <w:t>Isgraph</w:t>
            </w:r>
            <w:proofErr w:type="spellEnd"/>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proofErr w:type="spellStart"/>
            <w:r w:rsidRPr="00D822A3">
              <w:rPr>
                <w:b/>
                <w:sz w:val="21"/>
                <w:szCs w:val="21"/>
                <w:lang w:val="en-GB"/>
              </w:rPr>
              <w:t>ispunct</w:t>
            </w:r>
            <w:proofErr w:type="spellEnd"/>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tolower</w:t>
      </w:r>
      <w:proofErr w:type="spellEnd"/>
      <w:r w:rsidRPr="00D822A3">
        <w:rPr>
          <w:lang w:val="en-GB"/>
        </w:rPr>
        <w:t xml:space="preserve"> and </w:t>
      </w:r>
      <w:proofErr w:type="spellStart"/>
      <w:r w:rsidRPr="00D822A3">
        <w:rPr>
          <w:rStyle w:val="CodeInText0"/>
          <w:lang w:val="en-GB"/>
        </w:rPr>
        <w:t>toupper</w:t>
      </w:r>
      <w:proofErr w:type="spellEnd"/>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7" w:name="_Toc323656743"/>
      <w:bookmarkStart w:id="908" w:name="_Toc324085481"/>
      <w:bookmarkStart w:id="909" w:name="_Toc383781133"/>
      <w:bookmarkStart w:id="910" w:name="_Toc54625268"/>
      <w:r w:rsidRPr="00D822A3">
        <w:rPr>
          <w:lang w:val="en-GB"/>
        </w:rPr>
        <w:t>Further Reading</w:t>
      </w:r>
      <w:bookmarkEnd w:id="794"/>
      <w:bookmarkEnd w:id="907"/>
      <w:bookmarkEnd w:id="908"/>
      <w:bookmarkEnd w:id="909"/>
      <w:bookmarkEnd w:id="910"/>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t>
      </w:r>
      <w:proofErr w:type="gramStart"/>
      <w:r w:rsidRPr="00D822A3">
        <w:rPr>
          <w:lang w:val="en-GB"/>
        </w:rPr>
        <w:t>way, and</w:t>
      </w:r>
      <w:proofErr w:type="gramEnd"/>
      <w:r w:rsidRPr="00D822A3">
        <w:rPr>
          <w:lang w:val="en-GB"/>
        </w:rPr>
        <w:t xml:space="preserve">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proofErr w:type="spellStart"/>
        <w:r w:rsidRPr="00D822A3">
          <w:rPr>
            <w:lang w:val="en-GB"/>
          </w:rPr>
          <w:t>Deitel</w:t>
        </w:r>
        <w:proofErr w:type="spellEnd"/>
      </w:hyperlink>
      <w:r w:rsidRPr="00D822A3">
        <w:rPr>
          <w:lang w:val="en-GB"/>
        </w:rPr>
        <w:t xml:space="preserve"> (6th Edition, Prentice Hall, 2009), which </w:t>
      </w:r>
      <w:proofErr w:type="spellStart"/>
      <w:r w:rsidRPr="00D822A3">
        <w:rPr>
          <w:lang w:val="en-GB"/>
        </w:rPr>
        <w:t>which</w:t>
      </w:r>
      <w:proofErr w:type="spellEnd"/>
      <w:r w:rsidRPr="00D822A3">
        <w:rPr>
          <w:lang w:val="en-GB"/>
        </w:rPr>
        <w:t xml:space="preserve">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w:t>
      </w:r>
      <w:proofErr w:type="spellStart"/>
      <w:r w:rsidRPr="00D822A3">
        <w:rPr>
          <w:lang w:val="en-GB"/>
        </w:rPr>
        <w:t>3th</w:t>
      </w:r>
      <w:proofErr w:type="spellEnd"/>
      <w:r w:rsidRPr="00D822A3">
        <w:rPr>
          <w:lang w:val="en-GB"/>
        </w:rPr>
        <w:t xml:space="preserve">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11" w:name="_Toc54625269"/>
      <w:r w:rsidRPr="00D822A3">
        <w:rPr>
          <w:lang w:val="en-GB"/>
        </w:rPr>
        <w:lastRenderedPageBreak/>
        <w:t>Foreword</w:t>
      </w:r>
      <w:bookmarkEnd w:id="911"/>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that is, the least meaningful parts of the source code. For instance, the characters ‘</w:t>
      </w:r>
      <w:proofErr w:type="spellStart"/>
      <w:r w:rsidRPr="00D822A3">
        <w:rPr>
          <w:lang w:val="en-GB"/>
        </w:rPr>
        <w:t>i</w:t>
      </w:r>
      <w:proofErr w:type="spellEnd"/>
      <w:r w:rsidRPr="00D822A3">
        <w:rPr>
          <w:lang w:val="en-GB"/>
        </w:rPr>
        <w:t xml:space="preserve">' and ‘f’ is put together into the keyword </w:t>
      </w:r>
      <w:r w:rsidRPr="00D822A3">
        <w:rPr>
          <w:b/>
          <w:lang w:val="en-GB"/>
        </w:rPr>
        <w:t>if</w:t>
      </w:r>
      <w:r w:rsidRPr="00D822A3">
        <w:rPr>
          <w:lang w:val="en-GB"/>
        </w:rPr>
        <w:t xml:space="preserve">, and the characters ‘!’ and ‘=’ is put together into the operator </w:t>
      </w:r>
      <w:proofErr w:type="spellStart"/>
      <w:r w:rsidRPr="00D822A3">
        <w:rPr>
          <w:b/>
          <w:lang w:val="en-GB"/>
        </w:rPr>
        <w:t>not_equal</w:t>
      </w:r>
      <w:proofErr w:type="spellEnd"/>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w:t>
      </w:r>
      <w:proofErr w:type="gramStart"/>
      <w:r w:rsidRPr="00D822A3">
        <w:rPr>
          <w:lang w:val="en-GB"/>
        </w:rPr>
        <w:t>actually generate</w:t>
      </w:r>
      <w:proofErr w:type="gramEnd"/>
      <w:r w:rsidRPr="00D822A3">
        <w:rPr>
          <w:lang w:val="en-GB"/>
        </w:rPr>
        <w:t xml:space="preserve"> target code for two formats: Intel </w:t>
      </w:r>
      <w:proofErr w:type="spellStart"/>
      <w:r w:rsidRPr="00D822A3">
        <w:rPr>
          <w:lang w:val="en-GB"/>
        </w:rPr>
        <w:t>x86</w:t>
      </w:r>
      <w:proofErr w:type="spellEnd"/>
      <w:r w:rsidRPr="00D822A3">
        <w:rPr>
          <w:lang w:val="en-GB"/>
        </w:rPr>
        <w:t xml:space="preserve">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 xml:space="preserve">When the target code has been generated, the registers need to be allocated. We use a graph </w:t>
      </w:r>
      <w:proofErr w:type="spellStart"/>
      <w:r w:rsidRPr="00D822A3">
        <w:rPr>
          <w:lang w:val="en-GB"/>
        </w:rPr>
        <w:t>coloring</w:t>
      </w:r>
      <w:proofErr w:type="spellEnd"/>
      <w:r w:rsidRPr="00D822A3">
        <w:rPr>
          <w:lang w:val="en-GB"/>
        </w:rPr>
        <w:t xml:space="preserve">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 xml:space="preserve">When each source file has been completely compiled, they need to be linked together into </w:t>
      </w:r>
      <w:proofErr w:type="gramStart"/>
      <w:r w:rsidRPr="00D822A3">
        <w:rPr>
          <w:lang w:val="en-GB"/>
        </w:rPr>
        <w:t>a</w:t>
      </w:r>
      <w:proofErr w:type="gramEnd"/>
      <w:r w:rsidRPr="00D822A3">
        <w:rPr>
          <w:lang w:val="en-GB"/>
        </w:rPr>
        <w:t xml:space="preserve"> executable file format.</w:t>
      </w:r>
    </w:p>
    <w:p w14:paraId="5D3CA9C1" w14:textId="77777777" w:rsidR="00F03D06" w:rsidRPr="00D822A3" w:rsidRDefault="00F03D06" w:rsidP="00F03D06">
      <w:pPr>
        <w:rPr>
          <w:b/>
          <w:lang w:val="en-GB"/>
        </w:rPr>
      </w:pPr>
      <w:r w:rsidRPr="00D822A3">
        <w:rPr>
          <w:b/>
          <w:lang w:val="en-GB"/>
        </w:rPr>
        <w:t xml:space="preserve">The </w:t>
      </w:r>
      <w:proofErr w:type="spellStart"/>
      <w:r w:rsidRPr="00D822A3">
        <w:rPr>
          <w:b/>
          <w:lang w:val="en-GB"/>
        </w:rPr>
        <w:t>Preprocessor</w:t>
      </w:r>
      <w:proofErr w:type="spellEnd"/>
    </w:p>
    <w:p w14:paraId="7B492FE5" w14:textId="77777777" w:rsidR="00F03D06" w:rsidRPr="00D822A3" w:rsidRDefault="00F03D06" w:rsidP="00F03D06">
      <w:pPr>
        <w:rPr>
          <w:lang w:val="en-GB"/>
        </w:rPr>
      </w:pPr>
      <w:r w:rsidRPr="00D822A3">
        <w:rPr>
          <w:lang w:val="en-GB"/>
        </w:rPr>
        <w:t xml:space="preserve">The C programming language comes with a </w:t>
      </w:r>
      <w:proofErr w:type="spellStart"/>
      <w:r w:rsidRPr="00D822A3">
        <w:rPr>
          <w:lang w:val="en-GB"/>
        </w:rPr>
        <w:t>preprocessor</w:t>
      </w:r>
      <w:proofErr w:type="spellEnd"/>
      <w:r w:rsidRPr="00D822A3">
        <w:rPr>
          <w:lang w:val="en-GB"/>
        </w:rPr>
        <w:t xml:space="preserve">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 xml:space="preserve">So far, I have written a C compiler and I plan to extend it to a C++ compiler </w:t>
      </w:r>
      <w:proofErr w:type="gramStart"/>
      <w:r w:rsidRPr="00D822A3">
        <w:rPr>
          <w:rFonts w:cs="Times New Roman"/>
          <w:lang w:val="en-GB"/>
        </w:rPr>
        <w:t>in the near future</w:t>
      </w:r>
      <w:proofErr w:type="gramEnd"/>
      <w:r w:rsidRPr="00D822A3">
        <w:rPr>
          <w:rFonts w:cs="Times New Roman"/>
          <w:lang w:val="en-GB"/>
        </w:rPr>
        <w:t>.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w:t>
      </w:r>
      <w:proofErr w:type="spellStart"/>
      <w:r w:rsidRPr="00D822A3">
        <w:rPr>
          <w:rFonts w:cs="Times New Roman"/>
          <w:lang w:val="en-GB"/>
        </w:rPr>
        <w:t>JLex</w:t>
      </w:r>
      <w:proofErr w:type="spellEnd"/>
      <w:r w:rsidRPr="00D822A3">
        <w:rPr>
          <w:rFonts w:cs="Times New Roman"/>
          <w:lang w:val="en-GB"/>
        </w:rPr>
        <w:t xml:space="preserve">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w:t>
      </w:r>
      <w:proofErr w:type="gramStart"/>
      <w:r w:rsidRPr="00D822A3">
        <w:rPr>
          <w:rFonts w:cs="Times New Roman"/>
          <w:color w:val="000000"/>
          <w:lang w:val="en-GB"/>
        </w:rPr>
        <w:t>similar to</w:t>
      </w:r>
      <w:proofErr w:type="gramEnd"/>
      <w:r w:rsidRPr="00D822A3">
        <w:rPr>
          <w:rFonts w:cs="Times New Roman"/>
          <w:color w:val="000000"/>
          <w:lang w:val="en-GB"/>
        </w:rPr>
        <w:t xml:space="preserve">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Alfred V. </w:t>
      </w:r>
      <w:proofErr w:type="spellStart"/>
      <w:r w:rsidRPr="00D822A3">
        <w:rPr>
          <w:rFonts w:cs="Times New Roman"/>
          <w:color w:val="000000"/>
          <w:lang w:val="en-GB"/>
        </w:rPr>
        <w:t>Aho</w:t>
      </w:r>
      <w:proofErr w:type="spellEnd"/>
      <w:r w:rsidRPr="00D822A3">
        <w:rPr>
          <w:rFonts w:cs="Times New Roman"/>
          <w:color w:val="000000"/>
          <w:lang w:val="en-GB"/>
        </w:rPr>
        <w:t xml:space="preserve">, Lam, Monica S. Lam, Ravi </w:t>
      </w:r>
      <w:proofErr w:type="spellStart"/>
      <w:r w:rsidRPr="00D822A3">
        <w:rPr>
          <w:rFonts w:cs="Times New Roman"/>
          <w:color w:val="000000"/>
          <w:lang w:val="en-GB"/>
        </w:rPr>
        <w:t>Sethi</w:t>
      </w:r>
      <w:proofErr w:type="spellEnd"/>
      <w:r w:rsidRPr="00D822A3">
        <w:rPr>
          <w:rFonts w:cs="Times New Roman"/>
          <w:color w:val="000000"/>
          <w:lang w:val="en-GB"/>
        </w:rPr>
        <w:t>,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Keith Cooper, Linda </w:t>
      </w:r>
      <w:proofErr w:type="spellStart"/>
      <w:r w:rsidRPr="00D822A3">
        <w:rPr>
          <w:rFonts w:cs="Times New Roman"/>
          <w:color w:val="000000"/>
          <w:lang w:val="en-GB"/>
        </w:rPr>
        <w:t>Torczon</w:t>
      </w:r>
      <w:proofErr w:type="spellEnd"/>
      <w:r w:rsidRPr="00D822A3">
        <w:rPr>
          <w:rFonts w:cs="Times New Roman"/>
          <w:color w:val="000000"/>
          <w:lang w:val="en-GB"/>
        </w:rPr>
        <w:t>.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Charles N. Fischer, Ron K. </w:t>
      </w:r>
      <w:proofErr w:type="spellStart"/>
      <w:r w:rsidRPr="00D822A3">
        <w:rPr>
          <w:rFonts w:cs="Times New Roman"/>
          <w:color w:val="000000"/>
          <w:lang w:val="en-GB"/>
        </w:rPr>
        <w:t>Cytron</w:t>
      </w:r>
      <w:proofErr w:type="spellEnd"/>
      <w:r w:rsidRPr="00D822A3">
        <w:rPr>
          <w:rFonts w:cs="Times New Roman"/>
          <w:color w:val="000000"/>
          <w:lang w:val="en-GB"/>
        </w:rPr>
        <w:t>,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following book could be said to be closely related to mine, as it also described the code for a C compiler. However, this book is </w:t>
      </w:r>
      <w:proofErr w:type="gramStart"/>
      <w:r w:rsidRPr="00D822A3">
        <w:rPr>
          <w:rFonts w:cs="Times New Roman"/>
          <w:color w:val="000000"/>
          <w:lang w:val="en-GB"/>
        </w:rPr>
        <w:t>more or less unreadable</w:t>
      </w:r>
      <w:proofErr w:type="gramEnd"/>
      <w:r w:rsidRPr="00D822A3">
        <w:rPr>
          <w:rFonts w:cs="Times New Roman"/>
          <w:color w:val="000000"/>
          <w:lang w:val="en-GB"/>
        </w:rPr>
        <w:t xml:space="preserv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w:t>
      </w:r>
      <w:proofErr w:type="spellStart"/>
      <w:r w:rsidRPr="00D822A3">
        <w:rPr>
          <w:rFonts w:cs="Times New Roman"/>
          <w:color w:val="000000"/>
          <w:lang w:val="en-GB"/>
        </w:rPr>
        <w:t>preprocessor</w:t>
      </w:r>
      <w:proofErr w:type="spellEnd"/>
      <w:r w:rsidRPr="00D822A3">
        <w:rPr>
          <w:rFonts w:cs="Times New Roman"/>
          <w:color w:val="000000"/>
          <w:lang w:val="en-GB"/>
        </w:rPr>
        <w:t>,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Christopher W. Fraser, David R. Hanson. A Retargetable C </w:t>
      </w:r>
      <w:proofErr w:type="gramStart"/>
      <w:r w:rsidRPr="00D822A3">
        <w:rPr>
          <w:rFonts w:cs="Times New Roman"/>
          <w:color w:val="000000"/>
          <w:lang w:val="en-GB"/>
        </w:rPr>
        <w:t>Compiler :</w:t>
      </w:r>
      <w:proofErr w:type="gramEnd"/>
      <w:r w:rsidRPr="00D822A3">
        <w:rPr>
          <w:rFonts w:cs="Times New Roman"/>
          <w:color w:val="000000"/>
          <w:lang w:val="en-GB"/>
        </w:rPr>
        <w:t xml:space="preserve">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proofErr w:type="gramStart"/>
      <w:r w:rsidRPr="00D822A3">
        <w:rPr>
          <w:rFonts w:cs="Times New Roman"/>
          <w:color w:val="000000"/>
          <w:lang w:val="en-GB"/>
        </w:rPr>
        <w:t>This books</w:t>
      </w:r>
      <w:proofErr w:type="gramEnd"/>
      <w:r w:rsidRPr="00D822A3">
        <w:rPr>
          <w:rFonts w:cs="Times New Roman"/>
          <w:color w:val="000000"/>
          <w:lang w:val="en-GB"/>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Steven S. </w:t>
      </w:r>
      <w:proofErr w:type="spellStart"/>
      <w:r w:rsidRPr="00D822A3">
        <w:rPr>
          <w:rFonts w:cs="Times New Roman"/>
          <w:color w:val="000000"/>
          <w:lang w:val="en-GB"/>
        </w:rPr>
        <w:t>Muchnick</w:t>
      </w:r>
      <w:proofErr w:type="spellEnd"/>
      <w:r w:rsidRPr="00D822A3">
        <w:rPr>
          <w:rFonts w:cs="Times New Roman"/>
          <w:color w:val="000000"/>
          <w:lang w:val="en-GB"/>
        </w:rPr>
        <w:t>.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 Introduction. Introduces the compiler phases described in the following chapters by demonstrating a compiler for a small toy language generating MIPS-code executable in the </w:t>
      </w:r>
      <w:proofErr w:type="spellStart"/>
      <w:r w:rsidRPr="00D822A3">
        <w:rPr>
          <w:rFonts w:cs="Times New Roman"/>
          <w:color w:val="000000"/>
          <w:lang w:val="en-GB"/>
        </w:rPr>
        <w:t>SPIM</w:t>
      </w:r>
      <w:proofErr w:type="spellEnd"/>
      <w:r w:rsidRPr="00D822A3">
        <w:rPr>
          <w:rFonts w:cs="Times New Roman"/>
          <w:color w:val="000000"/>
          <w:lang w:val="en-GB"/>
        </w:rPr>
        <w:t xml:space="preserve">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D822A3">
        <w:rPr>
          <w:rFonts w:cs="Times New Roman"/>
          <w:color w:val="000000"/>
          <w:lang w:val="en-GB"/>
        </w:rPr>
        <w:t>JLex</w:t>
      </w:r>
      <w:proofErr w:type="spellEnd"/>
      <w:r w:rsidRPr="00D822A3">
        <w:rPr>
          <w:rFonts w:cs="Times New Roman"/>
          <w:color w:val="000000"/>
          <w:lang w:val="en-GB"/>
        </w:rPr>
        <w:t>,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D822A3">
        <w:rPr>
          <w:rFonts w:cs="Times New Roman"/>
          <w:color w:val="000000"/>
          <w:lang w:val="en-GB"/>
        </w:rPr>
        <w:t>Yacc</w:t>
      </w:r>
      <w:proofErr w:type="spellEnd"/>
      <w:r w:rsidRPr="00D822A3">
        <w:rPr>
          <w:rFonts w:cs="Times New Roman"/>
          <w:color w:val="000000"/>
          <w:lang w:val="en-GB"/>
        </w:rPr>
        <w:t xml:space="preserve"> for C. Each rule can also be equipped with code dealing with type checking and target code generation. However, I will have </w:t>
      </w:r>
      <w:proofErr w:type="gramStart"/>
      <w:r w:rsidRPr="00D822A3">
        <w:rPr>
          <w:rFonts w:cs="Times New Roman"/>
          <w:color w:val="000000"/>
          <w:lang w:val="en-GB"/>
        </w:rPr>
        <w:t>try</w:t>
      </w:r>
      <w:proofErr w:type="gramEnd"/>
      <w:r w:rsidRPr="00D822A3">
        <w:rPr>
          <w:rFonts w:cs="Times New Roman"/>
          <w:color w:val="000000"/>
          <w:lang w:val="en-GB"/>
        </w:rPr>
        <w:t xml:space="preserve">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4. Declarations and the Symbol Table. C++ has a rather complicated declaration system with aggregated types such as classes, </w:t>
      </w:r>
      <w:proofErr w:type="gramStart"/>
      <w:r w:rsidRPr="00D822A3">
        <w:rPr>
          <w:rFonts w:cs="Times New Roman"/>
          <w:color w:val="000000"/>
          <w:lang w:val="en-GB"/>
        </w:rPr>
        <w:t>structures</w:t>
      </w:r>
      <w:proofErr w:type="gramEnd"/>
      <w:r w:rsidRPr="00D822A3">
        <w:rPr>
          <w:rFonts w:cs="Times New Roman"/>
          <w:color w:val="000000"/>
          <w:lang w:val="en-GB"/>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9. Target Code Generation. The target code of the C++ compiler of this book is Intel </w:t>
      </w:r>
      <w:proofErr w:type="spellStart"/>
      <w:r w:rsidRPr="00D822A3">
        <w:rPr>
          <w:rFonts w:cs="Times New Roman"/>
          <w:color w:val="000000"/>
          <w:lang w:val="en-GB"/>
        </w:rPr>
        <w:t>x86</w:t>
      </w:r>
      <w:proofErr w:type="spellEnd"/>
      <w:r w:rsidRPr="00D822A3">
        <w:rPr>
          <w:rFonts w:cs="Times New Roman"/>
          <w:color w:val="000000"/>
          <w:lang w:val="en-GB"/>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10.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Before the </w:t>
      </w:r>
      <w:proofErr w:type="gramStart"/>
      <w:r w:rsidRPr="00D822A3">
        <w:rPr>
          <w:rFonts w:cs="Times New Roman"/>
          <w:color w:val="000000"/>
          <w:lang w:val="en-GB"/>
        </w:rPr>
        <w:t>actually</w:t>
      </w:r>
      <w:proofErr w:type="gramEnd"/>
      <w:r w:rsidRPr="00D822A3">
        <w:rPr>
          <w:rFonts w:cs="Times New Roman"/>
          <w:color w:val="000000"/>
          <w:lang w:val="en-GB"/>
        </w:rPr>
        <w:t xml:space="preserve"> compilation starts, the source code has been traversed by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xml:space="preserve">11. The Linker. When the target code has finally been generated, it becomes stored into an object file. As the source code can be distributed over several files, the target code </w:t>
      </w:r>
      <w:proofErr w:type="gramStart"/>
      <w:r w:rsidRPr="00D822A3">
        <w:rPr>
          <w:rFonts w:cs="Times New Roman"/>
          <w:color w:val="000000"/>
          <w:lang w:val="en-GB"/>
        </w:rPr>
        <w:t>need</w:t>
      </w:r>
      <w:proofErr w:type="gramEnd"/>
      <w:r w:rsidRPr="00D822A3">
        <w:rPr>
          <w:rFonts w:cs="Times New Roman"/>
          <w:color w:val="000000"/>
          <w:lang w:val="en-GB"/>
        </w:rPr>
        <w:t xml:space="preserve"> to be merged into one executable file. This is the task of the linker, it merges the code and data area, resolve the static and extern </w:t>
      </w:r>
      <w:proofErr w:type="gramStart"/>
      <w:r w:rsidRPr="00D822A3">
        <w:rPr>
          <w:rFonts w:cs="Times New Roman"/>
          <w:color w:val="000000"/>
          <w:lang w:val="en-GB"/>
        </w:rPr>
        <w:t>references</w:t>
      </w:r>
      <w:proofErr w:type="gramEnd"/>
      <w:r w:rsidRPr="00D822A3">
        <w:rPr>
          <w:rFonts w:cs="Times New Roman"/>
          <w:color w:val="000000"/>
          <w:lang w:val="en-GB"/>
        </w:rPr>
        <w:t xml:space="preserve">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735809" w:rsidRDefault="00735809" w:rsidP="005F7461">
                              <w:pPr>
                                <w:spacing w:before="60" w:after="0"/>
                                <w:jc w:val="center"/>
                                <w:rPr>
                                  <w:lang w:val="sv-SE"/>
                                </w:rPr>
                              </w:pPr>
                              <w:r>
                                <w:rPr>
                                  <w:lang w:val="sv-SE"/>
                                </w:rPr>
                                <w:t>Preprocessor</w:t>
                              </w:r>
                            </w:p>
                            <w:p w14:paraId="04F32221" w14:textId="77777777" w:rsidR="00735809" w:rsidRPr="00C7380D" w:rsidRDefault="00735809"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735809" w:rsidRPr="008541FD" w:rsidRDefault="00735809" w:rsidP="005F7461">
                              <w:pPr>
                                <w:spacing w:before="60" w:after="0"/>
                                <w:jc w:val="center"/>
                              </w:pPr>
                              <w:r w:rsidRPr="008541FD">
                                <w:t>Source</w:t>
                              </w:r>
                              <w:r>
                                <w:t xml:space="preserve"> </w:t>
                              </w:r>
                              <w:r w:rsidRPr="008541FD">
                                <w:t>Code</w:t>
                              </w:r>
                            </w:p>
                            <w:p w14:paraId="4FCEAC5C" w14:textId="77777777" w:rsidR="00735809" w:rsidRDefault="00735809"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735809" w:rsidRDefault="00735809"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735809" w:rsidRDefault="00735809" w:rsidP="005F7461">
                              <w:pPr>
                                <w:pStyle w:val="Normalwebb"/>
                                <w:spacing w:before="60" w:line="256" w:lineRule="auto"/>
                                <w:jc w:val="center"/>
                              </w:pPr>
                              <w:r>
                                <w:rPr>
                                  <w:rFonts w:eastAsia="Calibri"/>
                                  <w:sz w:val="22"/>
                                  <w:szCs w:val="22"/>
                                  <w:lang w:val="en-US"/>
                                </w:rPr>
                                <w:t>Processed Code</w:t>
                              </w:r>
                            </w:p>
                            <w:p w14:paraId="14142DBC" w14:textId="77777777" w:rsidR="00735809" w:rsidRDefault="00735809"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735809" w:rsidRDefault="00735809"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735809" w:rsidRDefault="00735809" w:rsidP="005F7461">
                              <w:pPr>
                                <w:pStyle w:val="Normalwebb"/>
                                <w:spacing w:before="60" w:line="254" w:lineRule="auto"/>
                                <w:jc w:val="center"/>
                              </w:pPr>
                              <w:r>
                                <w:rPr>
                                  <w:rFonts w:eastAsia="Calibri"/>
                                  <w:sz w:val="22"/>
                                  <w:szCs w:val="22"/>
                                  <w:lang w:val="en-US"/>
                                </w:rPr>
                                <w:t>Syntax Tree</w:t>
                              </w:r>
                            </w:p>
                            <w:p w14:paraId="070DB26E" w14:textId="77777777" w:rsidR="00735809" w:rsidRDefault="0073580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735809" w:rsidRDefault="00735809"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735809" w:rsidRDefault="00735809" w:rsidP="005F7461">
                              <w:pPr>
                                <w:pStyle w:val="Normalwebb"/>
                                <w:spacing w:before="60" w:line="252" w:lineRule="auto"/>
                                <w:jc w:val="center"/>
                              </w:pPr>
                              <w:r>
                                <w:rPr>
                                  <w:rFonts w:eastAsia="Calibri"/>
                                  <w:sz w:val="22"/>
                                  <w:szCs w:val="22"/>
                                  <w:lang w:val="en-US"/>
                                </w:rPr>
                                <w:t>Optimized Syntax Tree</w:t>
                              </w:r>
                            </w:p>
                            <w:p w14:paraId="3315953C" w14:textId="77777777" w:rsidR="00735809" w:rsidRDefault="0073580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735809" w:rsidRDefault="00735809"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735809" w:rsidRDefault="00735809" w:rsidP="005F7461">
                              <w:pPr>
                                <w:pStyle w:val="Normalwebb"/>
                                <w:spacing w:before="60" w:line="252" w:lineRule="auto"/>
                                <w:jc w:val="center"/>
                              </w:pPr>
                              <w:r>
                                <w:rPr>
                                  <w:rFonts w:eastAsia="Calibri"/>
                                  <w:sz w:val="22"/>
                                  <w:szCs w:val="22"/>
                                  <w:lang w:val="en-US"/>
                                </w:rPr>
                                <w:t>Middle Code List</w:t>
                              </w:r>
                            </w:p>
                            <w:p w14:paraId="321C1BE9" w14:textId="77777777" w:rsidR="00735809" w:rsidRDefault="0073580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735809" w:rsidRDefault="00735809" w:rsidP="005F7461">
                              <w:pPr>
                                <w:pStyle w:val="Normalwebb"/>
                                <w:spacing w:before="60" w:line="252" w:lineRule="auto"/>
                                <w:jc w:val="center"/>
                              </w:pPr>
                              <w:r>
                                <w:rPr>
                                  <w:rFonts w:eastAsia="Calibri"/>
                                  <w:sz w:val="22"/>
                                  <w:szCs w:val="22"/>
                                  <w:lang w:val="en-US"/>
                                </w:rPr>
                                <w:t>Optimized Middle Code List</w:t>
                              </w:r>
                            </w:p>
                            <w:p w14:paraId="4CF9CB98" w14:textId="77777777" w:rsidR="00735809" w:rsidRDefault="0073580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735809" w:rsidRDefault="00735809"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735809" w:rsidRDefault="00735809"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735809" w:rsidRDefault="00735809" w:rsidP="005F7461">
                        <w:pPr>
                          <w:spacing w:before="60" w:after="0"/>
                          <w:jc w:val="center"/>
                          <w:rPr>
                            <w:lang w:val="sv-SE"/>
                          </w:rPr>
                        </w:pPr>
                        <w:r>
                          <w:rPr>
                            <w:lang w:val="sv-SE"/>
                          </w:rPr>
                          <w:t>Preprocessor</w:t>
                        </w:r>
                      </w:p>
                      <w:p w14:paraId="04F32221" w14:textId="77777777" w:rsidR="00735809" w:rsidRPr="00C7380D" w:rsidRDefault="00735809"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735809" w:rsidRPr="008541FD" w:rsidRDefault="00735809" w:rsidP="005F7461">
                        <w:pPr>
                          <w:spacing w:before="60" w:after="0"/>
                          <w:jc w:val="center"/>
                        </w:pPr>
                        <w:r w:rsidRPr="008541FD">
                          <w:t>Source</w:t>
                        </w:r>
                        <w:r>
                          <w:t xml:space="preserve"> </w:t>
                        </w:r>
                        <w:r w:rsidRPr="008541FD">
                          <w:t>Code</w:t>
                        </w:r>
                      </w:p>
                      <w:p w14:paraId="4FCEAC5C" w14:textId="77777777" w:rsidR="00735809" w:rsidRDefault="00735809"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735809" w:rsidRDefault="00735809"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735809" w:rsidRDefault="00735809" w:rsidP="005F7461">
                        <w:pPr>
                          <w:pStyle w:val="Normalwebb"/>
                          <w:spacing w:before="60" w:line="256" w:lineRule="auto"/>
                          <w:jc w:val="center"/>
                        </w:pPr>
                        <w:r>
                          <w:rPr>
                            <w:rFonts w:eastAsia="Calibri"/>
                            <w:sz w:val="22"/>
                            <w:szCs w:val="22"/>
                            <w:lang w:val="en-US"/>
                          </w:rPr>
                          <w:t>Processed Code</w:t>
                        </w:r>
                      </w:p>
                      <w:p w14:paraId="14142DBC" w14:textId="77777777" w:rsidR="00735809" w:rsidRDefault="00735809"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735809" w:rsidRDefault="00735809"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735809" w:rsidRDefault="00735809" w:rsidP="005F7461">
                        <w:pPr>
                          <w:pStyle w:val="Normalwebb"/>
                          <w:spacing w:before="60" w:line="254" w:lineRule="auto"/>
                          <w:jc w:val="center"/>
                        </w:pPr>
                        <w:r>
                          <w:rPr>
                            <w:rFonts w:eastAsia="Calibri"/>
                            <w:sz w:val="22"/>
                            <w:szCs w:val="22"/>
                            <w:lang w:val="en-US"/>
                          </w:rPr>
                          <w:t>Syntax Tree</w:t>
                        </w:r>
                      </w:p>
                      <w:p w14:paraId="070DB26E" w14:textId="77777777" w:rsidR="00735809" w:rsidRDefault="00735809"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735809" w:rsidRDefault="00735809"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735809" w:rsidRDefault="00735809" w:rsidP="005F7461">
                        <w:pPr>
                          <w:pStyle w:val="Normalwebb"/>
                          <w:spacing w:before="60" w:line="252" w:lineRule="auto"/>
                          <w:jc w:val="center"/>
                        </w:pPr>
                        <w:r>
                          <w:rPr>
                            <w:rFonts w:eastAsia="Calibri"/>
                            <w:sz w:val="22"/>
                            <w:szCs w:val="22"/>
                            <w:lang w:val="en-US"/>
                          </w:rPr>
                          <w:t>Optimized Syntax Tree</w:t>
                        </w:r>
                      </w:p>
                      <w:p w14:paraId="3315953C" w14:textId="77777777" w:rsidR="00735809" w:rsidRDefault="00735809"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735809" w:rsidRDefault="00735809"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735809" w:rsidRDefault="00735809" w:rsidP="005F7461">
                        <w:pPr>
                          <w:pStyle w:val="Normalwebb"/>
                          <w:spacing w:before="60" w:line="252" w:lineRule="auto"/>
                          <w:jc w:val="center"/>
                        </w:pPr>
                        <w:r>
                          <w:rPr>
                            <w:rFonts w:eastAsia="Calibri"/>
                            <w:sz w:val="22"/>
                            <w:szCs w:val="22"/>
                            <w:lang w:val="en-US"/>
                          </w:rPr>
                          <w:t>Middle Code List</w:t>
                        </w:r>
                      </w:p>
                      <w:p w14:paraId="321C1BE9" w14:textId="77777777" w:rsidR="00735809" w:rsidRDefault="00735809"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735809" w:rsidRDefault="00735809" w:rsidP="005F7461">
                        <w:pPr>
                          <w:pStyle w:val="Normalwebb"/>
                          <w:spacing w:before="60" w:line="252" w:lineRule="auto"/>
                          <w:jc w:val="center"/>
                        </w:pPr>
                        <w:r>
                          <w:rPr>
                            <w:rFonts w:eastAsia="Calibri"/>
                            <w:sz w:val="22"/>
                            <w:szCs w:val="22"/>
                            <w:lang w:val="en-US"/>
                          </w:rPr>
                          <w:t>Optimized Middle Code List</w:t>
                        </w:r>
                      </w:p>
                      <w:p w14:paraId="4CF9CB98" w14:textId="77777777" w:rsidR="00735809" w:rsidRDefault="00735809"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735809" w:rsidRDefault="00735809"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735809" w:rsidRDefault="00735809"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735809" w:rsidRDefault="00735809" w:rsidP="006F14D0">
                              <w:pPr>
                                <w:spacing w:before="60" w:after="0"/>
                                <w:jc w:val="center"/>
                                <w:rPr>
                                  <w:lang w:val="sv-SE"/>
                                </w:rPr>
                              </w:pPr>
                              <w:r>
                                <w:rPr>
                                  <w:lang w:val="sv-SE"/>
                                </w:rPr>
                                <w:t>Preprocessor</w:t>
                              </w:r>
                            </w:p>
                            <w:p w14:paraId="2CD90E0F" w14:textId="77777777" w:rsidR="00735809" w:rsidRPr="00C7380D" w:rsidRDefault="00735809"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735809" w:rsidRPr="008541FD" w:rsidRDefault="00735809" w:rsidP="006F14D0">
                              <w:pPr>
                                <w:spacing w:before="60" w:after="0"/>
                                <w:jc w:val="center"/>
                              </w:pPr>
                              <w:r w:rsidRPr="008541FD">
                                <w:t>Source</w:t>
                              </w:r>
                              <w:r>
                                <w:t xml:space="preserve"> </w:t>
                              </w:r>
                              <w:r w:rsidRPr="008541FD">
                                <w:t>Code</w:t>
                              </w:r>
                            </w:p>
                            <w:p w14:paraId="1314F231" w14:textId="77777777" w:rsidR="00735809" w:rsidRDefault="00735809"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735809" w:rsidRDefault="00735809"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735809" w:rsidRDefault="00735809" w:rsidP="006F14D0">
                              <w:pPr>
                                <w:pStyle w:val="Normalwebb"/>
                                <w:spacing w:before="60" w:line="256" w:lineRule="auto"/>
                                <w:jc w:val="center"/>
                              </w:pPr>
                              <w:r>
                                <w:rPr>
                                  <w:rFonts w:eastAsia="Calibri"/>
                                  <w:sz w:val="22"/>
                                  <w:szCs w:val="22"/>
                                  <w:lang w:val="en-US"/>
                                </w:rPr>
                                <w:t>Processed Code</w:t>
                              </w:r>
                            </w:p>
                            <w:p w14:paraId="705B7689" w14:textId="77777777" w:rsidR="00735809" w:rsidRDefault="00735809"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735809" w:rsidRDefault="00735809"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735809" w:rsidRDefault="00735809" w:rsidP="006F14D0">
                              <w:pPr>
                                <w:pStyle w:val="Normalwebb"/>
                                <w:spacing w:before="60" w:line="254" w:lineRule="auto"/>
                                <w:jc w:val="center"/>
                              </w:pPr>
                              <w:r>
                                <w:rPr>
                                  <w:rFonts w:eastAsia="Calibri"/>
                                  <w:sz w:val="22"/>
                                  <w:szCs w:val="22"/>
                                  <w:lang w:val="en-US"/>
                                </w:rPr>
                                <w:t>Syntax Tree</w:t>
                              </w:r>
                            </w:p>
                            <w:p w14:paraId="20988EE2" w14:textId="77777777" w:rsidR="00735809" w:rsidRDefault="0073580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735809" w:rsidRDefault="00735809"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735809" w:rsidRDefault="00735809" w:rsidP="006F14D0">
                              <w:pPr>
                                <w:pStyle w:val="Normalwebb"/>
                                <w:spacing w:before="60" w:line="252" w:lineRule="auto"/>
                                <w:jc w:val="center"/>
                              </w:pPr>
                              <w:r>
                                <w:rPr>
                                  <w:rFonts w:eastAsia="Calibri"/>
                                  <w:sz w:val="22"/>
                                  <w:szCs w:val="22"/>
                                  <w:lang w:val="en-US"/>
                                </w:rPr>
                                <w:t>Optimized Syntax Tree</w:t>
                              </w:r>
                            </w:p>
                            <w:p w14:paraId="35223DB0" w14:textId="77777777" w:rsidR="00735809" w:rsidRDefault="0073580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735809" w:rsidRDefault="00735809"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735809" w:rsidRDefault="00735809" w:rsidP="006F14D0">
                              <w:pPr>
                                <w:pStyle w:val="Normalwebb"/>
                                <w:spacing w:before="60" w:line="252" w:lineRule="auto"/>
                                <w:jc w:val="center"/>
                              </w:pPr>
                              <w:r>
                                <w:rPr>
                                  <w:rFonts w:eastAsia="Calibri"/>
                                  <w:sz w:val="22"/>
                                  <w:szCs w:val="22"/>
                                  <w:lang w:val="en-US"/>
                                </w:rPr>
                                <w:t>Middle Code List</w:t>
                              </w:r>
                            </w:p>
                            <w:p w14:paraId="5410A942" w14:textId="77777777" w:rsidR="00735809" w:rsidRDefault="0073580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735809" w:rsidRDefault="00735809" w:rsidP="006F14D0">
                              <w:pPr>
                                <w:pStyle w:val="Normalwebb"/>
                                <w:spacing w:before="60" w:line="252" w:lineRule="auto"/>
                                <w:jc w:val="center"/>
                              </w:pPr>
                              <w:r>
                                <w:rPr>
                                  <w:rFonts w:eastAsia="Calibri"/>
                                  <w:sz w:val="22"/>
                                  <w:szCs w:val="22"/>
                                  <w:lang w:val="en-US"/>
                                </w:rPr>
                                <w:t>Optimized Middle Code List</w:t>
                              </w:r>
                            </w:p>
                            <w:p w14:paraId="36F7A1DE" w14:textId="77777777" w:rsidR="00735809" w:rsidRDefault="0073580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735809" w:rsidRDefault="00735809"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735809" w:rsidRDefault="00735809"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735809" w:rsidRDefault="00735809" w:rsidP="006F14D0">
                        <w:pPr>
                          <w:spacing w:before="60" w:after="0"/>
                          <w:jc w:val="center"/>
                          <w:rPr>
                            <w:lang w:val="sv-SE"/>
                          </w:rPr>
                        </w:pPr>
                        <w:r>
                          <w:rPr>
                            <w:lang w:val="sv-SE"/>
                          </w:rPr>
                          <w:t>Preprocessor</w:t>
                        </w:r>
                      </w:p>
                      <w:p w14:paraId="2CD90E0F" w14:textId="77777777" w:rsidR="00735809" w:rsidRPr="00C7380D" w:rsidRDefault="00735809"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735809" w:rsidRPr="008541FD" w:rsidRDefault="00735809" w:rsidP="006F14D0">
                        <w:pPr>
                          <w:spacing w:before="60" w:after="0"/>
                          <w:jc w:val="center"/>
                        </w:pPr>
                        <w:r w:rsidRPr="008541FD">
                          <w:t>Source</w:t>
                        </w:r>
                        <w:r>
                          <w:t xml:space="preserve"> </w:t>
                        </w:r>
                        <w:r w:rsidRPr="008541FD">
                          <w:t>Code</w:t>
                        </w:r>
                      </w:p>
                      <w:p w14:paraId="1314F231" w14:textId="77777777" w:rsidR="00735809" w:rsidRDefault="00735809"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735809" w:rsidRDefault="00735809"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735809" w:rsidRDefault="00735809" w:rsidP="006F14D0">
                        <w:pPr>
                          <w:pStyle w:val="Normalwebb"/>
                          <w:spacing w:before="60" w:line="256" w:lineRule="auto"/>
                          <w:jc w:val="center"/>
                        </w:pPr>
                        <w:r>
                          <w:rPr>
                            <w:rFonts w:eastAsia="Calibri"/>
                            <w:sz w:val="22"/>
                            <w:szCs w:val="22"/>
                            <w:lang w:val="en-US"/>
                          </w:rPr>
                          <w:t>Processed Code</w:t>
                        </w:r>
                      </w:p>
                      <w:p w14:paraId="705B7689" w14:textId="77777777" w:rsidR="00735809" w:rsidRDefault="00735809"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735809" w:rsidRDefault="00735809"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735809" w:rsidRDefault="00735809" w:rsidP="006F14D0">
                        <w:pPr>
                          <w:pStyle w:val="Normalwebb"/>
                          <w:spacing w:before="60" w:line="254" w:lineRule="auto"/>
                          <w:jc w:val="center"/>
                        </w:pPr>
                        <w:r>
                          <w:rPr>
                            <w:rFonts w:eastAsia="Calibri"/>
                            <w:sz w:val="22"/>
                            <w:szCs w:val="22"/>
                            <w:lang w:val="en-US"/>
                          </w:rPr>
                          <w:t>Syntax Tree</w:t>
                        </w:r>
                      </w:p>
                      <w:p w14:paraId="20988EE2" w14:textId="77777777" w:rsidR="00735809" w:rsidRDefault="00735809"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735809" w:rsidRDefault="00735809"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735809" w:rsidRDefault="00735809" w:rsidP="006F14D0">
                        <w:pPr>
                          <w:pStyle w:val="Normalwebb"/>
                          <w:spacing w:before="60" w:line="252" w:lineRule="auto"/>
                          <w:jc w:val="center"/>
                        </w:pPr>
                        <w:r>
                          <w:rPr>
                            <w:rFonts w:eastAsia="Calibri"/>
                            <w:sz w:val="22"/>
                            <w:szCs w:val="22"/>
                            <w:lang w:val="en-US"/>
                          </w:rPr>
                          <w:t>Optimized Syntax Tree</w:t>
                        </w:r>
                      </w:p>
                      <w:p w14:paraId="35223DB0" w14:textId="77777777" w:rsidR="00735809" w:rsidRDefault="00735809"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735809" w:rsidRDefault="00735809"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735809" w:rsidRDefault="00735809" w:rsidP="006F14D0">
                        <w:pPr>
                          <w:pStyle w:val="Normalwebb"/>
                          <w:spacing w:before="60" w:line="252" w:lineRule="auto"/>
                          <w:jc w:val="center"/>
                        </w:pPr>
                        <w:r>
                          <w:rPr>
                            <w:rFonts w:eastAsia="Calibri"/>
                            <w:sz w:val="22"/>
                            <w:szCs w:val="22"/>
                            <w:lang w:val="en-US"/>
                          </w:rPr>
                          <w:t>Middle Code List</w:t>
                        </w:r>
                      </w:p>
                      <w:p w14:paraId="5410A942" w14:textId="77777777" w:rsidR="00735809" w:rsidRDefault="00735809"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735809" w:rsidRDefault="00735809" w:rsidP="006F14D0">
                        <w:pPr>
                          <w:pStyle w:val="Normalwebb"/>
                          <w:spacing w:before="60" w:line="252" w:lineRule="auto"/>
                          <w:jc w:val="center"/>
                        </w:pPr>
                        <w:r>
                          <w:rPr>
                            <w:rFonts w:eastAsia="Calibri"/>
                            <w:sz w:val="22"/>
                            <w:szCs w:val="22"/>
                            <w:lang w:val="en-US"/>
                          </w:rPr>
                          <w:t>Optimized Middle Code List</w:t>
                        </w:r>
                      </w:p>
                      <w:p w14:paraId="36F7A1DE" w14:textId="77777777" w:rsidR="00735809" w:rsidRDefault="00735809"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735809" w:rsidRDefault="00735809"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735809" w:rsidRDefault="00735809"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5" w:author="Stefan Bjornander" w:date="2015-05-23T17:42:00Z" w:initials="SB">
    <w:p w14:paraId="7086E310" w14:textId="77777777" w:rsidR="00735809" w:rsidRDefault="00735809">
      <w:pPr>
        <w:pStyle w:val="Kommentarer"/>
      </w:pPr>
      <w:r>
        <w:rPr>
          <w:rStyle w:val="Kommentarsreferens"/>
        </w:rPr>
        <w:annotationRef/>
      </w:r>
    </w:p>
    <w:p w14:paraId="01C1DAD9" w14:textId="77777777" w:rsidR="00735809" w:rsidRDefault="00735809">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06" w:author="Stefan Bjornander" w:date="2015-05-23T17:42:00Z" w:initials="SB">
    <w:p w14:paraId="04F55807" w14:textId="77777777" w:rsidR="00735809" w:rsidRDefault="00735809">
      <w:pPr>
        <w:pStyle w:val="Kommentarer"/>
      </w:pPr>
      <w:r>
        <w:rPr>
          <w:rStyle w:val="Kommentarsreferens"/>
        </w:rPr>
        <w:annotationRef/>
      </w:r>
    </w:p>
    <w:p w14:paraId="533EC9EE" w14:textId="77777777" w:rsidR="00735809" w:rsidRDefault="00735809">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735809" w:rsidRDefault="00735809" w:rsidP="006C7309">
      <w:pPr>
        <w:spacing w:line="240" w:lineRule="auto"/>
      </w:pPr>
      <w:r>
        <w:separator/>
      </w:r>
    </w:p>
  </w:endnote>
  <w:endnote w:type="continuationSeparator" w:id="0">
    <w:p w14:paraId="0DD18C9D" w14:textId="77777777" w:rsidR="00735809" w:rsidRDefault="00735809"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735809" w:rsidRDefault="00735809" w:rsidP="006C7309">
      <w:pPr>
        <w:spacing w:line="240" w:lineRule="auto"/>
      </w:pPr>
      <w:r>
        <w:separator/>
      </w:r>
    </w:p>
  </w:footnote>
  <w:footnote w:type="continuationSeparator" w:id="0">
    <w:p w14:paraId="0BA3DA21" w14:textId="77777777" w:rsidR="00735809" w:rsidRDefault="00735809" w:rsidP="006C7309">
      <w:pPr>
        <w:spacing w:line="240" w:lineRule="auto"/>
      </w:pPr>
      <w:r>
        <w:continuationSeparator/>
      </w:r>
    </w:p>
  </w:footnote>
  <w:footnote w:id="1">
    <w:p w14:paraId="2574BD6E" w14:textId="77777777" w:rsidR="00735809" w:rsidRPr="00725EAE" w:rsidRDefault="00735809"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735809" w:rsidRPr="00B4576D" w:rsidRDefault="00735809"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735809" w:rsidRPr="00080A22" w:rsidRDefault="00735809"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735809" w:rsidRDefault="00735809"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735809" w:rsidRDefault="00735809" w:rsidP="00E80032">
      <w:pPr>
        <w:pStyle w:val="Code"/>
      </w:pPr>
      <w:r>
        <w:t>#define BOOL int</w:t>
      </w:r>
    </w:p>
    <w:p w14:paraId="5A8A6026" w14:textId="77777777" w:rsidR="00735809" w:rsidRDefault="00735809" w:rsidP="00E80032">
      <w:pPr>
        <w:pStyle w:val="Code"/>
      </w:pPr>
      <w:r>
        <w:t>#define TRUE 1</w:t>
      </w:r>
    </w:p>
    <w:p w14:paraId="09976B6C" w14:textId="77777777" w:rsidR="00735809" w:rsidRPr="00BF232B" w:rsidRDefault="00735809" w:rsidP="00E80032">
      <w:pPr>
        <w:pStyle w:val="Code"/>
      </w:pPr>
      <w:r>
        <w:t>#define FALSE 0</w:t>
      </w:r>
    </w:p>
  </w:footnote>
  <w:footnote w:id="5">
    <w:p w14:paraId="1100CB01" w14:textId="77777777" w:rsidR="00735809" w:rsidRDefault="00735809"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735809" w:rsidRDefault="00735809" w:rsidP="00E80032">
      <w:r>
        <w:rPr>
          <w:rStyle w:val="Fotnotsreferens"/>
        </w:rPr>
        <w:footnoteRef/>
      </w:r>
      <w:r>
        <w:t xml:space="preserve"> Depending of the compiler and its warning level settings.</w:t>
      </w:r>
    </w:p>
  </w:footnote>
  <w:footnote w:id="7">
    <w:p w14:paraId="3D554D37" w14:textId="77777777" w:rsidR="00735809" w:rsidRPr="004679D4" w:rsidRDefault="00735809"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735809" w:rsidRPr="00C03AB7" w:rsidRDefault="00735809"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735809" w:rsidRPr="000C5114" w:rsidRDefault="00735809"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735809" w:rsidRPr="002343ED" w:rsidRDefault="00735809"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735809" w:rsidRDefault="00735809" w:rsidP="00E80032">
      <w:r>
        <w:rPr>
          <w:rStyle w:val="Fotnotsreferens"/>
        </w:rPr>
        <w:footnoteRef/>
      </w:r>
      <w:r>
        <w:t xml:space="preserve"> However, we have no knowledge about the actual address; it may be 10,000 or anything else.</w:t>
      </w:r>
    </w:p>
  </w:footnote>
  <w:footnote w:id="12">
    <w:p w14:paraId="575EFDCD" w14:textId="77777777" w:rsidR="00735809" w:rsidRPr="009B0162" w:rsidRDefault="00735809"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735809" w:rsidRDefault="00735809"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735809" w:rsidRDefault="00735809"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735809" w:rsidRPr="00E554CC" w:rsidRDefault="00735809"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735809" w:rsidRPr="00391B01" w:rsidRDefault="00735809"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735809" w:rsidRDefault="00735809"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735809" w:rsidRDefault="00735809"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735809" w:rsidRDefault="00735809" w:rsidP="00E80032">
      <w:r>
        <w:rPr>
          <w:rStyle w:val="Fotnotsreferens"/>
        </w:rPr>
        <w:footnoteRef/>
      </w:r>
      <w:r>
        <w:t xml:space="preserve"> There is no rational explanation, just accept it.</w:t>
      </w:r>
    </w:p>
  </w:footnote>
  <w:footnote w:id="20">
    <w:p w14:paraId="0B9FD0C4" w14:textId="77777777" w:rsidR="00735809" w:rsidRDefault="00735809"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735809" w:rsidRPr="00EF01A1" w:rsidRDefault="00735809"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735809" w:rsidRPr="008655EC" w:rsidRDefault="00735809"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83"/>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359"/>
    <w:rsid w:val="00095406"/>
    <w:rsid w:val="000959B5"/>
    <w:rsid w:val="00095A4B"/>
    <w:rsid w:val="00095BB8"/>
    <w:rsid w:val="00095D59"/>
    <w:rsid w:val="00095E4F"/>
    <w:rsid w:val="00095E9A"/>
    <w:rsid w:val="00095F3F"/>
    <w:rsid w:val="0009639A"/>
    <w:rsid w:val="00096551"/>
    <w:rsid w:val="00096772"/>
    <w:rsid w:val="00096B8C"/>
    <w:rsid w:val="00096BD5"/>
    <w:rsid w:val="00096C31"/>
    <w:rsid w:val="00096C4E"/>
    <w:rsid w:val="00097076"/>
    <w:rsid w:val="00097230"/>
    <w:rsid w:val="00097305"/>
    <w:rsid w:val="000973EA"/>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9D"/>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DA9"/>
    <w:rsid w:val="000D4EE8"/>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470"/>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2F"/>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2FF"/>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0B45"/>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69"/>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E3"/>
    <w:rsid w:val="001C7F1D"/>
    <w:rsid w:val="001D001C"/>
    <w:rsid w:val="001D005D"/>
    <w:rsid w:val="001D0129"/>
    <w:rsid w:val="001D098B"/>
    <w:rsid w:val="001D0A16"/>
    <w:rsid w:val="001D0D41"/>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5C"/>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3FD7"/>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927"/>
    <w:rsid w:val="0026792B"/>
    <w:rsid w:val="00267A34"/>
    <w:rsid w:val="00267A58"/>
    <w:rsid w:val="00267B27"/>
    <w:rsid w:val="00267B8F"/>
    <w:rsid w:val="00267BC7"/>
    <w:rsid w:val="00267C81"/>
    <w:rsid w:val="00267D67"/>
    <w:rsid w:val="00267DCC"/>
    <w:rsid w:val="00267E85"/>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C40"/>
    <w:rsid w:val="00275E78"/>
    <w:rsid w:val="0027614D"/>
    <w:rsid w:val="00276163"/>
    <w:rsid w:val="00276387"/>
    <w:rsid w:val="00276390"/>
    <w:rsid w:val="00276604"/>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3DF"/>
    <w:rsid w:val="00290B12"/>
    <w:rsid w:val="00290BD4"/>
    <w:rsid w:val="002914C7"/>
    <w:rsid w:val="00291B13"/>
    <w:rsid w:val="00291CF0"/>
    <w:rsid w:val="002920EC"/>
    <w:rsid w:val="00292108"/>
    <w:rsid w:val="00292460"/>
    <w:rsid w:val="0029261D"/>
    <w:rsid w:val="00292744"/>
    <w:rsid w:val="00292A67"/>
    <w:rsid w:val="00292E83"/>
    <w:rsid w:val="00292E97"/>
    <w:rsid w:val="00292FF1"/>
    <w:rsid w:val="0029308A"/>
    <w:rsid w:val="00293565"/>
    <w:rsid w:val="00293CEB"/>
    <w:rsid w:val="00294181"/>
    <w:rsid w:val="002942ED"/>
    <w:rsid w:val="002944B4"/>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69E"/>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1B7"/>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B53"/>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F7"/>
    <w:rsid w:val="003C15D9"/>
    <w:rsid w:val="003C1861"/>
    <w:rsid w:val="003C1AE5"/>
    <w:rsid w:val="003C1B10"/>
    <w:rsid w:val="003C1B8D"/>
    <w:rsid w:val="003C1C4C"/>
    <w:rsid w:val="003C1FC5"/>
    <w:rsid w:val="003C202A"/>
    <w:rsid w:val="003C2111"/>
    <w:rsid w:val="003C243A"/>
    <w:rsid w:val="003C2484"/>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4C8"/>
    <w:rsid w:val="003F35DC"/>
    <w:rsid w:val="003F3668"/>
    <w:rsid w:val="003F366C"/>
    <w:rsid w:val="003F3678"/>
    <w:rsid w:val="003F383A"/>
    <w:rsid w:val="003F416E"/>
    <w:rsid w:val="003F418E"/>
    <w:rsid w:val="003F41A2"/>
    <w:rsid w:val="003F44A5"/>
    <w:rsid w:val="003F49C2"/>
    <w:rsid w:val="003F4B56"/>
    <w:rsid w:val="003F4BA1"/>
    <w:rsid w:val="003F4C61"/>
    <w:rsid w:val="003F4DCB"/>
    <w:rsid w:val="003F502F"/>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F39"/>
    <w:rsid w:val="0040312D"/>
    <w:rsid w:val="00403224"/>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929"/>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030"/>
    <w:rsid w:val="00442192"/>
    <w:rsid w:val="004423CF"/>
    <w:rsid w:val="004424E6"/>
    <w:rsid w:val="00442586"/>
    <w:rsid w:val="00442644"/>
    <w:rsid w:val="0044266F"/>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4B5"/>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4FA"/>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BE"/>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98"/>
    <w:rsid w:val="004D41A8"/>
    <w:rsid w:val="004D4254"/>
    <w:rsid w:val="004D46A8"/>
    <w:rsid w:val="004D46B3"/>
    <w:rsid w:val="004D4775"/>
    <w:rsid w:val="004D4883"/>
    <w:rsid w:val="004D4A36"/>
    <w:rsid w:val="004D4C39"/>
    <w:rsid w:val="004D4F24"/>
    <w:rsid w:val="004D52EF"/>
    <w:rsid w:val="004D5404"/>
    <w:rsid w:val="004D5460"/>
    <w:rsid w:val="004D57BE"/>
    <w:rsid w:val="004D5925"/>
    <w:rsid w:val="004D59A8"/>
    <w:rsid w:val="004D5DB0"/>
    <w:rsid w:val="004D5DB6"/>
    <w:rsid w:val="004D61C7"/>
    <w:rsid w:val="004D62EE"/>
    <w:rsid w:val="004D651F"/>
    <w:rsid w:val="004D6570"/>
    <w:rsid w:val="004D6611"/>
    <w:rsid w:val="004D6783"/>
    <w:rsid w:val="004D688D"/>
    <w:rsid w:val="004D6A0D"/>
    <w:rsid w:val="004D71F5"/>
    <w:rsid w:val="004D725D"/>
    <w:rsid w:val="004D7299"/>
    <w:rsid w:val="004D75D7"/>
    <w:rsid w:val="004D7785"/>
    <w:rsid w:val="004D796F"/>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0B9"/>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B32"/>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EB3"/>
    <w:rsid w:val="00546F55"/>
    <w:rsid w:val="00546F83"/>
    <w:rsid w:val="00546FAB"/>
    <w:rsid w:val="005478DC"/>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69F"/>
    <w:rsid w:val="005867AE"/>
    <w:rsid w:val="005869AB"/>
    <w:rsid w:val="00586C7E"/>
    <w:rsid w:val="005870FD"/>
    <w:rsid w:val="00587100"/>
    <w:rsid w:val="005873BE"/>
    <w:rsid w:val="005874BA"/>
    <w:rsid w:val="005874BD"/>
    <w:rsid w:val="005878AD"/>
    <w:rsid w:val="005879B4"/>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69E"/>
    <w:rsid w:val="005B37F6"/>
    <w:rsid w:val="005B3826"/>
    <w:rsid w:val="005B3B39"/>
    <w:rsid w:val="005B3B4D"/>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DB2"/>
    <w:rsid w:val="005E4E33"/>
    <w:rsid w:val="005E5293"/>
    <w:rsid w:val="005E54CB"/>
    <w:rsid w:val="005E5533"/>
    <w:rsid w:val="005E55F2"/>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1BD"/>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427"/>
    <w:rsid w:val="005F6533"/>
    <w:rsid w:val="005F682F"/>
    <w:rsid w:val="005F69A3"/>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000"/>
    <w:rsid w:val="00657272"/>
    <w:rsid w:val="006576EF"/>
    <w:rsid w:val="00657C81"/>
    <w:rsid w:val="00657FBF"/>
    <w:rsid w:val="00660007"/>
    <w:rsid w:val="006602BB"/>
    <w:rsid w:val="0066049D"/>
    <w:rsid w:val="0066115E"/>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55"/>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62C"/>
    <w:rsid w:val="006F073F"/>
    <w:rsid w:val="006F0ABE"/>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0B2"/>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12"/>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4CF0"/>
    <w:rsid w:val="00705276"/>
    <w:rsid w:val="00705505"/>
    <w:rsid w:val="007058D4"/>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293"/>
    <w:rsid w:val="00721355"/>
    <w:rsid w:val="007215ED"/>
    <w:rsid w:val="00721F02"/>
    <w:rsid w:val="0072211D"/>
    <w:rsid w:val="0072264B"/>
    <w:rsid w:val="0072265A"/>
    <w:rsid w:val="00722A86"/>
    <w:rsid w:val="00722A9C"/>
    <w:rsid w:val="00722ABC"/>
    <w:rsid w:val="00722D18"/>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62"/>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809"/>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7"/>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0D6"/>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43"/>
    <w:rsid w:val="007B6A6C"/>
    <w:rsid w:val="007B6BE0"/>
    <w:rsid w:val="007B6ED0"/>
    <w:rsid w:val="007B6EDC"/>
    <w:rsid w:val="007B6FB2"/>
    <w:rsid w:val="007B7478"/>
    <w:rsid w:val="007B7650"/>
    <w:rsid w:val="007B76B6"/>
    <w:rsid w:val="007B780F"/>
    <w:rsid w:val="007B7A13"/>
    <w:rsid w:val="007B7C7D"/>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5B9"/>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A9"/>
    <w:rsid w:val="007E07E9"/>
    <w:rsid w:val="007E082A"/>
    <w:rsid w:val="007E0C80"/>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13"/>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6BA"/>
    <w:rsid w:val="00821723"/>
    <w:rsid w:val="0082184E"/>
    <w:rsid w:val="00821A90"/>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296"/>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68FA"/>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9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1DC"/>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92E"/>
    <w:rsid w:val="00934B7B"/>
    <w:rsid w:val="00935352"/>
    <w:rsid w:val="009358AA"/>
    <w:rsid w:val="00935B00"/>
    <w:rsid w:val="00935C38"/>
    <w:rsid w:val="00935F07"/>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C3C"/>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2FF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170"/>
    <w:rsid w:val="009731CA"/>
    <w:rsid w:val="0097329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53"/>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8CD"/>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CF2"/>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992"/>
    <w:rsid w:val="009D39EE"/>
    <w:rsid w:val="009D3B17"/>
    <w:rsid w:val="009D3BAB"/>
    <w:rsid w:val="009D3CB0"/>
    <w:rsid w:val="009D3D28"/>
    <w:rsid w:val="009D3E67"/>
    <w:rsid w:val="009D3EA8"/>
    <w:rsid w:val="009D3EB8"/>
    <w:rsid w:val="009D3F12"/>
    <w:rsid w:val="009D3F9C"/>
    <w:rsid w:val="009D40E8"/>
    <w:rsid w:val="009D4116"/>
    <w:rsid w:val="009D42F2"/>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936"/>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6D0"/>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12F"/>
    <w:rsid w:val="00A1548B"/>
    <w:rsid w:val="00A155F3"/>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66E"/>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E"/>
    <w:rsid w:val="00A6660F"/>
    <w:rsid w:val="00A667EB"/>
    <w:rsid w:val="00A66A63"/>
    <w:rsid w:val="00A66A7D"/>
    <w:rsid w:val="00A66C12"/>
    <w:rsid w:val="00A66D06"/>
    <w:rsid w:val="00A66F79"/>
    <w:rsid w:val="00A672A7"/>
    <w:rsid w:val="00A67371"/>
    <w:rsid w:val="00A673E6"/>
    <w:rsid w:val="00A67F15"/>
    <w:rsid w:val="00A67F9A"/>
    <w:rsid w:val="00A70487"/>
    <w:rsid w:val="00A70F4C"/>
    <w:rsid w:val="00A71095"/>
    <w:rsid w:val="00A71100"/>
    <w:rsid w:val="00A7112F"/>
    <w:rsid w:val="00A7136F"/>
    <w:rsid w:val="00A713FD"/>
    <w:rsid w:val="00A71679"/>
    <w:rsid w:val="00A716C4"/>
    <w:rsid w:val="00A71C46"/>
    <w:rsid w:val="00A71CBE"/>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49DD"/>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1D47"/>
    <w:rsid w:val="00A92094"/>
    <w:rsid w:val="00A920B5"/>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71F"/>
    <w:rsid w:val="00A9691B"/>
    <w:rsid w:val="00A96FBF"/>
    <w:rsid w:val="00A96FC3"/>
    <w:rsid w:val="00A9714C"/>
    <w:rsid w:val="00A97227"/>
    <w:rsid w:val="00A9722E"/>
    <w:rsid w:val="00A97648"/>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B80"/>
    <w:rsid w:val="00AA74EB"/>
    <w:rsid w:val="00AA7511"/>
    <w:rsid w:val="00AA764E"/>
    <w:rsid w:val="00AA79D3"/>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983"/>
    <w:rsid w:val="00AC3B02"/>
    <w:rsid w:val="00AC3D9A"/>
    <w:rsid w:val="00AC3F18"/>
    <w:rsid w:val="00AC3FD3"/>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4FB"/>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EC1"/>
    <w:rsid w:val="00B72F5A"/>
    <w:rsid w:val="00B731DC"/>
    <w:rsid w:val="00B7320A"/>
    <w:rsid w:val="00B732EB"/>
    <w:rsid w:val="00B7351D"/>
    <w:rsid w:val="00B73716"/>
    <w:rsid w:val="00B73A22"/>
    <w:rsid w:val="00B73AB8"/>
    <w:rsid w:val="00B73D32"/>
    <w:rsid w:val="00B74238"/>
    <w:rsid w:val="00B7459A"/>
    <w:rsid w:val="00B748B9"/>
    <w:rsid w:val="00B74A96"/>
    <w:rsid w:val="00B750D1"/>
    <w:rsid w:val="00B75555"/>
    <w:rsid w:val="00B7587C"/>
    <w:rsid w:val="00B7590B"/>
    <w:rsid w:val="00B759A5"/>
    <w:rsid w:val="00B75A92"/>
    <w:rsid w:val="00B75AB0"/>
    <w:rsid w:val="00B75B5F"/>
    <w:rsid w:val="00B75B9E"/>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1EDA"/>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58"/>
    <w:rsid w:val="00BA2981"/>
    <w:rsid w:val="00BA2A9B"/>
    <w:rsid w:val="00BA2B65"/>
    <w:rsid w:val="00BA2B97"/>
    <w:rsid w:val="00BA2BF6"/>
    <w:rsid w:val="00BA2DEE"/>
    <w:rsid w:val="00BA2ED3"/>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B4C"/>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156"/>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1C"/>
    <w:rsid w:val="00C60FDF"/>
    <w:rsid w:val="00C61039"/>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949"/>
    <w:rsid w:val="00C71C05"/>
    <w:rsid w:val="00C722B9"/>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68B"/>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45B"/>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1E8"/>
    <w:rsid w:val="00CD6592"/>
    <w:rsid w:val="00CD6BA8"/>
    <w:rsid w:val="00CD6DB7"/>
    <w:rsid w:val="00CD6DBF"/>
    <w:rsid w:val="00CD70F7"/>
    <w:rsid w:val="00CD7164"/>
    <w:rsid w:val="00CD7601"/>
    <w:rsid w:val="00CD77C5"/>
    <w:rsid w:val="00CD7A0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6E4"/>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974"/>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2B8"/>
    <w:rsid w:val="00D14871"/>
    <w:rsid w:val="00D14A78"/>
    <w:rsid w:val="00D14AA9"/>
    <w:rsid w:val="00D14BA1"/>
    <w:rsid w:val="00D14D98"/>
    <w:rsid w:val="00D14E64"/>
    <w:rsid w:val="00D14F8C"/>
    <w:rsid w:val="00D15243"/>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B4"/>
    <w:rsid w:val="00D17371"/>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6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D68"/>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384"/>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2E8"/>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54C"/>
    <w:rsid w:val="00D74D67"/>
    <w:rsid w:val="00D74E7B"/>
    <w:rsid w:val="00D75130"/>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320"/>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8BD"/>
    <w:rsid w:val="00DF3A80"/>
    <w:rsid w:val="00DF3D11"/>
    <w:rsid w:val="00DF3DBA"/>
    <w:rsid w:val="00DF3E21"/>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27F"/>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B69"/>
    <w:rsid w:val="00E45CB9"/>
    <w:rsid w:val="00E461B4"/>
    <w:rsid w:val="00E4675D"/>
    <w:rsid w:val="00E46B7C"/>
    <w:rsid w:val="00E46DDC"/>
    <w:rsid w:val="00E46EAC"/>
    <w:rsid w:val="00E47475"/>
    <w:rsid w:val="00E4782F"/>
    <w:rsid w:val="00E47AF3"/>
    <w:rsid w:val="00E47B6C"/>
    <w:rsid w:val="00E47BF9"/>
    <w:rsid w:val="00E47E1D"/>
    <w:rsid w:val="00E47E5C"/>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129"/>
    <w:rsid w:val="00EA3585"/>
    <w:rsid w:val="00EA3C12"/>
    <w:rsid w:val="00EA3E94"/>
    <w:rsid w:val="00EA42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9DF"/>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E7EF2"/>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956"/>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0F5"/>
    <w:rsid w:val="00F52136"/>
    <w:rsid w:val="00F5219F"/>
    <w:rsid w:val="00F523DD"/>
    <w:rsid w:val="00F525F7"/>
    <w:rsid w:val="00F52745"/>
    <w:rsid w:val="00F52895"/>
    <w:rsid w:val="00F52C10"/>
    <w:rsid w:val="00F52C9A"/>
    <w:rsid w:val="00F52D94"/>
    <w:rsid w:val="00F52E14"/>
    <w:rsid w:val="00F5304E"/>
    <w:rsid w:val="00F532BF"/>
    <w:rsid w:val="00F5333D"/>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B1"/>
    <w:rsid w:val="00F64C8D"/>
    <w:rsid w:val="00F64D92"/>
    <w:rsid w:val="00F64E9C"/>
    <w:rsid w:val="00F650C4"/>
    <w:rsid w:val="00F650DD"/>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468"/>
    <w:rsid w:val="00F73509"/>
    <w:rsid w:val="00F73611"/>
    <w:rsid w:val="00F739DF"/>
    <w:rsid w:val="00F73E92"/>
    <w:rsid w:val="00F73F5B"/>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BCF"/>
    <w:rsid w:val="00F86C24"/>
    <w:rsid w:val="00F86EFC"/>
    <w:rsid w:val="00F86FD6"/>
    <w:rsid w:val="00F87154"/>
    <w:rsid w:val="00F87915"/>
    <w:rsid w:val="00F879B3"/>
    <w:rsid w:val="00F87C07"/>
    <w:rsid w:val="00F87C3E"/>
    <w:rsid w:val="00F87E3B"/>
    <w:rsid w:val="00F87E86"/>
    <w:rsid w:val="00F9006C"/>
    <w:rsid w:val="00F90089"/>
    <w:rsid w:val="00F9018C"/>
    <w:rsid w:val="00F902EB"/>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1FFB"/>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CBB"/>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71"/>
    <w:rsid w:val="00FE60F5"/>
    <w:rsid w:val="00FE627C"/>
    <w:rsid w:val="00FE6477"/>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4E"/>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481</Pages>
  <Words>148878</Words>
  <Characters>789055</Characters>
  <Application>Microsoft Office Word</Application>
  <DocSecurity>0</DocSecurity>
  <Lines>6575</Lines>
  <Paragraphs>1872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17</cp:revision>
  <cp:lastPrinted>2017-05-07T13:41:00Z</cp:lastPrinted>
  <dcterms:created xsi:type="dcterms:W3CDTF">2020-11-20T14:07:00Z</dcterms:created>
  <dcterms:modified xsi:type="dcterms:W3CDTF">2020-11-26T16:41:00Z</dcterms:modified>
</cp:coreProperties>
</file>