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81D97">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81D97">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81D97">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81D97">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81D97">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81D97">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81D97">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81D97">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81D97">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81D97">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81D97">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81D97">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981D97">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81D97">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81D97">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81D97">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81D97">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81D97">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81D97">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81D97">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81D97">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81D97">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81D97">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81D97">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81D97" w:rsidRDefault="00981D97" w:rsidP="007016BF">
                              <w:pPr>
                                <w:spacing w:before="60" w:after="0"/>
                                <w:jc w:val="center"/>
                                <w:rPr>
                                  <w:lang w:val="sv-SE"/>
                                </w:rPr>
                              </w:pPr>
                              <w:r>
                                <w:rPr>
                                  <w:lang w:val="sv-SE"/>
                                </w:rPr>
                                <w:t>Register Preparator</w:t>
                              </w:r>
                            </w:p>
                            <w:p w14:paraId="5B7E5EAE" w14:textId="77777777" w:rsidR="00981D97" w:rsidRPr="00C7380D" w:rsidRDefault="00981D9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81D97" w:rsidRDefault="00981D97" w:rsidP="00F52895">
                              <w:pPr>
                                <w:spacing w:before="60" w:after="0"/>
                                <w:jc w:val="center"/>
                                <w:rPr>
                                  <w:lang w:val="sv-SE"/>
                                </w:rPr>
                              </w:pPr>
                              <w:r>
                                <w:rPr>
                                  <w:lang w:val="sv-SE"/>
                                </w:rPr>
                                <w:t>Register Allocator</w:t>
                              </w:r>
                            </w:p>
                            <w:p w14:paraId="49971E8A" w14:textId="77777777" w:rsidR="00981D97" w:rsidRDefault="00981D9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81D97" w:rsidRPr="009C410A" w:rsidRDefault="00981D9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81D97" w:rsidRPr="009C410A" w:rsidRDefault="00981D9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81D97" w:rsidRDefault="00981D9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81D97" w:rsidRDefault="00981D9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81D97" w:rsidRDefault="00981D97" w:rsidP="007016BF">
                              <w:pPr>
                                <w:pStyle w:val="Normalwebb"/>
                                <w:spacing w:before="60" w:line="252" w:lineRule="auto"/>
                                <w:jc w:val="center"/>
                              </w:pPr>
                              <w:r>
                                <w:rPr>
                                  <w:rFonts w:eastAsia="Calibri"/>
                                  <w:sz w:val="22"/>
                                  <w:szCs w:val="22"/>
                                  <w:lang w:val="en-US"/>
                                </w:rPr>
                                <w:t>Object Code</w:t>
                              </w:r>
                            </w:p>
                            <w:p w14:paraId="774C3A6C" w14:textId="77777777" w:rsidR="00981D97" w:rsidRDefault="00981D9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81D97" w:rsidRDefault="00981D9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81D97" w:rsidRDefault="00981D9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81D97" w:rsidRDefault="00981D97" w:rsidP="007016BF">
                        <w:pPr>
                          <w:spacing w:before="60" w:after="0"/>
                          <w:jc w:val="center"/>
                          <w:rPr>
                            <w:lang w:val="sv-SE"/>
                          </w:rPr>
                        </w:pPr>
                        <w:r>
                          <w:rPr>
                            <w:lang w:val="sv-SE"/>
                          </w:rPr>
                          <w:t>Register Preparator</w:t>
                        </w:r>
                      </w:p>
                      <w:p w14:paraId="5B7E5EAE" w14:textId="77777777" w:rsidR="00981D97" w:rsidRPr="00C7380D" w:rsidRDefault="00981D97"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81D97" w:rsidRDefault="00981D97" w:rsidP="00F52895">
                        <w:pPr>
                          <w:spacing w:before="60" w:after="0"/>
                          <w:jc w:val="center"/>
                          <w:rPr>
                            <w:lang w:val="sv-SE"/>
                          </w:rPr>
                        </w:pPr>
                        <w:r>
                          <w:rPr>
                            <w:lang w:val="sv-SE"/>
                          </w:rPr>
                          <w:t>Register Allocator</w:t>
                        </w:r>
                      </w:p>
                      <w:p w14:paraId="49971E8A" w14:textId="77777777" w:rsidR="00981D97" w:rsidRDefault="00981D97"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81D97" w:rsidRPr="009C410A" w:rsidRDefault="00981D9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81D97" w:rsidRPr="009C410A" w:rsidRDefault="00981D9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81D97" w:rsidRDefault="00981D97"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81D97" w:rsidRDefault="00981D97"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81D97" w:rsidRDefault="00981D97" w:rsidP="007016BF">
                        <w:pPr>
                          <w:pStyle w:val="Normalwebb"/>
                          <w:spacing w:before="60" w:line="252" w:lineRule="auto"/>
                          <w:jc w:val="center"/>
                        </w:pPr>
                        <w:r>
                          <w:rPr>
                            <w:rFonts w:eastAsia="Calibri"/>
                            <w:sz w:val="22"/>
                            <w:szCs w:val="22"/>
                            <w:lang w:val="en-US"/>
                          </w:rPr>
                          <w:t>Object Code</w:t>
                        </w:r>
                      </w:p>
                      <w:p w14:paraId="774C3A6C" w14:textId="77777777" w:rsidR="00981D97" w:rsidRDefault="00981D97"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81D97" w:rsidRDefault="00981D9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81D97" w:rsidRDefault="00981D9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initialize struct or union members. We also check that the declarator is not a </w:t>
      </w:r>
      <w:proofErr w:type="gramStart"/>
      <w:r>
        <w:t>function, since</w:t>
      </w:r>
      <w:proofErr w:type="gramEnd"/>
      <w:r>
        <w:t xml:space="preserv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w:t>
      </w:r>
      <w:proofErr w:type="gramStart"/>
      <w:r>
        <w:rPr>
          <w:highlight w:val="white"/>
        </w:rPr>
        <w:t>actually</w:t>
      </w:r>
      <w:r w:rsidR="003761A3">
        <w:rPr>
          <w:highlight w:val="white"/>
        </w:rPr>
        <w:t xml:space="preserve"> </w:t>
      </w:r>
      <w:r>
        <w:rPr>
          <w:highlight w:val="white"/>
        </w:rPr>
        <w:t>the</w:t>
      </w:r>
      <w:proofErr w:type="gramEnd"/>
      <w:r>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12F0936A"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 xml:space="preserve">address, the result becomes a static value. The static value is of no </w:t>
      </w:r>
      <w:proofErr w:type="gramStart"/>
      <w:r w:rsidR="006170F1">
        <w:rPr>
          <w:highlight w:val="white"/>
        </w:rPr>
        <w:t>use in itself</w:t>
      </w:r>
      <w:proofErr w:type="gramEnd"/>
      <w:r w:rsidR="006170F1">
        <w:rPr>
          <w:highlight w:val="white"/>
        </w:rPr>
        <w:t>.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initialize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w:t>
      </w:r>
      <w:r w:rsidRPr="00EC76D5">
        <w:lastRenderedPageBreak/>
        <w:t xml:space="preserve">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proofErr w:type="gramStart"/>
      <w:ins w:id="153" w:author="Stefan Bjornander" w:date="2015-04-26T09:52:00Z">
        <w:r w:rsidRPr="00EC76D5">
          <w:t xml:space="preserve">the </w:t>
        </w:r>
      </w:ins>
      <w:r w:rsidRPr="00EC76D5">
        <w:t>an</w:t>
      </w:r>
      <w:proofErr w:type="gramEnd"/>
      <w:r w:rsidRPr="00EC76D5">
        <w:t xml:space="preserve">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proofErr w:type="gramStart"/>
      <w:r w:rsidRPr="00EC76D5">
        <w:t>The for</w:t>
      </w:r>
      <w:proofErr w:type="gramEnd"/>
      <w:r w:rsidRPr="00EC76D5">
        <w:t xml:space="preserve">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77777777"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lastRenderedPageBreak/>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proofErr w:type="gramStart"/>
      <w:r>
        <w:t>First of all</w:t>
      </w:r>
      <w:proofErr w:type="gramEnd"/>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77777777" w:rsidR="00EC65DE" w:rsidRPr="00EC65DE" w:rsidRDefault="00EC65DE" w:rsidP="00EC65DE">
      <w:pPr>
        <w:pStyle w:val="Code"/>
        <w:rPr>
          <w:highlight w:val="white"/>
        </w:rPr>
      </w:pPr>
      <w:r w:rsidRPr="00EC65DE">
        <w:rPr>
          <w:highlight w:val="white"/>
        </w:rPr>
        <w:t>namespace CCompiler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306E5966" w14:textId="77777777" w:rsidR="00EC65DE" w:rsidRPr="00EC65DE" w:rsidRDefault="00EC65DE" w:rsidP="00EC65DE">
      <w:pPr>
        <w:pStyle w:val="Code"/>
        <w:rPr>
          <w:highlight w:val="white"/>
        </w:rPr>
      </w:pPr>
      <w:r w:rsidRPr="00EC65DE">
        <w:rPr>
          <w:highlight w:val="white"/>
        </w:rPr>
        <w:t xml:space="preserve">    private static IDictionary&lt;int, Sort&gt; m_maskToSortMap =</w:t>
      </w:r>
    </w:p>
    <w:p w14:paraId="146876FF" w14:textId="77777777" w:rsidR="00EC65DE" w:rsidRPr="00EC65DE" w:rsidRDefault="00EC65DE" w:rsidP="00EC65DE">
      <w:pPr>
        <w:pStyle w:val="Code"/>
        <w:rPr>
          <w:highlight w:val="white"/>
        </w:rPr>
      </w:pPr>
      <w:r w:rsidRPr="00EC65DE">
        <w:rPr>
          <w:highlight w:val="white"/>
        </w:rPr>
        <w:t xml:space="preserve">      new Dictionary&lt;int, Sort&gt;();</w:t>
      </w:r>
    </w:p>
    <w:p w14:paraId="06A9DF6B" w14:textId="77777777" w:rsidR="00EC65DE" w:rsidRPr="00EC65DE" w:rsidRDefault="00EC65DE" w:rsidP="00EC65DE">
      <w:pPr>
        <w:pStyle w:val="Code"/>
        <w:rPr>
          <w:highlight w:val="white"/>
        </w:rPr>
      </w:pPr>
      <w:r w:rsidRPr="00EC65DE">
        <w:rPr>
          <w:highlight w:val="white"/>
        </w:rPr>
        <w:t xml:space="preserve">  </w:t>
      </w:r>
    </w:p>
    <w:p w14:paraId="3DECC9FD" w14:textId="77777777" w:rsidR="00EC65DE" w:rsidRPr="00EC65DE" w:rsidRDefault="00EC65DE" w:rsidP="00EC65DE">
      <w:pPr>
        <w:pStyle w:val="Code"/>
        <w:rPr>
          <w:highlight w:val="white"/>
        </w:rPr>
      </w:pPr>
      <w:r w:rsidRPr="00EC65DE">
        <w:rPr>
          <w:highlight w:val="white"/>
        </w:rPr>
        <w:lastRenderedPageBreak/>
        <w:t xml:space="preserve">    static Specifier() {</w:t>
      </w:r>
    </w:p>
    <w:p w14:paraId="400DB8A4" w14:textId="77777777" w:rsidR="00EC65DE" w:rsidRPr="00EC65DE" w:rsidRDefault="00EC65DE" w:rsidP="00EC65DE">
      <w:pPr>
        <w:pStyle w:val="Code"/>
        <w:rPr>
          <w:highlight w:val="white"/>
        </w:rPr>
      </w:pPr>
      <w:r w:rsidRPr="00EC65DE">
        <w:rPr>
          <w:highlight w:val="white"/>
        </w:rPr>
        <w:t xml:space="preserve">      m_maskToSortMap.Add((int) Mask.Void, Sort.Void);</w:t>
      </w:r>
    </w:p>
    <w:p w14:paraId="69713B3A" w14:textId="77777777" w:rsidR="00EC65DE" w:rsidRPr="00EC65DE" w:rsidRDefault="00EC65DE" w:rsidP="00EC65DE">
      <w:pPr>
        <w:pStyle w:val="Code"/>
        <w:rPr>
          <w:highlight w:val="white"/>
        </w:rPr>
      </w:pPr>
      <w:r w:rsidRPr="00EC65DE">
        <w:rPr>
          <w:highlight w:val="white"/>
        </w:rPr>
        <w:t xml:space="preserve">      m_maskToSortMap.Add((int) Mask.Char, Sort.Signed_Char);</w:t>
      </w:r>
    </w:p>
    <w:p w14:paraId="37F9FD22" w14:textId="77777777" w:rsidR="00EC65DE" w:rsidRPr="00EC65DE" w:rsidRDefault="00EC65DE" w:rsidP="00EC65DE">
      <w:pPr>
        <w:pStyle w:val="Code"/>
        <w:rPr>
          <w:highlight w:val="white"/>
        </w:rPr>
      </w:pPr>
      <w:r w:rsidRPr="00EC65DE">
        <w:rPr>
          <w:highlight w:val="white"/>
        </w:rPr>
        <w:t xml:space="preserve">      m_maskToSortMap.Add((int) Mask.SignedChar, Sort.Signed_Char);</w:t>
      </w:r>
    </w:p>
    <w:p w14:paraId="0C70CBC2" w14:textId="77777777" w:rsidR="00EC65DE" w:rsidRPr="00EC65DE" w:rsidRDefault="00EC65DE" w:rsidP="00EC65DE">
      <w:pPr>
        <w:pStyle w:val="Code"/>
        <w:rPr>
          <w:highlight w:val="white"/>
        </w:rPr>
      </w:pPr>
      <w:r w:rsidRPr="00EC65DE">
        <w:rPr>
          <w:highlight w:val="white"/>
        </w:rPr>
        <w:t xml:space="preserve">      m_maskToSortMap.Add((int) Mask.UnsignedChar, Sort.Unsigned_Char);</w:t>
      </w:r>
    </w:p>
    <w:p w14:paraId="5E45931D" w14:textId="77777777" w:rsidR="00EC65DE" w:rsidRPr="00EC65DE" w:rsidRDefault="00EC65DE" w:rsidP="00EC65DE">
      <w:pPr>
        <w:pStyle w:val="Code"/>
        <w:rPr>
          <w:highlight w:val="white"/>
        </w:rPr>
      </w:pPr>
      <w:r w:rsidRPr="00EC65DE">
        <w:rPr>
          <w:highlight w:val="white"/>
        </w:rPr>
        <w:t xml:space="preserve">      m_maskToSortMap.Add((int) Mask.Short, Sort.Signed_Short_Int);</w:t>
      </w:r>
    </w:p>
    <w:p w14:paraId="2E299DDF" w14:textId="77777777" w:rsidR="00EC65DE" w:rsidRPr="00EC65DE" w:rsidRDefault="00EC65DE" w:rsidP="00EC65DE">
      <w:pPr>
        <w:pStyle w:val="Code"/>
        <w:rPr>
          <w:highlight w:val="white"/>
        </w:rPr>
      </w:pPr>
      <w:r w:rsidRPr="00EC65DE">
        <w:rPr>
          <w:highlight w:val="white"/>
        </w:rPr>
        <w:t xml:space="preserve">      m_maskToSortMap.Add((int) Mask.ShortInt, Sort.Signed_Short_Int);</w:t>
      </w:r>
    </w:p>
    <w:p w14:paraId="0D9A41CA" w14:textId="77777777" w:rsidR="00EC65DE" w:rsidRPr="00EC65DE" w:rsidRDefault="00EC65DE" w:rsidP="00EC65DE">
      <w:pPr>
        <w:pStyle w:val="Code"/>
        <w:rPr>
          <w:highlight w:val="white"/>
        </w:rPr>
      </w:pPr>
      <w:r w:rsidRPr="00EC65DE">
        <w:rPr>
          <w:highlight w:val="white"/>
        </w:rPr>
        <w:t xml:space="preserve">      m_maskToSortMap.Add((int) Mask.SignedShort, Sort.Signed_Short_Int);</w:t>
      </w:r>
    </w:p>
    <w:p w14:paraId="71DAAAB0" w14:textId="77777777" w:rsidR="00EC65DE" w:rsidRPr="00EC65DE" w:rsidRDefault="00EC65DE" w:rsidP="00EC65DE">
      <w:pPr>
        <w:pStyle w:val="Code"/>
        <w:rPr>
          <w:highlight w:val="white"/>
        </w:rPr>
      </w:pPr>
      <w:r w:rsidRPr="00EC65DE">
        <w:rPr>
          <w:highlight w:val="white"/>
        </w:rPr>
        <w:t xml:space="preserve">      m_maskToSortMap.Add((int) Mask.SignedShortInt, Sort.Signed_Short_Int);</w:t>
      </w:r>
    </w:p>
    <w:p w14:paraId="6CD306A4" w14:textId="77777777" w:rsidR="00EC65DE" w:rsidRPr="00EC65DE" w:rsidRDefault="00EC65DE" w:rsidP="00EC65DE">
      <w:pPr>
        <w:pStyle w:val="Code"/>
        <w:rPr>
          <w:highlight w:val="white"/>
        </w:rPr>
      </w:pPr>
      <w:r w:rsidRPr="00EC65DE">
        <w:rPr>
          <w:highlight w:val="white"/>
        </w:rPr>
        <w:t xml:space="preserve">      m_maskToSortMap.Add((int) Mask.UnsignedShort, Sort.Unsigned_Short_Int);</w:t>
      </w:r>
    </w:p>
    <w:p w14:paraId="76B2A036" w14:textId="77777777" w:rsidR="00EC65DE" w:rsidRPr="00EC65DE" w:rsidRDefault="00EC65DE" w:rsidP="00EC65DE">
      <w:pPr>
        <w:pStyle w:val="Code"/>
        <w:rPr>
          <w:highlight w:val="white"/>
        </w:rPr>
      </w:pPr>
      <w:r w:rsidRPr="00EC65DE">
        <w:rPr>
          <w:highlight w:val="white"/>
        </w:rPr>
        <w:t xml:space="preserve">      m_maskToSortMap.Add((int)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77777777" w:rsidR="00EC65DE" w:rsidRPr="00EC65DE" w:rsidRDefault="00EC65DE" w:rsidP="00EC65DE">
      <w:pPr>
        <w:pStyle w:val="Code"/>
        <w:rPr>
          <w:highlight w:val="white"/>
        </w:rPr>
      </w:pPr>
      <w:r w:rsidRPr="00EC65DE">
        <w:rPr>
          <w:highlight w:val="white"/>
        </w:rPr>
        <w:t xml:space="preserve">      m_maskToSortMap.Add((int) Mask.Int, Sort.Signed_Int);</w:t>
      </w:r>
    </w:p>
    <w:p w14:paraId="0FA4336F" w14:textId="77777777" w:rsidR="00EC65DE" w:rsidRPr="00EC65DE" w:rsidRDefault="00EC65DE" w:rsidP="00EC65DE">
      <w:pPr>
        <w:pStyle w:val="Code"/>
        <w:rPr>
          <w:highlight w:val="white"/>
        </w:rPr>
      </w:pPr>
      <w:r w:rsidRPr="00EC65DE">
        <w:rPr>
          <w:highlight w:val="white"/>
        </w:rPr>
        <w:t xml:space="preserve">      m_maskToSortMap.Add((int) Mask.Signed, Sort.Signed_Int);</w:t>
      </w:r>
    </w:p>
    <w:p w14:paraId="2955CFC4" w14:textId="77777777" w:rsidR="00EC65DE" w:rsidRPr="00EC65DE" w:rsidRDefault="00EC65DE" w:rsidP="00EC65DE">
      <w:pPr>
        <w:pStyle w:val="Code"/>
        <w:rPr>
          <w:highlight w:val="white"/>
        </w:rPr>
      </w:pPr>
      <w:r w:rsidRPr="00EC65DE">
        <w:rPr>
          <w:highlight w:val="white"/>
        </w:rPr>
        <w:t xml:space="preserve">      m_maskToSortMap.Add((int) Mask.SignedInt, Sort.Signed_Int);</w:t>
      </w:r>
    </w:p>
    <w:p w14:paraId="5C1063A6" w14:textId="77777777" w:rsidR="00EC65DE" w:rsidRPr="00EC65DE" w:rsidRDefault="00EC65DE" w:rsidP="00EC65DE">
      <w:pPr>
        <w:pStyle w:val="Code"/>
        <w:rPr>
          <w:highlight w:val="white"/>
        </w:rPr>
      </w:pPr>
      <w:r w:rsidRPr="00EC65DE">
        <w:rPr>
          <w:highlight w:val="white"/>
        </w:rPr>
        <w:t xml:space="preserve">      m_maskToSortMap.Add((int) Mask.Unsigned, Sort.Unsigned_Int);</w:t>
      </w:r>
    </w:p>
    <w:p w14:paraId="7BCBC226" w14:textId="77777777" w:rsidR="00EC65DE" w:rsidRPr="00EC65DE" w:rsidRDefault="00EC65DE" w:rsidP="00EC65DE">
      <w:pPr>
        <w:pStyle w:val="Code"/>
        <w:rPr>
          <w:highlight w:val="white"/>
        </w:rPr>
      </w:pPr>
      <w:r w:rsidRPr="00EC65DE">
        <w:rPr>
          <w:highlight w:val="white"/>
        </w:rPr>
        <w:t xml:space="preserve">      m_maskToSortMap.Add((int) Mask.UnsignedInt, Sort.Unsigned_Int);</w:t>
      </w:r>
    </w:p>
    <w:p w14:paraId="52E42CC1" w14:textId="77777777" w:rsidR="00EC65DE" w:rsidRPr="00EC65DE" w:rsidRDefault="00EC65DE" w:rsidP="00EC65DE">
      <w:pPr>
        <w:pStyle w:val="Code"/>
        <w:rPr>
          <w:highlight w:val="white"/>
        </w:rPr>
      </w:pPr>
      <w:r w:rsidRPr="00EC65DE">
        <w:rPr>
          <w:highlight w:val="white"/>
        </w:rPr>
        <w:t xml:space="preserve">      m_maskToSortMap.Add((int) Mask.Long, Sort.Signed_Long_Int);</w:t>
      </w:r>
    </w:p>
    <w:p w14:paraId="1695D92F" w14:textId="77777777" w:rsidR="00EC65DE" w:rsidRPr="00EC65DE" w:rsidRDefault="00EC65DE" w:rsidP="00EC65DE">
      <w:pPr>
        <w:pStyle w:val="Code"/>
        <w:rPr>
          <w:highlight w:val="white"/>
        </w:rPr>
      </w:pPr>
      <w:r w:rsidRPr="00EC65DE">
        <w:rPr>
          <w:highlight w:val="white"/>
        </w:rPr>
        <w:t xml:space="preserve">      m_maskToSortMap.Add((int) Mask.LongInt, Sort.Signed_Long_Int);</w:t>
      </w:r>
    </w:p>
    <w:p w14:paraId="0DB9973A" w14:textId="77777777" w:rsidR="00EC65DE" w:rsidRPr="00EC65DE" w:rsidRDefault="00EC65DE" w:rsidP="00EC65DE">
      <w:pPr>
        <w:pStyle w:val="Code"/>
        <w:rPr>
          <w:highlight w:val="white"/>
        </w:rPr>
      </w:pPr>
      <w:r w:rsidRPr="00EC65DE">
        <w:rPr>
          <w:highlight w:val="white"/>
        </w:rPr>
        <w:t xml:space="preserve">      m_maskToSortMap.Add((int) Mask.SignedLong, Sort.Signed_Long_Int);</w:t>
      </w:r>
    </w:p>
    <w:p w14:paraId="23EB338F" w14:textId="77777777" w:rsidR="00EC65DE" w:rsidRPr="00EC65DE" w:rsidRDefault="00EC65DE" w:rsidP="00EC65DE">
      <w:pPr>
        <w:pStyle w:val="Code"/>
        <w:rPr>
          <w:highlight w:val="white"/>
        </w:rPr>
      </w:pPr>
      <w:r w:rsidRPr="00EC65DE">
        <w:rPr>
          <w:highlight w:val="white"/>
        </w:rPr>
        <w:t xml:space="preserve">      m_maskToSortMap.Add((int) Mask.SignedLongInt, Sort.Signed_Long_Int);</w:t>
      </w:r>
    </w:p>
    <w:p w14:paraId="1125C43A" w14:textId="77777777" w:rsidR="00EC65DE" w:rsidRPr="00EC65DE" w:rsidRDefault="00EC65DE" w:rsidP="00EC65DE">
      <w:pPr>
        <w:pStyle w:val="Code"/>
        <w:rPr>
          <w:highlight w:val="white"/>
        </w:rPr>
      </w:pPr>
      <w:r w:rsidRPr="00EC65DE">
        <w:rPr>
          <w:highlight w:val="white"/>
        </w:rPr>
        <w:t xml:space="preserve">      m_maskToSortMap.Add((int) Mask.UnsignedLong, Sort.Unsigned_Long_Int);</w:t>
      </w:r>
    </w:p>
    <w:p w14:paraId="70E59F49" w14:textId="77777777" w:rsidR="00EC65DE" w:rsidRPr="00EC65DE" w:rsidRDefault="00EC65DE" w:rsidP="00EC65DE">
      <w:pPr>
        <w:pStyle w:val="Code"/>
        <w:rPr>
          <w:highlight w:val="white"/>
        </w:rPr>
      </w:pPr>
      <w:r w:rsidRPr="00EC65DE">
        <w:rPr>
          <w:highlight w:val="white"/>
        </w:rPr>
        <w:t xml:space="preserve">      m_maskToSortMap.Add((int) Mask.UnsignedLongInt, Sort.Unsigned_Long_Int);</w:t>
      </w:r>
    </w:p>
    <w:p w14:paraId="341CB8E5" w14:textId="77777777" w:rsidR="00EC65DE" w:rsidRPr="00EC65DE" w:rsidRDefault="00EC65DE" w:rsidP="00EC65DE">
      <w:pPr>
        <w:pStyle w:val="Code"/>
        <w:rPr>
          <w:highlight w:val="white"/>
        </w:rPr>
      </w:pPr>
      <w:r w:rsidRPr="00EC65DE">
        <w:rPr>
          <w:highlight w:val="white"/>
        </w:rPr>
        <w:t xml:space="preserve">      m_maskToSortMap.Add((int) Mask.Float, Sort.Float);</w:t>
      </w:r>
    </w:p>
    <w:p w14:paraId="4CEDE8F4" w14:textId="77777777" w:rsidR="00EC65DE" w:rsidRPr="00EC65DE" w:rsidRDefault="00EC65DE" w:rsidP="00EC65DE">
      <w:pPr>
        <w:pStyle w:val="Code"/>
        <w:rPr>
          <w:highlight w:val="white"/>
        </w:rPr>
      </w:pPr>
      <w:r w:rsidRPr="00EC65DE">
        <w:rPr>
          <w:highlight w:val="white"/>
        </w:rPr>
        <w:t xml:space="preserve">      m_maskToSortMap.Add((int) Mask.Double, Sort.Double);</w:t>
      </w:r>
    </w:p>
    <w:p w14:paraId="5E0EC895" w14:textId="77777777" w:rsidR="00EC65DE" w:rsidRPr="00EC65DE" w:rsidRDefault="00EC65DE" w:rsidP="00EC65DE">
      <w:pPr>
        <w:pStyle w:val="Code"/>
        <w:rPr>
          <w:highlight w:val="white"/>
        </w:rPr>
      </w:pPr>
      <w:r w:rsidRPr="00EC65DE">
        <w:rPr>
          <w:highlight w:val="white"/>
        </w:rPr>
        <w:t xml:space="preserve">      m_maskToSortMap.Add((int)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77777777" w:rsidR="00EC65DE" w:rsidRPr="00EC65DE" w:rsidRDefault="00EC65DE" w:rsidP="00EC65DE">
      <w:pPr>
        <w:pStyle w:val="Code"/>
        <w:rPr>
          <w:highlight w:val="white"/>
        </w:rPr>
      </w:pP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77777777" w:rsidR="00EC65DE" w:rsidRPr="00EC65DE" w:rsidRDefault="00EC65DE" w:rsidP="00EC65DE">
      <w:pPr>
        <w:pStyle w:val="Code"/>
        <w:rPr>
          <w:highlight w:val="white"/>
        </w:rPr>
      </w:pPr>
      <w:r w:rsidRPr="00EC65DE">
        <w:rPr>
          <w:highlight w:val="white"/>
        </w:rPr>
        <w:t xml:space="preserve">    </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lastRenderedPageBreak/>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77777777" w:rsidR="00EC65DE" w:rsidRPr="00EC65DE" w:rsidRDefault="00EC65DE" w:rsidP="00EC65DE">
      <w:pPr>
        <w:pStyle w:val="Code"/>
        <w:rPr>
          <w:highlight w:val="white"/>
        </w:rPr>
      </w:pPr>
      <w:r w:rsidRPr="00EC65DE">
        <w:rPr>
          <w:highlight w:val="white"/>
        </w:rPr>
        <w:t xml:space="preserve">        }</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proofErr w:type="spellStart"/>
      <w:r>
        <w:rPr>
          <w:rStyle w:val="CodeInText"/>
        </w:rPr>
        <w:t>m_maskToStorageMap</w:t>
      </w:r>
      <w:proofErr w:type="spellEnd"/>
      <w:r>
        <w:t>, two or more storage specifiers have been stated, which is not allowed.</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19490B05" w14:textId="77777777"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77777777" w:rsidR="00EC65DE" w:rsidRPr="00EC65DE" w:rsidRDefault="00EC65DE" w:rsidP="00EC65DE">
      <w:pPr>
        <w:pStyle w:val="Code"/>
        <w:rPr>
          <w:highlight w:val="white"/>
        </w:rPr>
      </w:pP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01136ACE"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0F50CD1" w14:textId="77777777" w:rsidR="00EC65DE" w:rsidRPr="00EC65DE" w:rsidRDefault="00EC65DE" w:rsidP="00EC65DE">
      <w:pPr>
        <w:pStyle w:val="Code"/>
        <w:rPr>
          <w:highlight w:val="white"/>
        </w:rPr>
      </w:pPr>
      <w:r w:rsidRPr="00EC65DE">
        <w:rPr>
          <w:highlight w:val="white"/>
        </w:rPr>
        <w:t xml:space="preserve">                     storage, Message.Only_auto_or_register_storage_allowed_in_parameter_declaration);</w:t>
      </w:r>
    </w:p>
    <w:p w14:paraId="33F99FAB" w14:textId="77777777" w:rsidR="00EC65DE" w:rsidRPr="00EC65DE" w:rsidRDefault="00EC65DE" w:rsidP="00EC65DE">
      <w:pPr>
        <w:pStyle w:val="Code"/>
        <w:rPr>
          <w:highlight w:val="white"/>
        </w:rPr>
      </w:pPr>
      <w:r w:rsidRPr="00EC65DE">
        <w:rPr>
          <w:highlight w:val="white"/>
        </w:rPr>
        <w:t xml:space="preserve">      }</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66D73C61"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A344F72" w14:textId="77777777" w:rsidR="00EC65DE" w:rsidRPr="00EC65DE" w:rsidRDefault="00EC65DE" w:rsidP="00EC65DE">
      <w:pPr>
        <w:pStyle w:val="Code"/>
        <w:rPr>
          <w:highlight w:val="white"/>
        </w:rPr>
      </w:pPr>
      <w:r w:rsidRPr="00EC65DE">
        <w:rPr>
          <w:highlight w:val="white"/>
        </w:rPr>
        <w:t xml:space="preserve">                       storage, Message.Only_auto_or_register_storage_allowed_for_struct_or_union_scope);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4FCE194D" w14:textId="77777777" w:rsidR="00EC65DE" w:rsidRPr="00EC65DE" w:rsidRDefault="00EC65DE" w:rsidP="00EC65DE">
      <w:pPr>
        <w:pStyle w:val="Code"/>
        <w:rPr>
          <w:highlight w:val="white"/>
        </w:rPr>
      </w:pPr>
      <w:r w:rsidRPr="00EC65DE">
        <w:rPr>
          <w:highlight w:val="white"/>
        </w:rPr>
        <w:t xml:space="preserve">                       (storage == Storage.Static) || (storage == Storage.Typedef),</w:t>
      </w:r>
    </w:p>
    <w:p w14:paraId="30AD8BFF" w14:textId="77777777" w:rsidR="00EC65DE" w:rsidRPr="00EC65DE" w:rsidRDefault="00EC65DE" w:rsidP="00EC65DE">
      <w:pPr>
        <w:pStyle w:val="Code"/>
        <w:rPr>
          <w:highlight w:val="white"/>
        </w:rPr>
      </w:pPr>
      <w:r w:rsidRPr="00EC65DE">
        <w:rPr>
          <w:highlight w:val="white"/>
        </w:rPr>
        <w:t xml:space="preserve">                       storage, Message.</w:t>
      </w:r>
    </w:p>
    <w:p w14:paraId="0CE07421" w14:textId="77777777" w:rsidR="00EC65DE" w:rsidRPr="00EC65DE" w:rsidRDefault="00EC65DE" w:rsidP="00EC65DE">
      <w:pPr>
        <w:pStyle w:val="Code"/>
        <w:rPr>
          <w:highlight w:val="white"/>
        </w:rPr>
      </w:pPr>
      <w:r w:rsidRPr="00EC65DE">
        <w:rPr>
          <w:highlight w:val="white"/>
        </w:rPr>
        <w:t xml:space="preserve">                       Only_extern____static____or_typedef_storage_allowed_in_global_scope);</w:t>
      </w:r>
    </w:p>
    <w:p w14:paraId="19D3DC33" w14:textId="77777777" w:rsidR="00EC65DE" w:rsidRPr="00EC65DE" w:rsidRDefault="00EC65DE" w:rsidP="00EC65DE">
      <w:pPr>
        <w:pStyle w:val="Code"/>
        <w:rPr>
          <w:highlight w:val="white"/>
        </w:rPr>
      </w:pPr>
      <w:r w:rsidRPr="00EC65DE">
        <w:rPr>
          <w:highlight w:val="white"/>
        </w:rPr>
        <w:lastRenderedPageBreak/>
        <w:t xml:space="preserve">      }</w:t>
      </w:r>
    </w:p>
    <w:p w14:paraId="724F30F5" w14:textId="77777777" w:rsidR="00EC65DE" w:rsidRPr="00EC65DE" w:rsidRDefault="00EC65DE" w:rsidP="00EC65DE">
      <w:pPr>
        <w:pStyle w:val="Code"/>
        <w:rPr>
          <w:highlight w:val="white"/>
        </w:rPr>
      </w:pP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77777777" w:rsidR="009A5544" w:rsidRDefault="009A5544" w:rsidP="009A5544">
      <w:pPr>
        <w:pStyle w:val="Code"/>
        <w:rPr>
          <w:highlight w:val="white"/>
        </w:rPr>
      </w:pPr>
    </w:p>
    <w:p w14:paraId="44F34740" w14:textId="161468ED" w:rsidR="009A5544" w:rsidRPr="009A5544" w:rsidRDefault="009A5544" w:rsidP="009A5544">
      <w:pPr>
        <w:pStyle w:val="Code"/>
        <w:rPr>
          <w:highlight w:val="white"/>
        </w:rPr>
      </w:pPr>
      <w:r w:rsidRPr="009A5544">
        <w:rPr>
          <w:highlight w:val="white"/>
        </w:rPr>
        <w:lastRenderedPageBreak/>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0AF5E1B1" w14:textId="77777777" w:rsidR="00DA382D" w:rsidRPr="00DA382D" w:rsidRDefault="00DA382D" w:rsidP="00DA382D">
      <w:pPr>
        <w:pStyle w:val="Code"/>
        <w:rPr>
          <w:highlight w:val="white"/>
        </w:rPr>
      </w:pP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7777777" w:rsidR="00DA382D" w:rsidRPr="00DA382D" w:rsidRDefault="00DA382D" w:rsidP="00DA382D">
      <w:pPr>
        <w:pStyle w:val="Code"/>
        <w:rPr>
          <w:highlight w:val="white"/>
        </w:rPr>
      </w:pP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1ACCB0E5" w:rsidR="006B225B" w:rsidRPr="006A39B5" w:rsidRDefault="006A39B5" w:rsidP="006A39B5">
      <w:pPr>
        <w:rPr>
          <w:color w:val="auto"/>
        </w:rPr>
      </w:pPr>
      <w:r>
        <w:t xml:space="preserve">The </w:t>
      </w:r>
      <w:proofErr w:type="spellStart"/>
      <w:r>
        <w:rPr>
          <w:rStyle w:val="CodeInText"/>
        </w:rPr>
        <w:t>generateQuailifers</w:t>
      </w:r>
      <w:proofErr w:type="spellEnd"/>
      <w:r>
        <w:t xml:space="preserve"> method is called when a pointer is declared. Its task is to exam whether the pointer is constant or volatile.</w:t>
      </w:r>
    </w:p>
    <w:p w14:paraId="68C16F87" w14:textId="77777777" w:rsidR="00816992" w:rsidRPr="00816992" w:rsidRDefault="00816992" w:rsidP="00816992">
      <w:pPr>
        <w:pStyle w:val="Code"/>
        <w:rPr>
          <w:highlight w:val="white"/>
        </w:rPr>
      </w:pPr>
      <w:r w:rsidRPr="00816992">
        <w:rPr>
          <w:highlight w:val="white"/>
        </w:rPr>
        <w:lastRenderedPageBreak/>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5CAB592F" w14:textId="77777777" w:rsidR="00816992" w:rsidRPr="00816992" w:rsidRDefault="00816992" w:rsidP="00816992">
      <w:pPr>
        <w:pStyle w:val="Code"/>
        <w:rPr>
          <w:highlight w:val="white"/>
        </w:rPr>
      </w:pPr>
      <w:r w:rsidRPr="00816992">
        <w:rPr>
          <w:highlight w:val="white"/>
        </w:rPr>
        <w:t xml:space="preserve">    }</w:t>
      </w:r>
    </w:p>
    <w:p w14:paraId="348957BC" w14:textId="77777777" w:rsidR="00816992" w:rsidRPr="00816992" w:rsidRDefault="00816992" w:rsidP="00816992">
      <w:pPr>
        <w:pStyle w:val="Code"/>
        <w:rPr>
          <w:highlight w:val="white"/>
        </w:rPr>
      </w:pPr>
      <w:r w:rsidRPr="00816992">
        <w:rPr>
          <w:highlight w:val="white"/>
        </w:rPr>
        <w:t xml:space="preserve"> </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77777777" w:rsidR="00816992" w:rsidRPr="00816992" w:rsidRDefault="00816992" w:rsidP="00816992">
      <w:pPr>
        <w:pStyle w:val="Code"/>
        <w:rPr>
          <w:highlight w:val="white"/>
        </w:rPr>
      </w:pP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5AB2ECB4" w:rsidR="007126A2" w:rsidRDefault="00566B7F" w:rsidP="00816992">
      <w:pPr>
        <w:pStyle w:val="Rubrik2"/>
      </w:pPr>
      <w:r>
        <w:t>Declarators</w:t>
      </w:r>
    </w:p>
    <w:p w14:paraId="4513A874" w14:textId="2584FDC1"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lastRenderedPageBreak/>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24981C93" w:rsidR="00CD295E" w:rsidRPr="005159E1" w:rsidRDefault="00CD295E" w:rsidP="00CD295E">
      <w:pPr>
        <w:pStyle w:val="Rubrik2"/>
      </w:pPr>
      <w:r>
        <w:t>Constant Expression</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77777777" w:rsidR="00CD295E" w:rsidRPr="005926A0" w:rsidRDefault="00CD295E" w:rsidP="005926A0">
      <w:pPr>
        <w:pStyle w:val="Code"/>
        <w:rPr>
          <w:highlight w:val="white"/>
        </w:rPr>
      </w:pPr>
      <w:r w:rsidRPr="005926A0">
        <w:rPr>
          <w:highlight w:val="white"/>
        </w:rPr>
        <w:t xml:space="preserve">  public class ConstantExpression {</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7777777" w:rsidR="00CD295E" w:rsidRPr="005926A0" w:rsidRDefault="00CD295E" w:rsidP="005926A0">
      <w:pPr>
        <w:pStyle w:val="Code"/>
        <w:rPr>
          <w:highlight w:val="white"/>
        </w:rPr>
      </w:pPr>
      <w:r w:rsidRPr="005926A0">
        <w:rPr>
          <w:highlight w:val="white"/>
        </w:rPr>
        <w:t xml:space="preserve">      Symbol symbol = expression.Symbol;</w:t>
      </w:r>
    </w:p>
    <w:p w14:paraId="1883BB7D" w14:textId="77777777" w:rsidR="00CD295E" w:rsidRPr="005926A0" w:rsidRDefault="00CD295E" w:rsidP="005926A0">
      <w:pPr>
        <w:pStyle w:val="Code"/>
        <w:rPr>
          <w:highlight w:val="white"/>
        </w:rPr>
      </w:pPr>
      <w:r w:rsidRPr="005926A0">
        <w:rPr>
          <w:highlight w:val="white"/>
        </w:rPr>
        <w:t xml:space="preserve">      Type type = symbol.Type;</w:t>
      </w:r>
    </w:p>
    <w:p w14:paraId="3B6447D4" w14:textId="77777777" w:rsidR="005926A0" w:rsidRDefault="00CD295E" w:rsidP="005926A0">
      <w:pPr>
        <w:pStyle w:val="Code"/>
        <w:rPr>
          <w:highlight w:val="white"/>
        </w:rPr>
      </w:pPr>
      <w:r w:rsidRPr="005926A0">
        <w:rPr>
          <w:highlight w:val="white"/>
        </w:rPr>
        <w:t xml:space="preserve">      return (type.IsLogical() &amp;&amp; ((symbol.TrueSet.Count == 0) ||</w:t>
      </w:r>
    </w:p>
    <w:p w14:paraId="10BC73EB" w14:textId="6FD09EF9"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CD295E" w:rsidRPr="005926A0">
        <w:rPr>
          <w:highlight w:val="white"/>
        </w:rPr>
        <w:t>symbol.FalseSet.Count == 0))</w:t>
      </w:r>
      <w:r>
        <w:rPr>
          <w:highlight w:val="white"/>
        </w:rPr>
        <w:t>)</w:t>
      </w:r>
      <w:r w:rsidR="00CD295E" w:rsidRPr="005926A0">
        <w:rPr>
          <w:highlight w:val="white"/>
        </w:rPr>
        <w:t xml:space="preserve"> ||</w:t>
      </w:r>
    </w:p>
    <w:p w14:paraId="28B7B91E" w14:textId="77777777" w:rsidR="00CD295E" w:rsidRPr="005926A0" w:rsidRDefault="00CD295E" w:rsidP="005926A0">
      <w:pPr>
        <w:pStyle w:val="Code"/>
        <w:rPr>
          <w:highlight w:val="white"/>
        </w:rPr>
      </w:pPr>
      <w:r w:rsidRPr="005926A0">
        <w:rPr>
          <w:highlight w:val="white"/>
        </w:rPr>
        <w:t xml:space="preserve">             (type.IsIntegralArrayOrPointer() &amp;&amp; (symbol.Value != null)) ||</w:t>
      </w:r>
    </w:p>
    <w:p w14:paraId="2B4576F6" w14:textId="77777777" w:rsidR="00CD295E" w:rsidRPr="005926A0" w:rsidRDefault="00CD295E" w:rsidP="005926A0">
      <w:pPr>
        <w:pStyle w:val="Code"/>
        <w:rPr>
          <w:highlight w:val="white"/>
        </w:rPr>
      </w:pPr>
      <w:r w:rsidRPr="005926A0">
        <w:rPr>
          <w:highlight w:val="white"/>
        </w:rPr>
        <w:t xml:space="preserve">             (type.IsFloating() &amp;&amp; (symbol.Value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77777777" w:rsidR="00CD295E" w:rsidRPr="005926A0" w:rsidRDefault="00CD295E" w:rsidP="005926A0">
      <w:pPr>
        <w:pStyle w:val="Code"/>
        <w:rPr>
          <w:highlight w:val="white"/>
        </w:rPr>
      </w:pP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5A2BB66E" w14:textId="77777777" w:rsidR="005926A0" w:rsidRDefault="00CD295E" w:rsidP="005926A0">
      <w:pPr>
        <w:pStyle w:val="Code"/>
        <w:rPr>
          <w:highlight w:val="white"/>
        </w:rPr>
      </w:pPr>
      <w:r w:rsidRPr="005926A0">
        <w:rPr>
          <w:highlight w:val="white"/>
        </w:rPr>
        <w:t xml:space="preserve">             ((expression.Symbol.TrueSet != null) &amp;&amp;</w:t>
      </w:r>
    </w:p>
    <w:p w14:paraId="7F5440BE" w14:textId="0F9F5A9E"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0FC47DC0" w14:textId="77777777" w:rsidR="00CD295E" w:rsidRPr="005926A0" w:rsidRDefault="00CD295E" w:rsidP="005926A0">
      <w:pPr>
        <w:pStyle w:val="Code"/>
        <w:rPr>
          <w:highlight w:val="white"/>
        </w:rPr>
      </w:pPr>
    </w:p>
    <w:p w14:paraId="0018F171" w14:textId="77777777" w:rsidR="00CD295E" w:rsidRPr="005926A0" w:rsidRDefault="00CD295E" w:rsidP="005926A0">
      <w:pPr>
        <w:pStyle w:val="Code"/>
        <w:rPr>
          <w:highlight w:val="white"/>
        </w:rPr>
      </w:pPr>
      <w:r w:rsidRPr="005926A0">
        <w:rPr>
          <w:highlight w:val="white"/>
        </w:rPr>
        <w:t xml:space="preserve">    public static Expression Relation(MiddleOperator middleOp,</w:t>
      </w:r>
    </w:p>
    <w:p w14:paraId="270F239A" w14:textId="77777777" w:rsidR="005926A0" w:rsidRDefault="00CD295E" w:rsidP="005926A0">
      <w:pPr>
        <w:pStyle w:val="Code"/>
        <w:rPr>
          <w:highlight w:val="white"/>
        </w:rPr>
      </w:pPr>
      <w:r w:rsidRPr="005926A0">
        <w:rPr>
          <w:highlight w:val="white"/>
        </w:rPr>
        <w:t xml:space="preserve">          </w:t>
      </w:r>
      <w:r w:rsidR="005926A0">
        <w:rPr>
          <w:highlight w:val="white"/>
        </w:rPr>
        <w:t xml:space="preserve">              </w:t>
      </w:r>
      <w:r w:rsidRPr="005926A0">
        <w:rPr>
          <w:highlight w:val="white"/>
        </w:rPr>
        <w:t xml:space="preserve">              Expression leftExpression,</w:t>
      </w:r>
    </w:p>
    <w:p w14:paraId="57F3227D" w14:textId="3652FCF7" w:rsidR="00CD295E" w:rsidRPr="005926A0" w:rsidRDefault="005926A0" w:rsidP="005926A0">
      <w:pPr>
        <w:pStyle w:val="Code"/>
        <w:rPr>
          <w:highlight w:val="white"/>
        </w:rPr>
      </w:pPr>
      <w:r>
        <w:rPr>
          <w:highlight w:val="white"/>
        </w:rPr>
        <w:t xml:space="preserve">                                      </w:t>
      </w:r>
      <w:r w:rsidR="00CD295E" w:rsidRPr="005926A0">
        <w:rPr>
          <w:highlight w:val="white"/>
        </w:rPr>
        <w:t>Expression rightExpression) {</w:t>
      </w:r>
    </w:p>
    <w:p w14:paraId="257EF639" w14:textId="77777777" w:rsidR="00CD295E" w:rsidRPr="005926A0" w:rsidRDefault="00CD295E" w:rsidP="005926A0">
      <w:pPr>
        <w:pStyle w:val="Code"/>
        <w:rPr>
          <w:highlight w:val="white"/>
        </w:rPr>
      </w:pPr>
      <w:r w:rsidRPr="005926A0">
        <w:rPr>
          <w:highlight w:val="white"/>
        </w:rPr>
        <w:t xml:space="preserve">      if (!IsConstant(leftExpression) || !IsConstant(rightExpression)) {</w:t>
      </w:r>
    </w:p>
    <w:p w14:paraId="12B89D89" w14:textId="77777777" w:rsidR="00CD295E" w:rsidRPr="005926A0" w:rsidRDefault="00CD295E" w:rsidP="005926A0">
      <w:pPr>
        <w:pStyle w:val="Code"/>
        <w:rPr>
          <w:highlight w:val="white"/>
        </w:rPr>
      </w:pPr>
      <w:r w:rsidRPr="005926A0">
        <w:rPr>
          <w:highlight w:val="white"/>
        </w:rPr>
        <w:t xml:space="preserve">        return null;</w:t>
      </w:r>
    </w:p>
    <w:p w14:paraId="4F80466B" w14:textId="77777777" w:rsidR="00CD295E" w:rsidRPr="005926A0" w:rsidRDefault="00CD295E" w:rsidP="005926A0">
      <w:pPr>
        <w:pStyle w:val="Code"/>
        <w:rPr>
          <w:highlight w:val="white"/>
        </w:rPr>
      </w:pPr>
      <w:r w:rsidRPr="005926A0">
        <w:rPr>
          <w:highlight w:val="white"/>
        </w:rPr>
        <w:t xml:space="preserve">      }</w:t>
      </w:r>
    </w:p>
    <w:p w14:paraId="5272B583" w14:textId="77777777" w:rsidR="005926A0" w:rsidRDefault="00CD295E" w:rsidP="005926A0">
      <w:pPr>
        <w:pStyle w:val="Code"/>
        <w:rPr>
          <w:highlight w:val="white"/>
        </w:rPr>
      </w:pPr>
      <w:r w:rsidRPr="005926A0">
        <w:rPr>
          <w:highlight w:val="white"/>
        </w:rPr>
        <w:t xml:space="preserve">      else if (leftExpression.Symbol.Type.IsFloating() ||</w:t>
      </w:r>
    </w:p>
    <w:p w14:paraId="071A52D0" w14:textId="69D5E4E3" w:rsidR="00CD295E" w:rsidRPr="005926A0" w:rsidRDefault="005926A0" w:rsidP="005926A0">
      <w:pPr>
        <w:pStyle w:val="Code"/>
        <w:rPr>
          <w:highlight w:val="white"/>
        </w:rPr>
      </w:pPr>
      <w:r>
        <w:rPr>
          <w:highlight w:val="white"/>
        </w:rPr>
        <w:t xml:space="preserve">              </w:t>
      </w:r>
      <w:r w:rsidR="00CD295E" w:rsidRPr="005926A0">
        <w:rPr>
          <w:highlight w:val="white"/>
        </w:rPr>
        <w:t xml:space="preserve"> rightExpression.Symbol.Type.IsFloating()) {</w:t>
      </w:r>
    </w:p>
    <w:p w14:paraId="17E7A42C" w14:textId="77777777" w:rsidR="00CD295E" w:rsidRPr="005926A0" w:rsidRDefault="00CD295E" w:rsidP="005926A0">
      <w:pPr>
        <w:pStyle w:val="Code"/>
        <w:rPr>
          <w:highlight w:val="white"/>
        </w:rPr>
      </w:pPr>
      <w:r w:rsidRPr="005926A0">
        <w:rPr>
          <w:highlight w:val="white"/>
        </w:rPr>
        <w:t xml:space="preserve">        return RelationFloating(middleOp, leftExpression, rightExpression);</w:t>
      </w:r>
    </w:p>
    <w:p w14:paraId="2C91DEB6" w14:textId="77777777" w:rsidR="00CD295E" w:rsidRPr="005926A0" w:rsidRDefault="00CD295E" w:rsidP="005926A0">
      <w:pPr>
        <w:pStyle w:val="Code"/>
        <w:rPr>
          <w:highlight w:val="white"/>
        </w:rPr>
      </w:pPr>
      <w:r w:rsidRPr="005926A0">
        <w:rPr>
          <w:highlight w:val="white"/>
        </w:rPr>
        <w:t xml:space="preserve">      }</w:t>
      </w:r>
    </w:p>
    <w:p w14:paraId="7319C4D4" w14:textId="77777777" w:rsidR="00CD295E" w:rsidRPr="005926A0" w:rsidRDefault="00CD295E" w:rsidP="005926A0">
      <w:pPr>
        <w:pStyle w:val="Code"/>
        <w:rPr>
          <w:highlight w:val="white"/>
        </w:rPr>
      </w:pPr>
      <w:r w:rsidRPr="005926A0">
        <w:rPr>
          <w:highlight w:val="white"/>
        </w:rPr>
        <w:t xml:space="preserve">      else {</w:t>
      </w:r>
    </w:p>
    <w:p w14:paraId="3EA0FB9E" w14:textId="77777777" w:rsidR="00CD295E" w:rsidRPr="005926A0" w:rsidRDefault="00CD295E" w:rsidP="005926A0">
      <w:pPr>
        <w:pStyle w:val="Code"/>
        <w:rPr>
          <w:highlight w:val="white"/>
        </w:rPr>
      </w:pPr>
      <w:r w:rsidRPr="005926A0">
        <w:rPr>
          <w:highlight w:val="white"/>
        </w:rPr>
        <w:t xml:space="preserve">        return RelationIntegral(middleOp, leftExpression, rightExpression);</w:t>
      </w:r>
    </w:p>
    <w:p w14:paraId="40E1A6F4" w14:textId="77777777" w:rsidR="00CD295E" w:rsidRPr="005926A0" w:rsidRDefault="00CD295E" w:rsidP="005926A0">
      <w:pPr>
        <w:pStyle w:val="Code"/>
        <w:rPr>
          <w:highlight w:val="white"/>
        </w:rPr>
      </w:pPr>
      <w:r w:rsidRPr="005926A0">
        <w:rPr>
          <w:highlight w:val="white"/>
        </w:rPr>
        <w:t xml:space="preserve">      }</w:t>
      </w:r>
    </w:p>
    <w:p w14:paraId="2BCEAE37" w14:textId="77777777" w:rsidR="00CD295E" w:rsidRPr="005926A0" w:rsidRDefault="00CD295E" w:rsidP="005926A0">
      <w:pPr>
        <w:pStyle w:val="Code"/>
        <w:rPr>
          <w:highlight w:val="white"/>
        </w:rPr>
      </w:pPr>
      <w:r w:rsidRPr="005926A0">
        <w:rPr>
          <w:highlight w:val="white"/>
        </w:rPr>
        <w:t xml:space="preserve">    }</w:t>
      </w:r>
    </w:p>
    <w:p w14:paraId="32FE4A13" w14:textId="77777777" w:rsidR="00CD295E" w:rsidRPr="005926A0" w:rsidRDefault="00CD295E" w:rsidP="005926A0">
      <w:pPr>
        <w:pStyle w:val="Code"/>
        <w:rPr>
          <w:highlight w:val="white"/>
        </w:rPr>
      </w:pP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4C0977A" w14:textId="77777777" w:rsidR="00CD295E" w:rsidRPr="005926A0" w:rsidRDefault="00CD295E" w:rsidP="005926A0">
      <w:pPr>
        <w:pStyle w:val="Code"/>
        <w:rPr>
          <w:highlight w:val="white"/>
        </w:rPr>
      </w:pPr>
      <w:r w:rsidRPr="005926A0">
        <w:rPr>
          <w:highlight w:val="white"/>
        </w:rPr>
        <w:t xml:space="preserve">    }</w:t>
      </w:r>
    </w:p>
    <w:p w14:paraId="4B80039B" w14:textId="77777777" w:rsidR="00CD295E" w:rsidRPr="005926A0" w:rsidRDefault="00CD295E" w:rsidP="005926A0">
      <w:pPr>
        <w:pStyle w:val="Code"/>
        <w:rPr>
          <w:highlight w:val="white"/>
        </w:rPr>
      </w:pP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22F37E40"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77777777" w:rsidR="00CD295E" w:rsidRPr="005926A0" w:rsidRDefault="00CD295E" w:rsidP="005926A0">
      <w:pPr>
        <w:pStyle w:val="Code"/>
        <w:rPr>
          <w:highlight w:val="white"/>
        </w:rPr>
      </w:pP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77777777" w:rsidR="00CD295E" w:rsidRPr="005926A0" w:rsidRDefault="00CD295E" w:rsidP="005926A0">
      <w:pPr>
        <w:pStyle w:val="Code"/>
        <w:rPr>
          <w:highlight w:val="white"/>
        </w:rPr>
      </w:pPr>
    </w:p>
    <w:p w14:paraId="6382CE24" w14:textId="77777777" w:rsidR="00CD295E" w:rsidRPr="005926A0" w:rsidRDefault="00CD295E" w:rsidP="005926A0">
      <w:pPr>
        <w:pStyle w:val="Code"/>
        <w:rPr>
          <w:highlight w:val="white"/>
        </w:rPr>
      </w:pPr>
      <w:r w:rsidRPr="005926A0">
        <w:rPr>
          <w:highlight w:val="white"/>
        </w:rPr>
        <w:t xml:space="preserve">      List&lt;MiddleCode&gt; codeList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7777777" w:rsidR="00CD295E" w:rsidRPr="005926A0" w:rsidRDefault="00CD295E" w:rsidP="005926A0">
      <w:pPr>
        <w:pStyle w:val="Code"/>
        <w:rPr>
          <w:highlight w:val="white"/>
        </w:rPr>
      </w:pPr>
      <w:r w:rsidRPr="005926A0">
        <w:rPr>
          <w:highlight w:val="white"/>
        </w:rPr>
        <w:t xml:space="preserve">      codeList.Add(jumpCode);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77777777" w:rsidR="00CD295E" w:rsidRPr="005926A0" w:rsidRDefault="00CD295E" w:rsidP="005926A0">
      <w:pPr>
        <w:pStyle w:val="Code"/>
        <w:rPr>
          <w:highlight w:val="white"/>
        </w:rPr>
      </w:pP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77777777" w:rsidR="00CD295E" w:rsidRPr="005926A0" w:rsidRDefault="00CD295E" w:rsidP="005926A0">
      <w:pPr>
        <w:pStyle w:val="Code"/>
        <w:rPr>
          <w:highlight w:val="white"/>
        </w:rPr>
      </w:pPr>
    </w:p>
    <w:p w14:paraId="7C28F66F" w14:textId="77777777" w:rsidR="005926A0" w:rsidRDefault="00CD295E" w:rsidP="005926A0">
      <w:pPr>
        <w:pStyle w:val="Code"/>
        <w:rPr>
          <w:highlight w:val="white"/>
        </w:rPr>
      </w:pPr>
      <w:r w:rsidRPr="005926A0">
        <w:rPr>
          <w:highlight w:val="white"/>
        </w:rPr>
        <w:t xml:space="preserve">      Symbol symbol = resultValue ? (new Symbol(null, jumpSet))</w:t>
      </w:r>
    </w:p>
    <w:p w14:paraId="796E3EF0" w14:textId="74CCC1C0" w:rsidR="00CD295E" w:rsidRPr="005926A0" w:rsidRDefault="005926A0" w:rsidP="005926A0">
      <w:pPr>
        <w:pStyle w:val="Code"/>
        <w:rPr>
          <w:highlight w:val="white"/>
        </w:rPr>
      </w:pPr>
      <w:r>
        <w:rPr>
          <w:highlight w:val="white"/>
        </w:rPr>
        <w:t xml:space="preserve">                                 </w:t>
      </w:r>
      <w:r w:rsidR="00CD295E" w:rsidRPr="005926A0">
        <w:rPr>
          <w:highlight w:val="white"/>
        </w:rPr>
        <w:t xml:space="preserve"> : (new Symbol(jumpSet, null));</w:t>
      </w:r>
    </w:p>
    <w:p w14:paraId="15716AF6" w14:textId="77777777" w:rsidR="00CD295E" w:rsidRPr="005926A0" w:rsidRDefault="00CD295E" w:rsidP="005926A0">
      <w:pPr>
        <w:pStyle w:val="Code"/>
        <w:rPr>
          <w:highlight w:val="white"/>
        </w:rPr>
      </w:pPr>
      <w:r w:rsidRPr="005926A0">
        <w:rPr>
          <w:highlight w:val="white"/>
        </w:rPr>
        <w:lastRenderedPageBreak/>
        <w:t xml:space="preserve">      return (new Expression(symbol, null, codeList));</w:t>
      </w:r>
    </w:p>
    <w:p w14:paraId="3B2116E4" w14:textId="77777777" w:rsidR="00CD295E" w:rsidRPr="005926A0" w:rsidRDefault="00CD295E" w:rsidP="005926A0">
      <w:pPr>
        <w:pStyle w:val="Code"/>
        <w:rPr>
          <w:highlight w:val="white"/>
        </w:rPr>
      </w:pPr>
      <w:r w:rsidRPr="005926A0">
        <w:rPr>
          <w:highlight w:val="white"/>
        </w:rPr>
        <w:t xml:space="preserve">    }</w:t>
      </w:r>
    </w:p>
    <w:p w14:paraId="7F77F327" w14:textId="77777777" w:rsidR="00CD295E" w:rsidRPr="005926A0" w:rsidRDefault="00CD295E" w:rsidP="005926A0">
      <w:pPr>
        <w:pStyle w:val="Code"/>
        <w:rPr>
          <w:highlight w:val="white"/>
        </w:rPr>
      </w:pPr>
      <w:r w:rsidRPr="005926A0">
        <w:rPr>
          <w:highlight w:val="white"/>
        </w:rPr>
        <w:t xml:space="preserve">      </w:t>
      </w:r>
    </w:p>
    <w:p w14:paraId="37B82690" w14:textId="77777777" w:rsidR="00CD295E" w:rsidRPr="005926A0" w:rsidRDefault="00CD295E" w:rsidP="005926A0">
      <w:pPr>
        <w:pStyle w:val="Code"/>
        <w:rPr>
          <w:highlight w:val="white"/>
        </w:rPr>
      </w:pPr>
      <w:r w:rsidRPr="005926A0">
        <w:rPr>
          <w:highlight w:val="white"/>
        </w:rPr>
        <w:t xml:space="preserve">    private static Expression LogicalToFloating(Expression expression) {</w:t>
      </w:r>
    </w:p>
    <w:p w14:paraId="2EAC44D8" w14:textId="77777777" w:rsidR="00CD295E" w:rsidRPr="005926A0" w:rsidRDefault="00CD295E" w:rsidP="005926A0">
      <w:pPr>
        <w:pStyle w:val="Code"/>
        <w:rPr>
          <w:highlight w:val="white"/>
        </w:rPr>
      </w:pPr>
      <w:r w:rsidRPr="005926A0">
        <w:rPr>
          <w:highlight w:val="white"/>
        </w:rPr>
        <w:t xml:space="preserve">      if (expression.Symbol.Type.IsLogical()) {</w:t>
      </w:r>
    </w:p>
    <w:p w14:paraId="21D9E6D7" w14:textId="77777777" w:rsidR="00CD295E" w:rsidRPr="005926A0" w:rsidRDefault="00CD295E" w:rsidP="005926A0">
      <w:pPr>
        <w:pStyle w:val="Code"/>
        <w:rPr>
          <w:highlight w:val="white"/>
        </w:rPr>
      </w:pPr>
      <w:r w:rsidRPr="005926A0">
        <w:rPr>
          <w:highlight w:val="white"/>
        </w:rPr>
        <w:t xml:space="preserve">        return Cast(expression, Type.DoubleType);</w:t>
      </w:r>
    </w:p>
    <w:p w14:paraId="3F798DD0" w14:textId="77777777" w:rsidR="00CD295E" w:rsidRPr="005926A0" w:rsidRDefault="00CD295E" w:rsidP="005926A0">
      <w:pPr>
        <w:pStyle w:val="Code"/>
        <w:rPr>
          <w:highlight w:val="white"/>
        </w:rPr>
      </w:pPr>
      <w:r w:rsidRPr="005926A0">
        <w:rPr>
          <w:highlight w:val="white"/>
        </w:rPr>
        <w:t xml:space="preserve">      }</w:t>
      </w:r>
    </w:p>
    <w:p w14:paraId="354237E2" w14:textId="77777777" w:rsidR="00CD295E" w:rsidRPr="005926A0" w:rsidRDefault="00CD295E" w:rsidP="005926A0">
      <w:pPr>
        <w:pStyle w:val="Code"/>
        <w:rPr>
          <w:highlight w:val="white"/>
        </w:rPr>
      </w:pPr>
    </w:p>
    <w:p w14:paraId="4866B257" w14:textId="77777777" w:rsidR="00CD295E" w:rsidRPr="005926A0" w:rsidRDefault="00CD295E" w:rsidP="005926A0">
      <w:pPr>
        <w:pStyle w:val="Code"/>
        <w:rPr>
          <w:highlight w:val="white"/>
        </w:rPr>
      </w:pPr>
      <w:r w:rsidRPr="005926A0">
        <w:rPr>
          <w:highlight w:val="white"/>
        </w:rPr>
        <w:t xml:space="preserve">      return expression;</w:t>
      </w:r>
    </w:p>
    <w:p w14:paraId="26D49A42" w14:textId="77777777" w:rsidR="00CD295E" w:rsidRPr="005926A0" w:rsidRDefault="00CD295E" w:rsidP="005926A0">
      <w:pPr>
        <w:pStyle w:val="Code"/>
        <w:rPr>
          <w:highlight w:val="white"/>
        </w:rPr>
      </w:pPr>
      <w:r w:rsidRPr="005926A0">
        <w:rPr>
          <w:highlight w:val="white"/>
        </w:rPr>
        <w:t xml:space="preserve">    }</w:t>
      </w:r>
    </w:p>
    <w:p w14:paraId="452EA9F9" w14:textId="77777777" w:rsidR="00CD295E" w:rsidRPr="005926A0" w:rsidRDefault="00CD295E" w:rsidP="005926A0">
      <w:pPr>
        <w:pStyle w:val="Code"/>
        <w:rPr>
          <w:highlight w:val="white"/>
        </w:rPr>
      </w:pPr>
    </w:p>
    <w:p w14:paraId="2A3B80B0" w14:textId="77777777"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5D7482DD" w14:textId="77777777"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77777777" w:rsidR="00CD295E" w:rsidRPr="005926A0" w:rsidRDefault="00CD295E" w:rsidP="005926A0">
      <w:pPr>
        <w:pStyle w:val="Code"/>
        <w:rPr>
          <w:highlight w:val="white"/>
        </w:rPr>
      </w:pP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77777777" w:rsidR="00CD295E" w:rsidRPr="0092263B" w:rsidRDefault="00CD295E" w:rsidP="0092263B">
      <w:pPr>
        <w:pStyle w:val="Code"/>
        <w:rPr>
          <w:highlight w:val="white"/>
        </w:rPr>
      </w:pPr>
      <w:r w:rsidRPr="0092263B">
        <w:rPr>
          <w:highlight w:val="white"/>
        </w:rPr>
        <w:t xml:space="preserve">      if (leftExpression.Symbol.Type.IsIntegralArrayOrPointer()) {</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3E7588D0" w14:textId="77777777" w:rsidR="00CD295E" w:rsidRPr="0092263B" w:rsidRDefault="00CD295E" w:rsidP="0092263B">
      <w:pPr>
        <w:pStyle w:val="Code"/>
        <w:rPr>
          <w:highlight w:val="white"/>
        </w:rPr>
      </w:pPr>
      <w:r w:rsidRPr="0092263B">
        <w:rPr>
          <w:highlight w:val="white"/>
        </w:rPr>
        <w:t xml:space="preserve">      if (rightExpression.Symbol.Type.IsIntegralArrayOrPointer()) {</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7777777" w:rsidR="00CD295E" w:rsidRPr="0092263B" w:rsidRDefault="00CD295E" w:rsidP="0092263B">
      <w:pPr>
        <w:pStyle w:val="Code"/>
        <w:rPr>
          <w:highlight w:val="white"/>
        </w:rPr>
      </w:pPr>
    </w:p>
    <w:p w14:paraId="36DA587A" w14:textId="77777777" w:rsidR="00CD295E" w:rsidRPr="0092263B" w:rsidRDefault="00CD295E" w:rsidP="0092263B">
      <w:pPr>
        <w:pStyle w:val="Code"/>
        <w:rPr>
          <w:highlight w:val="white"/>
        </w:rPr>
      </w:pPr>
      <w:r w:rsidRPr="0092263B">
        <w:rPr>
          <w:highlight w:val="white"/>
        </w:rPr>
        <w:t xml:space="preserve">      List&lt;MiddleCode&gt; codeList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77777777" w:rsidR="00CD295E" w:rsidRPr="0092263B" w:rsidRDefault="00CD295E" w:rsidP="0092263B">
      <w:pPr>
        <w:pStyle w:val="Code"/>
        <w:rPr>
          <w:highlight w:val="white"/>
        </w:rPr>
      </w:pPr>
      <w:r w:rsidRPr="0092263B">
        <w:rPr>
          <w:highlight w:val="white"/>
        </w:rPr>
        <w:t xml:space="preserve">      codeList.Add(jumpCode);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77777777" w:rsidR="00CD295E" w:rsidRPr="0092263B" w:rsidRDefault="00CD295E" w:rsidP="0092263B">
      <w:pPr>
        <w:pStyle w:val="Code"/>
        <w:rPr>
          <w:highlight w:val="white"/>
        </w:rPr>
      </w:pP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lastRenderedPageBreak/>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77777777" w:rsidR="00CD295E" w:rsidRPr="0092263B" w:rsidRDefault="00CD295E" w:rsidP="0092263B">
      <w:pPr>
        <w:pStyle w:val="Code"/>
        <w:rPr>
          <w:highlight w:val="white"/>
        </w:rPr>
      </w:pPr>
    </w:p>
    <w:p w14:paraId="2C405335" w14:textId="77777777" w:rsidR="005926A0" w:rsidRDefault="00CD295E" w:rsidP="0092263B">
      <w:pPr>
        <w:pStyle w:val="Code"/>
        <w:rPr>
          <w:highlight w:val="white"/>
        </w:rPr>
      </w:pPr>
      <w:r w:rsidRPr="0092263B">
        <w:rPr>
          <w:highlight w:val="white"/>
        </w:rPr>
        <w:t xml:space="preserve">      Symbol symbol = resultValue ? (new Symbol(null, jumpSet))</w:t>
      </w:r>
    </w:p>
    <w:p w14:paraId="4D70CC73" w14:textId="31E63475" w:rsidR="00CD295E" w:rsidRPr="0092263B" w:rsidRDefault="005926A0" w:rsidP="0092263B">
      <w:pPr>
        <w:pStyle w:val="Code"/>
        <w:rPr>
          <w:highlight w:val="white"/>
        </w:rPr>
      </w:pPr>
      <w:r>
        <w:rPr>
          <w:highlight w:val="white"/>
        </w:rPr>
        <w:t xml:space="preserve">                                 </w:t>
      </w:r>
      <w:r w:rsidR="00CD295E" w:rsidRPr="0092263B">
        <w:rPr>
          <w:highlight w:val="white"/>
        </w:rPr>
        <w:t xml:space="preserve"> : (new Symbol(jumpSet, null));</w:t>
      </w:r>
    </w:p>
    <w:p w14:paraId="7B604312" w14:textId="77777777" w:rsidR="00CD295E" w:rsidRPr="0092263B" w:rsidRDefault="00CD295E" w:rsidP="0092263B">
      <w:pPr>
        <w:pStyle w:val="Code"/>
        <w:rPr>
          <w:highlight w:val="white"/>
        </w:rPr>
      </w:pPr>
      <w:r w:rsidRPr="0092263B">
        <w:rPr>
          <w:highlight w:val="white"/>
        </w:rPr>
        <w:t xml:space="preserve">      return (new Expression(symbol, null, codeList));</w:t>
      </w:r>
    </w:p>
    <w:p w14:paraId="36FA0DF0" w14:textId="77777777" w:rsidR="00CD295E" w:rsidRPr="0092263B" w:rsidRDefault="00CD295E" w:rsidP="0092263B">
      <w:pPr>
        <w:pStyle w:val="Code"/>
        <w:rPr>
          <w:highlight w:val="white"/>
        </w:rPr>
      </w:pPr>
      <w:r w:rsidRPr="0092263B">
        <w:rPr>
          <w:highlight w:val="white"/>
        </w:rPr>
        <w:t xml:space="preserve">    }</w:t>
      </w:r>
    </w:p>
    <w:p w14:paraId="31F58887" w14:textId="77777777" w:rsidR="00CD295E" w:rsidRPr="0092263B" w:rsidRDefault="00CD295E" w:rsidP="0092263B">
      <w:pPr>
        <w:pStyle w:val="Code"/>
        <w:rPr>
          <w:highlight w:val="white"/>
        </w:rPr>
      </w:pPr>
    </w:p>
    <w:p w14:paraId="338382CD" w14:textId="77777777" w:rsidR="00CD295E" w:rsidRPr="0092263B" w:rsidRDefault="00CD295E" w:rsidP="0092263B">
      <w:pPr>
        <w:pStyle w:val="Code"/>
        <w:rPr>
          <w:highlight w:val="white"/>
        </w:rPr>
      </w:pPr>
      <w:r w:rsidRPr="0092263B">
        <w:rPr>
          <w:highlight w:val="white"/>
        </w:rPr>
        <w:t xml:space="preserve">    private static Expression ToLogical(Expression expression) {</w:t>
      </w:r>
    </w:p>
    <w:p w14:paraId="573DD18E" w14:textId="77777777" w:rsidR="00CD295E" w:rsidRPr="0092263B" w:rsidRDefault="00CD295E" w:rsidP="0092263B">
      <w:pPr>
        <w:pStyle w:val="Code"/>
        <w:rPr>
          <w:highlight w:val="white"/>
        </w:rPr>
      </w:pPr>
      <w:r w:rsidRPr="0092263B">
        <w:rPr>
          <w:highlight w:val="white"/>
        </w:rPr>
        <w:t xml:space="preserve">      if (!expression.Symbol.Type.IsLogical()) {</w:t>
      </w:r>
    </w:p>
    <w:p w14:paraId="799D21AE" w14:textId="77777777" w:rsidR="00CD295E" w:rsidRPr="0092263B" w:rsidRDefault="00CD295E" w:rsidP="0092263B">
      <w:pPr>
        <w:pStyle w:val="Code"/>
        <w:rPr>
          <w:highlight w:val="white"/>
        </w:rPr>
      </w:pPr>
      <w:r w:rsidRPr="0092263B">
        <w:rPr>
          <w:highlight w:val="white"/>
        </w:rPr>
        <w:t xml:space="preserve">        return Cast(expression, Type.LogicalType);</w:t>
      </w:r>
    </w:p>
    <w:p w14:paraId="1C21FC09" w14:textId="77777777" w:rsidR="00CD295E" w:rsidRPr="0092263B" w:rsidRDefault="00CD295E" w:rsidP="0092263B">
      <w:pPr>
        <w:pStyle w:val="Code"/>
        <w:rPr>
          <w:highlight w:val="white"/>
        </w:rPr>
      </w:pPr>
      <w:r w:rsidRPr="0092263B">
        <w:rPr>
          <w:highlight w:val="white"/>
        </w:rPr>
        <w:t xml:space="preserve">      }</w:t>
      </w:r>
    </w:p>
    <w:p w14:paraId="5ECEA76E" w14:textId="77777777" w:rsidR="00CD295E" w:rsidRPr="0092263B" w:rsidRDefault="00CD295E" w:rsidP="0092263B">
      <w:pPr>
        <w:pStyle w:val="Code"/>
        <w:rPr>
          <w:highlight w:val="white"/>
        </w:rPr>
      </w:pPr>
    </w:p>
    <w:p w14:paraId="38FA0FB6" w14:textId="77777777" w:rsidR="00CD295E" w:rsidRPr="0092263B" w:rsidRDefault="00CD295E" w:rsidP="0092263B">
      <w:pPr>
        <w:pStyle w:val="Code"/>
        <w:rPr>
          <w:highlight w:val="white"/>
        </w:rPr>
      </w:pPr>
      <w:r w:rsidRPr="0092263B">
        <w:rPr>
          <w:highlight w:val="white"/>
        </w:rPr>
        <w:t xml:space="preserve">      return expression;</w:t>
      </w:r>
    </w:p>
    <w:p w14:paraId="6C399068" w14:textId="77777777" w:rsidR="00CD295E" w:rsidRPr="0092263B" w:rsidRDefault="00CD295E" w:rsidP="0092263B">
      <w:pPr>
        <w:pStyle w:val="Code"/>
        <w:rPr>
          <w:highlight w:val="white"/>
        </w:rPr>
      </w:pPr>
      <w:r w:rsidRPr="0092263B">
        <w:rPr>
          <w:highlight w:val="white"/>
        </w:rPr>
        <w:t xml:space="preserve">    }</w:t>
      </w:r>
    </w:p>
    <w:p w14:paraId="7765D712" w14:textId="77777777" w:rsidR="00CD295E" w:rsidRPr="0092263B" w:rsidRDefault="00CD295E" w:rsidP="0092263B">
      <w:pPr>
        <w:pStyle w:val="Code"/>
        <w:rPr>
          <w:highlight w:val="white"/>
        </w:rPr>
      </w:pP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77777777" w:rsidR="00CD295E" w:rsidRPr="0092263B" w:rsidRDefault="00CD295E" w:rsidP="0092263B">
      <w:pPr>
        <w:pStyle w:val="Code"/>
        <w:rPr>
          <w:highlight w:val="white"/>
        </w:rPr>
      </w:pP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77777777" w:rsidR="00CD295E" w:rsidRPr="0092263B" w:rsidRDefault="00CD295E" w:rsidP="0092263B">
      <w:pPr>
        <w:pStyle w:val="Code"/>
        <w:rPr>
          <w:highlight w:val="white"/>
        </w:rPr>
      </w:pPr>
      <w:r w:rsidRPr="0092263B">
        <w:rPr>
          <w:highlight w:val="white"/>
        </w:rPr>
        <w:t xml:space="preserve">                 rightLogicalExpression = ToLogical(rightExpression);</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77777777" w:rsidR="00CD295E" w:rsidRPr="0092263B" w:rsidRDefault="00CD295E" w:rsidP="0092263B">
      <w:pPr>
        <w:pStyle w:val="Code"/>
        <w:rPr>
          <w:highlight w:val="white"/>
        </w:rPr>
      </w:pPr>
    </w:p>
    <w:p w14:paraId="335B28BD" w14:textId="77777777" w:rsidR="00CD295E" w:rsidRPr="0092263B" w:rsidRDefault="00CD295E" w:rsidP="0092263B">
      <w:pPr>
        <w:pStyle w:val="Code"/>
        <w:rPr>
          <w:highlight w:val="white"/>
        </w:rPr>
      </w:pPr>
      <w:r w:rsidRPr="0092263B">
        <w:rPr>
          <w:highlight w:val="white"/>
        </w:rPr>
        <w:t xml:space="preserve">      List&lt;MiddleCode&gt; codeList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77777777" w:rsidR="00CD295E" w:rsidRPr="0092263B" w:rsidRDefault="00CD295E" w:rsidP="0092263B">
      <w:pPr>
        <w:pStyle w:val="Code"/>
        <w:rPr>
          <w:highlight w:val="white"/>
        </w:rPr>
      </w:pPr>
      <w:r w:rsidRPr="0092263B">
        <w:rPr>
          <w:highlight w:val="white"/>
        </w:rPr>
        <w:t xml:space="preserve">      codeList.Add(jumpCode);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77777777" w:rsidR="00CD295E" w:rsidRPr="0092263B" w:rsidRDefault="00CD295E" w:rsidP="0092263B">
      <w:pPr>
        <w:pStyle w:val="Code"/>
        <w:rPr>
          <w:highlight w:val="white"/>
        </w:rPr>
      </w:pP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9453D1C" w14:textId="77777777" w:rsidR="00CD295E" w:rsidRPr="0092263B" w:rsidRDefault="00CD295E" w:rsidP="0092263B">
      <w:pPr>
        <w:pStyle w:val="Code"/>
        <w:rPr>
          <w:highlight w:val="white"/>
        </w:rPr>
      </w:pPr>
    </w:p>
    <w:p w14:paraId="17B71895" w14:textId="77777777" w:rsidR="00767911" w:rsidRDefault="00CD295E" w:rsidP="0092263B">
      <w:pPr>
        <w:pStyle w:val="Code"/>
        <w:rPr>
          <w:highlight w:val="white"/>
        </w:rPr>
      </w:pPr>
      <w:r w:rsidRPr="0092263B">
        <w:rPr>
          <w:highlight w:val="white"/>
        </w:rPr>
        <w:t xml:space="preserve">      Symbol symbol = resultValue ? (new Symbol(null, jumpSet))</w:t>
      </w:r>
    </w:p>
    <w:p w14:paraId="60462354" w14:textId="52D376A1" w:rsidR="00CD295E" w:rsidRPr="0092263B" w:rsidRDefault="00767911" w:rsidP="0092263B">
      <w:pPr>
        <w:pStyle w:val="Code"/>
        <w:rPr>
          <w:highlight w:val="white"/>
        </w:rPr>
      </w:pPr>
      <w:r>
        <w:rPr>
          <w:highlight w:val="white"/>
        </w:rPr>
        <w:t xml:space="preserve">                                 </w:t>
      </w:r>
      <w:r w:rsidR="00CD295E" w:rsidRPr="0092263B">
        <w:rPr>
          <w:highlight w:val="white"/>
        </w:rPr>
        <w:t xml:space="preserve"> : (new Symbol(jumpSet, null));</w:t>
      </w:r>
    </w:p>
    <w:p w14:paraId="7DC62447" w14:textId="77777777" w:rsidR="00CD295E" w:rsidRPr="0092263B" w:rsidRDefault="00CD295E" w:rsidP="0092263B">
      <w:pPr>
        <w:pStyle w:val="Code"/>
        <w:rPr>
          <w:highlight w:val="white"/>
        </w:rPr>
      </w:pPr>
      <w:r w:rsidRPr="0092263B">
        <w:rPr>
          <w:highlight w:val="white"/>
        </w:rPr>
        <w:t xml:space="preserve">      return (new Expression(symbol, null, codeList));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77777777" w:rsidR="00CD295E" w:rsidRPr="0092263B" w:rsidRDefault="00CD295E" w:rsidP="0092263B">
      <w:pPr>
        <w:pStyle w:val="Code"/>
        <w:rPr>
          <w:highlight w:val="white"/>
        </w:rPr>
      </w:pPr>
      <w:r w:rsidRPr="0092263B">
        <w:rPr>
          <w:highlight w:val="white"/>
        </w:rPr>
        <w:t xml:space="preserve">  </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lastRenderedPageBreak/>
        <w:t xml:space="preserve">                                        Expression leftExpression,</w:t>
      </w:r>
    </w:p>
    <w:p w14:paraId="0853F8C2" w14:textId="6B418A8C" w:rsidR="00CD295E" w:rsidRPr="0092263B"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77777777" w:rsidR="00CD295E" w:rsidRPr="0092263B" w:rsidRDefault="00CD295E" w:rsidP="0092263B">
      <w:pPr>
        <w:pStyle w:val="Code"/>
        <w:rPr>
          <w:highlight w:val="white"/>
        </w:rPr>
      </w:pPr>
      <w:r w:rsidRPr="0092263B">
        <w:rPr>
          <w:highlight w:val="white"/>
        </w:rPr>
        <w:t xml:space="preserve">      }</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7777777" w:rsidR="00CD295E" w:rsidRPr="0092263B" w:rsidRDefault="00CD295E" w:rsidP="0092263B">
      <w:pPr>
        <w:pStyle w:val="Code"/>
        <w:rPr>
          <w:highlight w:val="white"/>
        </w:rPr>
      </w:pP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494E0836" w:rsidR="00CD295E" w:rsidRPr="0092263B"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08C80D1D" w14:textId="77777777"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77777777" w:rsidR="00CD295E" w:rsidRPr="0092263B" w:rsidRDefault="00CD295E" w:rsidP="0092263B">
      <w:pPr>
        <w:pStyle w:val="Code"/>
        <w:rPr>
          <w:highlight w:val="white"/>
        </w:rPr>
      </w:pPr>
      <w:r w:rsidRPr="0092263B">
        <w:rPr>
          <w:highlight w:val="white"/>
        </w:rPr>
        <w:t xml:space="preserve">    </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77777777" w:rsidR="00CD295E" w:rsidRPr="0092263B" w:rsidRDefault="00CD295E" w:rsidP="0092263B">
      <w:pPr>
        <w:pStyle w:val="Code"/>
        <w:rPr>
          <w:highlight w:val="white"/>
        </w:rPr>
      </w:pPr>
      <w:r w:rsidRPr="0092263B">
        <w:rPr>
          <w:highlight w:val="white"/>
        </w:rPr>
        <w:t xml:space="preserve">           </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7777777" w:rsidR="00CD295E" w:rsidRPr="0092263B" w:rsidRDefault="00CD295E" w:rsidP="0092263B">
      <w:pPr>
        <w:pStyle w:val="Code"/>
        <w:rPr>
          <w:highlight w:val="white"/>
        </w:rPr>
      </w:pP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77777777" w:rsidR="00CD295E" w:rsidRPr="0092263B" w:rsidRDefault="00CD295E" w:rsidP="0092263B">
      <w:pPr>
        <w:pStyle w:val="Code"/>
        <w:rPr>
          <w:highlight w:val="white"/>
        </w:rPr>
      </w:pPr>
      <w:r w:rsidRPr="0092263B">
        <w:rPr>
          <w:highlight w:val="white"/>
        </w:rPr>
        <w:t xml:space="preserve">          }</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7E0C8D54" w14:textId="77777777" w:rsidR="00CD295E" w:rsidRPr="0092263B" w:rsidRDefault="00CD295E" w:rsidP="0092263B">
      <w:pPr>
        <w:pStyle w:val="Code"/>
        <w:rPr>
          <w:highlight w:val="white"/>
        </w:rPr>
      </w:pPr>
      <w:r w:rsidRPr="0092263B">
        <w:rPr>
          <w:highlight w:val="white"/>
        </w:rPr>
        <w:t xml:space="preserve">        </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77777777" w:rsidR="00CD295E" w:rsidRPr="0092263B" w:rsidRDefault="00CD295E" w:rsidP="0092263B">
      <w:pPr>
        <w:pStyle w:val="Code"/>
        <w:rPr>
          <w:highlight w:val="white"/>
        </w:rPr>
      </w:pPr>
      <w:r w:rsidRPr="0092263B">
        <w:rPr>
          <w:highlight w:val="white"/>
        </w:rPr>
        <w:t xml:space="preserve">          }</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7777777" w:rsidR="00CD295E" w:rsidRPr="0092263B" w:rsidRDefault="00CD295E" w:rsidP="0092263B">
      <w:pPr>
        <w:pStyle w:val="Code"/>
        <w:rPr>
          <w:highlight w:val="white"/>
        </w:rPr>
      </w:pPr>
      <w:r w:rsidRPr="0092263B">
        <w:rPr>
          <w:highlight w:val="white"/>
        </w:rPr>
        <w:lastRenderedPageBreak/>
        <w:t xml:space="preserve">          }</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77777777" w:rsidR="00CD295E" w:rsidRPr="0092263B" w:rsidRDefault="00CD295E" w:rsidP="0092263B">
      <w:pPr>
        <w:pStyle w:val="Code"/>
        <w:rPr>
          <w:highlight w:val="white"/>
        </w:rPr>
      </w:pP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61D01C54" w14:textId="77777777" w:rsidR="00CD295E" w:rsidRPr="0092263B" w:rsidRDefault="00CD295E" w:rsidP="0092263B">
      <w:pPr>
        <w:pStyle w:val="Code"/>
        <w:rPr>
          <w:highlight w:val="white"/>
        </w:rPr>
      </w:pPr>
    </w:p>
    <w:p w14:paraId="07DB9A69" w14:textId="77777777"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77777777" w:rsidR="00CD295E" w:rsidRPr="0092263B" w:rsidRDefault="00CD295E" w:rsidP="0092263B">
      <w:pPr>
        <w:pStyle w:val="Code"/>
        <w:rPr>
          <w:highlight w:val="white"/>
        </w:rPr>
      </w:pPr>
      <w:r w:rsidRPr="0092263B">
        <w:rPr>
          <w:highlight w:val="white"/>
        </w:rPr>
        <w:t xml:space="preserve">        </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77777777" w:rsidR="00CD295E" w:rsidRPr="0092263B" w:rsidRDefault="00CD295E" w:rsidP="0092263B">
      <w:pPr>
        <w:pStyle w:val="Code"/>
        <w:rPr>
          <w:highlight w:val="white"/>
        </w:rPr>
      </w:pPr>
      <w:r w:rsidRPr="0092263B">
        <w:rPr>
          <w:highlight w:val="white"/>
        </w:rPr>
        <w:t xml:space="preserve">    </w:t>
      </w:r>
    </w:p>
    <w:p w14:paraId="0EA79D12" w14:textId="77777777" w:rsidR="00CD295E" w:rsidRPr="0092263B" w:rsidRDefault="00CD295E" w:rsidP="0092263B">
      <w:pPr>
        <w:pStyle w:val="Code"/>
        <w:rPr>
          <w:highlight w:val="white"/>
        </w:rPr>
      </w:pPr>
      <w:r w:rsidRPr="0092263B">
        <w:rPr>
          <w:highlight w:val="white"/>
        </w:rPr>
        <w:t xml:space="preserve">      Type maxType = TypeCast.MaxType(leftSymbol.Type, rightSymbol.Type);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77777777" w:rsidR="00CD295E" w:rsidRPr="0092263B" w:rsidRDefault="00CD295E" w:rsidP="0092263B">
      <w:pPr>
        <w:pStyle w:val="Code"/>
        <w:rPr>
          <w:highlight w:val="white"/>
        </w:rPr>
      </w:pP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2FF82A46" w14:textId="77777777" w:rsidR="00CD295E" w:rsidRPr="0092263B" w:rsidRDefault="00CD295E" w:rsidP="0092263B">
      <w:pPr>
        <w:pStyle w:val="Code"/>
        <w:rPr>
          <w:highlight w:val="white"/>
        </w:rPr>
      </w:pPr>
      <w:r w:rsidRPr="0092263B">
        <w:rPr>
          <w:highlight w:val="white"/>
        </w:rPr>
        <w:t xml:space="preserve">      if (leftExpression.Symbol.Type.IsFloating()) {</w:t>
      </w:r>
    </w:p>
    <w:p w14:paraId="5E7A82CA"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lastRenderedPageBreak/>
        <w:t xml:space="preserve">      else {</w:t>
      </w:r>
    </w:p>
    <w:p w14:paraId="28C1251F"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77777777" w:rsidR="00CD295E" w:rsidRPr="0092263B" w:rsidRDefault="00CD295E" w:rsidP="0092263B">
      <w:pPr>
        <w:pStyle w:val="Code"/>
        <w:rPr>
          <w:highlight w:val="white"/>
        </w:rPr>
      </w:pPr>
      <w:r w:rsidRPr="0092263B">
        <w:rPr>
          <w:highlight w:val="white"/>
        </w:rPr>
        <w:t xml:space="preserve">      if (rightExpression.Symbol.Type.IsFloating()) {</w:t>
      </w:r>
    </w:p>
    <w:p w14:paraId="5D3BD124"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2CE68755" w14:textId="77777777" w:rsidR="00CD295E" w:rsidRPr="00CD295E" w:rsidRDefault="00CD295E" w:rsidP="00CD295E">
      <w:pPr>
        <w:pStyle w:val="Code"/>
        <w:rPr>
          <w:highlight w:val="white"/>
        </w:rPr>
      </w:pPr>
      <w:r w:rsidRPr="00CD295E">
        <w:rPr>
          <w:highlight w:val="white"/>
        </w:rPr>
        <w:t xml:space="preserve">        rightValue = (decimal) ((BigInteger)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77777777" w:rsidR="00CD295E" w:rsidRPr="00CD295E" w:rsidRDefault="00CD295E" w:rsidP="00CD295E">
      <w:pPr>
        <w:pStyle w:val="Code"/>
        <w:rPr>
          <w:highlight w:val="white"/>
        </w:rPr>
      </w:pPr>
      <w:r w:rsidRPr="00CD295E">
        <w:rPr>
          <w:highlight w:val="white"/>
        </w:rPr>
        <w:t xml:space="preserve">  </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77777777" w:rsidR="00CD295E" w:rsidRPr="00CD295E" w:rsidRDefault="00CD295E" w:rsidP="00CD295E">
      <w:pPr>
        <w:pStyle w:val="Code"/>
        <w:rPr>
          <w:highlight w:val="white"/>
        </w:rPr>
      </w:pP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151F48E0" w:rsidR="00CD295E" w:rsidRP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5582EE05" w14:textId="77777777" w:rsidR="00CD295E" w:rsidRPr="00CD295E" w:rsidRDefault="00CD295E" w:rsidP="00CD295E">
      <w:pPr>
        <w:pStyle w:val="Code"/>
        <w:rPr>
          <w:highlight w:val="white"/>
        </w:rPr>
      </w:pPr>
      <w:r w:rsidRPr="00CD295E">
        <w:rPr>
          <w:highlight w:val="white"/>
        </w:rPr>
        <w:t xml:space="preserve">      Symbol resultSymbol = new Symbol(maxType, resultValue);</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0BA6D729" w:rsidR="00CD295E" w:rsidRP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77777777" w:rsidR="00CD295E" w:rsidRPr="00CD295E" w:rsidRDefault="00CD295E" w:rsidP="00CD295E">
      <w:pPr>
        <w:pStyle w:val="Code"/>
        <w:rPr>
          <w:highlight w:val="white"/>
        </w:rPr>
      </w:pPr>
      <w:r w:rsidRPr="00CD295E">
        <w:rPr>
          <w:highlight w:val="white"/>
        </w:rPr>
        <w:t xml:space="preserve">  </w:t>
      </w:r>
    </w:p>
    <w:p w14:paraId="28FB7D00" w14:textId="77777777" w:rsidR="00CD295E" w:rsidRPr="00CD295E" w:rsidRDefault="00CD295E" w:rsidP="00CD295E">
      <w:pPr>
        <w:pStyle w:val="Code"/>
        <w:rPr>
          <w:highlight w:val="white"/>
        </w:rPr>
      </w:pPr>
      <w:r w:rsidRPr="00CD295E">
        <w:rPr>
          <w:highlight w:val="white"/>
        </w:rPr>
        <w:t xml:space="preserve">    public static Expression LogicalNot(Expression expression) {</w:t>
      </w:r>
    </w:p>
    <w:p w14:paraId="52F73A39" w14:textId="77777777" w:rsidR="00CD295E" w:rsidRPr="00CD295E" w:rsidRDefault="00CD295E" w:rsidP="00CD295E">
      <w:pPr>
        <w:pStyle w:val="Code"/>
        <w:rPr>
          <w:highlight w:val="white"/>
        </w:rPr>
      </w:pPr>
      <w:r w:rsidRPr="00CD295E">
        <w:rPr>
          <w:highlight w:val="white"/>
        </w:rPr>
        <w:t xml:space="preserve">      if (IsConstant(expression)) {</w:t>
      </w:r>
    </w:p>
    <w:p w14:paraId="718172A6" w14:textId="77777777" w:rsidR="00CD295E" w:rsidRPr="00CD295E" w:rsidRDefault="00CD295E" w:rsidP="00CD295E">
      <w:pPr>
        <w:pStyle w:val="Code"/>
        <w:rPr>
          <w:highlight w:val="white"/>
        </w:rPr>
      </w:pPr>
      <w:r w:rsidRPr="00CD295E">
        <w:rPr>
          <w:highlight w:val="white"/>
        </w:rPr>
        <w:t xml:space="preserve">        expression = ToLogical(expression);</w:t>
      </w:r>
    </w:p>
    <w:p w14:paraId="0E183142"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51267AA1"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4C3B6188" w14:textId="77777777" w:rsidR="00CD295E" w:rsidRPr="00CD295E" w:rsidRDefault="00CD295E" w:rsidP="00CD295E">
      <w:pPr>
        <w:pStyle w:val="Code"/>
        <w:rPr>
          <w:highlight w:val="white"/>
        </w:rPr>
      </w:pPr>
      <w:r w:rsidRPr="00CD295E">
        <w:rPr>
          <w:highlight w:val="white"/>
        </w:rPr>
        <w:t xml:space="preserve">        codeList.Add(jumpCode);</w:t>
      </w:r>
    </w:p>
    <w:p w14:paraId="1D197F97"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76408DE2" w14:textId="77777777" w:rsidR="00CD295E" w:rsidRPr="00CD295E" w:rsidRDefault="00CD295E" w:rsidP="00CD295E">
      <w:pPr>
        <w:pStyle w:val="Code"/>
        <w:rPr>
          <w:highlight w:val="white"/>
        </w:rPr>
      </w:pPr>
      <w:r w:rsidRPr="00CD295E">
        <w:rPr>
          <w:highlight w:val="white"/>
        </w:rPr>
        <w:t xml:space="preserve">        jumpSet.Add(jumpCode);</w:t>
      </w:r>
    </w:p>
    <w:p w14:paraId="259002A0" w14:textId="77777777" w:rsidR="00CD295E" w:rsidRPr="00CD295E" w:rsidRDefault="00CD295E" w:rsidP="00CD295E">
      <w:pPr>
        <w:pStyle w:val="Code"/>
        <w:rPr>
          <w:highlight w:val="white"/>
        </w:rPr>
      </w:pPr>
      <w:r w:rsidRPr="00CD295E">
        <w:rPr>
          <w:highlight w:val="white"/>
        </w:rPr>
        <w:t xml:space="preserve">        bool isTrue = (expression.Symbol.TrueSet.Count &gt; 0);</w:t>
      </w:r>
    </w:p>
    <w:p w14:paraId="79A90A93" w14:textId="77777777" w:rsidR="002E00C1" w:rsidRDefault="00CD295E" w:rsidP="00CD295E">
      <w:pPr>
        <w:pStyle w:val="Code"/>
        <w:rPr>
          <w:highlight w:val="white"/>
        </w:rPr>
      </w:pPr>
      <w:r w:rsidRPr="00CD295E">
        <w:rPr>
          <w:highlight w:val="white"/>
        </w:rPr>
        <w:t xml:space="preserve">        Symbol symbol = isTrue ? (new Symbol(null, jumpSet))</w:t>
      </w:r>
    </w:p>
    <w:p w14:paraId="20C180C7" w14:textId="70FAB957" w:rsidR="00CD295E" w:rsidRPr="00CD295E" w:rsidRDefault="002E00C1" w:rsidP="00CD295E">
      <w:pPr>
        <w:pStyle w:val="Code"/>
        <w:rPr>
          <w:highlight w:val="white"/>
        </w:rPr>
      </w:pPr>
      <w:r>
        <w:rPr>
          <w:highlight w:val="white"/>
        </w:rPr>
        <w:t xml:space="preserve">                              </w:t>
      </w:r>
      <w:r w:rsidR="00CD295E" w:rsidRPr="00CD295E">
        <w:rPr>
          <w:highlight w:val="white"/>
        </w:rPr>
        <w:t xml:space="preserve"> : (new Symbol(jumpSet, null));</w:t>
      </w:r>
    </w:p>
    <w:p w14:paraId="3A76252A" w14:textId="77777777" w:rsidR="00CD295E" w:rsidRPr="00CD295E" w:rsidRDefault="00CD295E" w:rsidP="00CD295E">
      <w:pPr>
        <w:pStyle w:val="Code"/>
        <w:rPr>
          <w:highlight w:val="white"/>
        </w:rPr>
      </w:pPr>
      <w:r w:rsidRPr="00CD295E">
        <w:rPr>
          <w:highlight w:val="white"/>
        </w:rPr>
        <w:t xml:space="preserve">        return (new Expression(symbol, null, codeList));</w:t>
      </w:r>
    </w:p>
    <w:p w14:paraId="617C920D" w14:textId="77777777" w:rsidR="00CD295E" w:rsidRPr="00CD295E" w:rsidRDefault="00CD295E" w:rsidP="00CD295E">
      <w:pPr>
        <w:pStyle w:val="Code"/>
        <w:rPr>
          <w:highlight w:val="white"/>
        </w:rPr>
      </w:pPr>
      <w:r w:rsidRPr="00CD295E">
        <w:rPr>
          <w:highlight w:val="white"/>
        </w:rPr>
        <w:t xml:space="preserve">      }</w:t>
      </w:r>
    </w:p>
    <w:p w14:paraId="02FBD5BE" w14:textId="77777777" w:rsidR="00CD295E" w:rsidRPr="00CD295E" w:rsidRDefault="00CD295E" w:rsidP="00CD295E">
      <w:pPr>
        <w:pStyle w:val="Code"/>
        <w:rPr>
          <w:highlight w:val="white"/>
        </w:rPr>
      </w:pPr>
    </w:p>
    <w:p w14:paraId="12438569" w14:textId="77777777" w:rsidR="00CD295E" w:rsidRPr="00CD295E" w:rsidRDefault="00CD295E" w:rsidP="00CD295E">
      <w:pPr>
        <w:pStyle w:val="Code"/>
        <w:rPr>
          <w:highlight w:val="white"/>
        </w:rPr>
      </w:pPr>
      <w:r w:rsidRPr="00CD295E">
        <w:rPr>
          <w:highlight w:val="white"/>
        </w:rPr>
        <w:t xml:space="preserve">      return null;</w:t>
      </w:r>
    </w:p>
    <w:p w14:paraId="4361C724" w14:textId="77777777" w:rsidR="00CD295E" w:rsidRPr="00CD295E" w:rsidRDefault="00CD295E" w:rsidP="00CD295E">
      <w:pPr>
        <w:pStyle w:val="Code"/>
        <w:rPr>
          <w:highlight w:val="white"/>
        </w:rPr>
      </w:pPr>
      <w:r w:rsidRPr="00CD295E">
        <w:rPr>
          <w:highlight w:val="white"/>
        </w:rPr>
        <w:t xml:space="preserve">    }</w:t>
      </w:r>
    </w:p>
    <w:p w14:paraId="19219130" w14:textId="77777777" w:rsidR="00CD295E" w:rsidRPr="00CD295E" w:rsidRDefault="00CD295E" w:rsidP="00CD295E">
      <w:pPr>
        <w:pStyle w:val="Code"/>
        <w:rPr>
          <w:highlight w:val="white"/>
        </w:rPr>
      </w:pP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lastRenderedPageBreak/>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lastRenderedPageBreak/>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lastRenderedPageBreak/>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lastRenderedPageBreak/>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0CCCC5" w14:textId="77777777" w:rsidR="00EF74E4" w:rsidRPr="00EF74E4" w:rsidRDefault="00EF74E4" w:rsidP="00EF74E4"/>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 xml:space="preserve">Standard </w:t>
      </w:r>
      <w:proofErr w:type="spellStart"/>
      <w:r w:rsidRPr="00EC76D5">
        <w:t>Input/Output</w:t>
      </w:r>
      <w:bookmarkEnd w:id="572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proofErr w:type="spellStart"/>
      <w:r w:rsidRPr="00EC76D5">
        <w:lastRenderedPageBreak/>
        <w:t>Main</w:t>
      </w:r>
      <w:r w:rsidR="001B32C0" w:rsidRPr="00EC76D5">
        <w:t>.java</w:t>
      </w:r>
      <w:bookmarkEnd w:id="5729"/>
      <w:bookmarkEnd w:id="5730"/>
      <w:proofErr w:type="spellEnd"/>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81D97" w:rsidRPr="003F7CF1" w:rsidRDefault="00981D9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81D97" w:rsidRPr="003F7CF1" w:rsidRDefault="00981D9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81D97" w:rsidRPr="003F7CF1" w:rsidRDefault="00981D9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81D97" w:rsidRPr="003F7CF1" w:rsidRDefault="00981D9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81D97" w:rsidRPr="003F7CF1" w:rsidRDefault="00981D9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81D97" w:rsidRPr="003F7CF1" w:rsidRDefault="00981D9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81D97" w:rsidRPr="003F7CF1" w:rsidRDefault="00981D9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81D97" w:rsidRPr="003F7CF1" w:rsidRDefault="00981D97"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81D97" w:rsidRPr="003F7CF1" w:rsidRDefault="00981D9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81D97" w:rsidRPr="003F7CF1" w:rsidRDefault="00981D97"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81D97" w:rsidRPr="003F7CF1" w:rsidRDefault="00981D9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81D97" w:rsidRPr="003F7CF1" w:rsidRDefault="00981D97"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81D97" w:rsidRPr="003F7CF1" w:rsidRDefault="00981D97"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81D97" w:rsidRPr="003F7CF1" w:rsidRDefault="00981D97"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81D97" w:rsidRPr="003F7CF1" w:rsidRDefault="00981D9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81D97" w:rsidRPr="003F7CF1" w:rsidRDefault="00981D9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81D97" w:rsidRPr="003F7CF1" w:rsidRDefault="00981D9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81D97" w:rsidRPr="003F7CF1" w:rsidRDefault="00981D9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81D97" w:rsidRPr="003F7CF1" w:rsidRDefault="00981D97"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81D97" w:rsidRPr="003F7CF1" w:rsidRDefault="00981D97"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81D97" w:rsidRPr="003F7CF1" w:rsidRDefault="00981D97"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81D97" w:rsidRPr="003F7CF1" w:rsidRDefault="00981D97"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81D97" w:rsidRPr="003F7CF1" w:rsidRDefault="00981D97"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81D97" w:rsidRPr="003F7CF1" w:rsidRDefault="00981D97"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81D97" w:rsidRPr="003F7CF1" w:rsidRDefault="00981D97"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81D97" w:rsidRPr="003F7CF1" w:rsidRDefault="00981D9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81D97" w:rsidRPr="003F7CF1" w:rsidRDefault="00981D9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81D97" w:rsidRPr="003F7CF1" w:rsidRDefault="00981D9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81D97" w:rsidRPr="003F7CF1" w:rsidRDefault="00981D9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81D97" w:rsidRPr="003F7CF1" w:rsidRDefault="00981D9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81D97" w:rsidRPr="003F7CF1" w:rsidRDefault="00981D9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81D97" w:rsidRPr="003F7CF1" w:rsidRDefault="00981D9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81D97" w:rsidRPr="003F7CF1" w:rsidRDefault="00981D97"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81D97" w:rsidRPr="003F7CF1" w:rsidRDefault="00981D97"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81D97" w:rsidRPr="003F7CF1" w:rsidRDefault="00981D97"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81D97" w:rsidRPr="003F7CF1" w:rsidRDefault="00981D97"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81D97" w:rsidRPr="003F7CF1" w:rsidRDefault="00981D97"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81D97" w:rsidRPr="003F7CF1" w:rsidRDefault="00981D97"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81D97" w:rsidRPr="003F7CF1" w:rsidRDefault="00981D97"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81D97" w:rsidRPr="003F7CF1" w:rsidRDefault="00981D97"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81D97" w:rsidRPr="003F7CF1" w:rsidRDefault="00981D97"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81D97" w:rsidRPr="003F7CF1" w:rsidRDefault="00981D97"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81D97" w:rsidRPr="003F7CF1" w:rsidRDefault="00981D97"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81D97" w:rsidRPr="003F7CF1" w:rsidRDefault="00981D97"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81D97" w:rsidRPr="003F7CF1" w:rsidRDefault="00981D97"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81D97" w:rsidRPr="003F7CF1" w:rsidRDefault="00981D97"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81D97" w:rsidRPr="003F7CF1" w:rsidRDefault="00981D97"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81D97" w:rsidRPr="003F7CF1" w:rsidRDefault="00981D97"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81D97" w:rsidRPr="003F7CF1" w:rsidRDefault="00981D97"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81D97" w:rsidRPr="003F7CF1" w:rsidRDefault="00981D97"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81D97" w:rsidRPr="003F7CF1" w:rsidRDefault="00981D97"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81D97" w:rsidRPr="003F7CF1" w:rsidRDefault="00981D97"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81D97" w:rsidRPr="003F7CF1" w:rsidRDefault="00981D97"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81D97" w:rsidRPr="003F7CF1" w:rsidRDefault="00981D97"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81D97" w:rsidRPr="003F7CF1" w:rsidRDefault="00981D97"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81D97" w:rsidRPr="003F7CF1" w:rsidRDefault="00981D9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81D97" w:rsidRPr="003F7CF1" w:rsidRDefault="00981D9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81D97" w:rsidRPr="003F7CF1" w:rsidRDefault="00981D9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81D97" w:rsidRPr="003F7CF1" w:rsidRDefault="00981D9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81D97" w:rsidRPr="003F7CF1" w:rsidRDefault="00981D9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81D97" w:rsidRPr="003F7CF1" w:rsidRDefault="00981D9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81D97" w:rsidRPr="003F7CF1" w:rsidRDefault="00981D97"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81D97" w:rsidRPr="003F7CF1" w:rsidRDefault="00981D97"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81D97" w:rsidRPr="003F7CF1" w:rsidRDefault="00981D97"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81D97" w:rsidRPr="003F7CF1" w:rsidRDefault="00981D97"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81D97" w:rsidRPr="003F7CF1" w:rsidRDefault="00981D97"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81D97" w:rsidRPr="003F7CF1" w:rsidRDefault="00981D9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81D97" w:rsidRPr="003F7CF1" w:rsidRDefault="00981D9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81D97" w:rsidRPr="003F7CF1" w:rsidRDefault="00981D9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81D97" w:rsidRPr="003F7CF1" w:rsidRDefault="00981D97"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81D97" w:rsidRPr="003F7CF1" w:rsidRDefault="00981D97"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81D97" w:rsidRPr="003F7CF1" w:rsidRDefault="00981D9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81D97" w:rsidRPr="003F7CF1" w:rsidRDefault="00981D9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81D97" w:rsidRPr="003F7CF1" w:rsidRDefault="00981D9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81D97" w:rsidRPr="003F7CF1" w:rsidRDefault="00981D97"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81D97" w:rsidRPr="003F7CF1" w:rsidRDefault="00981D97"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81D97" w:rsidRPr="003F7CF1" w:rsidRDefault="00981D97"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81D97" w:rsidRPr="003F7CF1" w:rsidRDefault="00981D97"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81D97" w:rsidRPr="003F7CF1" w:rsidRDefault="00981D97"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81D97" w:rsidRPr="003F7CF1" w:rsidRDefault="00981D97"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81D97" w:rsidRPr="003F7CF1" w:rsidRDefault="00981D9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81D97" w:rsidRPr="003F7CF1" w:rsidRDefault="00981D9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81D97" w:rsidRPr="003F7CF1" w:rsidRDefault="00981D9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81D97" w:rsidRPr="003F7CF1" w:rsidRDefault="00981D97"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81D97" w:rsidRPr="003F7CF1" w:rsidRDefault="00981D97"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81D97" w:rsidRPr="003F7CF1" w:rsidRDefault="00981D9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81D97" w:rsidRPr="003F7CF1" w:rsidRDefault="00981D97"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81D97" w:rsidRPr="003F7CF1" w:rsidRDefault="00981D97"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81D97" w:rsidRPr="003F7CF1" w:rsidRDefault="00981D9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81D97" w:rsidRPr="003F7CF1" w:rsidRDefault="00981D9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81D97" w:rsidRPr="003F7CF1" w:rsidRDefault="00981D97"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81D97" w:rsidRPr="003F7CF1" w:rsidRDefault="00981D97"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81D97" w:rsidRPr="003F7CF1" w:rsidRDefault="00981D97"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81D97" w:rsidRPr="003F7CF1" w:rsidRDefault="00981D97"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81D97" w:rsidRPr="003F7CF1" w:rsidRDefault="00981D97"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81D97" w:rsidRPr="003F7CF1" w:rsidRDefault="00981D97"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81D97" w:rsidRPr="003F7CF1" w:rsidRDefault="00981D9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81D97" w:rsidRPr="003F7CF1" w:rsidRDefault="00981D9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81D97" w:rsidRPr="003F7CF1" w:rsidRDefault="00981D97"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81D97" w:rsidRPr="003F7CF1" w:rsidRDefault="00981D97"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81D97" w:rsidRPr="003F7CF1" w:rsidRDefault="00981D97"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81D97" w:rsidRPr="003F7CF1" w:rsidRDefault="00981D97"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81D97" w:rsidRPr="003F7CF1" w:rsidRDefault="00981D9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81D97" w:rsidRPr="003F7CF1" w:rsidRDefault="00981D9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81D97" w:rsidRPr="003F7CF1" w:rsidRDefault="00981D97"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81D97" w:rsidRPr="003F7CF1" w:rsidRDefault="00981D97"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81D97" w:rsidRPr="003F7CF1" w:rsidRDefault="00981D97"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81D97" w:rsidRPr="003F7CF1" w:rsidRDefault="00981D9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81D97" w:rsidRPr="003F7CF1" w:rsidRDefault="00981D97"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81D97" w:rsidRPr="003F7CF1" w:rsidRDefault="00981D9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81D97" w:rsidRPr="003F7CF1" w:rsidRDefault="00981D9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81D97" w:rsidRPr="003F7CF1" w:rsidRDefault="00981D9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81D97" w:rsidRPr="003F7CF1" w:rsidRDefault="00981D97"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81D97" w:rsidRPr="003F7CF1" w:rsidRDefault="00981D97"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81D97" w:rsidRPr="003F7CF1" w:rsidRDefault="00981D97"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81D97" w:rsidRPr="003F7CF1" w:rsidRDefault="00981D97"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81D97" w:rsidRPr="003F7CF1" w:rsidRDefault="00981D97"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81D97" w:rsidRPr="003F7CF1" w:rsidRDefault="00981D97"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81D97" w:rsidRPr="003F7CF1" w:rsidRDefault="00981D97"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81D97" w:rsidRPr="003F7CF1" w:rsidRDefault="00981D97"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81D97" w:rsidRPr="003F7CF1" w:rsidRDefault="00981D97"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81D97" w:rsidRPr="003F7CF1" w:rsidRDefault="00981D97"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81D97" w:rsidRPr="003F7CF1" w:rsidRDefault="00981D9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4232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81D97" w:rsidRPr="003F7CF1" w:rsidRDefault="00981D9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81D97" w:rsidRPr="003F7CF1" w:rsidRDefault="00981D9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81D97" w:rsidRPr="003F7CF1" w:rsidRDefault="00981D9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81D97" w:rsidRPr="003F7CF1" w:rsidRDefault="00981D9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4232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81D97" w:rsidRPr="003F7CF1" w:rsidRDefault="00981D97"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81D97" w:rsidRPr="003F7CF1" w:rsidRDefault="00981D97"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81D97" w:rsidRPr="003F7CF1" w:rsidRDefault="00981D9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81D97" w:rsidRPr="003F7CF1" w:rsidRDefault="00981D9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81D97" w:rsidRPr="003F7CF1" w:rsidRDefault="00981D9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81D97" w:rsidRPr="003F7CF1" w:rsidRDefault="00981D9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81D97" w:rsidRPr="003F7CF1" w:rsidRDefault="00981D9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81D97" w:rsidRPr="003F7CF1" w:rsidRDefault="00981D9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81D97" w:rsidRPr="003F7CF1" w:rsidRDefault="00981D9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81D97" w:rsidRPr="003F7CF1" w:rsidRDefault="00981D9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81D97" w:rsidRPr="003F7CF1" w:rsidRDefault="00981D9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81D97" w:rsidRPr="003F7CF1" w:rsidRDefault="00981D97"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81D97" w:rsidRPr="003F7CF1" w:rsidRDefault="00981D97"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81D97" w:rsidRPr="003F7CF1" w:rsidRDefault="00981D97"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81D97" w:rsidRPr="003F7CF1" w:rsidRDefault="00981D97"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81D97" w:rsidRPr="003F7CF1" w:rsidRDefault="00981D97"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81D97" w:rsidRPr="003F7CF1" w:rsidRDefault="00981D97"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81D97" w:rsidRPr="003F7CF1" w:rsidRDefault="00981D97"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81D97" w:rsidRPr="003F7CF1" w:rsidRDefault="00981D97"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81D97" w:rsidRPr="003F7CF1" w:rsidRDefault="00981D97"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81D97" w:rsidRPr="003F7CF1" w:rsidRDefault="00981D97"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by definition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64231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64231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initializes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81D97" w:rsidRPr="003F7CF1" w:rsidRDefault="00981D9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81D97" w:rsidRPr="003F7CF1" w:rsidRDefault="00981D9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81D97" w:rsidRPr="003F7CF1" w:rsidRDefault="00981D9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81D97" w:rsidRPr="003F7CF1" w:rsidRDefault="00981D9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81D97" w:rsidRPr="003F7CF1" w:rsidRDefault="00981D97"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81D97" w:rsidRPr="003F7CF1" w:rsidRDefault="00981D9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81D97" w:rsidRPr="003F7CF1" w:rsidRDefault="00981D9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81D97" w:rsidRPr="003F7CF1" w:rsidRDefault="00981D9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81D97" w:rsidRPr="003F7CF1" w:rsidRDefault="00981D9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81D97" w:rsidRPr="003F7CF1" w:rsidRDefault="00981D97"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81D97" w:rsidRPr="003F7CF1" w:rsidRDefault="00981D97"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81D97" w:rsidRPr="003F7CF1" w:rsidRDefault="00981D9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81D97" w:rsidRPr="003F7CF1" w:rsidRDefault="00981D9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81D97" w:rsidRPr="003F7CF1" w:rsidRDefault="00981D9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81D97" w:rsidRPr="003F7CF1" w:rsidRDefault="00981D9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81D97" w:rsidRPr="003F7CF1" w:rsidRDefault="00981D97"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81D97" w:rsidRPr="003F7CF1" w:rsidRDefault="00981D97"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81D97" w:rsidRPr="003F7CF1" w:rsidRDefault="00981D97"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81D97" w:rsidRPr="003F7CF1" w:rsidRDefault="00981D97"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81D97" w:rsidRPr="003F7CF1" w:rsidRDefault="00981D97"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81D97" w:rsidRPr="003F7CF1" w:rsidRDefault="00981D97"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81D97" w:rsidRPr="003F7CF1" w:rsidRDefault="00981D97"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81D97" w:rsidRPr="003F7CF1" w:rsidRDefault="00981D97"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81D97" w:rsidRPr="003F7CF1" w:rsidRDefault="00981D97"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81D97" w:rsidRPr="003F7CF1" w:rsidRDefault="00981D97"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81D97" w:rsidRPr="003F7CF1" w:rsidRDefault="00981D97"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81D97" w:rsidRPr="003F7CF1" w:rsidRDefault="00981D97"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81D97" w:rsidRPr="003F7CF1" w:rsidRDefault="00981D97"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81D97" w:rsidRPr="003F7CF1" w:rsidRDefault="00981D97"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81D97" w:rsidRPr="003F7CF1" w:rsidRDefault="00981D97"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81D97" w:rsidRPr="003F7CF1" w:rsidRDefault="00981D97"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81D97" w:rsidRPr="003F7CF1" w:rsidRDefault="00981D9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81D97" w:rsidRPr="003F7CF1" w:rsidRDefault="00981D97"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81D97" w:rsidRPr="003F7CF1" w:rsidRDefault="00981D97"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81D97" w:rsidRPr="003F7CF1" w:rsidRDefault="00981D97"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81D97" w:rsidRPr="003F7CF1" w:rsidRDefault="00981D97"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81D97" w:rsidRPr="003F7CF1" w:rsidRDefault="00981D97"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81D97" w:rsidRPr="003F7CF1" w:rsidRDefault="00981D97"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81D97" w:rsidRPr="003F7CF1" w:rsidRDefault="00981D97"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81D97" w:rsidRPr="003F7CF1" w:rsidRDefault="00981D97"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81D97" w:rsidRPr="003F7CF1" w:rsidRDefault="00981D97"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81D97" w:rsidRPr="003F7CF1" w:rsidRDefault="00981D97"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81D97" w:rsidRPr="003F7CF1" w:rsidRDefault="00981D97"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81D97" w:rsidRPr="003F7CF1" w:rsidRDefault="00981D97"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81D97" w:rsidRPr="003F7CF1" w:rsidRDefault="00981D97"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81D97" w:rsidRPr="003F7CF1" w:rsidRDefault="00981D97"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81D97" w:rsidRPr="003F7CF1" w:rsidRDefault="00981D97"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81D97" w:rsidRPr="003F7CF1" w:rsidRDefault="00981D97"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64231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64231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642319"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81D97" w:rsidRPr="003F7CF1" w:rsidRDefault="00981D97"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81D97" w:rsidRPr="003F7CF1" w:rsidRDefault="00981D97"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81D97" w:rsidRPr="003F7CF1" w:rsidRDefault="00981D97"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81D97" w:rsidRPr="003F7CF1" w:rsidRDefault="00981D97"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81D97" w:rsidRPr="003F7CF1" w:rsidRDefault="00981D97"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81D97" w:rsidRPr="003F7CF1" w:rsidRDefault="00981D97"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81D97" w:rsidRPr="003F7CF1" w:rsidRDefault="00981D97"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81D97" w:rsidRPr="003F7CF1" w:rsidRDefault="00981D97"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81D97" w:rsidRPr="003F7CF1" w:rsidRDefault="00981D97"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81D97" w:rsidRPr="003F7CF1" w:rsidRDefault="00981D97" w:rsidP="00E80032">
                              <w:pPr>
                                <w:pStyle w:val="SourceCodeBoxText"/>
                                <w:rPr>
                                  <w:sz w:val="19"/>
                                  <w:szCs w:val="19"/>
                                  <w:lang w:val="en-US"/>
                                </w:rPr>
                              </w:pPr>
                              <w:r w:rsidRPr="003F7CF1">
                                <w:rPr>
                                  <w:sz w:val="19"/>
                                  <w:szCs w:val="19"/>
                                  <w:lang w:val="en-US"/>
                                </w:rPr>
                                <w:t>push 1</w:t>
                              </w:r>
                            </w:p>
                            <w:p w14:paraId="3C159322" w14:textId="77777777" w:rsidR="00981D97" w:rsidRPr="003F7CF1" w:rsidRDefault="00981D97" w:rsidP="00E80032">
                              <w:pPr>
                                <w:pStyle w:val="SourceCodeBoxText"/>
                                <w:rPr>
                                  <w:sz w:val="19"/>
                                  <w:szCs w:val="19"/>
                                  <w:lang w:val="en-US"/>
                                </w:rPr>
                              </w:pPr>
                              <w:r w:rsidRPr="003F7CF1">
                                <w:rPr>
                                  <w:sz w:val="19"/>
                                  <w:szCs w:val="19"/>
                                  <w:lang w:val="en-US"/>
                                </w:rPr>
                                <w:t>push 2</w:t>
                              </w:r>
                            </w:p>
                            <w:p w14:paraId="22BA48C9" w14:textId="77777777" w:rsidR="00981D97" w:rsidRPr="003F7CF1" w:rsidRDefault="00981D97" w:rsidP="00E80032">
                              <w:pPr>
                                <w:pStyle w:val="SourceCodeBoxText"/>
                                <w:rPr>
                                  <w:sz w:val="19"/>
                                  <w:szCs w:val="19"/>
                                  <w:lang w:val="en-US"/>
                                </w:rPr>
                              </w:pPr>
                              <w:r w:rsidRPr="003F7CF1">
                                <w:rPr>
                                  <w:sz w:val="19"/>
                                  <w:szCs w:val="19"/>
                                  <w:lang w:val="en-US"/>
                                </w:rPr>
                                <w:t>push 3</w:t>
                              </w:r>
                            </w:p>
                            <w:p w14:paraId="5F86FACB"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81D97" w:rsidRPr="003F7CF1" w:rsidRDefault="00981D97" w:rsidP="00E80032">
                        <w:pPr>
                          <w:pStyle w:val="SourceCodeBoxText"/>
                          <w:rPr>
                            <w:sz w:val="19"/>
                            <w:szCs w:val="19"/>
                            <w:lang w:val="en-US"/>
                          </w:rPr>
                        </w:pPr>
                        <w:r w:rsidRPr="003F7CF1">
                          <w:rPr>
                            <w:sz w:val="19"/>
                            <w:szCs w:val="19"/>
                            <w:lang w:val="en-US"/>
                          </w:rPr>
                          <w:t>push 1</w:t>
                        </w:r>
                      </w:p>
                      <w:p w14:paraId="3C159322" w14:textId="77777777" w:rsidR="00981D97" w:rsidRPr="003F7CF1" w:rsidRDefault="00981D97" w:rsidP="00E80032">
                        <w:pPr>
                          <w:pStyle w:val="SourceCodeBoxText"/>
                          <w:rPr>
                            <w:sz w:val="19"/>
                            <w:szCs w:val="19"/>
                            <w:lang w:val="en-US"/>
                          </w:rPr>
                        </w:pPr>
                        <w:r w:rsidRPr="003F7CF1">
                          <w:rPr>
                            <w:sz w:val="19"/>
                            <w:szCs w:val="19"/>
                            <w:lang w:val="en-US"/>
                          </w:rPr>
                          <w:t>push 2</w:t>
                        </w:r>
                      </w:p>
                      <w:p w14:paraId="22BA48C9" w14:textId="77777777" w:rsidR="00981D97" w:rsidRPr="003F7CF1" w:rsidRDefault="00981D97" w:rsidP="00E80032">
                        <w:pPr>
                          <w:pStyle w:val="SourceCodeBoxText"/>
                          <w:rPr>
                            <w:sz w:val="19"/>
                            <w:szCs w:val="19"/>
                            <w:lang w:val="en-US"/>
                          </w:rPr>
                        </w:pPr>
                        <w:r w:rsidRPr="003F7CF1">
                          <w:rPr>
                            <w:sz w:val="19"/>
                            <w:szCs w:val="19"/>
                            <w:lang w:val="en-US"/>
                          </w:rPr>
                          <w:t>push 3</w:t>
                        </w:r>
                      </w:p>
                      <w:p w14:paraId="5F86FACB" w14:textId="77777777" w:rsidR="00981D97" w:rsidRPr="003F7CF1" w:rsidRDefault="00981D9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81D97" w:rsidRPr="003F7CF1" w:rsidRDefault="00981D9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81D97" w:rsidRPr="003F7CF1" w:rsidRDefault="00981D9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81D97" w:rsidRPr="003F7CF1" w:rsidRDefault="00981D9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81D97" w:rsidRPr="003F7CF1" w:rsidRDefault="00981D97"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81D97" w:rsidRPr="003F7CF1" w:rsidRDefault="00981D97"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81D97" w:rsidRPr="003F7CF1" w:rsidRDefault="00981D97"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81D97" w:rsidRPr="003F7CF1" w:rsidRDefault="00981D97"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81D97" w:rsidRPr="003F7CF1" w:rsidRDefault="00981D97"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81D97" w:rsidRPr="003F7CF1" w:rsidRDefault="00981D97"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81D97" w:rsidRPr="003F7CF1" w:rsidRDefault="00981D97"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81D97" w:rsidRPr="003F7CF1" w:rsidRDefault="00981D97"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81D97" w:rsidRPr="003F7CF1" w:rsidRDefault="00981D9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81D97" w:rsidRPr="003F7CF1" w:rsidRDefault="00981D97" w:rsidP="00E80032">
                              <w:pPr>
                                <w:pStyle w:val="SourceCodeBoxText"/>
                                <w:rPr>
                                  <w:sz w:val="19"/>
                                  <w:szCs w:val="19"/>
                                  <w:lang w:val="en-US"/>
                                </w:rPr>
                              </w:pPr>
                              <w:r w:rsidRPr="003F7CF1">
                                <w:rPr>
                                  <w:sz w:val="19"/>
                                  <w:szCs w:val="19"/>
                                  <w:lang w:val="en-US"/>
                                </w:rPr>
                                <w:t>3</w:t>
                              </w:r>
                            </w:p>
                            <w:p w14:paraId="40F6D3AC" w14:textId="77777777" w:rsidR="00981D97" w:rsidRPr="003F7CF1" w:rsidRDefault="00981D9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81D97" w:rsidRPr="003F7CF1" w:rsidRDefault="00981D9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81D97" w:rsidRPr="003F7CF1" w:rsidRDefault="00981D9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81D97" w:rsidRPr="003F7CF1" w:rsidRDefault="00981D97" w:rsidP="00E80032">
                        <w:pPr>
                          <w:pStyle w:val="SourceCodeBoxText"/>
                          <w:rPr>
                            <w:sz w:val="19"/>
                            <w:szCs w:val="19"/>
                            <w:lang w:val="en-US"/>
                          </w:rPr>
                        </w:pPr>
                        <w:r w:rsidRPr="003F7CF1">
                          <w:rPr>
                            <w:sz w:val="19"/>
                            <w:szCs w:val="19"/>
                            <w:lang w:val="en-US"/>
                          </w:rPr>
                          <w:t>3</w:t>
                        </w:r>
                      </w:p>
                      <w:p w14:paraId="40F6D3AC" w14:textId="77777777" w:rsidR="00981D97" w:rsidRPr="003F7CF1" w:rsidRDefault="00981D97"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81D97" w:rsidRPr="003F7CF1" w:rsidRDefault="00981D97"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81D97" w:rsidRPr="003F7CF1" w:rsidRDefault="00981D97"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81D97" w:rsidRPr="003F7CF1" w:rsidRDefault="00981D97"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81D97" w:rsidRPr="003F7CF1" w:rsidRDefault="00981D97"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81D97" w:rsidRPr="003F7CF1" w:rsidRDefault="00981D97"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81D97" w:rsidRPr="003F7CF1" w:rsidRDefault="00981D9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proofErr w:type="spellStart"/>
            <w:r w:rsidRPr="00EC76D5">
              <w:rPr>
                <w:b/>
                <w:sz w:val="21"/>
                <w:szCs w:val="21"/>
              </w:rPr>
              <w:t>Isalnum</w:t>
            </w:r>
            <w:commentRangeEnd w:id="6114"/>
            <w:proofErr w:type="spellEnd"/>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81D97" w:rsidRDefault="00981D97" w:rsidP="005F7461">
                              <w:pPr>
                                <w:spacing w:before="60" w:after="0"/>
                                <w:jc w:val="center"/>
                                <w:rPr>
                                  <w:lang w:val="sv-SE"/>
                                </w:rPr>
                              </w:pPr>
                              <w:r>
                                <w:rPr>
                                  <w:lang w:val="sv-SE"/>
                                </w:rPr>
                                <w:t>Preprocessor</w:t>
                              </w:r>
                            </w:p>
                            <w:p w14:paraId="04F32221" w14:textId="77777777" w:rsidR="00981D97" w:rsidRPr="00C7380D" w:rsidRDefault="00981D9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81D97" w:rsidRPr="008541FD" w:rsidRDefault="00981D97" w:rsidP="005F7461">
                              <w:pPr>
                                <w:spacing w:before="60" w:after="0"/>
                                <w:jc w:val="center"/>
                              </w:pPr>
                              <w:r w:rsidRPr="008541FD">
                                <w:t>Source</w:t>
                              </w:r>
                              <w:r>
                                <w:t xml:space="preserve"> </w:t>
                              </w:r>
                              <w:r w:rsidRPr="008541FD">
                                <w:t>Code</w:t>
                              </w:r>
                            </w:p>
                            <w:p w14:paraId="4FCEAC5C" w14:textId="77777777" w:rsidR="00981D97" w:rsidRDefault="00981D9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81D97" w:rsidRDefault="00981D9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81D97" w:rsidRDefault="00981D97" w:rsidP="005F7461">
                              <w:pPr>
                                <w:pStyle w:val="Normalwebb"/>
                                <w:spacing w:before="60" w:line="256" w:lineRule="auto"/>
                                <w:jc w:val="center"/>
                              </w:pPr>
                              <w:r>
                                <w:rPr>
                                  <w:rFonts w:eastAsia="Calibri"/>
                                  <w:sz w:val="22"/>
                                  <w:szCs w:val="22"/>
                                  <w:lang w:val="en-US"/>
                                </w:rPr>
                                <w:t>Processed Code</w:t>
                              </w:r>
                            </w:p>
                            <w:p w14:paraId="14142DBC" w14:textId="77777777" w:rsidR="00981D97" w:rsidRDefault="00981D9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81D97" w:rsidRDefault="00981D9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81D97" w:rsidRDefault="00981D97" w:rsidP="005F7461">
                              <w:pPr>
                                <w:pStyle w:val="Normalwebb"/>
                                <w:spacing w:before="60" w:line="254" w:lineRule="auto"/>
                                <w:jc w:val="center"/>
                              </w:pPr>
                              <w:r>
                                <w:rPr>
                                  <w:rFonts w:eastAsia="Calibri"/>
                                  <w:sz w:val="22"/>
                                  <w:szCs w:val="22"/>
                                  <w:lang w:val="en-US"/>
                                </w:rPr>
                                <w:t>Syntax Tree</w:t>
                              </w:r>
                            </w:p>
                            <w:p w14:paraId="070DB26E"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81D97" w:rsidRDefault="00981D9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81D97" w:rsidRDefault="00981D97" w:rsidP="005F7461">
                              <w:pPr>
                                <w:pStyle w:val="Normalwebb"/>
                                <w:spacing w:before="60" w:line="252" w:lineRule="auto"/>
                                <w:jc w:val="center"/>
                              </w:pPr>
                              <w:r>
                                <w:rPr>
                                  <w:rFonts w:eastAsia="Calibri"/>
                                  <w:sz w:val="22"/>
                                  <w:szCs w:val="22"/>
                                  <w:lang w:val="en-US"/>
                                </w:rPr>
                                <w:t>Optimized Syntax Tree</w:t>
                              </w:r>
                            </w:p>
                            <w:p w14:paraId="3315953C"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81D97" w:rsidRDefault="00981D9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81D97" w:rsidRDefault="00981D97" w:rsidP="005F7461">
                              <w:pPr>
                                <w:pStyle w:val="Normalwebb"/>
                                <w:spacing w:before="60" w:line="252" w:lineRule="auto"/>
                                <w:jc w:val="center"/>
                              </w:pPr>
                              <w:r>
                                <w:rPr>
                                  <w:rFonts w:eastAsia="Calibri"/>
                                  <w:sz w:val="22"/>
                                  <w:szCs w:val="22"/>
                                  <w:lang w:val="en-US"/>
                                </w:rPr>
                                <w:t>Middle Code List</w:t>
                              </w:r>
                            </w:p>
                            <w:p w14:paraId="321C1BE9"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81D97" w:rsidRDefault="00981D97" w:rsidP="005F7461">
                              <w:pPr>
                                <w:pStyle w:val="Normalwebb"/>
                                <w:spacing w:before="60" w:line="252" w:lineRule="auto"/>
                                <w:jc w:val="center"/>
                              </w:pPr>
                              <w:r>
                                <w:rPr>
                                  <w:rFonts w:eastAsia="Calibri"/>
                                  <w:sz w:val="22"/>
                                  <w:szCs w:val="22"/>
                                  <w:lang w:val="en-US"/>
                                </w:rPr>
                                <w:t>Optimized Middle Code List</w:t>
                              </w:r>
                            </w:p>
                            <w:p w14:paraId="4CF9CB98"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81D97" w:rsidRDefault="00981D9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81D97" w:rsidRDefault="00981D9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81D97" w:rsidRDefault="00981D97" w:rsidP="005F7461">
                        <w:pPr>
                          <w:spacing w:before="60" w:after="0"/>
                          <w:jc w:val="center"/>
                          <w:rPr>
                            <w:lang w:val="sv-SE"/>
                          </w:rPr>
                        </w:pPr>
                        <w:r>
                          <w:rPr>
                            <w:lang w:val="sv-SE"/>
                          </w:rPr>
                          <w:t>Preprocessor</w:t>
                        </w:r>
                      </w:p>
                      <w:p w14:paraId="04F32221" w14:textId="77777777" w:rsidR="00981D97" w:rsidRPr="00C7380D" w:rsidRDefault="00981D97"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81D97" w:rsidRPr="008541FD" w:rsidRDefault="00981D97" w:rsidP="005F7461">
                        <w:pPr>
                          <w:spacing w:before="60" w:after="0"/>
                          <w:jc w:val="center"/>
                        </w:pPr>
                        <w:r w:rsidRPr="008541FD">
                          <w:t>Source</w:t>
                        </w:r>
                        <w:r>
                          <w:t xml:space="preserve"> </w:t>
                        </w:r>
                        <w:r w:rsidRPr="008541FD">
                          <w:t>Code</w:t>
                        </w:r>
                      </w:p>
                      <w:p w14:paraId="4FCEAC5C" w14:textId="77777777" w:rsidR="00981D97" w:rsidRDefault="00981D97"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81D97" w:rsidRDefault="00981D97"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81D97" w:rsidRDefault="00981D97" w:rsidP="005F7461">
                        <w:pPr>
                          <w:pStyle w:val="Normalwebb"/>
                          <w:spacing w:before="60" w:line="256" w:lineRule="auto"/>
                          <w:jc w:val="center"/>
                        </w:pPr>
                        <w:r>
                          <w:rPr>
                            <w:rFonts w:eastAsia="Calibri"/>
                            <w:sz w:val="22"/>
                            <w:szCs w:val="22"/>
                            <w:lang w:val="en-US"/>
                          </w:rPr>
                          <w:t>Processed Code</w:t>
                        </w:r>
                      </w:p>
                      <w:p w14:paraId="14142DBC" w14:textId="77777777" w:rsidR="00981D97" w:rsidRDefault="00981D97"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81D97" w:rsidRDefault="00981D97"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81D97" w:rsidRDefault="00981D97" w:rsidP="005F7461">
                        <w:pPr>
                          <w:pStyle w:val="Normalwebb"/>
                          <w:spacing w:before="60" w:line="254" w:lineRule="auto"/>
                          <w:jc w:val="center"/>
                        </w:pPr>
                        <w:r>
                          <w:rPr>
                            <w:rFonts w:eastAsia="Calibri"/>
                            <w:sz w:val="22"/>
                            <w:szCs w:val="22"/>
                            <w:lang w:val="en-US"/>
                          </w:rPr>
                          <w:t>Syntax Tree</w:t>
                        </w:r>
                      </w:p>
                      <w:p w14:paraId="070DB26E"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81D97" w:rsidRDefault="00981D97"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81D97" w:rsidRDefault="00981D97" w:rsidP="005F7461">
                        <w:pPr>
                          <w:pStyle w:val="Normalwebb"/>
                          <w:spacing w:before="60" w:line="252" w:lineRule="auto"/>
                          <w:jc w:val="center"/>
                        </w:pPr>
                        <w:r>
                          <w:rPr>
                            <w:rFonts w:eastAsia="Calibri"/>
                            <w:sz w:val="22"/>
                            <w:szCs w:val="22"/>
                            <w:lang w:val="en-US"/>
                          </w:rPr>
                          <w:t>Optimized Syntax Tree</w:t>
                        </w:r>
                      </w:p>
                      <w:p w14:paraId="3315953C"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81D97" w:rsidRDefault="00981D97"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81D97" w:rsidRDefault="00981D97" w:rsidP="005F7461">
                        <w:pPr>
                          <w:pStyle w:val="Normalwebb"/>
                          <w:spacing w:before="60" w:line="252" w:lineRule="auto"/>
                          <w:jc w:val="center"/>
                        </w:pPr>
                        <w:r>
                          <w:rPr>
                            <w:rFonts w:eastAsia="Calibri"/>
                            <w:sz w:val="22"/>
                            <w:szCs w:val="22"/>
                            <w:lang w:val="en-US"/>
                          </w:rPr>
                          <w:t>Middle Code List</w:t>
                        </w:r>
                      </w:p>
                      <w:p w14:paraId="321C1BE9"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81D97" w:rsidRDefault="00981D97" w:rsidP="005F7461">
                        <w:pPr>
                          <w:pStyle w:val="Normalwebb"/>
                          <w:spacing w:before="60" w:line="252" w:lineRule="auto"/>
                          <w:jc w:val="center"/>
                        </w:pPr>
                        <w:r>
                          <w:rPr>
                            <w:rFonts w:eastAsia="Calibri"/>
                            <w:sz w:val="22"/>
                            <w:szCs w:val="22"/>
                            <w:lang w:val="en-US"/>
                          </w:rPr>
                          <w:t>Optimized Middle Code List</w:t>
                        </w:r>
                      </w:p>
                      <w:p w14:paraId="4CF9CB98"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81D97" w:rsidRDefault="00981D97"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81D97" w:rsidRDefault="00981D97"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81D97" w:rsidRDefault="00981D97" w:rsidP="006F14D0">
                              <w:pPr>
                                <w:spacing w:before="60" w:after="0"/>
                                <w:jc w:val="center"/>
                                <w:rPr>
                                  <w:lang w:val="sv-SE"/>
                                </w:rPr>
                              </w:pPr>
                              <w:r>
                                <w:rPr>
                                  <w:lang w:val="sv-SE"/>
                                </w:rPr>
                                <w:t>Preprocessor</w:t>
                              </w:r>
                            </w:p>
                            <w:p w14:paraId="2CD90E0F" w14:textId="77777777" w:rsidR="00981D97" w:rsidRPr="00C7380D" w:rsidRDefault="00981D9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81D97" w:rsidRPr="008541FD" w:rsidRDefault="00981D97" w:rsidP="006F14D0">
                              <w:pPr>
                                <w:spacing w:before="60" w:after="0"/>
                                <w:jc w:val="center"/>
                              </w:pPr>
                              <w:r w:rsidRPr="008541FD">
                                <w:t>Source</w:t>
                              </w:r>
                              <w:r>
                                <w:t xml:space="preserve"> </w:t>
                              </w:r>
                              <w:r w:rsidRPr="008541FD">
                                <w:t>Code</w:t>
                              </w:r>
                            </w:p>
                            <w:p w14:paraId="1314F231" w14:textId="77777777" w:rsidR="00981D97" w:rsidRDefault="00981D9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81D97" w:rsidRDefault="00981D9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81D97" w:rsidRDefault="00981D97" w:rsidP="006F14D0">
                              <w:pPr>
                                <w:pStyle w:val="Normalwebb"/>
                                <w:spacing w:before="60" w:line="256" w:lineRule="auto"/>
                                <w:jc w:val="center"/>
                              </w:pPr>
                              <w:r>
                                <w:rPr>
                                  <w:rFonts w:eastAsia="Calibri"/>
                                  <w:sz w:val="22"/>
                                  <w:szCs w:val="22"/>
                                  <w:lang w:val="en-US"/>
                                </w:rPr>
                                <w:t>Processed Code</w:t>
                              </w:r>
                            </w:p>
                            <w:p w14:paraId="705B7689" w14:textId="77777777" w:rsidR="00981D97" w:rsidRDefault="00981D9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81D97" w:rsidRDefault="00981D9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81D97" w:rsidRDefault="00981D97" w:rsidP="006F14D0">
                              <w:pPr>
                                <w:pStyle w:val="Normalwebb"/>
                                <w:spacing w:before="60" w:line="254" w:lineRule="auto"/>
                                <w:jc w:val="center"/>
                              </w:pPr>
                              <w:r>
                                <w:rPr>
                                  <w:rFonts w:eastAsia="Calibri"/>
                                  <w:sz w:val="22"/>
                                  <w:szCs w:val="22"/>
                                  <w:lang w:val="en-US"/>
                                </w:rPr>
                                <w:t>Syntax Tree</w:t>
                              </w:r>
                            </w:p>
                            <w:p w14:paraId="20988EE2"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81D97" w:rsidRDefault="00981D9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81D97" w:rsidRDefault="00981D97" w:rsidP="006F14D0">
                              <w:pPr>
                                <w:pStyle w:val="Normalwebb"/>
                                <w:spacing w:before="60" w:line="252" w:lineRule="auto"/>
                                <w:jc w:val="center"/>
                              </w:pPr>
                              <w:r>
                                <w:rPr>
                                  <w:rFonts w:eastAsia="Calibri"/>
                                  <w:sz w:val="22"/>
                                  <w:szCs w:val="22"/>
                                  <w:lang w:val="en-US"/>
                                </w:rPr>
                                <w:t>Optimized Syntax Tree</w:t>
                              </w:r>
                            </w:p>
                            <w:p w14:paraId="35223DB0"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81D97" w:rsidRDefault="00981D9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81D97" w:rsidRDefault="00981D97" w:rsidP="006F14D0">
                              <w:pPr>
                                <w:pStyle w:val="Normalwebb"/>
                                <w:spacing w:before="60" w:line="252" w:lineRule="auto"/>
                                <w:jc w:val="center"/>
                              </w:pPr>
                              <w:r>
                                <w:rPr>
                                  <w:rFonts w:eastAsia="Calibri"/>
                                  <w:sz w:val="22"/>
                                  <w:szCs w:val="22"/>
                                  <w:lang w:val="en-US"/>
                                </w:rPr>
                                <w:t>Middle Code List</w:t>
                              </w:r>
                            </w:p>
                            <w:p w14:paraId="5410A942"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81D97" w:rsidRDefault="00981D97" w:rsidP="006F14D0">
                              <w:pPr>
                                <w:pStyle w:val="Normalwebb"/>
                                <w:spacing w:before="60" w:line="252" w:lineRule="auto"/>
                                <w:jc w:val="center"/>
                              </w:pPr>
                              <w:r>
                                <w:rPr>
                                  <w:rFonts w:eastAsia="Calibri"/>
                                  <w:sz w:val="22"/>
                                  <w:szCs w:val="22"/>
                                  <w:lang w:val="en-US"/>
                                </w:rPr>
                                <w:t>Optimized Middle Code List</w:t>
                              </w:r>
                            </w:p>
                            <w:p w14:paraId="36F7A1DE"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81D97" w:rsidRDefault="00981D9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81D97" w:rsidRDefault="00981D9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81D97" w:rsidRDefault="00981D97" w:rsidP="006F14D0">
                        <w:pPr>
                          <w:spacing w:before="60" w:after="0"/>
                          <w:jc w:val="center"/>
                          <w:rPr>
                            <w:lang w:val="sv-SE"/>
                          </w:rPr>
                        </w:pPr>
                        <w:r>
                          <w:rPr>
                            <w:lang w:val="sv-SE"/>
                          </w:rPr>
                          <w:t>Preprocessor</w:t>
                        </w:r>
                      </w:p>
                      <w:p w14:paraId="2CD90E0F" w14:textId="77777777" w:rsidR="00981D97" w:rsidRPr="00C7380D" w:rsidRDefault="00981D97"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81D97" w:rsidRPr="008541FD" w:rsidRDefault="00981D97" w:rsidP="006F14D0">
                        <w:pPr>
                          <w:spacing w:before="60" w:after="0"/>
                          <w:jc w:val="center"/>
                        </w:pPr>
                        <w:r w:rsidRPr="008541FD">
                          <w:t>Source</w:t>
                        </w:r>
                        <w:r>
                          <w:t xml:space="preserve"> </w:t>
                        </w:r>
                        <w:r w:rsidRPr="008541FD">
                          <w:t>Code</w:t>
                        </w:r>
                      </w:p>
                      <w:p w14:paraId="1314F231" w14:textId="77777777" w:rsidR="00981D97" w:rsidRDefault="00981D97"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81D97" w:rsidRDefault="00981D97"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81D97" w:rsidRDefault="00981D97" w:rsidP="006F14D0">
                        <w:pPr>
                          <w:pStyle w:val="Normalwebb"/>
                          <w:spacing w:before="60" w:line="256" w:lineRule="auto"/>
                          <w:jc w:val="center"/>
                        </w:pPr>
                        <w:r>
                          <w:rPr>
                            <w:rFonts w:eastAsia="Calibri"/>
                            <w:sz w:val="22"/>
                            <w:szCs w:val="22"/>
                            <w:lang w:val="en-US"/>
                          </w:rPr>
                          <w:t>Processed Code</w:t>
                        </w:r>
                      </w:p>
                      <w:p w14:paraId="705B7689" w14:textId="77777777" w:rsidR="00981D97" w:rsidRDefault="00981D97"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81D97" w:rsidRDefault="00981D97"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81D97" w:rsidRDefault="00981D97" w:rsidP="006F14D0">
                        <w:pPr>
                          <w:pStyle w:val="Normalwebb"/>
                          <w:spacing w:before="60" w:line="254" w:lineRule="auto"/>
                          <w:jc w:val="center"/>
                        </w:pPr>
                        <w:r>
                          <w:rPr>
                            <w:rFonts w:eastAsia="Calibri"/>
                            <w:sz w:val="22"/>
                            <w:szCs w:val="22"/>
                            <w:lang w:val="en-US"/>
                          </w:rPr>
                          <w:t>Syntax Tree</w:t>
                        </w:r>
                      </w:p>
                      <w:p w14:paraId="20988EE2"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81D97" w:rsidRDefault="00981D97"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81D97" w:rsidRDefault="00981D97" w:rsidP="006F14D0">
                        <w:pPr>
                          <w:pStyle w:val="Normalwebb"/>
                          <w:spacing w:before="60" w:line="252" w:lineRule="auto"/>
                          <w:jc w:val="center"/>
                        </w:pPr>
                        <w:r>
                          <w:rPr>
                            <w:rFonts w:eastAsia="Calibri"/>
                            <w:sz w:val="22"/>
                            <w:szCs w:val="22"/>
                            <w:lang w:val="en-US"/>
                          </w:rPr>
                          <w:t>Optimized Syntax Tree</w:t>
                        </w:r>
                      </w:p>
                      <w:p w14:paraId="35223DB0"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81D97" w:rsidRDefault="00981D97"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81D97" w:rsidRDefault="00981D97" w:rsidP="006F14D0">
                        <w:pPr>
                          <w:pStyle w:val="Normalwebb"/>
                          <w:spacing w:before="60" w:line="252" w:lineRule="auto"/>
                          <w:jc w:val="center"/>
                        </w:pPr>
                        <w:r>
                          <w:rPr>
                            <w:rFonts w:eastAsia="Calibri"/>
                            <w:sz w:val="22"/>
                            <w:szCs w:val="22"/>
                            <w:lang w:val="en-US"/>
                          </w:rPr>
                          <w:t>Middle Code List</w:t>
                        </w:r>
                      </w:p>
                      <w:p w14:paraId="5410A942"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81D97" w:rsidRDefault="00981D97" w:rsidP="006F14D0">
                        <w:pPr>
                          <w:pStyle w:val="Normalwebb"/>
                          <w:spacing w:before="60" w:line="252" w:lineRule="auto"/>
                          <w:jc w:val="center"/>
                        </w:pPr>
                        <w:r>
                          <w:rPr>
                            <w:rFonts w:eastAsia="Calibri"/>
                            <w:sz w:val="22"/>
                            <w:szCs w:val="22"/>
                            <w:lang w:val="en-US"/>
                          </w:rPr>
                          <w:t>Optimized Middle Code List</w:t>
                        </w:r>
                      </w:p>
                      <w:p w14:paraId="36F7A1DE"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81D97" w:rsidRDefault="00981D97"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81D97" w:rsidRDefault="00981D97"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981D97" w:rsidRDefault="00981D97">
      <w:pPr>
        <w:pStyle w:val="Kommentarer"/>
      </w:pPr>
      <w:r>
        <w:rPr>
          <w:rStyle w:val="Kommentarsreferens"/>
        </w:rPr>
        <w:annotationRef/>
      </w:r>
    </w:p>
    <w:p w14:paraId="01C1DAD9" w14:textId="77777777" w:rsidR="00981D97" w:rsidRDefault="00981D97">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981D97" w:rsidRDefault="00981D97">
      <w:pPr>
        <w:pStyle w:val="Kommentarer"/>
      </w:pPr>
      <w:r>
        <w:rPr>
          <w:rStyle w:val="Kommentarsreferens"/>
        </w:rPr>
        <w:annotationRef/>
      </w:r>
    </w:p>
    <w:p w14:paraId="533EC9EE" w14:textId="77777777" w:rsidR="00981D97" w:rsidRDefault="00981D97">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1D82A" w14:textId="77777777" w:rsidR="001931C0" w:rsidRDefault="001931C0" w:rsidP="006C7309">
      <w:pPr>
        <w:spacing w:line="240" w:lineRule="auto"/>
      </w:pPr>
      <w:r>
        <w:separator/>
      </w:r>
    </w:p>
  </w:endnote>
  <w:endnote w:type="continuationSeparator" w:id="0">
    <w:p w14:paraId="00D809C7" w14:textId="77777777" w:rsidR="001931C0" w:rsidRDefault="001931C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490F2" w14:textId="77777777" w:rsidR="001931C0" w:rsidRDefault="001931C0" w:rsidP="006C7309">
      <w:pPr>
        <w:spacing w:line="240" w:lineRule="auto"/>
      </w:pPr>
      <w:r>
        <w:separator/>
      </w:r>
    </w:p>
  </w:footnote>
  <w:footnote w:type="continuationSeparator" w:id="0">
    <w:p w14:paraId="132176EB" w14:textId="77777777" w:rsidR="001931C0" w:rsidRDefault="001931C0" w:rsidP="006C7309">
      <w:pPr>
        <w:spacing w:line="240" w:lineRule="auto"/>
      </w:pPr>
      <w:r>
        <w:continuationSeparator/>
      </w:r>
    </w:p>
  </w:footnote>
  <w:footnote w:id="1">
    <w:p w14:paraId="073943A1" w14:textId="0E9731C3" w:rsidR="00981D97" w:rsidRPr="00304E17" w:rsidRDefault="00981D97">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81D97" w:rsidRPr="007E20F3" w:rsidRDefault="00981D9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81D97" w:rsidRPr="00214B10" w:rsidRDefault="00981D97"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981D97" w:rsidRPr="007E20F3" w:rsidRDefault="00981D97"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81D97" w:rsidRPr="00E01F3C" w:rsidRDefault="00981D97"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81D97" w:rsidRDefault="00981D97"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81D97" w:rsidRPr="006646C9" w:rsidRDefault="00981D97" w:rsidP="00E40B78">
      <w:pPr>
        <w:pStyle w:val="Code"/>
      </w:pPr>
      <w:r>
        <w:t>printf("int: %i, double %f", 123, 23.45);</w:t>
      </w:r>
    </w:p>
  </w:footnote>
  <w:footnote w:id="7">
    <w:p w14:paraId="185C09F4" w14:textId="77777777" w:rsidR="00981D97" w:rsidRPr="00D93CD3" w:rsidRDefault="00981D97"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81D97" w:rsidRPr="0041681A" w:rsidRDefault="00981D97">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81D97" w:rsidRPr="008A39BB" w:rsidRDefault="00981D97">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81D97" w:rsidRPr="00DB458B" w:rsidRDefault="00981D9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81D97" w:rsidRDefault="00981D97"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81D97" w:rsidRPr="00DB458B" w:rsidRDefault="00981D97">
      <w:pPr>
        <w:pStyle w:val="Fotnotstext"/>
      </w:pPr>
    </w:p>
  </w:footnote>
  <w:footnote w:id="12">
    <w:p w14:paraId="6F2CD1AD" w14:textId="01D73667" w:rsidR="00981D97" w:rsidRPr="00615CDB" w:rsidRDefault="00981D97">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81D97" w:rsidRPr="00725EAE" w:rsidRDefault="00981D9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81D97" w:rsidRPr="00B4576D" w:rsidRDefault="00981D9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81D97" w:rsidRPr="00080A22" w:rsidRDefault="00981D9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81D97" w:rsidRDefault="00981D9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81D97" w:rsidRDefault="00981D97" w:rsidP="00E80032">
      <w:pPr>
        <w:pStyle w:val="Code"/>
      </w:pPr>
      <w:r>
        <w:t>#define BOOL int</w:t>
      </w:r>
    </w:p>
    <w:p w14:paraId="5A8A6026" w14:textId="77777777" w:rsidR="00981D97" w:rsidRDefault="00981D97" w:rsidP="00E80032">
      <w:pPr>
        <w:pStyle w:val="Code"/>
      </w:pPr>
      <w:r>
        <w:t>#define TRUE 1</w:t>
      </w:r>
    </w:p>
    <w:p w14:paraId="09976B6C" w14:textId="77777777" w:rsidR="00981D97" w:rsidRPr="00BF232B" w:rsidRDefault="00981D97" w:rsidP="00E80032">
      <w:pPr>
        <w:pStyle w:val="Code"/>
      </w:pPr>
      <w:r>
        <w:t>#define FALSE 0</w:t>
      </w:r>
    </w:p>
  </w:footnote>
  <w:footnote w:id="17">
    <w:p w14:paraId="1100CB01" w14:textId="77777777" w:rsidR="00981D97" w:rsidRDefault="00981D9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81D97" w:rsidRDefault="00981D97" w:rsidP="00E80032">
      <w:r>
        <w:rPr>
          <w:rStyle w:val="Fotnotsreferens"/>
        </w:rPr>
        <w:footnoteRef/>
      </w:r>
      <w:r>
        <w:t xml:space="preserve"> Depending of the compiler and its warning level settings.</w:t>
      </w:r>
    </w:p>
  </w:footnote>
  <w:footnote w:id="19">
    <w:p w14:paraId="3D554D37" w14:textId="77777777" w:rsidR="00981D97" w:rsidRPr="004679D4" w:rsidRDefault="00981D9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81D97" w:rsidRPr="00C03AB7" w:rsidRDefault="00981D9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81D97" w:rsidRPr="000C5114" w:rsidRDefault="00981D9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81D97" w:rsidRPr="002343ED" w:rsidRDefault="00981D9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81D97" w:rsidRDefault="00981D97" w:rsidP="00E80032">
      <w:r>
        <w:rPr>
          <w:rStyle w:val="Fotnotsreferens"/>
        </w:rPr>
        <w:footnoteRef/>
      </w:r>
      <w:r>
        <w:t xml:space="preserve"> However, we have no knowledge about the actual address; it may be 10,000 or anything else.</w:t>
      </w:r>
    </w:p>
  </w:footnote>
  <w:footnote w:id="24">
    <w:p w14:paraId="575EFDCD" w14:textId="77777777" w:rsidR="00981D97" w:rsidRPr="009B0162" w:rsidRDefault="00981D97"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81D97" w:rsidRDefault="00981D9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81D97" w:rsidRDefault="00981D9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81D97" w:rsidRPr="00E554CC" w:rsidRDefault="00981D9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81D97" w:rsidRPr="00391B01" w:rsidRDefault="00981D9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81D97" w:rsidRDefault="00981D9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81D97" w:rsidRDefault="00981D9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81D97" w:rsidRDefault="00981D97" w:rsidP="00E80032">
      <w:r>
        <w:rPr>
          <w:rStyle w:val="Fotnotsreferens"/>
        </w:rPr>
        <w:footnoteRef/>
      </w:r>
      <w:r>
        <w:t xml:space="preserve"> There is no rational explanation, just accept it.</w:t>
      </w:r>
    </w:p>
  </w:footnote>
  <w:footnote w:id="32">
    <w:p w14:paraId="0B9FD0C4" w14:textId="77777777" w:rsidR="00981D97" w:rsidRDefault="00981D9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81D97" w:rsidRPr="00EF01A1" w:rsidRDefault="00981D9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81D97" w:rsidRPr="008655EC" w:rsidRDefault="00981D9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rgUAQKkKCi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DC5"/>
    <w:rsid w:val="00034E3B"/>
    <w:rsid w:val="00035181"/>
    <w:rsid w:val="00035354"/>
    <w:rsid w:val="000356D0"/>
    <w:rsid w:val="00035A05"/>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E77"/>
    <w:rsid w:val="00093ECC"/>
    <w:rsid w:val="00094023"/>
    <w:rsid w:val="000942C4"/>
    <w:rsid w:val="00094384"/>
    <w:rsid w:val="0009447A"/>
    <w:rsid w:val="000950FD"/>
    <w:rsid w:val="0009519E"/>
    <w:rsid w:val="00095359"/>
    <w:rsid w:val="00095406"/>
    <w:rsid w:val="000959B5"/>
    <w:rsid w:val="00095A4B"/>
    <w:rsid w:val="00095E4F"/>
    <w:rsid w:val="00095E9A"/>
    <w:rsid w:val="00095F3F"/>
    <w:rsid w:val="0009639A"/>
    <w:rsid w:val="00096551"/>
    <w:rsid w:val="00096BD5"/>
    <w:rsid w:val="00096C4E"/>
    <w:rsid w:val="00097305"/>
    <w:rsid w:val="00097FF3"/>
    <w:rsid w:val="000A036D"/>
    <w:rsid w:val="000A073D"/>
    <w:rsid w:val="000A0865"/>
    <w:rsid w:val="000A0AD9"/>
    <w:rsid w:val="000A0BB2"/>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FA0"/>
    <w:rsid w:val="000E12F7"/>
    <w:rsid w:val="000E157A"/>
    <w:rsid w:val="000E18F2"/>
    <w:rsid w:val="000E24B4"/>
    <w:rsid w:val="000E2753"/>
    <w:rsid w:val="000E2D59"/>
    <w:rsid w:val="000E3515"/>
    <w:rsid w:val="000E3B7B"/>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F83"/>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488"/>
    <w:rsid w:val="001644C4"/>
    <w:rsid w:val="0016477C"/>
    <w:rsid w:val="00165979"/>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72C"/>
    <w:rsid w:val="001B7A1A"/>
    <w:rsid w:val="001C01A4"/>
    <w:rsid w:val="001C03B0"/>
    <w:rsid w:val="001C1197"/>
    <w:rsid w:val="001C1F5C"/>
    <w:rsid w:val="001C2035"/>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82A"/>
    <w:rsid w:val="00245EF0"/>
    <w:rsid w:val="00245F34"/>
    <w:rsid w:val="002460BE"/>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BA"/>
    <w:rsid w:val="00255C4F"/>
    <w:rsid w:val="00256017"/>
    <w:rsid w:val="002561C9"/>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F4B"/>
    <w:rsid w:val="00262243"/>
    <w:rsid w:val="00262BD9"/>
    <w:rsid w:val="00262C43"/>
    <w:rsid w:val="00263543"/>
    <w:rsid w:val="00263D14"/>
    <w:rsid w:val="002640F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AD5"/>
    <w:rsid w:val="00270E94"/>
    <w:rsid w:val="0027152B"/>
    <w:rsid w:val="0027179E"/>
    <w:rsid w:val="00271A3C"/>
    <w:rsid w:val="00271DD8"/>
    <w:rsid w:val="00271F1F"/>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604"/>
    <w:rsid w:val="00277D97"/>
    <w:rsid w:val="0028036D"/>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545"/>
    <w:rsid w:val="002A5791"/>
    <w:rsid w:val="002A59F4"/>
    <w:rsid w:val="002A5E06"/>
    <w:rsid w:val="002A5FC7"/>
    <w:rsid w:val="002A66C7"/>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65D"/>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523A"/>
    <w:rsid w:val="002E5264"/>
    <w:rsid w:val="002E5ABC"/>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88"/>
    <w:rsid w:val="002F7C25"/>
    <w:rsid w:val="002F7E86"/>
    <w:rsid w:val="00300914"/>
    <w:rsid w:val="003009E8"/>
    <w:rsid w:val="00300E7C"/>
    <w:rsid w:val="003011D5"/>
    <w:rsid w:val="00301317"/>
    <w:rsid w:val="003014C6"/>
    <w:rsid w:val="0030154B"/>
    <w:rsid w:val="00301694"/>
    <w:rsid w:val="003017CF"/>
    <w:rsid w:val="00301844"/>
    <w:rsid w:val="003028A9"/>
    <w:rsid w:val="00302A9B"/>
    <w:rsid w:val="00302AD1"/>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67A"/>
    <w:rsid w:val="003746B2"/>
    <w:rsid w:val="00374AF4"/>
    <w:rsid w:val="00374EFE"/>
    <w:rsid w:val="00375301"/>
    <w:rsid w:val="00375569"/>
    <w:rsid w:val="003759BD"/>
    <w:rsid w:val="00375C96"/>
    <w:rsid w:val="0037618F"/>
    <w:rsid w:val="003761A3"/>
    <w:rsid w:val="0037650E"/>
    <w:rsid w:val="00376F43"/>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87"/>
    <w:rsid w:val="00392386"/>
    <w:rsid w:val="00392853"/>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644"/>
    <w:rsid w:val="003A3E94"/>
    <w:rsid w:val="003A4147"/>
    <w:rsid w:val="003A465C"/>
    <w:rsid w:val="003A4B19"/>
    <w:rsid w:val="003A4F94"/>
    <w:rsid w:val="003A52B3"/>
    <w:rsid w:val="003A554B"/>
    <w:rsid w:val="003A5697"/>
    <w:rsid w:val="003A5AA4"/>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4E9"/>
    <w:rsid w:val="003C4673"/>
    <w:rsid w:val="003C4740"/>
    <w:rsid w:val="003C4A7F"/>
    <w:rsid w:val="003C4AF0"/>
    <w:rsid w:val="003C5209"/>
    <w:rsid w:val="003C57B4"/>
    <w:rsid w:val="003C5A0D"/>
    <w:rsid w:val="003C63B4"/>
    <w:rsid w:val="003C669C"/>
    <w:rsid w:val="003C6A51"/>
    <w:rsid w:val="003C6D25"/>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E27"/>
    <w:rsid w:val="003F7F26"/>
    <w:rsid w:val="00400083"/>
    <w:rsid w:val="0040065E"/>
    <w:rsid w:val="004006F9"/>
    <w:rsid w:val="004007C3"/>
    <w:rsid w:val="00400985"/>
    <w:rsid w:val="0040161B"/>
    <w:rsid w:val="004016FE"/>
    <w:rsid w:val="00401BF0"/>
    <w:rsid w:val="00402235"/>
    <w:rsid w:val="0040267F"/>
    <w:rsid w:val="00402ACC"/>
    <w:rsid w:val="00403B63"/>
    <w:rsid w:val="004040D6"/>
    <w:rsid w:val="004041B5"/>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ED2"/>
    <w:rsid w:val="00416F32"/>
    <w:rsid w:val="00417200"/>
    <w:rsid w:val="0041734A"/>
    <w:rsid w:val="00417494"/>
    <w:rsid w:val="00417797"/>
    <w:rsid w:val="00417881"/>
    <w:rsid w:val="00417B45"/>
    <w:rsid w:val="00417FB1"/>
    <w:rsid w:val="00420086"/>
    <w:rsid w:val="00420408"/>
    <w:rsid w:val="0042052F"/>
    <w:rsid w:val="00420926"/>
    <w:rsid w:val="00420C1D"/>
    <w:rsid w:val="0042102D"/>
    <w:rsid w:val="0042192C"/>
    <w:rsid w:val="004219C7"/>
    <w:rsid w:val="00421F61"/>
    <w:rsid w:val="00422098"/>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385"/>
    <w:rsid w:val="004853AE"/>
    <w:rsid w:val="0048559C"/>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D67"/>
    <w:rsid w:val="004D298F"/>
    <w:rsid w:val="004D2F48"/>
    <w:rsid w:val="004D32C9"/>
    <w:rsid w:val="004D3483"/>
    <w:rsid w:val="004D3646"/>
    <w:rsid w:val="004D3F12"/>
    <w:rsid w:val="004D4254"/>
    <w:rsid w:val="004D46A8"/>
    <w:rsid w:val="004D46B3"/>
    <w:rsid w:val="004D4883"/>
    <w:rsid w:val="004D4A36"/>
    <w:rsid w:val="004D4F24"/>
    <w:rsid w:val="004D57BE"/>
    <w:rsid w:val="004D5925"/>
    <w:rsid w:val="004D5DB0"/>
    <w:rsid w:val="004D62EE"/>
    <w:rsid w:val="004D6570"/>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D6F"/>
    <w:rsid w:val="004E2E31"/>
    <w:rsid w:val="004E2E8D"/>
    <w:rsid w:val="004E2F10"/>
    <w:rsid w:val="004E3209"/>
    <w:rsid w:val="004E343D"/>
    <w:rsid w:val="004E3AC5"/>
    <w:rsid w:val="004E3C42"/>
    <w:rsid w:val="004E429E"/>
    <w:rsid w:val="004E45AC"/>
    <w:rsid w:val="004E4B88"/>
    <w:rsid w:val="004E4EB0"/>
    <w:rsid w:val="004E558A"/>
    <w:rsid w:val="004E5BB0"/>
    <w:rsid w:val="004E5CFB"/>
    <w:rsid w:val="004E6C54"/>
    <w:rsid w:val="004E6D49"/>
    <w:rsid w:val="004E70D6"/>
    <w:rsid w:val="004E74C0"/>
    <w:rsid w:val="004E7742"/>
    <w:rsid w:val="004E77B1"/>
    <w:rsid w:val="004E7AF8"/>
    <w:rsid w:val="004F0035"/>
    <w:rsid w:val="004F027D"/>
    <w:rsid w:val="004F0AB6"/>
    <w:rsid w:val="004F0C6A"/>
    <w:rsid w:val="004F10D3"/>
    <w:rsid w:val="004F14B4"/>
    <w:rsid w:val="004F1667"/>
    <w:rsid w:val="004F1756"/>
    <w:rsid w:val="004F19B5"/>
    <w:rsid w:val="004F1DF0"/>
    <w:rsid w:val="004F1F60"/>
    <w:rsid w:val="004F26D4"/>
    <w:rsid w:val="004F2748"/>
    <w:rsid w:val="004F2B42"/>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8C4"/>
    <w:rsid w:val="004F7998"/>
    <w:rsid w:val="004F7C99"/>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AB"/>
    <w:rsid w:val="005478DC"/>
    <w:rsid w:val="0055026E"/>
    <w:rsid w:val="00550755"/>
    <w:rsid w:val="00550BF5"/>
    <w:rsid w:val="00550C5E"/>
    <w:rsid w:val="00550FC9"/>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53F6"/>
    <w:rsid w:val="005558DF"/>
    <w:rsid w:val="005559F7"/>
    <w:rsid w:val="00555AF2"/>
    <w:rsid w:val="00555BBC"/>
    <w:rsid w:val="00555D55"/>
    <w:rsid w:val="005562A4"/>
    <w:rsid w:val="0055648E"/>
    <w:rsid w:val="00556929"/>
    <w:rsid w:val="00556DA6"/>
    <w:rsid w:val="005570BE"/>
    <w:rsid w:val="005571E8"/>
    <w:rsid w:val="00557890"/>
    <w:rsid w:val="0056004E"/>
    <w:rsid w:val="005602C1"/>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389"/>
    <w:rsid w:val="005F04A7"/>
    <w:rsid w:val="005F0D85"/>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409D"/>
    <w:rsid w:val="00664578"/>
    <w:rsid w:val="006646C9"/>
    <w:rsid w:val="0066492A"/>
    <w:rsid w:val="00664F54"/>
    <w:rsid w:val="006651A6"/>
    <w:rsid w:val="0066527A"/>
    <w:rsid w:val="00665D1C"/>
    <w:rsid w:val="00666227"/>
    <w:rsid w:val="006668C0"/>
    <w:rsid w:val="00666AA6"/>
    <w:rsid w:val="00666CD5"/>
    <w:rsid w:val="00666E2F"/>
    <w:rsid w:val="00667055"/>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5330"/>
    <w:rsid w:val="0069537E"/>
    <w:rsid w:val="00695386"/>
    <w:rsid w:val="006954AA"/>
    <w:rsid w:val="006954F9"/>
    <w:rsid w:val="0069555B"/>
    <w:rsid w:val="006958CA"/>
    <w:rsid w:val="0069590A"/>
    <w:rsid w:val="00695BE9"/>
    <w:rsid w:val="00695F21"/>
    <w:rsid w:val="00696107"/>
    <w:rsid w:val="00696487"/>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C8"/>
    <w:rsid w:val="007661AC"/>
    <w:rsid w:val="0076639A"/>
    <w:rsid w:val="0076643D"/>
    <w:rsid w:val="00766501"/>
    <w:rsid w:val="0076684B"/>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8F8"/>
    <w:rsid w:val="007A39C8"/>
    <w:rsid w:val="007A3F77"/>
    <w:rsid w:val="007A4053"/>
    <w:rsid w:val="007A4613"/>
    <w:rsid w:val="007A4D0E"/>
    <w:rsid w:val="007A4FFE"/>
    <w:rsid w:val="007A5024"/>
    <w:rsid w:val="007A5268"/>
    <w:rsid w:val="007A5277"/>
    <w:rsid w:val="007A552E"/>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944"/>
    <w:rsid w:val="007B2E40"/>
    <w:rsid w:val="007B2FEE"/>
    <w:rsid w:val="007B34B6"/>
    <w:rsid w:val="007B37DF"/>
    <w:rsid w:val="007B3885"/>
    <w:rsid w:val="007B3C14"/>
    <w:rsid w:val="007B3E9A"/>
    <w:rsid w:val="007B3EF6"/>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2E5"/>
    <w:rsid w:val="007C49DD"/>
    <w:rsid w:val="007C4A38"/>
    <w:rsid w:val="007C4C90"/>
    <w:rsid w:val="007C50CA"/>
    <w:rsid w:val="007C5E64"/>
    <w:rsid w:val="007C627F"/>
    <w:rsid w:val="007C63F0"/>
    <w:rsid w:val="007C647E"/>
    <w:rsid w:val="007C6BA4"/>
    <w:rsid w:val="007C6BF9"/>
    <w:rsid w:val="007C7141"/>
    <w:rsid w:val="007C7460"/>
    <w:rsid w:val="007C7939"/>
    <w:rsid w:val="007C7CB2"/>
    <w:rsid w:val="007C7F9C"/>
    <w:rsid w:val="007D0024"/>
    <w:rsid w:val="007D04C1"/>
    <w:rsid w:val="007D09A5"/>
    <w:rsid w:val="007D0A77"/>
    <w:rsid w:val="007D0E27"/>
    <w:rsid w:val="007D1431"/>
    <w:rsid w:val="007D2592"/>
    <w:rsid w:val="007D2D10"/>
    <w:rsid w:val="007D380B"/>
    <w:rsid w:val="007D390E"/>
    <w:rsid w:val="007D3C49"/>
    <w:rsid w:val="007D4201"/>
    <w:rsid w:val="007D4E53"/>
    <w:rsid w:val="007D5049"/>
    <w:rsid w:val="007D55AD"/>
    <w:rsid w:val="007D5762"/>
    <w:rsid w:val="007D58A7"/>
    <w:rsid w:val="007D596B"/>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A80"/>
    <w:rsid w:val="007F1AC0"/>
    <w:rsid w:val="007F229B"/>
    <w:rsid w:val="007F25B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748B"/>
    <w:rsid w:val="00810376"/>
    <w:rsid w:val="0081068F"/>
    <w:rsid w:val="0081092B"/>
    <w:rsid w:val="0081134D"/>
    <w:rsid w:val="00811372"/>
    <w:rsid w:val="00811737"/>
    <w:rsid w:val="0081199B"/>
    <w:rsid w:val="00811E4E"/>
    <w:rsid w:val="00812B00"/>
    <w:rsid w:val="00812BDA"/>
    <w:rsid w:val="00813121"/>
    <w:rsid w:val="008132ED"/>
    <w:rsid w:val="00813346"/>
    <w:rsid w:val="00813B29"/>
    <w:rsid w:val="00813BE4"/>
    <w:rsid w:val="00813C0C"/>
    <w:rsid w:val="008146AF"/>
    <w:rsid w:val="00814CD9"/>
    <w:rsid w:val="00814D03"/>
    <w:rsid w:val="00815D7B"/>
    <w:rsid w:val="00815E46"/>
    <w:rsid w:val="0081648E"/>
    <w:rsid w:val="00816992"/>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D9"/>
    <w:rsid w:val="0082123D"/>
    <w:rsid w:val="00821723"/>
    <w:rsid w:val="0082184E"/>
    <w:rsid w:val="00821D0F"/>
    <w:rsid w:val="00821E7E"/>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F4B"/>
    <w:rsid w:val="008B7068"/>
    <w:rsid w:val="008B7373"/>
    <w:rsid w:val="008B73A0"/>
    <w:rsid w:val="008B782B"/>
    <w:rsid w:val="008B7D09"/>
    <w:rsid w:val="008B7E8E"/>
    <w:rsid w:val="008B7EFC"/>
    <w:rsid w:val="008C021D"/>
    <w:rsid w:val="008C0E8C"/>
    <w:rsid w:val="008C10E2"/>
    <w:rsid w:val="008C11BE"/>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AF5"/>
    <w:rsid w:val="008E2AF9"/>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DA5"/>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EE7"/>
    <w:rsid w:val="00B343AE"/>
    <w:rsid w:val="00B34A50"/>
    <w:rsid w:val="00B35763"/>
    <w:rsid w:val="00B3577D"/>
    <w:rsid w:val="00B35A42"/>
    <w:rsid w:val="00B35B83"/>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321"/>
    <w:rsid w:val="00B41542"/>
    <w:rsid w:val="00B415E5"/>
    <w:rsid w:val="00B41890"/>
    <w:rsid w:val="00B419F6"/>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959"/>
    <w:rsid w:val="00B56EFB"/>
    <w:rsid w:val="00B5729F"/>
    <w:rsid w:val="00B578C5"/>
    <w:rsid w:val="00B57FA8"/>
    <w:rsid w:val="00B6072A"/>
    <w:rsid w:val="00B60A12"/>
    <w:rsid w:val="00B60B4D"/>
    <w:rsid w:val="00B60F10"/>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E18"/>
    <w:rsid w:val="00B83E8F"/>
    <w:rsid w:val="00B84DFF"/>
    <w:rsid w:val="00B860A7"/>
    <w:rsid w:val="00B8662A"/>
    <w:rsid w:val="00B8667C"/>
    <w:rsid w:val="00B86D3E"/>
    <w:rsid w:val="00B86EA8"/>
    <w:rsid w:val="00B86FEB"/>
    <w:rsid w:val="00B8724C"/>
    <w:rsid w:val="00B874BA"/>
    <w:rsid w:val="00B879D8"/>
    <w:rsid w:val="00B87A67"/>
    <w:rsid w:val="00B87A75"/>
    <w:rsid w:val="00B87CD9"/>
    <w:rsid w:val="00B87D3D"/>
    <w:rsid w:val="00B90074"/>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672"/>
    <w:rsid w:val="00BD6924"/>
    <w:rsid w:val="00BD698F"/>
    <w:rsid w:val="00BD6CE1"/>
    <w:rsid w:val="00BD730A"/>
    <w:rsid w:val="00BD7428"/>
    <w:rsid w:val="00BD763B"/>
    <w:rsid w:val="00BD7722"/>
    <w:rsid w:val="00BD796D"/>
    <w:rsid w:val="00BD7AB8"/>
    <w:rsid w:val="00BD7B80"/>
    <w:rsid w:val="00BE02B6"/>
    <w:rsid w:val="00BE0942"/>
    <w:rsid w:val="00BE0B25"/>
    <w:rsid w:val="00BE0F45"/>
    <w:rsid w:val="00BE123A"/>
    <w:rsid w:val="00BE1307"/>
    <w:rsid w:val="00BE146C"/>
    <w:rsid w:val="00BE14BB"/>
    <w:rsid w:val="00BE1596"/>
    <w:rsid w:val="00BE16B1"/>
    <w:rsid w:val="00BE1B7E"/>
    <w:rsid w:val="00BE1E20"/>
    <w:rsid w:val="00BE1EC5"/>
    <w:rsid w:val="00BE2ADE"/>
    <w:rsid w:val="00BE2C5D"/>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FA5"/>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A91"/>
    <w:rsid w:val="00C14DB2"/>
    <w:rsid w:val="00C15405"/>
    <w:rsid w:val="00C15599"/>
    <w:rsid w:val="00C15A2E"/>
    <w:rsid w:val="00C15A7B"/>
    <w:rsid w:val="00C15BA3"/>
    <w:rsid w:val="00C15E2A"/>
    <w:rsid w:val="00C16090"/>
    <w:rsid w:val="00C160C2"/>
    <w:rsid w:val="00C16580"/>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DD8"/>
    <w:rsid w:val="00C97806"/>
    <w:rsid w:val="00C97943"/>
    <w:rsid w:val="00C97FCC"/>
    <w:rsid w:val="00CA0000"/>
    <w:rsid w:val="00CA0117"/>
    <w:rsid w:val="00CA0424"/>
    <w:rsid w:val="00CA09D4"/>
    <w:rsid w:val="00CA0D51"/>
    <w:rsid w:val="00CA0D69"/>
    <w:rsid w:val="00CA10AC"/>
    <w:rsid w:val="00CA2020"/>
    <w:rsid w:val="00CA2166"/>
    <w:rsid w:val="00CA2195"/>
    <w:rsid w:val="00CA2311"/>
    <w:rsid w:val="00CA2566"/>
    <w:rsid w:val="00CA279B"/>
    <w:rsid w:val="00CA285E"/>
    <w:rsid w:val="00CA2976"/>
    <w:rsid w:val="00CA3079"/>
    <w:rsid w:val="00CA3625"/>
    <w:rsid w:val="00CA3A8B"/>
    <w:rsid w:val="00CA3B89"/>
    <w:rsid w:val="00CA3BDA"/>
    <w:rsid w:val="00CA3E04"/>
    <w:rsid w:val="00CA3E6B"/>
    <w:rsid w:val="00CA3F7E"/>
    <w:rsid w:val="00CA4097"/>
    <w:rsid w:val="00CA4231"/>
    <w:rsid w:val="00CA4780"/>
    <w:rsid w:val="00CA4AC7"/>
    <w:rsid w:val="00CA4F45"/>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4E"/>
    <w:rsid w:val="00CD012A"/>
    <w:rsid w:val="00CD06E8"/>
    <w:rsid w:val="00CD0BCC"/>
    <w:rsid w:val="00CD0D0A"/>
    <w:rsid w:val="00CD1901"/>
    <w:rsid w:val="00CD1AA0"/>
    <w:rsid w:val="00CD1F20"/>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89F"/>
    <w:rsid w:val="00CD4A23"/>
    <w:rsid w:val="00CD4EB6"/>
    <w:rsid w:val="00CD563A"/>
    <w:rsid w:val="00CD56B4"/>
    <w:rsid w:val="00CD5734"/>
    <w:rsid w:val="00CD5833"/>
    <w:rsid w:val="00CD5D84"/>
    <w:rsid w:val="00CD6592"/>
    <w:rsid w:val="00CD6DBF"/>
    <w:rsid w:val="00CD70F7"/>
    <w:rsid w:val="00CD7164"/>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F88"/>
    <w:rsid w:val="00D77411"/>
    <w:rsid w:val="00D7781D"/>
    <w:rsid w:val="00D779FC"/>
    <w:rsid w:val="00D77A6B"/>
    <w:rsid w:val="00D77BA9"/>
    <w:rsid w:val="00D800B4"/>
    <w:rsid w:val="00D81489"/>
    <w:rsid w:val="00D81560"/>
    <w:rsid w:val="00D81BE7"/>
    <w:rsid w:val="00D822AE"/>
    <w:rsid w:val="00D828DD"/>
    <w:rsid w:val="00D829F9"/>
    <w:rsid w:val="00D82AD0"/>
    <w:rsid w:val="00D83A6D"/>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9BA"/>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449"/>
    <w:rsid w:val="00DC6DBA"/>
    <w:rsid w:val="00DC6DCD"/>
    <w:rsid w:val="00DC6F8A"/>
    <w:rsid w:val="00DC6FF5"/>
    <w:rsid w:val="00DC749C"/>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4C58"/>
    <w:rsid w:val="00E34CAD"/>
    <w:rsid w:val="00E34D21"/>
    <w:rsid w:val="00E34FEC"/>
    <w:rsid w:val="00E35A0A"/>
    <w:rsid w:val="00E3608C"/>
    <w:rsid w:val="00E364E3"/>
    <w:rsid w:val="00E37C0B"/>
    <w:rsid w:val="00E37C59"/>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3301"/>
    <w:rsid w:val="00E53596"/>
    <w:rsid w:val="00E535B4"/>
    <w:rsid w:val="00E5371B"/>
    <w:rsid w:val="00E53905"/>
    <w:rsid w:val="00E539CA"/>
    <w:rsid w:val="00E53A7A"/>
    <w:rsid w:val="00E54003"/>
    <w:rsid w:val="00E54383"/>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AA6"/>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EBA"/>
    <w:rsid w:val="00EC06EB"/>
    <w:rsid w:val="00EC0A27"/>
    <w:rsid w:val="00EC0F6B"/>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4A4"/>
    <w:rsid w:val="00EF5A6C"/>
    <w:rsid w:val="00EF62D9"/>
    <w:rsid w:val="00EF6542"/>
    <w:rsid w:val="00EF6930"/>
    <w:rsid w:val="00EF6938"/>
    <w:rsid w:val="00EF6973"/>
    <w:rsid w:val="00EF6F65"/>
    <w:rsid w:val="00EF71BE"/>
    <w:rsid w:val="00EF735D"/>
    <w:rsid w:val="00EF74E4"/>
    <w:rsid w:val="00EF756F"/>
    <w:rsid w:val="00EF7820"/>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40DB"/>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15B3"/>
    <w:rsid w:val="00FE1B5D"/>
    <w:rsid w:val="00FE278B"/>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C36"/>
    <w:rsid w:val="00FF4FDC"/>
    <w:rsid w:val="00FF5251"/>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746C2-64B9-4EC5-ABA9-F43AD762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589</Pages>
  <Words>171419</Words>
  <Characters>908522</Characters>
  <Application>Microsoft Office Word</Application>
  <DocSecurity>0</DocSecurity>
  <Lines>7571</Lines>
  <Paragraphs>2155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892</cp:revision>
  <cp:lastPrinted>2017-05-07T13:41:00Z</cp:lastPrinted>
  <dcterms:created xsi:type="dcterms:W3CDTF">2020-05-20T16:12:00Z</dcterms:created>
  <dcterms:modified xsi:type="dcterms:W3CDTF">2020-06-02T20:29:00Z</dcterms:modified>
</cp:coreProperties>
</file>