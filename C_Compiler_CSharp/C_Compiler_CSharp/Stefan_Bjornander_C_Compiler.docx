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7D98ECEC"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D46DBD">
              <w:rPr>
                <w:noProof/>
                <w:webHidden/>
              </w:rPr>
              <w:t>9</w:t>
            </w:r>
            <w:r w:rsidR="004510CA">
              <w:rPr>
                <w:noProof/>
                <w:webHidden/>
              </w:rPr>
              <w:fldChar w:fldCharType="end"/>
            </w:r>
          </w:hyperlink>
        </w:p>
        <w:p w14:paraId="4AF68422" w14:textId="42CD293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6E37FA32" w14:textId="3A0F268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D46DBD">
              <w:rPr>
                <w:noProof/>
                <w:webHidden/>
              </w:rPr>
              <w:t>11</w:t>
            </w:r>
            <w:r w:rsidR="004510CA">
              <w:rPr>
                <w:noProof/>
                <w:webHidden/>
              </w:rPr>
              <w:fldChar w:fldCharType="end"/>
            </w:r>
          </w:hyperlink>
        </w:p>
        <w:p w14:paraId="748634F1" w14:textId="690E1B4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BA9E73A" w14:textId="522745B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201888A5" w14:textId="55BAA14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83EDCFC" w14:textId="0D54ADE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4EB08E7B" w14:textId="09D8B7C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6656E3D7" w14:textId="36D570F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D46DBD">
              <w:rPr>
                <w:noProof/>
                <w:webHidden/>
              </w:rPr>
              <w:t>12</w:t>
            </w:r>
            <w:r w:rsidR="004510CA">
              <w:rPr>
                <w:noProof/>
                <w:webHidden/>
              </w:rPr>
              <w:fldChar w:fldCharType="end"/>
            </w:r>
          </w:hyperlink>
        </w:p>
        <w:p w14:paraId="2E6FA32C" w14:textId="204B21D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0BD39053" w14:textId="4429972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E54829D" w14:textId="3C0188D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D46DBD">
              <w:rPr>
                <w:noProof/>
                <w:webHidden/>
              </w:rPr>
              <w:t>13</w:t>
            </w:r>
            <w:r w:rsidR="004510CA">
              <w:rPr>
                <w:noProof/>
                <w:webHidden/>
              </w:rPr>
              <w:fldChar w:fldCharType="end"/>
            </w:r>
          </w:hyperlink>
        </w:p>
        <w:p w14:paraId="1B239F4C" w14:textId="3EB51D91" w:rsidR="004510CA" w:rsidRDefault="00F26000">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0A2ED6B" w14:textId="2CA1758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457AEE4C" w14:textId="49AF319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1814BDF1" w14:textId="65160FD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D46DBD">
              <w:rPr>
                <w:noProof/>
                <w:webHidden/>
              </w:rPr>
              <w:t>385</w:t>
            </w:r>
            <w:r w:rsidR="004510CA">
              <w:rPr>
                <w:noProof/>
                <w:webHidden/>
              </w:rPr>
              <w:fldChar w:fldCharType="end"/>
            </w:r>
          </w:hyperlink>
        </w:p>
        <w:p w14:paraId="6EC78257" w14:textId="2C09B67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D46DBD">
              <w:rPr>
                <w:noProof/>
                <w:webHidden/>
              </w:rPr>
              <w:t>389</w:t>
            </w:r>
            <w:r w:rsidR="004510CA">
              <w:rPr>
                <w:noProof/>
                <w:webHidden/>
              </w:rPr>
              <w:fldChar w:fldCharType="end"/>
            </w:r>
          </w:hyperlink>
        </w:p>
        <w:p w14:paraId="76E041DB" w14:textId="065080B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D46DBD">
              <w:rPr>
                <w:noProof/>
                <w:webHidden/>
              </w:rPr>
              <w:t>391</w:t>
            </w:r>
            <w:r w:rsidR="004510CA">
              <w:rPr>
                <w:noProof/>
                <w:webHidden/>
              </w:rPr>
              <w:fldChar w:fldCharType="end"/>
            </w:r>
          </w:hyperlink>
        </w:p>
        <w:p w14:paraId="144B7150" w14:textId="5CEEC31B" w:rsidR="004510CA" w:rsidRDefault="00F26000">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D46DBD">
              <w:rPr>
                <w:noProof/>
                <w:webHidden/>
              </w:rPr>
              <w:t>14</w:t>
            </w:r>
            <w:r w:rsidR="004510CA">
              <w:rPr>
                <w:noProof/>
                <w:webHidden/>
              </w:rPr>
              <w:fldChar w:fldCharType="end"/>
            </w:r>
          </w:hyperlink>
        </w:p>
        <w:p w14:paraId="2D46BC31" w14:textId="2FDF9982" w:rsidR="004510CA" w:rsidRDefault="00F26000">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0DAE6B23" w14:textId="122FF407"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750CE31" w14:textId="32E1364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72031BA5" w14:textId="13265D5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D46DBD">
              <w:rPr>
                <w:noProof/>
                <w:webHidden/>
              </w:rPr>
              <w:t>347</w:t>
            </w:r>
            <w:r w:rsidR="004510CA">
              <w:rPr>
                <w:noProof/>
                <w:webHidden/>
              </w:rPr>
              <w:fldChar w:fldCharType="end"/>
            </w:r>
          </w:hyperlink>
        </w:p>
        <w:p w14:paraId="7C486DDE" w14:textId="07813FC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D46DBD">
              <w:rPr>
                <w:noProof/>
                <w:webHidden/>
              </w:rPr>
              <w:t>351</w:t>
            </w:r>
            <w:r w:rsidR="004510CA">
              <w:rPr>
                <w:noProof/>
                <w:webHidden/>
              </w:rPr>
              <w:fldChar w:fldCharType="end"/>
            </w:r>
          </w:hyperlink>
        </w:p>
        <w:p w14:paraId="01ABD144" w14:textId="3BE51CD0"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3787DBAB" w14:textId="13784D5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D46DBD">
              <w:rPr>
                <w:noProof/>
                <w:webHidden/>
              </w:rPr>
              <w:t>352</w:t>
            </w:r>
            <w:r w:rsidR="004510CA">
              <w:rPr>
                <w:noProof/>
                <w:webHidden/>
              </w:rPr>
              <w:fldChar w:fldCharType="end"/>
            </w:r>
          </w:hyperlink>
        </w:p>
        <w:p w14:paraId="72031147" w14:textId="32408BD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D46DBD">
              <w:rPr>
                <w:noProof/>
                <w:webHidden/>
              </w:rPr>
              <w:t>353</w:t>
            </w:r>
            <w:r w:rsidR="004510CA">
              <w:rPr>
                <w:noProof/>
                <w:webHidden/>
              </w:rPr>
              <w:fldChar w:fldCharType="end"/>
            </w:r>
          </w:hyperlink>
        </w:p>
        <w:p w14:paraId="7ABABFAF" w14:textId="6A9BE6CC"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D46DBD">
              <w:rPr>
                <w:noProof/>
                <w:webHidden/>
              </w:rPr>
              <w:t>354</w:t>
            </w:r>
            <w:r w:rsidR="004510CA">
              <w:rPr>
                <w:noProof/>
                <w:webHidden/>
              </w:rPr>
              <w:fldChar w:fldCharType="end"/>
            </w:r>
          </w:hyperlink>
        </w:p>
        <w:p w14:paraId="6958962E" w14:textId="55CC1165"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D46DBD">
              <w:rPr>
                <w:noProof/>
                <w:webHidden/>
              </w:rPr>
              <w:t>356</w:t>
            </w:r>
            <w:r w:rsidR="004510CA">
              <w:rPr>
                <w:noProof/>
                <w:webHidden/>
              </w:rPr>
              <w:fldChar w:fldCharType="end"/>
            </w:r>
          </w:hyperlink>
        </w:p>
        <w:p w14:paraId="06865B6D" w14:textId="4F38269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D46DBD">
              <w:rPr>
                <w:noProof/>
                <w:webHidden/>
              </w:rPr>
              <w:t>357</w:t>
            </w:r>
            <w:r w:rsidR="004510CA">
              <w:rPr>
                <w:noProof/>
                <w:webHidden/>
              </w:rPr>
              <w:fldChar w:fldCharType="end"/>
            </w:r>
          </w:hyperlink>
        </w:p>
        <w:p w14:paraId="6B6E099C" w14:textId="1429348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D46DBD">
              <w:rPr>
                <w:noProof/>
                <w:webHidden/>
              </w:rPr>
              <w:t>358</w:t>
            </w:r>
            <w:r w:rsidR="004510CA">
              <w:rPr>
                <w:noProof/>
                <w:webHidden/>
              </w:rPr>
              <w:fldChar w:fldCharType="end"/>
            </w:r>
          </w:hyperlink>
        </w:p>
        <w:p w14:paraId="77739B88" w14:textId="07290265"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D46DBD">
              <w:rPr>
                <w:noProof/>
                <w:webHidden/>
              </w:rPr>
              <w:t>359</w:t>
            </w:r>
            <w:r w:rsidR="004510CA">
              <w:rPr>
                <w:noProof/>
                <w:webHidden/>
              </w:rPr>
              <w:fldChar w:fldCharType="end"/>
            </w:r>
          </w:hyperlink>
        </w:p>
        <w:p w14:paraId="2922A5F8" w14:textId="77FCE62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D46DBD">
              <w:rPr>
                <w:noProof/>
                <w:webHidden/>
              </w:rPr>
              <w:t>362</w:t>
            </w:r>
            <w:r w:rsidR="004510CA">
              <w:rPr>
                <w:noProof/>
                <w:webHidden/>
              </w:rPr>
              <w:fldChar w:fldCharType="end"/>
            </w:r>
          </w:hyperlink>
        </w:p>
        <w:p w14:paraId="3145F4C9" w14:textId="5D3DE6E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D46DBD">
              <w:rPr>
                <w:noProof/>
                <w:webHidden/>
              </w:rPr>
              <w:t>363</w:t>
            </w:r>
            <w:r w:rsidR="004510CA">
              <w:rPr>
                <w:noProof/>
                <w:webHidden/>
              </w:rPr>
              <w:fldChar w:fldCharType="end"/>
            </w:r>
          </w:hyperlink>
        </w:p>
        <w:p w14:paraId="63CC86C1" w14:textId="1638425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D46DBD">
              <w:rPr>
                <w:noProof/>
                <w:webHidden/>
              </w:rPr>
              <w:t>364</w:t>
            </w:r>
            <w:r w:rsidR="004510CA">
              <w:rPr>
                <w:noProof/>
                <w:webHidden/>
              </w:rPr>
              <w:fldChar w:fldCharType="end"/>
            </w:r>
          </w:hyperlink>
        </w:p>
        <w:p w14:paraId="385A7BBF" w14:textId="26FA7E8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D46DBD">
              <w:rPr>
                <w:noProof/>
                <w:webHidden/>
              </w:rPr>
              <w:t>369</w:t>
            </w:r>
            <w:r w:rsidR="004510CA">
              <w:rPr>
                <w:noProof/>
                <w:webHidden/>
              </w:rPr>
              <w:fldChar w:fldCharType="end"/>
            </w:r>
          </w:hyperlink>
        </w:p>
        <w:p w14:paraId="024A1BDE" w14:textId="6D6A646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D46DBD">
              <w:rPr>
                <w:noProof/>
                <w:webHidden/>
              </w:rPr>
              <w:t>371</w:t>
            </w:r>
            <w:r w:rsidR="004510CA">
              <w:rPr>
                <w:noProof/>
                <w:webHidden/>
              </w:rPr>
              <w:fldChar w:fldCharType="end"/>
            </w:r>
          </w:hyperlink>
        </w:p>
        <w:p w14:paraId="701BC014" w14:textId="4C4A0FF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D46DBD">
              <w:rPr>
                <w:noProof/>
                <w:webHidden/>
              </w:rPr>
              <w:t>374</w:t>
            </w:r>
            <w:r w:rsidR="004510CA">
              <w:rPr>
                <w:noProof/>
                <w:webHidden/>
              </w:rPr>
              <w:fldChar w:fldCharType="end"/>
            </w:r>
          </w:hyperlink>
        </w:p>
        <w:p w14:paraId="73A4B474" w14:textId="49049E16" w:rsidR="004510CA" w:rsidRDefault="00F26000">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10ABBA5C" w14:textId="75DF4FC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27190469" w14:textId="17442207"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D46DBD">
              <w:rPr>
                <w:noProof/>
                <w:webHidden/>
              </w:rPr>
              <w:t>15</w:t>
            </w:r>
            <w:r w:rsidR="004510CA">
              <w:rPr>
                <w:noProof/>
                <w:webHidden/>
              </w:rPr>
              <w:fldChar w:fldCharType="end"/>
            </w:r>
          </w:hyperlink>
        </w:p>
        <w:p w14:paraId="05CAF156" w14:textId="68A3A94E" w:rsidR="004510CA" w:rsidRDefault="00F26000">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D46DBD">
              <w:rPr>
                <w:noProof/>
                <w:webHidden/>
              </w:rPr>
              <w:t>26</w:t>
            </w:r>
            <w:r w:rsidR="004510CA">
              <w:rPr>
                <w:noProof/>
                <w:webHidden/>
              </w:rPr>
              <w:fldChar w:fldCharType="end"/>
            </w:r>
          </w:hyperlink>
        </w:p>
        <w:p w14:paraId="559924C4" w14:textId="2F788C93"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F2459B4" w14:textId="5BCDF4D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D46DBD">
              <w:rPr>
                <w:noProof/>
                <w:webHidden/>
              </w:rPr>
              <w:t>29</w:t>
            </w:r>
            <w:r w:rsidR="004510CA">
              <w:rPr>
                <w:noProof/>
                <w:webHidden/>
              </w:rPr>
              <w:fldChar w:fldCharType="end"/>
            </w:r>
          </w:hyperlink>
        </w:p>
        <w:p w14:paraId="60923ACF" w14:textId="5E9A754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D46DBD">
              <w:rPr>
                <w:noProof/>
                <w:webHidden/>
              </w:rPr>
              <w:t>30</w:t>
            </w:r>
            <w:r w:rsidR="004510CA">
              <w:rPr>
                <w:noProof/>
                <w:webHidden/>
              </w:rPr>
              <w:fldChar w:fldCharType="end"/>
            </w:r>
          </w:hyperlink>
        </w:p>
        <w:p w14:paraId="64E7111B" w14:textId="08640FB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D46DBD">
              <w:rPr>
                <w:noProof/>
                <w:webHidden/>
              </w:rPr>
              <w:t>36</w:t>
            </w:r>
            <w:r w:rsidR="004510CA">
              <w:rPr>
                <w:noProof/>
                <w:webHidden/>
              </w:rPr>
              <w:fldChar w:fldCharType="end"/>
            </w:r>
          </w:hyperlink>
        </w:p>
        <w:p w14:paraId="0F8826F5" w14:textId="26D619C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D46DBD">
              <w:rPr>
                <w:noProof/>
                <w:webHidden/>
              </w:rPr>
              <w:t>42</w:t>
            </w:r>
            <w:r w:rsidR="004510CA">
              <w:rPr>
                <w:noProof/>
                <w:webHidden/>
              </w:rPr>
              <w:fldChar w:fldCharType="end"/>
            </w:r>
          </w:hyperlink>
        </w:p>
        <w:p w14:paraId="754B38ED" w14:textId="207EFD6E"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D46DBD">
              <w:rPr>
                <w:noProof/>
                <w:webHidden/>
              </w:rPr>
              <w:t>46</w:t>
            </w:r>
            <w:r w:rsidR="004510CA">
              <w:rPr>
                <w:noProof/>
                <w:webHidden/>
              </w:rPr>
              <w:fldChar w:fldCharType="end"/>
            </w:r>
          </w:hyperlink>
        </w:p>
        <w:p w14:paraId="61D3D794" w14:textId="53CA345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D46DBD">
              <w:rPr>
                <w:noProof/>
                <w:webHidden/>
              </w:rPr>
              <w:t>47</w:t>
            </w:r>
            <w:r w:rsidR="004510CA">
              <w:rPr>
                <w:noProof/>
                <w:webHidden/>
              </w:rPr>
              <w:fldChar w:fldCharType="end"/>
            </w:r>
          </w:hyperlink>
        </w:p>
        <w:p w14:paraId="17022FCB" w14:textId="40BEE4D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D46DBD">
              <w:rPr>
                <w:noProof/>
                <w:webHidden/>
              </w:rPr>
              <w:t>52</w:t>
            </w:r>
            <w:r w:rsidR="004510CA">
              <w:rPr>
                <w:noProof/>
                <w:webHidden/>
              </w:rPr>
              <w:fldChar w:fldCharType="end"/>
            </w:r>
          </w:hyperlink>
        </w:p>
        <w:p w14:paraId="49F04F38" w14:textId="7BFA76F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231BF455" w14:textId="4D88349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D46DBD">
              <w:rPr>
                <w:noProof/>
                <w:webHidden/>
              </w:rPr>
              <w:t>54</w:t>
            </w:r>
            <w:r w:rsidR="004510CA">
              <w:rPr>
                <w:noProof/>
                <w:webHidden/>
              </w:rPr>
              <w:fldChar w:fldCharType="end"/>
            </w:r>
          </w:hyperlink>
        </w:p>
        <w:p w14:paraId="02792452" w14:textId="57A61BF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D46DBD">
              <w:rPr>
                <w:noProof/>
                <w:webHidden/>
              </w:rPr>
              <w:t>56</w:t>
            </w:r>
            <w:r w:rsidR="004510CA">
              <w:rPr>
                <w:noProof/>
                <w:webHidden/>
              </w:rPr>
              <w:fldChar w:fldCharType="end"/>
            </w:r>
          </w:hyperlink>
        </w:p>
        <w:p w14:paraId="7C72FD2E" w14:textId="6C849A3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D46DBD">
              <w:rPr>
                <w:noProof/>
                <w:webHidden/>
              </w:rPr>
              <w:t>57</w:t>
            </w:r>
            <w:r w:rsidR="004510CA">
              <w:rPr>
                <w:noProof/>
                <w:webHidden/>
              </w:rPr>
              <w:fldChar w:fldCharType="end"/>
            </w:r>
          </w:hyperlink>
        </w:p>
        <w:p w14:paraId="6267D209" w14:textId="78C83DA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D46DBD">
              <w:rPr>
                <w:noProof/>
                <w:webHidden/>
              </w:rPr>
              <w:t>58</w:t>
            </w:r>
            <w:r w:rsidR="004510CA">
              <w:rPr>
                <w:noProof/>
                <w:webHidden/>
              </w:rPr>
              <w:fldChar w:fldCharType="end"/>
            </w:r>
          </w:hyperlink>
        </w:p>
        <w:p w14:paraId="43F18BA5" w14:textId="4D39CC45"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D46DBD">
              <w:rPr>
                <w:noProof/>
                <w:webHidden/>
              </w:rPr>
              <w:t>59</w:t>
            </w:r>
            <w:r w:rsidR="004510CA">
              <w:rPr>
                <w:noProof/>
                <w:webHidden/>
              </w:rPr>
              <w:fldChar w:fldCharType="end"/>
            </w:r>
          </w:hyperlink>
        </w:p>
        <w:p w14:paraId="248713C2" w14:textId="64A25E7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D46DBD">
              <w:rPr>
                <w:noProof/>
                <w:webHidden/>
              </w:rPr>
              <w:t>60</w:t>
            </w:r>
            <w:r w:rsidR="004510CA">
              <w:rPr>
                <w:noProof/>
                <w:webHidden/>
              </w:rPr>
              <w:fldChar w:fldCharType="end"/>
            </w:r>
          </w:hyperlink>
        </w:p>
        <w:p w14:paraId="6D0DB2A5" w14:textId="3867987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D46DBD">
              <w:rPr>
                <w:noProof/>
                <w:webHidden/>
              </w:rPr>
              <w:t>62</w:t>
            </w:r>
            <w:r w:rsidR="004510CA">
              <w:rPr>
                <w:noProof/>
                <w:webHidden/>
              </w:rPr>
              <w:fldChar w:fldCharType="end"/>
            </w:r>
          </w:hyperlink>
        </w:p>
        <w:p w14:paraId="418B547C" w14:textId="2D142DD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D46DBD">
              <w:rPr>
                <w:noProof/>
                <w:webHidden/>
              </w:rPr>
              <w:t>63</w:t>
            </w:r>
            <w:r w:rsidR="004510CA">
              <w:rPr>
                <w:noProof/>
                <w:webHidden/>
              </w:rPr>
              <w:fldChar w:fldCharType="end"/>
            </w:r>
          </w:hyperlink>
        </w:p>
        <w:p w14:paraId="1934EC4B" w14:textId="277A6EC5"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D46DBD">
              <w:rPr>
                <w:noProof/>
                <w:webHidden/>
              </w:rPr>
              <w:t>64</w:t>
            </w:r>
            <w:r w:rsidR="004510CA">
              <w:rPr>
                <w:noProof/>
                <w:webHidden/>
              </w:rPr>
              <w:fldChar w:fldCharType="end"/>
            </w:r>
          </w:hyperlink>
        </w:p>
        <w:p w14:paraId="1E59CB85" w14:textId="33CF780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D46DBD">
              <w:rPr>
                <w:noProof/>
                <w:webHidden/>
              </w:rPr>
              <w:t>65</w:t>
            </w:r>
            <w:r w:rsidR="004510CA">
              <w:rPr>
                <w:noProof/>
                <w:webHidden/>
              </w:rPr>
              <w:fldChar w:fldCharType="end"/>
            </w:r>
          </w:hyperlink>
        </w:p>
        <w:p w14:paraId="75E171B9" w14:textId="7AC4DC0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4D4C030" w14:textId="49AB38C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50DDE68D" w14:textId="6A6AFCF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BE28563" w14:textId="1F85011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D46DBD">
              <w:rPr>
                <w:noProof/>
                <w:webHidden/>
              </w:rPr>
              <w:t>66</w:t>
            </w:r>
            <w:r w:rsidR="004510CA">
              <w:rPr>
                <w:noProof/>
                <w:webHidden/>
              </w:rPr>
              <w:fldChar w:fldCharType="end"/>
            </w:r>
          </w:hyperlink>
        </w:p>
        <w:p w14:paraId="6C2422D2" w14:textId="79A981AF"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4158B5DE" w14:textId="3508587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D46DBD">
              <w:rPr>
                <w:noProof/>
                <w:webHidden/>
              </w:rPr>
              <w:t>67</w:t>
            </w:r>
            <w:r w:rsidR="004510CA">
              <w:rPr>
                <w:noProof/>
                <w:webHidden/>
              </w:rPr>
              <w:fldChar w:fldCharType="end"/>
            </w:r>
          </w:hyperlink>
        </w:p>
        <w:p w14:paraId="0345EEED" w14:textId="7EBB9E4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D46DBD">
              <w:rPr>
                <w:noProof/>
                <w:webHidden/>
              </w:rPr>
              <w:t>70</w:t>
            </w:r>
            <w:r w:rsidR="004510CA">
              <w:rPr>
                <w:noProof/>
                <w:webHidden/>
              </w:rPr>
              <w:fldChar w:fldCharType="end"/>
            </w:r>
          </w:hyperlink>
        </w:p>
        <w:p w14:paraId="2CEBB571" w14:textId="3236ADF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D46DBD">
              <w:rPr>
                <w:noProof/>
                <w:webHidden/>
              </w:rPr>
              <w:t>73</w:t>
            </w:r>
            <w:r w:rsidR="004510CA">
              <w:rPr>
                <w:noProof/>
                <w:webHidden/>
              </w:rPr>
              <w:fldChar w:fldCharType="end"/>
            </w:r>
          </w:hyperlink>
        </w:p>
        <w:p w14:paraId="699C847F" w14:textId="373ABDD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D46DBD">
              <w:rPr>
                <w:noProof/>
                <w:webHidden/>
              </w:rPr>
              <w:t>74</w:t>
            </w:r>
            <w:r w:rsidR="004510CA">
              <w:rPr>
                <w:noProof/>
                <w:webHidden/>
              </w:rPr>
              <w:fldChar w:fldCharType="end"/>
            </w:r>
          </w:hyperlink>
        </w:p>
        <w:p w14:paraId="3493E1D1" w14:textId="0942311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D46DBD">
              <w:rPr>
                <w:noProof/>
                <w:webHidden/>
              </w:rPr>
              <w:t>76</w:t>
            </w:r>
            <w:r w:rsidR="004510CA">
              <w:rPr>
                <w:noProof/>
                <w:webHidden/>
              </w:rPr>
              <w:fldChar w:fldCharType="end"/>
            </w:r>
          </w:hyperlink>
        </w:p>
        <w:p w14:paraId="284AD50F" w14:textId="5ED43D8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D46DBD">
              <w:rPr>
                <w:noProof/>
                <w:webHidden/>
              </w:rPr>
              <w:t>77</w:t>
            </w:r>
            <w:r w:rsidR="004510CA">
              <w:rPr>
                <w:noProof/>
                <w:webHidden/>
              </w:rPr>
              <w:fldChar w:fldCharType="end"/>
            </w:r>
          </w:hyperlink>
        </w:p>
        <w:p w14:paraId="59DC7AE3" w14:textId="17E0A01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D46DBD">
              <w:rPr>
                <w:noProof/>
                <w:webHidden/>
              </w:rPr>
              <w:t>78</w:t>
            </w:r>
            <w:r w:rsidR="004510CA">
              <w:rPr>
                <w:noProof/>
                <w:webHidden/>
              </w:rPr>
              <w:fldChar w:fldCharType="end"/>
            </w:r>
          </w:hyperlink>
        </w:p>
        <w:p w14:paraId="7A633984" w14:textId="59E9629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D46DBD">
              <w:rPr>
                <w:noProof/>
                <w:webHidden/>
              </w:rPr>
              <w:t>80</w:t>
            </w:r>
            <w:r w:rsidR="004510CA">
              <w:rPr>
                <w:noProof/>
                <w:webHidden/>
              </w:rPr>
              <w:fldChar w:fldCharType="end"/>
            </w:r>
          </w:hyperlink>
        </w:p>
        <w:p w14:paraId="4BA2821A" w14:textId="19A56DA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D46DBD">
              <w:rPr>
                <w:noProof/>
                <w:webHidden/>
              </w:rPr>
              <w:t>83</w:t>
            </w:r>
            <w:r w:rsidR="004510CA">
              <w:rPr>
                <w:noProof/>
                <w:webHidden/>
              </w:rPr>
              <w:fldChar w:fldCharType="end"/>
            </w:r>
          </w:hyperlink>
        </w:p>
        <w:p w14:paraId="3465F0BE" w14:textId="0B7B952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D46DBD">
              <w:rPr>
                <w:noProof/>
                <w:webHidden/>
              </w:rPr>
              <w:t>84</w:t>
            </w:r>
            <w:r w:rsidR="004510CA">
              <w:rPr>
                <w:noProof/>
                <w:webHidden/>
              </w:rPr>
              <w:fldChar w:fldCharType="end"/>
            </w:r>
          </w:hyperlink>
        </w:p>
        <w:p w14:paraId="45D185EF" w14:textId="0BE652E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120C04A8" w14:textId="27DD041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D46DBD">
              <w:rPr>
                <w:noProof/>
                <w:webHidden/>
              </w:rPr>
              <w:t>85</w:t>
            </w:r>
            <w:r w:rsidR="004510CA">
              <w:rPr>
                <w:noProof/>
                <w:webHidden/>
              </w:rPr>
              <w:fldChar w:fldCharType="end"/>
            </w:r>
          </w:hyperlink>
        </w:p>
        <w:p w14:paraId="721B6AE8" w14:textId="38691CD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20E14A3B" w14:textId="6A3C66D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D46DBD">
              <w:rPr>
                <w:noProof/>
                <w:webHidden/>
              </w:rPr>
              <w:t>86</w:t>
            </w:r>
            <w:r w:rsidR="004510CA">
              <w:rPr>
                <w:noProof/>
                <w:webHidden/>
              </w:rPr>
              <w:fldChar w:fldCharType="end"/>
            </w:r>
          </w:hyperlink>
        </w:p>
        <w:p w14:paraId="7DE98E53" w14:textId="2C58FDE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D46DBD">
              <w:rPr>
                <w:noProof/>
                <w:webHidden/>
              </w:rPr>
              <w:t>87</w:t>
            </w:r>
            <w:r w:rsidR="004510CA">
              <w:rPr>
                <w:noProof/>
                <w:webHidden/>
              </w:rPr>
              <w:fldChar w:fldCharType="end"/>
            </w:r>
          </w:hyperlink>
        </w:p>
        <w:p w14:paraId="0405FEA4" w14:textId="46CC5F7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D46DBD">
              <w:rPr>
                <w:noProof/>
                <w:webHidden/>
              </w:rPr>
              <w:t>88</w:t>
            </w:r>
            <w:r w:rsidR="004510CA">
              <w:rPr>
                <w:noProof/>
                <w:webHidden/>
              </w:rPr>
              <w:fldChar w:fldCharType="end"/>
            </w:r>
          </w:hyperlink>
        </w:p>
        <w:p w14:paraId="7506900C" w14:textId="4A8C803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17D11E96" w14:textId="75587CA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D46DBD">
              <w:rPr>
                <w:noProof/>
                <w:webHidden/>
              </w:rPr>
              <w:t>89</w:t>
            </w:r>
            <w:r w:rsidR="004510CA">
              <w:rPr>
                <w:noProof/>
                <w:webHidden/>
              </w:rPr>
              <w:fldChar w:fldCharType="end"/>
            </w:r>
          </w:hyperlink>
        </w:p>
        <w:p w14:paraId="4C8F2EA4" w14:textId="1AFE17B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D46DBD">
              <w:rPr>
                <w:noProof/>
                <w:webHidden/>
              </w:rPr>
              <w:t>91</w:t>
            </w:r>
            <w:r w:rsidR="004510CA">
              <w:rPr>
                <w:noProof/>
                <w:webHidden/>
              </w:rPr>
              <w:fldChar w:fldCharType="end"/>
            </w:r>
          </w:hyperlink>
        </w:p>
        <w:p w14:paraId="2BFD34BA" w14:textId="370045A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2BDC93AC" w14:textId="759A2AC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D46DBD">
              <w:rPr>
                <w:noProof/>
                <w:webHidden/>
              </w:rPr>
              <w:t>92</w:t>
            </w:r>
            <w:r w:rsidR="004510CA">
              <w:rPr>
                <w:noProof/>
                <w:webHidden/>
              </w:rPr>
              <w:fldChar w:fldCharType="end"/>
            </w:r>
          </w:hyperlink>
        </w:p>
        <w:p w14:paraId="4819E7A1" w14:textId="3D522B0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D46DBD">
              <w:rPr>
                <w:noProof/>
                <w:webHidden/>
              </w:rPr>
              <w:t>94</w:t>
            </w:r>
            <w:r w:rsidR="004510CA">
              <w:rPr>
                <w:noProof/>
                <w:webHidden/>
              </w:rPr>
              <w:fldChar w:fldCharType="end"/>
            </w:r>
          </w:hyperlink>
        </w:p>
        <w:p w14:paraId="24D7E388" w14:textId="4E086A3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D46DBD">
              <w:rPr>
                <w:noProof/>
                <w:webHidden/>
              </w:rPr>
              <w:t>95</w:t>
            </w:r>
            <w:r w:rsidR="004510CA">
              <w:rPr>
                <w:noProof/>
                <w:webHidden/>
              </w:rPr>
              <w:fldChar w:fldCharType="end"/>
            </w:r>
          </w:hyperlink>
        </w:p>
        <w:p w14:paraId="09409C4C" w14:textId="0122D1D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D46DBD">
              <w:rPr>
                <w:noProof/>
                <w:webHidden/>
              </w:rPr>
              <w:t>98</w:t>
            </w:r>
            <w:r w:rsidR="004510CA">
              <w:rPr>
                <w:noProof/>
                <w:webHidden/>
              </w:rPr>
              <w:fldChar w:fldCharType="end"/>
            </w:r>
          </w:hyperlink>
        </w:p>
        <w:p w14:paraId="0EB8B274" w14:textId="0839651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D46DBD">
              <w:rPr>
                <w:noProof/>
                <w:webHidden/>
              </w:rPr>
              <w:t>99</w:t>
            </w:r>
            <w:r w:rsidR="004510CA">
              <w:rPr>
                <w:noProof/>
                <w:webHidden/>
              </w:rPr>
              <w:fldChar w:fldCharType="end"/>
            </w:r>
          </w:hyperlink>
        </w:p>
        <w:p w14:paraId="5EA2D15F" w14:textId="0478B302" w:rsidR="004510CA" w:rsidRDefault="00F26000">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D46DBD">
              <w:rPr>
                <w:noProof/>
                <w:webHidden/>
              </w:rPr>
              <w:t>102</w:t>
            </w:r>
            <w:r w:rsidR="004510CA">
              <w:rPr>
                <w:noProof/>
                <w:webHidden/>
              </w:rPr>
              <w:fldChar w:fldCharType="end"/>
            </w:r>
          </w:hyperlink>
        </w:p>
        <w:p w14:paraId="2747236C" w14:textId="0944914B" w:rsidR="004510CA" w:rsidRDefault="00F26000">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6F26AE03" w14:textId="16F7317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39EEA9BE" w14:textId="037C7D1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D46DBD">
              <w:rPr>
                <w:noProof/>
                <w:webHidden/>
              </w:rPr>
              <w:t>103</w:t>
            </w:r>
            <w:r w:rsidR="004510CA">
              <w:rPr>
                <w:noProof/>
                <w:webHidden/>
              </w:rPr>
              <w:fldChar w:fldCharType="end"/>
            </w:r>
          </w:hyperlink>
        </w:p>
        <w:p w14:paraId="13F2B338" w14:textId="5D7A1371" w:rsidR="004510CA" w:rsidRDefault="00F26000">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D46DBD">
              <w:rPr>
                <w:noProof/>
                <w:webHidden/>
              </w:rPr>
              <w:t>104</w:t>
            </w:r>
            <w:r w:rsidR="004510CA">
              <w:rPr>
                <w:noProof/>
                <w:webHidden/>
              </w:rPr>
              <w:fldChar w:fldCharType="end"/>
            </w:r>
          </w:hyperlink>
        </w:p>
        <w:p w14:paraId="60D232F9" w14:textId="13626610" w:rsidR="004510CA" w:rsidRDefault="00F26000">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D46DBD">
              <w:rPr>
                <w:noProof/>
                <w:webHidden/>
              </w:rPr>
              <w:t>110</w:t>
            </w:r>
            <w:r w:rsidR="004510CA">
              <w:rPr>
                <w:noProof/>
                <w:webHidden/>
              </w:rPr>
              <w:fldChar w:fldCharType="end"/>
            </w:r>
          </w:hyperlink>
        </w:p>
        <w:p w14:paraId="7AFA6D2B" w14:textId="25B1A9DB" w:rsidR="004510CA" w:rsidRDefault="00F26000">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D46DBD">
              <w:rPr>
                <w:noProof/>
                <w:webHidden/>
              </w:rPr>
              <w:t>112</w:t>
            </w:r>
            <w:r w:rsidR="004510CA">
              <w:rPr>
                <w:noProof/>
                <w:webHidden/>
              </w:rPr>
              <w:fldChar w:fldCharType="end"/>
            </w:r>
          </w:hyperlink>
        </w:p>
        <w:p w14:paraId="743B0E58" w14:textId="1AF34F41"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D46DBD">
              <w:rPr>
                <w:noProof/>
                <w:webHidden/>
              </w:rPr>
              <w:t>119</w:t>
            </w:r>
            <w:r w:rsidR="004510CA">
              <w:rPr>
                <w:noProof/>
                <w:webHidden/>
              </w:rPr>
              <w:fldChar w:fldCharType="end"/>
            </w:r>
          </w:hyperlink>
        </w:p>
        <w:p w14:paraId="18A22C66" w14:textId="06A64680" w:rsidR="004510CA" w:rsidRDefault="00F26000">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D46DBD">
              <w:rPr>
                <w:noProof/>
                <w:webHidden/>
              </w:rPr>
              <w:t>127</w:t>
            </w:r>
            <w:r w:rsidR="004510CA">
              <w:rPr>
                <w:noProof/>
                <w:webHidden/>
              </w:rPr>
              <w:fldChar w:fldCharType="end"/>
            </w:r>
          </w:hyperlink>
        </w:p>
        <w:p w14:paraId="208E0439" w14:textId="6484FCB3"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D46DBD">
              <w:rPr>
                <w:noProof/>
                <w:webHidden/>
              </w:rPr>
              <w:t>141</w:t>
            </w:r>
            <w:r w:rsidR="004510CA">
              <w:rPr>
                <w:noProof/>
                <w:webHidden/>
              </w:rPr>
              <w:fldChar w:fldCharType="end"/>
            </w:r>
          </w:hyperlink>
        </w:p>
        <w:p w14:paraId="0344B6E8" w14:textId="7F6AE69B" w:rsidR="004510CA" w:rsidRDefault="00F26000">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D46DBD">
              <w:rPr>
                <w:noProof/>
                <w:webHidden/>
              </w:rPr>
              <w:t>148</w:t>
            </w:r>
            <w:r w:rsidR="004510CA">
              <w:rPr>
                <w:noProof/>
                <w:webHidden/>
              </w:rPr>
              <w:fldChar w:fldCharType="end"/>
            </w:r>
          </w:hyperlink>
        </w:p>
        <w:p w14:paraId="7E299E98" w14:textId="66A2725B" w:rsidR="004510CA" w:rsidRDefault="00F26000">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D46DBD">
              <w:rPr>
                <w:noProof/>
                <w:webHidden/>
              </w:rPr>
              <w:t>162</w:t>
            </w:r>
            <w:r w:rsidR="004510CA">
              <w:rPr>
                <w:noProof/>
                <w:webHidden/>
              </w:rPr>
              <w:fldChar w:fldCharType="end"/>
            </w:r>
          </w:hyperlink>
        </w:p>
        <w:p w14:paraId="1DB635E5" w14:textId="759823F4" w:rsidR="004510CA" w:rsidRDefault="00F26000">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D46DBD">
              <w:rPr>
                <w:noProof/>
                <w:webHidden/>
              </w:rPr>
              <w:t>166</w:t>
            </w:r>
            <w:r w:rsidR="004510CA">
              <w:rPr>
                <w:noProof/>
                <w:webHidden/>
              </w:rPr>
              <w:fldChar w:fldCharType="end"/>
            </w:r>
          </w:hyperlink>
        </w:p>
        <w:p w14:paraId="723E425E" w14:textId="1ABF27D9" w:rsidR="004510CA" w:rsidRDefault="00F26000">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D46DBD">
              <w:rPr>
                <w:noProof/>
                <w:webHidden/>
              </w:rPr>
              <w:t>174</w:t>
            </w:r>
            <w:r w:rsidR="004510CA">
              <w:rPr>
                <w:noProof/>
                <w:webHidden/>
              </w:rPr>
              <w:fldChar w:fldCharType="end"/>
            </w:r>
          </w:hyperlink>
        </w:p>
        <w:p w14:paraId="5985087B" w14:textId="694C442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5FA34C18" w14:textId="73E24CA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D46DBD">
              <w:rPr>
                <w:noProof/>
                <w:webHidden/>
              </w:rPr>
              <w:t>175</w:t>
            </w:r>
            <w:r w:rsidR="004510CA">
              <w:rPr>
                <w:noProof/>
                <w:webHidden/>
              </w:rPr>
              <w:fldChar w:fldCharType="end"/>
            </w:r>
          </w:hyperlink>
        </w:p>
        <w:p w14:paraId="16AB26C3" w14:textId="48D83DC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D46DBD">
              <w:rPr>
                <w:noProof/>
                <w:webHidden/>
              </w:rPr>
              <w:t>176</w:t>
            </w:r>
            <w:r w:rsidR="004510CA">
              <w:rPr>
                <w:noProof/>
                <w:webHidden/>
              </w:rPr>
              <w:fldChar w:fldCharType="end"/>
            </w:r>
          </w:hyperlink>
        </w:p>
        <w:p w14:paraId="3EFACBD9" w14:textId="04EE898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D46DBD">
              <w:rPr>
                <w:noProof/>
                <w:webHidden/>
              </w:rPr>
              <w:t>177</w:t>
            </w:r>
            <w:r w:rsidR="004510CA">
              <w:rPr>
                <w:noProof/>
                <w:webHidden/>
              </w:rPr>
              <w:fldChar w:fldCharType="end"/>
            </w:r>
          </w:hyperlink>
        </w:p>
        <w:p w14:paraId="366B28D6" w14:textId="7B2FDB65"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D46DBD">
              <w:rPr>
                <w:noProof/>
                <w:webHidden/>
              </w:rPr>
              <w:t>178</w:t>
            </w:r>
            <w:r w:rsidR="004510CA">
              <w:rPr>
                <w:noProof/>
                <w:webHidden/>
              </w:rPr>
              <w:fldChar w:fldCharType="end"/>
            </w:r>
          </w:hyperlink>
        </w:p>
        <w:p w14:paraId="480A6DE3" w14:textId="12CC9A7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532676A1" w14:textId="5C54F04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D46DBD">
              <w:rPr>
                <w:noProof/>
                <w:webHidden/>
              </w:rPr>
              <w:t>179</w:t>
            </w:r>
            <w:r w:rsidR="004510CA">
              <w:rPr>
                <w:noProof/>
                <w:webHidden/>
              </w:rPr>
              <w:fldChar w:fldCharType="end"/>
            </w:r>
          </w:hyperlink>
        </w:p>
        <w:p w14:paraId="05A1DE2D" w14:textId="557DA58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D46DBD">
              <w:rPr>
                <w:noProof/>
                <w:webHidden/>
              </w:rPr>
              <w:t>180</w:t>
            </w:r>
            <w:r w:rsidR="004510CA">
              <w:rPr>
                <w:noProof/>
                <w:webHidden/>
              </w:rPr>
              <w:fldChar w:fldCharType="end"/>
            </w:r>
          </w:hyperlink>
        </w:p>
        <w:p w14:paraId="2DD5161A" w14:textId="5CFE7CA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D46DBD">
              <w:rPr>
                <w:noProof/>
                <w:webHidden/>
              </w:rPr>
              <w:t>183</w:t>
            </w:r>
            <w:r w:rsidR="004510CA">
              <w:rPr>
                <w:noProof/>
                <w:webHidden/>
              </w:rPr>
              <w:fldChar w:fldCharType="end"/>
            </w:r>
          </w:hyperlink>
        </w:p>
        <w:p w14:paraId="62BDAE4C" w14:textId="66E9EF8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21D4850F" w14:textId="0F0BBC3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D46DBD">
              <w:rPr>
                <w:noProof/>
                <w:webHidden/>
              </w:rPr>
              <w:t>184</w:t>
            </w:r>
            <w:r w:rsidR="004510CA">
              <w:rPr>
                <w:noProof/>
                <w:webHidden/>
              </w:rPr>
              <w:fldChar w:fldCharType="end"/>
            </w:r>
          </w:hyperlink>
        </w:p>
        <w:p w14:paraId="7101560E" w14:textId="724B047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D46DBD">
              <w:rPr>
                <w:noProof/>
                <w:webHidden/>
              </w:rPr>
              <w:t>185</w:t>
            </w:r>
            <w:r w:rsidR="004510CA">
              <w:rPr>
                <w:noProof/>
                <w:webHidden/>
              </w:rPr>
              <w:fldChar w:fldCharType="end"/>
            </w:r>
          </w:hyperlink>
        </w:p>
        <w:p w14:paraId="5B4F4D79" w14:textId="3A82F351" w:rsidR="004510CA" w:rsidRDefault="00F26000">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0C5BF480" w14:textId="127DE710"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D46DBD">
              <w:rPr>
                <w:noProof/>
                <w:webHidden/>
              </w:rPr>
              <w:t>186</w:t>
            </w:r>
            <w:r w:rsidR="004510CA">
              <w:rPr>
                <w:noProof/>
                <w:webHidden/>
              </w:rPr>
              <w:fldChar w:fldCharType="end"/>
            </w:r>
          </w:hyperlink>
        </w:p>
        <w:p w14:paraId="3EBF884D" w14:textId="7DCC46C5"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D46DBD">
              <w:rPr>
                <w:noProof/>
                <w:webHidden/>
              </w:rPr>
              <w:t>188</w:t>
            </w:r>
            <w:r w:rsidR="004510CA">
              <w:rPr>
                <w:noProof/>
                <w:webHidden/>
              </w:rPr>
              <w:fldChar w:fldCharType="end"/>
            </w:r>
          </w:hyperlink>
        </w:p>
        <w:p w14:paraId="54DCB57B" w14:textId="1566781C"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D46DBD">
              <w:rPr>
                <w:noProof/>
                <w:webHidden/>
              </w:rPr>
              <w:t>189</w:t>
            </w:r>
            <w:r w:rsidR="004510CA">
              <w:rPr>
                <w:noProof/>
                <w:webHidden/>
              </w:rPr>
              <w:fldChar w:fldCharType="end"/>
            </w:r>
          </w:hyperlink>
        </w:p>
        <w:p w14:paraId="322B22C6" w14:textId="6D59063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D46DBD">
              <w:rPr>
                <w:noProof/>
                <w:webHidden/>
              </w:rPr>
              <w:t>197</w:t>
            </w:r>
            <w:r w:rsidR="004510CA">
              <w:rPr>
                <w:noProof/>
                <w:webHidden/>
              </w:rPr>
              <w:fldChar w:fldCharType="end"/>
            </w:r>
          </w:hyperlink>
        </w:p>
        <w:p w14:paraId="3BE1DFC5" w14:textId="34BE1E5A"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D46DBD">
              <w:rPr>
                <w:noProof/>
                <w:webHidden/>
              </w:rPr>
              <w:t>201</w:t>
            </w:r>
            <w:r w:rsidR="004510CA">
              <w:rPr>
                <w:noProof/>
                <w:webHidden/>
              </w:rPr>
              <w:fldChar w:fldCharType="end"/>
            </w:r>
          </w:hyperlink>
        </w:p>
        <w:p w14:paraId="63525A3D" w14:textId="03C8469C"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D46DBD">
              <w:rPr>
                <w:noProof/>
                <w:webHidden/>
              </w:rPr>
              <w:t>208</w:t>
            </w:r>
            <w:r w:rsidR="004510CA">
              <w:rPr>
                <w:noProof/>
                <w:webHidden/>
              </w:rPr>
              <w:fldChar w:fldCharType="end"/>
            </w:r>
          </w:hyperlink>
        </w:p>
        <w:p w14:paraId="695CAF8C" w14:textId="5FD3805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D46DBD">
              <w:rPr>
                <w:noProof/>
                <w:webHidden/>
              </w:rPr>
              <w:t>210</w:t>
            </w:r>
            <w:r w:rsidR="004510CA">
              <w:rPr>
                <w:noProof/>
                <w:webHidden/>
              </w:rPr>
              <w:fldChar w:fldCharType="end"/>
            </w:r>
          </w:hyperlink>
        </w:p>
        <w:p w14:paraId="23C78273" w14:textId="130D91E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D46DBD">
              <w:rPr>
                <w:noProof/>
                <w:webHidden/>
              </w:rPr>
              <w:t>215</w:t>
            </w:r>
            <w:r w:rsidR="004510CA">
              <w:rPr>
                <w:noProof/>
                <w:webHidden/>
              </w:rPr>
              <w:fldChar w:fldCharType="end"/>
            </w:r>
          </w:hyperlink>
        </w:p>
        <w:p w14:paraId="37E44188" w14:textId="11079A3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D46DBD">
              <w:rPr>
                <w:noProof/>
                <w:webHidden/>
              </w:rPr>
              <w:t>216</w:t>
            </w:r>
            <w:r w:rsidR="004510CA">
              <w:rPr>
                <w:noProof/>
                <w:webHidden/>
              </w:rPr>
              <w:fldChar w:fldCharType="end"/>
            </w:r>
          </w:hyperlink>
        </w:p>
        <w:p w14:paraId="4AB2CA62" w14:textId="1DC8B83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D46DBD">
              <w:rPr>
                <w:noProof/>
                <w:webHidden/>
              </w:rPr>
              <w:t>220</w:t>
            </w:r>
            <w:r w:rsidR="004510CA">
              <w:rPr>
                <w:noProof/>
                <w:webHidden/>
              </w:rPr>
              <w:fldChar w:fldCharType="end"/>
            </w:r>
          </w:hyperlink>
        </w:p>
        <w:p w14:paraId="480AF27C" w14:textId="6D8D9E8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D46DBD">
              <w:rPr>
                <w:noProof/>
                <w:webHidden/>
              </w:rPr>
              <w:t>224</w:t>
            </w:r>
            <w:r w:rsidR="004510CA">
              <w:rPr>
                <w:noProof/>
                <w:webHidden/>
              </w:rPr>
              <w:fldChar w:fldCharType="end"/>
            </w:r>
          </w:hyperlink>
        </w:p>
        <w:p w14:paraId="67055390" w14:textId="3D9B385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D46DBD">
              <w:rPr>
                <w:noProof/>
                <w:webHidden/>
              </w:rPr>
              <w:t>226</w:t>
            </w:r>
            <w:r w:rsidR="004510CA">
              <w:rPr>
                <w:noProof/>
                <w:webHidden/>
              </w:rPr>
              <w:fldChar w:fldCharType="end"/>
            </w:r>
          </w:hyperlink>
        </w:p>
        <w:p w14:paraId="5263B751" w14:textId="0FB5594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D46DBD">
              <w:rPr>
                <w:noProof/>
                <w:webHidden/>
              </w:rPr>
              <w:t>227</w:t>
            </w:r>
            <w:r w:rsidR="004510CA">
              <w:rPr>
                <w:noProof/>
                <w:webHidden/>
              </w:rPr>
              <w:fldChar w:fldCharType="end"/>
            </w:r>
          </w:hyperlink>
        </w:p>
        <w:p w14:paraId="567C8FDE" w14:textId="33B1B42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D46DBD">
              <w:rPr>
                <w:noProof/>
                <w:webHidden/>
              </w:rPr>
              <w:t>228</w:t>
            </w:r>
            <w:r w:rsidR="004510CA">
              <w:rPr>
                <w:noProof/>
                <w:webHidden/>
              </w:rPr>
              <w:fldChar w:fldCharType="end"/>
            </w:r>
          </w:hyperlink>
        </w:p>
        <w:p w14:paraId="03A811A4" w14:textId="263E8B9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D46DBD">
              <w:rPr>
                <w:noProof/>
                <w:webHidden/>
              </w:rPr>
              <w:t>230</w:t>
            </w:r>
            <w:r w:rsidR="004510CA">
              <w:rPr>
                <w:noProof/>
                <w:webHidden/>
              </w:rPr>
              <w:fldChar w:fldCharType="end"/>
            </w:r>
          </w:hyperlink>
        </w:p>
        <w:p w14:paraId="61B979D2" w14:textId="07E5B59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D46DBD">
              <w:rPr>
                <w:noProof/>
                <w:webHidden/>
              </w:rPr>
              <w:t>231</w:t>
            </w:r>
            <w:r w:rsidR="004510CA">
              <w:rPr>
                <w:noProof/>
                <w:webHidden/>
              </w:rPr>
              <w:fldChar w:fldCharType="end"/>
            </w:r>
          </w:hyperlink>
        </w:p>
        <w:p w14:paraId="238364CD" w14:textId="368F72C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D46DBD">
              <w:rPr>
                <w:noProof/>
                <w:webHidden/>
              </w:rPr>
              <w:t>233</w:t>
            </w:r>
            <w:r w:rsidR="004510CA">
              <w:rPr>
                <w:noProof/>
                <w:webHidden/>
              </w:rPr>
              <w:fldChar w:fldCharType="end"/>
            </w:r>
          </w:hyperlink>
        </w:p>
        <w:p w14:paraId="02BEDB73" w14:textId="22E38BF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D46DBD">
              <w:rPr>
                <w:noProof/>
                <w:webHidden/>
              </w:rPr>
              <w:t>237</w:t>
            </w:r>
            <w:r w:rsidR="004510CA">
              <w:rPr>
                <w:noProof/>
                <w:webHidden/>
              </w:rPr>
              <w:fldChar w:fldCharType="end"/>
            </w:r>
          </w:hyperlink>
        </w:p>
        <w:p w14:paraId="6EF58F7C" w14:textId="5ABC4AA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5D8E778B" w14:textId="726E7FD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D46DBD">
              <w:rPr>
                <w:noProof/>
                <w:webHidden/>
              </w:rPr>
              <w:t>239</w:t>
            </w:r>
            <w:r w:rsidR="004510CA">
              <w:rPr>
                <w:noProof/>
                <w:webHidden/>
              </w:rPr>
              <w:fldChar w:fldCharType="end"/>
            </w:r>
          </w:hyperlink>
        </w:p>
        <w:p w14:paraId="3D8CE4D7" w14:textId="008E6D8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D46DBD">
              <w:rPr>
                <w:noProof/>
                <w:webHidden/>
              </w:rPr>
              <w:t>240</w:t>
            </w:r>
            <w:r w:rsidR="004510CA">
              <w:rPr>
                <w:noProof/>
                <w:webHidden/>
              </w:rPr>
              <w:fldChar w:fldCharType="end"/>
            </w:r>
          </w:hyperlink>
        </w:p>
        <w:p w14:paraId="6133E1AC" w14:textId="3CC16FA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1E656DF6" w14:textId="785DF97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D46DBD">
              <w:rPr>
                <w:noProof/>
                <w:webHidden/>
              </w:rPr>
              <w:t>241</w:t>
            </w:r>
            <w:r w:rsidR="004510CA">
              <w:rPr>
                <w:noProof/>
                <w:webHidden/>
              </w:rPr>
              <w:fldChar w:fldCharType="end"/>
            </w:r>
          </w:hyperlink>
        </w:p>
        <w:p w14:paraId="34382E1D" w14:textId="47F8DF5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D46DBD">
              <w:rPr>
                <w:noProof/>
                <w:webHidden/>
              </w:rPr>
              <w:t>244</w:t>
            </w:r>
            <w:r w:rsidR="004510CA">
              <w:rPr>
                <w:noProof/>
                <w:webHidden/>
              </w:rPr>
              <w:fldChar w:fldCharType="end"/>
            </w:r>
          </w:hyperlink>
        </w:p>
        <w:p w14:paraId="6A4DEDC4" w14:textId="49F6948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D46DBD">
              <w:rPr>
                <w:noProof/>
                <w:webHidden/>
              </w:rPr>
              <w:t>245</w:t>
            </w:r>
            <w:r w:rsidR="004510CA">
              <w:rPr>
                <w:noProof/>
                <w:webHidden/>
              </w:rPr>
              <w:fldChar w:fldCharType="end"/>
            </w:r>
          </w:hyperlink>
        </w:p>
        <w:p w14:paraId="4AA7733C" w14:textId="775FE29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14FCA861" w14:textId="0FF01B1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D46DBD">
              <w:rPr>
                <w:noProof/>
                <w:webHidden/>
              </w:rPr>
              <w:t>247</w:t>
            </w:r>
            <w:r w:rsidR="004510CA">
              <w:rPr>
                <w:noProof/>
                <w:webHidden/>
              </w:rPr>
              <w:fldChar w:fldCharType="end"/>
            </w:r>
          </w:hyperlink>
        </w:p>
        <w:p w14:paraId="3BD45413" w14:textId="51EB4989"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D46DBD">
              <w:rPr>
                <w:noProof/>
                <w:webHidden/>
              </w:rPr>
              <w:t>251</w:t>
            </w:r>
            <w:r w:rsidR="004510CA">
              <w:rPr>
                <w:noProof/>
                <w:webHidden/>
              </w:rPr>
              <w:fldChar w:fldCharType="end"/>
            </w:r>
          </w:hyperlink>
        </w:p>
        <w:p w14:paraId="5BAA37A4" w14:textId="6B7EFB7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D46DBD">
              <w:rPr>
                <w:noProof/>
                <w:webHidden/>
              </w:rPr>
              <w:t>262</w:t>
            </w:r>
            <w:r w:rsidR="004510CA">
              <w:rPr>
                <w:noProof/>
                <w:webHidden/>
              </w:rPr>
              <w:fldChar w:fldCharType="end"/>
            </w:r>
          </w:hyperlink>
        </w:p>
        <w:p w14:paraId="2C256725" w14:textId="0D14E69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D46DBD">
              <w:rPr>
                <w:noProof/>
                <w:webHidden/>
              </w:rPr>
              <w:t>265</w:t>
            </w:r>
            <w:r w:rsidR="004510CA">
              <w:rPr>
                <w:noProof/>
                <w:webHidden/>
              </w:rPr>
              <w:fldChar w:fldCharType="end"/>
            </w:r>
          </w:hyperlink>
        </w:p>
        <w:p w14:paraId="31F2C4BE" w14:textId="534F3C0C"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9727FBE" w14:textId="5A831A0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489B8A3E" w14:textId="605612E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12134DC9" w14:textId="69F0829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99BC2A8" w14:textId="2FFDBE0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7876812" w14:textId="563DCB86" w:rsidR="004510CA" w:rsidRDefault="00F26000">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0B0477D" w14:textId="58D733C0"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5B37527" w14:textId="472548D3"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0A244D7" w14:textId="669E3CD8" w:rsidR="004510CA" w:rsidRDefault="00F26000">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C37C69E" w14:textId="0CF875B8"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62CB856C" w14:textId="6D75CA1E"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34CA5AE6" w14:textId="675AFB5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520DFB27" w14:textId="0CF750D8"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D68D996" w14:textId="1D93A6C3" w:rsidR="004510CA" w:rsidRDefault="00F26000">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D46DBD">
              <w:rPr>
                <w:noProof/>
                <w:webHidden/>
              </w:rPr>
              <w:t>253</w:t>
            </w:r>
            <w:r w:rsidR="004510CA">
              <w:rPr>
                <w:noProof/>
                <w:webHidden/>
              </w:rPr>
              <w:fldChar w:fldCharType="end"/>
            </w:r>
          </w:hyperlink>
        </w:p>
        <w:p w14:paraId="3A704834" w14:textId="6A9554A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008EBE59" w14:textId="1DA84441"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D46DBD">
              <w:rPr>
                <w:noProof/>
                <w:webHidden/>
              </w:rPr>
              <w:t>273</w:t>
            </w:r>
            <w:r w:rsidR="004510CA">
              <w:rPr>
                <w:noProof/>
                <w:webHidden/>
              </w:rPr>
              <w:fldChar w:fldCharType="end"/>
            </w:r>
          </w:hyperlink>
        </w:p>
        <w:p w14:paraId="7F290C6F" w14:textId="0B1CFDA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D46DBD">
              <w:rPr>
                <w:noProof/>
                <w:webHidden/>
              </w:rPr>
              <w:t>274</w:t>
            </w:r>
            <w:r w:rsidR="004510CA">
              <w:rPr>
                <w:noProof/>
                <w:webHidden/>
              </w:rPr>
              <w:fldChar w:fldCharType="end"/>
            </w:r>
          </w:hyperlink>
        </w:p>
        <w:p w14:paraId="64CEEFB1" w14:textId="1C780B4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D46DBD">
              <w:rPr>
                <w:b/>
                <w:bCs/>
                <w:noProof/>
                <w:webHidden/>
                <w:lang w:val="sv-SE"/>
              </w:rPr>
              <w:t>Fel! Bokmärket är inte definierat.</w:t>
            </w:r>
            <w:r w:rsidR="004510CA">
              <w:rPr>
                <w:noProof/>
                <w:webHidden/>
              </w:rPr>
              <w:fldChar w:fldCharType="end"/>
            </w:r>
          </w:hyperlink>
        </w:p>
        <w:p w14:paraId="71CE37EF" w14:textId="7C9B2C1E" w:rsidR="004510CA" w:rsidRDefault="00F26000">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0F44B57A" w14:textId="441894DD"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D46DBD">
              <w:rPr>
                <w:noProof/>
                <w:webHidden/>
              </w:rPr>
              <w:t>393</w:t>
            </w:r>
            <w:r w:rsidR="004510CA">
              <w:rPr>
                <w:noProof/>
                <w:webHidden/>
              </w:rPr>
              <w:fldChar w:fldCharType="end"/>
            </w:r>
          </w:hyperlink>
        </w:p>
        <w:p w14:paraId="59F2C14A" w14:textId="54DA582B"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0EE2805" w14:textId="4AA3C0C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D46DBD">
              <w:rPr>
                <w:noProof/>
                <w:webHidden/>
              </w:rPr>
              <w:t>397</w:t>
            </w:r>
            <w:r w:rsidR="004510CA">
              <w:rPr>
                <w:noProof/>
                <w:webHidden/>
              </w:rPr>
              <w:fldChar w:fldCharType="end"/>
            </w:r>
          </w:hyperlink>
        </w:p>
        <w:p w14:paraId="5B82367C" w14:textId="0EE4E09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D46DBD">
              <w:rPr>
                <w:noProof/>
                <w:webHidden/>
              </w:rPr>
              <w:t>398</w:t>
            </w:r>
            <w:r w:rsidR="004510CA">
              <w:rPr>
                <w:noProof/>
                <w:webHidden/>
              </w:rPr>
              <w:fldChar w:fldCharType="end"/>
            </w:r>
          </w:hyperlink>
        </w:p>
        <w:p w14:paraId="2D7117C1" w14:textId="08F810C9"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D46DBD">
              <w:rPr>
                <w:noProof/>
                <w:webHidden/>
              </w:rPr>
              <w:t>399</w:t>
            </w:r>
            <w:r w:rsidR="004510CA">
              <w:rPr>
                <w:noProof/>
                <w:webHidden/>
              </w:rPr>
              <w:fldChar w:fldCharType="end"/>
            </w:r>
          </w:hyperlink>
        </w:p>
        <w:p w14:paraId="66A8FF62" w14:textId="722CC24A"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D46DBD">
              <w:rPr>
                <w:noProof/>
                <w:webHidden/>
              </w:rPr>
              <w:t>400</w:t>
            </w:r>
            <w:r w:rsidR="004510CA">
              <w:rPr>
                <w:noProof/>
                <w:webHidden/>
              </w:rPr>
              <w:fldChar w:fldCharType="end"/>
            </w:r>
          </w:hyperlink>
        </w:p>
        <w:p w14:paraId="7C5A3C3F" w14:textId="74B58971"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D46DBD">
              <w:rPr>
                <w:noProof/>
                <w:webHidden/>
              </w:rPr>
              <w:t>401</w:t>
            </w:r>
            <w:r w:rsidR="004510CA">
              <w:rPr>
                <w:noProof/>
                <w:webHidden/>
              </w:rPr>
              <w:fldChar w:fldCharType="end"/>
            </w:r>
          </w:hyperlink>
        </w:p>
        <w:p w14:paraId="2CC64170" w14:textId="46AACCF3"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D46DBD">
              <w:rPr>
                <w:noProof/>
                <w:webHidden/>
              </w:rPr>
              <w:t>402</w:t>
            </w:r>
            <w:r w:rsidR="004510CA">
              <w:rPr>
                <w:noProof/>
                <w:webHidden/>
              </w:rPr>
              <w:fldChar w:fldCharType="end"/>
            </w:r>
          </w:hyperlink>
        </w:p>
        <w:p w14:paraId="4CC9259A" w14:textId="1332C2AE" w:rsidR="004510CA" w:rsidRDefault="00F26000">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5BB45C76" w14:textId="03DDAFCE"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D46DBD">
              <w:rPr>
                <w:noProof/>
                <w:webHidden/>
              </w:rPr>
              <w:t>280</w:t>
            </w:r>
            <w:r w:rsidR="004510CA">
              <w:rPr>
                <w:noProof/>
                <w:webHidden/>
              </w:rPr>
              <w:fldChar w:fldCharType="end"/>
            </w:r>
          </w:hyperlink>
        </w:p>
        <w:p w14:paraId="314BFAB4" w14:textId="32E361E1"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4ADD8B14" w14:textId="12F7C0A3"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D46DBD">
              <w:rPr>
                <w:noProof/>
                <w:webHidden/>
              </w:rPr>
              <w:t>281</w:t>
            </w:r>
            <w:r w:rsidR="004510CA">
              <w:rPr>
                <w:noProof/>
                <w:webHidden/>
              </w:rPr>
              <w:fldChar w:fldCharType="end"/>
            </w:r>
          </w:hyperlink>
        </w:p>
        <w:p w14:paraId="302D673E" w14:textId="06E640C5"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D46DBD">
              <w:rPr>
                <w:noProof/>
                <w:webHidden/>
              </w:rPr>
              <w:t>283</w:t>
            </w:r>
            <w:r w:rsidR="004510CA">
              <w:rPr>
                <w:noProof/>
                <w:webHidden/>
              </w:rPr>
              <w:fldChar w:fldCharType="end"/>
            </w:r>
          </w:hyperlink>
        </w:p>
        <w:p w14:paraId="58DE7B5B" w14:textId="67929944"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D46DBD">
              <w:rPr>
                <w:noProof/>
                <w:webHidden/>
              </w:rPr>
              <w:t>285</w:t>
            </w:r>
            <w:r w:rsidR="004510CA">
              <w:rPr>
                <w:noProof/>
                <w:webHidden/>
              </w:rPr>
              <w:fldChar w:fldCharType="end"/>
            </w:r>
          </w:hyperlink>
        </w:p>
        <w:p w14:paraId="6A2F36FC" w14:textId="17132F3C"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305D5516" w14:textId="023E0BE6"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D46DBD">
              <w:rPr>
                <w:noProof/>
                <w:webHidden/>
              </w:rPr>
              <w:t>292</w:t>
            </w:r>
            <w:r w:rsidR="004510CA">
              <w:rPr>
                <w:noProof/>
                <w:webHidden/>
              </w:rPr>
              <w:fldChar w:fldCharType="end"/>
            </w:r>
          </w:hyperlink>
        </w:p>
        <w:p w14:paraId="07960A48" w14:textId="4317732F"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215251B" w14:textId="2C8CC47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D46DBD">
              <w:rPr>
                <w:noProof/>
                <w:webHidden/>
              </w:rPr>
              <w:t>300</w:t>
            </w:r>
            <w:r w:rsidR="004510CA">
              <w:rPr>
                <w:noProof/>
                <w:webHidden/>
              </w:rPr>
              <w:fldChar w:fldCharType="end"/>
            </w:r>
          </w:hyperlink>
        </w:p>
        <w:p w14:paraId="203D3216" w14:textId="2B82008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D46DBD">
              <w:rPr>
                <w:noProof/>
                <w:webHidden/>
              </w:rPr>
              <w:t>312</w:t>
            </w:r>
            <w:r w:rsidR="004510CA">
              <w:rPr>
                <w:noProof/>
                <w:webHidden/>
              </w:rPr>
              <w:fldChar w:fldCharType="end"/>
            </w:r>
          </w:hyperlink>
        </w:p>
        <w:p w14:paraId="66B72F16" w14:textId="5580F70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D46DBD">
              <w:rPr>
                <w:noProof/>
                <w:webHidden/>
              </w:rPr>
              <w:t>322</w:t>
            </w:r>
            <w:r w:rsidR="004510CA">
              <w:rPr>
                <w:noProof/>
                <w:webHidden/>
              </w:rPr>
              <w:fldChar w:fldCharType="end"/>
            </w:r>
          </w:hyperlink>
        </w:p>
        <w:p w14:paraId="1C964892" w14:textId="03EB0C3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D46DBD">
              <w:rPr>
                <w:noProof/>
                <w:webHidden/>
              </w:rPr>
              <w:t>332</w:t>
            </w:r>
            <w:r w:rsidR="004510CA">
              <w:rPr>
                <w:noProof/>
                <w:webHidden/>
              </w:rPr>
              <w:fldChar w:fldCharType="end"/>
            </w:r>
          </w:hyperlink>
        </w:p>
        <w:p w14:paraId="4C6AB9E4" w14:textId="022F06FA"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D46DBD">
              <w:rPr>
                <w:noProof/>
                <w:webHidden/>
              </w:rPr>
              <w:t>337</w:t>
            </w:r>
            <w:r w:rsidR="004510CA">
              <w:rPr>
                <w:noProof/>
                <w:webHidden/>
              </w:rPr>
              <w:fldChar w:fldCharType="end"/>
            </w:r>
          </w:hyperlink>
        </w:p>
        <w:p w14:paraId="356A4A27" w14:textId="54ED440B" w:rsidR="004510CA" w:rsidRDefault="00F26000">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D46DBD">
              <w:rPr>
                <w:noProof/>
                <w:webHidden/>
              </w:rPr>
              <w:t>346</w:t>
            </w:r>
            <w:r w:rsidR="004510CA">
              <w:rPr>
                <w:noProof/>
                <w:webHidden/>
              </w:rPr>
              <w:fldChar w:fldCharType="end"/>
            </w:r>
          </w:hyperlink>
        </w:p>
        <w:p w14:paraId="49AB8A57" w14:textId="2EA0A9B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54E71315" w14:textId="2532B215"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D46DBD">
              <w:rPr>
                <w:noProof/>
                <w:webHidden/>
              </w:rPr>
              <w:t>376</w:t>
            </w:r>
            <w:r w:rsidR="004510CA">
              <w:rPr>
                <w:noProof/>
                <w:webHidden/>
              </w:rPr>
              <w:fldChar w:fldCharType="end"/>
            </w:r>
          </w:hyperlink>
        </w:p>
        <w:p w14:paraId="3FD3E08D" w14:textId="3C993974" w:rsidR="004510CA" w:rsidRDefault="00F26000">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D46DBD">
              <w:rPr>
                <w:noProof/>
                <w:webHidden/>
              </w:rPr>
              <w:t>383</w:t>
            </w:r>
            <w:r w:rsidR="004510CA">
              <w:rPr>
                <w:noProof/>
                <w:webHidden/>
              </w:rPr>
              <w:fldChar w:fldCharType="end"/>
            </w:r>
          </w:hyperlink>
        </w:p>
        <w:p w14:paraId="3E5A457C" w14:textId="29A95D8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D46DBD">
              <w:rPr>
                <w:noProof/>
                <w:webHidden/>
              </w:rPr>
              <w:t>411</w:t>
            </w:r>
            <w:r w:rsidR="004510CA">
              <w:rPr>
                <w:noProof/>
                <w:webHidden/>
              </w:rPr>
              <w:fldChar w:fldCharType="end"/>
            </w:r>
          </w:hyperlink>
        </w:p>
        <w:p w14:paraId="28286BBB" w14:textId="61E1C87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D46DBD">
              <w:rPr>
                <w:noProof/>
                <w:webHidden/>
              </w:rPr>
              <w:t>412</w:t>
            </w:r>
            <w:r w:rsidR="004510CA">
              <w:rPr>
                <w:noProof/>
                <w:webHidden/>
              </w:rPr>
              <w:fldChar w:fldCharType="end"/>
            </w:r>
          </w:hyperlink>
        </w:p>
        <w:p w14:paraId="31B9BBED" w14:textId="2B9A708D"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3D6B4884" w14:textId="505F503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D46DBD">
              <w:rPr>
                <w:noProof/>
                <w:webHidden/>
              </w:rPr>
              <w:t>413</w:t>
            </w:r>
            <w:r w:rsidR="004510CA">
              <w:rPr>
                <w:noProof/>
                <w:webHidden/>
              </w:rPr>
              <w:fldChar w:fldCharType="end"/>
            </w:r>
          </w:hyperlink>
        </w:p>
        <w:p w14:paraId="57C9CC7D" w14:textId="43FEBA9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73B6BDC2" w14:textId="4AAAF04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D46DBD">
              <w:rPr>
                <w:noProof/>
                <w:webHidden/>
              </w:rPr>
              <w:t>414</w:t>
            </w:r>
            <w:r w:rsidR="004510CA">
              <w:rPr>
                <w:noProof/>
                <w:webHidden/>
              </w:rPr>
              <w:fldChar w:fldCharType="end"/>
            </w:r>
          </w:hyperlink>
        </w:p>
        <w:p w14:paraId="449AC053" w14:textId="7CF10A3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7FD10BF0" w14:textId="23A9ABD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D46DBD">
              <w:rPr>
                <w:noProof/>
                <w:webHidden/>
              </w:rPr>
              <w:t>415</w:t>
            </w:r>
            <w:r w:rsidR="004510CA">
              <w:rPr>
                <w:noProof/>
                <w:webHidden/>
              </w:rPr>
              <w:fldChar w:fldCharType="end"/>
            </w:r>
          </w:hyperlink>
        </w:p>
        <w:p w14:paraId="11C3E396" w14:textId="259ADD5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D46DBD">
              <w:rPr>
                <w:noProof/>
                <w:webHidden/>
              </w:rPr>
              <w:t>416</w:t>
            </w:r>
            <w:r w:rsidR="004510CA">
              <w:rPr>
                <w:noProof/>
                <w:webHidden/>
              </w:rPr>
              <w:fldChar w:fldCharType="end"/>
            </w:r>
          </w:hyperlink>
        </w:p>
        <w:p w14:paraId="22FEAC76" w14:textId="0AFD775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D46DBD">
              <w:rPr>
                <w:noProof/>
                <w:webHidden/>
              </w:rPr>
              <w:t>417</w:t>
            </w:r>
            <w:r w:rsidR="004510CA">
              <w:rPr>
                <w:noProof/>
                <w:webHidden/>
              </w:rPr>
              <w:fldChar w:fldCharType="end"/>
            </w:r>
          </w:hyperlink>
        </w:p>
        <w:p w14:paraId="1F2B02D6" w14:textId="34CFAC4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01888A9" w14:textId="0DE09B0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D46DBD">
              <w:rPr>
                <w:noProof/>
                <w:webHidden/>
              </w:rPr>
              <w:t>418</w:t>
            </w:r>
            <w:r w:rsidR="004510CA">
              <w:rPr>
                <w:noProof/>
                <w:webHidden/>
              </w:rPr>
              <w:fldChar w:fldCharType="end"/>
            </w:r>
          </w:hyperlink>
        </w:p>
        <w:p w14:paraId="583F88B8" w14:textId="5FAF78C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186CE612" w14:textId="69A4477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D46DBD">
              <w:rPr>
                <w:noProof/>
                <w:webHidden/>
              </w:rPr>
              <w:t>419</w:t>
            </w:r>
            <w:r w:rsidR="004510CA">
              <w:rPr>
                <w:noProof/>
                <w:webHidden/>
              </w:rPr>
              <w:fldChar w:fldCharType="end"/>
            </w:r>
          </w:hyperlink>
        </w:p>
        <w:p w14:paraId="24C2F13F" w14:textId="426B8DE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D46DBD">
              <w:rPr>
                <w:noProof/>
                <w:webHidden/>
              </w:rPr>
              <w:t>420</w:t>
            </w:r>
            <w:r w:rsidR="004510CA">
              <w:rPr>
                <w:noProof/>
                <w:webHidden/>
              </w:rPr>
              <w:fldChar w:fldCharType="end"/>
            </w:r>
          </w:hyperlink>
        </w:p>
        <w:p w14:paraId="65ADB3E8" w14:textId="4643E3A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D46DBD">
              <w:rPr>
                <w:noProof/>
                <w:webHidden/>
              </w:rPr>
              <w:t>422</w:t>
            </w:r>
            <w:r w:rsidR="004510CA">
              <w:rPr>
                <w:noProof/>
                <w:webHidden/>
              </w:rPr>
              <w:fldChar w:fldCharType="end"/>
            </w:r>
          </w:hyperlink>
        </w:p>
        <w:p w14:paraId="53DBCA0F" w14:textId="5453A70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31E3882D" w14:textId="3C3DB3D5"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00EC0151" w14:textId="080C7C8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D46DBD">
              <w:rPr>
                <w:noProof/>
                <w:webHidden/>
              </w:rPr>
              <w:t>423</w:t>
            </w:r>
            <w:r w:rsidR="004510CA">
              <w:rPr>
                <w:noProof/>
                <w:webHidden/>
              </w:rPr>
              <w:fldChar w:fldCharType="end"/>
            </w:r>
          </w:hyperlink>
        </w:p>
        <w:p w14:paraId="78FB212B" w14:textId="0A28FA5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D46DBD">
              <w:rPr>
                <w:noProof/>
                <w:webHidden/>
              </w:rPr>
              <w:t>424</w:t>
            </w:r>
            <w:r w:rsidR="004510CA">
              <w:rPr>
                <w:noProof/>
                <w:webHidden/>
              </w:rPr>
              <w:fldChar w:fldCharType="end"/>
            </w:r>
          </w:hyperlink>
        </w:p>
        <w:p w14:paraId="553456EC" w14:textId="1F79875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3F77B1E" w14:textId="5278573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583B1081" w14:textId="3239E2F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D46DBD">
              <w:rPr>
                <w:noProof/>
                <w:webHidden/>
              </w:rPr>
              <w:t>425</w:t>
            </w:r>
            <w:r w:rsidR="004510CA">
              <w:rPr>
                <w:noProof/>
                <w:webHidden/>
              </w:rPr>
              <w:fldChar w:fldCharType="end"/>
            </w:r>
          </w:hyperlink>
        </w:p>
        <w:p w14:paraId="6CF50033" w14:textId="04613A1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D46DBD">
              <w:rPr>
                <w:noProof/>
                <w:webHidden/>
              </w:rPr>
              <w:t>426</w:t>
            </w:r>
            <w:r w:rsidR="004510CA">
              <w:rPr>
                <w:noProof/>
                <w:webHidden/>
              </w:rPr>
              <w:fldChar w:fldCharType="end"/>
            </w:r>
          </w:hyperlink>
        </w:p>
        <w:p w14:paraId="0E158E7B" w14:textId="78908F57"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6C07B22A" w14:textId="664694B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7E4AD8E9" w14:textId="4F94C3D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D46DBD">
              <w:rPr>
                <w:noProof/>
                <w:webHidden/>
              </w:rPr>
              <w:t>427</w:t>
            </w:r>
            <w:r w:rsidR="004510CA">
              <w:rPr>
                <w:noProof/>
                <w:webHidden/>
              </w:rPr>
              <w:fldChar w:fldCharType="end"/>
            </w:r>
          </w:hyperlink>
        </w:p>
        <w:p w14:paraId="187052F7" w14:textId="753C9BB7"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82B8BFF" w14:textId="68FCD914"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D46DBD">
              <w:rPr>
                <w:noProof/>
                <w:webHidden/>
              </w:rPr>
              <w:t>428</w:t>
            </w:r>
            <w:r w:rsidR="004510CA">
              <w:rPr>
                <w:noProof/>
                <w:webHidden/>
              </w:rPr>
              <w:fldChar w:fldCharType="end"/>
            </w:r>
          </w:hyperlink>
        </w:p>
        <w:p w14:paraId="29A68D4E" w14:textId="51A36FD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D46DBD">
              <w:rPr>
                <w:noProof/>
                <w:webHidden/>
              </w:rPr>
              <w:t>430</w:t>
            </w:r>
            <w:r w:rsidR="004510CA">
              <w:rPr>
                <w:noProof/>
                <w:webHidden/>
              </w:rPr>
              <w:fldChar w:fldCharType="end"/>
            </w:r>
          </w:hyperlink>
        </w:p>
        <w:p w14:paraId="7587B0BD" w14:textId="42FE942D"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719446D5" w14:textId="50BDA812"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606E431A" w14:textId="7EDF1166"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D46DBD">
              <w:rPr>
                <w:noProof/>
                <w:webHidden/>
              </w:rPr>
              <w:t>432</w:t>
            </w:r>
            <w:r w:rsidR="004510CA">
              <w:rPr>
                <w:noProof/>
                <w:webHidden/>
              </w:rPr>
              <w:fldChar w:fldCharType="end"/>
            </w:r>
          </w:hyperlink>
        </w:p>
        <w:p w14:paraId="011121AD" w14:textId="24E71CA7"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D46DBD">
              <w:rPr>
                <w:noProof/>
                <w:webHidden/>
              </w:rPr>
              <w:t>433</w:t>
            </w:r>
            <w:r w:rsidR="004510CA">
              <w:rPr>
                <w:noProof/>
                <w:webHidden/>
              </w:rPr>
              <w:fldChar w:fldCharType="end"/>
            </w:r>
          </w:hyperlink>
        </w:p>
        <w:p w14:paraId="0945AC8A" w14:textId="0F3902F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50F8D092" w14:textId="6C8F5F18"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D46DBD">
              <w:rPr>
                <w:noProof/>
                <w:webHidden/>
              </w:rPr>
              <w:t>434</w:t>
            </w:r>
            <w:r w:rsidR="004510CA">
              <w:rPr>
                <w:noProof/>
                <w:webHidden/>
              </w:rPr>
              <w:fldChar w:fldCharType="end"/>
            </w:r>
          </w:hyperlink>
        </w:p>
        <w:p w14:paraId="74665D58" w14:textId="5C9EA883"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D46DBD">
              <w:rPr>
                <w:noProof/>
                <w:webHidden/>
              </w:rPr>
              <w:t>435</w:t>
            </w:r>
            <w:r w:rsidR="004510CA">
              <w:rPr>
                <w:noProof/>
                <w:webHidden/>
              </w:rPr>
              <w:fldChar w:fldCharType="end"/>
            </w:r>
          </w:hyperlink>
        </w:p>
        <w:p w14:paraId="1617FB7F" w14:textId="7E5ADB60"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D46DBD">
              <w:rPr>
                <w:noProof/>
                <w:webHidden/>
              </w:rPr>
              <w:t>436</w:t>
            </w:r>
            <w:r w:rsidR="004510CA">
              <w:rPr>
                <w:noProof/>
                <w:webHidden/>
              </w:rPr>
              <w:fldChar w:fldCharType="end"/>
            </w:r>
          </w:hyperlink>
        </w:p>
        <w:p w14:paraId="3117FACC" w14:textId="311EAD6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D46DBD">
              <w:rPr>
                <w:noProof/>
                <w:webHidden/>
              </w:rPr>
              <w:t>438</w:t>
            </w:r>
            <w:r w:rsidR="004510CA">
              <w:rPr>
                <w:noProof/>
                <w:webHidden/>
              </w:rPr>
              <w:fldChar w:fldCharType="end"/>
            </w:r>
          </w:hyperlink>
        </w:p>
        <w:p w14:paraId="7FFD3EC5" w14:textId="1B45A8D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315E0387" w14:textId="000DBD9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D46DBD">
              <w:rPr>
                <w:noProof/>
                <w:webHidden/>
              </w:rPr>
              <w:t>439</w:t>
            </w:r>
            <w:r w:rsidR="004510CA">
              <w:rPr>
                <w:noProof/>
                <w:webHidden/>
              </w:rPr>
              <w:fldChar w:fldCharType="end"/>
            </w:r>
          </w:hyperlink>
        </w:p>
        <w:p w14:paraId="7EBA2489" w14:textId="0189EE3C"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D46DBD">
              <w:rPr>
                <w:noProof/>
                <w:webHidden/>
              </w:rPr>
              <w:t>440</w:t>
            </w:r>
            <w:r w:rsidR="004510CA">
              <w:rPr>
                <w:noProof/>
                <w:webHidden/>
              </w:rPr>
              <w:fldChar w:fldCharType="end"/>
            </w:r>
          </w:hyperlink>
        </w:p>
        <w:p w14:paraId="46189B73" w14:textId="487100E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39105209" w14:textId="3A02039E"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D46DBD">
              <w:rPr>
                <w:noProof/>
                <w:webHidden/>
              </w:rPr>
              <w:t>442</w:t>
            </w:r>
            <w:r w:rsidR="004510CA">
              <w:rPr>
                <w:noProof/>
                <w:webHidden/>
              </w:rPr>
              <w:fldChar w:fldCharType="end"/>
            </w:r>
          </w:hyperlink>
        </w:p>
        <w:p w14:paraId="4227F325" w14:textId="291091BF"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11A79E0C" w14:textId="46EC6A9B" w:rsidR="004510CA" w:rsidRDefault="00F26000">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D46DBD">
              <w:rPr>
                <w:noProof/>
                <w:webHidden/>
              </w:rPr>
              <w:t>445</w:t>
            </w:r>
            <w:r w:rsidR="004510CA">
              <w:rPr>
                <w:noProof/>
                <w:webHidden/>
              </w:rPr>
              <w:fldChar w:fldCharType="end"/>
            </w:r>
          </w:hyperlink>
        </w:p>
        <w:p w14:paraId="6666F066" w14:textId="24C461EC"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621622F" w14:textId="5B5C0B8F"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D46DBD">
              <w:rPr>
                <w:noProof/>
                <w:webHidden/>
              </w:rPr>
              <w:t>446</w:t>
            </w:r>
            <w:r w:rsidR="004510CA">
              <w:rPr>
                <w:noProof/>
                <w:webHidden/>
              </w:rPr>
              <w:fldChar w:fldCharType="end"/>
            </w:r>
          </w:hyperlink>
        </w:p>
        <w:p w14:paraId="19C0527C" w14:textId="71A943C2"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02291560" w14:textId="68F98FA5"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D46DBD">
              <w:rPr>
                <w:noProof/>
                <w:webHidden/>
              </w:rPr>
              <w:t>447</w:t>
            </w:r>
            <w:r w:rsidR="004510CA">
              <w:rPr>
                <w:noProof/>
                <w:webHidden/>
              </w:rPr>
              <w:fldChar w:fldCharType="end"/>
            </w:r>
          </w:hyperlink>
        </w:p>
        <w:p w14:paraId="7D25AB6F" w14:textId="6C4EDCF7"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292EBDEF" w14:textId="4D4FEA93"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D46DBD">
              <w:rPr>
                <w:noProof/>
                <w:webHidden/>
              </w:rPr>
              <w:t>449</w:t>
            </w:r>
            <w:r w:rsidR="004510CA">
              <w:rPr>
                <w:noProof/>
                <w:webHidden/>
              </w:rPr>
              <w:fldChar w:fldCharType="end"/>
            </w:r>
          </w:hyperlink>
        </w:p>
        <w:p w14:paraId="013946EE" w14:textId="70859237"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D46DBD">
              <w:rPr>
                <w:noProof/>
                <w:webHidden/>
              </w:rPr>
              <w:t>450</w:t>
            </w:r>
            <w:r w:rsidR="004510CA">
              <w:rPr>
                <w:noProof/>
                <w:webHidden/>
              </w:rPr>
              <w:fldChar w:fldCharType="end"/>
            </w:r>
          </w:hyperlink>
        </w:p>
        <w:p w14:paraId="0D62C86B" w14:textId="7A55FF83"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21AF6DF1" w14:textId="1AFE82B3"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D46DBD">
              <w:rPr>
                <w:noProof/>
                <w:webHidden/>
              </w:rPr>
              <w:t>451</w:t>
            </w:r>
            <w:r w:rsidR="004510CA">
              <w:rPr>
                <w:noProof/>
                <w:webHidden/>
              </w:rPr>
              <w:fldChar w:fldCharType="end"/>
            </w:r>
          </w:hyperlink>
        </w:p>
        <w:p w14:paraId="621976F3" w14:textId="6C2B06A9"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05F539E9" w14:textId="542475EA"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2BBB518C" w14:textId="627CA586"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D46DBD">
              <w:rPr>
                <w:noProof/>
                <w:webHidden/>
              </w:rPr>
              <w:t>453</w:t>
            </w:r>
            <w:r w:rsidR="004510CA">
              <w:rPr>
                <w:noProof/>
                <w:webHidden/>
              </w:rPr>
              <w:fldChar w:fldCharType="end"/>
            </w:r>
          </w:hyperlink>
        </w:p>
        <w:p w14:paraId="4C3440A6" w14:textId="4EE01A10"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D46DBD">
              <w:rPr>
                <w:noProof/>
                <w:webHidden/>
              </w:rPr>
              <w:t>454</w:t>
            </w:r>
            <w:r w:rsidR="004510CA">
              <w:rPr>
                <w:noProof/>
                <w:webHidden/>
              </w:rPr>
              <w:fldChar w:fldCharType="end"/>
            </w:r>
          </w:hyperlink>
        </w:p>
        <w:p w14:paraId="0BA10383" w14:textId="7D801F2F"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3B107EF3" w14:textId="2E3497AE"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D46DBD">
              <w:rPr>
                <w:noProof/>
                <w:webHidden/>
              </w:rPr>
              <w:t>455</w:t>
            </w:r>
            <w:r w:rsidR="004510CA">
              <w:rPr>
                <w:noProof/>
                <w:webHidden/>
              </w:rPr>
              <w:fldChar w:fldCharType="end"/>
            </w:r>
          </w:hyperlink>
        </w:p>
        <w:p w14:paraId="02E2F943" w14:textId="00942A04" w:rsidR="004510CA" w:rsidRDefault="00F26000">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D46DBD">
              <w:rPr>
                <w:noProof/>
                <w:webHidden/>
              </w:rPr>
              <w:t>456</w:t>
            </w:r>
            <w:r w:rsidR="004510CA">
              <w:rPr>
                <w:noProof/>
                <w:webHidden/>
              </w:rPr>
              <w:fldChar w:fldCharType="end"/>
            </w:r>
          </w:hyperlink>
        </w:p>
        <w:p w14:paraId="58812FAB" w14:textId="13458D6D" w:rsidR="004510CA" w:rsidRDefault="00F26000">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D46DBD">
              <w:rPr>
                <w:noProof/>
                <w:webHidden/>
              </w:rPr>
              <w:t>457</w:t>
            </w:r>
            <w:r w:rsidR="004510CA">
              <w:rPr>
                <w:noProof/>
                <w:webHidden/>
              </w:rPr>
              <w:fldChar w:fldCharType="end"/>
            </w:r>
          </w:hyperlink>
        </w:p>
        <w:p w14:paraId="6F0E9307" w14:textId="7161A7AD" w:rsidR="004510CA" w:rsidRDefault="00F26000">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D46DBD">
              <w:rPr>
                <w:noProof/>
                <w:webHidden/>
              </w:rPr>
              <w:t>458</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w:t>
      </w:r>
      <w:proofErr w:type="gramStart"/>
      <w:r w:rsidR="009F010A">
        <w:t>actually two</w:t>
      </w:r>
      <w:proofErr w:type="gramEnd"/>
      <w:r w:rsidR="009F010A">
        <w:t xml:space="preserve">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w:t>
      </w:r>
      <w:proofErr w:type="spellStart"/>
      <w:r>
        <w:t>divied</w:t>
      </w:r>
      <w:proofErr w:type="spellEnd"/>
      <w:r>
        <w:t xml:space="preserve">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645815" w:rsidRPr="00D2146B" w:rsidRDefault="00645815"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645815" w:rsidRPr="00D2146B" w:rsidRDefault="00645815"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645815" w:rsidRDefault="00645815"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645815" w:rsidRDefault="00645815" w:rsidP="00942B30">
                              <w:pPr>
                                <w:spacing w:before="60" w:line="256" w:lineRule="auto"/>
                                <w:jc w:val="center"/>
                                <w:rPr>
                                  <w:sz w:val="24"/>
                                  <w:szCs w:val="24"/>
                                </w:rPr>
                              </w:pPr>
                              <w:r>
                                <w:rPr>
                                  <w:rFonts w:eastAsia="Calibri"/>
                                  <w:color w:val="000000"/>
                                  <w:sz w:val="18"/>
                                  <w:szCs w:val="18"/>
                                </w:rPr>
                                <w:t>Parser</w:t>
                              </w:r>
                            </w:p>
                            <w:p w14:paraId="1ABFD117" w14:textId="77777777" w:rsidR="00645815" w:rsidRDefault="00645815"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645815" w:rsidRDefault="00645815" w:rsidP="003727AB">
                              <w:pPr>
                                <w:spacing w:before="60" w:line="254" w:lineRule="auto"/>
                                <w:jc w:val="center"/>
                                <w:rPr>
                                  <w:sz w:val="24"/>
                                  <w:szCs w:val="24"/>
                                </w:rPr>
                              </w:pPr>
                              <w:r>
                                <w:rPr>
                                  <w:rFonts w:eastAsia="Calibri"/>
                                  <w:color w:val="000000"/>
                                  <w:sz w:val="18"/>
                                  <w:szCs w:val="18"/>
                                </w:rPr>
                                <w:t>Scanner</w:t>
                              </w:r>
                            </w:p>
                            <w:p w14:paraId="03FD0412" w14:textId="77777777" w:rsidR="00645815" w:rsidRDefault="00645815"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645815" w:rsidRDefault="0064581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45815" w:rsidRDefault="00645815" w:rsidP="003567A1">
                              <w:pPr>
                                <w:spacing w:before="0" w:line="252" w:lineRule="auto"/>
                                <w:jc w:val="center"/>
                                <w:rPr>
                                  <w:sz w:val="24"/>
                                  <w:szCs w:val="24"/>
                                </w:rPr>
                              </w:pPr>
                            </w:p>
                            <w:p w14:paraId="217B84F7" w14:textId="77777777" w:rsidR="00645815" w:rsidRDefault="00645815"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645815" w:rsidRDefault="00645815"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645815" w:rsidRPr="00EF6288" w:rsidRDefault="00645815"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645815" w:rsidRDefault="0064581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45815" w:rsidRDefault="00645815"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645815" w:rsidRDefault="00645815"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645815" w:rsidRPr="00E962F6" w:rsidRDefault="00645815"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645815" w:rsidRDefault="00645815"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645815" w:rsidRDefault="00645815"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645815" w:rsidRDefault="00645815" w:rsidP="00195278">
                              <w:pPr>
                                <w:spacing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645815" w:rsidRDefault="00645815"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645815" w:rsidRDefault="00645815"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645815" w:rsidRPr="00D2146B" w:rsidRDefault="00645815"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645815" w:rsidRPr="00D2146B" w:rsidRDefault="00645815"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645815" w:rsidRDefault="00645815"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645815" w:rsidRDefault="00645815" w:rsidP="00942B30">
                        <w:pPr>
                          <w:spacing w:before="60" w:line="256" w:lineRule="auto"/>
                          <w:jc w:val="center"/>
                          <w:rPr>
                            <w:sz w:val="24"/>
                            <w:szCs w:val="24"/>
                          </w:rPr>
                        </w:pPr>
                        <w:r>
                          <w:rPr>
                            <w:rFonts w:eastAsia="Calibri"/>
                            <w:color w:val="000000"/>
                            <w:sz w:val="18"/>
                            <w:szCs w:val="18"/>
                          </w:rPr>
                          <w:t>Parser</w:t>
                        </w:r>
                      </w:p>
                      <w:p w14:paraId="1ABFD117" w14:textId="77777777" w:rsidR="00645815" w:rsidRDefault="00645815"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645815" w:rsidRDefault="00645815" w:rsidP="003727AB">
                        <w:pPr>
                          <w:spacing w:before="60" w:line="254" w:lineRule="auto"/>
                          <w:jc w:val="center"/>
                          <w:rPr>
                            <w:sz w:val="24"/>
                            <w:szCs w:val="24"/>
                          </w:rPr>
                        </w:pPr>
                        <w:r>
                          <w:rPr>
                            <w:rFonts w:eastAsia="Calibri"/>
                            <w:color w:val="000000"/>
                            <w:sz w:val="18"/>
                            <w:szCs w:val="18"/>
                          </w:rPr>
                          <w:t>Scanner</w:t>
                        </w:r>
                      </w:p>
                      <w:p w14:paraId="03FD0412" w14:textId="77777777" w:rsidR="00645815" w:rsidRDefault="00645815"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645815" w:rsidRDefault="00645815"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645815" w:rsidRDefault="00645815" w:rsidP="003567A1">
                        <w:pPr>
                          <w:spacing w:before="0" w:line="252" w:lineRule="auto"/>
                          <w:jc w:val="center"/>
                          <w:rPr>
                            <w:sz w:val="24"/>
                            <w:szCs w:val="24"/>
                          </w:rPr>
                        </w:pPr>
                      </w:p>
                      <w:p w14:paraId="217B84F7" w14:textId="77777777" w:rsidR="00645815" w:rsidRDefault="00645815"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645815" w:rsidRDefault="00645815"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645815" w:rsidRPr="00EF6288" w:rsidRDefault="00645815"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645815" w:rsidRDefault="00645815"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645815" w:rsidRDefault="00645815"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645815" w:rsidRDefault="00645815"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645815" w:rsidRPr="00E962F6" w:rsidRDefault="00645815"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645815" w:rsidRDefault="00645815"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645815" w:rsidRDefault="00645815"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645815" w:rsidRDefault="00645815" w:rsidP="00195278">
                        <w:pPr>
                          <w:spacing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645815" w:rsidRDefault="00645815"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645815" w:rsidRDefault="00645815"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1852DD5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645815" w:rsidRPr="00D2146B" w:rsidRDefault="00645815"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645815" w:rsidRPr="00D2146B" w:rsidRDefault="00645815"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645815" w:rsidRDefault="00645815"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645815" w:rsidRDefault="00645815" w:rsidP="00541B67">
                              <w:pPr>
                                <w:spacing w:before="60" w:line="256" w:lineRule="auto"/>
                                <w:jc w:val="center"/>
                                <w:rPr>
                                  <w:sz w:val="24"/>
                                  <w:szCs w:val="24"/>
                                </w:rPr>
                              </w:pPr>
                              <w:r>
                                <w:rPr>
                                  <w:rFonts w:eastAsia="Calibri"/>
                                  <w:color w:val="000000"/>
                                  <w:sz w:val="18"/>
                                  <w:szCs w:val="18"/>
                                </w:rPr>
                                <w:t>Parser</w:t>
                              </w:r>
                            </w:p>
                            <w:p w14:paraId="738A4637" w14:textId="77777777" w:rsidR="00645815" w:rsidRDefault="00645815"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645815" w:rsidRDefault="00645815" w:rsidP="00541B67">
                              <w:pPr>
                                <w:spacing w:before="60" w:line="254" w:lineRule="auto"/>
                                <w:jc w:val="center"/>
                                <w:rPr>
                                  <w:sz w:val="24"/>
                                  <w:szCs w:val="24"/>
                                </w:rPr>
                              </w:pPr>
                              <w:r>
                                <w:rPr>
                                  <w:rFonts w:eastAsia="Calibri"/>
                                  <w:color w:val="000000"/>
                                  <w:sz w:val="18"/>
                                  <w:szCs w:val="18"/>
                                </w:rPr>
                                <w:t>Scanner</w:t>
                              </w:r>
                            </w:p>
                            <w:p w14:paraId="1FC59E41" w14:textId="77777777" w:rsidR="00645815" w:rsidRDefault="00645815"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645815" w:rsidRDefault="0064581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45815" w:rsidRDefault="00645815" w:rsidP="00541B67">
                              <w:pPr>
                                <w:spacing w:before="0" w:line="252" w:lineRule="auto"/>
                                <w:jc w:val="center"/>
                                <w:rPr>
                                  <w:sz w:val="24"/>
                                  <w:szCs w:val="24"/>
                                </w:rPr>
                              </w:pPr>
                            </w:p>
                            <w:p w14:paraId="1164C4DA" w14:textId="77777777" w:rsidR="00645815" w:rsidRDefault="00645815"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645815" w:rsidRDefault="00645815"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645815" w:rsidRPr="00EF6288" w:rsidRDefault="00645815"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645815" w:rsidRDefault="0064581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45815" w:rsidRDefault="00645815"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645815" w:rsidRDefault="00645815"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645815" w:rsidRPr="00E962F6" w:rsidRDefault="00645815"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645815" w:rsidRDefault="00645815"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645815" w:rsidRDefault="00645815"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645815" w:rsidRDefault="00645815"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645815" w:rsidRDefault="00645815"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645815" w:rsidRDefault="00645815"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645815" w:rsidRPr="00D2146B" w:rsidRDefault="00645815"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645815" w:rsidRPr="00D2146B" w:rsidRDefault="00645815" w:rsidP="00541B67">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645815" w:rsidRDefault="00645815"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645815" w:rsidRDefault="00645815" w:rsidP="00541B67">
                        <w:pPr>
                          <w:spacing w:before="60" w:line="256" w:lineRule="auto"/>
                          <w:jc w:val="center"/>
                          <w:rPr>
                            <w:sz w:val="24"/>
                            <w:szCs w:val="24"/>
                          </w:rPr>
                        </w:pPr>
                        <w:r>
                          <w:rPr>
                            <w:rFonts w:eastAsia="Calibri"/>
                            <w:color w:val="000000"/>
                            <w:sz w:val="18"/>
                            <w:szCs w:val="18"/>
                          </w:rPr>
                          <w:t>Parser</w:t>
                        </w:r>
                      </w:p>
                      <w:p w14:paraId="738A4637" w14:textId="77777777" w:rsidR="00645815" w:rsidRDefault="00645815"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645815" w:rsidRDefault="00645815" w:rsidP="00541B67">
                        <w:pPr>
                          <w:spacing w:before="60" w:line="254" w:lineRule="auto"/>
                          <w:jc w:val="center"/>
                          <w:rPr>
                            <w:sz w:val="24"/>
                            <w:szCs w:val="24"/>
                          </w:rPr>
                        </w:pPr>
                        <w:r>
                          <w:rPr>
                            <w:rFonts w:eastAsia="Calibri"/>
                            <w:color w:val="000000"/>
                            <w:sz w:val="18"/>
                            <w:szCs w:val="18"/>
                          </w:rPr>
                          <w:t>Scanner</w:t>
                        </w:r>
                      </w:p>
                      <w:p w14:paraId="1FC59E41" w14:textId="77777777" w:rsidR="00645815" w:rsidRDefault="00645815"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645815" w:rsidRDefault="00645815"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645815" w:rsidRDefault="00645815" w:rsidP="00541B67">
                        <w:pPr>
                          <w:spacing w:before="0" w:line="252" w:lineRule="auto"/>
                          <w:jc w:val="center"/>
                          <w:rPr>
                            <w:sz w:val="24"/>
                            <w:szCs w:val="24"/>
                          </w:rPr>
                        </w:pPr>
                      </w:p>
                      <w:p w14:paraId="1164C4DA" w14:textId="77777777" w:rsidR="00645815" w:rsidRDefault="00645815"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645815" w:rsidRDefault="00645815"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645815" w:rsidRPr="00EF6288" w:rsidRDefault="00645815" w:rsidP="00287960">
                        <w:pPr>
                          <w:spacing w:before="6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645815" w:rsidRDefault="00645815"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645815" w:rsidRDefault="00645815"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645815" w:rsidRDefault="00645815"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645815" w:rsidRPr="00E962F6" w:rsidRDefault="00645815" w:rsidP="00541B67">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645815" w:rsidRDefault="00645815"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645815" w:rsidRDefault="00645815"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645815" w:rsidRDefault="00645815"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645815" w:rsidRDefault="00645815"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645815" w:rsidRDefault="00645815"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E0233F0">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645815" w:rsidRDefault="00645815" w:rsidP="007016BF">
                              <w:pPr>
                                <w:spacing w:before="60" w:after="0"/>
                                <w:jc w:val="center"/>
                                <w:rPr>
                                  <w:lang w:val="sv-SE"/>
                                </w:rPr>
                              </w:pPr>
                              <w:r>
                                <w:rPr>
                                  <w:lang w:val="sv-SE"/>
                                </w:rPr>
                                <w:t>Register Preparator</w:t>
                              </w:r>
                            </w:p>
                            <w:p w14:paraId="5B7E5EAE" w14:textId="77777777" w:rsidR="00645815" w:rsidRPr="00C7380D" w:rsidRDefault="00645815"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645815" w:rsidRDefault="00645815" w:rsidP="00F52895">
                              <w:pPr>
                                <w:spacing w:before="60" w:after="0"/>
                                <w:jc w:val="center"/>
                                <w:rPr>
                                  <w:lang w:val="sv-SE"/>
                                </w:rPr>
                              </w:pPr>
                              <w:r>
                                <w:rPr>
                                  <w:lang w:val="sv-SE"/>
                                </w:rPr>
                                <w:t xml:space="preserve">Register </w:t>
                              </w:r>
                              <w:proofErr w:type="spellStart"/>
                              <w:r>
                                <w:rPr>
                                  <w:lang w:val="sv-SE"/>
                                </w:rPr>
                                <w:t>Allocator</w:t>
                              </w:r>
                              <w:proofErr w:type="spellEnd"/>
                            </w:p>
                            <w:p w14:paraId="49971E8A" w14:textId="77777777" w:rsidR="00645815" w:rsidRDefault="00645815"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645815" w:rsidRPr="009C410A" w:rsidRDefault="0064581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45815" w:rsidRPr="009C410A" w:rsidRDefault="00645815"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645815" w:rsidRDefault="00645815" w:rsidP="007016BF">
                              <w:pPr>
                                <w:pStyle w:val="Normalwebb"/>
                                <w:spacing w:before="60" w:line="254"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645815" w:rsidRDefault="00645815" w:rsidP="007016BF">
                              <w:pPr>
                                <w:pStyle w:val="Normalwebb"/>
                                <w:spacing w:before="60" w:line="252"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645815" w:rsidRDefault="00645815" w:rsidP="007016BF">
                              <w:pPr>
                                <w:pStyle w:val="Normalwebb"/>
                                <w:spacing w:before="60" w:line="252" w:lineRule="auto"/>
                                <w:jc w:val="center"/>
                              </w:pPr>
                              <w:r>
                                <w:rPr>
                                  <w:rFonts w:eastAsia="Calibri"/>
                                  <w:sz w:val="22"/>
                                  <w:szCs w:val="22"/>
                                  <w:lang w:val="en-US"/>
                                </w:rPr>
                                <w:t>Object Code</w:t>
                              </w:r>
                            </w:p>
                            <w:p w14:paraId="774C3A6C" w14:textId="77777777" w:rsidR="00645815" w:rsidRDefault="00645815"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645815" w:rsidRDefault="00645815"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645815" w:rsidRDefault="00645815" w:rsidP="009C410A">
                              <w:pPr>
                                <w:pStyle w:val="Normalwebb"/>
                                <w:spacing w:before="60" w:line="254" w:lineRule="auto"/>
                                <w:jc w:val="center"/>
                              </w:pPr>
                              <w:r>
                                <w:rPr>
                                  <w:rFonts w:eastAsia="Calibri"/>
                                  <w:sz w:val="22"/>
                                  <w:szCs w:val="22"/>
                                  <w:lang w:val="en-US"/>
                                </w:rPr>
                                <w:t xml:space="preserve">Middle Code </w:t>
                              </w:r>
                              <w:proofErr w:type="gramStart"/>
                              <w:r>
                                <w:rPr>
                                  <w:rFonts w:eastAsia="Calibri"/>
                                  <w:sz w:val="22"/>
                                  <w:szCs w:val="22"/>
                                  <w:lang w:val="en-US"/>
                                </w:rPr>
                                <w:t>with  Allocated</w:t>
                              </w:r>
                              <w:proofErr w:type="gramEnd"/>
                              <w:r>
                                <w:rPr>
                                  <w:rFonts w:eastAsia="Calibri"/>
                                  <w:sz w:val="22"/>
                                  <w:szCs w:val="22"/>
                                  <w:lang w:val="en-US"/>
                                </w:rPr>
                                <w:t xml:space="preserve">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645815" w:rsidRDefault="00645815" w:rsidP="007016BF">
                        <w:pPr>
                          <w:spacing w:before="60" w:after="0"/>
                          <w:jc w:val="center"/>
                          <w:rPr>
                            <w:lang w:val="sv-SE"/>
                          </w:rPr>
                        </w:pPr>
                        <w:r>
                          <w:rPr>
                            <w:lang w:val="sv-SE"/>
                          </w:rPr>
                          <w:t>Register Preparator</w:t>
                        </w:r>
                      </w:p>
                      <w:p w14:paraId="5B7E5EAE" w14:textId="77777777" w:rsidR="00645815" w:rsidRPr="00C7380D" w:rsidRDefault="00645815"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645815" w:rsidRDefault="00645815" w:rsidP="00F52895">
                        <w:pPr>
                          <w:spacing w:before="60" w:after="0"/>
                          <w:jc w:val="center"/>
                          <w:rPr>
                            <w:lang w:val="sv-SE"/>
                          </w:rPr>
                        </w:pPr>
                        <w:r>
                          <w:rPr>
                            <w:lang w:val="sv-SE"/>
                          </w:rPr>
                          <w:t xml:space="preserve">Register </w:t>
                        </w:r>
                        <w:proofErr w:type="spellStart"/>
                        <w:r>
                          <w:rPr>
                            <w:lang w:val="sv-SE"/>
                          </w:rPr>
                          <w:t>Allocator</w:t>
                        </w:r>
                        <w:proofErr w:type="spellEnd"/>
                      </w:p>
                      <w:p w14:paraId="49971E8A" w14:textId="77777777" w:rsidR="00645815" w:rsidRDefault="00645815"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645815" w:rsidRPr="009C410A" w:rsidRDefault="0064581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645815" w:rsidRPr="009C410A" w:rsidRDefault="00645815"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645815" w:rsidRDefault="00645815" w:rsidP="007016BF">
                        <w:pPr>
                          <w:pStyle w:val="Normalwebb"/>
                          <w:spacing w:before="60" w:line="254"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645815" w:rsidRDefault="00645815" w:rsidP="007016BF">
                        <w:pPr>
                          <w:pStyle w:val="Normalwebb"/>
                          <w:spacing w:before="60" w:line="252" w:lineRule="auto"/>
                          <w:jc w:val="center"/>
                        </w:pPr>
                        <w:proofErr w:type="spellStart"/>
                        <w:r>
                          <w:rPr>
                            <w:rFonts w:eastAsia="Calibri"/>
                            <w:sz w:val="22"/>
                            <w:szCs w:val="22"/>
                          </w:rPr>
                          <w:t>Object</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645815" w:rsidRDefault="00645815" w:rsidP="007016BF">
                        <w:pPr>
                          <w:pStyle w:val="Normalwebb"/>
                          <w:spacing w:before="60" w:line="252" w:lineRule="auto"/>
                          <w:jc w:val="center"/>
                        </w:pPr>
                        <w:r>
                          <w:rPr>
                            <w:rFonts w:eastAsia="Calibri"/>
                            <w:sz w:val="22"/>
                            <w:szCs w:val="22"/>
                            <w:lang w:val="en-US"/>
                          </w:rPr>
                          <w:t>Object Code</w:t>
                        </w:r>
                      </w:p>
                      <w:p w14:paraId="774C3A6C" w14:textId="77777777" w:rsidR="00645815" w:rsidRDefault="00645815"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645815" w:rsidRDefault="00645815"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645815" w:rsidRDefault="00645815" w:rsidP="009C410A">
                        <w:pPr>
                          <w:pStyle w:val="Normalwebb"/>
                          <w:spacing w:before="60" w:line="254" w:lineRule="auto"/>
                          <w:jc w:val="center"/>
                        </w:pPr>
                        <w:r>
                          <w:rPr>
                            <w:rFonts w:eastAsia="Calibri"/>
                            <w:sz w:val="22"/>
                            <w:szCs w:val="22"/>
                            <w:lang w:val="en-US"/>
                          </w:rPr>
                          <w:t xml:space="preserve">Middle Code </w:t>
                        </w:r>
                        <w:proofErr w:type="gramStart"/>
                        <w:r>
                          <w:rPr>
                            <w:rFonts w:eastAsia="Calibri"/>
                            <w:sz w:val="22"/>
                            <w:szCs w:val="22"/>
                            <w:lang w:val="en-US"/>
                          </w:rPr>
                          <w:t>with  Allocated</w:t>
                        </w:r>
                        <w:proofErr w:type="gramEnd"/>
                        <w:r>
                          <w:rPr>
                            <w:rFonts w:eastAsia="Calibri"/>
                            <w:sz w:val="22"/>
                            <w:szCs w:val="22"/>
                            <w:lang w:val="en-US"/>
                          </w:rPr>
                          <w:t xml:space="preserve">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 xml:space="preserve">The symbol table is </w:t>
      </w:r>
      <w:proofErr w:type="gramStart"/>
      <w:r>
        <w:t>actually a</w:t>
      </w:r>
      <w:proofErr w:type="gramEnd"/>
      <w:r>
        <w:t xml:space="preserve">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w:t>
      </w:r>
      <w:proofErr w:type="gramStart"/>
      <w:r w:rsidR="001F0AB2">
        <w:t>generated</w:t>
      </w:r>
      <w:proofErr w:type="gramEnd"/>
      <w:r w:rsidR="001F0AB2">
        <w:t xml:space="preserve">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464843A6" w14:textId="77777777" w:rsidR="00C31697" w:rsidRPr="00C31697" w:rsidRDefault="00C31697" w:rsidP="00C31697">
      <w:pPr>
        <w:pStyle w:val="Code"/>
        <w:rPr>
          <w:highlight w:val="white"/>
        </w:rPr>
      </w:pPr>
      <w:r w:rsidRPr="00C31697">
        <w:rPr>
          <w:highlight w:val="white"/>
        </w:rPr>
        <w:t>{NAME} {</w:t>
      </w:r>
    </w:p>
    <w:p w14:paraId="5D5801DB" w14:textId="77777777" w:rsidR="00C31697" w:rsidRPr="00C31697" w:rsidRDefault="00C31697" w:rsidP="00C31697">
      <w:pPr>
        <w:pStyle w:val="Code"/>
        <w:rPr>
          <w:highlight w:val="white"/>
        </w:rPr>
      </w:pPr>
      <w:r w:rsidRPr="00C31697">
        <w:rPr>
          <w:highlight w:val="white"/>
        </w:rPr>
        <w:t xml:space="preserve">  { string name = yytext;</w:t>
      </w:r>
    </w:p>
    <w:p w14:paraId="144C2480" w14:textId="77777777" w:rsidR="00C31697" w:rsidRPr="00C31697" w:rsidRDefault="00C31697" w:rsidP="00C31697">
      <w:pPr>
        <w:pStyle w:val="Code"/>
        <w:rPr>
          <w:highlight w:val="white"/>
        </w:rPr>
      </w:pPr>
    </w:p>
    <w:p w14:paraId="4820F23B" w14:textId="77777777" w:rsidR="00C31697" w:rsidRPr="00C31697" w:rsidRDefault="00C31697" w:rsidP="00C31697">
      <w:pPr>
        <w:pStyle w:val="Code"/>
        <w:rPr>
          <w:highlight w:val="white"/>
        </w:rPr>
      </w:pPr>
      <w:r w:rsidRPr="00C31697">
        <w:rPr>
          <w:highlight w:val="white"/>
        </w:rPr>
        <w:t xml:space="preserve">    if (name.Equals("abs")) {</w:t>
      </w:r>
    </w:p>
    <w:p w14:paraId="32F98FF6" w14:textId="77777777" w:rsidR="00C31697" w:rsidRPr="00C31697" w:rsidRDefault="00C31697" w:rsidP="00C31697">
      <w:pPr>
        <w:pStyle w:val="Code"/>
        <w:rPr>
          <w:highlight w:val="white"/>
        </w:rPr>
      </w:pPr>
      <w:r w:rsidRPr="00C31697">
        <w:rPr>
          <w:highlight w:val="white"/>
        </w:rPr>
        <w:t xml:space="preserve">      name = Symbol.FileMarker + "abs";</w:t>
      </w:r>
    </w:p>
    <w:p w14:paraId="2B1491A2" w14:textId="77777777" w:rsidR="00C31697" w:rsidRPr="00C31697" w:rsidRDefault="00C31697" w:rsidP="00C31697">
      <w:pPr>
        <w:pStyle w:val="Code"/>
        <w:rPr>
          <w:highlight w:val="white"/>
        </w:rPr>
      </w:pPr>
      <w:r w:rsidRPr="00C31697">
        <w:rPr>
          <w:highlight w:val="white"/>
        </w:rPr>
        <w:t xml:space="preserve">    }</w:t>
      </w:r>
    </w:p>
    <w:p w14:paraId="4F23AF58" w14:textId="77777777" w:rsidR="00C31697" w:rsidRPr="00C31697" w:rsidRDefault="00C31697" w:rsidP="00C31697">
      <w:pPr>
        <w:pStyle w:val="Code"/>
        <w:rPr>
          <w:highlight w:val="white"/>
        </w:rPr>
      </w:pPr>
    </w:p>
    <w:p w14:paraId="270AA55A" w14:textId="77777777" w:rsidR="00C31697" w:rsidRPr="00C31697" w:rsidRDefault="00C31697" w:rsidP="00C31697">
      <w:pPr>
        <w:pStyle w:val="Code"/>
        <w:rPr>
          <w:highlight w:val="white"/>
        </w:rPr>
      </w:pPr>
      <w:r w:rsidRPr="00C31697">
        <w:rPr>
          <w:highlight w:val="white"/>
        </w:rPr>
        <w:t xml:space="preserve">    Symbol symbol = SymbolTable.CurrentTable.LookupSymbol(name);</w:t>
      </w:r>
    </w:p>
    <w:p w14:paraId="5E763420" w14:textId="77777777" w:rsidR="00C31697" w:rsidRPr="00C31697" w:rsidRDefault="00C31697" w:rsidP="00C31697">
      <w:pPr>
        <w:pStyle w:val="Code"/>
        <w:rPr>
          <w:highlight w:val="white"/>
        </w:rPr>
      </w:pPr>
    </w:p>
    <w:p w14:paraId="77BAA5EF" w14:textId="77777777" w:rsidR="00C31697" w:rsidRPr="00C31697" w:rsidRDefault="00C31697" w:rsidP="00C31697">
      <w:pPr>
        <w:pStyle w:val="Code"/>
        <w:rPr>
          <w:highlight w:val="white"/>
        </w:rPr>
      </w:pPr>
      <w:r w:rsidRPr="00C31697">
        <w:rPr>
          <w:highlight w:val="white"/>
        </w:rPr>
        <w:t xml:space="preserve">    if ((symbol != null) &amp;&amp; symbol.IsTypedef()) {</w:t>
      </w:r>
    </w:p>
    <w:p w14:paraId="4E7CBAC2" w14:textId="77777777" w:rsidR="00C31697" w:rsidRPr="00C31697" w:rsidRDefault="00C31697" w:rsidP="00C31697">
      <w:pPr>
        <w:pStyle w:val="Code"/>
        <w:rPr>
          <w:highlight w:val="white"/>
        </w:rPr>
      </w:pPr>
      <w:r w:rsidRPr="00C31697">
        <w:rPr>
          <w:highlight w:val="white"/>
        </w:rPr>
        <w:t xml:space="preserve">      yylval.type = symbol.Type;</w:t>
      </w:r>
    </w:p>
    <w:p w14:paraId="221584E9" w14:textId="77777777" w:rsidR="00C31697" w:rsidRPr="00C31697" w:rsidRDefault="00C31697" w:rsidP="00C31697">
      <w:pPr>
        <w:pStyle w:val="Code"/>
        <w:rPr>
          <w:highlight w:val="white"/>
        </w:rPr>
      </w:pPr>
      <w:r w:rsidRPr="00C31697">
        <w:rPr>
          <w:highlight w:val="white"/>
        </w:rPr>
        <w:t xml:space="preserve">      return ((int) Tokens.TYPEDEF_NAME);</w:t>
      </w:r>
    </w:p>
    <w:p w14:paraId="2E98AFB8" w14:textId="77777777" w:rsidR="00C31697" w:rsidRPr="00C31697" w:rsidRDefault="00C31697" w:rsidP="00C31697">
      <w:pPr>
        <w:pStyle w:val="Code"/>
        <w:rPr>
          <w:highlight w:val="white"/>
        </w:rPr>
      </w:pPr>
      <w:r w:rsidRPr="00C31697">
        <w:rPr>
          <w:highlight w:val="white"/>
        </w:rPr>
        <w:t xml:space="preserve">    }</w:t>
      </w:r>
    </w:p>
    <w:p w14:paraId="3299EDDA" w14:textId="77777777" w:rsidR="00C31697" w:rsidRPr="00C31697" w:rsidRDefault="00C31697" w:rsidP="00C31697">
      <w:pPr>
        <w:pStyle w:val="Code"/>
        <w:rPr>
          <w:highlight w:val="white"/>
        </w:rPr>
      </w:pPr>
      <w:r w:rsidRPr="00C31697">
        <w:rPr>
          <w:highlight w:val="white"/>
        </w:rPr>
        <w:t xml:space="preserve">    else {</w:t>
      </w:r>
    </w:p>
    <w:p w14:paraId="56468D06" w14:textId="77777777" w:rsidR="00C31697" w:rsidRPr="00C31697" w:rsidRDefault="00C31697" w:rsidP="00C31697">
      <w:pPr>
        <w:pStyle w:val="Code"/>
        <w:rPr>
          <w:highlight w:val="white"/>
        </w:rPr>
      </w:pPr>
      <w:r w:rsidRPr="00C31697">
        <w:rPr>
          <w:highlight w:val="white"/>
        </w:rPr>
        <w:t xml:space="preserve">      yylval.name = name;</w:t>
      </w:r>
    </w:p>
    <w:p w14:paraId="6B9D0E4C" w14:textId="77777777" w:rsidR="00C31697" w:rsidRPr="00C31697" w:rsidRDefault="00C31697" w:rsidP="00C31697">
      <w:pPr>
        <w:pStyle w:val="Code"/>
        <w:rPr>
          <w:highlight w:val="white"/>
        </w:rPr>
      </w:pPr>
      <w:r w:rsidRPr="00C31697">
        <w:rPr>
          <w:highlight w:val="white"/>
        </w:rPr>
        <w:t xml:space="preserve">      return ((int) Tokens.NAME);</w:t>
      </w:r>
    </w:p>
    <w:p w14:paraId="033A61C4" w14:textId="77777777" w:rsidR="00C31697" w:rsidRPr="00C31697" w:rsidRDefault="00C31697" w:rsidP="00C31697">
      <w:pPr>
        <w:pStyle w:val="Code"/>
        <w:rPr>
          <w:highlight w:val="white"/>
        </w:rPr>
      </w:pPr>
      <w:r w:rsidRPr="00C31697">
        <w:rPr>
          <w:highlight w:val="white"/>
        </w:rPr>
        <w:t xml:space="preserve">    }</w:t>
      </w:r>
    </w:p>
    <w:p w14:paraId="71C53BE5" w14:textId="77777777" w:rsidR="00C31697" w:rsidRPr="00C31697" w:rsidRDefault="00C31697" w:rsidP="00C31697">
      <w:pPr>
        <w:pStyle w:val="Code"/>
        <w:rPr>
          <w:highlight w:val="white"/>
        </w:rPr>
      </w:pPr>
      <w:r w:rsidRPr="00C31697">
        <w:rPr>
          <w:highlight w:val="white"/>
        </w:rPr>
        <w:t xml:space="preserve">  }</w:t>
      </w:r>
    </w:p>
    <w:p w14:paraId="3697BA07" w14:textId="77777777" w:rsidR="00C31697" w:rsidRPr="00C31697" w:rsidRDefault="00C31697" w:rsidP="00C31697">
      <w:pPr>
        <w:pStyle w:val="Code"/>
        <w:rPr>
          <w:highlight w:val="white"/>
        </w:rPr>
      </w:pPr>
      <w:r w:rsidRPr="00C31697">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w:t>
      </w:r>
      <w:proofErr w:type="spellEnd"/>
      <w:r w:rsidR="006230BD">
        <w:rPr>
          <w:highlight w:val="white"/>
        </w:rPr>
        <w:t>”</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w:t>
      </w:r>
      <w:proofErr w:type="gramStart"/>
      <w:r>
        <w:t>calls</w:t>
      </w:r>
      <w:proofErr w:type="gramEnd"/>
      <w:r>
        <w:t xml:space="preserve">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C8B129A"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r w:rsidR="00631D4D">
        <w:t>initialize</w:t>
      </w:r>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lastRenderedPageBreak/>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w:t>
      </w:r>
      <w:proofErr w:type="spellStart"/>
      <w:r>
        <w:rPr>
          <w:highlight w:val="white"/>
        </w:rPr>
        <w:t>i</w:t>
      </w:r>
      <w:r w:rsidR="00F74A78">
        <w:rPr>
          <w:highlight w:val="white"/>
        </w:rPr>
        <w:t>f</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lastRenderedPageBreak/>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lastRenderedPageBreak/>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of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proofErr w:type="spellStart"/>
      <w:r w:rsidRPr="0058602A">
        <w:rPr>
          <w:highlight w:val="white"/>
          <w:lang w:val="sv-SE"/>
        </w:rPr>
        <w:t>Declaration</w:t>
      </w:r>
      <w:proofErr w:type="spellEnd"/>
    </w:p>
    <w:p w14:paraId="5EE03350" w14:textId="77777777" w:rsidR="00A767EB" w:rsidRDefault="00A767EB" w:rsidP="00A767EB">
      <w:pPr>
        <w:rPr>
          <w:highlight w:val="white"/>
        </w:rPr>
      </w:pPr>
      <w:r>
        <w:rPr>
          <w:highlight w:val="white"/>
        </w:rPr>
        <w:t xml:space="preserve">A declaration is made up by a declaration specifier list, an optional </w:t>
      </w:r>
      <w:proofErr w:type="spellStart"/>
      <w:r>
        <w:rPr>
          <w:highlight w:val="white"/>
        </w:rPr>
        <w:t>pointer_declarator</w:t>
      </w:r>
      <w:proofErr w:type="spellEnd"/>
      <w:r>
        <w:rPr>
          <w:highlight w:val="white"/>
        </w:rPr>
        <w:t xml:space="preserve">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 xml:space="preserve">There is possible to define a declaration without a </w:t>
      </w:r>
      <w:proofErr w:type="spellStart"/>
      <w:r>
        <w:rPr>
          <w:highlight w:val="white"/>
        </w:rPr>
        <w:t>pointer_declarator</w:t>
      </w:r>
      <w:proofErr w:type="spellEnd"/>
      <w:r>
        <w:rPr>
          <w:highlight w:val="white"/>
        </w:rPr>
        <w:t xml:space="preserve">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quailifiers</w:t>
      </w:r>
      <w:proofErr w:type="spellEnd"/>
      <w:r>
        <w:rPr>
          <w:highlight w:val="white"/>
          <w:lang w:val="sv-SE"/>
        </w:rPr>
        <w:t xml:space="preserve">: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47BCB90A" w14:textId="77777777" w:rsidR="00CA7700" w:rsidRDefault="00CA7700" w:rsidP="00CA7700">
      <w:pPr>
        <w:pStyle w:val="Liststycke"/>
        <w:numPr>
          <w:ilvl w:val="0"/>
          <w:numId w:val="119"/>
        </w:numPr>
        <w:rPr>
          <w:highlight w:val="white"/>
          <w:lang w:val="sv-SE"/>
        </w:rPr>
      </w:pPr>
      <w:proofErr w:type="spellStart"/>
      <w:r>
        <w:rPr>
          <w:highlight w:val="white"/>
          <w:lang w:val="sv-SE"/>
        </w:rPr>
        <w:t>Struct</w:t>
      </w:r>
      <w:proofErr w:type="spellEnd"/>
      <w:r>
        <w:rPr>
          <w:highlight w:val="white"/>
          <w:lang w:val="sv-SE"/>
        </w:rPr>
        <w:t xml:space="preserve"> or union </w:t>
      </w:r>
      <w:proofErr w:type="spellStart"/>
      <w:r>
        <w:rPr>
          <w:highlight w:val="white"/>
          <w:lang w:val="sv-SE"/>
        </w:rPr>
        <w:t>specifier</w:t>
      </w:r>
      <w:proofErr w:type="spellEnd"/>
    </w:p>
    <w:p w14:paraId="2E13887B" w14:textId="77777777" w:rsidR="00CA7700" w:rsidRDefault="00CA7700" w:rsidP="00CA7700">
      <w:pPr>
        <w:pStyle w:val="Liststycke"/>
        <w:numPr>
          <w:ilvl w:val="0"/>
          <w:numId w:val="119"/>
        </w:numPr>
        <w:rPr>
          <w:highlight w:val="white"/>
          <w:lang w:val="sv-SE"/>
        </w:rPr>
      </w:pPr>
      <w:proofErr w:type="spellStart"/>
      <w:r>
        <w:rPr>
          <w:highlight w:val="white"/>
          <w:lang w:val="sv-SE"/>
        </w:rPr>
        <w:t>Enum</w:t>
      </w:r>
      <w:proofErr w:type="spellEnd"/>
      <w:r>
        <w:rPr>
          <w:highlight w:val="white"/>
          <w:lang w:val="sv-SE"/>
        </w:rPr>
        <w:t xml:space="preserve"> </w:t>
      </w:r>
      <w:proofErr w:type="spellStart"/>
      <w:r>
        <w:rPr>
          <w:highlight w:val="white"/>
          <w:lang w:val="sv-SE"/>
        </w:rPr>
        <w:t>specifier</w:t>
      </w:r>
      <w:proofErr w:type="spellEnd"/>
    </w:p>
    <w:p w14:paraId="4DB042E9" w14:textId="625369AC" w:rsidR="0058602A" w:rsidRPr="00CA7700" w:rsidRDefault="00CA7700" w:rsidP="0058602A">
      <w:pPr>
        <w:pStyle w:val="Liststycke"/>
        <w:numPr>
          <w:ilvl w:val="0"/>
          <w:numId w:val="119"/>
        </w:numPr>
        <w:rPr>
          <w:highlight w:val="white"/>
          <w:lang w:val="sv-SE"/>
        </w:rPr>
      </w:pPr>
      <w:proofErr w:type="spellStart"/>
      <w:r>
        <w:rPr>
          <w:highlight w:val="white"/>
          <w:lang w:val="sv-SE"/>
        </w:rPr>
        <w:t>Typedef</w:t>
      </w:r>
      <w:proofErr w:type="spellEnd"/>
      <w:r>
        <w:rPr>
          <w:highlight w:val="white"/>
          <w:lang w:val="sv-SE"/>
        </w:rPr>
        <w:t xml:space="preserve"> </w:t>
      </w:r>
      <w:proofErr w:type="spellStart"/>
      <w:r>
        <w:rPr>
          <w:highlight w:val="white"/>
          <w:lang w:val="sv-SE"/>
        </w:rPr>
        <w:t>name</w:t>
      </w:r>
      <w:proofErr w:type="spellEnd"/>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an </w:t>
      </w:r>
      <w:proofErr w:type="spellStart"/>
      <w:r>
        <w:rPr>
          <w:highlight w:val="white"/>
          <w:lang w:val="sv-SE"/>
        </w:rPr>
        <w:t>array</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proofErr w:type="spellStart"/>
      <w:r>
        <w:rPr>
          <w:highlight w:val="white"/>
          <w:lang w:val="sv-SE"/>
        </w:rPr>
        <w:t>that</w:t>
      </w:r>
      <w:proofErr w:type="spellEnd"/>
      <w:r>
        <w:rPr>
          <w:highlight w:val="white"/>
          <w:lang w:val="sv-SE"/>
        </w:rPr>
        <w:t xml:space="preserve">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noProof/>
            <w:rPrChange w:id="30" w:author="Stefan Bjornander" w:date="2015-04-26T09:43:00Z">
              <w:rPr>
                <w:rStyle w:val="CodeInText"/>
                <w:i w:val="0"/>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noProof/>
            <w:rPrChange w:id="54" w:author="Stefan Bjornander" w:date="2015-04-26T09:48:00Z">
              <w:rPr>
                <w:rStyle w:val="CodeInText"/>
                <w:i w:val="0"/>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noProof/>
            <w:rPrChange w:id="59" w:author="Stefan Bjornander" w:date="2015-04-26T09:48:00Z">
              <w:rPr>
                <w:rStyle w:val="CodeInText"/>
                <w:i w:val="0"/>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noProof/>
            <w:rPrChange w:id="105" w:author="Stefan Bjornander" w:date="2015-04-26T09:58:00Z">
              <w:rPr>
                <w:rStyle w:val="CodeInText"/>
                <w:i w:val="0"/>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noProof/>
            <w:rPrChange w:id="107" w:author="Stefan Bjornander" w:date="2015-04-26T09:58:00Z">
              <w:rPr>
                <w:rStyle w:val="CodeInText"/>
                <w:i w:val="0"/>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noProof/>
            <w:rPrChange w:id="129" w:author="Stefan Bjornander" w:date="2015-04-26T09:58:00Z">
              <w:rPr>
                <w:rStyle w:val="CodeInText"/>
                <w:i w:val="0"/>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noProof/>
            <w:rPrChange w:id="133" w:author="Stefan Bjornander" w:date="2015-04-26T09:58:00Z">
              <w:rPr>
                <w:rStyle w:val="CodeInText"/>
                <w:i w:val="0"/>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lastRenderedPageBreak/>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lastRenderedPageBreak/>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lastRenderedPageBreak/>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lastRenderedPageBreak/>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lastRenderedPageBreak/>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w:t>
      </w:r>
      <w:proofErr w:type="gramStart"/>
      <w:r>
        <w:t xml:space="preserve">expression  </w:t>
      </w:r>
      <w:r>
        <w:rPr>
          <w:rStyle w:val="CodeInText"/>
        </w:rPr>
        <w:t>a</w:t>
      </w:r>
      <w:proofErr w:type="gramEnd"/>
      <w:r>
        <w:rPr>
          <w:rStyle w:val="CodeInText"/>
        </w:rPr>
        <w:t xml:space="preserve"> &lt; b</w:t>
      </w:r>
      <w:r>
        <w:t xml:space="preserve"> will generate the middle code in the middle and the sets to the right. The middle code line will a have undefined targets since we </w:t>
      </w:r>
      <w:proofErr w:type="gramStart"/>
      <w:r>
        <w:t>at the moment</w:t>
      </w:r>
      <w:proofErr w:type="gramEnd"/>
      <w: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w:t>
      </w:r>
      <w:proofErr w:type="gramStart"/>
      <w:r>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58CC013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D46DBD">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 xml:space="preserve">Another example is the evaluation of a logical-and expression. Since C takes advantage of lazy evaluation, we </w:t>
      </w:r>
      <w:proofErr w:type="gramStart"/>
      <w:r>
        <w:t>have to</w:t>
      </w:r>
      <w:proofErr w:type="gramEnd"/>
      <w: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t>true</w:t>
      </w:r>
      <w:proofErr w:type="gramEnd"/>
      <w: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t>falses</w:t>
      </w:r>
      <w:proofErr w:type="spellEnd"/>
      <w: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w:t>
      </w:r>
      <w:proofErr w:type="spellStart"/>
      <w:r>
        <w:t>ther</w:t>
      </w:r>
      <w:proofErr w:type="spellEnd"/>
      <w: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proofErr w:type="spellStart"/>
      <w:r>
        <w:t>MainParser.gppg</w:t>
      </w:r>
      <w:proofErr w:type="spellEnd"/>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 xml:space="preserve">The default statement </w:t>
      </w:r>
      <w:proofErr w:type="gramStart"/>
      <w:r>
        <w:t>have</w:t>
      </w:r>
      <w:proofErr w:type="gramEnd"/>
      <w:r>
        <w:t xml:space="preserve"> to comply with the following demands:</w:t>
      </w:r>
    </w:p>
    <w:p w14:paraId="4FC7C7B9" w14:textId="77777777" w:rsidR="0097551C" w:rsidRDefault="0097551C" w:rsidP="0097551C">
      <w:pPr>
        <w:pStyle w:val="Liststycke"/>
        <w:numPr>
          <w:ilvl w:val="0"/>
          <w:numId w:val="146"/>
        </w:numPr>
        <w:spacing w:line="256" w:lineRule="auto"/>
      </w:pPr>
      <w:proofErr w:type="spellStart"/>
      <w:r>
        <w:rPr>
          <w:rStyle w:val="CodeInText"/>
        </w:rPr>
        <w:t>Main.m_defaultStack</w:t>
      </w:r>
      <w:proofErr w:type="spellEnd"/>
      <w:r>
        <w:rPr>
          <w:rStyle w:val="CodeInText"/>
        </w:rPr>
        <w:t xml:space="preserve"> </w:t>
      </w:r>
      <w:r>
        <w:t xml:space="preserve">must not be empty. If it is empty, the default statements </w:t>
      </w:r>
      <w:proofErr w:type="gramStart"/>
      <w:r>
        <w:t>misses</w:t>
      </w:r>
      <w:proofErr w:type="gramEnd"/>
      <w:r>
        <w:t xml:space="preserve"> a surrounding switch statements.</w:t>
      </w:r>
    </w:p>
    <w:p w14:paraId="3E45D594" w14:textId="77777777" w:rsidR="0097551C" w:rsidRDefault="0097551C" w:rsidP="0097551C">
      <w:pPr>
        <w:pStyle w:val="Liststycke"/>
        <w:numPr>
          <w:ilvl w:val="0"/>
          <w:numId w:val="146"/>
        </w:numPr>
        <w:spacing w:line="256" w:lineRule="auto"/>
      </w:pPr>
      <w:r>
        <w:t xml:space="preserve">Since </w:t>
      </w:r>
      <w:proofErr w:type="spellStart"/>
      <w:r>
        <w:rPr>
          <w:rStyle w:val="CodeInText"/>
        </w:rPr>
        <w:t>Main.m_defaultStack</w:t>
      </w:r>
      <w:proofErr w:type="spellEnd"/>
      <w:r>
        <w:rPr>
          <w:rStyle w:val="CodeInText"/>
        </w:rPr>
        <w:t xml:space="preserve">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w:t>
      </w:r>
      <w:proofErr w:type="spellStart"/>
      <w:proofErr w:type="gramStart"/>
      <w:r>
        <w:t>a</w:t>
      </w:r>
      <w:proofErr w:type="spellEnd"/>
      <w:proofErr w:type="gramEnd"/>
      <w:r>
        <w:t xml:space="preserve">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proofErr w:type="spellStart"/>
      <w:r>
        <w:t>MainParser.gppg</w:t>
      </w:r>
      <w:proofErr w:type="spellEnd"/>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 xml:space="preserve">The </w:t>
      </w:r>
      <w:proofErr w:type="gramStart"/>
      <w:r>
        <w:t>For</w:t>
      </w:r>
      <w:proofErr w:type="gramEnd"/>
      <w:r>
        <w:t xml:space="preserve"> Statement</w:t>
      </w:r>
      <w:bookmarkEnd w:id="146"/>
    </w:p>
    <w:p w14:paraId="58DDE9F3" w14:textId="77777777" w:rsidR="002E4EB4" w:rsidRDefault="002E4EB4" w:rsidP="002E4EB4">
      <w:proofErr w:type="gramStart"/>
      <w:r>
        <w:t xml:space="preserve">The </w:t>
      </w:r>
      <w:r>
        <w:rPr>
          <w:rStyle w:val="KeyWord0"/>
        </w:rPr>
        <w:t>for</w:t>
      </w:r>
      <w:proofErr w:type="gramEnd"/>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Pr>
          <w:rStyle w:val="CodeInText"/>
        </w:rPr>
        <w:t>jump_marker</w:t>
      </w:r>
      <w:proofErr w:type="spellEnd"/>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 xml:space="preserve">Label and </w:t>
      </w:r>
      <w:proofErr w:type="spellStart"/>
      <w:r>
        <w:t>Goto</w:t>
      </w:r>
      <w:proofErr w:type="spellEnd"/>
      <w:r>
        <w:t xml:space="preserve"> Statement</w:t>
      </w:r>
      <w:bookmarkEnd w:id="147"/>
    </w:p>
    <w:p w14:paraId="3D4A6642" w14:textId="0A759161"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p>
    <w:p w14:paraId="7F53F331" w14:textId="0EE7DAF7" w:rsidR="00017213" w:rsidRDefault="00017213" w:rsidP="00017213">
      <w:r>
        <w:t xml:space="preserve">The </w:t>
      </w:r>
      <w:proofErr w:type="spellStart"/>
      <w:r>
        <w:rPr>
          <w:rStyle w:val="CodeInText"/>
        </w:rPr>
        <w:t>generateReturnStatement</w:t>
      </w:r>
      <w:proofErr w:type="spellEnd"/>
      <w:r>
        <w:t xml:space="preserve"> method is </w:t>
      </w:r>
      <w:proofErr w:type="spellStart"/>
      <w:r>
        <w:t>surprisely</w:t>
      </w:r>
      <w:proofErr w:type="spellEnd"/>
      <w:r>
        <w:t xml:space="preserve"> complicated, which due to the fact the return statement shall be interpreted as an exit statement in case of the main function.</w:t>
      </w:r>
    </w:p>
    <w:p w14:paraId="36F34C12" w14:textId="77777777" w:rsidR="00B57EC7" w:rsidRDefault="00B57EC7" w:rsidP="00B57EC7">
      <w:r>
        <w:t xml:space="preserve">If the surrounding function returns a pointer to a function and the return expression is a or a pointer to a function, we check </w:t>
      </w:r>
      <w:proofErr w:type="gramStart"/>
      <w:r>
        <w:t>the they</w:t>
      </w:r>
      <w:proofErr w:type="gramEnd"/>
      <w:r>
        <w:t xml:space="preserve"> are equal; that is, that they return equal types and have equal parameter lists.</w:t>
      </w:r>
    </w:p>
    <w:p w14:paraId="2EBA290E" w14:textId="77777777" w:rsidR="00B57EC7" w:rsidRDefault="00B57EC7" w:rsidP="00B57EC7">
      <w:r>
        <w:t xml:space="preserve">If the </w:t>
      </w:r>
      <w:proofErr w:type="spellStart"/>
      <w:r>
        <w:t>sorrounding</w:t>
      </w:r>
      <w:proofErr w:type="spellEnd"/>
      <w:r>
        <w:t xml:space="preserve"> function returns a pointer and the expression type is array, we compare the pointer type with array type. If the return expression is a </w:t>
      </w:r>
      <w:proofErr w:type="gramStart"/>
      <w:r>
        <w:t>string</w:t>
      </w:r>
      <w:proofErr w:type="gramEnd"/>
      <w:r>
        <w:t xml:space="preserve">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w:t>
      </w:r>
      <w:proofErr w:type="gramStart"/>
      <w:r>
        <w:t>has to</w:t>
      </w:r>
      <w:proofErr w:type="gramEnd"/>
      <w:r>
        <w:t xml:space="preserve">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w:t>
      </w:r>
      <w:proofErr w:type="gramStart"/>
      <w:r>
        <w:t>expression</w:t>
      </w:r>
      <w:proofErr w:type="gramEnd"/>
      <w:r>
        <w:t xml:space="preserve">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B087E2" w:rsidR="006A7B9E" w:rsidRDefault="006A7B9E" w:rsidP="006A7B9E">
      <w:r>
        <w:lastRenderedPageBreak/>
        <w:t xml:space="preserve">An expression statement is an optional expression followed by a semicolon. The expression is </w:t>
      </w:r>
      <w:proofErr w:type="gramStart"/>
      <w:r>
        <w:t>evaluated</w:t>
      </w:r>
      <w:proofErr w:type="gramEnd"/>
      <w: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D46DBD">
        <w:t>7</w:t>
      </w:r>
      <w:r>
        <w:fldChar w:fldCharType="end"/>
      </w:r>
      <w:r>
        <w:t>.</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 xml:space="preserve">The block statement simple, a block is just a list of statements surrounded by brackets. Since </w:t>
      </w:r>
      <w:proofErr w:type="gramStart"/>
      <w:r>
        <w:t>a two variables</w:t>
      </w:r>
      <w:proofErr w:type="gramEnd"/>
      <w:r>
        <w:t xml:space="preserve"> with the same name can be defined in different blocks, we push the symbol table before the statement list.</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 xml:space="preserve">When performing a call to a function which address is stored in a pointer </w:t>
      </w:r>
      <w:proofErr w:type="gramStart"/>
      <w:r>
        <w:t>variables</w:t>
      </w:r>
      <w:proofErr w:type="gramEnd"/>
      <w:r>
        <w:t xml:space="preserve"> we need to store the address in a register and jump to that register.</w:t>
      </w:r>
    </w:p>
    <w:p w14:paraId="4029EEB6" w14:textId="77777777" w:rsidR="00017213" w:rsidRDefault="00017213" w:rsidP="00017213">
      <w:pPr>
        <w:pStyle w:val="CodeHeader"/>
      </w:pPr>
      <w:proofErr w:type="spellStart"/>
      <w:r>
        <w:t>MainParser.gppg</w:t>
      </w:r>
      <w:proofErr w:type="spellEnd"/>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proofErr w:type="spellStart"/>
      <w:r>
        <w:rPr>
          <w:highlight w:val="white"/>
          <w:lang w:val="sv-SE"/>
        </w:rPr>
        <w:t>MiddleCodeGenerator</w:t>
      </w:r>
      <w:r>
        <w:rPr>
          <w:lang w:val="sv-SE"/>
        </w:rPr>
        <w:t>.cs</w:t>
      </w:r>
      <w:proofErr w:type="spellEnd"/>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proofErr w:type="spellStart"/>
      <w:r>
        <w:t>MainParser.gppg</w:t>
      </w:r>
      <w:proofErr w:type="spellEnd"/>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proofErr w:type="spellStart"/>
      <w:r>
        <w:t>MainParser.gppg</w:t>
      </w:r>
      <w:proofErr w:type="spellEnd"/>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proofErr w:type="spellStart"/>
      <w:r>
        <w:rPr>
          <w:highlight w:val="white"/>
          <w:lang w:val="sv-SE"/>
        </w:rPr>
        <w:t>MiddleCodeGenerator</w:t>
      </w:r>
      <w:r>
        <w:rPr>
          <w:lang w:val="sv-SE"/>
        </w:rPr>
        <w:t>.cs</w:t>
      </w:r>
      <w:proofErr w:type="spellEnd"/>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lastRenderedPageBreak/>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lastRenderedPageBreak/>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proofErr w:type="spellStart"/>
      <w:r>
        <w:rPr>
          <w:rStyle w:val="CodeInText"/>
        </w:rPr>
        <w:t>sizeof</w:t>
      </w:r>
      <w:proofErr w:type="spellEnd"/>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 xml:space="preserve">The </w:t>
      </w:r>
      <w:proofErr w:type="spellStart"/>
      <w:r>
        <w:t>dereferenceence</w:t>
      </w:r>
      <w:proofErr w:type="spellEnd"/>
      <w:r>
        <w:t xml:space="preserv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proofErr w:type="spellStart"/>
      <w:r w:rsidR="00C71031">
        <w:rPr>
          <w:highlight w:val="white"/>
        </w:rPr>
        <w:t>S</w:t>
      </w:r>
      <w:r>
        <w:rPr>
          <w:highlight w:val="white"/>
        </w:rPr>
        <w:t>izeof</w:t>
      </w:r>
      <w:proofErr w:type="spellEnd"/>
      <w:r>
        <w:rPr>
          <w:highlight w:val="white"/>
        </w:rPr>
        <w:t xml:space="preserve"> Expression</w:t>
      </w:r>
      <w:bookmarkEnd w:id="170"/>
    </w:p>
    <w:p w14:paraId="46FE60BA" w14:textId="77777777" w:rsidR="003C67C0" w:rsidRDefault="003C67C0" w:rsidP="003C67C0">
      <w:r>
        <w:t xml:space="preserve">The </w:t>
      </w:r>
      <w:proofErr w:type="spellStart"/>
      <w:r>
        <w:rPr>
          <w:rStyle w:val="CodeInText"/>
        </w:rPr>
        <w:t>sizeof</w:t>
      </w:r>
      <w:proofErr w:type="spellEnd"/>
      <w:r>
        <w:rPr>
          <w:rStyle w:val="CodeInText"/>
        </w:rPr>
        <w:t>-operator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38D5D087" w14:textId="07735C9C" w:rsidR="008B0FA0" w:rsidRPr="00013F62" w:rsidRDefault="00755F33" w:rsidP="008B0FA0">
      <w:pPr>
        <w:rPr>
          <w:highlight w:val="white"/>
        </w:rPr>
      </w:pPr>
      <w:r>
        <w:rPr>
          <w:highlight w:val="white"/>
        </w:rPr>
        <w:t>The address operator does not apply to bitfields symbols with register storage.</w:t>
      </w:r>
      <w:r w:rsidR="008B0FA0" w:rsidRPr="008B0FA0">
        <w:rPr>
          <w:highlight w:val="white"/>
        </w:rPr>
        <w:t xml:space="preserve"> </w:t>
      </w:r>
      <w:r w:rsidR="008B0FA0">
        <w:rPr>
          <w:highlight w:val="white"/>
        </w:rPr>
        <w:t>A symbol is addressable if it does not have register storage and is not a bitfield in a struct or union.</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69BBC46A" w14:textId="77777777" w:rsidR="008B0FA0" w:rsidRPr="008B0FA0" w:rsidRDefault="008B0FA0" w:rsidP="008B0FA0">
      <w:pPr>
        <w:pStyle w:val="Code"/>
        <w:rPr>
          <w:highlight w:val="white"/>
        </w:rPr>
      </w:pPr>
      <w:r w:rsidRPr="008B0FA0">
        <w:rPr>
          <w:highlight w:val="white"/>
        </w:rPr>
        <w:t xml:space="preserve">      Assert.Error(!symbol.IsRegister() &amp;&amp; !symbol.Type.IsBitfield(),</w:t>
      </w:r>
    </w:p>
    <w:p w14:paraId="636B070C" w14:textId="77777777" w:rsidR="008B0FA0" w:rsidRPr="008B0FA0" w:rsidRDefault="008B0FA0" w:rsidP="008B0FA0">
      <w:pPr>
        <w:pStyle w:val="Code"/>
        <w:rPr>
          <w:highlight w:val="white"/>
        </w:rPr>
      </w:pPr>
      <w:r w:rsidRPr="008B0FA0">
        <w:rPr>
          <w:highlight w:val="white"/>
        </w:rPr>
        <w:t xml:space="preserve">                   expression,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lastRenderedPageBreak/>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5135AA57" w14:textId="77777777" w:rsidR="004C762B" w:rsidRDefault="004C762B" w:rsidP="004C762B">
      <w:pPr>
        <w:pStyle w:val="Code"/>
        <w:rPr>
          <w:highlight w:val="white"/>
        </w:rPr>
      </w:pPr>
      <w:r w:rsidRPr="004C762B">
        <w:rPr>
          <w:highlight w:val="white"/>
        </w:rPr>
        <w:t xml:space="preserve">      Symbol resultSymbol =</w:t>
      </w:r>
    </w:p>
    <w:p w14:paraId="5DF7B302" w14:textId="02B42E6A" w:rsidR="004C762B" w:rsidRP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 xml:space="preserve">The postfix increment and decrement change the operand and return the original value. The operand has to be a </w:t>
      </w:r>
      <w:proofErr w:type="gramStart"/>
      <w:r>
        <w:t>left-value</w:t>
      </w:r>
      <w:proofErr w:type="gramEnd"/>
      <w:r>
        <w:t xml:space="preserv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0BD1C61D" w14:textId="46B2F1A2" w:rsidR="004766AD" w:rsidRPr="004766AD" w:rsidRDefault="004766AD" w:rsidP="004766AD">
      <w:pPr>
        <w:pStyle w:val="Code"/>
        <w:rPr>
          <w:highlight w:val="white"/>
        </w:rPr>
      </w:pPr>
      <w:r w:rsidRPr="004766AD">
        <w:rPr>
          <w:highlight w:val="white"/>
        </w:rPr>
        <w:t xml:space="preserve">      Symbol resultSymbol =</w:t>
      </w:r>
      <w:r w:rsidR="00B3193B">
        <w:rPr>
          <w:highlight w:val="white"/>
        </w:rPr>
        <w:t xml:space="preserve"> n</w:t>
      </w:r>
      <w:r w:rsidRPr="004766AD">
        <w:rPr>
          <w:highlight w:val="white"/>
        </w:rPr>
        <w:t>ew Symbol(memberSymbol.Type);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 xml:space="preserve">The index is not </w:t>
      </w:r>
      <w:proofErr w:type="gramStart"/>
      <w:r>
        <w:t>constant</w:t>
      </w:r>
      <w:proofErr w:type="gramEnd"/>
      <w:r>
        <w:t xml:space="preserve"> and the array or pointer type size is greater than, in which case we also need to generate code that multiply the index with the type size.</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lastRenderedPageBreak/>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79F1E17F" w14:textId="77777777" w:rsidR="00631965" w:rsidRDefault="00B52C39" w:rsidP="00B52C39">
      <w:pPr>
        <w:pStyle w:val="Code"/>
        <w:rPr>
          <w:highlight w:val="white"/>
        </w:rPr>
      </w:pPr>
      <w:r w:rsidRPr="00B52C39">
        <w:rPr>
          <w:highlight w:val="white"/>
        </w:rPr>
        <w:t xml:space="preserve">      Symbol resultSymbol =</w:t>
      </w:r>
    </w:p>
    <w:p w14:paraId="4E54A929" w14:textId="625F77FE"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lastRenderedPageBreak/>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8AE7A8E" w14:textId="4326D4F2" w:rsidR="005E30A8" w:rsidRPr="006A0719" w:rsidRDefault="005E30A8" w:rsidP="005E30A8">
      <w:pPr>
        <w:pStyle w:val="Code"/>
        <w:rPr>
          <w:highlight w:val="white"/>
        </w:rPr>
      </w:pPr>
      <w:r w:rsidRPr="006A0719">
        <w:rPr>
          <w:highlight w:val="white"/>
        </w:rPr>
        <w:t xml:space="preserve">        resultSymbol = new Symbol(memberSymbol.Type);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2C9F9C06"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D46DBD">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proofErr w:type="spellStart"/>
      <w:r>
        <w:rPr>
          <w:rStyle w:val="CodeInText"/>
        </w:rPr>
        <w:t>paramType</w:t>
      </w:r>
      <w:proofErr w:type="spellEnd"/>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lastRenderedPageBreak/>
        <w:t>For an extra parameter: a char is converted to an integer and a float is converted to a double.</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lastRenderedPageBreak/>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lastRenderedPageBreak/>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proofErr w:type="spellStart"/>
      <w:r>
        <w:rPr>
          <w:rStyle w:val="CodeInText"/>
        </w:rPr>
        <w:t>Generate.generateIntegerExpression</w:t>
      </w:r>
      <w:proofErr w:type="spellEnd"/>
      <w:r>
        <w:t>.</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lastRenderedPageBreak/>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lastRenderedPageBreak/>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proofErr w:type="spellStart"/>
      <w:r>
        <w:t>MainParser.gppg</w:t>
      </w:r>
      <w:proofErr w:type="spellEnd"/>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510FB090"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D46DBD">
        <w:rPr>
          <w:b/>
          <w:bCs/>
          <w:lang w:val="sv-SE"/>
        </w:rPr>
        <w:t>Fel! Hittar inte referenskälla.</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9763F6E" w14:textId="015D1BC5" w:rsidR="00C027BE"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454F5751" w14:textId="35EEAF1D" w:rsidR="003141FA" w:rsidRPr="00EC76D5" w:rsidRDefault="002F35C1" w:rsidP="003141FA">
      <w:pPr>
        <w:pStyle w:val="Rubrik1"/>
      </w:pPr>
      <w:bookmarkStart w:id="182" w:name="_Toc49764374"/>
      <w:r>
        <w:lastRenderedPageBreak/>
        <w:t>Initializer</w:t>
      </w:r>
      <w:bookmarkEnd w:id="182"/>
      <w:r w:rsidR="006C27EF">
        <w:t>s</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proofErr w:type="spellStart"/>
      <w:r w:rsidRPr="00EC76D5">
        <w:t>Generate</w:t>
      </w:r>
      <w:r w:rsidR="002F35C1">
        <w:t>Initializer</w:t>
      </w:r>
      <w:r w:rsidRPr="00EC76D5">
        <w:t>.</w:t>
      </w:r>
      <w:r w:rsidR="00EE1A48">
        <w:t>cs</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proofErr w:type="spellStart"/>
      <w:r w:rsidR="005779B0">
        <w:t>initializator</w:t>
      </w:r>
      <w:proofErr w:type="spellEnd"/>
      <w:r w:rsidR="005779B0">
        <w:t xml:space="preserve">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w:t>
      </w:r>
      <w:r w:rsidR="00F26A06">
        <w:rPr>
          <w:highlight w:val="white"/>
        </w:rPr>
        <w:lastRenderedPageBreak/>
        <w:t xml:space="preserve">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lastRenderedPageBreak/>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0947BD5C"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lastRenderedPageBreak/>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lastRenderedPageBreak/>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lastRenderedPageBreak/>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44A50626" w:rsidR="0050082D" w:rsidRDefault="00B634C7" w:rsidP="00CE158A">
      <w:r>
        <w:t xml:space="preserve">The symbol table keeps track of the values, types, functions, and variables of the code, variables defined by the programmer and well as temporary variables introduced by the compiler. It </w:t>
      </w:r>
      <w:r w:rsidR="00F631F0">
        <w:t xml:space="preserve">also </w:t>
      </w:r>
      <w:r w:rsidR="0084607F">
        <w:t>h</w:t>
      </w:r>
      <w:r w:rsidR="00CE158A">
        <w:t>old</w:t>
      </w:r>
      <w:r w:rsidR="0084607F">
        <w:t>s</w:t>
      </w:r>
      <w:r w:rsidR="00CE158A">
        <w:t xml:space="preserve"> </w:t>
      </w:r>
      <w:r w:rsidR="0084607F">
        <w:t>st</w:t>
      </w:r>
      <w:r w:rsidR="00CE158A">
        <w:t>ruct and union tags</w:t>
      </w:r>
      <w:r w:rsidR="009903D0">
        <w:t xml:space="preserve"> (</w:t>
      </w:r>
      <w:r w:rsidR="00CE158A">
        <w:t>enumeration</w:t>
      </w:r>
      <w:r w:rsidR="009903D0">
        <w:t>s have no</w:t>
      </w:r>
      <w:r w:rsidR="00CE158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ve"> symbol tables. </w:t>
      </w:r>
      <w:r w:rsidR="00333897">
        <w:t>There are symbol tables</w:t>
      </w:r>
      <w:r w:rsidR="00033A0C">
        <w:t xml:space="preserve"> f</w:t>
      </w:r>
      <w:r w:rsidR="00CE158A">
        <w:t xml:space="preserve">or the global space, for each function, for each block in </w:t>
      </w:r>
      <w:r w:rsidR="00333897">
        <w:t>the</w:t>
      </w:r>
      <w:r w:rsidR="00CE158A">
        <w:t xml:space="preserve"> function</w:t>
      </w:r>
      <w:r w:rsidR="00333897">
        <w:t>s</w:t>
      </w:r>
      <w:r w:rsidR="00A36E3F">
        <w:t xml:space="preserve">, and for </w:t>
      </w:r>
      <w:r w:rsidR="00333897">
        <w:t xml:space="preserve">the members of </w:t>
      </w:r>
      <w:r w:rsidR="00A36E3F">
        <w:t>each struct or union</w:t>
      </w:r>
      <w:r w:rsidR="00CE158A">
        <w:t xml:space="preserve">. In this way, the symbol tables form a hierarchy where each table </w:t>
      </w:r>
      <w:r w:rsidR="00840BA8">
        <w:t>holds</w:t>
      </w:r>
      <w:r w:rsidR="00CE158A">
        <w:t xml:space="preserve"> </w:t>
      </w:r>
      <w:r w:rsidR="00033A0C">
        <w:t xml:space="preserve">a </w:t>
      </w:r>
      <w:r w:rsidR="00D64F22">
        <w:t>reference</w:t>
      </w:r>
      <w:r w:rsidR="00033A0C">
        <w:t xml:space="preserve"> to </w:t>
      </w:r>
      <w:r w:rsidR="00CE158A">
        <w:t>its parent table</w:t>
      </w:r>
      <w:r w:rsidR="00D64F22">
        <w:t xml:space="preserve"> (except the table for the global space, which table parent reference is null).</w:t>
      </w:r>
    </w:p>
    <w:p w14:paraId="04DA9D2F" w14:textId="6E69C463" w:rsidR="00333897" w:rsidRDefault="00333897" w:rsidP="00CE158A">
      <w:r>
        <w:t>For example, let us look at the following code.</w:t>
      </w: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2FA8B9B4" w:rsidR="00370480" w:rsidRDefault="00370480" w:rsidP="00AC74F8">
      <w:r>
        <w:t xml:space="preserve">When the parsing reaches point </w:t>
      </w:r>
      <w:r w:rsidRPr="00B85889">
        <w:rPr>
          <w:rStyle w:val="KeyWord0"/>
        </w:rPr>
        <w:t>p</w:t>
      </w:r>
      <w:r>
        <w:t xml:space="preserve">, the symbol table has the </w:t>
      </w:r>
      <w:r w:rsidR="0053189F">
        <w:t>form</w:t>
      </w:r>
      <w:r w:rsidR="00D64F22">
        <w:t xml:space="preserve"> below</w:t>
      </w:r>
      <w:r w:rsidR="0053189F">
        <w:t xml:space="preserve">.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w:t>
      </w:r>
      <w:r w:rsidR="00D64F22">
        <w:t xml:space="preserve">to </w:t>
      </w:r>
      <w:r w:rsidR="00DD7081">
        <w:t xml:space="preserve">search </w:t>
      </w:r>
      <w:r w:rsidR="00A134C2">
        <w:t>up through the hierarchy</w:t>
      </w:r>
      <w:r w:rsidR="00DD7081">
        <w:t xml:space="preserve"> until we found a symbol with the given name or the </w:t>
      </w:r>
      <w:r w:rsidR="0032247A">
        <w:t xml:space="preserve">parent symbol reference is null, </w:t>
      </w:r>
      <w:r w:rsidR="00D64F22">
        <w:t xml:space="preserve">in </w:t>
      </w:r>
      <w:r w:rsidR="0032247A">
        <w:t xml:space="preserve">which </w:t>
      </w:r>
      <w:r w:rsidR="00D64F22">
        <w:t xml:space="preserve">case </w:t>
      </w:r>
      <w:r w:rsidR="0032247A">
        <w:t>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645815" w:rsidRPr="00D2146B" w:rsidRDefault="00645815"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645815" w:rsidRDefault="00645815"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645815" w:rsidRDefault="00645815" w:rsidP="0050082D">
                              <w:pPr>
                                <w:spacing w:before="0" w:after="0"/>
                                <w:rPr>
                                  <w:sz w:val="18"/>
                                  <w:szCs w:val="18"/>
                                  <w:lang w:val="sv-SE"/>
                                </w:rPr>
                              </w:pPr>
                            </w:p>
                            <w:p w14:paraId="3B0DD407" w14:textId="21D67AC3" w:rsidR="00645815" w:rsidRPr="001B6705" w:rsidRDefault="00645815"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645815" w:rsidRPr="00D2146B" w:rsidRDefault="00645815"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645815" w:rsidRPr="00D2146B" w:rsidRDefault="0064581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645815" w:rsidRDefault="00645815"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proofErr w:type="gramStart"/>
                              <w:r>
                                <w:rPr>
                                  <w:rFonts w:eastAsia="Calibri"/>
                                  <w:color w:val="000000"/>
                                  <w:sz w:val="18"/>
                                  <w:szCs w:val="18"/>
                                </w:rPr>
                                <w:t>i</w:t>
                              </w:r>
                              <w:proofErr w:type="spellEnd"/>
                              <w:r>
                                <w:rPr>
                                  <w:rFonts w:eastAsia="Calibri"/>
                                  <w:color w:val="000000"/>
                                  <w:sz w:val="18"/>
                                  <w:szCs w:val="18"/>
                                </w:rPr>
                                <w:t xml:space="preserve"> :</w:t>
                              </w:r>
                              <w:proofErr w:type="gramEnd"/>
                              <w:r>
                                <w:rPr>
                                  <w:rFonts w:eastAsia="Calibri"/>
                                  <w:color w:val="000000"/>
                                  <w:sz w:val="18"/>
                                  <w:szCs w:val="18"/>
                                </w:rPr>
                                <w:t xml:space="preserve"> int</w:t>
                              </w:r>
                            </w:p>
                            <w:p w14:paraId="03BD8419" w14:textId="2036CAF1" w:rsidR="00645815" w:rsidRPr="00D2146B" w:rsidRDefault="00645815" w:rsidP="0050082D">
                              <w:pPr>
                                <w:spacing w:before="0" w:after="0" w:line="256" w:lineRule="auto"/>
                                <w:rPr>
                                  <w:sz w:val="18"/>
                                  <w:szCs w:val="18"/>
                                </w:rPr>
                              </w:pPr>
                              <w:r>
                                <w:rPr>
                                  <w:sz w:val="18"/>
                                  <w:szCs w:val="18"/>
                                </w:rPr>
                                <w:t xml:space="preserve">Auto </w:t>
                              </w:r>
                              <w:proofErr w:type="spellStart"/>
                              <w:proofErr w:type="gramStart"/>
                              <w:r>
                                <w:rPr>
                                  <w:sz w:val="18"/>
                                  <w:szCs w:val="18"/>
                                </w:rPr>
                                <w:t>mainChar</w:t>
                              </w:r>
                              <w:proofErr w:type="spellEnd"/>
                              <w:r>
                                <w:rPr>
                                  <w:sz w:val="18"/>
                                  <w:szCs w:val="18"/>
                                </w:rPr>
                                <w:t xml:space="preserve"> :</w:t>
                              </w:r>
                              <w:proofErr w:type="gramEnd"/>
                              <w:r>
                                <w:rPr>
                                  <w:sz w:val="18"/>
                                  <w:szCs w:val="18"/>
                                </w:rPr>
                                <w:t xml:space="preserve"> char</w:t>
                              </w:r>
                            </w:p>
                            <w:p w14:paraId="302437A3" w14:textId="77777777" w:rsidR="00645815" w:rsidRDefault="00645815" w:rsidP="0050082D">
                              <w:pPr>
                                <w:spacing w:before="0" w:after="0" w:line="256" w:lineRule="auto"/>
                                <w:rPr>
                                  <w:rFonts w:eastAsia="Calibri"/>
                                  <w:color w:val="000000"/>
                                  <w:sz w:val="18"/>
                                  <w:szCs w:val="18"/>
                                </w:rPr>
                              </w:pPr>
                            </w:p>
                            <w:p w14:paraId="71CC6A80" w14:textId="77C30F45" w:rsidR="00645815" w:rsidRPr="00D2146B" w:rsidRDefault="00645815"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645815" w:rsidRPr="00D2146B" w:rsidRDefault="00645815" w:rsidP="0050082D">
                              <w:pPr>
                                <w:spacing w:before="0" w:after="0" w:line="256" w:lineRule="auto"/>
                                <w:rPr>
                                  <w:sz w:val="18"/>
                                  <w:szCs w:val="18"/>
                                </w:rPr>
                              </w:pPr>
                              <w:r w:rsidRPr="00D2146B">
                                <w:rPr>
                                  <w:rFonts w:eastAsia="Calibri"/>
                                  <w:color w:val="000000"/>
                                  <w:sz w:val="18"/>
                                  <w:szCs w:val="18"/>
                                </w:rPr>
                                <w:t> </w:t>
                              </w:r>
                            </w:p>
                            <w:p w14:paraId="176D8F8E" w14:textId="77777777" w:rsidR="00645815" w:rsidRPr="00D2146B" w:rsidRDefault="00645815"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645815" w:rsidRPr="00D2146B" w:rsidRDefault="00645815"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645815" w:rsidRPr="00D2146B" w:rsidRDefault="00645815"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645815" w:rsidRDefault="00645815"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645815" w:rsidRDefault="00645815" w:rsidP="00073BF2">
                              <w:pPr>
                                <w:spacing w:before="0" w:after="0" w:line="254" w:lineRule="auto"/>
                                <w:rPr>
                                  <w:rFonts w:eastAsia="Calibri"/>
                                  <w:color w:val="000000"/>
                                  <w:sz w:val="18"/>
                                  <w:szCs w:val="18"/>
                                </w:rPr>
                              </w:pPr>
                            </w:p>
                            <w:p w14:paraId="55FF5C13" w14:textId="77777777" w:rsidR="00645815" w:rsidRPr="00D2146B" w:rsidRDefault="00645815"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645815" w:rsidRPr="00D2146B" w:rsidRDefault="00645815" w:rsidP="00073BF2">
                              <w:pPr>
                                <w:spacing w:before="0" w:after="0" w:line="254" w:lineRule="auto"/>
                                <w:rPr>
                                  <w:sz w:val="18"/>
                                  <w:szCs w:val="18"/>
                                </w:rPr>
                              </w:pPr>
                            </w:p>
                            <w:p w14:paraId="2347329E" w14:textId="77777777" w:rsidR="00645815" w:rsidRPr="00D2146B" w:rsidRDefault="00645815" w:rsidP="0050082D">
                              <w:pPr>
                                <w:spacing w:before="0" w:after="0" w:line="254" w:lineRule="auto"/>
                                <w:rPr>
                                  <w:sz w:val="18"/>
                                  <w:szCs w:val="18"/>
                                </w:rPr>
                              </w:pPr>
                              <w:r w:rsidRPr="00D2146B">
                                <w:rPr>
                                  <w:rFonts w:eastAsia="Calibri"/>
                                  <w:color w:val="000000"/>
                                  <w:sz w:val="18"/>
                                  <w:szCs w:val="18"/>
                                </w:rPr>
                                <w:t> </w:t>
                              </w:r>
                            </w:p>
                            <w:p w14:paraId="7D6DAD56" w14:textId="77777777" w:rsidR="00645815" w:rsidRPr="00D2146B" w:rsidRDefault="00645815"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645815" w:rsidRPr="00D2146B" w:rsidRDefault="00645815"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645815" w:rsidRPr="00100F82" w:rsidRDefault="00645815"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645815" w:rsidRPr="00100F82" w:rsidRDefault="00645815"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645815" w:rsidRDefault="00645815" w:rsidP="00100F82">
                              <w:pPr>
                                <w:spacing w:before="0" w:after="0" w:line="256" w:lineRule="auto"/>
                                <w:rPr>
                                  <w:rFonts w:eastAsia="Calibri"/>
                                  <w:color w:val="000000"/>
                                  <w:sz w:val="18"/>
                                  <w:szCs w:val="18"/>
                                </w:rPr>
                              </w:pPr>
                            </w:p>
                            <w:p w14:paraId="35EF25BA" w14:textId="6D9A7EDC" w:rsidR="00645815" w:rsidRPr="00D2146B" w:rsidRDefault="00645815"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645815" w:rsidRDefault="00645815"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645815" w:rsidRDefault="00645815"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645815" w:rsidRDefault="00645815" w:rsidP="00D44BB8">
                              <w:pPr>
                                <w:spacing w:line="252" w:lineRule="auto"/>
                              </w:pPr>
                              <w:proofErr w:type="spellStart"/>
                              <w:r>
                                <w:rPr>
                                  <w:rFonts w:eastAsia="Calibri"/>
                                  <w:color w:val="000000"/>
                                  <w:sz w:val="18"/>
                                  <w:szCs w:val="18"/>
                                </w:rPr>
                                <w:t>SymbolTable.CurrentTable</w:t>
                              </w:r>
                              <w:proofErr w:type="spellEnd"/>
                            </w:p>
                            <w:p w14:paraId="332537CB" w14:textId="66AB52F1" w:rsidR="00645815" w:rsidRDefault="00645815" w:rsidP="00D44BB8">
                              <w:pPr>
                                <w:spacing w:line="252" w:lineRule="auto"/>
                              </w:pPr>
                            </w:p>
                            <w:p w14:paraId="35DA4169" w14:textId="77777777" w:rsidR="00645815" w:rsidRDefault="00645815"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645815" w:rsidRPr="00610E6C" w:rsidRDefault="00645815"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645815" w:rsidRPr="00D2146B" w:rsidRDefault="00645815"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w:t>
                        </w:r>
                        <w:proofErr w:type="spellStart"/>
                        <w:r>
                          <w:rPr>
                            <w:sz w:val="18"/>
                            <w:szCs w:val="18"/>
                            <w:lang w:val="sv-SE"/>
                          </w:rPr>
                          <w:t>globalInt</w:t>
                        </w:r>
                        <w:proofErr w:type="spellEnd"/>
                      </w:p>
                      <w:p w14:paraId="69A6032C" w14:textId="768161F7" w:rsidR="00645815" w:rsidRDefault="00645815" w:rsidP="0050082D">
                        <w:pPr>
                          <w:spacing w:before="0" w:after="0"/>
                          <w:rPr>
                            <w:sz w:val="18"/>
                            <w:szCs w:val="18"/>
                            <w:lang w:val="sv-SE"/>
                          </w:rPr>
                        </w:pPr>
                        <w:proofErr w:type="spellStart"/>
                        <w:r>
                          <w:rPr>
                            <w:sz w:val="18"/>
                            <w:szCs w:val="18"/>
                            <w:lang w:val="sv-SE"/>
                          </w:rPr>
                          <w:t>Static</w:t>
                        </w:r>
                        <w:proofErr w:type="spellEnd"/>
                        <w:r>
                          <w:rPr>
                            <w:sz w:val="18"/>
                            <w:szCs w:val="18"/>
                            <w:lang w:val="sv-SE"/>
                          </w:rPr>
                          <w:t xml:space="preserve"> </w:t>
                        </w:r>
                        <w:proofErr w:type="spellStart"/>
                        <w:r>
                          <w:rPr>
                            <w:sz w:val="18"/>
                            <w:szCs w:val="18"/>
                            <w:lang w:val="sv-SE"/>
                          </w:rPr>
                          <w:t>int</w:t>
                        </w:r>
                        <w:proofErr w:type="spellEnd"/>
                        <w:r>
                          <w:rPr>
                            <w:sz w:val="18"/>
                            <w:szCs w:val="18"/>
                            <w:lang w:val="sv-SE"/>
                          </w:rPr>
                          <w:t xml:space="preserve"> i</w:t>
                        </w:r>
                      </w:p>
                      <w:p w14:paraId="65DC2C71" w14:textId="7AEEED2D" w:rsidR="00645815" w:rsidRDefault="00645815" w:rsidP="0050082D">
                        <w:pPr>
                          <w:spacing w:before="0" w:after="0"/>
                          <w:rPr>
                            <w:sz w:val="18"/>
                            <w:szCs w:val="18"/>
                            <w:lang w:val="sv-SE"/>
                          </w:rPr>
                        </w:pPr>
                      </w:p>
                      <w:p w14:paraId="3B0DD407" w14:textId="21D67AC3" w:rsidR="00645815" w:rsidRPr="001B6705" w:rsidRDefault="00645815" w:rsidP="001B6705">
                        <w:pPr>
                          <w:spacing w:before="0" w:after="0" w:line="256" w:lineRule="auto"/>
                          <w:rPr>
                            <w:sz w:val="18"/>
                            <w:szCs w:val="18"/>
                          </w:rPr>
                        </w:pPr>
                        <w:proofErr w:type="spellStart"/>
                        <w:r>
                          <w:rPr>
                            <w:rFonts w:eastAsia="Calibri"/>
                            <w:color w:val="000000"/>
                            <w:sz w:val="18"/>
                            <w:szCs w:val="18"/>
                          </w:rPr>
                          <w:t>m_parentTable</w:t>
                        </w:r>
                        <w:proofErr w:type="spellEnd"/>
                        <w:r>
                          <w:rPr>
                            <w:sz w:val="18"/>
                            <w:szCs w:val="18"/>
                            <w:lang w:val="sv-SE"/>
                          </w:rPr>
                          <w:t xml:space="preserve"> </w:t>
                        </w:r>
                        <w:proofErr w:type="spellStart"/>
                        <w:r>
                          <w:rPr>
                            <w:sz w:val="18"/>
                            <w:szCs w:val="18"/>
                            <w:lang w:val="sv-SE"/>
                          </w:rPr>
                          <w:t>null</w:t>
                        </w:r>
                        <w:proofErr w:type="spellEnd"/>
                      </w:p>
                      <w:p w14:paraId="4AA1C710" w14:textId="77777777" w:rsidR="00645815" w:rsidRPr="00D2146B" w:rsidRDefault="00645815"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645815" w:rsidRPr="00D2146B" w:rsidRDefault="00645815"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645815" w:rsidRDefault="00645815"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spellStart"/>
                        <w:proofErr w:type="gramStart"/>
                        <w:r>
                          <w:rPr>
                            <w:rFonts w:eastAsia="Calibri"/>
                            <w:color w:val="000000"/>
                            <w:sz w:val="18"/>
                            <w:szCs w:val="18"/>
                          </w:rPr>
                          <w:t>i</w:t>
                        </w:r>
                        <w:proofErr w:type="spellEnd"/>
                        <w:r>
                          <w:rPr>
                            <w:rFonts w:eastAsia="Calibri"/>
                            <w:color w:val="000000"/>
                            <w:sz w:val="18"/>
                            <w:szCs w:val="18"/>
                          </w:rPr>
                          <w:t xml:space="preserve"> :</w:t>
                        </w:r>
                        <w:proofErr w:type="gramEnd"/>
                        <w:r>
                          <w:rPr>
                            <w:rFonts w:eastAsia="Calibri"/>
                            <w:color w:val="000000"/>
                            <w:sz w:val="18"/>
                            <w:szCs w:val="18"/>
                          </w:rPr>
                          <w:t xml:space="preserve"> int</w:t>
                        </w:r>
                      </w:p>
                      <w:p w14:paraId="03BD8419" w14:textId="2036CAF1" w:rsidR="00645815" w:rsidRPr="00D2146B" w:rsidRDefault="00645815" w:rsidP="0050082D">
                        <w:pPr>
                          <w:spacing w:before="0" w:after="0" w:line="256" w:lineRule="auto"/>
                          <w:rPr>
                            <w:sz w:val="18"/>
                            <w:szCs w:val="18"/>
                          </w:rPr>
                        </w:pPr>
                        <w:r>
                          <w:rPr>
                            <w:sz w:val="18"/>
                            <w:szCs w:val="18"/>
                          </w:rPr>
                          <w:t xml:space="preserve">Auto </w:t>
                        </w:r>
                        <w:proofErr w:type="spellStart"/>
                        <w:proofErr w:type="gramStart"/>
                        <w:r>
                          <w:rPr>
                            <w:sz w:val="18"/>
                            <w:szCs w:val="18"/>
                          </w:rPr>
                          <w:t>mainChar</w:t>
                        </w:r>
                        <w:proofErr w:type="spellEnd"/>
                        <w:r>
                          <w:rPr>
                            <w:sz w:val="18"/>
                            <w:szCs w:val="18"/>
                          </w:rPr>
                          <w:t xml:space="preserve"> :</w:t>
                        </w:r>
                        <w:proofErr w:type="gramEnd"/>
                        <w:r>
                          <w:rPr>
                            <w:sz w:val="18"/>
                            <w:szCs w:val="18"/>
                          </w:rPr>
                          <w:t xml:space="preserve"> char</w:t>
                        </w:r>
                      </w:p>
                      <w:p w14:paraId="302437A3" w14:textId="77777777" w:rsidR="00645815" w:rsidRDefault="00645815" w:rsidP="0050082D">
                        <w:pPr>
                          <w:spacing w:before="0" w:after="0" w:line="256" w:lineRule="auto"/>
                          <w:rPr>
                            <w:rFonts w:eastAsia="Calibri"/>
                            <w:color w:val="000000"/>
                            <w:sz w:val="18"/>
                            <w:szCs w:val="18"/>
                          </w:rPr>
                        </w:pPr>
                      </w:p>
                      <w:p w14:paraId="71CC6A80" w14:textId="77C30F45" w:rsidR="00645815" w:rsidRPr="00D2146B" w:rsidRDefault="00645815" w:rsidP="008C458D">
                        <w:pPr>
                          <w:spacing w:before="0" w:after="0" w:line="256" w:lineRule="auto"/>
                          <w:rPr>
                            <w:sz w:val="18"/>
                            <w:szCs w:val="18"/>
                          </w:rPr>
                        </w:pPr>
                        <w:proofErr w:type="spellStart"/>
                        <w:r>
                          <w:rPr>
                            <w:rFonts w:eastAsia="Calibri"/>
                            <w:color w:val="000000"/>
                            <w:sz w:val="18"/>
                            <w:szCs w:val="18"/>
                          </w:rPr>
                          <w:t>m_parentTable</w:t>
                        </w:r>
                        <w:proofErr w:type="spellEnd"/>
                      </w:p>
                      <w:p w14:paraId="4A1EB75F" w14:textId="77777777" w:rsidR="00645815" w:rsidRPr="00D2146B" w:rsidRDefault="00645815" w:rsidP="0050082D">
                        <w:pPr>
                          <w:spacing w:before="0" w:after="0" w:line="256" w:lineRule="auto"/>
                          <w:rPr>
                            <w:sz w:val="18"/>
                            <w:szCs w:val="18"/>
                          </w:rPr>
                        </w:pPr>
                        <w:r w:rsidRPr="00D2146B">
                          <w:rPr>
                            <w:rFonts w:eastAsia="Calibri"/>
                            <w:color w:val="000000"/>
                            <w:sz w:val="18"/>
                            <w:szCs w:val="18"/>
                          </w:rPr>
                          <w:t> </w:t>
                        </w:r>
                      </w:p>
                      <w:p w14:paraId="176D8F8E" w14:textId="77777777" w:rsidR="00645815" w:rsidRPr="00D2146B" w:rsidRDefault="00645815"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645815" w:rsidRPr="00D2146B" w:rsidRDefault="00645815" w:rsidP="0050082D">
                        <w:pPr>
                          <w:spacing w:before="0" w:after="0" w:line="256" w:lineRule="auto"/>
                          <w:jc w:val="right"/>
                          <w:rPr>
                            <w:sz w:val="18"/>
                            <w:szCs w:val="18"/>
                            <w:lang w:val="sv-SE"/>
                          </w:rPr>
                        </w:pPr>
                        <w:proofErr w:type="spellStart"/>
                        <w:r>
                          <w:rPr>
                            <w:rFonts w:eastAsia="Calibri"/>
                            <w:color w:val="000000"/>
                            <w:sz w:val="18"/>
                            <w:szCs w:val="18"/>
                            <w:lang w:val="sv-SE"/>
                          </w:rPr>
                          <w:t>main</w:t>
                        </w:r>
                        <w:proofErr w:type="spellEnd"/>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645815" w:rsidRPr="00D2146B" w:rsidRDefault="00645815" w:rsidP="0050082D">
                        <w:pPr>
                          <w:spacing w:before="0" w:after="0" w:line="254" w:lineRule="auto"/>
                          <w:rPr>
                            <w:sz w:val="18"/>
                            <w:szCs w:val="18"/>
                          </w:rPr>
                        </w:pPr>
                        <w:r>
                          <w:rPr>
                            <w:rFonts w:eastAsia="Calibri"/>
                            <w:color w:val="000000"/>
                            <w:sz w:val="18"/>
                            <w:szCs w:val="18"/>
                          </w:rPr>
                          <w:t xml:space="preserve">auto int </w:t>
                        </w:r>
                        <w:proofErr w:type="spellStart"/>
                        <w:r>
                          <w:rPr>
                            <w:rFonts w:eastAsia="Calibri"/>
                            <w:color w:val="000000"/>
                            <w:sz w:val="18"/>
                            <w:szCs w:val="18"/>
                          </w:rPr>
                          <w:t>i</w:t>
                        </w:r>
                        <w:proofErr w:type="spellEnd"/>
                      </w:p>
                      <w:p w14:paraId="1EB866A9" w14:textId="57278A33" w:rsidR="00645815" w:rsidRDefault="00645815" w:rsidP="00073BF2">
                        <w:pPr>
                          <w:spacing w:before="0" w:after="0" w:line="254" w:lineRule="auto"/>
                          <w:rPr>
                            <w:rFonts w:eastAsia="Calibri"/>
                            <w:color w:val="000000"/>
                            <w:sz w:val="18"/>
                            <w:szCs w:val="18"/>
                          </w:rPr>
                        </w:pPr>
                        <w:r>
                          <w:rPr>
                            <w:rFonts w:eastAsia="Calibri"/>
                            <w:color w:val="000000"/>
                            <w:sz w:val="18"/>
                            <w:szCs w:val="18"/>
                          </w:rPr>
                          <w:t xml:space="preserve">auto float </w:t>
                        </w:r>
                        <w:proofErr w:type="spellStart"/>
                        <w:r>
                          <w:rPr>
                            <w:rFonts w:eastAsia="Calibri"/>
                            <w:color w:val="000000"/>
                            <w:sz w:val="18"/>
                            <w:szCs w:val="18"/>
                          </w:rPr>
                          <w:t>ifFloat</w:t>
                        </w:r>
                        <w:proofErr w:type="spellEnd"/>
                      </w:p>
                      <w:p w14:paraId="0C9EC8DD" w14:textId="428C70C5" w:rsidR="00645815" w:rsidRDefault="00645815" w:rsidP="00073BF2">
                        <w:pPr>
                          <w:spacing w:before="0" w:after="0" w:line="254" w:lineRule="auto"/>
                          <w:rPr>
                            <w:rFonts w:eastAsia="Calibri"/>
                            <w:color w:val="000000"/>
                            <w:sz w:val="18"/>
                            <w:szCs w:val="18"/>
                          </w:rPr>
                        </w:pPr>
                      </w:p>
                      <w:p w14:paraId="55FF5C13" w14:textId="77777777" w:rsidR="00645815" w:rsidRPr="00D2146B" w:rsidRDefault="00645815" w:rsidP="00073BF2">
                        <w:pPr>
                          <w:spacing w:before="0" w:after="0" w:line="256" w:lineRule="auto"/>
                          <w:rPr>
                            <w:sz w:val="18"/>
                            <w:szCs w:val="18"/>
                          </w:rPr>
                        </w:pPr>
                        <w:proofErr w:type="spellStart"/>
                        <w:r>
                          <w:rPr>
                            <w:rFonts w:eastAsia="Calibri"/>
                            <w:color w:val="000000"/>
                            <w:sz w:val="18"/>
                            <w:szCs w:val="18"/>
                          </w:rPr>
                          <w:t>m_parentTable</w:t>
                        </w:r>
                        <w:proofErr w:type="spellEnd"/>
                      </w:p>
                      <w:p w14:paraId="20CF0F08" w14:textId="77777777" w:rsidR="00645815" w:rsidRPr="00D2146B" w:rsidRDefault="00645815" w:rsidP="00073BF2">
                        <w:pPr>
                          <w:spacing w:before="0" w:after="0" w:line="254" w:lineRule="auto"/>
                          <w:rPr>
                            <w:sz w:val="18"/>
                            <w:szCs w:val="18"/>
                          </w:rPr>
                        </w:pPr>
                      </w:p>
                      <w:p w14:paraId="2347329E" w14:textId="77777777" w:rsidR="00645815" w:rsidRPr="00D2146B" w:rsidRDefault="00645815" w:rsidP="0050082D">
                        <w:pPr>
                          <w:spacing w:before="0" w:after="0" w:line="254" w:lineRule="auto"/>
                          <w:rPr>
                            <w:sz w:val="18"/>
                            <w:szCs w:val="18"/>
                          </w:rPr>
                        </w:pPr>
                        <w:r w:rsidRPr="00D2146B">
                          <w:rPr>
                            <w:rFonts w:eastAsia="Calibri"/>
                            <w:color w:val="000000"/>
                            <w:sz w:val="18"/>
                            <w:szCs w:val="18"/>
                          </w:rPr>
                          <w:t> </w:t>
                        </w:r>
                      </w:p>
                      <w:p w14:paraId="7D6DAD56" w14:textId="77777777" w:rsidR="00645815" w:rsidRPr="00D2146B" w:rsidRDefault="00645815"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645815" w:rsidRPr="00D2146B" w:rsidRDefault="00645815"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645815" w:rsidRPr="00100F82" w:rsidRDefault="00645815" w:rsidP="00100F82">
                        <w:pPr>
                          <w:spacing w:before="0" w:after="0"/>
                          <w:rPr>
                            <w:sz w:val="18"/>
                            <w:szCs w:val="18"/>
                          </w:rPr>
                        </w:pPr>
                        <w:r w:rsidRPr="00100F82">
                          <w:rPr>
                            <w:sz w:val="18"/>
                            <w:szCs w:val="18"/>
                          </w:rPr>
                          <w:t xml:space="preserve">auto int </w:t>
                        </w:r>
                        <w:proofErr w:type="spellStart"/>
                        <w:r w:rsidRPr="00100F82">
                          <w:rPr>
                            <w:sz w:val="18"/>
                            <w:szCs w:val="18"/>
                          </w:rPr>
                          <w:t>i</w:t>
                        </w:r>
                        <w:proofErr w:type="spellEnd"/>
                      </w:p>
                      <w:p w14:paraId="5D0A676C" w14:textId="673BC4F3" w:rsidR="00645815" w:rsidRPr="00100F82" w:rsidRDefault="00645815" w:rsidP="00100F82">
                        <w:pPr>
                          <w:spacing w:before="0" w:after="0"/>
                          <w:rPr>
                            <w:sz w:val="18"/>
                            <w:szCs w:val="18"/>
                          </w:rPr>
                        </w:pPr>
                        <w:r w:rsidRPr="00100F82">
                          <w:rPr>
                            <w:sz w:val="18"/>
                            <w:szCs w:val="18"/>
                          </w:rPr>
                          <w:t xml:space="preserve">auto double </w:t>
                        </w:r>
                        <w:proofErr w:type="spellStart"/>
                        <w:r w:rsidRPr="00100F82">
                          <w:rPr>
                            <w:sz w:val="18"/>
                            <w:szCs w:val="18"/>
                          </w:rPr>
                          <w:t>blockDouble</w:t>
                        </w:r>
                        <w:proofErr w:type="spellEnd"/>
                      </w:p>
                      <w:p w14:paraId="5B01AFF6" w14:textId="77777777" w:rsidR="00645815" w:rsidRDefault="00645815" w:rsidP="00100F82">
                        <w:pPr>
                          <w:spacing w:before="0" w:after="0" w:line="256" w:lineRule="auto"/>
                          <w:rPr>
                            <w:rFonts w:eastAsia="Calibri"/>
                            <w:color w:val="000000"/>
                            <w:sz w:val="18"/>
                            <w:szCs w:val="18"/>
                          </w:rPr>
                        </w:pPr>
                      </w:p>
                      <w:p w14:paraId="35EF25BA" w14:textId="6D9A7EDC" w:rsidR="00645815" w:rsidRPr="00D2146B" w:rsidRDefault="00645815" w:rsidP="00100F82">
                        <w:pPr>
                          <w:spacing w:before="0" w:after="0" w:line="256" w:lineRule="auto"/>
                          <w:rPr>
                            <w:sz w:val="18"/>
                            <w:szCs w:val="18"/>
                          </w:rPr>
                        </w:pPr>
                        <w:proofErr w:type="spellStart"/>
                        <w:r>
                          <w:rPr>
                            <w:rFonts w:eastAsia="Calibri"/>
                            <w:color w:val="000000"/>
                            <w:sz w:val="18"/>
                            <w:szCs w:val="18"/>
                          </w:rPr>
                          <w:t>m_parentTable</w:t>
                        </w:r>
                        <w:proofErr w:type="spellEnd"/>
                      </w:p>
                      <w:p w14:paraId="274031CF" w14:textId="32871C06" w:rsidR="00645815" w:rsidRDefault="00645815"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645815" w:rsidRDefault="00645815"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645815" w:rsidRDefault="00645815" w:rsidP="00D44BB8">
                        <w:pPr>
                          <w:spacing w:line="252" w:lineRule="auto"/>
                        </w:pPr>
                        <w:proofErr w:type="spellStart"/>
                        <w:r>
                          <w:rPr>
                            <w:rFonts w:eastAsia="Calibri"/>
                            <w:color w:val="000000"/>
                            <w:sz w:val="18"/>
                            <w:szCs w:val="18"/>
                          </w:rPr>
                          <w:t>SymbolTable.CurrentTable</w:t>
                        </w:r>
                        <w:proofErr w:type="spellEnd"/>
                      </w:p>
                      <w:p w14:paraId="332537CB" w14:textId="66AB52F1" w:rsidR="00645815" w:rsidRDefault="00645815" w:rsidP="00D44BB8">
                        <w:pPr>
                          <w:spacing w:line="252" w:lineRule="auto"/>
                        </w:pPr>
                      </w:p>
                      <w:p w14:paraId="35DA4169" w14:textId="77777777" w:rsidR="00645815" w:rsidRDefault="00645815"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645815" w:rsidRPr="00610E6C" w:rsidRDefault="00645815" w:rsidP="00610E6C">
                        <w:pPr>
                          <w:spacing w:line="254" w:lineRule="auto"/>
                          <w:jc w:val="left"/>
                          <w:rPr>
                            <w:sz w:val="24"/>
                            <w:szCs w:val="24"/>
                            <w:lang w:val="sv-SE"/>
                          </w:rPr>
                        </w:pPr>
                        <w:proofErr w:type="spellStart"/>
                        <w:r>
                          <w:rPr>
                            <w:rFonts w:eastAsia="Calibri"/>
                            <w:color w:val="000000"/>
                            <w:sz w:val="18"/>
                            <w:szCs w:val="18"/>
                            <w:lang w:val="sv-SE"/>
                          </w:rPr>
                          <w:t>null</w:t>
                        </w:r>
                        <w:proofErr w:type="spellEnd"/>
                      </w:p>
                    </w:txbxContent>
                  </v:textbox>
                </v:shape>
                <w10:anchorlock/>
              </v:group>
            </w:pict>
          </mc:Fallback>
        </mc:AlternateContent>
      </w:r>
    </w:p>
    <w:p w14:paraId="642DDB83" w14:textId="5C4030A4" w:rsidR="00F631F0" w:rsidRDefault="00F631F0" w:rsidP="00F631F0">
      <w:r>
        <w:t xml:space="preserve">The </w:t>
      </w:r>
      <w:r w:rsidRPr="00F631F0">
        <w:rPr>
          <w:rStyle w:val="KeyWord0"/>
        </w:rPr>
        <w:t>Scope</w:t>
      </w:r>
      <w:r>
        <w:t xml:space="preserve"> enumeration hold the possible scopes of the symbol table. Each symbol table in the hierarchy </w:t>
      </w:r>
      <w:r w:rsidR="009F50AC">
        <w:t>holds a specific scope</w:t>
      </w:r>
      <w:r w:rsidR="008F366E">
        <w:t xml:space="preserve">. The </w:t>
      </w:r>
      <w:r w:rsidR="008F366E" w:rsidRPr="008F366E">
        <w:rPr>
          <w:rStyle w:val="KeyWord0"/>
        </w:rPr>
        <w:t>Block</w:t>
      </w:r>
      <w:r w:rsidR="008F366E">
        <w:t xml:space="preserve"> scope corresponds to a block inside a function.</w:t>
      </w:r>
    </w:p>
    <w:p w14:paraId="5A08517A" w14:textId="09E9AA10"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5705EFE" w14:textId="790BD2F4" w:rsidR="00DB1DED" w:rsidRPr="003C6008" w:rsidRDefault="00DB1DED" w:rsidP="00DB1DED">
      <w:pPr>
        <w:rPr>
          <w:highlight w:val="white"/>
        </w:rPr>
      </w:pPr>
      <w:r>
        <w:t xml:space="preserve">The </w:t>
      </w:r>
      <w:r w:rsidRPr="00DB1DED">
        <w:rPr>
          <w:rStyle w:val="KeyWord0"/>
        </w:rPr>
        <w:t>SymbolTable</w:t>
      </w:r>
      <w:r>
        <w:t xml:space="preserve"> class </w:t>
      </w:r>
      <w:r w:rsidR="003C6008">
        <w:t>holds a symbol table.</w:t>
      </w:r>
      <w:r w:rsidR="003C6008" w:rsidRPr="003C6008">
        <w:rPr>
          <w:highlight w:val="white"/>
        </w:rPr>
        <w:t xml:space="preserve"> </w:t>
      </w:r>
      <w:r w:rsidR="003C6008">
        <w:rPr>
          <w:highlight w:val="white"/>
        </w:rPr>
        <w:t xml:space="preserve">The scope of a table is </w:t>
      </w:r>
      <w:r w:rsidR="003C6008" w:rsidRPr="003C6008">
        <w:rPr>
          <w:rStyle w:val="KeyWord0"/>
          <w:highlight w:val="white"/>
        </w:rPr>
        <w:t>Global</w:t>
      </w:r>
      <w:r w:rsidR="003C6008">
        <w:rPr>
          <w:highlight w:val="white"/>
        </w:rPr>
        <w:t xml:space="preserve">, </w:t>
      </w:r>
      <w:r w:rsidR="003C6008" w:rsidRPr="003C6008">
        <w:rPr>
          <w:rStyle w:val="KeyWord0"/>
          <w:highlight w:val="white"/>
        </w:rPr>
        <w:t>Function</w:t>
      </w:r>
      <w:r w:rsidR="003C6008">
        <w:rPr>
          <w:highlight w:val="white"/>
        </w:rPr>
        <w:t xml:space="preserve">, </w:t>
      </w:r>
      <w:r w:rsidR="003C6008" w:rsidRPr="003C6008">
        <w:rPr>
          <w:rStyle w:val="KeyWord0"/>
          <w:highlight w:val="white"/>
        </w:rPr>
        <w:t>Block</w:t>
      </w:r>
      <w:r w:rsidR="003C6008">
        <w:rPr>
          <w:highlight w:val="white"/>
        </w:rPr>
        <w:t xml:space="preserve">, </w:t>
      </w:r>
      <w:r w:rsidR="003C6008" w:rsidRPr="003C6008">
        <w:rPr>
          <w:rStyle w:val="KeyWord0"/>
          <w:highlight w:val="white"/>
        </w:rPr>
        <w:t>Struct</w:t>
      </w:r>
      <w:r w:rsidR="003C6008">
        <w:rPr>
          <w:highlight w:val="white"/>
        </w:rPr>
        <w:t xml:space="preserve">, or </w:t>
      </w:r>
      <w:r w:rsidR="003C6008" w:rsidRPr="003C6008">
        <w:rPr>
          <w:rStyle w:val="KeyWord0"/>
          <w:highlight w:val="white"/>
        </w:rPr>
        <w:t>Union</w:t>
      </w:r>
      <w:r w:rsidR="003C6008">
        <w:rPr>
          <w:highlight w:val="white"/>
        </w:rPr>
        <w:t xml:space="preserve"> as described above.</w:t>
      </w:r>
    </w:p>
    <w:p w14:paraId="70A04421" w14:textId="4AE60591"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lastRenderedPageBreak/>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12CC0E63" w14:textId="77777777" w:rsidR="00373E35" w:rsidRDefault="00373E35" w:rsidP="00373E35">
      <w:pPr>
        <w:pStyle w:val="Code"/>
        <w:rPr>
          <w:highlight w:val="white"/>
        </w:rPr>
      </w:pPr>
      <w:r w:rsidRPr="008F5511">
        <w:rPr>
          <w:highlight w:val="white"/>
        </w:rPr>
        <w:t xml:space="preserve">    private Scope m_scope;</w:t>
      </w:r>
    </w:p>
    <w:p w14:paraId="6570DBF1" w14:textId="35B29FDE" w:rsidR="00D846BE" w:rsidRPr="008F5511" w:rsidRDefault="00AF3F0D" w:rsidP="00D846BE">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r w:rsidR="00D846BE">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373E35" w:rsidRDefault="00373E35" w:rsidP="00373E35">
      <w:pPr>
        <w:pStyle w:val="Code"/>
        <w:rPr>
          <w:highlight w:val="white"/>
        </w:rPr>
      </w:pPr>
      <w:r w:rsidRPr="00373E35">
        <w:rPr>
          <w:highlight w:val="white"/>
        </w:rPr>
        <w:t xml:space="preserve">    public static int ReturnAddressOffset = 0;</w:t>
      </w:r>
    </w:p>
    <w:p w14:paraId="65C97FC3" w14:textId="77777777" w:rsidR="00373E35" w:rsidRPr="00373E35" w:rsidRDefault="00373E35" w:rsidP="00373E35">
      <w:pPr>
        <w:pStyle w:val="Code"/>
        <w:rPr>
          <w:highlight w:val="white"/>
        </w:rPr>
      </w:pPr>
      <w:r w:rsidRPr="00373E35">
        <w:rPr>
          <w:highlight w:val="white"/>
        </w:rPr>
        <w:t xml:space="preserve">    public static int RegularFrameOffset = TypeSize.PointerSize;</w:t>
      </w:r>
    </w:p>
    <w:p w14:paraId="7E373FDE" w14:textId="77777777" w:rsidR="00373E35" w:rsidRPr="00373E35" w:rsidRDefault="00373E35" w:rsidP="00373E35">
      <w:pPr>
        <w:pStyle w:val="Code"/>
        <w:rPr>
          <w:highlight w:val="white"/>
        </w:rPr>
      </w:pPr>
      <w:r w:rsidRPr="00373E35">
        <w:rPr>
          <w:highlight w:val="white"/>
        </w:rPr>
        <w:t xml:space="preserve">    public static int EllipseFrameOffset = 2 * TypeSize.PointerSize;</w:t>
      </w:r>
    </w:p>
    <w:p w14:paraId="289A144C" w14:textId="77777777" w:rsidR="00373E35" w:rsidRPr="00373E35" w:rsidRDefault="00373E35" w:rsidP="00373E35">
      <w:pPr>
        <w:pStyle w:val="Code"/>
        <w:rPr>
          <w:highlight w:val="white"/>
        </w:rPr>
      </w:pPr>
      <w:r w:rsidRPr="00373E35">
        <w:rPr>
          <w:highlight w:val="white"/>
        </w:rPr>
        <w:t xml:space="preserve">    public static int FunctionHeaderSize = 3 * TypeSize.PointerSize;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C699141" w14:textId="77777777" w:rsidR="00ED72CD" w:rsidRPr="00ED72CD" w:rsidRDefault="00ED72CD" w:rsidP="00ED72CD">
      <w:pPr>
        <w:pStyle w:val="Code"/>
        <w:rPr>
          <w:highlight w:val="white"/>
        </w:rPr>
      </w:pPr>
      <w:r w:rsidRPr="00ED72CD">
        <w:rPr>
          <w:highlight w:val="white"/>
        </w:rPr>
        <w:t xml:space="preserve">    private SymbolTable m_parentTable;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355C3374" w14:textId="57BD769A" w:rsidR="00ED72CD" w:rsidRPr="00ED72CD" w:rsidRDefault="00ED72CD" w:rsidP="00ED72CD">
      <w:pPr>
        <w:pStyle w:val="Code"/>
        <w:rPr>
          <w:highlight w:val="white"/>
        </w:rPr>
      </w:pPr>
      <w:r w:rsidRPr="00ED72CD">
        <w:rPr>
          <w:highlight w:val="white"/>
        </w:rPr>
        <w:t xml:space="preserve">    private int </w:t>
      </w:r>
      <w:r w:rsidR="00F26000">
        <w:rPr>
          <w:highlight w:val="white"/>
        </w:rPr>
        <w:t>m_currentOffset</w:t>
      </w:r>
      <w:r w:rsidRPr="00ED72CD">
        <w:rPr>
          <w:highlight w:val="white"/>
        </w:rPr>
        <w:t>;</w:t>
      </w:r>
    </w:p>
    <w:p w14:paraId="243B1B15" w14:textId="247A5EAE"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w:t>
      </w:r>
      <w:r w:rsidR="00D846BE">
        <w:rPr>
          <w:highlight w:val="white"/>
        </w:rPr>
        <w:t xml:space="preserve">we use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w:t>
      </w:r>
      <w:r w:rsidR="000D613F">
        <w:rPr>
          <w:highlight w:val="white"/>
        </w:rPr>
        <w:t xml:space="preserve">of the order of </w:t>
      </w:r>
      <w:r w:rsidR="00FD4035">
        <w:rPr>
          <w:highlight w:val="white"/>
        </w:rPr>
        <w:t xml:space="preserve">the of the struct or union members in </w:t>
      </w:r>
      <w:r w:rsidR="000D613F">
        <w:rPr>
          <w:highlight w:val="white"/>
        </w:rPr>
        <w:t xml:space="preserve">when they are </w:t>
      </w:r>
      <w:r w:rsidR="00FD4035">
        <w:rPr>
          <w:highlight w:val="white"/>
        </w:rPr>
        <w:t>initializ</w:t>
      </w:r>
      <w:r w:rsidR="000D613F">
        <w:rPr>
          <w:highlight w:val="white"/>
        </w:rPr>
        <w:t>ed</w:t>
      </w:r>
      <w:r w:rsidR="00BB1DF3">
        <w:rPr>
          <w:highlight w:val="white"/>
        </w:rPr>
        <w:t xml:space="preserve">, and </w:t>
      </w:r>
      <w:r w:rsidR="00BB1DF3" w:rsidRPr="00BB1DF3">
        <w:rPr>
          <w:rStyle w:val="KeyWord0"/>
          <w:highlight w:val="white"/>
        </w:rPr>
        <w:t>Dictionary</w:t>
      </w:r>
      <w:r w:rsidR="00BB1DF3">
        <w:rPr>
          <w:highlight w:val="white"/>
        </w:rPr>
        <w:t xml:space="preserve"> does not guarantee any order among its values. </w:t>
      </w:r>
      <w:r w:rsidR="00206705">
        <w:rPr>
          <w:highlight w:val="white"/>
        </w:rPr>
        <w:t xml:space="preserve">Se Appendix XXX for the implementation of </w:t>
      </w:r>
      <w:r w:rsidR="00206705" w:rsidRPr="00206705">
        <w:rPr>
          <w:rStyle w:val="KeyWord0"/>
          <w:highlight w:val="white"/>
        </w:rPr>
        <w:t>ListMap</w:t>
      </w:r>
      <w:r w:rsidR="00206705">
        <w:rPr>
          <w:highlight w:val="white"/>
        </w:rPr>
        <w:t>.</w:t>
      </w:r>
    </w:p>
    <w:p w14:paraId="078619E2" w14:textId="77777777" w:rsidR="00ED72CD" w:rsidRDefault="00ED72CD" w:rsidP="00ED72CD">
      <w:pPr>
        <w:pStyle w:val="Code"/>
        <w:rPr>
          <w:highlight w:val="white"/>
        </w:rPr>
      </w:pPr>
      <w:r w:rsidRPr="00ED72CD">
        <w:rPr>
          <w:highlight w:val="white"/>
        </w:rPr>
        <w:t xml:space="preserve">    private IDictionary&lt;string,Symbol&gt; m_entryMap =</w:t>
      </w:r>
    </w:p>
    <w:p w14:paraId="2E7B3BE6" w14:textId="7C10EAD1" w:rsidR="00ED72CD" w:rsidRPr="00ED72CD" w:rsidRDefault="00ED72CD" w:rsidP="00ED72CD">
      <w:pPr>
        <w:pStyle w:val="Code"/>
        <w:rPr>
          <w:highlight w:val="white"/>
        </w:rPr>
      </w:pPr>
      <w:r>
        <w:rPr>
          <w:highlight w:val="white"/>
        </w:rPr>
        <w:t xml:space="preserve">     </w:t>
      </w:r>
      <w:r w:rsidRPr="00ED72CD">
        <w:rPr>
          <w:highlight w:val="white"/>
        </w:rPr>
        <w:t xml:space="preserve"> 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3750B26D" w14:textId="77777777" w:rsidR="006C1DAB" w:rsidRPr="006C1DAB" w:rsidRDefault="006C1DAB" w:rsidP="006C1DAB">
      <w:pPr>
        <w:pStyle w:val="Code"/>
        <w:rPr>
          <w:highlight w:val="white"/>
        </w:rPr>
      </w:pPr>
      <w:r w:rsidRPr="006C1DAB">
        <w:rPr>
          <w:highlight w:val="white"/>
        </w:rPr>
        <w:t xml:space="preserve">    private IDictionary&lt;string,Type&gt; m_tagMap = new Dictionary&lt;string,Type&gt;();</w:t>
      </w:r>
    </w:p>
    <w:p w14:paraId="11094DF9" w14:textId="73CAD2F8" w:rsidR="008F5511" w:rsidRPr="008F5511" w:rsidRDefault="00A32AEB" w:rsidP="00323ED4">
      <w:pPr>
        <w:rPr>
          <w:highlight w:val="white"/>
        </w:rPr>
      </w:pPr>
      <w:r w:rsidRPr="00A32AEB">
        <w:rPr>
          <w:rStyle w:val="KeyWord0"/>
          <w:highlight w:val="white"/>
        </w:rPr>
        <w:t>CurrentTable</w:t>
      </w:r>
      <w:r>
        <w:rPr>
          <w:highlight w:val="white"/>
        </w:rPr>
        <w:t xml:space="preserve"> and </w:t>
      </w:r>
      <w:r w:rsidRPr="00A32AEB">
        <w:rPr>
          <w:rStyle w:val="KeyWord0"/>
          <w:highlight w:val="white"/>
        </w:rPr>
        <w:t>CurrentFunction</w:t>
      </w:r>
      <w:r w:rsidRPr="006C1DAB">
        <w:rPr>
          <w:highlight w:val="white"/>
        </w:rPr>
        <w:t xml:space="preserve"> </w:t>
      </w:r>
      <w:r w:rsidR="00FD4035">
        <w:rPr>
          <w:highlight w:val="white"/>
        </w:rPr>
        <w:t>hold reference</w:t>
      </w:r>
      <w:r w:rsidR="003E6819">
        <w:rPr>
          <w:highlight w:val="white"/>
        </w:rPr>
        <w:t>s</w:t>
      </w:r>
      <w:r w:rsidR="00FD4035">
        <w:rPr>
          <w:highlight w:val="white"/>
        </w:rPr>
        <w:t xml:space="preserve"> to the </w:t>
      </w:r>
      <w:r w:rsidR="0014513D">
        <w:rPr>
          <w:highlight w:val="white"/>
        </w:rPr>
        <w:t xml:space="preserve">current </w:t>
      </w:r>
      <w:r>
        <w:rPr>
          <w:highlight w:val="white"/>
        </w:rPr>
        <w:t xml:space="preserve">symbol </w:t>
      </w:r>
      <w:r w:rsidR="00FD4035">
        <w:rPr>
          <w:highlight w:val="white"/>
        </w:rPr>
        <w:t>table</w:t>
      </w:r>
      <w:r w:rsidR="00872364">
        <w:rPr>
          <w:highlight w:val="white"/>
        </w:rPr>
        <w:t xml:space="preserve"> </w:t>
      </w:r>
      <w:r>
        <w:rPr>
          <w:highlight w:val="white"/>
        </w:rPr>
        <w:t>a</w:t>
      </w:r>
      <w:r w:rsidR="00CC76F6">
        <w:rPr>
          <w:highlight w:val="white"/>
        </w:rPr>
        <w:t>nd</w:t>
      </w:r>
      <w:r>
        <w:rPr>
          <w:highlight w:val="white"/>
        </w:rPr>
        <w:t xml:space="preserve"> function </w:t>
      </w:r>
      <w:r w:rsidR="003E6819">
        <w:rPr>
          <w:highlight w:val="white"/>
        </w:rPr>
        <w:t>currently processed by the parser</w:t>
      </w:r>
      <w:r w:rsidR="00CC76F6">
        <w:rPr>
          <w:highlight w:val="white"/>
        </w:rPr>
        <w:t xml:space="preserve">. </w:t>
      </w:r>
      <w:r w:rsidR="003E6819">
        <w:rPr>
          <w:highlight w:val="white"/>
        </w:rPr>
        <w:t xml:space="preserve">We need the current </w:t>
      </w:r>
      <w:r w:rsidR="0014513D">
        <w:rPr>
          <w:highlight w:val="white"/>
        </w:rPr>
        <w:t xml:space="preserve">symbol </w:t>
      </w:r>
      <w:r w:rsidR="00323ED4">
        <w:rPr>
          <w:highlight w:val="white"/>
        </w:rPr>
        <w:t xml:space="preserve">table when adding or looking up symbols, and the current </w:t>
      </w:r>
      <w:r w:rsidR="003E6819">
        <w:rPr>
          <w:highlight w:val="white"/>
        </w:rPr>
        <w:t xml:space="preserve">function when </w:t>
      </w:r>
      <w:r w:rsidR="0014513D">
        <w:rPr>
          <w:highlight w:val="white"/>
        </w:rPr>
        <w:t xml:space="preserve">generating code for </w:t>
      </w:r>
      <w:r w:rsidR="003E6819">
        <w:rPr>
          <w:highlight w:val="white"/>
        </w:rPr>
        <w:t xml:space="preserve">calling a function or returning a value. In global scope, the </w:t>
      </w:r>
      <w:r w:rsidR="0014513D" w:rsidRPr="0014513D">
        <w:rPr>
          <w:rStyle w:val="KeyWord0"/>
          <w:highlight w:val="white"/>
        </w:rPr>
        <w:t>C</w:t>
      </w:r>
      <w:r w:rsidR="003E6819" w:rsidRPr="0014513D">
        <w:rPr>
          <w:rStyle w:val="KeyWord0"/>
          <w:highlight w:val="white"/>
        </w:rPr>
        <w:t>urrent</w:t>
      </w:r>
      <w:r w:rsidR="0014513D" w:rsidRPr="0014513D">
        <w:rPr>
          <w:rStyle w:val="KeyWord0"/>
          <w:highlight w:val="white"/>
        </w:rPr>
        <w:t>F</w:t>
      </w:r>
      <w:r w:rsidR="003E6819" w:rsidRPr="0014513D">
        <w:rPr>
          <w:rStyle w:val="KeyWord0"/>
          <w:highlight w:val="white"/>
        </w:rPr>
        <w:t>unction</w:t>
      </w:r>
      <w:r w:rsidR="003E6819">
        <w:rPr>
          <w:highlight w:val="white"/>
        </w:rPr>
        <w:t xml:space="preserve"> is null.</w:t>
      </w:r>
    </w:p>
    <w:p w14:paraId="22B4F7D2" w14:textId="77777777" w:rsidR="006C1DAB" w:rsidRPr="006C1DAB" w:rsidRDefault="006C1DAB" w:rsidP="006C1DAB">
      <w:pPr>
        <w:pStyle w:val="Code"/>
        <w:rPr>
          <w:highlight w:val="white"/>
        </w:rPr>
      </w:pPr>
      <w:r w:rsidRPr="006C1DAB">
        <w:rPr>
          <w:highlight w:val="white"/>
        </w:rPr>
        <w:t xml:space="preserve">    public static SymbolTable CurrentTable = null;</w:t>
      </w:r>
    </w:p>
    <w:p w14:paraId="1393F9E0" w14:textId="77777777" w:rsidR="006C1DAB" w:rsidRPr="006C1DAB" w:rsidRDefault="006C1DAB" w:rsidP="006C1DAB">
      <w:pPr>
        <w:pStyle w:val="Code"/>
        <w:rPr>
          <w:highlight w:val="white"/>
        </w:rPr>
      </w:pPr>
      <w:r w:rsidRPr="006C1DAB">
        <w:rPr>
          <w:highlight w:val="white"/>
        </w:rPr>
        <w:t xml:space="preserve">    public static Symbol CurrentFunction = null;</w:t>
      </w:r>
    </w:p>
    <w:p w14:paraId="3143416F" w14:textId="5FFE1D3D" w:rsidR="00872364" w:rsidRPr="008F5511" w:rsidRDefault="006F324F" w:rsidP="00323ED4">
      <w:pPr>
        <w:rPr>
          <w:highlight w:val="white"/>
        </w:rPr>
      </w:pPr>
      <w:r w:rsidRPr="006F324F">
        <w:rPr>
          <w:rStyle w:val="KeyWord0"/>
          <w:highlight w:val="white"/>
        </w:rPr>
        <w:t>S</w:t>
      </w:r>
      <w:r w:rsidR="00872364" w:rsidRPr="006F324F">
        <w:rPr>
          <w:rStyle w:val="KeyWord0"/>
          <w:highlight w:val="white"/>
        </w:rPr>
        <w:t>tatic</w:t>
      </w:r>
      <w:r w:rsidRPr="006F324F">
        <w:rPr>
          <w:rStyle w:val="KeyWord0"/>
          <w:highlight w:val="white"/>
        </w:rPr>
        <w:t>S</w:t>
      </w:r>
      <w:r w:rsidR="00872364" w:rsidRPr="006F324F">
        <w:rPr>
          <w:rStyle w:val="KeyWord0"/>
          <w:highlight w:val="white"/>
        </w:rPr>
        <w:t>et</w:t>
      </w:r>
      <w:r w:rsidR="00872364">
        <w:rPr>
          <w:highlight w:val="white"/>
        </w:rPr>
        <w:t xml:space="preserve"> holds all static symbols. </w:t>
      </w:r>
      <w:r w:rsidR="00D846BE">
        <w:rPr>
          <w:highlight w:val="white"/>
        </w:rPr>
        <w:t>S</w:t>
      </w:r>
      <w:r w:rsidR="00872364">
        <w:rPr>
          <w:highlight w:val="white"/>
        </w:rPr>
        <w:t>ymbol</w:t>
      </w:r>
      <w:r w:rsidR="00D846BE">
        <w:rPr>
          <w:highlight w:val="white"/>
        </w:rPr>
        <w:t>s</w:t>
      </w:r>
      <w:r w:rsidR="00872364">
        <w:rPr>
          <w:highlight w:val="white"/>
        </w:rPr>
        <w:t xml:space="preserve"> of static, extern, or typedef storage are not given an </w:t>
      </w:r>
      <w:proofErr w:type="gramStart"/>
      <w:r w:rsidR="00872364">
        <w:rPr>
          <w:highlight w:val="white"/>
        </w:rPr>
        <w:t>offset, since</w:t>
      </w:r>
      <w:proofErr w:type="gramEnd"/>
      <w:r w:rsidR="00872364">
        <w:rPr>
          <w:highlight w:val="white"/>
        </w:rPr>
        <w:t xml:space="preserve"> they ar</w:t>
      </w:r>
      <w:r w:rsidR="006C1DAB">
        <w:rPr>
          <w:highlight w:val="white"/>
        </w:rPr>
        <w:t>e</w:t>
      </w:r>
      <w:r w:rsidR="00872364">
        <w:rPr>
          <w:highlight w:val="white"/>
        </w:rPr>
        <w:t xml:space="preserve"> not stored at the activation record</w:t>
      </w:r>
      <w:r w:rsidR="00D846BE">
        <w:rPr>
          <w:highlight w:val="white"/>
        </w:rPr>
        <w:t xml:space="preserve"> in runtime.</w:t>
      </w:r>
    </w:p>
    <w:p w14:paraId="52A317CE" w14:textId="77777777" w:rsidR="006C1DAB" w:rsidRPr="006C1DAB" w:rsidRDefault="006C1DAB" w:rsidP="006C1DAB">
      <w:pPr>
        <w:pStyle w:val="Code"/>
        <w:rPr>
          <w:highlight w:val="white"/>
        </w:rPr>
      </w:pPr>
      <w:r w:rsidRPr="006C1DAB">
        <w:rPr>
          <w:highlight w:val="white"/>
        </w:rPr>
        <w:t xml:space="preserve">    public static ISet&lt;StaticSymbol&gt; StaticSet = new HashSet&lt;StaticSymbol&gt;();</w:t>
      </w:r>
    </w:p>
    <w:p w14:paraId="694E9C79" w14:textId="06A65EB4"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w:t>
      </w:r>
      <w:r w:rsidR="00637B04">
        <w:rPr>
          <w:highlight w:val="white"/>
        </w:rPr>
        <w:t xml:space="preserve"> (which is null in global space)</w:t>
      </w:r>
      <w:r>
        <w:rPr>
          <w:highlight w:val="white"/>
        </w:rPr>
        <w:t xml:space="preserve"> and the scope of the table.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16E7041E" w:rsidR="008F5511" w:rsidRPr="008F5511" w:rsidRDefault="00323ED4" w:rsidP="00323ED4">
      <w:pPr>
        <w:rPr>
          <w:highlight w:val="white"/>
        </w:rPr>
      </w:pPr>
      <w:r>
        <w:rPr>
          <w:highlight w:val="white"/>
        </w:rPr>
        <w:lastRenderedPageBreak/>
        <w:t>In case of global scope, we create</w:t>
      </w:r>
      <w:r w:rsidR="00B541AE">
        <w:rPr>
          <w:highlight w:val="white"/>
        </w:rPr>
        <w:t xml:space="preserve"> </w:t>
      </w:r>
      <w:r>
        <w:rPr>
          <w:highlight w:val="white"/>
        </w:rPr>
        <w:t xml:space="preserve">the static set. There is only one table of global scope and one static set </w:t>
      </w:r>
      <w:r w:rsidR="00BE6632">
        <w:rPr>
          <w:highlight w:val="white"/>
        </w:rPr>
        <w:t>in</w:t>
      </w:r>
      <w:r>
        <w:rPr>
          <w:highlight w:val="white"/>
        </w:rPr>
        <w:t xml:space="preserve">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64F7DB59" w:rsidR="00323ED4" w:rsidRPr="008F5511" w:rsidRDefault="00323ED4" w:rsidP="00323ED4">
      <w:pPr>
        <w:rPr>
          <w:highlight w:val="white"/>
        </w:rPr>
      </w:pPr>
      <w:r>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Pr>
          <w:highlight w:val="white"/>
        </w:rPr>
        <w:t xml:space="preserve">offsets </w:t>
      </w:r>
      <w:r>
        <w:rPr>
          <w:highlight w:val="white"/>
        </w:rPr>
        <w:t xml:space="preserve">following </w:t>
      </w:r>
      <w:r w:rsidR="00C04B33">
        <w:rPr>
          <w:highlight w:val="white"/>
        </w:rPr>
        <w:t>the initialization.</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11A2E3E4"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In this way</w:t>
      </w:r>
      <w:r w:rsidR="00C04B33">
        <w:rPr>
          <w:highlight w:val="white"/>
        </w:rPr>
        <w:t>, d</w:t>
      </w:r>
      <w:r w:rsidR="00DC70AB">
        <w:rPr>
          <w:highlight w:val="white"/>
        </w:rPr>
        <w:t>ifferent block</w:t>
      </w:r>
      <w:r w:rsidR="004316D8">
        <w:rPr>
          <w:highlight w:val="white"/>
        </w:rPr>
        <w:t>s</w:t>
      </w:r>
      <w:r w:rsidR="00DC70AB">
        <w:rPr>
          <w:highlight w:val="white"/>
        </w:rPr>
        <w:t xml:space="preserve">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2B8BAEF7" w14:textId="77777777" w:rsidR="00EF2F26" w:rsidRDefault="00EF2F26" w:rsidP="00323ED4">
      <w:pPr>
        <w:pStyle w:val="Code"/>
        <w:rPr>
          <w:highlight w:val="white"/>
        </w:rPr>
      </w:pPr>
    </w:p>
    <w:p w14:paraId="16BF7C80" w14:textId="13291EB5"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0EB7D420"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w:t>
      </w:r>
      <w:r w:rsidR="001876DE">
        <w:rPr>
          <w:highlight w:val="white"/>
        </w:rPr>
        <w:t xml:space="preserve">It </w:t>
      </w:r>
      <w:r w:rsidR="00F26A09">
        <w:rPr>
          <w:highlight w:val="white"/>
        </w:rPr>
        <w:t>is possible to add two symbol</w:t>
      </w:r>
      <w:r w:rsidR="00646941">
        <w:rPr>
          <w:highlight w:val="white"/>
        </w:rPr>
        <w:t>s</w:t>
      </w:r>
      <w:r w:rsidR="00F26A09">
        <w:rPr>
          <w:highlight w:val="white"/>
        </w:rPr>
        <w:t xml:space="preserve"> with the same name</w:t>
      </w:r>
      <w:r w:rsidR="001876DE">
        <w:rPr>
          <w:highlight w:val="white"/>
        </w:rPr>
        <w:t xml:space="preserve"> if </w:t>
      </w:r>
      <w:r w:rsidR="000C5DFA">
        <w:rPr>
          <w:highlight w:val="white"/>
        </w:rPr>
        <w:t xml:space="preserve">they have equal types and </w:t>
      </w:r>
      <w:r w:rsidR="007E4B0B">
        <w:rPr>
          <w:highlight w:val="white"/>
        </w:rPr>
        <w:t>at least one them holds extern storage</w:t>
      </w:r>
      <w:r w:rsidR="000C5DFA">
        <w:rPr>
          <w:highlight w:val="white"/>
        </w:rPr>
        <w:t>.</w:t>
      </w:r>
    </w:p>
    <w:p w14:paraId="21CD9ED1" w14:textId="77777777" w:rsidR="00A63536" w:rsidRDefault="00A63536" w:rsidP="00A63536">
      <w:r>
        <w:t xml:space="preserve">When adding a symbol with a name we </w:t>
      </w:r>
      <w:proofErr w:type="gramStart"/>
      <w:r>
        <w:t>have to</w:t>
      </w:r>
      <w:proofErr w:type="gramEnd"/>
      <w:r>
        <w:t xml:space="preserve"> check a few things:</w:t>
      </w:r>
    </w:p>
    <w:p w14:paraId="68526DCC" w14:textId="77777777" w:rsidR="00A63536" w:rsidRDefault="00A63536" w:rsidP="00A63536">
      <w:pPr>
        <w:pStyle w:val="Liststycke"/>
        <w:numPr>
          <w:ilvl w:val="0"/>
          <w:numId w:val="144"/>
        </w:numPr>
        <w:spacing w:line="256" w:lineRule="auto"/>
      </w:pPr>
      <w:r>
        <w:t xml:space="preserve">If the symbol is </w:t>
      </w:r>
      <w:proofErr w:type="gramStart"/>
      <w:r>
        <w:t>extern</w:t>
      </w:r>
      <w:proofErr w:type="gramEnd"/>
      <w:r>
        <w:t xml:space="preserve"> it cannot be initialized (its value is not-null).</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lastRenderedPageBreak/>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7C171B94" w14:textId="384D3D41" w:rsidR="007B1A0F" w:rsidRDefault="007B1A0F" w:rsidP="0087789B">
      <w:pPr>
        <w:rPr>
          <w:highlight w:val="white"/>
        </w:rPr>
      </w:pPr>
      <w:r>
        <w:t>We look up the entry list, and if we find another symbol with the same name, we check whether at least one of the symbols is extern and they have equals types.</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3196CB4E" w:rsidR="008F5511" w:rsidRPr="008F5511" w:rsidRDefault="00B32EDD" w:rsidP="00B32EDD">
      <w:pPr>
        <w:rPr>
          <w:highlight w:val="white"/>
        </w:rPr>
      </w:pPr>
      <w:r>
        <w:rPr>
          <w:highlight w:val="white"/>
        </w:rPr>
        <w:t xml:space="preserve">Either way, we </w:t>
      </w:r>
      <w:r w:rsidR="005E5F8C">
        <w:rPr>
          <w:highlight w:val="white"/>
        </w:rPr>
        <w:t>save the new symbol in the entry map, and overwrite the potential previous symbol with the same name.</w:t>
      </w: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2C0A7B83"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w:t>
      </w:r>
      <w:r w:rsidR="008D027F">
        <w:rPr>
          <w:highlight w:val="white"/>
        </w:rPr>
        <w:t>s</w:t>
      </w:r>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5A407492"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 holds auto or register scope. </w:t>
      </w:r>
      <w:r w:rsidR="00E50109">
        <w:rPr>
          <w:highlight w:val="white"/>
        </w:rPr>
        <w:t xml:space="preserve">An item is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1EDBB520"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w:t>
      </w:r>
      <w:r w:rsidR="00356AAF">
        <w:rPr>
          <w:highlight w:val="white"/>
        </w:rPr>
        <w:t xml:space="preserve"> </w:t>
      </w:r>
      <w:r>
        <w:rPr>
          <w:highlight w:val="white"/>
        </w:rPr>
        <w:t xml:space="preserve">when an enumeration constant item has </w:t>
      </w:r>
      <w:r w:rsidR="00AC751E">
        <w:rPr>
          <w:highlight w:val="white"/>
        </w:rPr>
        <w:t>finally</w:t>
      </w:r>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0E4384FC"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w:t>
      </w:r>
      <w:r w:rsidR="00C059AB">
        <w:rPr>
          <w:highlight w:val="white"/>
        </w:rPr>
        <w:t xml:space="preserve">and </w:t>
      </w:r>
      <w:r>
        <w:rPr>
          <w:highlight w:val="white"/>
        </w:rPr>
        <w:t xml:space="preserve">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w:t>
      </w:r>
      <w:r w:rsidR="00C059AB">
        <w:rPr>
          <w:highlight w:val="white"/>
        </w:rPr>
        <w:t xml:space="preserve">no symbol with the given name is </w:t>
      </w:r>
      <w:r w:rsidR="00BD7A51">
        <w:rPr>
          <w:highlight w:val="white"/>
        </w:rPr>
        <w:t xml:space="preserve">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lastRenderedPageBreak/>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091212E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6B7145">
        <w:rPr>
          <w:highlight w:val="white"/>
        </w:rPr>
        <w:t xml:space="preserve"> or</w:t>
      </w:r>
      <w:r w:rsidR="00805899">
        <w:rPr>
          <w:highlight w:val="white"/>
        </w:rPr>
        <w:t xml:space="preserve"> </w:t>
      </w:r>
      <w:r>
        <w:rPr>
          <w:highlight w:val="white"/>
        </w:rPr>
        <w:t>union</w:t>
      </w:r>
      <w:r w:rsidR="00805899">
        <w:rPr>
          <w:highlight w:val="white"/>
        </w:rPr>
        <w:t xml:space="preserve"> tag</w:t>
      </w:r>
      <w:r>
        <w:rPr>
          <w:highlight w:val="white"/>
        </w:rPr>
        <w:t xml:space="preserve"> to the current symbol table.</w:t>
      </w:r>
      <w:r w:rsidR="00DA68CB">
        <w:rPr>
          <w:highlight w:val="white"/>
        </w:rPr>
        <w:t xml:space="preserve"> It is possible to add a new tag</w:t>
      </w:r>
      <w:r w:rsidR="009929D4">
        <w:rPr>
          <w:highlight w:val="white"/>
        </w:rPr>
        <w:t xml:space="preserve"> </w:t>
      </w:r>
      <w:r w:rsidR="00DA68CB">
        <w:rPr>
          <w:highlight w:val="white"/>
        </w:rPr>
        <w:t xml:space="preserve">with an already </w:t>
      </w:r>
      <w:r w:rsidR="009929D4">
        <w:rPr>
          <w:highlight w:val="white"/>
        </w:rPr>
        <w:t>taken</w:t>
      </w:r>
      <w:r w:rsidR="00DA68CB">
        <w:rPr>
          <w:highlight w:val="white"/>
        </w:rPr>
        <w:t xml:space="preserve"> name. However, in that case, the old and the new tag must have the same sort (they must </w:t>
      </w:r>
      <w:r w:rsidR="009929D4">
        <w:rPr>
          <w:highlight w:val="white"/>
        </w:rPr>
        <w:t xml:space="preserve">be </w:t>
      </w:r>
      <w:r w:rsidR="00DA68CB">
        <w:rPr>
          <w:highlight w:val="white"/>
        </w:rPr>
        <w:t>both struct</w:t>
      </w:r>
      <w:r w:rsidR="009929D4">
        <w:rPr>
          <w:highlight w:val="white"/>
        </w:rPr>
        <w:t>s</w:t>
      </w:r>
      <w:r w:rsidR="00DA68CB">
        <w:rPr>
          <w:highlight w:val="white"/>
        </w:rPr>
        <w:t xml:space="preserve"> or both union</w:t>
      </w:r>
      <w:r w:rsidR="009929D4">
        <w:rPr>
          <w:highlight w:val="white"/>
        </w:rPr>
        <w:t>s</w:t>
      </w:r>
      <w:r w:rsidR="00DA68CB">
        <w:rPr>
          <w:highlight w:val="white"/>
        </w:rPr>
        <w:t>)</w:t>
      </w:r>
      <w:r w:rsidR="004F651F">
        <w:rPr>
          <w:highlight w:val="white"/>
        </w:rPr>
        <w:t xml:space="preserve"> and the member map of at least one of them must be null.</w:t>
      </w:r>
      <w:r w:rsidR="00BF13FB">
        <w:rPr>
          <w:highlight w:val="white"/>
        </w:rPr>
        <w:t xml:space="preserve"> This order is necessary to provide linked lists in C.</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6AF08611" w:rsidR="008F5511" w:rsidRPr="008F5511" w:rsidRDefault="004F651F" w:rsidP="00CF5537">
      <w:pPr>
        <w:rPr>
          <w:highlight w:val="white"/>
        </w:rPr>
      </w:pPr>
      <w:r>
        <w:rPr>
          <w:highlight w:val="white"/>
        </w:rPr>
        <w:t xml:space="preserve">If the member map of the old tag is null, we assign </w:t>
      </w:r>
      <w:r w:rsidR="00996DF4">
        <w:rPr>
          <w:highlight w:val="white"/>
        </w:rPr>
        <w:t xml:space="preserve">it </w:t>
      </w:r>
      <w:r>
        <w:rPr>
          <w:highlight w:val="white"/>
        </w:rPr>
        <w:t xml:space="preserve">the member map of </w:t>
      </w:r>
      <w:r w:rsidR="00996DF4">
        <w:rPr>
          <w:highlight w:val="white"/>
        </w:rPr>
        <w:t>the new tag.</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28543A74" w:rsidR="00CF5537" w:rsidRPr="008F5511" w:rsidRDefault="00CF5537" w:rsidP="00CF5537">
      <w:pPr>
        <w:rPr>
          <w:highlight w:val="white"/>
        </w:rPr>
      </w:pPr>
      <w:r>
        <w:rPr>
          <w:highlight w:val="white"/>
        </w:rPr>
        <w:t>If the neither the old nor the new member is null, we report an error since it is not allowed to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1AAD77B3" w:rsidR="008F5511" w:rsidRPr="008F5511" w:rsidRDefault="00CA25D8" w:rsidP="00CA25D8">
      <w:pPr>
        <w:rPr>
          <w:highlight w:val="white"/>
        </w:rPr>
      </w:pPr>
      <w:r>
        <w:rPr>
          <w:highlight w:val="white"/>
        </w:rPr>
        <w:t xml:space="preserve">The </w:t>
      </w:r>
      <w:r w:rsidRPr="006842B2">
        <w:rPr>
          <w:rStyle w:val="KeyWord0"/>
          <w:highlight w:val="white"/>
        </w:rPr>
        <w:t>LookUp</w:t>
      </w:r>
      <w:r w:rsidR="00996DF4">
        <w:rPr>
          <w:rStyle w:val="KeyWord0"/>
          <w:highlight w:val="white"/>
        </w:rPr>
        <w:t>Tag</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lastRenderedPageBreak/>
        <w:t>The Symbol</w:t>
      </w:r>
      <w:bookmarkEnd w:id="224"/>
    </w:p>
    <w:p w14:paraId="127CE67F" w14:textId="3A88A050" w:rsidR="00AE29E2" w:rsidRDefault="00B175A2" w:rsidP="00B175A2">
      <w:r>
        <w:rPr>
          <w:highlight w:val="white"/>
        </w:rPr>
        <w:t>A symbol has extern, static, typedef, auto, or register storage.</w:t>
      </w:r>
      <w:r w:rsidR="00852E12">
        <w:rPr>
          <w:highlight w:val="white"/>
        </w:rPr>
        <w:t xml:space="preserve"> If the storage</w:t>
      </w:r>
      <w:r w:rsidR="008154C7">
        <w:rPr>
          <w:highlight w:val="white"/>
        </w:rPr>
        <w:t xml:space="preserve"> specifier is omitted</w:t>
      </w:r>
      <w:r w:rsidR="00852E12">
        <w:rPr>
          <w:highlight w:val="white"/>
        </w:rPr>
        <w:t xml:space="preserve"> stated, </w:t>
      </w:r>
      <w:r w:rsidR="00570E60">
        <w:rPr>
          <w:highlight w:val="white"/>
        </w:rPr>
        <w:t>a variable</w:t>
      </w:r>
      <w:r w:rsidR="00852E12">
        <w:rPr>
          <w:highlight w:val="white"/>
        </w:rPr>
        <w:t xml:space="preserve"> becomes static in global scope and auto in a function</w:t>
      </w:r>
      <w:r w:rsidR="00570E60">
        <w:rPr>
          <w:highlight w:val="white"/>
        </w:rPr>
        <w:t xml:space="preserve"> while a </w:t>
      </w:r>
      <w:r w:rsidR="0077469C">
        <w:t>function becomes extern</w:t>
      </w:r>
      <w:r w:rsidR="008C7EFF">
        <w:t>, unless it has a body in which case is becomes static</w:t>
      </w:r>
      <w:r w:rsidR="008154C7">
        <w:t>.</w:t>
      </w:r>
      <w:r w:rsidR="00AE29E2">
        <w:t xml:space="preserve"> </w:t>
      </w:r>
      <w:ins w:id="225" w:author="Stefan Bjornander" w:date="2015-04-25T18:28:00Z">
        <w:r w:rsidR="008154C7">
          <w:t>T</w:t>
        </w:r>
      </w:ins>
      <w:ins w:id="226" w:author="Stefan Bjornander" w:date="2015-04-25T16:11:00Z">
        <w:r w:rsidR="008154C7">
          <w:t xml:space="preserve">he </w:t>
        </w:r>
      </w:ins>
      <w:r w:rsidR="00FB1C41">
        <w:t>r</w:t>
      </w:r>
      <w:ins w:id="227" w:author="Stefan Bjornander" w:date="2015-04-25T16:11:00Z">
        <w:r w:rsidR="008154C7">
          <w:t>egister storage has been included for the sake of completeness</w:t>
        </w:r>
      </w:ins>
      <w:r w:rsidR="00FB1C41">
        <w:t>. T</w:t>
      </w:r>
      <w:ins w:id="22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29" w:author="Stefan Bjornander" w:date="2015-04-25T18:27:00Z">
        <w:r>
          <w:t xml:space="preserve">If the storage specifier is omitted a global variable is regarded as static and a local variable is </w:t>
        </w:r>
      </w:ins>
      <w:ins w:id="230" w:author="Stefan Bjornander" w:date="2015-04-25T18:28:00Z">
        <w:r>
          <w:t>regarded as auto.</w:t>
        </w:r>
      </w:ins>
      <w:r>
        <w:t xml:space="preserve"> In this book, t</w:t>
      </w:r>
      <w:ins w:id="231" w:author="Stefan Bjornander" w:date="2015-04-25T16:11:00Z">
        <w:r>
          <w:t xml:space="preserve">he </w:t>
        </w:r>
      </w:ins>
      <w:r>
        <w:t>only difference between an auto or register symbol is that the address operator cannot be applied to a register symbol.</w:t>
      </w:r>
    </w:p>
    <w:p w14:paraId="2A27C4A0" w14:textId="7045EE8C"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D46DBD">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232" w:author="Stefan Bjornander" w:date="2015-04-25T10:11:00Z">
            <w:rPr>
              <w:rStyle w:val="CodeInText"/>
              <w:i w:val="0"/>
            </w:rPr>
          </w:rPrChange>
        </w:rPr>
        <w:t>typedef</w:t>
      </w:r>
      <w:r>
        <w:t>, in the table.</w:t>
      </w:r>
      <w:ins w:id="233" w:author="Stefan Bjornander" w:date="2015-04-25T10:11:00Z">
        <w:r>
          <w:t xml:space="preserve"> In some compiler technique </w:t>
        </w:r>
      </w:ins>
      <w:r w:rsidR="00440B10">
        <w:t>textbooks,</w:t>
      </w:r>
      <w:ins w:id="234" w:author="Stefan Bjornander" w:date="2015-04-25T10:11:00Z">
        <w:r>
          <w:t xml:space="preserve"> the table is called</w:t>
        </w:r>
      </w:ins>
      <w:ins w:id="235" w:author="Stefan Bjornander" w:date="2015-04-25T10:14:00Z">
        <w:r>
          <w:t xml:space="preserve"> the </w:t>
        </w:r>
        <w:r>
          <w:rPr>
            <w:rStyle w:val="CodeInText"/>
            <w:rPrChange w:id="23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lastRenderedPageBreak/>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2E04DBDB" w:rsidR="004D4A36" w:rsidRDefault="00CB5205" w:rsidP="00CB5205">
      <w:pPr>
        <w:rPr>
          <w:rStyle w:val="CodeInText"/>
          <w:i w:val="0"/>
          <w:iCs/>
        </w:rPr>
      </w:pPr>
      <w:r w:rsidRPr="00CB5205">
        <w:rPr>
          <w:rStyle w:val="CodeInText"/>
          <w:i w:val="0"/>
          <w:iCs/>
        </w:rPr>
        <w:t>A symbol</w:t>
      </w:r>
      <w:r>
        <w:rPr>
          <w:rStyle w:val="CodeInText"/>
          <w:i w:val="0"/>
          <w:iCs/>
        </w:rPr>
        <w:t xml:space="preserve"> </w:t>
      </w:r>
      <w:proofErr w:type="gramStart"/>
      <w:r w:rsidRPr="00CB5205">
        <w:rPr>
          <w:rStyle w:val="CodeInText"/>
          <w:i w:val="0"/>
          <w:iCs/>
        </w:rPr>
        <w:t xml:space="preserve">actually </w:t>
      </w:r>
      <w:r w:rsidR="008C7EFF">
        <w:rPr>
          <w:rStyle w:val="CodeInText"/>
          <w:i w:val="0"/>
          <w:iCs/>
        </w:rPr>
        <w:t>has</w:t>
      </w:r>
      <w:proofErr w:type="gramEnd"/>
      <w:r w:rsidR="008C7EFF">
        <w:rPr>
          <w:rStyle w:val="CodeInText"/>
          <w:i w:val="0"/>
          <w:iCs/>
        </w:rPr>
        <w:t xml:space="preserve"> </w:t>
      </w:r>
      <w:r w:rsidRPr="00CB5205">
        <w:rPr>
          <w:rStyle w:val="CodeInText"/>
          <w:i w:val="0"/>
          <w:iCs/>
        </w:rPr>
        <w:t>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xml:space="preserve">. </w:t>
      </w:r>
      <w:r w:rsidR="00251756">
        <w:rPr>
          <w:rStyle w:val="CodeInText"/>
          <w:i w:val="0"/>
          <w:iCs/>
        </w:rPr>
        <w:t xml:space="preserve">For </w:t>
      </w:r>
      <w:r w:rsidR="00251756" w:rsidRPr="00CB5205">
        <w:rPr>
          <w:rStyle w:val="CodeInText"/>
          <w:i w:val="0"/>
          <w:iCs/>
        </w:rPr>
        <w:t>symbols with external linkage</w:t>
      </w:r>
      <w:r w:rsidR="00251756">
        <w:rPr>
          <w:rStyle w:val="CodeInText"/>
          <w:i w:val="0"/>
          <w:iCs/>
        </w:rPr>
        <w:t>, t</w:t>
      </w:r>
      <w:r>
        <w:rPr>
          <w:rStyle w:val="CodeInText"/>
          <w:i w:val="0"/>
          <w:iCs/>
        </w:rPr>
        <w:t xml:space="preserve">he </w:t>
      </w:r>
      <w:r w:rsidR="00251756">
        <w:rPr>
          <w:rStyle w:val="CodeInText"/>
          <w:i w:val="0"/>
          <w:iCs/>
        </w:rPr>
        <w:t xml:space="preserve">regular and unique </w:t>
      </w:r>
      <w:r>
        <w:rPr>
          <w:rStyle w:val="CodeInText"/>
          <w:i w:val="0"/>
          <w:iCs/>
        </w:rPr>
        <w:t xml:space="preserve">names are the same.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 xml:space="preserve">in any </w:t>
      </w:r>
      <w:r w:rsidR="00D4302B">
        <w:rPr>
          <w:rStyle w:val="CodeInText"/>
          <w:i w:val="0"/>
          <w:iCs/>
        </w:rPr>
        <w:t xml:space="preserve">file </w:t>
      </w:r>
      <w:r w:rsidR="004D4A36">
        <w:rPr>
          <w:rStyle w:val="CodeInText"/>
          <w:i w:val="0"/>
          <w:iCs/>
        </w:rPr>
        <w:t>shall have the same name.</w:t>
      </w:r>
      <w:r w:rsidR="006F6174">
        <w:rPr>
          <w:rStyle w:val="CodeInText"/>
          <w:i w:val="0"/>
          <w:iCs/>
        </w:rPr>
        <w:t xml:space="preserve"> For instance, two static symbols in two different functions, or two global symbols in two different files</w:t>
      </w:r>
      <w:r w:rsidR="00D4302B">
        <w:rPr>
          <w:rStyle w:val="CodeInText"/>
          <w:i w:val="0"/>
          <w:iCs/>
        </w:rPr>
        <w:t>, shall have different unique names.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1C7ADDB9"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735B47">
        <w:rPr>
          <w:highlight w:val="white"/>
        </w:rPr>
        <w:t>.</w:t>
      </w:r>
    </w:p>
    <w:p w14:paraId="2F7A53E7" w14:textId="4B467075" w:rsidR="000C3B21" w:rsidRDefault="000C3B21" w:rsidP="000C3B21">
      <w:pPr>
        <w:pStyle w:val="Code"/>
        <w:rPr>
          <w:highlight w:val="white"/>
        </w:rPr>
      </w:pPr>
      <w:r w:rsidRPr="00013F62">
        <w:rPr>
          <w:highlight w:val="white"/>
        </w:rPr>
        <w:t xml:space="preserve">    private bool</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BB59F24" w:rsidR="009F7A62" w:rsidRDefault="009F7A62" w:rsidP="00013F62">
      <w:pPr>
        <w:pStyle w:val="Code"/>
        <w:rPr>
          <w:highlight w:val="white"/>
        </w:rPr>
      </w:pPr>
      <w:r w:rsidRPr="00013F62">
        <w:rPr>
          <w:highlight w:val="white"/>
        </w:rPr>
        <w:t xml:space="preserve">    private int </w:t>
      </w:r>
      <w:r w:rsidR="00F26000">
        <w:rPr>
          <w:highlight w:val="white"/>
        </w:rPr>
        <w:t>m_offset</w:t>
      </w:r>
      <w:r w:rsidRPr="00013F62">
        <w:rPr>
          <w:highlight w:val="white"/>
        </w:rPr>
        <w:t>;</w:t>
      </w:r>
    </w:p>
    <w:p w14:paraId="4FC8EEFE" w14:textId="2BD95E25" w:rsidR="00A212DC" w:rsidRPr="00013F62" w:rsidRDefault="00130E8E" w:rsidP="00130E8E">
      <w:pPr>
        <w:rPr>
          <w:highlight w:val="white"/>
        </w:rPr>
      </w:pPr>
      <w:r>
        <w:rPr>
          <w:highlight w:val="white"/>
        </w:rPr>
        <w:t xml:space="preserve">When dereferencing a symbol with the </w:t>
      </w:r>
      <w:r w:rsidR="005D4CA1">
        <w:rPr>
          <w:highlight w:val="white"/>
        </w:rPr>
        <w:t>dereference</w:t>
      </w:r>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lastRenderedPageBreak/>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332DF6E3" w:rsidR="009F7A62" w:rsidRDefault="009F7A62" w:rsidP="00013F62">
      <w:pPr>
        <w:pStyle w:val="Code"/>
        <w:rPr>
          <w:highlight w:val="white"/>
        </w:rPr>
      </w:pPr>
      <w:r w:rsidRPr="00013F62">
        <w:rPr>
          <w:highlight w:val="white"/>
        </w:rPr>
        <w:t xml:space="preserve">      m_storage = storage;</w:t>
      </w:r>
    </w:p>
    <w:p w14:paraId="4DED7826" w14:textId="24FE4DD2"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0DFA773E" w14:textId="77777777" w:rsidR="00C47AB7" w:rsidRPr="00C47AB7" w:rsidRDefault="00C47AB7" w:rsidP="00C47AB7">
      <w:pPr>
        <w:pStyle w:val="Code"/>
        <w:rPr>
          <w:highlight w:val="white"/>
        </w:rPr>
      </w:pPr>
      <w:r w:rsidRPr="00C47AB7">
        <w:rPr>
          <w:highlight w:val="white"/>
        </w:rPr>
        <w:t xml:space="preserve">        m_uniqueName = m_name;</w:t>
      </w:r>
    </w:p>
    <w:p w14:paraId="6FEDB533" w14:textId="3398C5BF"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6E148940"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17EA5AF7" w14:textId="4A914EEB" w:rsidR="009F7A62" w:rsidRPr="00013F62" w:rsidRDefault="000F4BC8" w:rsidP="000F4BC8">
      <w:pPr>
        <w:rPr>
          <w:highlight w:val="white"/>
        </w:rPr>
      </w:pPr>
      <w:r>
        <w:rPr>
          <w:highlight w:val="white"/>
        </w:rPr>
        <w:t>In many expressions, the resulting value is a temporary symbol.</w:t>
      </w:r>
      <w:r w:rsidR="00C40A3C">
        <w:rPr>
          <w:highlight w:val="white"/>
        </w:rPr>
        <w:t xml:space="preserve"> In case of a dereference, arrow, dot, or index expression, the resulting symbol may be assignable and addressable.</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6A8022C3" w14:textId="77777777" w:rsidR="00D46DBD" w:rsidRDefault="009F7A62" w:rsidP="00013F62">
      <w:pPr>
        <w:pStyle w:val="Code"/>
        <w:rPr>
          <w:highlight w:val="white"/>
        </w:rPr>
      </w:pPr>
      <w:r w:rsidRPr="00013F62">
        <w:rPr>
          <w:highlight w:val="white"/>
        </w:rPr>
        <w:t xml:space="preserve">      m_falseSet = (falseSet != null) ? falseSet</w:t>
      </w:r>
    </w:p>
    <w:p w14:paraId="7975269F" w14:textId="5A8C7333" w:rsidR="009F7A62" w:rsidRPr="00013F62" w:rsidRDefault="00D46DBD" w:rsidP="00013F62">
      <w:pPr>
        <w:pStyle w:val="Code"/>
        <w:rPr>
          <w:highlight w:val="white"/>
        </w:rPr>
      </w:pPr>
      <w:r>
        <w:rPr>
          <w:highlight w:val="white"/>
        </w:rPr>
        <w:t xml:space="preserve">                                      </w:t>
      </w:r>
      <w:r w:rsidR="009F7A62" w:rsidRPr="00013F62">
        <w:rPr>
          <w:highlight w:val="white"/>
        </w:rPr>
        <w:t>: (new HashSet&lt;MiddleCode&gt;());</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lastRenderedPageBreak/>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1AA0587C" w:rsidR="009F7A62" w:rsidRPr="009F7A62" w:rsidRDefault="009F7A62" w:rsidP="009F7A62">
      <w:pPr>
        <w:pStyle w:val="Code"/>
        <w:rPr>
          <w:highlight w:val="white"/>
        </w:rPr>
      </w:pPr>
      <w:r w:rsidRPr="009F7A62">
        <w:rPr>
          <w:highlight w:val="white"/>
        </w:rPr>
        <w:t xml:space="preserve">      get { return </w:t>
      </w:r>
      <w:r w:rsidR="00F26000">
        <w:rPr>
          <w:highlight w:val="white"/>
        </w:rPr>
        <w:t>m_offset</w:t>
      </w:r>
      <w:r w:rsidRPr="009F7A62">
        <w:rPr>
          <w:highlight w:val="white"/>
        </w:rPr>
        <w:t>; }</w:t>
      </w:r>
    </w:p>
    <w:p w14:paraId="0227A514" w14:textId="0A5EAE1D" w:rsidR="009F7A62" w:rsidRPr="009F7A62" w:rsidRDefault="009F7A62" w:rsidP="009F7A62">
      <w:pPr>
        <w:pStyle w:val="Code"/>
        <w:rPr>
          <w:highlight w:val="white"/>
        </w:rPr>
      </w:pPr>
      <w:r w:rsidRPr="009F7A62">
        <w:rPr>
          <w:highlight w:val="white"/>
        </w:rPr>
        <w:t xml:space="preserve">      set { </w:t>
      </w:r>
      <w:r w:rsidR="00F26000">
        <w:rPr>
          <w:highlight w:val="white"/>
        </w:rPr>
        <w:t>m_offset</w:t>
      </w:r>
      <w:r w:rsidRPr="009F7A62">
        <w:rPr>
          <w:highlight w:val="white"/>
        </w:rPr>
        <w:t xml:space="preserve">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36574280" w:rsidR="009F7A62" w:rsidRPr="009F7A62" w:rsidRDefault="009F7A62" w:rsidP="009F7A62">
      <w:pPr>
        <w:pStyle w:val="Code"/>
        <w:rPr>
          <w:highlight w:val="white"/>
        </w:rPr>
      </w:pPr>
      <w:r w:rsidRPr="009F7A62">
        <w:rPr>
          <w:highlight w:val="white"/>
        </w:rPr>
        <w:t xml:space="preserve">    public bool Parameter {</w:t>
      </w:r>
    </w:p>
    <w:p w14:paraId="6DC884E8" w14:textId="673E9E20" w:rsidR="009F7A62" w:rsidRPr="009F7A62" w:rsidRDefault="009F7A62" w:rsidP="009F7A62">
      <w:pPr>
        <w:pStyle w:val="Code"/>
        <w:rPr>
          <w:highlight w:val="white"/>
        </w:rPr>
      </w:pPr>
      <w:r w:rsidRPr="009F7A62">
        <w:rPr>
          <w:highlight w:val="white"/>
        </w:rPr>
        <w:t xml:space="preserve">      </w:t>
      </w:r>
      <w:r w:rsidR="00645815">
        <w:rPr>
          <w:highlight w:val="white"/>
        </w:rPr>
        <w:t xml:space="preserve">get { </w:t>
      </w:r>
      <w:r w:rsidRPr="009F7A62">
        <w:rPr>
          <w:highlight w:val="white"/>
        </w:rPr>
        <w:t>return m_parameter;</w:t>
      </w:r>
      <w:r w:rsidR="00645815">
        <w:rPr>
          <w:highlight w:val="white"/>
        </w:rPr>
        <w:t xml:space="preserve"> }</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lastRenderedPageBreak/>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1254D601" w14:textId="2686962B" w:rsidR="00C50D3D" w:rsidRDefault="00875BC4" w:rsidP="00875BC4">
      <w:pPr>
        <w:rPr>
          <w:highlight w:val="white"/>
        </w:rPr>
      </w:pPr>
      <w:r>
        <w:rPr>
          <w:highlight w:val="white"/>
        </w:rPr>
        <w:t>A symbol is a value if its name is not null (it may be null if it is parameter) and contains the number identifier</w:t>
      </w:r>
      <w:r w:rsidR="001F1580">
        <w:rPr>
          <w:highlight w:val="white"/>
        </w:rPr>
        <w:t>.</w:t>
      </w:r>
    </w:p>
    <w:p w14:paraId="34BE4E6B" w14:textId="49991F5C" w:rsidR="00C50D3D" w:rsidRPr="00C50D3D" w:rsidRDefault="00C50D3D" w:rsidP="00C50D3D">
      <w:pPr>
        <w:pStyle w:val="Code"/>
        <w:rPr>
          <w:highlight w:val="white"/>
        </w:rPr>
      </w:pPr>
      <w:r w:rsidRPr="00C50D3D">
        <w:rPr>
          <w:highlight w:val="white"/>
        </w:rPr>
        <w:t xml:space="preserve">    public bool IsValue() {</w:t>
      </w:r>
    </w:p>
    <w:p w14:paraId="03D32DD9" w14:textId="77777777" w:rsidR="00C50D3D" w:rsidRPr="00C50D3D" w:rsidRDefault="00C50D3D" w:rsidP="00C50D3D">
      <w:pPr>
        <w:pStyle w:val="Code"/>
        <w:rPr>
          <w:highlight w:val="white"/>
        </w:rPr>
      </w:pPr>
      <w:r w:rsidRPr="00C50D3D">
        <w:rPr>
          <w:highlight w:val="white"/>
        </w:rPr>
        <w:t xml:space="preserve">      return (m_name != null) &amp;&amp; m_name.Contains(NumberId);</w:t>
      </w:r>
    </w:p>
    <w:p w14:paraId="5792A28A" w14:textId="77777777" w:rsidR="00C50D3D" w:rsidRPr="00C50D3D" w:rsidRDefault="00C50D3D" w:rsidP="00C50D3D">
      <w:pPr>
        <w:pStyle w:val="Code"/>
        <w:rPr>
          <w:highlight w:val="white"/>
        </w:rPr>
      </w:pPr>
      <w:r w:rsidRPr="00C50D3D">
        <w:rPr>
          <w:highlight w:val="white"/>
        </w:rPr>
        <w:t xml:space="preserve">    }</w:t>
      </w:r>
    </w:p>
    <w:p w14:paraId="5FC2A051" w14:textId="00F3F320" w:rsidR="00875BC4" w:rsidRDefault="00623106" w:rsidP="00623106">
      <w:pPr>
        <w:rPr>
          <w:highlight w:val="white"/>
        </w:rPr>
      </w:pPr>
      <w:r>
        <w:rPr>
          <w:highlight w:val="white"/>
        </w:rPr>
        <w:t xml:space="preserve">A symbol </w:t>
      </w:r>
      <w:r w:rsidR="00CA76FE">
        <w:rPr>
          <w:highlight w:val="white"/>
        </w:rPr>
        <w:t>is temporary if its name is not null (it may be null if it is parameter)</w:t>
      </w:r>
      <w:r w:rsidR="00875BC4">
        <w:rPr>
          <w:highlight w:val="white"/>
        </w:rPr>
        <w:t xml:space="preserve"> and contains the temporary identifier, and its address symbol is null.</w:t>
      </w:r>
      <w:r w:rsidR="001F1580">
        <w:rPr>
          <w:highlight w:val="white"/>
        </w:rPr>
        <w:t xml:space="preserve"> Technically, it may still be a temporary symbol if its address symbol is not null. However, in that case it shall not be regarded as a temporary symbol.</w:t>
      </w:r>
    </w:p>
    <w:p w14:paraId="556419C1" w14:textId="77777777" w:rsidR="00C50D3D" w:rsidRPr="00C50D3D" w:rsidRDefault="00C50D3D" w:rsidP="00C50D3D">
      <w:pPr>
        <w:pStyle w:val="Code"/>
        <w:rPr>
          <w:highlight w:val="white"/>
        </w:rPr>
      </w:pPr>
      <w:r w:rsidRPr="00C50D3D">
        <w:rPr>
          <w:highlight w:val="white"/>
        </w:rPr>
        <w:t xml:space="preserve">    public bool IsTemporary() {</w:t>
      </w:r>
    </w:p>
    <w:p w14:paraId="7C3CD8C7" w14:textId="77777777" w:rsidR="00C50D3D" w:rsidRPr="00C50D3D" w:rsidRDefault="00C50D3D" w:rsidP="00C50D3D">
      <w:pPr>
        <w:pStyle w:val="Code"/>
        <w:rPr>
          <w:highlight w:val="white"/>
        </w:rPr>
      </w:pPr>
      <w:r w:rsidRPr="00C50D3D">
        <w:rPr>
          <w:highlight w:val="white"/>
        </w:rPr>
        <w:t xml:space="preserve">      return (m_name != null) &amp;&amp; m_name.Contains(TemporaryId) &amp;&amp;</w:t>
      </w:r>
    </w:p>
    <w:p w14:paraId="45553810" w14:textId="77777777" w:rsidR="00C50D3D" w:rsidRPr="00C50D3D" w:rsidRDefault="00C50D3D" w:rsidP="00C50D3D">
      <w:pPr>
        <w:pStyle w:val="Code"/>
        <w:rPr>
          <w:highlight w:val="white"/>
        </w:rPr>
      </w:pPr>
      <w:r w:rsidRPr="00C50D3D">
        <w:rPr>
          <w:highlight w:val="white"/>
        </w:rPr>
        <w:t xml:space="preserve">             (m_addressSymbol == null);             </w:t>
      </w:r>
    </w:p>
    <w:p w14:paraId="71549BB2" w14:textId="77777777" w:rsidR="00C50D3D" w:rsidRPr="00C50D3D" w:rsidRDefault="00C50D3D" w:rsidP="00C50D3D">
      <w:pPr>
        <w:pStyle w:val="Code"/>
        <w:rPr>
          <w:highlight w:val="white"/>
        </w:rPr>
      </w:pPr>
      <w:r w:rsidRPr="00C50D3D">
        <w:rPr>
          <w:highlight w:val="white"/>
        </w:rPr>
        <w:t xml:space="preserve">    }</w:t>
      </w:r>
    </w:p>
    <w:p w14:paraId="55E5EC5B" w14:textId="34A5B804" w:rsidR="00C50D3D" w:rsidRPr="00C50D3D" w:rsidRDefault="00C50D3D" w:rsidP="00C50D3D">
      <w:pPr>
        <w:rPr>
          <w:highlight w:val="white"/>
        </w:rPr>
      </w:pPr>
      <w:r>
        <w:rPr>
          <w:highlight w:val="white"/>
        </w:rPr>
        <w:t xml:space="preserve">The symbol is assignable if </w:t>
      </w:r>
      <w:r w:rsidR="006476B0">
        <w:rPr>
          <w:highlight w:val="white"/>
        </w:rPr>
        <w:t xml:space="preserve">it is not a value, </w:t>
      </w:r>
      <w:r>
        <w:rPr>
          <w:highlight w:val="white"/>
        </w:rPr>
        <w:t>its type not recursively constant</w:t>
      </w:r>
      <w:r w:rsidR="00CA76FE">
        <w:rPr>
          <w:highlight w:val="white"/>
        </w:rPr>
        <w:t>,</w:t>
      </w:r>
      <w:r>
        <w:rPr>
          <w:highlight w:val="white"/>
        </w:rPr>
        <w:t xml:space="preserve"> and is not an array</w:t>
      </w:r>
      <w:r w:rsidR="006476B0">
        <w:rPr>
          <w:highlight w:val="white"/>
        </w:rPr>
        <w:t xml:space="preserve">, </w:t>
      </w:r>
      <w:r>
        <w:rPr>
          <w:highlight w:val="white"/>
        </w:rPr>
        <w:t>function</w:t>
      </w:r>
      <w:r w:rsidR="006476B0">
        <w:rPr>
          <w:highlight w:val="white"/>
        </w:rPr>
        <w:t>, or string</w:t>
      </w:r>
      <w:r>
        <w:rPr>
          <w:highlight w:val="white"/>
        </w:rPr>
        <w:t xml:space="preserve">. A type is recursively constant if it is constant or, in case of a struct or union, any of its members is </w:t>
      </w:r>
      <w:r w:rsidR="006476B0">
        <w:rPr>
          <w:highlight w:val="white"/>
        </w:rPr>
        <w:t xml:space="preserve">recursively </w:t>
      </w:r>
      <w:r>
        <w:rPr>
          <w:highlight w:val="white"/>
        </w:rPr>
        <w:t>constant.</w:t>
      </w:r>
    </w:p>
    <w:p w14:paraId="70A94017" w14:textId="77777777" w:rsidR="00C50D3D" w:rsidRPr="00C50D3D" w:rsidRDefault="00C50D3D" w:rsidP="00C50D3D">
      <w:pPr>
        <w:pStyle w:val="Code"/>
        <w:rPr>
          <w:highlight w:val="white"/>
        </w:rPr>
      </w:pPr>
      <w:r w:rsidRPr="00C50D3D">
        <w:rPr>
          <w:highlight w:val="white"/>
        </w:rPr>
        <w:t xml:space="preserve">    public bool IsAssignable() {</w:t>
      </w:r>
    </w:p>
    <w:p w14:paraId="280C94D0" w14:textId="77777777" w:rsidR="00C50D3D" w:rsidRPr="00C50D3D" w:rsidRDefault="00C50D3D" w:rsidP="00C50D3D">
      <w:pPr>
        <w:pStyle w:val="Code"/>
        <w:rPr>
          <w:highlight w:val="white"/>
        </w:rPr>
      </w:pPr>
      <w:r w:rsidRPr="00C50D3D">
        <w:rPr>
          <w:highlight w:val="white"/>
        </w:rPr>
        <w:t xml:space="preserve">      return !IsValue() &amp;&amp; !m_type.IsConstantRecursive() &amp;&amp;</w:t>
      </w:r>
    </w:p>
    <w:p w14:paraId="05B5BD1E" w14:textId="77777777" w:rsidR="00C50D3D" w:rsidRPr="00C50D3D" w:rsidRDefault="00C50D3D" w:rsidP="00C50D3D">
      <w:pPr>
        <w:pStyle w:val="Code"/>
        <w:rPr>
          <w:highlight w:val="white"/>
        </w:rPr>
      </w:pPr>
      <w:r w:rsidRPr="00C50D3D">
        <w:rPr>
          <w:highlight w:val="white"/>
        </w:rPr>
        <w:t xml:space="preserve">             !m_type.IsArrayFunctionOrString();</w:t>
      </w:r>
    </w:p>
    <w:p w14:paraId="2824DB4D" w14:textId="77777777" w:rsidR="00C50D3D" w:rsidRPr="00C50D3D" w:rsidRDefault="00C50D3D" w:rsidP="00C50D3D">
      <w:pPr>
        <w:pStyle w:val="Code"/>
        <w:rPr>
          <w:highlight w:val="white"/>
        </w:rPr>
      </w:pPr>
      <w:r w:rsidRPr="00C50D3D">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16D4C621" w14:textId="77777777" w:rsidR="00D46DBD" w:rsidRDefault="009F7A62" w:rsidP="009F7A62">
      <w:pPr>
        <w:pStyle w:val="Code"/>
        <w:rPr>
          <w:highlight w:val="white"/>
        </w:rPr>
      </w:pPr>
      <w:r w:rsidRPr="009F7A62">
        <w:rPr>
          <w:highlight w:val="white"/>
        </w:rPr>
        <w:t xml:space="preserve">      return (index != -1) ? name.Substring(index + 1).Replace("#", "")</w:t>
      </w:r>
    </w:p>
    <w:p w14:paraId="6C32054B" w14:textId="5FF3A32B" w:rsidR="009F7A62" w:rsidRPr="009F7A62" w:rsidRDefault="00D46DBD" w:rsidP="009F7A62">
      <w:pPr>
        <w:pStyle w:val="Code"/>
        <w:rPr>
          <w:highlight w:val="white"/>
        </w:rPr>
      </w:pPr>
      <w:r>
        <w:rPr>
          <w:highlight w:val="white"/>
        </w:rPr>
        <w:t xml:space="preserve">                          </w:t>
      </w:r>
      <w:r w:rsidR="009F7A62" w:rsidRPr="009F7A62">
        <w:rPr>
          <w:highlight w:val="white"/>
        </w:rPr>
        <w:t xml:space="preserve">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37" w:name="_Toc49764381"/>
      <w:r>
        <w:lastRenderedPageBreak/>
        <w:t>The Type System</w:t>
      </w:r>
      <w:bookmarkEnd w:id="237"/>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238" w:author="Stefan Bjornander" w:date="2015-04-25T10:17:00Z">
          <w:pPr>
            <w:pStyle w:val="Rubrik2"/>
          </w:pPr>
        </w:pPrChange>
      </w:pPr>
      <w:ins w:id="239" w:author="Stefan Bjornander" w:date="2015-04-25T10:17:00Z">
        <w:r>
          <w:t xml:space="preserve">The </w:t>
        </w:r>
        <w:r>
          <w:rPr>
            <w:rStyle w:val="CodeInText"/>
          </w:rPr>
          <w:t>Type</w:t>
        </w:r>
        <w:r>
          <w:t xml:space="preserve"> class hold information about a type. The </w:t>
        </w:r>
      </w:ins>
      <w:ins w:id="240" w:author="Stefan Bjornander" w:date="2015-04-25T10:18:00Z">
        <w:r>
          <w:t xml:space="preserve">default </w:t>
        </w:r>
      </w:ins>
      <w:ins w:id="241" w:author="Stefan Bjornander" w:date="2015-04-25T10:17:00Z">
        <w:r>
          <w:t xml:space="preserve">constructor </w:t>
        </w:r>
      </w:ins>
      <w:ins w:id="242" w:author="Stefan Bjornander" w:date="2015-04-25T10:18:00Z">
        <w:r>
          <w:t xml:space="preserve">is </w:t>
        </w:r>
      </w:ins>
      <w:ins w:id="243" w:author="Stefan Bjornander" w:date="2015-04-25T10:17:00Z">
        <w:r>
          <w:t>private</w:t>
        </w:r>
      </w:ins>
      <w:ins w:id="244" w:author="Stefan Bjornander" w:date="2015-04-25T10:18:00Z">
        <w:r>
          <w:t>, which makes it impossible to</w:t>
        </w:r>
      </w:ins>
      <w:ins w:id="245" w:author="Stefan Bjornander" w:date="2015-04-25T10:21:00Z">
        <w:r>
          <w:t xml:space="preserve"> explicitly</w:t>
        </w:r>
      </w:ins>
      <w:ins w:id="246" w:author="Stefan Bjornander" w:date="2015-04-25T10:18:00Z">
        <w:r>
          <w:t xml:space="preserve"> </w:t>
        </w:r>
      </w:ins>
      <w:ins w:id="247" w:author="Stefan Bjornander" w:date="2015-04-25T10:21:00Z">
        <w:r>
          <w:t xml:space="preserve">create type objects. </w:t>
        </w:r>
      </w:ins>
      <w:ins w:id="248" w:author="Stefan Bjornander" w:date="2015-04-25T10:25:00Z">
        <w:r>
          <w:t>Instead</w:t>
        </w:r>
      </w:ins>
      <w:ins w:id="249" w:author="Stefan Bjornander" w:date="2015-04-25T10:21:00Z">
        <w:r>
          <w:t xml:space="preserve">, </w:t>
        </w:r>
      </w:ins>
      <w:ins w:id="250" w:author="Stefan Bjornander" w:date="2015-04-25T10:25:00Z">
        <w:r>
          <w:t xml:space="preserve">there is a series of static </w:t>
        </w:r>
      </w:ins>
      <w:r>
        <w:rPr>
          <w:rStyle w:val="CodeInText0"/>
        </w:rPr>
        <w:t>create</w:t>
      </w:r>
      <w:r>
        <w:t>-</w:t>
      </w:r>
      <w:ins w:id="251" w:author="Stefan Bjornander" w:date="2015-04-25T10:25:00Z">
        <w:r>
          <w:t xml:space="preserve">methods that create and return a </w:t>
        </w:r>
      </w:ins>
      <w:r>
        <w:t>T</w:t>
      </w:r>
      <w:ins w:id="252"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53" w:author="Stefan Bjornander" w:date="2015-04-25T10:33:00Z"/>
          <w:color w:val="auto"/>
        </w:rPr>
        <w:pPrChange w:id="254"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255" w:author="Stefan Bjornander" w:date="2015-04-25T10:40:00Z">
          <w:pPr>
            <w:pStyle w:val="Rubrik3"/>
          </w:pPr>
        </w:pPrChange>
      </w:pPr>
      <w:ins w:id="256" w:author="Stefan Bjornander" w:date="2015-04-25T10:41:00Z">
        <w:r>
          <w:t>Contrary</w:t>
        </w:r>
      </w:ins>
      <w:ins w:id="257" w:author="Stefan Bjornander" w:date="2015-04-25T10:40:00Z">
        <w:r>
          <w:t xml:space="preserve"> to some other languages, there is no logical type in C. </w:t>
        </w:r>
      </w:ins>
      <w:ins w:id="258" w:author="Stefan Bjornander" w:date="2015-04-25T10:41:00Z">
        <w:r>
          <w:t xml:space="preserve">However, as C applies </w:t>
        </w:r>
        <w:r>
          <w:rPr>
            <w:rStyle w:val="CodeInText"/>
          </w:rPr>
          <w:t>lazy evaluation</w:t>
        </w:r>
        <w:r>
          <w:t>, we need a logical type.</w:t>
        </w:r>
      </w:ins>
      <w:r>
        <w:t xml:space="preserve"> Lazy evaluation </w:t>
      </w:r>
      <w:ins w:id="259"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w:t>
      </w:r>
      <w:r>
        <w:lastRenderedPageBreak/>
        <w:t xml:space="preserve">is false the right operand shall not be evaluated. The same goes for the conditional operator, depending on whether the first expression is true or false, only the second or the third expression is evaluated. </w:t>
      </w:r>
      <w:ins w:id="260" w:author="Stefan Bjornander" w:date="2015-04-25T10:42:00Z">
        <w:r>
          <w:t>The</w:t>
        </w:r>
      </w:ins>
      <w:r>
        <w:t xml:space="preserve"> logical</w:t>
      </w:r>
      <w:ins w:id="261" w:author="Stefan Bjornander" w:date="2015-04-25T10:42:00Z">
        <w:r>
          <w:t xml:space="preserve"> type holds the </w:t>
        </w:r>
      </w:ins>
      <w:ins w:id="262" w:author="Stefan Bjornander" w:date="2015-04-25T10:43:00Z">
        <w:r>
          <w:t xml:space="preserve">two </w:t>
        </w:r>
      </w:ins>
      <w:ins w:id="263" w:author="Stefan Bjornander" w:date="2015-04-25T10:42:00Z">
        <w:r>
          <w:t xml:space="preserve">sets </w:t>
        </w:r>
        <w:proofErr w:type="spellStart"/>
        <w:r>
          <w:rPr>
            <w:rStyle w:val="CodeInText"/>
            <w:color w:val="auto"/>
            <w:rPrChange w:id="264" w:author="Stefan Bjornander" w:date="2015-04-25T10:42:00Z">
              <w:rPr>
                <w:rStyle w:val="CodeInText"/>
                <w:b w:val="0"/>
                <w:i w:val="0"/>
              </w:rPr>
            </w:rPrChange>
          </w:rPr>
          <w:t>m_trueSet</w:t>
        </w:r>
        <w:proofErr w:type="spellEnd"/>
        <w:r>
          <w:t xml:space="preserve"> and </w:t>
        </w:r>
        <w:proofErr w:type="spellStart"/>
        <w:r>
          <w:rPr>
            <w:rStyle w:val="CodeInText"/>
            <w:color w:val="auto"/>
            <w:rPrChange w:id="265" w:author="Stefan Bjornander" w:date="2015-04-25T10:42:00Z">
              <w:rPr>
                <w:rStyle w:val="CodeInText"/>
                <w:b w:val="0"/>
                <w:i w:val="0"/>
              </w:rPr>
            </w:rPrChange>
          </w:rPr>
          <w:t>m_falseSet</w:t>
        </w:r>
        <w:proofErr w:type="spellEnd"/>
        <w:r>
          <w:t xml:space="preserve">, which hold </w:t>
        </w:r>
      </w:ins>
      <w:ins w:id="266" w:author="Stefan Bjornander" w:date="2015-04-25T10:43:00Z">
        <w:r>
          <w:t>middle code address</w:t>
        </w:r>
      </w:ins>
      <w:ins w:id="267" w:author="Stefan Bjornander" w:date="2015-04-25T10:44:00Z">
        <w:r>
          <w:t>es</w:t>
        </w:r>
      </w:ins>
      <w:ins w:id="268" w:author="Stefan Bjornander" w:date="2015-04-25T10:43:00Z">
        <w:r>
          <w:t xml:space="preserve"> to jumps </w:t>
        </w:r>
      </w:ins>
      <w:r>
        <w:t>instructions that</w:t>
      </w:r>
      <w:ins w:id="269" w:author="Stefan Bjornander" w:date="2015-04-25T10:44:00Z">
        <w:r>
          <w:t xml:space="preserve"> will later be filled with the address</w:t>
        </w:r>
      </w:ins>
      <w:r>
        <w:t>es</w:t>
      </w:r>
      <w:ins w:id="270" w:author="Stefan Bjornander" w:date="2015-04-25T10:44:00Z">
        <w:r>
          <w:t xml:space="preserve"> to jump </w:t>
        </w:r>
      </w:ins>
      <w:r>
        <w:t xml:space="preserve">to </w:t>
      </w:r>
      <w:ins w:id="271"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272" w:author="Stefan Bjornander" w:date="2015-04-25T10:39:00Z">
          <w:pPr>
            <w:pStyle w:val="Rubrik3"/>
            <w:tabs>
              <w:tab w:val="num" w:pos="360"/>
            </w:tabs>
          </w:pPr>
        </w:pPrChange>
      </w:pPr>
      <w:ins w:id="273" w:author="Stefan Bjornander" w:date="2015-04-25T10:39:00Z">
        <w:r>
          <w:t>The bi</w:t>
        </w:r>
      </w:ins>
      <w:r>
        <w:t>t</w:t>
      </w:r>
      <w:ins w:id="274" w:author="Stefan Bjornander" w:date="2015-04-25T10:39:00Z">
        <w:r>
          <w:t xml:space="preserve">field type is basically an integral type, with the addition of the bitfield mask that is used </w:t>
        </w:r>
      </w:ins>
      <w:ins w:id="275" w:author="Stefan Bjornander" w:date="2015-04-25T10:40:00Z">
        <w:r>
          <w:t>when a bitfield variable is assigned a value to set the unused bits to zero.</w:t>
        </w:r>
      </w:ins>
      <w:ins w:id="276"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277" w:author="Stefan Bjornander" w:date="2015-04-25T10:59:00Z">
          <w:pPr>
            <w:pStyle w:val="Rubrik3"/>
          </w:pPr>
        </w:pPrChange>
      </w:pPr>
      <w:ins w:id="278" w:author="Stefan Bjornander" w:date="2015-04-25T11:02:00Z">
        <w:r>
          <w:t xml:space="preserve">The type pointed at is null when the type is created, it will later be set by the </w:t>
        </w:r>
      </w:ins>
      <w:r>
        <w:t>declarator</w:t>
      </w:r>
      <w:ins w:id="279" w:author="Stefan Bjornander" w:date="2015-04-25T11:02:00Z">
        <w:r>
          <w:t xml:space="preserve"> type.</w:t>
        </w:r>
      </w:ins>
      <w:ins w:id="280"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281" w:author="Stefan Bjornander" w:date="2015-04-25T11:00:00Z">
          <w:pPr>
            <w:pStyle w:val="Rubrik3"/>
          </w:pPr>
        </w:pPrChange>
      </w:pPr>
      <w:ins w:id="282" w:author="Stefan Bjornander" w:date="2015-04-25T11:00:00Z">
        <w:r>
          <w:t>The array size can be zero, when the type is created. In that case it will later be set by the length of its ini</w:t>
        </w:r>
      </w:ins>
      <w:ins w:id="283" w:author="Stefan Bjornander" w:date="2015-04-25T11:01:00Z">
        <w:r>
          <w:t xml:space="preserve">tialization </w:t>
        </w:r>
      </w:ins>
      <w:ins w:id="284"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lastRenderedPageBreak/>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285" w:author="Stefan Bjornander" w:date="2015-04-25T11:04:00Z">
          <w:pPr>
            <w:pStyle w:val="Rubrik3"/>
          </w:pPr>
        </w:pPrChange>
      </w:pPr>
      <w:ins w:id="286"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3C00C767" w:rsidR="00BE37EE" w:rsidRPr="006E1FB9" w:rsidRDefault="00BE37EE" w:rsidP="00BE37EE">
      <w:pPr>
        <w:rPr>
          <w:highlight w:val="white"/>
        </w:rPr>
      </w:pPr>
      <w:r>
        <w:rPr>
          <w:highlight w:val="white"/>
        </w:rPr>
        <w:t>Som</w:t>
      </w:r>
      <w:r w:rsidR="00E630C5">
        <w:rPr>
          <w:highlight w:val="white"/>
        </w:rPr>
        <w:t>e</w:t>
      </w:r>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lastRenderedPageBreak/>
        <w:t xml:space="preserve">      m_ellipse = false;</w:t>
      </w:r>
    </w:p>
    <w:p w14:paraId="0AA4FB56" w14:textId="1BBCDE1A"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1C9FD60D" w:rsidR="00D36967" w:rsidRDefault="00D36967">
      <w:pPr>
        <w:rPr>
          <w:color w:val="auto"/>
        </w:rPr>
        <w:pPrChange w:id="287" w:author="Stefan Bjornander" w:date="2015-04-25T10:38:00Z">
          <w:pPr>
            <w:pStyle w:val="Rubrik3"/>
          </w:pPr>
        </w:pPrChange>
      </w:pPr>
      <w:ins w:id="288" w:author="Stefan Bjornander" w:date="2015-04-25T10:38:00Z">
        <w:r>
          <w:t>The enumeration type (</w:t>
        </w:r>
        <w:proofErr w:type="spellStart"/>
        <w:r>
          <w:rPr>
            <w:rStyle w:val="CodeInText"/>
            <w:color w:val="auto"/>
            <w:rPrChange w:id="289"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290" w:author="Stefan Bjornander" w:date="2015-04-25T10:38:00Z">
        <w:r>
          <w:t xml:space="preserve"> class of Section </w:t>
        </w:r>
      </w:ins>
      <w:r>
        <w:fldChar w:fldCharType="begin"/>
      </w:r>
      <w:r>
        <w:instrText xml:space="preserve"> REF _Ref418259975 \r \h </w:instrText>
      </w:r>
      <w:r>
        <w:fldChar w:fldCharType="separate"/>
      </w:r>
      <w:r w:rsidR="00D46DBD">
        <w:t>4.2.1</w:t>
      </w:r>
      <w:r>
        <w:fldChar w:fldCharType="end"/>
      </w:r>
      <w:r>
        <w:t xml:space="preserve"> </w:t>
      </w:r>
      <w:ins w:id="291" w:author="Stefan Bjornander" w:date="2015-04-25T10:38:00Z">
        <w:r>
          <w:t xml:space="preserve">needs to know if the type is </w:t>
        </w:r>
        <w:proofErr w:type="spellStart"/>
        <w:r>
          <w:t>enum</w:t>
        </w:r>
        <w:proofErr w:type="spellEnd"/>
        <w:r>
          <w:t xml:space="preserve"> </w:t>
        </w:r>
      </w:ins>
      <w:r>
        <w:t>to</w:t>
      </w:r>
      <w:ins w:id="292" w:author="Stefan Bjornander" w:date="2015-04-25T10:38:00Z">
        <w:r>
          <w:t xml:space="preserve"> initialize its value. </w:t>
        </w:r>
      </w:ins>
      <w:r>
        <w:t>Therefore,</w:t>
      </w:r>
      <w:ins w:id="293" w:author="Stefan Bjornander" w:date="2015-04-25T10:38:00Z">
        <w:r>
          <w:t xml:space="preserve"> we add the </w:t>
        </w:r>
        <w:proofErr w:type="spellStart"/>
        <w:r>
          <w:rPr>
            <w:rStyle w:val="CodeInText"/>
            <w:color w:val="auto"/>
            <w:rPrChange w:id="294"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295"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296" w:author="Stefan Bjornander" w:date="2015-04-25T11:15:00Z"/>
        </w:rPr>
        <w:pPrChange w:id="297" w:author="Stefan Bjornander" w:date="2015-04-25T14:54:00Z">
          <w:pPr>
            <w:pStyle w:val="Rubrik3"/>
          </w:pPr>
        </w:pPrChange>
      </w:pPr>
      <w:ins w:id="298" w:author="Stefan Bjornander" w:date="2015-04-25T14:54:00Z">
        <w:r>
          <w:t xml:space="preserve">Each type has a size, even though void </w:t>
        </w:r>
      </w:ins>
      <w:ins w:id="299" w:author="Stefan Bjornander" w:date="2015-04-25T16:04:00Z">
        <w:r>
          <w:t>and</w:t>
        </w:r>
      </w:ins>
      <w:ins w:id="300" w:author="Stefan Bjornander" w:date="2015-04-25T14:54:00Z">
        <w:r>
          <w:t xml:space="preserve"> function ha</w:t>
        </w:r>
      </w:ins>
      <w:ins w:id="301" w:author="Stefan Bjornander" w:date="2015-04-25T16:04:00Z">
        <w:r>
          <w:t>ve</w:t>
        </w:r>
      </w:ins>
      <w:ins w:id="302" w:author="Stefan Bjornander" w:date="2015-04-25T14:54:00Z">
        <w:r>
          <w:t xml:space="preserve"> size zero. The size of an array is its size times the size of its type</w:t>
        </w:r>
      </w:ins>
      <w:ins w:id="303" w:author="Stefan Bjornander" w:date="2015-04-25T14:55:00Z">
        <w:r>
          <w:t xml:space="preserve">, the size of a struct is the sum of the sizes of its members, and the size of a union is the size of its </w:t>
        </w:r>
      </w:ins>
      <w:ins w:id="304" w:author="Stefan Bjornander" w:date="2015-04-25T16:04:00Z">
        <w:r>
          <w:t>largest</w:t>
        </w:r>
      </w:ins>
      <w:ins w:id="305" w:author="Stefan Bjornander" w:date="2015-04-25T14:55:00Z">
        <w:r>
          <w:t xml:space="preserve"> member. Not</w:t>
        </w:r>
      </w:ins>
      <w:ins w:id="306" w:author="Stefan Bjornander" w:date="2015-04-25T16:04:00Z">
        <w:r>
          <w:t>e</w:t>
        </w:r>
      </w:ins>
      <w:ins w:id="307"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5F438FA" w:rsidR="004409FB" w:rsidRDefault="004409FB">
      <w:pPr>
        <w:rPr>
          <w:noProof/>
        </w:rPr>
      </w:pPr>
      <w:ins w:id="308" w:author="Stefan Bjornander" w:date="2015-04-25T11:37:00Z">
        <w:r>
          <w:t xml:space="preserve">It is possible to define an array without </w:t>
        </w:r>
      </w:ins>
      <w:ins w:id="309" w:author="Stefan Bjornander" w:date="2015-04-25T11:38:00Z">
        <w:r>
          <w:rPr>
            <w:noProof/>
          </w:rPr>
          <w:t xml:space="preserve">stating its size, </w:t>
        </w:r>
      </w:ins>
      <w:ins w:id="310" w:author="Stefan Bjornander" w:date="2015-04-25T14:31:00Z">
        <w:r>
          <w:rPr>
            <w:noProof/>
          </w:rPr>
          <w:t>in which case the array is given the size zero. I</w:t>
        </w:r>
      </w:ins>
      <w:ins w:id="311" w:author="Stefan Bjornander" w:date="2015-04-25T11:38:00Z">
        <w:r>
          <w:rPr>
            <w:noProof/>
          </w:rPr>
          <w:t>n that case</w:t>
        </w:r>
      </w:ins>
      <w:ins w:id="312" w:author="Stefan Bjornander" w:date="2015-04-25T14:31:00Z">
        <w:r>
          <w:rPr>
            <w:noProof/>
          </w:rPr>
          <w:t>,</w:t>
        </w:r>
      </w:ins>
      <w:ins w:id="313" w:author="Stefan Bjornander" w:date="2015-04-25T11:38:00Z">
        <w:r>
          <w:rPr>
            <w:noProof/>
          </w:rPr>
          <w:t xml:space="preserve"> </w:t>
        </w:r>
      </w:ins>
      <w:ins w:id="314" w:author="Stefan Bjornander" w:date="2015-04-25T14:31:00Z">
        <w:r>
          <w:rPr>
            <w:noProof/>
          </w:rPr>
          <w:t>the</w:t>
        </w:r>
      </w:ins>
      <w:ins w:id="315" w:author="Stefan Bjornander" w:date="2015-04-25T11:38:00Z">
        <w:r>
          <w:rPr>
            <w:noProof/>
          </w:rPr>
          <w:t xml:space="preserve"> </w:t>
        </w:r>
      </w:ins>
      <w:ins w:id="316" w:author="Stefan Bjornander" w:date="2015-04-25T14:31:00Z">
        <w:r>
          <w:rPr>
            <w:noProof/>
          </w:rPr>
          <w:t xml:space="preserve">array </w:t>
        </w:r>
      </w:ins>
      <w:ins w:id="317" w:author="Stefan Bjornander" w:date="2015-04-25T11:38:00Z">
        <w:r>
          <w:rPr>
            <w:noProof/>
          </w:rPr>
          <w:t xml:space="preserve">size must be determined by the size of its initialization list. </w:t>
        </w:r>
      </w:ins>
      <w:ins w:id="318" w:author="Stefan Bjornander" w:date="2015-04-25T11:39:00Z">
        <w:r>
          <w:rPr>
            <w:noProof/>
          </w:rPr>
          <w:t xml:space="preserve">However, if the </w:t>
        </w:r>
      </w:ins>
      <w:ins w:id="319" w:author="Stefan Bjornander" w:date="2015-04-25T11:40:00Z">
        <w:r>
          <w:rPr>
            <w:noProof/>
          </w:rPr>
          <w:t xml:space="preserve">array </w:t>
        </w:r>
      </w:ins>
      <w:ins w:id="320" w:author="Stefan Bjornander" w:date="2015-04-25T11:39:00Z">
        <w:r>
          <w:rPr>
            <w:noProof/>
          </w:rPr>
          <w:t xml:space="preserve">definition </w:t>
        </w:r>
      </w:ins>
      <w:ins w:id="321" w:author="Stefan Bjornander" w:date="2015-04-25T11:40:00Z">
        <w:r>
          <w:rPr>
            <w:noProof/>
          </w:rPr>
          <w:t>lacks</w:t>
        </w:r>
      </w:ins>
      <w:ins w:id="322" w:author="Stefan Bjornander" w:date="2015-04-25T11:39:00Z">
        <w:r>
          <w:rPr>
            <w:noProof/>
          </w:rPr>
          <w:t xml:space="preserve"> an initialization list</w:t>
        </w:r>
      </w:ins>
      <w:ins w:id="323" w:author="Stefan Bjornander" w:date="2015-04-25T11:40:00Z">
        <w:r>
          <w:rPr>
            <w:noProof/>
          </w:rPr>
          <w:t xml:space="preserve">, the array </w:t>
        </w:r>
      </w:ins>
      <w:ins w:id="324" w:author="Stefan Bjornander" w:date="2015-04-25T14:31:00Z">
        <w:r>
          <w:rPr>
            <w:noProof/>
          </w:rPr>
          <w:t xml:space="preserve">keeps the size zero and is considered </w:t>
        </w:r>
      </w:ins>
      <w:ins w:id="325" w:author="Stefan Bjornander" w:date="2015-04-25T11:40:00Z">
        <w:r>
          <w:rPr>
            <w:noProof/>
          </w:rPr>
          <w:t>incomplete</w:t>
        </w:r>
      </w:ins>
      <w:ins w:id="326" w:author="Stefan Bjornander" w:date="2015-04-25T11:39:00Z">
        <w:r>
          <w:rPr>
            <w:noProof/>
          </w:rPr>
          <w:t>.</w:t>
        </w:r>
      </w:ins>
      <w:ins w:id="327" w:author="Stefan Bjornander" w:date="2015-04-25T14:30:00Z">
        <w:r>
          <w:rPr>
            <w:noProof/>
          </w:rPr>
          <w:t xml:space="preserve"> In the same</w:t>
        </w:r>
      </w:ins>
      <w:ins w:id="328" w:author="Stefan Bjornander" w:date="2015-04-25T14:33:00Z">
        <w:r>
          <w:rPr>
            <w:noProof/>
          </w:rPr>
          <w:t xml:space="preserve"> way</w:t>
        </w:r>
      </w:ins>
      <w:ins w:id="329" w:author="Stefan Bjornander" w:date="2015-04-25T14:30:00Z">
        <w:r>
          <w:rPr>
            <w:noProof/>
          </w:rPr>
          <w:t xml:space="preserve">, it is possible to define only the </w:t>
        </w:r>
      </w:ins>
      <w:ins w:id="330" w:author="Stefan Bjornander" w:date="2015-04-25T14:32:00Z">
        <w:r>
          <w:rPr>
            <w:noProof/>
          </w:rPr>
          <w:t>n</w:t>
        </w:r>
      </w:ins>
      <w:ins w:id="331" w:author="Stefan Bjornander" w:date="2015-04-25T14:33:00Z">
        <w:r>
          <w:rPr>
            <w:noProof/>
          </w:rPr>
          <w:t>ame tag</w:t>
        </w:r>
      </w:ins>
      <w:ins w:id="332" w:author="Stefan Bjornander" w:date="2015-04-25T14:30:00Z">
        <w:r>
          <w:rPr>
            <w:noProof/>
          </w:rPr>
          <w:t xml:space="preserve"> of a struct</w:t>
        </w:r>
      </w:ins>
      <w:ins w:id="333" w:author="Stefan Bjornander" w:date="2015-04-25T14:33:00Z">
        <w:r>
          <w:rPr>
            <w:noProof/>
          </w:rPr>
          <w:t xml:space="preserve"> or union</w:t>
        </w:r>
      </w:ins>
      <w:ins w:id="334" w:author="Stefan Bjornander" w:date="2015-04-25T14:30:00Z">
        <w:r>
          <w:rPr>
            <w:noProof/>
          </w:rPr>
          <w:t xml:space="preserve">, with its </w:t>
        </w:r>
      </w:ins>
      <w:ins w:id="335" w:author="Stefan Bjornander" w:date="2015-04-25T14:33:00Z">
        <w:r>
          <w:rPr>
            <w:noProof/>
          </w:rPr>
          <w:t xml:space="preserve">member </w:t>
        </w:r>
      </w:ins>
      <w:r>
        <w:rPr>
          <w:noProof/>
        </w:rPr>
        <w:t>map</w:t>
      </w:r>
      <w:ins w:id="336" w:author="Stefan Bjornander" w:date="2015-04-25T14:33:00Z">
        <w:r>
          <w:rPr>
            <w:noProof/>
          </w:rPr>
          <w:t xml:space="preserve"> </w:t>
        </w:r>
      </w:ins>
      <w:ins w:id="337" w:author="Stefan Bjornander" w:date="2015-04-25T14:30:00Z">
        <w:r>
          <w:rPr>
            <w:noProof/>
          </w:rPr>
          <w:t xml:space="preserve">to be defined later. </w:t>
        </w:r>
      </w:ins>
      <w:ins w:id="338" w:author="Stefan Bjornander" w:date="2015-04-25T14:32:00Z">
        <w:r>
          <w:rPr>
            <w:noProof/>
          </w:rPr>
          <w:t xml:space="preserve">In that case, the member </w:t>
        </w:r>
      </w:ins>
      <w:r>
        <w:rPr>
          <w:noProof/>
        </w:rPr>
        <w:t>map</w:t>
      </w:r>
      <w:ins w:id="339" w:author="Stefan Bjornander" w:date="2015-04-25T14:32:00Z">
        <w:r>
          <w:rPr>
            <w:noProof/>
          </w:rPr>
          <w:t xml:space="preserve"> is given the value null, which is keep if the </w:t>
        </w:r>
      </w:ins>
      <w:ins w:id="340" w:author="Stefan Bjornander" w:date="2015-04-25T14:33:00Z">
        <w:r>
          <w:rPr>
            <w:noProof/>
          </w:rPr>
          <w:t xml:space="preserve">member </w:t>
        </w:r>
      </w:ins>
      <w:r>
        <w:rPr>
          <w:noProof/>
        </w:rPr>
        <w:t>map</w:t>
      </w:r>
      <w:ins w:id="341" w:author="Stefan Bjornander" w:date="2015-04-25T14:33:00Z">
        <w:r>
          <w:rPr>
            <w:noProof/>
          </w:rPr>
          <w:t xml:space="preserve"> is n</w:t>
        </w:r>
      </w:ins>
      <w:r>
        <w:rPr>
          <w:noProof/>
        </w:rPr>
        <w:t>ot</w:t>
      </w:r>
      <w:ins w:id="342" w:author="Stefan Bjornander" w:date="2015-04-25T14:33:00Z">
        <w:r>
          <w:rPr>
            <w:noProof/>
          </w:rPr>
          <w:t xml:space="preserve"> defined, and the struct or union is consider incomplete.</w:t>
        </w:r>
      </w:ins>
      <w:ins w:id="343" w:author="Stefan Bjornander" w:date="2015-04-25T14:34:00Z">
        <w:r>
          <w:rPr>
            <w:noProof/>
          </w:rPr>
          <w:t xml:space="preserve"> Variables can only have complete types, and the pointer type, array type or function return type must be </w:t>
        </w:r>
      </w:ins>
      <w:r>
        <w:rPr>
          <w:noProof/>
        </w:rPr>
        <w:t xml:space="preserve">also </w:t>
      </w:r>
      <w:ins w:id="344" w:author="Stefan Bjornander" w:date="2015-04-25T14:34:00Z">
        <w:r>
          <w:rPr>
            <w:noProof/>
          </w:rPr>
          <w:t>complete.</w:t>
        </w:r>
      </w:ins>
    </w:p>
    <w:p w14:paraId="0A824C79" w14:textId="193B0AA9" w:rsidR="00EE55D9" w:rsidRDefault="00EE55D9" w:rsidP="00EE55D9">
      <w:r>
        <w:t xml:space="preserve">XXX </w:t>
      </w:r>
      <w:ins w:id="345" w:author="Stefan Bjornander" w:date="2015-04-25T11:37:00Z">
        <w:r>
          <w:t xml:space="preserve">It is possible to define an array without </w:t>
        </w:r>
      </w:ins>
      <w:ins w:id="346" w:author="Stefan Bjornander" w:date="2015-04-25T11:38:00Z">
        <w:r>
          <w:t xml:space="preserve">stating its size, </w:t>
        </w:r>
      </w:ins>
      <w:ins w:id="347" w:author="Stefan Bjornander" w:date="2015-04-25T14:31:00Z">
        <w:r>
          <w:t>in which case the array is given the size zero. I</w:t>
        </w:r>
      </w:ins>
      <w:ins w:id="348" w:author="Stefan Bjornander" w:date="2015-04-25T11:38:00Z">
        <w:r>
          <w:t>n that case</w:t>
        </w:r>
      </w:ins>
      <w:ins w:id="349" w:author="Stefan Bjornander" w:date="2015-04-25T14:31:00Z">
        <w:r>
          <w:t>,</w:t>
        </w:r>
      </w:ins>
      <w:ins w:id="350" w:author="Stefan Bjornander" w:date="2015-04-25T11:38:00Z">
        <w:r>
          <w:t xml:space="preserve"> </w:t>
        </w:r>
      </w:ins>
      <w:ins w:id="351" w:author="Stefan Bjornander" w:date="2015-04-25T14:31:00Z">
        <w:r>
          <w:t>the</w:t>
        </w:r>
      </w:ins>
      <w:ins w:id="352" w:author="Stefan Bjornander" w:date="2015-04-25T11:38:00Z">
        <w:r>
          <w:t xml:space="preserve"> </w:t>
        </w:r>
      </w:ins>
      <w:ins w:id="353" w:author="Stefan Bjornander" w:date="2015-04-25T14:31:00Z">
        <w:r>
          <w:t xml:space="preserve">array </w:t>
        </w:r>
      </w:ins>
      <w:ins w:id="354" w:author="Stefan Bjornander" w:date="2015-04-25T11:38:00Z">
        <w:r>
          <w:t xml:space="preserve">size must be determined by the size of its </w:t>
        </w:r>
      </w:ins>
      <w:r>
        <w:t>initialization</w:t>
      </w:r>
      <w:ins w:id="355" w:author="Stefan Bjornander" w:date="2015-04-25T11:38:00Z">
        <w:r>
          <w:t xml:space="preserve"> list. </w:t>
        </w:r>
      </w:ins>
      <w:ins w:id="356" w:author="Stefan Bjornander" w:date="2015-04-25T11:39:00Z">
        <w:r>
          <w:t xml:space="preserve">However, if the </w:t>
        </w:r>
      </w:ins>
      <w:ins w:id="357" w:author="Stefan Bjornander" w:date="2015-04-25T11:40:00Z">
        <w:r>
          <w:t xml:space="preserve">array </w:t>
        </w:r>
      </w:ins>
      <w:r>
        <w:t>definition</w:t>
      </w:r>
      <w:ins w:id="358" w:author="Stefan Bjornander" w:date="2015-04-25T11:39:00Z">
        <w:r>
          <w:t xml:space="preserve"> </w:t>
        </w:r>
      </w:ins>
      <w:ins w:id="359" w:author="Stefan Bjornander" w:date="2015-04-25T11:40:00Z">
        <w:r>
          <w:t>lacks</w:t>
        </w:r>
      </w:ins>
      <w:ins w:id="360" w:author="Stefan Bjornander" w:date="2015-04-25T11:39:00Z">
        <w:r>
          <w:t xml:space="preserve"> an </w:t>
        </w:r>
      </w:ins>
      <w:r>
        <w:t>initialization</w:t>
      </w:r>
      <w:ins w:id="361" w:author="Stefan Bjornander" w:date="2015-04-25T11:39:00Z">
        <w:r>
          <w:t xml:space="preserve"> list</w:t>
        </w:r>
      </w:ins>
      <w:ins w:id="362" w:author="Stefan Bjornander" w:date="2015-04-25T11:40:00Z">
        <w:r>
          <w:t xml:space="preserve">, the array </w:t>
        </w:r>
      </w:ins>
      <w:ins w:id="363" w:author="Stefan Bjornander" w:date="2015-04-25T14:31:00Z">
        <w:r>
          <w:t xml:space="preserve">keeps the size zero and is considered </w:t>
        </w:r>
      </w:ins>
      <w:ins w:id="364" w:author="Stefan Bjornander" w:date="2015-04-25T11:40:00Z">
        <w:r>
          <w:t>incomplete</w:t>
        </w:r>
      </w:ins>
      <w:ins w:id="365" w:author="Stefan Bjornander" w:date="2015-04-25T11:39:00Z">
        <w:r>
          <w:t>.</w:t>
        </w:r>
      </w:ins>
      <w:ins w:id="366" w:author="Stefan Bjornander" w:date="2015-04-25T14:30:00Z">
        <w:r>
          <w:t xml:space="preserve"> In the same</w:t>
        </w:r>
      </w:ins>
      <w:ins w:id="367" w:author="Stefan Bjornander" w:date="2015-04-25T14:33:00Z">
        <w:r>
          <w:t xml:space="preserve"> way</w:t>
        </w:r>
      </w:ins>
      <w:ins w:id="368" w:author="Stefan Bjornander" w:date="2015-04-25T14:30:00Z">
        <w:r>
          <w:t xml:space="preserve">, it is possible to define only the </w:t>
        </w:r>
      </w:ins>
      <w:ins w:id="369" w:author="Stefan Bjornander" w:date="2015-04-25T14:32:00Z">
        <w:r>
          <w:t>n</w:t>
        </w:r>
      </w:ins>
      <w:ins w:id="370" w:author="Stefan Bjornander" w:date="2015-04-25T14:33:00Z">
        <w:r>
          <w:t>ame tag</w:t>
        </w:r>
      </w:ins>
      <w:ins w:id="371" w:author="Stefan Bjornander" w:date="2015-04-25T14:30:00Z">
        <w:r>
          <w:t xml:space="preserve"> of a struct</w:t>
        </w:r>
      </w:ins>
      <w:ins w:id="372" w:author="Stefan Bjornander" w:date="2015-04-25T14:33:00Z">
        <w:r>
          <w:t xml:space="preserve"> or union</w:t>
        </w:r>
      </w:ins>
      <w:ins w:id="373" w:author="Stefan Bjornander" w:date="2015-04-25T14:30:00Z">
        <w:r>
          <w:t xml:space="preserve">, with its </w:t>
        </w:r>
      </w:ins>
      <w:ins w:id="374" w:author="Stefan Bjornander" w:date="2015-04-25T14:33:00Z">
        <w:r>
          <w:t xml:space="preserve">member </w:t>
        </w:r>
      </w:ins>
      <w:r>
        <w:t>map</w:t>
      </w:r>
      <w:ins w:id="375" w:author="Stefan Bjornander" w:date="2015-04-25T14:33:00Z">
        <w:r>
          <w:t xml:space="preserve"> </w:t>
        </w:r>
      </w:ins>
      <w:ins w:id="376" w:author="Stefan Bjornander" w:date="2015-04-25T14:30:00Z">
        <w:r>
          <w:t xml:space="preserve">to be defined later. </w:t>
        </w:r>
      </w:ins>
      <w:ins w:id="377" w:author="Stefan Bjornander" w:date="2015-04-25T14:32:00Z">
        <w:r>
          <w:t xml:space="preserve">In that case, the member </w:t>
        </w:r>
      </w:ins>
      <w:r>
        <w:t>map</w:t>
      </w:r>
      <w:ins w:id="378" w:author="Stefan Bjornander" w:date="2015-04-25T14:32:00Z">
        <w:r>
          <w:t xml:space="preserve"> is given the value null, which is keep if the </w:t>
        </w:r>
      </w:ins>
      <w:ins w:id="379" w:author="Stefan Bjornander" w:date="2015-04-25T14:33:00Z">
        <w:r>
          <w:t xml:space="preserve">member </w:t>
        </w:r>
      </w:ins>
      <w:r>
        <w:t>map</w:t>
      </w:r>
      <w:ins w:id="380" w:author="Stefan Bjornander" w:date="2015-04-25T14:33:00Z">
        <w:r>
          <w:t xml:space="preserve"> is n</w:t>
        </w:r>
      </w:ins>
      <w:r>
        <w:t>ot</w:t>
      </w:r>
      <w:ins w:id="381" w:author="Stefan Bjornander" w:date="2015-04-25T14:33:00Z">
        <w:r>
          <w:t xml:space="preserve"> defined, and the struct or union is consider incomplete.</w:t>
        </w:r>
      </w:ins>
      <w:ins w:id="382" w:author="Stefan Bjornander" w:date="2015-04-25T14:34:00Z">
        <w:r>
          <w:t xml:space="preserve"> Variables can only have complete types, and the pointer type, array type or function return type must be </w:t>
        </w:r>
      </w:ins>
      <w:r>
        <w:t xml:space="preserve">also </w:t>
      </w:r>
      <w:ins w:id="383" w:author="Stefan Bjornander" w:date="2015-04-25T14:34:00Z">
        <w: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384" w:author="Stefan Bjornander" w:date="2015-04-25T10:30:00Z"/>
          <w:color w:val="auto"/>
        </w:rPr>
        <w:pPrChange w:id="385" w:author="Stefan Bjornander" w:date="2015-04-25T10:27:00Z">
          <w:pPr>
            <w:pStyle w:val="Rubrik3"/>
          </w:pPr>
        </w:pPrChange>
      </w:pPr>
      <w:ins w:id="386" w:author="Stefan Bjornander" w:date="2015-04-25T10:28:00Z">
        <w:r>
          <w:t xml:space="preserve">Simply put, a type is constant if its field </w:t>
        </w:r>
        <w:proofErr w:type="spellStart"/>
        <w:r>
          <w:rPr>
            <w:rStyle w:val="CodeInText"/>
            <w:color w:val="auto"/>
            <w:rPrChange w:id="387" w:author="Stefan Bjornander" w:date="2015-04-25T10:28:00Z">
              <w:rPr>
                <w:rStyle w:val="CodeInText"/>
                <w:b w:val="0"/>
                <w:i w:val="0"/>
              </w:rPr>
            </w:rPrChange>
          </w:rPr>
          <w:t>m_constant</w:t>
        </w:r>
        <w:proofErr w:type="spellEnd"/>
        <w:r>
          <w:t xml:space="preserve"> is true. However, </w:t>
        </w:r>
      </w:ins>
      <w:r>
        <w:t>a</w:t>
      </w:r>
      <w:ins w:id="388" w:author="Stefan Bjornander" w:date="2015-04-25T10:28:00Z">
        <w:r>
          <w:t xml:space="preserve"> struct or union is </w:t>
        </w:r>
      </w:ins>
      <w:ins w:id="389" w:author="Stefan Bjornander" w:date="2015-04-25T10:29:00Z">
        <w:r>
          <w:t>regarded</w:t>
        </w:r>
      </w:ins>
      <w:ins w:id="390" w:author="Stefan Bjornander" w:date="2015-04-25T10:28:00Z">
        <w:r>
          <w:t xml:space="preserve"> as </w:t>
        </w:r>
      </w:ins>
      <w:ins w:id="391" w:author="Stefan Bjornander" w:date="2015-04-25T10:29:00Z">
        <w:r>
          <w:t>constant</w:t>
        </w:r>
      </w:ins>
      <w:ins w:id="392" w:author="Stefan Bjornander" w:date="2015-04-25T10:28:00Z">
        <w:r>
          <w:t xml:space="preserve"> if </w:t>
        </w:r>
      </w:ins>
      <w:ins w:id="393" w:author="Stefan Bjornander" w:date="2015-04-25T10:29:00Z">
        <w:r>
          <w:t>it is constant</w:t>
        </w:r>
      </w:ins>
      <w:r>
        <w:t xml:space="preserve"> (</w:t>
      </w:r>
      <w:proofErr w:type="spellStart"/>
      <w:ins w:id="394" w:author="Stefan Bjornander" w:date="2015-04-25T10:29:00Z">
        <w:r>
          <w:rPr>
            <w:rStyle w:val="CodeInText"/>
            <w:color w:val="auto"/>
            <w:rPrChange w:id="395" w:author="Stefan Bjornander" w:date="2015-04-25T10:30:00Z">
              <w:rPr>
                <w:rStyle w:val="CodeInText"/>
                <w:b w:val="0"/>
                <w:i w:val="0"/>
              </w:rPr>
            </w:rPrChange>
          </w:rPr>
          <w:t>m_constant</w:t>
        </w:r>
        <w:proofErr w:type="spellEnd"/>
        <w:r>
          <w:t xml:space="preserve"> is true) or is any of its members if (</w:t>
        </w:r>
      </w:ins>
      <w:ins w:id="396" w:author="Stefan Bjornander" w:date="2015-04-25T10:30:00Z">
        <w:r>
          <w:t>recursively</w:t>
        </w:r>
      </w:ins>
      <w:ins w:id="397" w:author="Stefan Bjornander" w:date="2015-04-25T10:29:00Z">
        <w:r>
          <w:t>)</w:t>
        </w:r>
      </w:ins>
      <w:ins w:id="398" w:author="Stefan Bjornander" w:date="2015-04-25T10:30:00Z">
        <w:r>
          <w:t xml:space="preserve"> constant.</w:t>
        </w:r>
      </w:ins>
    </w:p>
    <w:p w14:paraId="66A16E10" w14:textId="77777777" w:rsidR="00B864B2" w:rsidRDefault="00B864B2">
      <w:pPr>
        <w:pPrChange w:id="399" w:author="Stefan Bjornander" w:date="2015-04-25T10:27:00Z">
          <w:pPr>
            <w:pStyle w:val="Rubrik3"/>
          </w:pPr>
        </w:pPrChange>
      </w:pPr>
      <w:ins w:id="400" w:author="Stefan Bjornander" w:date="2015-04-25T10:30:00Z">
        <w:r>
          <w:t xml:space="preserve">The idea of the volatile </w:t>
        </w:r>
      </w:ins>
      <w:ins w:id="401" w:author="Stefan Bjornander" w:date="2015-04-25T10:31:00Z">
        <w:r>
          <w:t xml:space="preserve">qualifier is to </w:t>
        </w:r>
      </w:ins>
      <w:ins w:id="402" w:author="Stefan Bjornander" w:date="2015-04-25T10:30:00Z">
        <w:r>
          <w:t xml:space="preserve">prevent optimization, and since this book </w:t>
        </w:r>
      </w:ins>
      <w:ins w:id="403" w:author="Stefan Bjornander" w:date="2015-04-25T10:31:00Z">
        <w:r>
          <w:t xml:space="preserve">is focused on optimization </w:t>
        </w:r>
        <w:proofErr w:type="gramStart"/>
        <w:r>
          <w:t>techniques</w:t>
        </w:r>
        <w:proofErr w:type="gramEnd"/>
        <w:r>
          <w:t xml:space="preserve"> we have no real use for the volatile </w:t>
        </w:r>
      </w:ins>
      <w:r>
        <w:t>qualifier</w:t>
      </w:r>
      <w:ins w:id="404" w:author="Stefan Bjornander" w:date="2015-04-25T10:31:00Z">
        <w:r>
          <w:t xml:space="preserve">. However, for the sake of </w:t>
        </w:r>
      </w:ins>
      <w:r>
        <w:t>completeness</w:t>
      </w:r>
      <w:ins w:id="405" w:author="Stefan Bjornander" w:date="2015-04-25T10:31:00Z">
        <w:r>
          <w:t xml:space="preserve"> we include the </w:t>
        </w:r>
        <w:proofErr w:type="spellStart"/>
        <w:r>
          <w:rPr>
            <w:rStyle w:val="CodeInText"/>
            <w:color w:val="auto"/>
            <w:rPrChange w:id="406" w:author="Stefan Bjornander" w:date="2015-04-25T10:32:00Z">
              <w:rPr>
                <w:rStyle w:val="CodeInText"/>
                <w:b w:val="0"/>
                <w:i w:val="0"/>
              </w:rPr>
            </w:rPrChange>
          </w:rPr>
          <w:t>m_volatile</w:t>
        </w:r>
        <w:proofErr w:type="spellEnd"/>
        <w:r>
          <w:t xml:space="preserve"> field in the </w:t>
        </w:r>
        <w:r>
          <w:rPr>
            <w:rStyle w:val="CodeInText"/>
            <w:color w:val="auto"/>
            <w:rPrChange w:id="40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lastRenderedPageBreak/>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408" w:author="Stefan Bjornander" w:date="2015-04-25T11:16:00Z"/>
          <w:color w:val="auto"/>
        </w:rPr>
        <w:pPrChange w:id="409" w:author="Stefan Bjornander" w:date="2015-04-25T14:35:00Z">
          <w:pPr>
            <w:pStyle w:val="Code"/>
          </w:pPr>
        </w:pPrChange>
      </w:pPr>
      <w:ins w:id="410" w:author="Stefan Bjornander" w:date="2015-04-25T14:35:00Z">
        <w:r>
          <w:t>Two pointer</w:t>
        </w:r>
      </w:ins>
      <w:r>
        <w:rPr>
          <w:noProof/>
        </w:rPr>
        <w:t>s</w:t>
      </w:r>
      <w:ins w:id="411" w:author="Stefan Bjornander" w:date="2015-04-25T14:35:00Z">
        <w:r>
          <w:rPr>
            <w:noProof/>
          </w:rPr>
          <w:t xml:space="preserve"> are </w:t>
        </w:r>
      </w:ins>
      <w:r>
        <w:rPr>
          <w:noProof/>
        </w:rPr>
        <w:t xml:space="preserve">considered to be </w:t>
      </w:r>
      <w:ins w:id="412" w:author="Stefan Bjornander" w:date="2015-04-25T14:35:00Z">
        <w:r>
          <w:rPr>
            <w:noProof/>
          </w:rPr>
          <w:t>equal if the type</w:t>
        </w:r>
      </w:ins>
      <w:r>
        <w:rPr>
          <w:noProof/>
        </w:rPr>
        <w:t>s</w:t>
      </w:r>
      <w:ins w:id="413" w:author="Stefan Bjornander" w:date="2015-04-25T14:35:00Z">
        <w:r>
          <w:rPr>
            <w:noProof/>
          </w:rPr>
          <w:t xml:space="preserve"> they point at are equal</w:t>
        </w:r>
      </w:ins>
      <w:ins w:id="414" w:author="Stefan Bjornander" w:date="2015-04-25T14:56:00Z">
        <w:r>
          <w:rPr>
            <w:noProof/>
          </w:rPr>
          <w:t xml:space="preserve">, two arrays are </w:t>
        </w:r>
      </w:ins>
      <w:r>
        <w:rPr>
          <w:noProof/>
        </w:rPr>
        <w:t xml:space="preserve">equal </w:t>
      </w:r>
      <w:ins w:id="415" w:author="Stefan Bjornander" w:date="2015-04-25T17:26:00Z">
        <w:r>
          <w:rPr>
            <w:noProof/>
          </w:rPr>
          <w:t>if</w:t>
        </w:r>
      </w:ins>
      <w:r>
        <w:rPr>
          <w:noProof/>
        </w:rPr>
        <w:t xml:space="preserve"> (1) </w:t>
      </w:r>
      <w:ins w:id="416" w:author="Stefan Bjornander" w:date="2015-04-25T17:26:00Z">
        <w:r>
          <w:rPr>
            <w:noProof/>
          </w:rPr>
          <w:t xml:space="preserve">their types are equal and </w:t>
        </w:r>
      </w:ins>
      <w:r>
        <w:rPr>
          <w:noProof/>
        </w:rPr>
        <w:t xml:space="preserve">(2) </w:t>
      </w:r>
      <w:ins w:id="417" w:author="Stefan Bjornander" w:date="2015-04-25T17:26:00Z">
        <w:r>
          <w:rPr>
            <w:noProof/>
          </w:rPr>
          <w:t>they have the same size o</w:t>
        </w:r>
      </w:ins>
      <w:r>
        <w:rPr>
          <w:noProof/>
        </w:rPr>
        <w:t>r</w:t>
      </w:r>
      <w:ins w:id="418" w:author="Stefan Bjornander" w:date="2015-04-25T17:26:00Z">
        <w:r>
          <w:rPr>
            <w:noProof/>
          </w:rPr>
          <w:t xml:space="preserve"> </w:t>
        </w:r>
      </w:ins>
      <w:r>
        <w:rPr>
          <w:noProof/>
        </w:rPr>
        <w:t>both are incomplete (their sizes are zero)</w:t>
      </w:r>
      <w:ins w:id="419" w:author="Stefan Bjornander" w:date="2015-04-25T17:26:00Z">
        <w:r>
          <w:rPr>
            <w:noProof/>
          </w:rPr>
          <w:t>.</w:t>
        </w:r>
      </w:ins>
      <w:ins w:id="420" w:author="Stefan Bjornander" w:date="2015-04-25T14:56:00Z">
        <w:r>
          <w:rPr>
            <w:noProof/>
          </w:rPr>
          <w:t xml:space="preserve"> </w:t>
        </w:r>
      </w:ins>
      <w:ins w:id="421" w:author="Stefan Bjornander" w:date="2015-04-25T14:58:00Z">
        <w:r>
          <w:rPr>
            <w:noProof/>
          </w:rPr>
          <w:t>Two struct</w:t>
        </w:r>
      </w:ins>
      <w:ins w:id="422" w:author="Stefan Bjornander" w:date="2015-04-25T16:07:00Z">
        <w:r>
          <w:rPr>
            <w:noProof/>
          </w:rPr>
          <w:t>s</w:t>
        </w:r>
      </w:ins>
      <w:ins w:id="423" w:author="Stefan Bjornander" w:date="2015-04-25T14:58:00Z">
        <w:r>
          <w:rPr>
            <w:noProof/>
          </w:rPr>
          <w:t xml:space="preserve"> or unions are equals if </w:t>
        </w:r>
      </w:ins>
      <w:ins w:id="424" w:author="Stefan Bjornander" w:date="2015-04-25T16:06:00Z">
        <w:r>
          <w:rPr>
            <w:noProof/>
          </w:rPr>
          <w:t xml:space="preserve">they both are incomplete </w:t>
        </w:r>
      </w:ins>
      <w:r>
        <w:rPr>
          <w:noProof/>
        </w:rPr>
        <w:t xml:space="preserve">(their member maps are null) </w:t>
      </w:r>
      <w:ins w:id="425" w:author="Stefan Bjornander" w:date="2015-04-25T16:06:00Z">
        <w:r>
          <w:rPr>
            <w:noProof/>
          </w:rPr>
          <w:t xml:space="preserve">or if </w:t>
        </w:r>
      </w:ins>
      <w:ins w:id="426" w:author="Stefan Bjornander" w:date="2015-04-25T14:58:00Z">
        <w:r>
          <w:rPr>
            <w:noProof/>
          </w:rPr>
          <w:t xml:space="preserve">their member </w:t>
        </w:r>
      </w:ins>
      <w:r>
        <w:rPr>
          <w:noProof/>
        </w:rPr>
        <w:t>maps</w:t>
      </w:r>
      <w:ins w:id="427" w:author="Stefan Bjornander" w:date="2015-04-25T14:58:00Z">
        <w:r>
          <w:rPr>
            <w:noProof/>
          </w:rPr>
          <w:t xml:space="preserve"> are equal</w:t>
        </w:r>
      </w:ins>
      <w:ins w:id="428" w:author="Stefan Bjornander" w:date="2015-04-25T16:07:00Z">
        <w:r>
          <w:rPr>
            <w:noProof/>
          </w:rPr>
          <w:t>. N</w:t>
        </w:r>
      </w:ins>
      <w:ins w:id="429" w:author="Stefan Bjornander" w:date="2015-04-25T16:05:00Z">
        <w:r>
          <w:rPr>
            <w:noProof/>
          </w:rPr>
          <w:t xml:space="preserve">ote that they </w:t>
        </w:r>
      </w:ins>
      <w:r>
        <w:rPr>
          <w:noProof/>
        </w:rPr>
        <w:t xml:space="preserve">must not only </w:t>
      </w:r>
      <w:ins w:id="430" w:author="Stefan Bjornander" w:date="2015-04-25T16:06:00Z">
        <w:r>
          <w:rPr>
            <w:noProof/>
          </w:rPr>
          <w:t>have the same members, the</w:t>
        </w:r>
      </w:ins>
      <w:r>
        <w:rPr>
          <w:noProof/>
        </w:rPr>
        <w:t xml:space="preserve"> members</w:t>
      </w:r>
      <w:ins w:id="431" w:author="Stefan Bjornander" w:date="2015-04-25T16:06:00Z">
        <w:r>
          <w:rPr>
            <w:noProof/>
          </w:rPr>
          <w:t xml:space="preserve"> </w:t>
        </w:r>
      </w:ins>
      <w:r>
        <w:rPr>
          <w:noProof/>
        </w:rPr>
        <w:t xml:space="preserve">must also appear in the </w:t>
      </w:r>
      <w:ins w:id="432" w:author="Stefan Bjornander" w:date="2015-04-25T16:06:00Z">
        <w:r>
          <w:rPr>
            <w:noProof/>
          </w:rPr>
          <w:t>same order.</w:t>
        </w:r>
      </w:ins>
      <w:ins w:id="43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lastRenderedPageBreak/>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lastRenderedPageBreak/>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lastRenderedPageBreak/>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lastRenderedPageBreak/>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lastRenderedPageBreak/>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434" w:author="Stefan Bjornander" w:date="2015-04-25T11:15:00Z"/>
          <w:color w:val="auto"/>
        </w:rPr>
        <w:pPrChange w:id="435" w:author="Stefan Bjornander" w:date="2015-04-25T14:54:00Z">
          <w:pPr>
            <w:pStyle w:val="Rubrik3"/>
          </w:pPr>
        </w:pPrChange>
      </w:pPr>
      <w:ins w:id="436" w:author="Stefan Bjornander" w:date="2015-04-25T14:54:00Z">
        <w:r>
          <w:t xml:space="preserve">Each type has a size, even though void </w:t>
        </w:r>
      </w:ins>
      <w:ins w:id="437" w:author="Stefan Bjornander" w:date="2015-04-25T16:04:00Z">
        <w:r>
          <w:t>and</w:t>
        </w:r>
      </w:ins>
      <w:ins w:id="438" w:author="Stefan Bjornander" w:date="2015-04-25T14:54:00Z">
        <w:r>
          <w:t xml:space="preserve"> function ha</w:t>
        </w:r>
      </w:ins>
      <w:ins w:id="439" w:author="Stefan Bjornander" w:date="2015-04-25T16:04:00Z">
        <w:r>
          <w:t>ve</w:t>
        </w:r>
      </w:ins>
      <w:ins w:id="440" w:author="Stefan Bjornander" w:date="2015-04-25T14:54:00Z">
        <w:r>
          <w:t xml:space="preserve"> size zero. The size of an array is its size times the size of its type</w:t>
        </w:r>
      </w:ins>
      <w:ins w:id="441" w:author="Stefan Bjornander" w:date="2015-04-25T14:55:00Z">
        <w:r>
          <w:t xml:space="preserve">, the size of a struct is the sum of the sizes of its members, and the size of a union is the size of its </w:t>
        </w:r>
      </w:ins>
      <w:ins w:id="442" w:author="Stefan Bjornander" w:date="2015-04-25T16:04:00Z">
        <w:r>
          <w:t>largest</w:t>
        </w:r>
      </w:ins>
      <w:ins w:id="443" w:author="Stefan Bjornander" w:date="2015-04-25T14:55:00Z">
        <w:r>
          <w:t xml:space="preserve"> member. Not</w:t>
        </w:r>
      </w:ins>
      <w:ins w:id="444" w:author="Stefan Bjornander" w:date="2015-04-25T16:04:00Z">
        <w:r>
          <w:t>e</w:t>
        </w:r>
      </w:ins>
      <w:ins w:id="44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lastRenderedPageBreak/>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446" w:name="_Toc49764382"/>
      <w:r>
        <w:t>Type Casting</w:t>
      </w:r>
      <w:bookmarkEnd w:id="446"/>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lastRenderedPageBreak/>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lastRenderedPageBreak/>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lastRenderedPageBreak/>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lastRenderedPageBreak/>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lastRenderedPageBreak/>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proofErr w:type="spellStart"/>
      <w:r>
        <w:rPr>
          <w:rStyle w:val="CodeInText0"/>
        </w:rPr>
        <w:t>i</w:t>
      </w:r>
      <w:proofErr w:type="spellEnd"/>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w:t>
      </w:r>
      <w:proofErr w:type="gramStart"/>
      <w:r>
        <w:t>is considered to be</w:t>
      </w:r>
      <w:proofErr w:type="gramEnd"/>
      <w:r>
        <w:t xml:space="preserv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lastRenderedPageBreak/>
        <w:t xml:space="preserve">In accordance with the </w:t>
      </w:r>
      <w:proofErr w:type="spellStart"/>
      <w:r>
        <w:t>Ansi</w:t>
      </w:r>
      <w:proofErr w:type="spellEnd"/>
      <w:r>
        <w:t xml:space="preserve"> C standard the signed and unsigned values have the same size, and a character is always one byte</w:t>
      </w:r>
      <w:r>
        <w:rPr>
          <w:rStyle w:val="Fotnotsreferens"/>
        </w:rPr>
        <w:footnoteReference w:id="4"/>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447" w:name="_Toc49764383"/>
      <w:r>
        <w:lastRenderedPageBreak/>
        <w:t>Constant Expression</w:t>
      </w:r>
      <w:bookmarkEnd w:id="447"/>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448" w:name="_Toc49764384"/>
      <w:r>
        <w:lastRenderedPageBreak/>
        <w:t xml:space="preserve">Static </w:t>
      </w:r>
      <w:r w:rsidR="00917F74">
        <w:t xml:space="preserve">Address </w:t>
      </w:r>
      <w:r>
        <w:t>Expression</w:t>
      </w:r>
      <w:bookmarkEnd w:id="448"/>
    </w:p>
    <w:p w14:paraId="64569086" w14:textId="7733CE75" w:rsidR="00917F74" w:rsidRDefault="00CD6BA8" w:rsidP="00917F74">
      <w:r>
        <w:t>If an expression is not constant, the next step is to deci</w:t>
      </w:r>
      <w:r w:rsidR="00917F74">
        <w:t>de whether it is static.</w:t>
      </w:r>
    </w:p>
    <w:p w14:paraId="1984430F" w14:textId="05140551"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w:t>
      </w:r>
      <w:r w:rsidR="00F24AA0">
        <w:t xml:space="preserve"> during the parsing</w:t>
      </w:r>
      <w:r w:rsidR="00CD3466">
        <w:t xml:space="preserv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5751620D"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64D96AAC"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D4D4B02"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4F7E79A8" w:rsidR="0011007F" w:rsidRPr="0011007F" w:rsidRDefault="0011007F" w:rsidP="0011007F">
      <w:pPr>
        <w:pStyle w:val="Code"/>
        <w:rPr>
          <w:highlight w:val="white"/>
        </w:rPr>
      </w:pPr>
      <w:r w:rsidRPr="0011007F">
        <w:rPr>
          <w:highlight w:val="white"/>
        </w:rPr>
        <w:t xml:space="preserve">    private int </w:t>
      </w:r>
      <w:r w:rsidR="00F26000">
        <w:rPr>
          <w:highlight w:val="white"/>
        </w:rPr>
        <w:t>m_offset</w:t>
      </w:r>
      <w:r w:rsidRPr="0011007F">
        <w:rPr>
          <w:highlight w:val="white"/>
        </w:rPr>
        <w: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2CD51393" w:rsidR="0011007F" w:rsidRPr="0011007F" w:rsidRDefault="0011007F" w:rsidP="0011007F">
      <w:pPr>
        <w:pStyle w:val="Code"/>
        <w:rPr>
          <w:highlight w:val="white"/>
        </w:rPr>
      </w:pPr>
      <w:r w:rsidRPr="0011007F">
        <w:rPr>
          <w:highlight w:val="white"/>
        </w:rPr>
        <w:t xml:space="preserve">      </w:t>
      </w:r>
      <w:r w:rsidR="00F26000">
        <w:rPr>
          <w:highlight w:val="white"/>
        </w:rPr>
        <w:t>m_offset</w:t>
      </w:r>
      <w:r w:rsidRPr="0011007F">
        <w:rPr>
          <w:highlight w:val="white"/>
        </w:rPr>
        <w:t xml:space="preserve">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50D74296" w:rsidR="0011007F" w:rsidRPr="0011007F" w:rsidRDefault="0011007F" w:rsidP="0011007F">
      <w:pPr>
        <w:pStyle w:val="Code"/>
        <w:rPr>
          <w:highlight w:val="white"/>
        </w:rPr>
      </w:pPr>
      <w:r w:rsidRPr="0011007F">
        <w:rPr>
          <w:highlight w:val="white"/>
        </w:rPr>
        <w:t xml:space="preserve">      get { return </w:t>
      </w:r>
      <w:r w:rsidR="00F26000">
        <w:rPr>
          <w:highlight w:val="white"/>
        </w:rPr>
        <w:t>m_offset</w:t>
      </w:r>
      <w:r w:rsidRPr="0011007F">
        <w:rPr>
          <w:highlight w:val="white"/>
        </w:rPr>
        <w: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449" w:name="_Toc49764385"/>
      <w:r>
        <w:lastRenderedPageBreak/>
        <w:t>Initialization</w:t>
      </w:r>
      <w:bookmarkEnd w:id="449"/>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7A3FA5A0"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AC2C76D" w:rsidR="007B6ED0" w:rsidRPr="007B6ED0" w:rsidRDefault="007B6ED0" w:rsidP="007B6ED0">
      <w:pPr>
        <w:pStyle w:val="Code"/>
        <w:rPr>
          <w:highlight w:val="white"/>
        </w:rPr>
      </w:pPr>
      <w:r w:rsidRPr="007B6ED0">
        <w:rPr>
          <w:highlight w:val="white"/>
        </w:rPr>
        <w:t xml:space="preserve">                Symbol subSymbol = new Symbol(memberSymbol.Type);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450" w:name="_Toc49764386"/>
      <w:r w:rsidRPr="00EC76D5">
        <w:lastRenderedPageBreak/>
        <w:t>Middle Code Optimization</w:t>
      </w:r>
      <w:bookmarkEnd w:id="221"/>
      <w:bookmarkEnd w:id="450"/>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451" w:name="_Toc49764387"/>
      <w:r>
        <w:t>Object to Integer Addresses</w:t>
      </w:r>
      <w:bookmarkEnd w:id="451"/>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452" w:name="_Toc49764388"/>
      <w:proofErr w:type="spellStart"/>
      <w:r>
        <w:t>Goto</w:t>
      </w:r>
      <w:proofErr w:type="spellEnd"/>
      <w:r>
        <w:t xml:space="preserve"> Next Instructions</w:t>
      </w:r>
      <w:bookmarkEnd w:id="452"/>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453" w:name="_Toc49764389"/>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453"/>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454" w:name="_Toc49764390"/>
      <w:proofErr w:type="spellStart"/>
      <w:r w:rsidRPr="00EC76D5">
        <w:t>Goto</w:t>
      </w:r>
      <w:proofErr w:type="spellEnd"/>
      <w:r w:rsidRPr="00EC76D5">
        <w:t xml:space="preserve"> Chains</w:t>
      </w:r>
      <w:bookmarkEnd w:id="454"/>
    </w:p>
    <w:p w14:paraId="0879AD9F" w14:textId="242FC810"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455" w:name="_Toc49764391"/>
      <w:r>
        <w:t>Remove</w:t>
      </w:r>
      <w:r w:rsidR="00036C5E" w:rsidRPr="00EC76D5">
        <w:t xml:space="preserve"> Unreachable Code</w:t>
      </w:r>
      <w:bookmarkEnd w:id="455"/>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56" w:name="_Toc49764392"/>
      <w:r>
        <w:t>Remove Push-Pop Chains</w:t>
      </w:r>
      <w:bookmarkEnd w:id="456"/>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57" w:name="_Toc49764393"/>
      <w:r>
        <w:t>Change Top-Pop to Pop</w:t>
      </w:r>
      <w:bookmarkEnd w:id="457"/>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58" w:name="_Toc49764394"/>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bookmarkEnd w:id="458"/>
      <w:proofErr w:type="spellEnd"/>
    </w:p>
    <w:p w14:paraId="08F62FF6" w14:textId="0F186A26" w:rsidR="00D33BAF" w:rsidRDefault="00D33BAF" w:rsidP="00C858E7">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r w:rsidR="00E121ED">
        <w:rPr>
          <w:highlight w:val="white"/>
          <w:lang w:val="sv-SE"/>
        </w:rPr>
        <w:t xml:space="preserve">a </w:t>
      </w:r>
      <w:proofErr w:type="spellStart"/>
      <w:r w:rsidR="00E121ED">
        <w:rPr>
          <w:highlight w:val="white"/>
          <w:lang w:val="sv-SE"/>
        </w:rPr>
        <w:t>number</w:t>
      </w:r>
      <w:proofErr w:type="spellEnd"/>
      <w:r w:rsidR="00E121ED">
        <w:rPr>
          <w:highlight w:val="white"/>
          <w:lang w:val="sv-SE"/>
        </w:rPr>
        <w:t xml:space="preserve"> </w:t>
      </w:r>
      <w:proofErr w:type="spellStart"/>
      <w:r w:rsidR="00E121ED">
        <w:rPr>
          <w:highlight w:val="white"/>
          <w:lang w:val="sv-SE"/>
        </w:rPr>
        <w:t>of</w:t>
      </w:r>
      <w:proofErr w:type="spellEnd"/>
      <w:r w:rsidR="00E121ED">
        <w:rPr>
          <w:highlight w:val="white"/>
          <w:lang w:val="sv-SE"/>
        </w:rPr>
        <w:t xml:space="preserve">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proofErr w:type="spellStart"/>
            <w:r w:rsidRPr="00A45E3D">
              <w:rPr>
                <w:b/>
                <w:bCs/>
                <w:highlight w:val="white"/>
                <w:lang w:val="sv-SE"/>
              </w:rPr>
              <w:t>Category</w:t>
            </w:r>
            <w:proofErr w:type="spellEnd"/>
          </w:p>
        </w:tc>
        <w:tc>
          <w:tcPr>
            <w:tcW w:w="3117" w:type="dxa"/>
          </w:tcPr>
          <w:p w14:paraId="2501C020" w14:textId="61B94F22" w:rsidR="00626651" w:rsidRPr="00A45E3D" w:rsidRDefault="00626651" w:rsidP="00C858E7">
            <w:pPr>
              <w:rPr>
                <w:b/>
                <w:bCs/>
                <w:highlight w:val="white"/>
                <w:lang w:val="sv-SE"/>
              </w:rPr>
            </w:pPr>
            <w:proofErr w:type="spellStart"/>
            <w:r w:rsidRPr="00A45E3D">
              <w:rPr>
                <w:b/>
                <w:bCs/>
                <w:highlight w:val="white"/>
                <w:lang w:val="sv-SE"/>
              </w:rPr>
              <w:t>Example</w:t>
            </w:r>
            <w:proofErr w:type="spellEnd"/>
          </w:p>
        </w:tc>
        <w:tc>
          <w:tcPr>
            <w:tcW w:w="3117" w:type="dxa"/>
          </w:tcPr>
          <w:p w14:paraId="4F34404D" w14:textId="3292DF23" w:rsidR="00626651" w:rsidRPr="00A45E3D" w:rsidRDefault="00626651" w:rsidP="00C858E7">
            <w:pPr>
              <w:rPr>
                <w:b/>
                <w:bCs/>
                <w:highlight w:val="white"/>
                <w:lang w:val="sv-SE"/>
              </w:rPr>
            </w:pPr>
            <w:proofErr w:type="spellStart"/>
            <w:r w:rsidRPr="00A45E3D">
              <w:rPr>
                <w:b/>
                <w:bCs/>
                <w:highlight w:val="white"/>
                <w:lang w:val="sv-SE"/>
              </w:rPr>
              <w:t>Result</w:t>
            </w:r>
            <w:proofErr w:type="spellEnd"/>
          </w:p>
        </w:tc>
      </w:tr>
      <w:tr w:rsidR="00626651" w14:paraId="1321A695" w14:textId="77777777" w:rsidTr="00626651">
        <w:tc>
          <w:tcPr>
            <w:tcW w:w="3116" w:type="dxa"/>
          </w:tcPr>
          <w:p w14:paraId="133CE88B" w14:textId="47E00457" w:rsidR="00626651" w:rsidRDefault="00626651" w:rsidP="00C858E7">
            <w:pPr>
              <w:rPr>
                <w:highlight w:val="white"/>
                <w:lang w:val="sv-SE"/>
              </w:rPr>
            </w:pPr>
            <w:proofErr w:type="spellStart"/>
            <w:r>
              <w:rPr>
                <w:highlight w:val="white"/>
                <w:lang w:val="sv-SE"/>
              </w:rPr>
              <w:t>Constant</w:t>
            </w:r>
            <w:proofErr w:type="spellEnd"/>
            <w:r>
              <w:rPr>
                <w:highlight w:val="white"/>
                <w:lang w:val="sv-SE"/>
              </w:rPr>
              <w:t xml:space="preserve">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Addtition</w:t>
            </w:r>
            <w:proofErr w:type="spellEnd"/>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Subtraction</w:t>
            </w:r>
            <w:proofErr w:type="spellEnd"/>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w:t>
            </w:r>
            <w:proofErr w:type="spellStart"/>
            <w:r>
              <w:rPr>
                <w:highlight w:val="white"/>
                <w:lang w:val="sv-SE"/>
              </w:rPr>
              <w:t>Multiplication</w:t>
            </w:r>
            <w:proofErr w:type="spellEnd"/>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proofErr w:type="spellStart"/>
            <w:r>
              <w:rPr>
                <w:highlight w:val="white"/>
                <w:lang w:val="sv-SE"/>
              </w:rPr>
              <w:t>Binary</w:t>
            </w:r>
            <w:proofErr w:type="spellEnd"/>
            <w:r>
              <w:rPr>
                <w:highlight w:val="white"/>
                <w:lang w:val="sv-SE"/>
              </w:rPr>
              <w:t xml:space="preserve"> Division and </w:t>
            </w:r>
            <w:proofErr w:type="spellStart"/>
            <w:r>
              <w:rPr>
                <w:highlight w:val="white"/>
                <w:lang w:val="sv-SE"/>
              </w:rPr>
              <w:t>Modulo</w:t>
            </w:r>
            <w:proofErr w:type="spellEnd"/>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4F783CAD" w:rsidR="0074376E" w:rsidRPr="00CF2F9E" w:rsidRDefault="0074376E" w:rsidP="00CF2F9E">
      <w:pPr>
        <w:pStyle w:val="Code"/>
        <w:rPr>
          <w:highlight w:val="white"/>
        </w:rPr>
      </w:pPr>
      <w:r w:rsidRPr="00CF2F9E">
        <w:rPr>
          <w:highlight w:val="white"/>
        </w:rPr>
        <w:t xml:space="preserve">            if (resultSymbol.</w:t>
      </w:r>
      <w:r w:rsidR="00A3530F">
        <w:rPr>
          <w:highlight w:val="white"/>
        </w:rPr>
        <w:t>Is</w:t>
      </w:r>
      <w:r w:rsidRPr="00CF2F9E">
        <w:rPr>
          <w:highlight w:val="white"/>
        </w:rPr>
        <w:t>Temporary</w:t>
      </w:r>
      <w:r w:rsidR="00A3530F">
        <w:rPr>
          <w:highlight w:val="white"/>
        </w:rPr>
        <w:t>()</w:t>
      </w:r>
      <w:r w:rsidRPr="00CF2F9E">
        <w:rPr>
          <w:highlight w:val="white"/>
        </w:rPr>
        <w:t>)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59" w:name="_Toc49764395"/>
      <w:r>
        <w:rPr>
          <w:highlight w:val="white"/>
        </w:rPr>
        <w:t>Optimize Relation Expression</w:t>
      </w:r>
      <w:bookmarkEnd w:id="459"/>
    </w:p>
    <w:p w14:paraId="1D7AF0F5" w14:textId="21B8EB16"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60" w:name="_Toc49764396"/>
      <w:r w:rsidRPr="009D3B17">
        <w:rPr>
          <w:highlight w:val="white"/>
        </w:rPr>
        <w:t xml:space="preserve">Optimize </w:t>
      </w:r>
      <w:r w:rsidR="001278F9">
        <w:rPr>
          <w:highlight w:val="white"/>
        </w:rPr>
        <w:t>Communicative</w:t>
      </w:r>
      <w:r w:rsidRPr="009D3B17">
        <w:rPr>
          <w:highlight w:val="white"/>
        </w:rPr>
        <w:t xml:space="preserve"> Expression</w:t>
      </w:r>
      <w:bookmarkEnd w:id="460"/>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61" w:name="_Toc49764397"/>
      <w:r>
        <w:t>Remove Trivial Assignment</w:t>
      </w:r>
      <w:bookmarkEnd w:id="461"/>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62" w:name="_Toc49764398"/>
      <w:r w:rsidRPr="00EC76D5">
        <w:lastRenderedPageBreak/>
        <w:t xml:space="preserve">Remove </w:t>
      </w:r>
      <w:r w:rsidR="00F03A18" w:rsidRPr="00EC76D5">
        <w:t>Cleared</w:t>
      </w:r>
      <w:r w:rsidRPr="00EC76D5">
        <w:t xml:space="preserve"> Code</w:t>
      </w:r>
      <w:bookmarkEnd w:id="462"/>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63" w:name="_Toc49764399"/>
      <w:r>
        <w:lastRenderedPageBreak/>
        <w:t>Assembly Code Generation</w:t>
      </w:r>
      <w:bookmarkEnd w:id="463"/>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64" w:name="_Toc49764400"/>
      <w:r>
        <w:t>Runtime Management</w:t>
      </w:r>
      <w:bookmarkEnd w:id="464"/>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645815" w:rsidRPr="00D2146B" w:rsidRDefault="00645815"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645815" w:rsidRPr="00D2146B" w:rsidRDefault="00645815"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67D3A24E" w14:textId="26A2ED72" w:rsidR="00645815" w:rsidRPr="00D2146B" w:rsidRDefault="0064581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45815" w:rsidRPr="00D2146B" w:rsidRDefault="0064581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45815" w:rsidRPr="00D2146B" w:rsidRDefault="00645815"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645815" w:rsidRPr="00D2146B" w:rsidRDefault="00645815"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645815" w:rsidRPr="00D2146B" w:rsidRDefault="00645815"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645815" w:rsidRPr="00D2146B" w:rsidRDefault="00645815" w:rsidP="00D2146B">
                              <w:pPr>
                                <w:spacing w:before="0" w:after="0"/>
                                <w:rPr>
                                  <w:sz w:val="18"/>
                                  <w:szCs w:val="18"/>
                                  <w:lang w:val="sv-SE"/>
                                </w:rPr>
                              </w:pPr>
                            </w:p>
                            <w:p w14:paraId="48B5950A" w14:textId="77777777" w:rsidR="00645815" w:rsidRPr="00D2146B" w:rsidRDefault="00645815"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645815" w:rsidRPr="00D2146B" w:rsidRDefault="00645815"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645815" w:rsidRPr="00D2146B" w:rsidRDefault="0064581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45815" w:rsidRPr="00D2146B" w:rsidRDefault="0064581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45815" w:rsidRPr="00D2146B" w:rsidRDefault="0064581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45815" w:rsidRPr="00D2146B" w:rsidRDefault="00645815"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645815" w:rsidRPr="00D2146B" w:rsidRDefault="0064581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45815" w:rsidRPr="00D2146B" w:rsidRDefault="0064581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45815" w:rsidRPr="00D2146B" w:rsidRDefault="0064581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45815" w:rsidRPr="00D2146B" w:rsidRDefault="00645815" w:rsidP="00D2146B">
                              <w:pPr>
                                <w:spacing w:before="0" w:after="0" w:line="256" w:lineRule="auto"/>
                                <w:rPr>
                                  <w:sz w:val="18"/>
                                  <w:szCs w:val="18"/>
                                </w:rPr>
                              </w:pPr>
                              <w:r w:rsidRPr="00D2146B">
                                <w:rPr>
                                  <w:rFonts w:eastAsia="Calibri"/>
                                  <w:color w:val="000000"/>
                                  <w:sz w:val="18"/>
                                  <w:szCs w:val="18"/>
                                </w:rPr>
                                <w:t> </w:t>
                              </w:r>
                            </w:p>
                            <w:p w14:paraId="2924CD49" w14:textId="77777777" w:rsidR="00645815" w:rsidRPr="00D2146B" w:rsidRDefault="00645815"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645815" w:rsidRPr="00D2146B" w:rsidRDefault="00645815"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645815" w:rsidRPr="00D2146B" w:rsidRDefault="0064581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45815" w:rsidRPr="00D2146B" w:rsidRDefault="00645815"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645815" w:rsidRPr="00D2146B" w:rsidRDefault="0064581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45815" w:rsidRPr="00D2146B" w:rsidRDefault="0064581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45815" w:rsidRPr="00D2146B" w:rsidRDefault="0064581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45815" w:rsidRPr="00D2146B" w:rsidRDefault="00645815" w:rsidP="00D2146B">
                              <w:pPr>
                                <w:spacing w:before="0" w:after="0" w:line="254" w:lineRule="auto"/>
                                <w:rPr>
                                  <w:sz w:val="18"/>
                                  <w:szCs w:val="18"/>
                                </w:rPr>
                              </w:pPr>
                              <w:r w:rsidRPr="00D2146B">
                                <w:rPr>
                                  <w:rFonts w:eastAsia="Calibri"/>
                                  <w:color w:val="000000"/>
                                  <w:sz w:val="18"/>
                                  <w:szCs w:val="18"/>
                                </w:rPr>
                                <w:t> </w:t>
                              </w:r>
                            </w:p>
                            <w:p w14:paraId="1ECBE518" w14:textId="77777777" w:rsidR="00645815" w:rsidRPr="00D2146B" w:rsidRDefault="00645815"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645815" w:rsidRPr="00D2146B" w:rsidRDefault="00645815"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645815" w:rsidRPr="00D2146B" w:rsidRDefault="00645815"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62D949FE" w14:textId="5C3875D3" w:rsidR="00645815" w:rsidRPr="00D2146B" w:rsidRDefault="00645815" w:rsidP="00D2146B">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67D3A24E" w14:textId="26A2ED72" w:rsidR="00645815" w:rsidRPr="00D2146B" w:rsidRDefault="00645815"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645815" w:rsidRPr="00D2146B" w:rsidRDefault="00645815"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645815" w:rsidRPr="00D2146B" w:rsidRDefault="00645815" w:rsidP="00D2146B">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66E1AE1" w14:textId="757FAE9A" w:rsidR="00645815" w:rsidRPr="00D2146B" w:rsidRDefault="00645815" w:rsidP="00D2146B">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3E5A4966" w14:textId="38836501" w:rsidR="00645815" w:rsidRPr="00D2146B" w:rsidRDefault="00645815" w:rsidP="00D2146B">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47933EB5" w14:textId="249DDD3C" w:rsidR="00645815" w:rsidRPr="00D2146B" w:rsidRDefault="00645815" w:rsidP="00D2146B">
                        <w:pPr>
                          <w:spacing w:before="0" w:after="0"/>
                          <w:rPr>
                            <w:sz w:val="18"/>
                            <w:szCs w:val="18"/>
                            <w:lang w:val="sv-SE"/>
                          </w:rPr>
                        </w:pPr>
                      </w:p>
                      <w:p w14:paraId="48B5950A" w14:textId="77777777" w:rsidR="00645815" w:rsidRPr="00D2146B" w:rsidRDefault="00645815"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645815" w:rsidRPr="00D2146B" w:rsidRDefault="00645815"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645815" w:rsidRPr="00D2146B" w:rsidRDefault="0064581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645815" w:rsidRPr="00D2146B" w:rsidRDefault="00645815"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645815" w:rsidRPr="00D2146B" w:rsidRDefault="00645815"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645815" w:rsidRPr="00D2146B" w:rsidRDefault="00645815" w:rsidP="00D2146B">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8A1441D" w14:textId="77777777" w:rsidR="00645815" w:rsidRPr="00D2146B" w:rsidRDefault="00645815"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645815" w:rsidRPr="00D2146B" w:rsidRDefault="00645815"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645815" w:rsidRPr="00D2146B" w:rsidRDefault="00645815"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645815" w:rsidRPr="00D2146B" w:rsidRDefault="00645815" w:rsidP="00D2146B">
                        <w:pPr>
                          <w:spacing w:before="0" w:after="0" w:line="256" w:lineRule="auto"/>
                          <w:rPr>
                            <w:sz w:val="18"/>
                            <w:szCs w:val="18"/>
                          </w:rPr>
                        </w:pPr>
                        <w:r w:rsidRPr="00D2146B">
                          <w:rPr>
                            <w:rFonts w:eastAsia="Calibri"/>
                            <w:color w:val="000000"/>
                            <w:sz w:val="18"/>
                            <w:szCs w:val="18"/>
                          </w:rPr>
                          <w:t> </w:t>
                        </w:r>
                      </w:p>
                      <w:p w14:paraId="2924CD49" w14:textId="77777777" w:rsidR="00645815" w:rsidRPr="00D2146B" w:rsidRDefault="00645815"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645815" w:rsidRPr="00D2146B" w:rsidRDefault="00645815"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645815" w:rsidRPr="00D2146B" w:rsidRDefault="00645815"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645815" w:rsidRPr="00D2146B" w:rsidRDefault="00645815" w:rsidP="00D2146B">
                        <w:pPr>
                          <w:spacing w:before="0" w:after="0" w:line="254" w:lineRule="auto"/>
                          <w:rPr>
                            <w:sz w:val="18"/>
                            <w:szCs w:val="18"/>
                          </w:rPr>
                        </w:pPr>
                        <w:r w:rsidRPr="00D2146B">
                          <w:rPr>
                            <w:rFonts w:eastAsia="Calibri"/>
                            <w:color w:val="000000"/>
                            <w:sz w:val="18"/>
                            <w:szCs w:val="18"/>
                          </w:rPr>
                          <w:t xml:space="preserve">Variable </w:t>
                        </w:r>
                        <w:proofErr w:type="spellStart"/>
                        <w:r>
                          <w:rPr>
                            <w:rFonts w:eastAsia="Calibri"/>
                            <w:color w:val="000000"/>
                            <w:sz w:val="18"/>
                            <w:szCs w:val="18"/>
                          </w:rPr>
                          <w:t>a:1</w:t>
                        </w:r>
                        <w:proofErr w:type="spellEnd"/>
                      </w:p>
                      <w:p w14:paraId="45BDE05F" w14:textId="77777777" w:rsidR="00645815" w:rsidRPr="00D2146B" w:rsidRDefault="00645815"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645815" w:rsidRPr="00D2146B" w:rsidRDefault="00645815"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645815" w:rsidRPr="00D2146B" w:rsidRDefault="00645815"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645815" w:rsidRPr="00D2146B" w:rsidRDefault="00645815" w:rsidP="00D2146B">
                        <w:pPr>
                          <w:spacing w:before="0" w:after="0" w:line="254" w:lineRule="auto"/>
                          <w:rPr>
                            <w:sz w:val="18"/>
                            <w:szCs w:val="18"/>
                          </w:rPr>
                        </w:pPr>
                        <w:r w:rsidRPr="00D2146B">
                          <w:rPr>
                            <w:rFonts w:eastAsia="Calibri"/>
                            <w:color w:val="000000"/>
                            <w:sz w:val="18"/>
                            <w:szCs w:val="18"/>
                          </w:rPr>
                          <w:t> </w:t>
                        </w:r>
                      </w:p>
                      <w:p w14:paraId="1ECBE518" w14:textId="77777777" w:rsidR="00645815" w:rsidRPr="00D2146B" w:rsidRDefault="00645815"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645815" w:rsidRPr="00D2146B" w:rsidRDefault="00645815" w:rsidP="00E11100">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645815" w:rsidRPr="00D2146B" w:rsidRDefault="00645815"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645815" w:rsidRDefault="00645815"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114C5440" w14:textId="0AA70AB6" w:rsidR="00645815" w:rsidRDefault="0064581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45815" w:rsidRPr="00D2146B" w:rsidRDefault="0064581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45815" w:rsidRPr="00D2146B" w:rsidRDefault="0064581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45815" w:rsidRPr="00D2146B" w:rsidRDefault="0064581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45815" w:rsidRPr="00D2146B" w:rsidRDefault="0064581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45815" w:rsidRPr="00D2146B" w:rsidRDefault="00645815"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645815" w:rsidRPr="00D2146B" w:rsidRDefault="00645815"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645815" w:rsidRPr="00D2146B" w:rsidRDefault="00645815"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645815" w:rsidRPr="00D2146B" w:rsidRDefault="00645815" w:rsidP="002903DF">
                              <w:pPr>
                                <w:spacing w:before="0" w:after="0"/>
                                <w:rPr>
                                  <w:sz w:val="18"/>
                                  <w:szCs w:val="18"/>
                                  <w:lang w:val="sv-SE"/>
                                </w:rPr>
                              </w:pPr>
                            </w:p>
                            <w:p w14:paraId="3BE3217A" w14:textId="77777777" w:rsidR="00645815" w:rsidRPr="00D2146B" w:rsidRDefault="00645815"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645815" w:rsidRPr="00D2146B" w:rsidRDefault="00645815"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45815" w:rsidRDefault="0064581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45815" w:rsidRPr="00D2146B" w:rsidRDefault="00645815" w:rsidP="002903DF">
                              <w:pPr>
                                <w:spacing w:before="0" w:after="0" w:line="256" w:lineRule="auto"/>
                                <w:rPr>
                                  <w:sz w:val="18"/>
                                  <w:szCs w:val="18"/>
                                </w:rPr>
                              </w:pPr>
                              <w:r>
                                <w:rPr>
                                  <w:rFonts w:eastAsia="Calibri"/>
                                  <w:color w:val="000000"/>
                                  <w:sz w:val="18"/>
                                  <w:szCs w:val="18"/>
                                </w:rPr>
                                <w:t>Elliptic parameter: 21</w:t>
                              </w:r>
                            </w:p>
                            <w:p w14:paraId="0F8126A1"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 </w:t>
                              </w:r>
                            </w:p>
                            <w:p w14:paraId="28313E96"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645815" w:rsidRPr="00D2146B" w:rsidRDefault="00645815"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45815" w:rsidRPr="00D2146B" w:rsidRDefault="0064581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 </w:t>
                              </w:r>
                            </w:p>
                            <w:p w14:paraId="48FC4ABF"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645815" w:rsidRPr="00D2146B" w:rsidRDefault="00645815"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645815" w:rsidRPr="00D2146B" w:rsidRDefault="00645815"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f</w:t>
                        </w:r>
                        <w:r>
                          <w:rPr>
                            <w:sz w:val="18"/>
                            <w:szCs w:val="18"/>
                            <w:lang w:val="sv-SE"/>
                          </w:rPr>
                          <w:t>: 6</w:t>
                        </w:r>
                      </w:p>
                      <w:p w14:paraId="3DB15A27" w14:textId="2304FC35" w:rsidR="00645815" w:rsidRDefault="00645815" w:rsidP="002903DF">
                        <w:pPr>
                          <w:spacing w:before="0" w:after="0"/>
                          <w:rPr>
                            <w:sz w:val="18"/>
                            <w:szCs w:val="18"/>
                            <w:lang w:val="sv-SE"/>
                          </w:rPr>
                        </w:pPr>
                        <w:proofErr w:type="spellStart"/>
                        <w:r w:rsidRPr="00D2146B">
                          <w:rPr>
                            <w:sz w:val="18"/>
                            <w:szCs w:val="18"/>
                            <w:lang w:val="sv-SE"/>
                          </w:rPr>
                          <w:t>Variable</w:t>
                        </w:r>
                        <w:proofErr w:type="spellEnd"/>
                        <w:r w:rsidRPr="00D2146B">
                          <w:rPr>
                            <w:sz w:val="18"/>
                            <w:szCs w:val="18"/>
                            <w:lang w:val="sv-SE"/>
                          </w:rPr>
                          <w:t xml:space="preserve"> </w:t>
                        </w:r>
                        <w:proofErr w:type="gramStart"/>
                        <w:r w:rsidRPr="00D2146B">
                          <w:rPr>
                            <w:sz w:val="18"/>
                            <w:szCs w:val="18"/>
                            <w:lang w:val="sv-SE"/>
                          </w:rPr>
                          <w:t>e</w:t>
                        </w:r>
                        <w:proofErr w:type="gramEnd"/>
                        <w:r>
                          <w:rPr>
                            <w:sz w:val="18"/>
                            <w:szCs w:val="18"/>
                            <w:lang w:val="sv-SE"/>
                          </w:rPr>
                          <w:t>: 5</w:t>
                        </w:r>
                      </w:p>
                      <w:p w14:paraId="114C5440" w14:textId="0AA70AB6" w:rsidR="00645815" w:rsidRDefault="0064581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645815" w:rsidRPr="00D2146B" w:rsidRDefault="00645815"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645815" w:rsidRPr="00D2146B" w:rsidRDefault="00645815"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645815" w:rsidRPr="00D2146B" w:rsidRDefault="00645815"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645815" w:rsidRPr="00D2146B" w:rsidRDefault="00645815"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645815" w:rsidRPr="00D2146B" w:rsidRDefault="00645815" w:rsidP="002903DF">
                        <w:pPr>
                          <w:spacing w:before="0" w:after="0"/>
                          <w:rPr>
                            <w:sz w:val="18"/>
                            <w:szCs w:val="18"/>
                            <w:lang w:val="sv-SE"/>
                          </w:rPr>
                        </w:pPr>
                        <w:proofErr w:type="spellStart"/>
                        <w:r w:rsidRPr="00D2146B">
                          <w:rPr>
                            <w:sz w:val="18"/>
                            <w:szCs w:val="18"/>
                            <w:lang w:val="sv-SE"/>
                          </w:rPr>
                          <w:t>Ellipse</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5718813E" w14:textId="77777777" w:rsidR="00645815" w:rsidRPr="00D2146B" w:rsidRDefault="00645815" w:rsidP="002903DF">
                        <w:pPr>
                          <w:spacing w:before="0" w:after="0"/>
                          <w:rPr>
                            <w:sz w:val="18"/>
                            <w:szCs w:val="18"/>
                            <w:lang w:val="sv-SE"/>
                          </w:rPr>
                        </w:pPr>
                        <w:proofErr w:type="spellStart"/>
                        <w:r w:rsidRPr="00D2146B">
                          <w:rPr>
                            <w:sz w:val="18"/>
                            <w:szCs w:val="18"/>
                            <w:lang w:val="sv-SE"/>
                          </w:rPr>
                          <w:t>Regular</w:t>
                        </w:r>
                        <w:proofErr w:type="spellEnd"/>
                        <w:r w:rsidRPr="00D2146B">
                          <w:rPr>
                            <w:sz w:val="18"/>
                            <w:szCs w:val="18"/>
                            <w:lang w:val="sv-SE"/>
                          </w:rPr>
                          <w:t xml:space="preserve"> </w:t>
                        </w:r>
                        <w:proofErr w:type="spellStart"/>
                        <w:r w:rsidRPr="00D2146B">
                          <w:rPr>
                            <w:sz w:val="18"/>
                            <w:szCs w:val="18"/>
                            <w:lang w:val="sv-SE"/>
                          </w:rPr>
                          <w:t>Frame</w:t>
                        </w:r>
                        <w:proofErr w:type="spellEnd"/>
                        <w:r w:rsidRPr="00D2146B">
                          <w:rPr>
                            <w:sz w:val="18"/>
                            <w:szCs w:val="18"/>
                            <w:lang w:val="sv-SE"/>
                          </w:rPr>
                          <w:t xml:space="preserve"> Pointer</w:t>
                        </w:r>
                      </w:p>
                      <w:p w14:paraId="62230721" w14:textId="77777777" w:rsidR="00645815" w:rsidRPr="00D2146B" w:rsidRDefault="00645815" w:rsidP="002903DF">
                        <w:pPr>
                          <w:spacing w:before="0" w:after="0"/>
                          <w:rPr>
                            <w:sz w:val="18"/>
                            <w:szCs w:val="18"/>
                            <w:lang w:val="sv-SE"/>
                          </w:rPr>
                        </w:pPr>
                        <w:proofErr w:type="spellStart"/>
                        <w:r w:rsidRPr="00D2146B">
                          <w:rPr>
                            <w:sz w:val="18"/>
                            <w:szCs w:val="18"/>
                            <w:lang w:val="sv-SE"/>
                          </w:rPr>
                          <w:t>Return</w:t>
                        </w:r>
                        <w:proofErr w:type="spellEnd"/>
                        <w:r w:rsidRPr="00D2146B">
                          <w:rPr>
                            <w:sz w:val="18"/>
                            <w:szCs w:val="18"/>
                            <w:lang w:val="sv-SE"/>
                          </w:rPr>
                          <w:t xml:space="preserve"> </w:t>
                        </w:r>
                        <w:proofErr w:type="spellStart"/>
                        <w:r w:rsidRPr="00D2146B">
                          <w:rPr>
                            <w:sz w:val="18"/>
                            <w:szCs w:val="18"/>
                            <w:lang w:val="sv-SE"/>
                          </w:rPr>
                          <w:t>Address</w:t>
                        </w:r>
                        <w:proofErr w:type="spellEnd"/>
                        <w:r>
                          <w:rPr>
                            <w:sz w:val="18"/>
                            <w:szCs w:val="18"/>
                            <w:lang w:val="sv-SE"/>
                          </w:rPr>
                          <w:t xml:space="preserve">: </w:t>
                        </w:r>
                        <w:proofErr w:type="spellStart"/>
                        <w:r>
                          <w:rPr>
                            <w:sz w:val="18"/>
                            <w:szCs w:val="18"/>
                            <w:lang w:val="sv-SE"/>
                          </w:rPr>
                          <w:t>point</w:t>
                        </w:r>
                        <w:proofErr w:type="spellEnd"/>
                        <w:r>
                          <w:rPr>
                            <w:sz w:val="18"/>
                            <w:szCs w:val="18"/>
                            <w:lang w:val="sv-SE"/>
                          </w:rPr>
                          <w:t xml:space="preserve"> 2</w:t>
                        </w:r>
                      </w:p>
                      <w:p w14:paraId="74D5747F" w14:textId="77777777" w:rsidR="00645815" w:rsidRPr="00D2146B" w:rsidRDefault="00645815" w:rsidP="002903DF">
                        <w:pPr>
                          <w:spacing w:before="0" w:after="0"/>
                          <w:rPr>
                            <w:sz w:val="18"/>
                            <w:szCs w:val="18"/>
                            <w:lang w:val="sv-SE"/>
                          </w:rPr>
                        </w:pPr>
                      </w:p>
                      <w:p w14:paraId="3BE3217A" w14:textId="77777777" w:rsidR="00645815" w:rsidRPr="00D2146B" w:rsidRDefault="00645815"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645815" w:rsidRPr="00D2146B" w:rsidRDefault="00645815"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645815" w:rsidRDefault="00645815"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645815" w:rsidRPr="00D2146B" w:rsidRDefault="00645815" w:rsidP="002903DF">
                        <w:pPr>
                          <w:spacing w:before="0" w:after="0" w:line="256" w:lineRule="auto"/>
                          <w:rPr>
                            <w:sz w:val="18"/>
                            <w:szCs w:val="18"/>
                          </w:rPr>
                        </w:pPr>
                        <w:r>
                          <w:rPr>
                            <w:rFonts w:eastAsia="Calibri"/>
                            <w:color w:val="000000"/>
                            <w:sz w:val="18"/>
                            <w:szCs w:val="18"/>
                          </w:rPr>
                          <w:t>Elliptic parameter: 21</w:t>
                        </w:r>
                      </w:p>
                      <w:p w14:paraId="0F8126A1"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 xml:space="preserve">Parameter </w:t>
                        </w:r>
                        <w:proofErr w:type="spellStart"/>
                        <w:r>
                          <w:rPr>
                            <w:rFonts w:eastAsia="Calibri"/>
                            <w:color w:val="000000"/>
                            <w:sz w:val="18"/>
                            <w:szCs w:val="18"/>
                          </w:rPr>
                          <w:t>i</w:t>
                        </w:r>
                        <w:proofErr w:type="spellEnd"/>
                        <w:r>
                          <w:rPr>
                            <w:rFonts w:eastAsia="Calibri"/>
                            <w:color w:val="000000"/>
                            <w:sz w:val="18"/>
                            <w:szCs w:val="18"/>
                          </w:rPr>
                          <w:t>: 11</w:t>
                        </w:r>
                      </w:p>
                      <w:p w14:paraId="5047BC28"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 </w:t>
                        </w:r>
                      </w:p>
                      <w:p w14:paraId="28313E96" w14:textId="77777777" w:rsidR="00645815" w:rsidRPr="00D2146B" w:rsidRDefault="00645815"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645815" w:rsidRPr="00D2146B" w:rsidRDefault="00645815"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645815" w:rsidRPr="00D2146B" w:rsidRDefault="00645815"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 </w:t>
                        </w:r>
                      </w:p>
                      <w:p w14:paraId="48FC4ABF" w14:textId="77777777" w:rsidR="00645815" w:rsidRPr="00D2146B" w:rsidRDefault="00645815"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645815" w:rsidRPr="00D2146B" w:rsidRDefault="00645815" w:rsidP="002903DF">
                        <w:pPr>
                          <w:spacing w:before="0" w:after="0" w:line="254" w:lineRule="auto"/>
                          <w:jc w:val="right"/>
                          <w:rPr>
                            <w:sz w:val="18"/>
                            <w:szCs w:val="18"/>
                            <w:lang w:val="sv-SE"/>
                          </w:rPr>
                        </w:pPr>
                        <w:proofErr w:type="spellStart"/>
                        <w:r>
                          <w:rPr>
                            <w:rFonts w:eastAsia="Calibri"/>
                            <w:color w:val="000000"/>
                            <w:sz w:val="18"/>
                            <w:szCs w:val="18"/>
                            <w:lang w:val="sv-SE"/>
                          </w:rPr>
                          <w:t>main</w:t>
                        </w:r>
                        <w:proofErr w:type="spellEnd"/>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465"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proofErr w:type="gramStart"/>
      <w:r w:rsidR="001C40D2">
        <w:t>Similar to</w:t>
      </w:r>
      <w:proofErr w:type="gramEnd"/>
      <w:r w:rsidR="001C40D2">
        <w:t xml:space="preserve">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xml:space="preserve">. However, the ellipse frame pointers </w:t>
      </w:r>
      <w:proofErr w:type="gramStart"/>
      <w:r w:rsidR="001C40D2">
        <w:t>poin</w:t>
      </w:r>
      <w:r w:rsidR="001A2322">
        <w:t>ts</w:t>
      </w:r>
      <w:proofErr w:type="gramEnd"/>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w:t>
      </w:r>
      <w:proofErr w:type="spellStart"/>
      <w:r w:rsidR="00FA2BB3">
        <w:t xml:space="preserve">of </w:t>
      </w:r>
      <w:r w:rsidR="00FA2BB3" w:rsidRPr="00FA2BB3">
        <w:rPr>
          <w:rStyle w:val="KeyWord0"/>
        </w:rPr>
        <w:t>f</w:t>
      </w:r>
      <w:proofErr w:type="spellEnd"/>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465"/>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66" w:name="_Toc49764402"/>
      <w:r>
        <w:t>Assembly Code</w:t>
      </w:r>
      <w:bookmarkEnd w:id="466"/>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proofErr w:type="gramStart"/>
      <w:r>
        <w:rPr>
          <w:highlight w:val="white"/>
        </w:rPr>
        <w:t>Similar</w:t>
      </w:r>
      <w:proofErr w:type="gramEnd"/>
      <w:r>
        <w:rPr>
          <w:highlight w:val="white"/>
        </w:rPr>
        <w:t xml:space="preserve">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w:t>
      </w:r>
      <w:proofErr w:type="gramStart"/>
      <w:r>
        <w:rPr>
          <w:highlight w:val="white"/>
        </w:rPr>
        <w:t>have to</w:t>
      </w:r>
      <w:proofErr w:type="gramEnd"/>
      <w:r>
        <w:rPr>
          <w:highlight w:val="white"/>
        </w:rPr>
        <w:t xml:space="preserve">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w:t>
      </w:r>
      <w:proofErr w:type="gramStart"/>
      <w:r>
        <w:rPr>
          <w:highlight w:val="white"/>
        </w:rPr>
        <w:t>overlaps</w:t>
      </w:r>
      <w:proofErr w:type="gramEnd"/>
      <w:r>
        <w:rPr>
          <w:highlight w:val="white"/>
        </w:rPr>
        <w:t>. If at least one</w:t>
      </w:r>
      <w:r w:rsidR="00A829AD">
        <w:rPr>
          <w:highlight w:val="white"/>
        </w:rPr>
        <w:t xml:space="preserve"> </w:t>
      </w:r>
      <w:r>
        <w:rPr>
          <w:highlight w:val="white"/>
        </w:rPr>
        <w:t xml:space="preserve">register is null, they do not </w:t>
      </w:r>
      <w:proofErr w:type="gramStart"/>
      <w:r>
        <w:rPr>
          <w:highlight w:val="white"/>
        </w:rPr>
        <w:t>overlap</w:t>
      </w:r>
      <w:proofErr w:type="gramEnd"/>
      <w:r>
        <w:rPr>
          <w:highlight w:val="white"/>
        </w:rPr>
        <w:t xml:space="preserve">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xml:space="preserve">. If one of the register sets holds both the registers, they </w:t>
      </w:r>
      <w:proofErr w:type="gramStart"/>
      <w:r>
        <w:rPr>
          <w:highlight w:val="white"/>
        </w:rPr>
        <w:t>overlap</w:t>
      </w:r>
      <w:proofErr w:type="gramEnd"/>
      <w:r>
        <w:rPr>
          <w:highlight w:val="white"/>
        </w:rPr>
        <w:t xml:space="preserve">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w:t>
      </w:r>
      <w:proofErr w:type="gramStart"/>
      <w:r>
        <w:rPr>
          <w:highlight w:val="white"/>
        </w:rPr>
        <w:t>overlap</w:t>
      </w:r>
      <w:proofErr w:type="gramEnd"/>
      <w:r>
        <w:rPr>
          <w:highlight w:val="white"/>
        </w:rPr>
        <w:t xml:space="preserve">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w:t>
      </w:r>
      <w:proofErr w:type="gramStart"/>
      <w:r w:rsidR="003D7574">
        <w:rPr>
          <w:highlight w:val="white"/>
        </w:rPr>
        <w:t>sets</w:t>
      </w:r>
      <w:r w:rsidR="00C26D8B">
        <w:rPr>
          <w:highlight w:val="white"/>
        </w:rPr>
        <w:t>,</w:t>
      </w:r>
      <w:r w:rsidR="003D7574">
        <w:rPr>
          <w:highlight w:val="white"/>
        </w:rPr>
        <w:t xml:space="preserve"> because</w:t>
      </w:r>
      <w:proofErr w:type="gramEnd"/>
      <w:r w:rsidR="003D7574">
        <w:rPr>
          <w:highlight w:val="white"/>
        </w:rPr>
        <w:t xml:space="preserv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w:t>
      </w:r>
      <w:proofErr w:type="spellStart"/>
      <w:r w:rsidR="00902D36">
        <w:rPr>
          <w:highlight w:val="white"/>
        </w:rPr>
        <w:t>dword</w:t>
      </w:r>
      <w:proofErr w:type="spellEnd"/>
      <w:r w:rsidR="00902D36">
        <w:rPr>
          <w:highlight w:val="white"/>
        </w:rPr>
        <w:t>”,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proofErr w:type="gramStart"/>
      <w:r w:rsidR="00157DE4">
        <w:rPr>
          <w:highlight w:val="white"/>
        </w:rPr>
        <w:t>suffixed</w:t>
      </w:r>
      <w:proofErr w:type="gramEnd"/>
      <w:r w:rsidR="00157DE4">
        <w:rPr>
          <w:highlight w:val="white"/>
        </w:rPr>
        <w:t xml:space="preserve"> by the word “_byte”, “_word”, “_</w:t>
      </w:r>
      <w:proofErr w:type="spellStart"/>
      <w:r w:rsidR="00157DE4">
        <w:rPr>
          <w:highlight w:val="white"/>
        </w:rPr>
        <w:t>dword</w:t>
      </w:r>
      <w:proofErr w:type="spellEnd"/>
      <w:r w:rsidR="00157DE4">
        <w:rPr>
          <w:highlight w:val="white"/>
        </w:rPr>
        <w:t>”,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w:t>
      </w:r>
      <w:proofErr w:type="spellStart"/>
      <w:r>
        <w:rPr>
          <w:highlight w:val="white"/>
        </w:rPr>
        <w:t>the</w:t>
      </w:r>
      <w:proofErr w:type="spellEnd"/>
      <w:r>
        <w:rPr>
          <w:highlight w:val="white"/>
        </w:rPr>
        <w:t xml:space="preserv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67" w:name="_Toc49764403"/>
      <w:proofErr w:type="spellStart"/>
      <w:r>
        <w:rPr>
          <w:highlight w:val="white"/>
        </w:rPr>
        <w:t>ToString</w:t>
      </w:r>
      <w:bookmarkEnd w:id="467"/>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w:t>
      </w:r>
      <w:proofErr w:type="gramStart"/>
      <w:r w:rsidR="006112F5">
        <w:rPr>
          <w:highlight w:val="white"/>
        </w:rPr>
        <w:t>is</w:t>
      </w:r>
      <w:proofErr w:type="gramEnd"/>
      <w:r w:rsidR="006112F5">
        <w:rPr>
          <w:highlight w:val="white"/>
        </w:rPr>
        <w:t xml:space="preserve">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68" w:name="_Toc49764404"/>
      <w:r>
        <w:t>Tracks</w:t>
      </w:r>
      <w:bookmarkEnd w:id="468"/>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w:t>
      </w:r>
      <w:proofErr w:type="spellStart"/>
      <w:r>
        <w:t>e</w:t>
      </w:r>
      <w:proofErr w:type="spellEnd"/>
      <w:r>
        <w:t xml:space="preserv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proofErr w:type="gramStart"/>
      <w:r w:rsidR="004E71D8">
        <w:rPr>
          <w:rStyle w:val="KeyWord0"/>
        </w:rPr>
        <w:t>t0</w:t>
      </w:r>
      <w:r w:rsidR="00EC1A4B">
        <w:t>,</w:t>
      </w:r>
      <w:r w:rsidR="00B17A36">
        <w:t xml:space="preserve"> </w:t>
      </w:r>
      <w:r w:rsidR="00EC1A4B">
        <w:t>and</w:t>
      </w:r>
      <w:proofErr w:type="gramEnd"/>
      <w:r w:rsidR="00EC1A4B">
        <w:t xml:space="preserve">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w:t>
      </w:r>
      <w:proofErr w:type="gramStart"/>
      <w:r w:rsidR="00BE5569">
        <w:t>register, since</w:t>
      </w:r>
      <w:proofErr w:type="gramEnd"/>
      <w:r w:rsidR="00BE5569">
        <w:t xml:space="preserv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w:t>
      </w:r>
      <w:proofErr w:type="spellStart"/>
      <w:r>
        <w:rPr>
          <w:highlight w:val="white"/>
        </w:rPr>
        <w:t>ised</w:t>
      </w:r>
      <w:proofErr w:type="spellEnd"/>
      <w:r>
        <w:rPr>
          <w:highlight w:val="white"/>
        </w:rPr>
        <w:t xml:space="preserve">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 xml:space="preserve">takes a symbol and a potential register as </w:t>
      </w:r>
      <w:proofErr w:type="gramStart"/>
      <w:r w:rsidR="005A0A77">
        <w:rPr>
          <w:highlight w:val="white"/>
        </w:rPr>
        <w:t>parameters, and</w:t>
      </w:r>
      <w:proofErr w:type="gramEnd"/>
      <w:r w:rsidR="005A0A77">
        <w:rPr>
          <w:highlight w:val="white"/>
        </w:rPr>
        <w:t xml:space="preserve">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 xml:space="preserve">If at least one of the tracks’ entry lists is empty, the tracks does not </w:t>
      </w:r>
      <w:proofErr w:type="gramStart"/>
      <w:r w:rsidR="00885BC4">
        <w:rPr>
          <w:highlight w:val="white"/>
        </w:rPr>
        <w:t>overlap</w:t>
      </w:r>
      <w:proofErr w:type="gramEnd"/>
      <w:r w:rsidR="00885BC4">
        <w:rPr>
          <w:highlight w:val="white"/>
        </w:rPr>
        <w:t xml:space="preserve">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w:t>
      </w:r>
      <w:proofErr w:type="gramStart"/>
      <w:r w:rsidR="00032939">
        <w:rPr>
          <w:highlight w:val="white"/>
        </w:rPr>
        <w:t>maximum  line</w:t>
      </w:r>
      <w:proofErr w:type="gramEnd"/>
      <w:r w:rsidR="00032939">
        <w:rPr>
          <w:highlight w:val="white"/>
        </w:rPr>
        <w:t xml:space="preserve"> number of one track is smaller </w:t>
      </w:r>
      <w:proofErr w:type="spellStart"/>
      <w:r w:rsidR="00032939">
        <w:rPr>
          <w:highlight w:val="white"/>
        </w:rPr>
        <w:t>that</w:t>
      </w:r>
      <w:proofErr w:type="spellEnd"/>
      <w:r w:rsidR="00032939">
        <w:rPr>
          <w:highlight w:val="white"/>
        </w:rPr>
        <w:t xml:space="preserve">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w:t>
      </w:r>
      <w:proofErr w:type="gramStart"/>
      <w:r w:rsidR="00512DD6">
        <w:rPr>
          <w:highlight w:val="white"/>
        </w:rPr>
        <w:t>have to</w:t>
      </w:r>
      <w:proofErr w:type="gramEnd"/>
      <w:r w:rsidR="00512DD6">
        <w:rPr>
          <w:highlight w:val="white"/>
        </w:rPr>
        <w:t xml:space="preserve">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 xml:space="preserve">Then we split the total graph into independent </w:t>
      </w:r>
      <w:proofErr w:type="spellStart"/>
      <w:r>
        <w:rPr>
          <w:highlight w:val="white"/>
        </w:rPr>
        <w:t>subgrphs</w:t>
      </w:r>
      <w:proofErr w:type="spellEnd"/>
      <w:r>
        <w:rPr>
          <w:highlight w:val="white"/>
        </w:rPr>
        <w:t>,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proofErr w:type="gramStart"/>
      <w:r w:rsidR="008A6229" w:rsidRPr="00F91594">
        <w:rPr>
          <w:rStyle w:val="KeyWord0"/>
          <w:highlight w:val="white"/>
        </w:rPr>
        <w:t>PointerRegisterSetWithEllipse</w:t>
      </w:r>
      <w:r w:rsidR="008A6229">
        <w:rPr>
          <w:highlight w:val="white"/>
        </w:rPr>
        <w:t>, since</w:t>
      </w:r>
      <w:proofErr w:type="gramEnd"/>
      <w:r w:rsidR="008A6229">
        <w:rPr>
          <w:highlight w:val="white"/>
        </w:rPr>
        <w:t xml:space="preserv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69" w:name="_Toc49764405"/>
      <w:r>
        <w:t>Assembly Code Generation</w:t>
      </w:r>
      <w:bookmarkEnd w:id="469"/>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w:t>
      </w:r>
      <w:proofErr w:type="spellStart"/>
      <w:r>
        <w:rPr>
          <w:highlight w:val="white"/>
        </w:rPr>
        <w:t>MainName</w:t>
      </w:r>
      <w:proofErr w:type="spellEnd"/>
      <w:r>
        <w:rPr>
          <w:highlight w:val="white"/>
        </w:rPr>
        <w:t xml:space="preserv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w:t>
      </w:r>
      <w:proofErr w:type="gramStart"/>
      <w:r w:rsidR="004F2544">
        <w:rPr>
          <w:highlight w:val="white"/>
        </w:rPr>
        <w:t>strange</w:t>
      </w:r>
      <w:proofErr w:type="gramEnd"/>
      <w:r w:rsidR="004F2544">
        <w:rPr>
          <w:highlight w:val="white"/>
        </w:rPr>
        <w:t xml:space="preserv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 xml:space="preserve">generates the assembly code with </w:t>
      </w:r>
      <w:proofErr w:type="gramStart"/>
      <w:r w:rsidR="008B1E37">
        <w:rPr>
          <w:highlight w:val="white"/>
        </w:rPr>
        <w:t>tracks, and</w:t>
      </w:r>
      <w:proofErr w:type="gramEnd"/>
      <w:r w:rsidR="008B1E37">
        <w:rPr>
          <w:highlight w:val="white"/>
        </w:rPr>
        <w:t xml:space="preserve">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70"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70"/>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71"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71"/>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72" w:name="_Toc49764408"/>
      <w:r>
        <w:rPr>
          <w:highlight w:val="white"/>
        </w:rPr>
        <w:t>Function Calls</w:t>
      </w:r>
      <w:bookmarkEnd w:id="472"/>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73"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73"/>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74" w:name="_Toc49764409"/>
      <w:r>
        <w:rPr>
          <w:highlight w:val="white"/>
        </w:rPr>
        <w:t>Loading Values into Registers</w:t>
      </w:r>
      <w:bookmarkEnd w:id="474"/>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75" w:name="_Toc49764410"/>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bookmarkEnd w:id="475"/>
      <w:proofErr w:type="spellEnd"/>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w:t>
      </w:r>
      <w:proofErr w:type="gramStart"/>
      <w:r w:rsidR="00831E92">
        <w:rPr>
          <w:highlight w:val="white"/>
        </w:rPr>
        <w:t>not</w:t>
      </w:r>
      <w:r w:rsidR="001E3A59">
        <w:rPr>
          <w:highlight w:val="white"/>
        </w:rPr>
        <w:t>h</w:t>
      </w:r>
      <w:r w:rsidR="00831E92">
        <w:rPr>
          <w:highlight w:val="white"/>
        </w:rPr>
        <w:t>ing</w:t>
      </w:r>
      <w:r w:rsidR="00E7704A">
        <w:rPr>
          <w:highlight w:val="white"/>
        </w:rPr>
        <w:t>, since</w:t>
      </w:r>
      <w:proofErr w:type="gramEnd"/>
      <w:r w:rsidR="00E7704A">
        <w:rPr>
          <w:highlight w:val="white"/>
        </w:rPr>
        <w:t xml:space="preserv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w:t>
      </w:r>
      <w:proofErr w:type="gramStart"/>
      <w:r w:rsidR="00EB7F51">
        <w:rPr>
          <w:highlight w:val="white"/>
        </w:rPr>
        <w:t>have to</w:t>
      </w:r>
      <w:proofErr w:type="gramEnd"/>
      <w:r w:rsidR="00EB7F51">
        <w:rPr>
          <w:highlight w:val="white"/>
        </w:rPr>
        <w:t xml:space="preserve">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76" w:name="_Toc49764411"/>
      <w:r>
        <w:rPr>
          <w:highlight w:val="white"/>
        </w:rPr>
        <w:t>Load and Inspect Registers</w:t>
      </w:r>
      <w:bookmarkEnd w:id="476"/>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77" w:name="_Toc49764412"/>
      <w:r>
        <w:rPr>
          <w:highlight w:val="white"/>
        </w:rPr>
        <w:t>Initialization</w:t>
      </w:r>
      <w:bookmarkEnd w:id="477"/>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478" w:name="_Toc49764413"/>
      <w:r>
        <w:rPr>
          <w:highlight w:val="white"/>
        </w:rPr>
        <w:t>Integral Multipl</w:t>
      </w:r>
      <w:r w:rsidR="00285456">
        <w:rPr>
          <w:highlight w:val="white"/>
        </w:rPr>
        <w:t>i</w:t>
      </w:r>
      <w:r>
        <w:rPr>
          <w:highlight w:val="white"/>
        </w:rPr>
        <w:t>cation, Division, and Modulo</w:t>
      </w:r>
      <w:bookmarkEnd w:id="478"/>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5DF591FE" w:rsidR="00E622E4" w:rsidRPr="00E622E4" w:rsidRDefault="00E622E4" w:rsidP="00E622E4">
      <w:pPr>
        <w:pStyle w:val="Code"/>
        <w:rPr>
          <w:highlight w:val="white"/>
        </w:rPr>
      </w:pPr>
      <w:r w:rsidRPr="00E622E4">
        <w:rPr>
          <w:highlight w:val="white"/>
        </w:rPr>
        <w:t xml:space="preserve">      if (resultSymbol.</w:t>
      </w:r>
      <w:r w:rsidR="005D1A38">
        <w:rPr>
          <w:highlight w:val="white"/>
        </w:rPr>
        <w:t>Is</w:t>
      </w:r>
      <w:r w:rsidR="00986125">
        <w:rPr>
          <w:highlight w:val="white"/>
        </w:rPr>
        <w:t>Temporary</w:t>
      </w:r>
      <w:r w:rsidR="005D1A38">
        <w:rPr>
          <w:highlight w:val="white"/>
        </w:rPr>
        <w:t>()</w:t>
      </w:r>
      <w:r w:rsidRPr="00E622E4">
        <w:rPr>
          <w:highlight w:val="white"/>
        </w:rPr>
        <w:t>)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479" w:name="_Toc49764414"/>
      <w:r w:rsidRPr="002F73EF">
        <w:rPr>
          <w:highlight w:val="white"/>
        </w:rPr>
        <w:lastRenderedPageBreak/>
        <w:t>Integral Assignment and Parameters</w:t>
      </w:r>
      <w:bookmarkEnd w:id="479"/>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218EAD6E" w:rsidR="007D3487" w:rsidRPr="007D3487" w:rsidRDefault="007D3487" w:rsidP="007D3487">
      <w:pPr>
        <w:pStyle w:val="Code"/>
        <w:rPr>
          <w:highlight w:val="white"/>
        </w:rPr>
      </w:pPr>
      <w:r w:rsidRPr="007D3487">
        <w:rPr>
          <w:highlight w:val="white"/>
        </w:rPr>
        <w:t xml:space="preserve">      if (resultSymbol.</w:t>
      </w:r>
      <w:r w:rsidR="00380086">
        <w:rPr>
          <w:highlight w:val="white"/>
        </w:rPr>
        <w:t>Is</w:t>
      </w:r>
      <w:r w:rsidR="00986125">
        <w:rPr>
          <w:highlight w:val="white"/>
        </w:rPr>
        <w:t>Temporary</w:t>
      </w:r>
      <w:r w:rsidR="00380086">
        <w:rPr>
          <w:highlight w:val="white"/>
        </w:rPr>
        <w:t>()</w:t>
      </w:r>
      <w:r w:rsidRPr="007D3487">
        <w:rPr>
          <w:highlight w:val="white"/>
        </w:rPr>
        <w:t>)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480" w:name="_Toc49764415"/>
      <w:r>
        <w:rPr>
          <w:highlight w:val="white"/>
        </w:rPr>
        <w:t>Unary Integral Operations</w:t>
      </w:r>
      <w:bookmarkEnd w:id="480"/>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63D4D962" w:rsidR="00184AA8" w:rsidRPr="00BA7F09" w:rsidRDefault="00184AA8" w:rsidP="00184AA8">
      <w:pPr>
        <w:pStyle w:val="Code"/>
        <w:rPr>
          <w:highlight w:val="white"/>
        </w:rPr>
      </w:pPr>
      <w:r w:rsidRPr="00BA7F09">
        <w:rPr>
          <w:highlight w:val="white"/>
        </w:rPr>
        <w:t xml:space="preserve">        if (resultSymbol.</w:t>
      </w:r>
      <w:r w:rsidR="00380086">
        <w:rPr>
          <w:highlight w:val="white"/>
        </w:rPr>
        <w:t>Is</w:t>
      </w:r>
      <w:r w:rsidR="00986125">
        <w:rPr>
          <w:highlight w:val="white"/>
        </w:rPr>
        <w:t>Temporary</w:t>
      </w:r>
      <w:r w:rsidR="00380086">
        <w:rPr>
          <w:highlight w:val="white"/>
        </w:rPr>
        <w:t>()</w:t>
      </w:r>
      <w:r w:rsidRPr="00BA7F09">
        <w:rPr>
          <w:highlight w:val="white"/>
        </w:rPr>
        <w:t>)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481" w:name="_Toc49764416"/>
      <w:r>
        <w:rPr>
          <w:highlight w:val="white"/>
        </w:rPr>
        <w:t>Integral Binary</w:t>
      </w:r>
      <w:bookmarkEnd w:id="481"/>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w:t>
      </w:r>
      <w:proofErr w:type="spellStart"/>
      <w:r w:rsidR="00CF52E0">
        <w:rPr>
          <w:highlight w:val="white"/>
        </w:rPr>
        <w:t>xor</w:t>
      </w:r>
      <w:proofErr w:type="spellEnd"/>
      <w:r w:rsidR="00CF52E0">
        <w:rPr>
          <w:highlight w:val="white"/>
        </w:rPr>
        <w:t xml:space="preserve">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proofErr w:type="gramStart"/>
      <w:r>
        <w:rPr>
          <w:highlight w:val="white"/>
        </w:rPr>
        <w:t>Generally speaking, we</w:t>
      </w:r>
      <w:proofErr w:type="gramEnd"/>
      <w:r>
        <w:rPr>
          <w:highlight w:val="white"/>
        </w:rPr>
        <w:t xml:space="preserv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w:t>
      </w:r>
      <w:proofErr w:type="gramStart"/>
      <w:r w:rsidR="00FC5873">
        <w:rPr>
          <w:highlight w:val="white"/>
        </w:rPr>
        <w:t>have to</w:t>
      </w:r>
      <w:proofErr w:type="gramEnd"/>
      <w:r w:rsidR="00FC5873">
        <w:rPr>
          <w:highlight w:val="white"/>
        </w:rPr>
        <w:t xml:space="preserve">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proofErr w:type="gramStart"/>
      <w:r w:rsidR="003F553D">
        <w:rPr>
          <w:highlight w:val="white"/>
        </w:rPr>
        <w:t>with the exception of</w:t>
      </w:r>
      <w:proofErr w:type="gramEnd"/>
      <w:r w:rsidR="003F553D">
        <w:rPr>
          <w:highlight w:val="white"/>
        </w:rPr>
        <w:t xml:space="preserve">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t>
      </w:r>
      <w:proofErr w:type="gramStart"/>
      <w:r w:rsidR="00782546">
        <w:rPr>
          <w:highlight w:val="white"/>
        </w:rPr>
        <w:t>With the exception of</w:t>
      </w:r>
      <w:proofErr w:type="gramEnd"/>
      <w:r w:rsidR="00782546">
        <w:rPr>
          <w:highlight w:val="white"/>
        </w:rPr>
        <w:t xml:space="preserve">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proofErr w:type="spellStart"/>
      <w:r w:rsidR="00213C9A" w:rsidRPr="00213C9A">
        <w:rPr>
          <w:rStyle w:val="KeyWord0"/>
          <w:highlight w:val="white"/>
        </w:rPr>
        <w:t>leftTrack</w:t>
      </w:r>
      <w:proofErr w:type="spellEnd"/>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 xml:space="preserve">Then we need to </w:t>
      </w:r>
      <w:proofErr w:type="gramStart"/>
      <w:r>
        <w:rPr>
          <w:highlight w:val="white"/>
        </w:rPr>
        <w:t>look into</w:t>
      </w:r>
      <w:proofErr w:type="gramEnd"/>
      <w:r>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w:t>
      </w:r>
      <w:proofErr w:type="gramStart"/>
      <w:r>
        <w:rPr>
          <w:highlight w:val="white"/>
        </w:rPr>
        <w:t>value</w:t>
      </w:r>
      <w:r w:rsidR="002F6651">
        <w:rPr>
          <w:highlight w:val="white"/>
        </w:rPr>
        <w:t>, if</w:t>
      </w:r>
      <w:proofErr w:type="gramEnd"/>
      <w:r w:rsidR="002F6651">
        <w:rPr>
          <w:highlight w:val="white"/>
        </w:rPr>
        <w:t xml:space="preserve">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A476790" w:rsidR="00D37F7C" w:rsidRPr="00D37F7C" w:rsidRDefault="00D37F7C" w:rsidP="00D37F7C">
      <w:pPr>
        <w:pStyle w:val="Code"/>
        <w:rPr>
          <w:highlight w:val="white"/>
        </w:rPr>
      </w:pPr>
      <w:r w:rsidRPr="00D37F7C">
        <w:rPr>
          <w:highlight w:val="white"/>
        </w:rPr>
        <w:t xml:space="preserve">          if (resultSymbol.</w:t>
      </w:r>
      <w:r w:rsidR="00D1346A">
        <w:rPr>
          <w:highlight w:val="white"/>
        </w:rPr>
        <w:t>Is</w:t>
      </w:r>
      <w:r w:rsidR="00986125">
        <w:rPr>
          <w:highlight w:val="white"/>
        </w:rPr>
        <w:t>Temporary</w:t>
      </w:r>
      <w:r w:rsidR="00D1346A">
        <w:rPr>
          <w:highlight w:val="white"/>
        </w:rPr>
        <w:t>()</w:t>
      </w:r>
      <w:r w:rsidRPr="00D37F7C">
        <w:rPr>
          <w:highlight w:val="white"/>
        </w:rPr>
        <w:t>)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9CAF0F0" w14:textId="77777777" w:rsidR="000D67DA" w:rsidRDefault="002F73EF" w:rsidP="002F73EF">
      <w:pPr>
        <w:pStyle w:val="Code"/>
        <w:rPr>
          <w:highlight w:val="white"/>
        </w:rPr>
      </w:pPr>
      <w:r w:rsidRPr="00304E69">
        <w:rPr>
          <w:highlight w:val="white"/>
        </w:rPr>
        <w:t xml:space="preserve">                          Offset(leftSymbol), Base(rightSymbol),</w:t>
      </w:r>
    </w:p>
    <w:p w14:paraId="70725E44" w14:textId="4F5A00D6" w:rsidR="002F73EF" w:rsidRPr="00304E69" w:rsidRDefault="000D67DA" w:rsidP="002F73EF">
      <w:pPr>
        <w:pStyle w:val="Code"/>
        <w:rPr>
          <w:highlight w:val="white"/>
        </w:rPr>
      </w:pPr>
      <w:r>
        <w:rPr>
          <w:highlight w:val="white"/>
        </w:rPr>
        <w:t xml:space="preserve">                         </w:t>
      </w:r>
      <w:r w:rsidR="002F73EF" w:rsidRPr="00304E69">
        <w:rPr>
          <w:highlight w:val="white"/>
        </w:rPr>
        <w:t xml:space="preserve"> </w:t>
      </w:r>
      <w:r>
        <w:rPr>
          <w:highlight w:val="white"/>
        </w:rPr>
        <w:t>T</w:t>
      </w:r>
      <w:r w:rsidR="002F73EF" w:rsidRPr="00304E69">
        <w:rPr>
          <w:highlight w:val="white"/>
        </w:rPr>
        <w:t>ypeSize</w:t>
      </w:r>
      <w:r>
        <w:rPr>
          <w:highlight w:val="white"/>
        </w:rPr>
        <w:t>.PointerSize</w:t>
      </w:r>
      <w:r w:rsidR="002F73EF" w:rsidRPr="00304E69">
        <w:rPr>
          <w:highlight w:val="white"/>
        </w:rPr>
        <w:t>);</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482" w:name="_Toc49764417"/>
      <w:r w:rsidRPr="00C64273">
        <w:rPr>
          <w:highlight w:val="white"/>
        </w:rPr>
        <w:t>Base and Offset</w:t>
      </w:r>
      <w:bookmarkEnd w:id="482"/>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lastRenderedPageBreak/>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483" w:name="_Toc49764418"/>
      <w:r>
        <w:rPr>
          <w:highlight w:val="white"/>
        </w:rPr>
        <w:lastRenderedPageBreak/>
        <w:t>Case</w:t>
      </w:r>
      <w:bookmarkEnd w:id="483"/>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484" w:name="_Toc49764419"/>
      <w:r>
        <w:rPr>
          <w:highlight w:val="white"/>
        </w:rPr>
        <w:t>Address</w:t>
      </w:r>
      <w:bookmarkEnd w:id="484"/>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485" w:name="_Toc49764420"/>
      <w:r w:rsidRPr="00CF4437">
        <w:rPr>
          <w:highlight w:val="white"/>
        </w:rPr>
        <w:t>Floating Binary</w:t>
      </w:r>
      <w:bookmarkEnd w:id="485"/>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proofErr w:type="gramStart"/>
      <w:r w:rsidR="00335270">
        <w:rPr>
          <w:highlight w:val="white"/>
        </w:rPr>
        <w:t>more simple</w:t>
      </w:r>
      <w:proofErr w:type="gram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486" w:name="_Toc49764421"/>
      <w:r w:rsidRPr="00924172">
        <w:rPr>
          <w:highlight w:val="white"/>
        </w:rPr>
        <w:lastRenderedPageBreak/>
        <w:t>Floating Relation</w:t>
      </w:r>
      <w:bookmarkEnd w:id="486"/>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487" w:name="_Toc49764422"/>
      <w:r>
        <w:rPr>
          <w:highlight w:val="white"/>
        </w:rPr>
        <w:t>Floating Push and Pop</w:t>
      </w:r>
      <w:bookmarkEnd w:id="487"/>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lastRenderedPageBreak/>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2DAC7B43"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21174511" w14:textId="77777777" w:rsidR="008566DD" w:rsidRPr="008566DD" w:rsidRDefault="008566DD" w:rsidP="008566DD">
      <w:pPr>
        <w:pStyle w:val="Code"/>
        <w:rPr>
          <w:highlight w:val="white"/>
        </w:rPr>
      </w:pPr>
      <w:r w:rsidRPr="008566DD">
        <w:rPr>
          <w:highlight w:val="white"/>
        </w:rPr>
        <w:lastRenderedPageBreak/>
        <w:t xml:space="preserve">      if (symbol.Type.IsIntegralArrayOrPointer() &amp;&amp; symbol.IsTemporary()) {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488" w:name="_Toc49764423"/>
      <w:r>
        <w:rPr>
          <w:highlight w:val="white"/>
        </w:rPr>
        <w:t>Type Conversion</w:t>
      </w:r>
      <w:bookmarkEnd w:id="488"/>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489" w:name="_Toc49764424"/>
      <w:r>
        <w:rPr>
          <w:highlight w:val="white"/>
        </w:rPr>
        <w:t>Struct and Union</w:t>
      </w:r>
      <w:bookmarkEnd w:id="489"/>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490" w:name="_Toc49764425"/>
      <w:r>
        <w:rPr>
          <w:highlight w:val="white"/>
        </w:rPr>
        <w:t>Initialization Code</w:t>
      </w:r>
      <w:bookmarkEnd w:id="490"/>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w:t>
      </w:r>
      <w:proofErr w:type="gramStart"/>
      <w:r w:rsidR="00995B7B">
        <w:rPr>
          <w:highlight w:val="white"/>
        </w:rPr>
        <w:t>look into</w:t>
      </w:r>
      <w:proofErr w:type="gramEnd"/>
      <w:r w:rsidR="00995B7B">
        <w:rPr>
          <w:highlight w:val="white"/>
        </w:rPr>
        <w:t xml:space="preserve">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proofErr w:type="spellStart"/>
      <w:r>
        <w:rPr>
          <w:highlight w:val="white"/>
        </w:rPr>
        <w:t>AssemblyCodeGenerator.cs</w:t>
      </w:r>
      <w:proofErr w:type="spellEnd"/>
    </w:p>
    <w:p w14:paraId="7AE9206A" w14:textId="77777777" w:rsidR="00BA61C9" w:rsidRPr="00BA61C9" w:rsidRDefault="00BA61C9" w:rsidP="00BA61C9">
      <w:pPr>
        <w:pStyle w:val="Code"/>
        <w:rPr>
          <w:highlight w:val="white"/>
        </w:rPr>
      </w:pPr>
      <w:bookmarkStart w:id="491"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491"/>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645815" w:rsidRPr="00DF14A9" w:rsidRDefault="00645815"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645815" w:rsidRPr="00490BCB" w:rsidRDefault="00645815"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645815" w:rsidRPr="00490BCB" w:rsidRDefault="00645815"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645815" w:rsidRPr="00490BCB" w:rsidRDefault="00645815"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645815" w:rsidRPr="00490BCB" w:rsidRDefault="00645815"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645815" w:rsidRPr="00490BCB" w:rsidRDefault="00645815"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645815" w:rsidRPr="00490BCB" w:rsidRDefault="00645815"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645815" w:rsidRPr="00090144" w:rsidRDefault="00645815"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645815" w:rsidRPr="00090144" w:rsidRDefault="00645815" w:rsidP="00B70491">
                              <w:pPr>
                                <w:spacing w:before="0" w:after="0" w:line="240" w:lineRule="auto"/>
                                <w:rPr>
                                  <w:rFonts w:eastAsia="Calibri"/>
                                  <w:color w:val="000000"/>
                                </w:rPr>
                              </w:pPr>
                              <w:r w:rsidRPr="00090144">
                                <w:rPr>
                                  <w:rFonts w:eastAsia="Calibri"/>
                                  <w:color w:val="000000"/>
                                </w:rPr>
                                <w:t>Frame pointer of</w:t>
                              </w:r>
                            </w:p>
                            <w:p w14:paraId="77E191A3" w14:textId="77777777" w:rsidR="00645815" w:rsidRPr="00090144" w:rsidRDefault="00645815"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645815" w:rsidRPr="00090144" w:rsidRDefault="00645815"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645815" w:rsidRPr="00090144" w:rsidRDefault="00645815"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645815" w:rsidRPr="00090144" w:rsidRDefault="00645815"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645815" w:rsidRPr="00090144" w:rsidRDefault="00645815" w:rsidP="00B70491">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645815" w:rsidRDefault="00645815"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645815" w:rsidRDefault="00645815"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645815" w:rsidRDefault="00645815"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645815" w:rsidRDefault="00645815"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645815" w:rsidRPr="00DF14A9" w:rsidRDefault="00645815" w:rsidP="00B70491">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645815" w:rsidRPr="00490BCB" w:rsidRDefault="00645815"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645815" w:rsidRPr="00490BCB" w:rsidRDefault="00645815"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645815" w:rsidRPr="00490BCB" w:rsidRDefault="00645815" w:rsidP="00B70491">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645815" w:rsidRPr="00490BCB" w:rsidRDefault="00645815"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645815" w:rsidRPr="00490BCB" w:rsidRDefault="00645815"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645815" w:rsidRPr="00490BCB" w:rsidRDefault="00645815"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645815" w:rsidRPr="00490BCB" w:rsidRDefault="00645815"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645815" w:rsidRPr="00090144" w:rsidRDefault="00645815" w:rsidP="00B70491">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645815" w:rsidRPr="00090144" w:rsidRDefault="00645815" w:rsidP="00B70491">
                        <w:pPr>
                          <w:spacing w:before="0" w:after="0" w:line="240" w:lineRule="auto"/>
                          <w:rPr>
                            <w:rFonts w:eastAsia="Calibri"/>
                            <w:color w:val="000000"/>
                          </w:rPr>
                        </w:pPr>
                        <w:r w:rsidRPr="00090144">
                          <w:rPr>
                            <w:rFonts w:eastAsia="Calibri"/>
                            <w:color w:val="000000"/>
                          </w:rPr>
                          <w:t>Frame pointer of</w:t>
                        </w:r>
                      </w:p>
                      <w:p w14:paraId="77E191A3" w14:textId="77777777" w:rsidR="00645815" w:rsidRPr="00090144" w:rsidRDefault="00645815"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645815" w:rsidRPr="00090144" w:rsidRDefault="00645815" w:rsidP="00B70491">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5B987D60" w14:textId="77777777" w:rsidR="00645815" w:rsidRPr="00090144" w:rsidRDefault="00645815" w:rsidP="00B70491">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645815" w:rsidRPr="00090144" w:rsidRDefault="00645815" w:rsidP="00B70491">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645815" w:rsidRPr="00090144" w:rsidRDefault="00645815" w:rsidP="00B70491">
                        <w:pPr>
                          <w:spacing w:before="60" w:line="252" w:lineRule="auto"/>
                          <w:rPr>
                            <w:lang w:val="sv-SE"/>
                          </w:rPr>
                        </w:pPr>
                        <w:proofErr w:type="spellStart"/>
                        <w:r w:rsidRPr="00090144">
                          <w:rPr>
                            <w:rFonts w:eastAsia="Calibri"/>
                            <w:color w:val="000000"/>
                          </w:rPr>
                          <w:t>argv</w:t>
                        </w:r>
                        <w:proofErr w:type="spellEnd"/>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645815" w:rsidRDefault="00645815"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645815" w:rsidRDefault="00645815"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645815" w:rsidRDefault="00645815"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645815" w:rsidRDefault="00645815"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43A650F1" w14:textId="77777777" w:rsidR="00E17F5D" w:rsidRPr="001C492E" w:rsidRDefault="00E17F5D" w:rsidP="00E17F5D">
      <w:pPr>
        <w:pStyle w:val="Code"/>
        <w:rPr>
          <w:highlight w:val="white"/>
        </w:rPr>
      </w:pPr>
      <w:r w:rsidRPr="001C492E">
        <w:rPr>
          <w:highlight w:val="white"/>
        </w:rPr>
        <w:tab/>
        <w:t>mov qword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67830C1A" w14:textId="7C8E5797" w:rsidR="00A629D5" w:rsidRPr="001C492E" w:rsidRDefault="00A629D5" w:rsidP="00A629D5">
      <w:pPr>
        <w:pStyle w:val="Code"/>
        <w:rPr>
          <w:highlight w:val="white"/>
        </w:rPr>
      </w:pPr>
      <w:r>
        <w:rPr>
          <w:highlight w:val="white"/>
        </w:rPr>
        <w:t xml:space="preserve">        /*</w:t>
      </w:r>
      <w:r w:rsidR="00C3664E">
        <w:rPr>
          <w:highlight w:val="white"/>
        </w:rPr>
        <w:t xml:space="preserve">  </w:t>
      </w:r>
      <w:r w:rsidRPr="001C492E">
        <w:rPr>
          <w:highlight w:val="white"/>
        </w:rPr>
        <w:t>pop rbx</w:t>
      </w:r>
    </w:p>
    <w:p w14:paraId="297435BC" w14:textId="63122C01" w:rsidR="00A629D5" w:rsidRPr="001C492E" w:rsidRDefault="00A629D5" w:rsidP="00A629D5">
      <w:pPr>
        <w:pStyle w:val="Code"/>
        <w:rPr>
          <w:highlight w:val="white"/>
        </w:rPr>
      </w:pPr>
      <w:r>
        <w:rPr>
          <w:highlight w:val="white"/>
        </w:rPr>
        <w:t xml:space="preserve">            </w:t>
      </w:r>
      <w:r w:rsidRPr="001C492E">
        <w:rPr>
          <w:highlight w:val="white"/>
        </w:rPr>
        <w:t>mov rax, rbx</w:t>
      </w:r>
    </w:p>
    <w:p w14:paraId="6A3E4389" w14:textId="7BC348DE" w:rsidR="00A629D5" w:rsidRDefault="00A629D5" w:rsidP="00A629D5">
      <w:pPr>
        <w:pStyle w:val="Code"/>
        <w:rPr>
          <w:highlight w:val="white"/>
        </w:rPr>
      </w:pPr>
      <w:r>
        <w:rPr>
          <w:highlight w:val="white"/>
        </w:rPr>
        <w:t xml:space="preserve">            </w:t>
      </w:r>
      <w:r w:rsidRPr="001C492E">
        <w:rPr>
          <w:highlight w:val="white"/>
        </w:rPr>
        <w:t>mov rdx, rbp</w:t>
      </w:r>
      <w:r>
        <w:rPr>
          <w:highlight w:val="white"/>
        </w:rPr>
        <w:t xml:space="preserve"> */</w:t>
      </w:r>
    </w:p>
    <w:p w14:paraId="0DCF6729" w14:textId="77777777" w:rsidR="00C3664E" w:rsidRPr="001C492E" w:rsidRDefault="00C3664E" w:rsidP="00A629D5">
      <w:pPr>
        <w:pStyle w:val="Code"/>
        <w:rPr>
          <w:highlight w:val="white"/>
        </w:rPr>
      </w:pPr>
    </w:p>
    <w:p w14:paraId="7A9E7903" w14:textId="71B1E19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493691E7" w:rsidR="00CC34B1" w:rsidRDefault="00CC34B1" w:rsidP="00CC34B1">
      <w:pPr>
        <w:pStyle w:val="Code"/>
        <w:rPr>
          <w:highlight w:val="white"/>
        </w:rPr>
      </w:pPr>
    </w:p>
    <w:p w14:paraId="7BFF6C3F" w14:textId="0FAEBC97" w:rsidR="00F27D7C" w:rsidRPr="001C492E" w:rsidRDefault="000A26DD" w:rsidP="00F27D7C">
      <w:pPr>
        <w:pStyle w:val="Code"/>
        <w:rPr>
          <w:highlight w:val="white"/>
        </w:rPr>
      </w:pPr>
      <w:r>
        <w:rPr>
          <w:highlight w:val="white"/>
        </w:rPr>
        <w:t xml:space="preserve">        /* </w:t>
      </w:r>
      <w:r w:rsidR="00F27D7C" w:rsidRPr="001C492E">
        <w:rPr>
          <w:highlight w:val="white"/>
        </w:rPr>
        <w:t>$args$loop:</w:t>
      </w:r>
    </w:p>
    <w:p w14:paraId="10E8B123" w14:textId="40495F8E" w:rsidR="00F27D7C" w:rsidRPr="001C492E" w:rsidRDefault="000A26DD" w:rsidP="00F27D7C">
      <w:pPr>
        <w:pStyle w:val="Code"/>
        <w:rPr>
          <w:highlight w:val="white"/>
        </w:rPr>
      </w:pPr>
      <w:r>
        <w:rPr>
          <w:highlight w:val="white"/>
        </w:rPr>
        <w:t xml:space="preserve">             </w:t>
      </w:r>
      <w:r w:rsidR="00F27D7C" w:rsidRPr="001C492E">
        <w:rPr>
          <w:highlight w:val="white"/>
        </w:rPr>
        <w:t>cmp rbx, 0</w:t>
      </w:r>
    </w:p>
    <w:p w14:paraId="49E0561E" w14:textId="50CDEE20" w:rsidR="00F27D7C" w:rsidRPr="001C492E" w:rsidRDefault="000A26DD" w:rsidP="00F27D7C">
      <w:pPr>
        <w:pStyle w:val="Code"/>
        <w:rPr>
          <w:highlight w:val="white"/>
        </w:rPr>
      </w:pPr>
      <w:r>
        <w:rPr>
          <w:highlight w:val="white"/>
        </w:rPr>
        <w:t xml:space="preserve">             </w:t>
      </w:r>
      <w:r w:rsidR="00F27D7C" w:rsidRPr="001C492E">
        <w:rPr>
          <w:highlight w:val="white"/>
        </w:rPr>
        <w:t>je $args$exit</w:t>
      </w:r>
    </w:p>
    <w:p w14:paraId="3E54A4E6" w14:textId="33BA05C7" w:rsidR="00F27D7C" w:rsidRPr="001C492E" w:rsidRDefault="000A26DD" w:rsidP="00F27D7C">
      <w:pPr>
        <w:pStyle w:val="Code"/>
        <w:rPr>
          <w:highlight w:val="white"/>
        </w:rPr>
      </w:pPr>
      <w:r>
        <w:rPr>
          <w:highlight w:val="white"/>
        </w:rPr>
        <w:t xml:space="preserve">             </w:t>
      </w:r>
      <w:r w:rsidR="00F27D7C" w:rsidRPr="001C492E">
        <w:rPr>
          <w:highlight w:val="white"/>
        </w:rPr>
        <w:t>pop rsi</w:t>
      </w:r>
    </w:p>
    <w:p w14:paraId="5046E9E4" w14:textId="6D2CD1BB" w:rsidR="00F27D7C" w:rsidRPr="001C492E" w:rsidRDefault="000A26DD" w:rsidP="00F27D7C">
      <w:pPr>
        <w:pStyle w:val="Code"/>
        <w:rPr>
          <w:highlight w:val="white"/>
        </w:rPr>
      </w:pPr>
      <w:r>
        <w:rPr>
          <w:highlight w:val="white"/>
        </w:rPr>
        <w:t xml:space="preserve">             </w:t>
      </w:r>
      <w:r w:rsidR="00F27D7C" w:rsidRPr="001C492E">
        <w:rPr>
          <w:highlight w:val="white"/>
        </w:rPr>
        <w:t>mov [rbp], rsi</w:t>
      </w:r>
    </w:p>
    <w:p w14:paraId="4B879D9A" w14:textId="571338CC" w:rsidR="00F27D7C" w:rsidRPr="001C492E" w:rsidRDefault="000A26DD" w:rsidP="00F27D7C">
      <w:pPr>
        <w:pStyle w:val="Code"/>
        <w:rPr>
          <w:highlight w:val="white"/>
        </w:rPr>
      </w:pPr>
      <w:r>
        <w:rPr>
          <w:highlight w:val="white"/>
        </w:rPr>
        <w:t xml:space="preserve">             </w:t>
      </w:r>
      <w:r w:rsidR="00F27D7C" w:rsidRPr="001C492E">
        <w:rPr>
          <w:highlight w:val="white"/>
        </w:rPr>
        <w:t>add rbp, 8</w:t>
      </w:r>
    </w:p>
    <w:p w14:paraId="2CB60B9E" w14:textId="2190DB1A" w:rsidR="00F27D7C" w:rsidRPr="001C492E" w:rsidRDefault="000A26DD" w:rsidP="00F27D7C">
      <w:pPr>
        <w:pStyle w:val="Code"/>
        <w:rPr>
          <w:highlight w:val="white"/>
        </w:rPr>
      </w:pPr>
      <w:r>
        <w:rPr>
          <w:highlight w:val="white"/>
        </w:rPr>
        <w:t xml:space="preserve">             </w:t>
      </w:r>
      <w:r w:rsidR="00F27D7C" w:rsidRPr="001C492E">
        <w:rPr>
          <w:highlight w:val="white"/>
        </w:rPr>
        <w:t>dec rbx</w:t>
      </w:r>
    </w:p>
    <w:p w14:paraId="5EE86ABD" w14:textId="0D1A3F90" w:rsidR="00F27D7C" w:rsidRPr="001C492E" w:rsidRDefault="000A26DD" w:rsidP="00F27D7C">
      <w:pPr>
        <w:pStyle w:val="Code"/>
        <w:rPr>
          <w:highlight w:val="white"/>
        </w:rPr>
      </w:pPr>
      <w:r>
        <w:rPr>
          <w:highlight w:val="white"/>
        </w:rPr>
        <w:t xml:space="preserve">             </w:t>
      </w:r>
      <w:r w:rsidR="00F27D7C" w:rsidRPr="001C492E">
        <w:rPr>
          <w:highlight w:val="white"/>
        </w:rPr>
        <w:t>jmp $args$loop</w:t>
      </w:r>
      <w:r>
        <w:rPr>
          <w:highlight w:val="white"/>
        </w:rPr>
        <w:t xml:space="preserve"> */</w:t>
      </w:r>
    </w:p>
    <w:p w14:paraId="4D882BA6" w14:textId="77777777" w:rsidR="00F27D7C" w:rsidRPr="00CC34B1" w:rsidRDefault="00F27D7C"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D52ED53" w:rsidR="00CC34B1" w:rsidRDefault="00CC34B1" w:rsidP="00CC34B1">
      <w:pPr>
        <w:pStyle w:val="Code"/>
        <w:rPr>
          <w:highlight w:val="white"/>
        </w:rPr>
      </w:pPr>
    </w:p>
    <w:p w14:paraId="2B1324FC" w14:textId="637E3836" w:rsidR="00F27D7C" w:rsidRPr="001C492E" w:rsidRDefault="00F27D7C" w:rsidP="00F27D7C">
      <w:pPr>
        <w:pStyle w:val="Code"/>
        <w:rPr>
          <w:highlight w:val="white"/>
        </w:rPr>
      </w:pPr>
      <w:r>
        <w:rPr>
          <w:highlight w:val="white"/>
        </w:rPr>
        <w:t xml:space="preserve">        /* </w:t>
      </w:r>
      <w:r w:rsidRPr="001C492E">
        <w:rPr>
          <w:highlight w:val="white"/>
        </w:rPr>
        <w:t>$args$exit:</w:t>
      </w:r>
    </w:p>
    <w:p w14:paraId="73259CC1" w14:textId="77777777" w:rsidR="00F27D7C" w:rsidRDefault="00F27D7C" w:rsidP="00F27D7C">
      <w:pPr>
        <w:pStyle w:val="Code"/>
        <w:rPr>
          <w:highlight w:val="white"/>
        </w:rPr>
      </w:pPr>
      <w:r>
        <w:rPr>
          <w:highlight w:val="white"/>
        </w:rPr>
        <w:t xml:space="preserve">             </w:t>
      </w:r>
      <w:r w:rsidRPr="001C492E">
        <w:rPr>
          <w:highlight w:val="white"/>
        </w:rPr>
        <w:t>mov qword [rbp], 0</w:t>
      </w:r>
    </w:p>
    <w:p w14:paraId="4B96A09B" w14:textId="5D145F86" w:rsidR="00F27D7C" w:rsidRDefault="00F27D7C" w:rsidP="00F27D7C">
      <w:pPr>
        <w:pStyle w:val="Code"/>
        <w:rPr>
          <w:highlight w:val="white"/>
        </w:rPr>
      </w:pPr>
      <w:r>
        <w:rPr>
          <w:highlight w:val="white"/>
        </w:rPr>
        <w:t xml:space="preserve">             </w:t>
      </w:r>
      <w:r w:rsidRPr="001C492E">
        <w:rPr>
          <w:highlight w:val="white"/>
        </w:rPr>
        <w:t>add rbp, 8</w:t>
      </w:r>
      <w:r>
        <w:rPr>
          <w:highlight w:val="white"/>
        </w:rPr>
        <w:t xml:space="preserve"> */</w:t>
      </w:r>
    </w:p>
    <w:p w14:paraId="716782D5" w14:textId="77777777" w:rsidR="00F27D7C" w:rsidRPr="00CC34B1" w:rsidRDefault="00F27D7C"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492" w:name="_Toc49764427"/>
      <w:r w:rsidRPr="003C15D9">
        <w:rPr>
          <w:highlight w:val="white"/>
        </w:rPr>
        <w:t>Text List</w:t>
      </w:r>
      <w:bookmarkEnd w:id="492"/>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lastRenderedPageBreak/>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493" w:name="_Toc49764443"/>
      <w:bookmarkStart w:id="494" w:name="_Ref420874022"/>
      <w:r>
        <w:lastRenderedPageBreak/>
        <w:t>Executable Code Generation</w:t>
      </w:r>
      <w:bookmarkEnd w:id="493"/>
    </w:p>
    <w:p w14:paraId="37DAF005" w14:textId="6F583BE1" w:rsidR="008C2C53" w:rsidRDefault="00DF3D11" w:rsidP="008C2C53">
      <w:r>
        <w:t xml:space="preserve">In this book, the target code so far has been assembly code that need to be assembled and linked before execution. However, in this chapter we </w:t>
      </w:r>
      <w:proofErr w:type="gramStart"/>
      <w:r>
        <w:t>look into</w:t>
      </w:r>
      <w:proofErr w:type="gramEnd"/>
      <w:r>
        <w:t xml:space="preserve">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w:t>
      </w:r>
      <w:proofErr w:type="gramStart"/>
      <w:r>
        <w:t>is</w:t>
      </w:r>
      <w:proofErr w:type="gramEnd"/>
      <w:r>
        <w:t xml:space="preserve">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proofErr w:type="spellStart"/>
      <w:r>
        <w:t>TypeSize.cs</w:t>
      </w:r>
      <w:proofErr w:type="spellEnd"/>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63592A" w:rsidRDefault="000C4DBF" w:rsidP="000C4DBF">
      <w:pPr>
        <w:pStyle w:val="Code"/>
        <w:rPr>
          <w:highlight w:val="white"/>
        </w:rPr>
      </w:pPr>
    </w:p>
    <w:p w14:paraId="171E4EF1" w14:textId="77777777" w:rsidR="000C4DBF" w:rsidRPr="0063592A" w:rsidRDefault="000C4DBF" w:rsidP="000C4DBF">
      <w:pPr>
        <w:pStyle w:val="Code"/>
        <w:rPr>
          <w:highlight w:val="white"/>
        </w:rPr>
      </w:pPr>
      <w:r w:rsidRPr="0063592A">
        <w:rPr>
          <w:highlight w:val="white"/>
        </w:rPr>
        <w:t xml:space="preserve">        m_signedMap.Add(1, Type.SignedCharType);</w:t>
      </w:r>
    </w:p>
    <w:p w14:paraId="00C731E5" w14:textId="77777777" w:rsidR="000C4DBF" w:rsidRPr="0063592A" w:rsidRDefault="000C4DBF" w:rsidP="000C4DBF">
      <w:pPr>
        <w:pStyle w:val="Code"/>
        <w:rPr>
          <w:highlight w:val="white"/>
        </w:rPr>
      </w:pPr>
      <w:r w:rsidRPr="0063592A">
        <w:rPr>
          <w:highlight w:val="white"/>
        </w:rPr>
        <w:t xml:space="preserve">        m_signedMap.Add(2, Type.SignedIntegerType);</w:t>
      </w:r>
    </w:p>
    <w:p w14:paraId="74D1D676" w14:textId="77777777" w:rsidR="000C4DBF" w:rsidRPr="0063592A" w:rsidRDefault="000C4DBF" w:rsidP="000C4DBF">
      <w:pPr>
        <w:pStyle w:val="Code"/>
        <w:rPr>
          <w:highlight w:val="white"/>
        </w:rPr>
      </w:pPr>
      <w:r w:rsidRPr="0063592A">
        <w:rPr>
          <w:highlight w:val="white"/>
        </w:rPr>
        <w:t xml:space="preserve">        m_signedMap.Add(4, Type.SignedLongIntegerType);</w:t>
      </w:r>
    </w:p>
    <w:p w14:paraId="311D5685" w14:textId="77777777" w:rsidR="000C4DBF" w:rsidRPr="0063592A" w:rsidRDefault="000C4DBF" w:rsidP="000C4DBF">
      <w:pPr>
        <w:pStyle w:val="Code"/>
        <w:rPr>
          <w:highlight w:val="white"/>
        </w:rPr>
      </w:pPr>
    </w:p>
    <w:p w14:paraId="4D8CEFAD" w14:textId="77777777" w:rsidR="000C4DBF" w:rsidRPr="0063592A" w:rsidRDefault="000C4DBF" w:rsidP="000C4DBF">
      <w:pPr>
        <w:pStyle w:val="Code"/>
        <w:rPr>
          <w:highlight w:val="white"/>
        </w:rPr>
      </w:pPr>
      <w:r w:rsidRPr="0063592A">
        <w:rPr>
          <w:highlight w:val="white"/>
        </w:rPr>
        <w:t xml:space="preserve">        m_unsignedMap.Add(1, Type.UnsignedCharType);</w:t>
      </w:r>
    </w:p>
    <w:p w14:paraId="32D3A501" w14:textId="77777777" w:rsidR="000C4DBF" w:rsidRPr="0063592A" w:rsidRDefault="000C4DBF" w:rsidP="000C4DBF">
      <w:pPr>
        <w:pStyle w:val="Code"/>
        <w:rPr>
          <w:highlight w:val="white"/>
        </w:rPr>
      </w:pPr>
      <w:r w:rsidRPr="0063592A">
        <w:rPr>
          <w:highlight w:val="white"/>
        </w:rPr>
        <w:t xml:space="preserve">        m_unsignedMap.Add(2, Type.UnsignedIntegerType);</w:t>
      </w:r>
    </w:p>
    <w:p w14:paraId="7C6DD314" w14:textId="77777777" w:rsidR="000C4DBF" w:rsidRPr="0063592A" w:rsidRDefault="000C4DBF" w:rsidP="000C4DBF">
      <w:pPr>
        <w:pStyle w:val="Code"/>
        <w:rPr>
          <w:highlight w:val="white"/>
        </w:rPr>
      </w:pPr>
      <w:r w:rsidRPr="0063592A">
        <w:rPr>
          <w:highlight w:val="white"/>
        </w:rPr>
        <w:t xml:space="preserve">        m_unsignedMap.Add(4, Type.UnsignedLongIntegerType);</w:t>
      </w:r>
    </w:p>
    <w:p w14:paraId="1C479D8E" w14:textId="77777777" w:rsidR="000C4DBF" w:rsidRPr="0063592A" w:rsidRDefault="000C4DBF" w:rsidP="000C4DBF">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proofErr w:type="spellStart"/>
      <w:r>
        <w:rPr>
          <w:highlight w:val="white"/>
        </w:rPr>
        <w:t>ConstantExpression.cs</w:t>
      </w:r>
      <w:proofErr w:type="spellEnd"/>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proofErr w:type="spellStart"/>
      <w:r>
        <w:rPr>
          <w:highlight w:val="white"/>
        </w:rPr>
        <w:t>MiddleCodeGenerator.cs</w:t>
      </w:r>
      <w:proofErr w:type="spellEnd"/>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proofErr w:type="spellStart"/>
      <w:r>
        <w:rPr>
          <w:highlight w:val="white"/>
        </w:rPr>
        <w:t>AssemblyCodeGenerator.cs</w:t>
      </w:r>
      <w:proofErr w:type="spellEnd"/>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proofErr w:type="spellStart"/>
      <w:r>
        <w:rPr>
          <w:highlight w:val="white"/>
        </w:rPr>
        <w:t>AssemblyCodeGenerator.cs</w:t>
      </w:r>
      <w:proofErr w:type="spellEnd"/>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337ABF35"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The main difference is the arguments (excluding the file name) is stored at address 129,</w:t>
      </w:r>
      <w:r w:rsidR="001C722C">
        <w:rPr>
          <w:highlight w:val="white"/>
        </w:rPr>
        <w:t xml:space="preserve"> each word may begin with one or several spaces,</w:t>
      </w:r>
      <w:r w:rsidR="00096772">
        <w:rPr>
          <w:highlight w:val="white"/>
        </w:rPr>
        <w:t xml:space="preserve">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r w:rsidR="004B3D19">
        <w:rPr>
          <w:highlight w:val="white"/>
        </w:rPr>
        <w:t xml:space="preserve"> with the </w:t>
      </w:r>
      <w:r w:rsidR="004B3D19" w:rsidRPr="004B3D19">
        <w:rPr>
          <w:rStyle w:val="KeyWord0"/>
          <w:highlight w:val="white"/>
        </w:rPr>
        <w:t>$Path</w:t>
      </w:r>
      <w:r w:rsidR="004B3D19">
        <w:rPr>
          <w:highlight w:val="white"/>
        </w:rPr>
        <w:t xml:space="preserve"> name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645815" w:rsidRPr="00DF14A9" w:rsidRDefault="00645815"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645815" w:rsidRPr="00490BCB" w:rsidRDefault="00645815"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645815" w:rsidRPr="00490BCB" w:rsidRDefault="00645815"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645815" w:rsidRPr="00490BCB" w:rsidRDefault="00645815"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645815" w:rsidRPr="00490BCB" w:rsidRDefault="0064581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645815" w:rsidRPr="00090144" w:rsidRDefault="00645815"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645815" w:rsidRPr="00090144" w:rsidRDefault="00645815" w:rsidP="00605AE9">
                              <w:pPr>
                                <w:spacing w:before="0" w:after="0" w:line="240" w:lineRule="auto"/>
                                <w:rPr>
                                  <w:rFonts w:eastAsia="Calibri"/>
                                  <w:color w:val="000000"/>
                                </w:rPr>
                              </w:pPr>
                              <w:r w:rsidRPr="00090144">
                                <w:rPr>
                                  <w:rFonts w:eastAsia="Calibri"/>
                                  <w:color w:val="000000"/>
                                </w:rPr>
                                <w:t>Frame pointer of</w:t>
                              </w:r>
                            </w:p>
                            <w:p w14:paraId="68E90914" w14:textId="77777777" w:rsidR="00645815" w:rsidRPr="00090144" w:rsidRDefault="00645815"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645815" w:rsidRPr="00090144" w:rsidRDefault="00645815"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645815" w:rsidRPr="00090144" w:rsidRDefault="00645815"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645815" w:rsidRPr="00090144" w:rsidRDefault="00645815"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645815" w:rsidRPr="00090144" w:rsidRDefault="00645815" w:rsidP="00605AE9">
                              <w:pPr>
                                <w:spacing w:before="60" w:line="252" w:lineRule="auto"/>
                                <w:rPr>
                                  <w:lang w:val="sv-SE"/>
                                </w:rPr>
                              </w:pPr>
                              <w:proofErr w:type="spellStart"/>
                              <w:r w:rsidRPr="00090144">
                                <w:rPr>
                                  <w:rFonts w:eastAsia="Calibri"/>
                                  <w:color w:val="000000"/>
                                </w:rPr>
                                <w:t>argv</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645815" w:rsidRDefault="00645815"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645815" w:rsidRDefault="00645815"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645815" w:rsidRDefault="00645815"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645815" w:rsidRDefault="00645815"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645815" w:rsidRDefault="00645815"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645815" w:rsidRDefault="0064581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45815" w:rsidRPr="00582B75" w:rsidRDefault="00645815"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645815" w:rsidRPr="00490BCB" w:rsidRDefault="00645815"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645815" w:rsidRPr="00490BCB" w:rsidRDefault="00645815"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645815" w:rsidRDefault="00645815"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645815" w:rsidRPr="00E55D4A" w:rsidRDefault="00645815"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645815" w:rsidRDefault="00645815"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645815" w:rsidRDefault="00645815"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645815" w:rsidRDefault="00645815"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645815" w:rsidRDefault="0064581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645815" w:rsidRDefault="0064581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645815" w:rsidRDefault="0064581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645815" w:rsidRDefault="0064581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645815" w:rsidRDefault="00645815"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645815" w:rsidRDefault="00645815"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645815" w:rsidRDefault="00645815"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645815" w:rsidRDefault="00645815"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645815" w:rsidRDefault="00645815"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645815" w:rsidRDefault="0064581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645815" w:rsidRDefault="0064581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645815" w:rsidRDefault="00645815" w:rsidP="00496983">
                              <w:pPr>
                                <w:spacing w:before="0" w:line="257" w:lineRule="auto"/>
                                <w:jc w:val="center"/>
                                <w:rPr>
                                  <w:sz w:val="24"/>
                                  <w:szCs w:val="24"/>
                                </w:rPr>
                              </w:pPr>
                              <w:r>
                                <w:rPr>
                                  <w:rFonts w:eastAsia="Calibri"/>
                                  <w:color w:val="000000"/>
                                  <w:sz w:val="16"/>
                                  <w:szCs w:val="16"/>
                                </w:rPr>
                                <w:t>129</w:t>
                              </w:r>
                            </w:p>
                            <w:p w14:paraId="3E4A06D3" w14:textId="77777777" w:rsidR="00645815" w:rsidRDefault="00645815"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645815" w:rsidRDefault="00645815"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645815" w:rsidRDefault="00645815"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645815" w:rsidRDefault="00645815"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645815" w:rsidRDefault="00645815" w:rsidP="006A7496">
                              <w:pPr>
                                <w:spacing w:before="100" w:line="257" w:lineRule="auto"/>
                                <w:jc w:val="left"/>
                                <w:rPr>
                                  <w:sz w:val="24"/>
                                  <w:szCs w:val="24"/>
                                </w:rPr>
                              </w:pPr>
                              <w:r>
                                <w:rPr>
                                  <w:rFonts w:eastAsia="Calibri"/>
                                  <w:color w:val="000000"/>
                                  <w:sz w:val="16"/>
                                  <w:szCs w:val="16"/>
                                </w:rPr>
                                <w:t>Before</w:t>
                              </w:r>
                            </w:p>
                            <w:p w14:paraId="6B197F32" w14:textId="77777777" w:rsidR="00645815" w:rsidRDefault="00645815"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645815" w:rsidRDefault="00645815" w:rsidP="006A7496">
                              <w:pPr>
                                <w:spacing w:before="100" w:line="256" w:lineRule="auto"/>
                                <w:rPr>
                                  <w:sz w:val="24"/>
                                  <w:szCs w:val="24"/>
                                </w:rPr>
                              </w:pPr>
                              <w:r>
                                <w:rPr>
                                  <w:rFonts w:eastAsia="Calibri"/>
                                  <w:color w:val="000000"/>
                                  <w:sz w:val="16"/>
                                  <w:szCs w:val="16"/>
                                </w:rPr>
                                <w:t>After</w:t>
                              </w:r>
                            </w:p>
                            <w:p w14:paraId="7E3E04C8" w14:textId="77777777" w:rsidR="00645815" w:rsidRDefault="00645815"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">
                <v:shape id="_x0000_s1219" type="#_x0000_t75" style="position:absolute;width:55905;height:71234;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645815" w:rsidRPr="00DF14A9" w:rsidRDefault="00645815" w:rsidP="00605AE9">
                        <w:pPr>
                          <w:spacing w:before="40" w:after="0" w:line="257" w:lineRule="auto"/>
                          <w:jc w:val="right"/>
                          <w:rPr>
                            <w:lang w:val="sv-SE"/>
                          </w:rPr>
                        </w:pPr>
                        <w:proofErr w:type="spellStart"/>
                        <w:r w:rsidRPr="00DF14A9">
                          <w:rPr>
                            <w:rFonts w:eastAsia="Calibri"/>
                            <w:color w:val="000000"/>
                            <w:lang w:val="sv-SE"/>
                          </w:rPr>
                          <w:t>main</w:t>
                        </w:r>
                        <w:proofErr w:type="spellEnd"/>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645815" w:rsidRPr="00490BCB" w:rsidRDefault="00645815"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645815" w:rsidRPr="00490BCB" w:rsidRDefault="00645815" w:rsidP="00605AE9">
                        <w:pPr>
                          <w:spacing w:beforeLines="20" w:before="48" w:after="0" w:line="254" w:lineRule="auto"/>
                          <w:jc w:val="center"/>
                          <w:rPr>
                            <w:sz w:val="16"/>
                            <w:szCs w:val="16"/>
                          </w:rPr>
                        </w:pPr>
                        <w:r w:rsidRPr="00490BCB">
                          <w:rPr>
                            <w:rFonts w:eastAsia="Calibri"/>
                            <w:color w:val="000000"/>
                            <w:sz w:val="16"/>
                            <w:szCs w:val="16"/>
                          </w:rPr>
                          <w:t>’</w:t>
                        </w:r>
                        <w:proofErr w:type="spellStart"/>
                        <w:r w:rsidRPr="00490BCB">
                          <w:rPr>
                            <w:rFonts w:eastAsia="Calibri"/>
                            <w:color w:val="000000"/>
                            <w:sz w:val="16"/>
                            <w:szCs w:val="16"/>
                          </w:rPr>
                          <w:t>i</w:t>
                        </w:r>
                        <w:proofErr w:type="spellEnd"/>
                        <w:r w:rsidRPr="00490BCB">
                          <w:rPr>
                            <w:rFonts w:eastAsia="Calibri"/>
                            <w:color w:val="000000"/>
                            <w:sz w:val="16"/>
                            <w:szCs w:val="16"/>
                          </w:rPr>
                          <w:t>’</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645815" w:rsidRPr="00490BCB" w:rsidRDefault="00645815"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645815" w:rsidRPr="00490BCB" w:rsidRDefault="00645815"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0"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645815" w:rsidRPr="00490BCB" w:rsidRDefault="00645815"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645815" w:rsidRPr="00090144" w:rsidRDefault="00645815" w:rsidP="00605AE9">
                        <w:pPr>
                          <w:spacing w:before="0" w:after="0" w:line="240" w:lineRule="auto"/>
                          <w:rPr>
                            <w:lang w:val="sv-SE"/>
                          </w:rPr>
                        </w:pPr>
                        <w:proofErr w:type="spellStart"/>
                        <w:r w:rsidRPr="00090144">
                          <w:rPr>
                            <w:lang w:val="sv-SE"/>
                          </w:rPr>
                          <w:t>Return</w:t>
                        </w:r>
                        <w:proofErr w:type="spellEnd"/>
                        <w:r w:rsidRPr="00090144">
                          <w:rPr>
                            <w:lang w:val="sv-SE"/>
                          </w:rPr>
                          <w:t xml:space="preserve"> </w:t>
                        </w:r>
                        <w:proofErr w:type="spellStart"/>
                        <w:r w:rsidRPr="00090144">
                          <w:rPr>
                            <w:lang w:val="sv-SE"/>
                          </w:rPr>
                          <w:t>address</w:t>
                        </w:r>
                        <w:proofErr w:type="spellEnd"/>
                        <w:r w:rsidRPr="00090144">
                          <w:rPr>
                            <w:lang w:val="sv-SE"/>
                          </w:rPr>
                          <w:t>: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645815" w:rsidRPr="00090144" w:rsidRDefault="00645815" w:rsidP="00605AE9">
                        <w:pPr>
                          <w:spacing w:before="0" w:after="0" w:line="240" w:lineRule="auto"/>
                          <w:rPr>
                            <w:rFonts w:eastAsia="Calibri"/>
                            <w:color w:val="000000"/>
                          </w:rPr>
                        </w:pPr>
                        <w:r w:rsidRPr="00090144">
                          <w:rPr>
                            <w:rFonts w:eastAsia="Calibri"/>
                            <w:color w:val="000000"/>
                          </w:rPr>
                          <w:t>Frame pointer of</w:t>
                        </w:r>
                      </w:p>
                      <w:p w14:paraId="68E90914" w14:textId="77777777" w:rsidR="00645815" w:rsidRPr="00090144" w:rsidRDefault="00645815"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645815" w:rsidRPr="00090144" w:rsidRDefault="00645815" w:rsidP="00605AE9">
                        <w:pPr>
                          <w:spacing w:before="0" w:after="0" w:line="240" w:lineRule="auto"/>
                          <w:rPr>
                            <w:rFonts w:eastAsia="Calibri"/>
                            <w:color w:val="000000"/>
                            <w:lang w:val="sv-SE"/>
                          </w:rPr>
                        </w:pPr>
                        <w:proofErr w:type="spellStart"/>
                        <w:r w:rsidRPr="00090144">
                          <w:rPr>
                            <w:rFonts w:eastAsia="Calibri"/>
                            <w:color w:val="000000"/>
                            <w:lang w:val="sv-SE"/>
                          </w:rPr>
                          <w:t>Ellipse</w:t>
                        </w:r>
                        <w:proofErr w:type="spellEnd"/>
                        <w:r w:rsidRPr="00090144">
                          <w:rPr>
                            <w:rFonts w:eastAsia="Calibri"/>
                            <w:color w:val="000000"/>
                            <w:lang w:val="sv-SE"/>
                          </w:rPr>
                          <w:t xml:space="preserve"> pointer </w:t>
                        </w:r>
                        <w:proofErr w:type="spellStart"/>
                        <w:r w:rsidRPr="00090144">
                          <w:rPr>
                            <w:rFonts w:eastAsia="Calibri"/>
                            <w:color w:val="000000"/>
                            <w:lang w:val="sv-SE"/>
                          </w:rPr>
                          <w:t>of</w:t>
                        </w:r>
                        <w:proofErr w:type="spellEnd"/>
                      </w:p>
                      <w:p w14:paraId="7176C07D" w14:textId="77777777" w:rsidR="00645815" w:rsidRPr="00090144" w:rsidRDefault="00645815" w:rsidP="00605AE9">
                        <w:pPr>
                          <w:spacing w:before="0" w:after="0" w:line="240" w:lineRule="auto"/>
                          <w:rPr>
                            <w:lang w:val="sv-SE"/>
                          </w:rPr>
                        </w:pPr>
                        <w:proofErr w:type="spellStart"/>
                        <w:r w:rsidRPr="00090144">
                          <w:rPr>
                            <w:rFonts w:eastAsia="Calibri"/>
                            <w:color w:val="000000"/>
                            <w:lang w:val="sv-SE"/>
                          </w:rPr>
                          <w:t>calling</w:t>
                        </w:r>
                        <w:proofErr w:type="spellEnd"/>
                        <w:r w:rsidRPr="00090144">
                          <w:rPr>
                            <w:rFonts w:eastAsia="Calibri"/>
                            <w:color w:val="000000"/>
                            <w:lang w:val="sv-SE"/>
                          </w:rPr>
                          <w:t xml:space="preserve"> </w:t>
                        </w:r>
                        <w:proofErr w:type="spellStart"/>
                        <w:r w:rsidRPr="00090144">
                          <w:rPr>
                            <w:rFonts w:eastAsia="Calibri"/>
                            <w:color w:val="000000"/>
                            <w:lang w:val="sv-SE"/>
                          </w:rPr>
                          <w:t>function</w:t>
                        </w:r>
                        <w:proofErr w:type="spellEnd"/>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645815" w:rsidRPr="00090144" w:rsidRDefault="00645815" w:rsidP="00605AE9">
                        <w:pPr>
                          <w:spacing w:before="60" w:line="252" w:lineRule="auto"/>
                        </w:pPr>
                        <w:proofErr w:type="spellStart"/>
                        <w:r w:rsidRPr="00090144">
                          <w:rPr>
                            <w:rFonts w:eastAsia="Calibri"/>
                            <w:color w:val="000000"/>
                          </w:rPr>
                          <w:t>argc</w:t>
                        </w:r>
                        <w:proofErr w:type="spellEnd"/>
                        <w:r w:rsidRPr="00090144">
                          <w:rPr>
                            <w:rFonts w:eastAsia="Calibri"/>
                            <w:color w:val="000000"/>
                          </w:rPr>
                          <w:t xml:space="preserve">: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645815" w:rsidRPr="00090144" w:rsidRDefault="00645815" w:rsidP="00605AE9">
                        <w:pPr>
                          <w:spacing w:before="60" w:line="252" w:lineRule="auto"/>
                          <w:rPr>
                            <w:lang w:val="sv-SE"/>
                          </w:rPr>
                        </w:pPr>
                        <w:proofErr w:type="spellStart"/>
                        <w:r w:rsidRPr="00090144">
                          <w:rPr>
                            <w:rFonts w:eastAsia="Calibri"/>
                            <w:color w:val="000000"/>
                          </w:rPr>
                          <w:t>argv</w:t>
                        </w:r>
                        <w:proofErr w:type="spellEnd"/>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645815" w:rsidRDefault="00645815"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645815" w:rsidRDefault="00645815"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645815" w:rsidRDefault="00645815"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645815" w:rsidRDefault="00645815"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645815" w:rsidRDefault="00645815"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645815" w:rsidRDefault="00645815"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645815" w:rsidRPr="00582B75" w:rsidRDefault="00645815"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645815" w:rsidRPr="00490BCB" w:rsidRDefault="00645815"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645815" w:rsidRPr="00490BCB" w:rsidRDefault="00645815"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645815" w:rsidRDefault="00645815"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645815" w:rsidRPr="00E55D4A" w:rsidRDefault="00645815" w:rsidP="00E55D4A">
                        <w:pPr>
                          <w:spacing w:before="100" w:line="257" w:lineRule="auto"/>
                          <w:jc w:val="center"/>
                          <w:rPr>
                            <w:sz w:val="24"/>
                            <w:szCs w:val="24"/>
                            <w:lang w:val="sv-SE"/>
                          </w:rPr>
                        </w:pPr>
                        <w:r>
                          <w:rPr>
                            <w:rFonts w:eastAsia="Calibri"/>
                            <w:color w:val="000000"/>
                            <w:sz w:val="16"/>
                            <w:szCs w:val="16"/>
                            <w:lang w:val="sv-SE"/>
                          </w:rPr>
                          <w:t>$</w:t>
                        </w:r>
                        <w:proofErr w:type="spellStart"/>
                        <w:r>
                          <w:rPr>
                            <w:rFonts w:eastAsia="Calibri"/>
                            <w:color w:val="000000"/>
                            <w:sz w:val="16"/>
                            <w:szCs w:val="16"/>
                            <w:lang w:val="sv-SE"/>
                          </w:rPr>
                          <w:t>Path</w:t>
                        </w:r>
                        <w:proofErr w:type="spellEnd"/>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63"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645815" w:rsidRDefault="00645815" w:rsidP="00417B4F">
                        <w:pPr>
                          <w:spacing w:before="48" w:line="252" w:lineRule="auto"/>
                          <w:jc w:val="center"/>
                          <w:rPr>
                            <w:sz w:val="24"/>
                            <w:szCs w:val="24"/>
                          </w:rPr>
                        </w:pPr>
                        <w:r>
                          <w:rPr>
                            <w:rFonts w:eastAsia="Calibri"/>
                            <w:color w:val="000000"/>
                            <w:sz w:val="16"/>
                            <w:szCs w:val="16"/>
                          </w:rPr>
                          <w:t>’ ’</w:t>
                        </w:r>
                      </w:p>
                    </w:txbxContent>
                  </v:textbox>
                </v:shape>
                <v:shape id="Textruta 449" o:spid="_x0000_s1264"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645815" w:rsidRDefault="00645815" w:rsidP="008A4FDE">
                        <w:pPr>
                          <w:spacing w:before="48" w:line="252" w:lineRule="auto"/>
                          <w:jc w:val="center"/>
                          <w:rPr>
                            <w:sz w:val="24"/>
                            <w:szCs w:val="24"/>
                          </w:rPr>
                        </w:pPr>
                        <w:r>
                          <w:rPr>
                            <w:rFonts w:eastAsia="Calibri"/>
                            <w:color w:val="000000"/>
                            <w:sz w:val="16"/>
                            <w:szCs w:val="16"/>
                          </w:rPr>
                          <w:t>’ ’</w:t>
                        </w:r>
                      </w:p>
                    </w:txbxContent>
                  </v:textbox>
                </v:shape>
                <v:shape id="Textruta 449" o:spid="_x0000_s1265"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645815" w:rsidRDefault="00645815" w:rsidP="009F24A4">
                        <w:pPr>
                          <w:spacing w:before="48" w:line="252" w:lineRule="auto"/>
                          <w:jc w:val="center"/>
                          <w:rPr>
                            <w:sz w:val="24"/>
                            <w:szCs w:val="24"/>
                          </w:rPr>
                        </w:pPr>
                        <w:r>
                          <w:rPr>
                            <w:rFonts w:eastAsia="Calibri"/>
                            <w:color w:val="000000"/>
                            <w:sz w:val="16"/>
                            <w:szCs w:val="16"/>
                          </w:rPr>
                          <w:t>’e’</w:t>
                        </w:r>
                      </w:p>
                    </w:txbxContent>
                  </v:textbox>
                </v:shape>
                <v:shape id="Textruta 449" o:spid="_x0000_s1266"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645815" w:rsidRDefault="00645815" w:rsidP="009F24A4">
                        <w:pPr>
                          <w:spacing w:before="48" w:line="252" w:lineRule="auto"/>
                          <w:jc w:val="center"/>
                          <w:rPr>
                            <w:sz w:val="24"/>
                            <w:szCs w:val="24"/>
                          </w:rPr>
                        </w:pPr>
                        <w:r>
                          <w:rPr>
                            <w:rFonts w:eastAsia="Calibri"/>
                            <w:color w:val="000000"/>
                            <w:sz w:val="16"/>
                            <w:szCs w:val="16"/>
                          </w:rPr>
                          <w:t>’l’</w:t>
                        </w:r>
                      </w:p>
                    </w:txbxContent>
                  </v:textbox>
                </v:shape>
                <v:shape id="Textruta 449" o:spid="_x0000_s1267"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645815" w:rsidRDefault="00645815" w:rsidP="009F24A4">
                        <w:pPr>
                          <w:spacing w:before="48" w:line="252" w:lineRule="auto"/>
                          <w:jc w:val="center"/>
                          <w:rPr>
                            <w:sz w:val="24"/>
                            <w:szCs w:val="24"/>
                          </w:rPr>
                        </w:pPr>
                        <w:r>
                          <w:rPr>
                            <w:rFonts w:eastAsia="Calibri"/>
                            <w:color w:val="000000"/>
                            <w:sz w:val="16"/>
                            <w:szCs w:val="16"/>
                          </w:rPr>
                          <w:t>’l’</w:t>
                        </w:r>
                      </w:p>
                    </w:txbxContent>
                  </v:textbox>
                </v:shape>
                <v:shape id="Textruta 449" o:spid="_x0000_s1268"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645815" w:rsidRDefault="00645815" w:rsidP="009F24A4">
                        <w:pPr>
                          <w:spacing w:before="48" w:line="252" w:lineRule="auto"/>
                          <w:jc w:val="center"/>
                          <w:rPr>
                            <w:sz w:val="24"/>
                            <w:szCs w:val="24"/>
                          </w:rPr>
                        </w:pPr>
                        <w:r>
                          <w:rPr>
                            <w:rFonts w:eastAsia="Calibri"/>
                            <w:color w:val="000000"/>
                            <w:sz w:val="16"/>
                            <w:szCs w:val="16"/>
                          </w:rPr>
                          <w:t>’o’</w:t>
                        </w:r>
                      </w:p>
                    </w:txbxContent>
                  </v:textbox>
                </v:shape>
                <v:shape id="Textruta 449" o:spid="_x0000_s1269"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645815" w:rsidRDefault="00645815" w:rsidP="009F24A4">
                        <w:pPr>
                          <w:spacing w:before="48" w:line="252" w:lineRule="auto"/>
                          <w:jc w:val="center"/>
                          <w:rPr>
                            <w:sz w:val="24"/>
                            <w:szCs w:val="24"/>
                          </w:rPr>
                        </w:pPr>
                        <w:r>
                          <w:rPr>
                            <w:rFonts w:eastAsia="Calibri"/>
                            <w:color w:val="000000"/>
                            <w:sz w:val="16"/>
                            <w:szCs w:val="16"/>
                          </w:rPr>
                          <w:t>’ ’</w:t>
                        </w:r>
                      </w:p>
                    </w:txbxContent>
                  </v:textbox>
                </v:shape>
                <v:shape id="Textruta 449" o:spid="_x0000_s1270"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645815" w:rsidRDefault="00645815" w:rsidP="009F24A4">
                        <w:pPr>
                          <w:spacing w:before="48" w:line="252" w:lineRule="auto"/>
                          <w:jc w:val="center"/>
                          <w:rPr>
                            <w:sz w:val="24"/>
                            <w:szCs w:val="24"/>
                          </w:rPr>
                        </w:pPr>
                        <w:r>
                          <w:rPr>
                            <w:rFonts w:eastAsia="Calibri"/>
                            <w:color w:val="000000"/>
                            <w:sz w:val="16"/>
                            <w:szCs w:val="16"/>
                          </w:rPr>
                          <w:t>’W’</w:t>
                        </w:r>
                      </w:p>
                    </w:txbxContent>
                  </v:textbox>
                </v:shape>
                <v:shape id="Textruta 449" o:spid="_x0000_s1271"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645815" w:rsidRDefault="00645815" w:rsidP="009F24A4">
                        <w:pPr>
                          <w:spacing w:before="48" w:line="252" w:lineRule="auto"/>
                          <w:jc w:val="center"/>
                          <w:rPr>
                            <w:sz w:val="24"/>
                            <w:szCs w:val="24"/>
                          </w:rPr>
                        </w:pPr>
                        <w:r>
                          <w:rPr>
                            <w:rFonts w:eastAsia="Calibri"/>
                            <w:color w:val="000000"/>
                            <w:sz w:val="16"/>
                            <w:szCs w:val="16"/>
                          </w:rPr>
                          <w:t>’o’</w:t>
                        </w:r>
                      </w:p>
                    </w:txbxContent>
                  </v:textbox>
                </v:shape>
                <v:shape id="Textruta 449" o:spid="_x0000_s1272"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645815" w:rsidRDefault="00645815" w:rsidP="009F24A4">
                        <w:pPr>
                          <w:spacing w:before="48" w:line="252" w:lineRule="auto"/>
                          <w:jc w:val="center"/>
                          <w:rPr>
                            <w:sz w:val="24"/>
                            <w:szCs w:val="24"/>
                          </w:rPr>
                        </w:pPr>
                        <w:r>
                          <w:rPr>
                            <w:rFonts w:eastAsia="Calibri"/>
                            <w:color w:val="000000"/>
                            <w:sz w:val="16"/>
                            <w:szCs w:val="16"/>
                          </w:rPr>
                          <w:t>’r’</w:t>
                        </w:r>
                      </w:p>
                    </w:txbxContent>
                  </v:textbox>
                </v:shape>
                <v:shape id="Textruta 449" o:spid="_x0000_s1273"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645815" w:rsidRDefault="00645815" w:rsidP="009F24A4">
                        <w:pPr>
                          <w:spacing w:before="48" w:line="252" w:lineRule="auto"/>
                          <w:jc w:val="center"/>
                          <w:rPr>
                            <w:sz w:val="24"/>
                            <w:szCs w:val="24"/>
                          </w:rPr>
                        </w:pPr>
                        <w:r>
                          <w:rPr>
                            <w:rFonts w:eastAsia="Calibri"/>
                            <w:color w:val="000000"/>
                            <w:sz w:val="16"/>
                            <w:szCs w:val="16"/>
                          </w:rPr>
                          <w:t>’l’</w:t>
                        </w:r>
                      </w:p>
                    </w:txbxContent>
                  </v:textbox>
                </v:shape>
                <v:shape id="Textruta 449" o:spid="_x0000_s1274"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645815" w:rsidRDefault="00645815" w:rsidP="009F24A4">
                        <w:pPr>
                          <w:spacing w:before="48" w:line="252" w:lineRule="auto"/>
                          <w:jc w:val="center"/>
                          <w:rPr>
                            <w:sz w:val="24"/>
                            <w:szCs w:val="24"/>
                          </w:rPr>
                        </w:pPr>
                        <w:r>
                          <w:rPr>
                            <w:rFonts w:eastAsia="Calibri"/>
                            <w:color w:val="000000"/>
                            <w:sz w:val="16"/>
                            <w:szCs w:val="16"/>
                          </w:rPr>
                          <w:t>’d’</w:t>
                        </w:r>
                      </w:p>
                    </w:txbxContent>
                  </v:textbox>
                </v:shape>
                <v:shape id="Textruta 449" o:spid="_x0000_s1275"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645815" w:rsidRDefault="00645815" w:rsidP="009F24A4">
                        <w:pPr>
                          <w:spacing w:before="48" w:line="252" w:lineRule="auto"/>
                          <w:jc w:val="center"/>
                          <w:rPr>
                            <w:sz w:val="24"/>
                            <w:szCs w:val="24"/>
                          </w:rPr>
                        </w:pPr>
                        <w:r>
                          <w:rPr>
                            <w:rFonts w:eastAsia="Calibri"/>
                            <w:color w:val="000000"/>
                            <w:sz w:val="16"/>
                            <w:szCs w:val="16"/>
                          </w:rPr>
                          <w:t>’ ’</w:t>
                        </w:r>
                      </w:p>
                    </w:txbxContent>
                  </v:textbox>
                </v:shape>
                <v:shape id="Textruta 449" o:spid="_x0000_s1276"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645815" w:rsidRDefault="00645815" w:rsidP="009F24A4">
                        <w:pPr>
                          <w:spacing w:before="48" w:line="252" w:lineRule="auto"/>
                          <w:jc w:val="center"/>
                          <w:rPr>
                            <w:sz w:val="24"/>
                            <w:szCs w:val="24"/>
                          </w:rPr>
                        </w:pPr>
                        <w:r>
                          <w:rPr>
                            <w:rFonts w:eastAsia="Calibri"/>
                            <w:color w:val="000000"/>
                            <w:sz w:val="16"/>
                            <w:szCs w:val="16"/>
                          </w:rPr>
                          <w:t>’\0’</w:t>
                        </w:r>
                      </w:p>
                    </w:txbxContent>
                  </v:textbox>
                </v:shape>
                <v:shape id="Textruta 449" o:spid="_x0000_s1277"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645815" w:rsidRDefault="00645815" w:rsidP="00496983">
                        <w:pPr>
                          <w:spacing w:before="0" w:line="257" w:lineRule="auto"/>
                          <w:jc w:val="center"/>
                          <w:rPr>
                            <w:sz w:val="24"/>
                            <w:szCs w:val="24"/>
                          </w:rPr>
                        </w:pPr>
                        <w:r>
                          <w:rPr>
                            <w:rFonts w:eastAsia="Calibri"/>
                            <w:color w:val="000000"/>
                            <w:sz w:val="16"/>
                            <w:szCs w:val="16"/>
                          </w:rPr>
                          <w:t>129</w:t>
                        </w:r>
                      </w:p>
                      <w:p w14:paraId="3E4A06D3" w14:textId="77777777" w:rsidR="00645815" w:rsidRDefault="00645815" w:rsidP="009F24A4">
                        <w:pPr>
                          <w:spacing w:before="48" w:line="254" w:lineRule="auto"/>
                          <w:jc w:val="center"/>
                        </w:pPr>
                        <w:r>
                          <w:rPr>
                            <w:rFonts w:eastAsia="Calibri"/>
                            <w:color w:val="000000"/>
                          </w:rPr>
                          <w:t> </w:t>
                        </w:r>
                      </w:p>
                    </w:txbxContent>
                  </v:textbox>
                </v:shape>
                <v:shape id="Textruta 449" o:spid="_x0000_s1278"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645815" w:rsidRDefault="00645815" w:rsidP="009F24A4">
                        <w:pPr>
                          <w:spacing w:before="48" w:line="254" w:lineRule="auto"/>
                          <w:jc w:val="center"/>
                          <w:rPr>
                            <w:sz w:val="24"/>
                            <w:szCs w:val="24"/>
                          </w:rPr>
                        </w:pPr>
                        <w:r>
                          <w:rPr>
                            <w:rFonts w:eastAsia="Calibri"/>
                            <w:color w:val="000000"/>
                            <w:sz w:val="16"/>
                            <w:szCs w:val="16"/>
                          </w:rPr>
                          <w:t>’H’</w:t>
                        </w:r>
                      </w:p>
                    </w:txbxContent>
                  </v:textbox>
                </v:shape>
                <v:shape id="Textruta 449" o:spid="_x0000_s1279"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645815" w:rsidRDefault="00645815" w:rsidP="009F24A4">
                        <w:pPr>
                          <w:spacing w:before="48" w:line="252" w:lineRule="auto"/>
                          <w:jc w:val="center"/>
                          <w:rPr>
                            <w:sz w:val="24"/>
                            <w:szCs w:val="24"/>
                          </w:rPr>
                        </w:pPr>
                        <w:r>
                          <w:rPr>
                            <w:rFonts w:eastAsia="Calibri"/>
                            <w:color w:val="000000"/>
                            <w:sz w:val="16"/>
                            <w:szCs w:val="16"/>
                          </w:rPr>
                          <w:t>’\0’</w:t>
                        </w:r>
                      </w:p>
                    </w:txbxContent>
                  </v:textbox>
                </v:shape>
                <v:shape id="Textruta 449" o:spid="_x0000_s1280"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645815" w:rsidRDefault="00645815" w:rsidP="009F24A4">
                        <w:pPr>
                          <w:spacing w:before="48" w:line="252" w:lineRule="auto"/>
                          <w:jc w:val="center"/>
                          <w:rPr>
                            <w:sz w:val="24"/>
                            <w:szCs w:val="24"/>
                          </w:rPr>
                        </w:pPr>
                        <w:r>
                          <w:rPr>
                            <w:rFonts w:eastAsia="Calibri"/>
                            <w:color w:val="000000"/>
                            <w:sz w:val="16"/>
                            <w:szCs w:val="16"/>
                          </w:rPr>
                          <w:t>’ ’</w:t>
                        </w:r>
                      </w:p>
                    </w:txbxContent>
                  </v:textbox>
                </v:shape>
                <v:shape id="Textruta 449" o:spid="_x0000_s1281"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645815" w:rsidRDefault="00645815" w:rsidP="006A7496">
                        <w:pPr>
                          <w:spacing w:before="100" w:line="257" w:lineRule="auto"/>
                          <w:jc w:val="left"/>
                          <w:rPr>
                            <w:sz w:val="24"/>
                            <w:szCs w:val="24"/>
                          </w:rPr>
                        </w:pPr>
                        <w:r>
                          <w:rPr>
                            <w:rFonts w:eastAsia="Calibri"/>
                            <w:color w:val="000000"/>
                            <w:sz w:val="16"/>
                            <w:szCs w:val="16"/>
                          </w:rPr>
                          <w:t>Before</w:t>
                        </w:r>
                      </w:p>
                      <w:p w14:paraId="6B197F32" w14:textId="77777777" w:rsidR="00645815" w:rsidRDefault="00645815" w:rsidP="006A7496">
                        <w:pPr>
                          <w:spacing w:before="100" w:line="254" w:lineRule="auto"/>
                          <w:jc w:val="left"/>
                        </w:pPr>
                        <w:r>
                          <w:rPr>
                            <w:rFonts w:eastAsia="Calibri"/>
                            <w:color w:val="000000"/>
                          </w:rPr>
                          <w:t> </w:t>
                        </w:r>
                      </w:p>
                    </w:txbxContent>
                  </v:textbox>
                </v:shape>
                <v:shape id="Rak pilkoppling 695" o:spid="_x0000_s1282"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83"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84"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85"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645815" w:rsidRDefault="00645815" w:rsidP="006A7496">
                        <w:pPr>
                          <w:spacing w:before="100" w:line="256" w:lineRule="auto"/>
                          <w:rPr>
                            <w:sz w:val="24"/>
                            <w:szCs w:val="24"/>
                          </w:rPr>
                        </w:pPr>
                        <w:r>
                          <w:rPr>
                            <w:rFonts w:eastAsia="Calibri"/>
                            <w:color w:val="000000"/>
                            <w:sz w:val="16"/>
                            <w:szCs w:val="16"/>
                          </w:rPr>
                          <w:t>After</w:t>
                        </w:r>
                      </w:p>
                      <w:p w14:paraId="7E3E04C8" w14:textId="77777777" w:rsidR="00645815" w:rsidRDefault="00645815" w:rsidP="006A7496">
                        <w:pPr>
                          <w:spacing w:before="100" w:line="252" w:lineRule="auto"/>
                        </w:pPr>
                        <w:r>
                          <w:rPr>
                            <w:rFonts w:eastAsia="Calibri"/>
                            <w:color w:val="000000"/>
                          </w:rPr>
                          <w:t> </w:t>
                        </w:r>
                      </w:p>
                    </w:txbxContent>
                  </v:textbox>
                </v:shape>
                <v:shape id="Rak pilkoppling 699" o:spid="_x0000_s1286"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87"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88"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0B39F574" w:rsidR="000F0E26" w:rsidRDefault="00DE7E2B" w:rsidP="00DE7E2B">
      <w:pPr>
        <w:rPr>
          <w:highlight w:val="white"/>
        </w:rPr>
      </w:pPr>
      <w:r>
        <w:rPr>
          <w:highlight w:val="white"/>
        </w:rPr>
        <w:t xml:space="preserve">We start by </w:t>
      </w:r>
      <w:r w:rsidR="00412C0D">
        <w:rPr>
          <w:highlight w:val="white"/>
        </w:rPr>
        <w:t xml:space="preserve">saving the current value of </w:t>
      </w:r>
      <w:r w:rsidR="00412C0D" w:rsidRPr="00412C0D">
        <w:rPr>
          <w:rStyle w:val="KeyWord0"/>
          <w:highlight w:val="white"/>
        </w:rPr>
        <w:t>bp</w:t>
      </w:r>
      <w:r w:rsidR="00412C0D">
        <w:rPr>
          <w:highlight w:val="white"/>
        </w:rPr>
        <w:t xml:space="preserve"> in </w:t>
      </w:r>
      <w:r w:rsidR="00412C0D" w:rsidRPr="00412C0D">
        <w:rPr>
          <w:rStyle w:val="KeyWord0"/>
          <w:highlight w:val="white"/>
        </w:rPr>
        <w:t>si</w:t>
      </w:r>
      <w:r w:rsidR="00412C0D">
        <w:rPr>
          <w:highlight w:val="white"/>
        </w:rPr>
        <w:t xml:space="preserve">, we will need it when we set the </w:t>
      </w:r>
      <w:r w:rsidR="00412C0D" w:rsidRPr="00412C0D">
        <w:rPr>
          <w:rStyle w:val="KeyWord0"/>
          <w:highlight w:val="white"/>
        </w:rPr>
        <w:t>main</w:t>
      </w:r>
      <w:r w:rsidR="00412C0D">
        <w:rPr>
          <w:highlight w:val="white"/>
        </w:rPr>
        <w:t xml:space="preserve"> parameter list at the end. We then move to </w:t>
      </w:r>
      <w:r w:rsidR="00412C0D" w:rsidRPr="007E505F">
        <w:rPr>
          <w:rStyle w:val="KeyWord0"/>
          <w:highlight w:val="white"/>
        </w:rPr>
        <w:t>$Path</w:t>
      </w:r>
      <w:r w:rsidR="00412C0D">
        <w:rPr>
          <w:highlight w:val="white"/>
        </w:rPr>
        <w:t xml:space="preserve"> address to the current address of </w:t>
      </w:r>
      <w:r w:rsidR="00412C0D" w:rsidRPr="00412C0D">
        <w:rPr>
          <w:rStyle w:val="KeyWord0"/>
          <w:highlight w:val="white"/>
        </w:rPr>
        <w:t>bp</w:t>
      </w:r>
      <w:r w:rsidR="003C054C">
        <w:rPr>
          <w:highlight w:val="white"/>
        </w:rPr>
        <w:t xml:space="preserve"> </w:t>
      </w:r>
      <w:r w:rsidR="007E505F">
        <w:rPr>
          <w:highlight w:val="white"/>
        </w:rPr>
        <w:t>and increase it value by two bytes</w:t>
      </w:r>
      <w:r w:rsidR="003C054C">
        <w:rPr>
          <w:highlight w:val="white"/>
        </w:rPr>
        <w:t xml:space="preserve"> (a pointer in the Windows environment is bytes long)</w:t>
      </w:r>
      <w:r w:rsidR="007E505F">
        <w:rPr>
          <w:highlight w:val="white"/>
        </w:rPr>
        <w:t>. By now we have the name of the execution file stored at the beginning of the array.</w:t>
      </w:r>
    </w:p>
    <w:p w14:paraId="7C047847" w14:textId="0414F4FC" w:rsidR="009F406A" w:rsidRPr="009F406A" w:rsidRDefault="009F406A" w:rsidP="009F406A">
      <w:pPr>
        <w:pStyle w:val="Code"/>
        <w:rPr>
          <w:highlight w:val="white"/>
        </w:rPr>
      </w:pPr>
      <w:r>
        <w:rPr>
          <w:highlight w:val="white"/>
        </w:rPr>
        <w:t xml:space="preserve">    </w:t>
      </w:r>
      <w:r w:rsidRPr="009F406A">
        <w:rPr>
          <w:highlight w:val="white"/>
        </w:rPr>
        <w:t>mov si, bp</w:t>
      </w:r>
    </w:p>
    <w:p w14:paraId="52873148" w14:textId="1424E7CE" w:rsidR="009F406A" w:rsidRPr="009F406A" w:rsidRDefault="009F406A" w:rsidP="009F406A">
      <w:pPr>
        <w:pStyle w:val="Code"/>
        <w:rPr>
          <w:highlight w:val="white"/>
        </w:rPr>
      </w:pPr>
      <w:r>
        <w:rPr>
          <w:highlight w:val="white"/>
        </w:rPr>
        <w:t xml:space="preserve">    </w:t>
      </w:r>
      <w:r w:rsidRPr="009F406A">
        <w:rPr>
          <w:highlight w:val="white"/>
        </w:rPr>
        <w:t xml:space="preserve">mov word [bp], </w:t>
      </w:r>
      <w:r w:rsidR="00E40EED">
        <w:rPr>
          <w:highlight w:val="white"/>
        </w:rPr>
        <w:t>$</w:t>
      </w:r>
      <w:r w:rsidR="004B3D19">
        <w:rPr>
          <w:highlight w:val="white"/>
        </w:rPr>
        <w:t>P</w:t>
      </w:r>
      <w:r w:rsidRPr="009F406A">
        <w:rPr>
          <w:highlight w:val="white"/>
        </w:rPr>
        <w:t>ath</w:t>
      </w:r>
    </w:p>
    <w:p w14:paraId="277A69CE" w14:textId="7B60A7DA" w:rsidR="009F406A" w:rsidRDefault="009F406A" w:rsidP="009F406A">
      <w:pPr>
        <w:pStyle w:val="Code"/>
        <w:rPr>
          <w:highlight w:val="white"/>
        </w:rPr>
      </w:pPr>
      <w:r>
        <w:rPr>
          <w:highlight w:val="white"/>
        </w:rPr>
        <w:t xml:space="preserve">    </w:t>
      </w:r>
      <w:r w:rsidRPr="009F406A">
        <w:rPr>
          <w:highlight w:val="white"/>
        </w:rPr>
        <w:t>add bp, 2</w:t>
      </w:r>
    </w:p>
    <w:p w14:paraId="46144743" w14:textId="35195780" w:rsidR="007E505F" w:rsidRDefault="007E505F" w:rsidP="00EF4340">
      <w:pPr>
        <w:rPr>
          <w:highlight w:val="white"/>
        </w:rPr>
      </w:pPr>
      <w:r>
        <w:rPr>
          <w:highlight w:val="white"/>
        </w:rPr>
        <w:t xml:space="preserve">We let ax hold the number of arguments, which is one to begin with since we </w:t>
      </w:r>
      <w:r w:rsidR="00EE5D0C">
        <w:rPr>
          <w:highlight w:val="white"/>
        </w:rPr>
        <w:t xml:space="preserve">have already </w:t>
      </w:r>
      <w:r w:rsidR="00EF4340">
        <w:rPr>
          <w:highlight w:val="white"/>
        </w:rPr>
        <w:t>include</w:t>
      </w:r>
      <w:r w:rsidR="00EE5D0C">
        <w:rPr>
          <w:highlight w:val="white"/>
        </w:rPr>
        <w:t>d</w:t>
      </w:r>
      <w:r w:rsidR="00EF4340">
        <w:rPr>
          <w:highlight w:val="white"/>
        </w:rPr>
        <w:t xml:space="preserve"> the</w:t>
      </w:r>
      <w:r w:rsidR="00EE5D0C">
        <w:rPr>
          <w:highlight w:val="white"/>
        </w:rPr>
        <w:t xml:space="preserve"> execution file name. We let </w:t>
      </w:r>
      <w:r w:rsidR="00EE5D0C" w:rsidRPr="00EE5D0C">
        <w:rPr>
          <w:rStyle w:val="KeyWord0"/>
          <w:highlight w:val="white"/>
        </w:rPr>
        <w:t>bx</w:t>
      </w:r>
      <w:r w:rsidR="00EE5D0C">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Pr>
          <w:highlight w:val="white"/>
        </w:rPr>
        <w:t xml:space="preserve">with ASCII value 13) and we jump to </w:t>
      </w:r>
      <w:r w:rsidR="009358AA" w:rsidRPr="009358AA">
        <w:rPr>
          <w:rStyle w:val="KeyWord0"/>
          <w:highlight w:val="white"/>
        </w:rPr>
        <w:t>ListDone</w:t>
      </w:r>
      <w:r w:rsidR="009358AA">
        <w:rPr>
          <w:highlight w:val="white"/>
        </w:rPr>
        <w:t>.</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4BB64808" w:rsidR="009F406A" w:rsidRPr="009F406A" w:rsidRDefault="009F406A" w:rsidP="009F406A">
      <w:pPr>
        <w:pStyle w:val="Code"/>
        <w:rPr>
          <w:highlight w:val="white"/>
        </w:rPr>
      </w:pPr>
      <w:r>
        <w:rPr>
          <w:highlight w:val="white"/>
        </w:rPr>
        <w:t xml:space="preserve">    </w:t>
      </w:r>
      <w:r w:rsidRPr="009F406A">
        <w:rPr>
          <w:highlight w:val="white"/>
        </w:rPr>
        <w:t>mov bx, 12</w:t>
      </w:r>
      <w:r w:rsidR="001C722C">
        <w:rPr>
          <w:highlight w:val="white"/>
        </w:rPr>
        <w:t>9</w:t>
      </w:r>
    </w:p>
    <w:p w14:paraId="1EC6125A" w14:textId="77777777" w:rsidR="003A5744" w:rsidRDefault="003A5744" w:rsidP="003A5744">
      <w:pPr>
        <w:pStyle w:val="Code"/>
        <w:rPr>
          <w:highlight w:val="white"/>
        </w:rPr>
      </w:pPr>
      <w:r>
        <w:rPr>
          <w:highlight w:val="white"/>
        </w:rPr>
        <w:t xml:space="preserve">    </w:t>
      </w:r>
      <w:r w:rsidRPr="009F406A">
        <w:rPr>
          <w:highlight w:val="white"/>
        </w:rPr>
        <w:t xml:space="preserve">cmp byte [bx], </w:t>
      </w:r>
      <w:r>
        <w:rPr>
          <w:highlight w:val="white"/>
        </w:rPr>
        <w:t>13</w:t>
      </w:r>
    </w:p>
    <w:p w14:paraId="1D67951E" w14:textId="29CCD86D" w:rsidR="009F406A" w:rsidRDefault="003A5744" w:rsidP="009F406A">
      <w:pPr>
        <w:pStyle w:val="Code"/>
        <w:rPr>
          <w:highlight w:val="white"/>
        </w:rPr>
      </w:pPr>
      <w:r>
        <w:rPr>
          <w:highlight w:val="white"/>
        </w:rPr>
        <w:t xml:space="preserve">    je ListDone</w:t>
      </w:r>
    </w:p>
    <w:p w14:paraId="2E416B81" w14:textId="0F9A1A82" w:rsidR="003A5744" w:rsidRPr="009F406A" w:rsidRDefault="009358AA" w:rsidP="009358AA">
      <w:pPr>
        <w:rPr>
          <w:highlight w:val="white"/>
        </w:rPr>
      </w:pPr>
      <w:r>
        <w:rPr>
          <w:highlight w:val="white"/>
        </w:rPr>
        <w:t xml:space="preserve">If the argument list is not empty, we start by </w:t>
      </w:r>
      <w:r w:rsidR="00BE1302">
        <w:rPr>
          <w:highlight w:val="white"/>
        </w:rPr>
        <w:t>iterating through the looping through the potential initial space characters.</w:t>
      </w:r>
      <w:r w:rsidR="00C37BFB">
        <w:rPr>
          <w:highlight w:val="white"/>
        </w:rPr>
        <w:t xml:space="preserve"> They shall not be included in the argument word.</w:t>
      </w:r>
      <w:r w:rsidR="00FC5FFE">
        <w:rPr>
          <w:highlight w:val="white"/>
        </w:rPr>
        <w:t xml:space="preserve"> </w:t>
      </w:r>
      <w:r w:rsidR="00A42E4E">
        <w:rPr>
          <w:highlight w:val="white"/>
        </w:rPr>
        <w:t xml:space="preserve">We continue to increase </w:t>
      </w:r>
      <w:r w:rsidR="00A42E4E" w:rsidRPr="00A42E4E">
        <w:rPr>
          <w:rStyle w:val="KeyWord0"/>
          <w:highlight w:val="white"/>
        </w:rPr>
        <w:t>bx</w:t>
      </w:r>
      <w:r w:rsidR="00A42E4E">
        <w:rPr>
          <w:highlight w:val="white"/>
        </w:rPr>
        <w:t xml:space="preserve"> and jump back to </w:t>
      </w:r>
      <w:r w:rsidR="00A42E4E" w:rsidRPr="00A42E4E">
        <w:rPr>
          <w:rStyle w:val="KeyWord0"/>
          <w:highlight w:val="white"/>
        </w:rPr>
        <w:t>SpaceLoop</w:t>
      </w:r>
      <w:r w:rsidR="00A42E4E">
        <w:rPr>
          <w:highlight w:val="white"/>
        </w:rPr>
        <w:t xml:space="preserve"> an long as we encounter space</w:t>
      </w:r>
      <w:r w:rsidR="00E86472">
        <w:rPr>
          <w:highlight w:val="white"/>
        </w:rPr>
        <w:t xml:space="preserve"> character</w:t>
      </w:r>
      <w:r w:rsidR="00A42E4E">
        <w:rPr>
          <w:highlight w:val="white"/>
        </w:rPr>
        <w:t xml:space="preserve">s. </w:t>
      </w:r>
      <w:r w:rsidR="00FC5FFE">
        <w:rPr>
          <w:highlight w:val="white"/>
        </w:rPr>
        <w:t>Note that we cannot encounter a return character since they only occur after the last argument word. The case without any arguments words</w:t>
      </w:r>
      <w:r w:rsidR="00AC6D12">
        <w:rPr>
          <w:highlight w:val="white"/>
        </w:rPr>
        <w:t xml:space="preserve">, where the list only holds one single return character, </w:t>
      </w:r>
      <w:r w:rsidR="00FC5FFE">
        <w:rPr>
          <w:highlight w:val="white"/>
        </w:rPr>
        <w:t>we have dealt with above.</w:t>
      </w:r>
    </w:p>
    <w:p w14:paraId="774D4292" w14:textId="77777777" w:rsidR="0020252C" w:rsidRPr="009F406A" w:rsidRDefault="0020252C" w:rsidP="0020252C">
      <w:pPr>
        <w:pStyle w:val="Code"/>
        <w:rPr>
          <w:highlight w:val="white"/>
        </w:rPr>
      </w:pPr>
      <w:r>
        <w:rPr>
          <w:highlight w:val="white"/>
        </w:rPr>
        <w:t>SpaceLoop</w:t>
      </w:r>
      <w:r w:rsidRPr="009F406A">
        <w:rPr>
          <w:highlight w:val="white"/>
        </w:rPr>
        <w:t>:</w:t>
      </w:r>
    </w:p>
    <w:p w14:paraId="16746603" w14:textId="77777777" w:rsidR="00E857B8" w:rsidRDefault="00E857B8" w:rsidP="00E857B8">
      <w:pPr>
        <w:pStyle w:val="Code"/>
        <w:rPr>
          <w:highlight w:val="white"/>
        </w:rPr>
      </w:pPr>
      <w:r>
        <w:rPr>
          <w:highlight w:val="white"/>
        </w:rPr>
        <w:t xml:space="preserve">    </w:t>
      </w:r>
      <w:r w:rsidRPr="009F406A">
        <w:rPr>
          <w:highlight w:val="white"/>
        </w:rPr>
        <w:t>cmp byte [bx], 32</w:t>
      </w:r>
    </w:p>
    <w:p w14:paraId="0A7A4727" w14:textId="75CA7DE5" w:rsidR="00E857B8" w:rsidRPr="009F406A" w:rsidRDefault="00E857B8" w:rsidP="00E857B8">
      <w:pPr>
        <w:pStyle w:val="Code"/>
        <w:rPr>
          <w:highlight w:val="white"/>
        </w:rPr>
      </w:pPr>
      <w:r>
        <w:rPr>
          <w:highlight w:val="white"/>
        </w:rPr>
        <w:t xml:space="preserve">    j</w:t>
      </w:r>
      <w:r w:rsidR="00A31E74">
        <w:rPr>
          <w:highlight w:val="white"/>
        </w:rPr>
        <w:t>n</w:t>
      </w:r>
      <w:r>
        <w:rPr>
          <w:highlight w:val="white"/>
        </w:rPr>
        <w:t>e WordStart</w:t>
      </w:r>
    </w:p>
    <w:p w14:paraId="1227EB6F" w14:textId="77777777" w:rsidR="0020252C" w:rsidRPr="009F406A" w:rsidRDefault="0020252C" w:rsidP="0020252C">
      <w:pPr>
        <w:pStyle w:val="Code"/>
        <w:rPr>
          <w:highlight w:val="white"/>
        </w:rPr>
      </w:pPr>
      <w:r>
        <w:rPr>
          <w:highlight w:val="white"/>
        </w:rPr>
        <w:t xml:space="preserve">    </w:t>
      </w:r>
      <w:r w:rsidRPr="009F406A">
        <w:rPr>
          <w:highlight w:val="white"/>
        </w:rPr>
        <w:t>inc bx</w:t>
      </w:r>
    </w:p>
    <w:p w14:paraId="053C234B" w14:textId="6B77ABD1" w:rsidR="0020252C" w:rsidRPr="009F406A" w:rsidRDefault="0020252C" w:rsidP="0020252C">
      <w:pPr>
        <w:pStyle w:val="Code"/>
        <w:rPr>
          <w:highlight w:val="white"/>
        </w:rPr>
      </w:pPr>
      <w:r>
        <w:rPr>
          <w:highlight w:val="white"/>
        </w:rPr>
        <w:t xml:space="preserve">    </w:t>
      </w:r>
      <w:r w:rsidR="00B12981">
        <w:rPr>
          <w:highlight w:val="white"/>
        </w:rPr>
        <w:t>jmp</w:t>
      </w:r>
      <w:r w:rsidRPr="009F406A">
        <w:rPr>
          <w:highlight w:val="white"/>
        </w:rPr>
        <w:t xml:space="preserve"> </w:t>
      </w:r>
      <w:r>
        <w:rPr>
          <w:highlight w:val="white"/>
        </w:rPr>
        <w:t>SpaceLoop</w:t>
      </w:r>
    </w:p>
    <w:p w14:paraId="0D629E88" w14:textId="6A775905" w:rsidR="006732B6" w:rsidRDefault="00C37BFB" w:rsidP="00C37BFB">
      <w:pPr>
        <w:rPr>
          <w:highlight w:val="white"/>
        </w:rPr>
      </w:pPr>
      <w:r>
        <w:rPr>
          <w:highlight w:val="white"/>
        </w:rPr>
        <w:t>When we encounter a word different from space, we have found the beg</w:t>
      </w:r>
      <w:r w:rsidR="0056696E">
        <w:rPr>
          <w:highlight w:val="white"/>
        </w:rPr>
        <w:t>in</w:t>
      </w:r>
      <w:r>
        <w:rPr>
          <w:highlight w:val="white"/>
        </w:rPr>
        <w:t>ning a new argument word.</w:t>
      </w:r>
      <w:r w:rsidR="0056696E">
        <w:rPr>
          <w:highlight w:val="white"/>
        </w:rPr>
        <w:t xml:space="preserve"> We increment </w:t>
      </w:r>
      <w:r w:rsidR="0056696E" w:rsidRPr="00AC6D12">
        <w:rPr>
          <w:rStyle w:val="KeyWord0"/>
          <w:highlight w:val="white"/>
        </w:rPr>
        <w:t>ax</w:t>
      </w:r>
      <w:r w:rsidR="0056696E">
        <w:rPr>
          <w:highlight w:val="white"/>
        </w:rPr>
        <w:t xml:space="preserve">, </w:t>
      </w:r>
      <w:r w:rsidR="00051BB6">
        <w:rPr>
          <w:highlight w:val="white"/>
        </w:rPr>
        <w:t xml:space="preserve">holding </w:t>
      </w:r>
      <w:r w:rsidR="0056696E">
        <w:rPr>
          <w:highlight w:val="white"/>
        </w:rPr>
        <w:t>the number of arguments, with one.</w:t>
      </w:r>
      <w:r w:rsidR="00B93D1D">
        <w:rPr>
          <w:highlight w:val="white"/>
        </w:rPr>
        <w:t xml:space="preserve"> We also store the </w:t>
      </w:r>
      <w:r w:rsidR="00AC6D12">
        <w:rPr>
          <w:highlight w:val="white"/>
        </w:rPr>
        <w:t xml:space="preserve">address of the first character in the word and the array pointed at by </w:t>
      </w:r>
      <w:r w:rsidR="00AC6D12" w:rsidRPr="00AC6D12">
        <w:rPr>
          <w:rStyle w:val="KeyWord0"/>
          <w:highlight w:val="white"/>
        </w:rPr>
        <w:t>bp</w:t>
      </w:r>
      <w:r w:rsidR="00AC6D12">
        <w:rPr>
          <w:highlight w:val="white"/>
        </w:rPr>
        <w:t xml:space="preserve"> and increase bp with two bytes.</w:t>
      </w:r>
    </w:p>
    <w:p w14:paraId="3F7D7C18" w14:textId="288D85E7" w:rsidR="00A31E74" w:rsidRDefault="00A31E74" w:rsidP="009F406A">
      <w:pPr>
        <w:pStyle w:val="Code"/>
        <w:rPr>
          <w:highlight w:val="white"/>
        </w:rPr>
      </w:pPr>
      <w:r>
        <w:rPr>
          <w:highlight w:val="white"/>
        </w:rPr>
        <w:t>WordStart:</w:t>
      </w:r>
    </w:p>
    <w:p w14:paraId="4B0B6C7E" w14:textId="19CDB776" w:rsidR="007E7115" w:rsidRDefault="007E7115" w:rsidP="009F406A">
      <w:pPr>
        <w:pStyle w:val="Code"/>
        <w:rPr>
          <w:highlight w:val="white"/>
        </w:rPr>
      </w:pPr>
      <w:r>
        <w:rPr>
          <w:highlight w:val="white"/>
        </w:rPr>
        <w:t xml:space="preserve">    inc ax</w:t>
      </w:r>
    </w:p>
    <w:p w14:paraId="5856B44D" w14:textId="45A60B6E" w:rsidR="00A31E74" w:rsidRDefault="00A31E74" w:rsidP="009F406A">
      <w:pPr>
        <w:pStyle w:val="Code"/>
        <w:rPr>
          <w:highlight w:val="white"/>
        </w:rPr>
      </w:pPr>
      <w:r>
        <w:rPr>
          <w:highlight w:val="white"/>
        </w:rPr>
        <w:t xml:space="preserve">    </w:t>
      </w:r>
      <w:r w:rsidR="007E7115">
        <w:rPr>
          <w:highlight w:val="white"/>
        </w:rPr>
        <w:t>mov word [bp], bx</w:t>
      </w:r>
    </w:p>
    <w:p w14:paraId="0E115E65" w14:textId="43C41280" w:rsidR="007E7115" w:rsidRDefault="007E7115" w:rsidP="009F406A">
      <w:pPr>
        <w:pStyle w:val="Code"/>
        <w:rPr>
          <w:highlight w:val="white"/>
        </w:rPr>
      </w:pPr>
      <w:r>
        <w:rPr>
          <w:highlight w:val="white"/>
        </w:rPr>
        <w:t xml:space="preserve">    add b</w:t>
      </w:r>
      <w:r w:rsidR="002A645C">
        <w:rPr>
          <w:highlight w:val="white"/>
        </w:rPr>
        <w:t>p</w:t>
      </w:r>
      <w:r>
        <w:rPr>
          <w:highlight w:val="white"/>
        </w:rPr>
        <w:t>, 2</w:t>
      </w:r>
    </w:p>
    <w:p w14:paraId="1B2CE5E8" w14:textId="6B8CBCF7" w:rsidR="007E7115" w:rsidRDefault="00111AE3" w:rsidP="00111AE3">
      <w:pPr>
        <w:rPr>
          <w:highlight w:val="white"/>
        </w:rPr>
      </w:pPr>
      <w:r>
        <w:rPr>
          <w:highlight w:val="white"/>
        </w:rPr>
        <w:t>Then we iterate the argument word, until we encounter a space (ASCII value 32) of a return (ASCII value 13).</w:t>
      </w:r>
      <w:r w:rsidR="004F756F">
        <w:rPr>
          <w:highlight w:val="white"/>
        </w:rPr>
        <w:t xml:space="preserve"> In case of a space</w:t>
      </w:r>
      <w:r w:rsidR="00E86472">
        <w:rPr>
          <w:highlight w:val="white"/>
        </w:rPr>
        <w:t xml:space="preserve"> character</w:t>
      </w:r>
      <w:r w:rsidR="004F756F">
        <w:rPr>
          <w:highlight w:val="white"/>
        </w:rPr>
        <w:t xml:space="preserve">, the current word is </w:t>
      </w:r>
      <w:proofErr w:type="gramStart"/>
      <w:r w:rsidR="004F756F">
        <w:rPr>
          <w:highlight w:val="white"/>
        </w:rPr>
        <w:t>done</w:t>
      </w:r>
      <w:proofErr w:type="gramEnd"/>
      <w:r w:rsidR="004F756F">
        <w:rPr>
          <w:highlight w:val="white"/>
        </w:rPr>
        <w:t xml:space="preserve"> and we jump to </w:t>
      </w:r>
      <w:r w:rsidR="004F756F" w:rsidRPr="004F756F">
        <w:rPr>
          <w:rStyle w:val="KeyWord0"/>
          <w:highlight w:val="white"/>
        </w:rPr>
        <w:t>WordDone</w:t>
      </w:r>
      <w:r w:rsidR="004F756F">
        <w:rPr>
          <w:highlight w:val="white"/>
        </w:rPr>
        <w:t xml:space="preserve"> to address the next word. In case of a return</w:t>
      </w:r>
      <w:r w:rsidR="00E86472">
        <w:rPr>
          <w:highlight w:val="white"/>
        </w:rPr>
        <w:t xml:space="preserve"> character</w:t>
      </w:r>
      <w:r w:rsidR="004F756F">
        <w:rPr>
          <w:highlight w:val="white"/>
        </w:rPr>
        <w:t xml:space="preserve">, the list </w:t>
      </w:r>
      <w:r w:rsidR="001B15BC">
        <w:rPr>
          <w:highlight w:val="white"/>
        </w:rPr>
        <w:t xml:space="preserve">is </w:t>
      </w:r>
      <w:proofErr w:type="gramStart"/>
      <w:r w:rsidR="001B15BC">
        <w:rPr>
          <w:highlight w:val="white"/>
        </w:rPr>
        <w:t>done</w:t>
      </w:r>
      <w:proofErr w:type="gramEnd"/>
      <w:r w:rsidR="001B15BC">
        <w:rPr>
          <w:highlight w:val="white"/>
        </w:rPr>
        <w:t xml:space="preserve"> and we jump to </w:t>
      </w:r>
      <w:r w:rsidR="001B15BC" w:rsidRPr="001B15BC">
        <w:rPr>
          <w:rStyle w:val="KeyWord0"/>
          <w:highlight w:val="white"/>
        </w:rPr>
        <w:t>ListDone</w:t>
      </w:r>
      <w:r w:rsidR="001B15BC">
        <w:rPr>
          <w:highlight w:val="white"/>
        </w:rPr>
        <w:t xml:space="preserve">. If none of those cases apply, we increase </w:t>
      </w:r>
      <w:r w:rsidR="001B15BC" w:rsidRPr="001B15BC">
        <w:rPr>
          <w:rStyle w:val="KeyWord0"/>
          <w:highlight w:val="white"/>
        </w:rPr>
        <w:t>bx</w:t>
      </w:r>
      <w:r w:rsidR="001B15BC">
        <w:rPr>
          <w:highlight w:val="white"/>
        </w:rPr>
        <w:t xml:space="preserve"> and jump back to </w:t>
      </w:r>
      <w:r w:rsidR="001B15BC" w:rsidRPr="001B15BC">
        <w:rPr>
          <w:rStyle w:val="KeyWord0"/>
          <w:highlight w:val="white"/>
        </w:rPr>
        <w:t>WordLoop</w:t>
      </w:r>
      <w:r w:rsidR="001B15BC">
        <w:rPr>
          <w:highlight w:val="white"/>
        </w:rPr>
        <w:t xml:space="preserve"> to handle the next character of the word.</w:t>
      </w:r>
    </w:p>
    <w:p w14:paraId="11C92714" w14:textId="674A9158" w:rsidR="006732B6" w:rsidRDefault="006732B6" w:rsidP="009F406A">
      <w:pPr>
        <w:pStyle w:val="Code"/>
        <w:rPr>
          <w:highlight w:val="white"/>
        </w:rPr>
      </w:pPr>
      <w:r>
        <w:rPr>
          <w:highlight w:val="white"/>
        </w:rPr>
        <w:t>WordLoop:</w:t>
      </w:r>
    </w:p>
    <w:p w14:paraId="3AAABE10" w14:textId="4BFC494D" w:rsidR="009F406A" w:rsidRPr="009F406A" w:rsidRDefault="009F406A" w:rsidP="009F406A">
      <w:pPr>
        <w:pStyle w:val="Code"/>
        <w:rPr>
          <w:highlight w:val="white"/>
        </w:rPr>
      </w:pPr>
      <w:r>
        <w:rPr>
          <w:highlight w:val="white"/>
        </w:rPr>
        <w:t xml:space="preserve">    </w:t>
      </w:r>
      <w:r w:rsidRPr="009F406A">
        <w:rPr>
          <w:highlight w:val="white"/>
        </w:rPr>
        <w:t xml:space="preserve">cmp byte [bx], </w:t>
      </w:r>
      <w:r w:rsidR="00B452D2">
        <w:rPr>
          <w:highlight w:val="white"/>
        </w:rPr>
        <w:t>32</w:t>
      </w:r>
    </w:p>
    <w:p w14:paraId="434A3252" w14:textId="015C212A" w:rsidR="009F406A" w:rsidRPr="009F406A" w:rsidRDefault="009F406A" w:rsidP="009F406A">
      <w:pPr>
        <w:pStyle w:val="Code"/>
        <w:rPr>
          <w:highlight w:val="white"/>
        </w:rPr>
      </w:pPr>
      <w:r>
        <w:rPr>
          <w:highlight w:val="white"/>
        </w:rPr>
        <w:lastRenderedPageBreak/>
        <w:t xml:space="preserve">    </w:t>
      </w:r>
      <w:r w:rsidRPr="009F406A">
        <w:rPr>
          <w:highlight w:val="white"/>
        </w:rPr>
        <w:t xml:space="preserve">je </w:t>
      </w:r>
      <w:r w:rsidR="005F4D5D">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2B01012C" w:rsidR="009F406A" w:rsidRPr="009F406A" w:rsidRDefault="009F406A" w:rsidP="009F406A">
      <w:pPr>
        <w:pStyle w:val="Code"/>
        <w:rPr>
          <w:highlight w:val="white"/>
        </w:rPr>
      </w:pPr>
      <w:r>
        <w:rPr>
          <w:highlight w:val="white"/>
        </w:rPr>
        <w:t xml:space="preserve">    </w:t>
      </w:r>
      <w:r w:rsidRPr="009F406A">
        <w:rPr>
          <w:highlight w:val="white"/>
        </w:rPr>
        <w:t xml:space="preserve">je </w:t>
      </w:r>
      <w:r w:rsidR="00F817FA">
        <w:rPr>
          <w:highlight w:val="white"/>
        </w:rPr>
        <w:t>ListDone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4BDBB69C" w:rsidR="009F406A" w:rsidRDefault="00A42E4E" w:rsidP="00A42E4E">
      <w:pPr>
        <w:rPr>
          <w:highlight w:val="white"/>
        </w:rPr>
      </w:pPr>
      <w:r>
        <w:rPr>
          <w:highlight w:val="white"/>
        </w:rPr>
        <w:t xml:space="preserve">When we are finish with a word, we replace its </w:t>
      </w:r>
      <w:r w:rsidR="00E86472">
        <w:rPr>
          <w:highlight w:val="white"/>
        </w:rPr>
        <w:t>finishing</w:t>
      </w:r>
      <w:r>
        <w:rPr>
          <w:highlight w:val="white"/>
        </w:rPr>
        <w:t xml:space="preserve"> space with a zero character. </w:t>
      </w:r>
      <w:r w:rsidR="003B202A">
        <w:rPr>
          <w:highlight w:val="white"/>
        </w:rPr>
        <w:t>We also i</w:t>
      </w:r>
      <w:r w:rsidR="00E86472">
        <w:rPr>
          <w:highlight w:val="white"/>
        </w:rPr>
        <w:t xml:space="preserve">ncrease </w:t>
      </w:r>
      <w:r w:rsidR="00E86472" w:rsidRPr="003B202A">
        <w:rPr>
          <w:rStyle w:val="KeyWord0"/>
          <w:highlight w:val="white"/>
        </w:rPr>
        <w:t>bx</w:t>
      </w:r>
      <w:r w:rsidR="00E86472">
        <w:rPr>
          <w:highlight w:val="white"/>
        </w:rPr>
        <w:t xml:space="preserve"> to </w:t>
      </w:r>
      <w:r w:rsidR="003B202A">
        <w:rPr>
          <w:highlight w:val="white"/>
        </w:rPr>
        <w:t xml:space="preserve">let it point at the character following the </w:t>
      </w:r>
      <w:proofErr w:type="gramStart"/>
      <w:r w:rsidR="003B202A">
        <w:rPr>
          <w:highlight w:val="white"/>
        </w:rPr>
        <w:t>word, and</w:t>
      </w:r>
      <w:proofErr w:type="gramEnd"/>
      <w:r w:rsidR="003B202A">
        <w:rPr>
          <w:highlight w:val="white"/>
        </w:rPr>
        <w:t xml:space="preserve"> jump back to </w:t>
      </w:r>
      <w:r w:rsidR="003B202A" w:rsidRPr="003B202A">
        <w:rPr>
          <w:rStyle w:val="KeyWord0"/>
          <w:highlight w:val="white"/>
        </w:rPr>
        <w:t>SpaceLoop</w:t>
      </w:r>
      <w:r w:rsidR="003B202A">
        <w:rPr>
          <w:highlight w:val="white"/>
        </w:rPr>
        <w:t xml:space="preserve"> to find the next word in the list.</w:t>
      </w:r>
    </w:p>
    <w:p w14:paraId="76A73647" w14:textId="78FF00E7" w:rsidR="005F4D5D" w:rsidRDefault="005F4D5D" w:rsidP="009F406A">
      <w:pPr>
        <w:pStyle w:val="Code"/>
        <w:rPr>
          <w:highlight w:val="white"/>
        </w:rPr>
      </w:pPr>
      <w:r>
        <w:rPr>
          <w:highlight w:val="white"/>
        </w:rPr>
        <w:t>WordDone:</w:t>
      </w:r>
    </w:p>
    <w:p w14:paraId="69D298A6" w14:textId="50B46DF5" w:rsidR="00B452D2" w:rsidRDefault="00B452D2" w:rsidP="009F406A">
      <w:pPr>
        <w:pStyle w:val="Code"/>
        <w:rPr>
          <w:highlight w:val="white"/>
        </w:rPr>
      </w:pPr>
      <w:r>
        <w:rPr>
          <w:highlight w:val="white"/>
        </w:rPr>
        <w:t xml:space="preserve">    mov</w:t>
      </w:r>
      <w:r w:rsidR="00816F23">
        <w:rPr>
          <w:highlight w:val="white"/>
        </w:rPr>
        <w:t xml:space="preserve"> byte</w:t>
      </w:r>
      <w:r>
        <w:rPr>
          <w:highlight w:val="white"/>
        </w:rPr>
        <w:t xml:space="preserve"> [b</w:t>
      </w:r>
      <w:r w:rsidR="003476E7">
        <w:rPr>
          <w:highlight w:val="white"/>
        </w:rPr>
        <w:t>x</w:t>
      </w:r>
      <w:r>
        <w:rPr>
          <w:highlight w:val="white"/>
        </w:rPr>
        <w:t>], 0</w:t>
      </w:r>
    </w:p>
    <w:p w14:paraId="3121D585" w14:textId="34EB298B" w:rsidR="005F4D5D" w:rsidRDefault="005F4D5D" w:rsidP="009F406A">
      <w:pPr>
        <w:pStyle w:val="Code"/>
        <w:rPr>
          <w:highlight w:val="white"/>
        </w:rPr>
      </w:pPr>
      <w:r>
        <w:rPr>
          <w:highlight w:val="white"/>
        </w:rPr>
        <w:t xml:space="preserve">    inc bx</w:t>
      </w:r>
    </w:p>
    <w:p w14:paraId="0B651394" w14:textId="4A465ABD" w:rsidR="005F4D5D" w:rsidRDefault="005F4D5D" w:rsidP="009F406A">
      <w:pPr>
        <w:pStyle w:val="Code"/>
        <w:rPr>
          <w:highlight w:val="white"/>
        </w:rPr>
      </w:pPr>
      <w:r>
        <w:rPr>
          <w:highlight w:val="white"/>
        </w:rPr>
        <w:t xml:space="preserve">    jmp SpaceLoop</w:t>
      </w:r>
    </w:p>
    <w:p w14:paraId="10E23E8F" w14:textId="776D87AE" w:rsidR="005F4D5D" w:rsidRPr="009F406A" w:rsidRDefault="00AB5864" w:rsidP="00AB5864">
      <w:pPr>
        <w:rPr>
          <w:highlight w:val="white"/>
        </w:rPr>
      </w:pPr>
      <w:r>
        <w:rPr>
          <w:highlight w:val="white"/>
        </w:rPr>
        <w:t xml:space="preserve">When we have iterated through the whole list, there are </w:t>
      </w:r>
      <w:proofErr w:type="spellStart"/>
      <w:r>
        <w:rPr>
          <w:highlight w:val="white"/>
        </w:rPr>
        <w:t>som</w:t>
      </w:r>
      <w:proofErr w:type="spellEnd"/>
      <w:r>
        <w:rPr>
          <w:highlight w:val="white"/>
        </w:rPr>
        <w:t xml:space="preserve"> finishing up to do.</w:t>
      </w:r>
      <w:r w:rsidR="005D1364">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Pr>
          <w:highlight w:val="white"/>
        </w:rPr>
        <w:t>array</w:t>
      </w:r>
      <w:r w:rsidR="00C3735D">
        <w:rPr>
          <w:highlight w:val="white"/>
        </w:rPr>
        <w:t xml:space="preserve">, </w:t>
      </w:r>
      <w:r w:rsidR="005D1364">
        <w:rPr>
          <w:highlight w:val="white"/>
        </w:rPr>
        <w:t>since</w:t>
      </w:r>
      <w:proofErr w:type="gramEnd"/>
      <w:r w:rsidR="005D1364">
        <w:rPr>
          <w:highlight w:val="white"/>
        </w:rPr>
        <w:t xml:space="preserve"> the last entry in the argument array shall be a null pointer. Finally, we increase </w:t>
      </w:r>
      <w:r w:rsidR="005D1364" w:rsidRPr="005D1364">
        <w:rPr>
          <w:rStyle w:val="KeyWord0"/>
          <w:highlight w:val="white"/>
        </w:rPr>
        <w:t>bx</w:t>
      </w:r>
      <w:r w:rsidR="005D1364">
        <w:rPr>
          <w:highlight w:val="white"/>
        </w:rPr>
        <w:t xml:space="preserve"> with two.</w:t>
      </w:r>
    </w:p>
    <w:p w14:paraId="5620E2E7" w14:textId="19D528D4" w:rsidR="00A52E66" w:rsidRPr="00A52E66" w:rsidRDefault="00A52E66" w:rsidP="00A52E66">
      <w:pPr>
        <w:pStyle w:val="Code"/>
        <w:rPr>
          <w:highlight w:val="white"/>
        </w:rPr>
      </w:pPr>
      <w:r>
        <w:rPr>
          <w:highlight w:val="white"/>
        </w:rPr>
        <w:t>Li</w:t>
      </w:r>
      <w:r w:rsidR="000011FF">
        <w:rPr>
          <w:highlight w:val="white"/>
        </w:rPr>
        <w:t>st</w:t>
      </w:r>
      <w:r>
        <w:rPr>
          <w:highlight w:val="white"/>
        </w:rPr>
        <w:t>Done</w:t>
      </w:r>
      <w:r w:rsidRPr="00A52E66">
        <w:rPr>
          <w:highlight w:val="white"/>
        </w:rPr>
        <w:t>:</w:t>
      </w:r>
    </w:p>
    <w:p w14:paraId="46ADAC95" w14:textId="7185BA31" w:rsidR="00A52E66" w:rsidRPr="00A52E66" w:rsidRDefault="00A52E66" w:rsidP="00A52E66">
      <w:pPr>
        <w:pStyle w:val="Code"/>
        <w:rPr>
          <w:highlight w:val="white"/>
        </w:rPr>
      </w:pPr>
      <w:r w:rsidRPr="00A52E66">
        <w:rPr>
          <w:highlight w:val="white"/>
        </w:rPr>
        <w:t xml:space="preserve">    mov byte [bx], 0</w:t>
      </w:r>
    </w:p>
    <w:p w14:paraId="0FC2A2DA" w14:textId="1B6BD7DB" w:rsidR="00A52E66" w:rsidRPr="00A52E66" w:rsidRDefault="00A52E66" w:rsidP="00A52E66">
      <w:pPr>
        <w:pStyle w:val="Code"/>
        <w:rPr>
          <w:highlight w:val="white"/>
        </w:rPr>
      </w:pPr>
      <w:r w:rsidRPr="00A52E66">
        <w:rPr>
          <w:highlight w:val="white"/>
        </w:rPr>
        <w:t xml:space="preserve">    mov word [bp], 0</w:t>
      </w:r>
    </w:p>
    <w:p w14:paraId="38EE4D0D" w14:textId="20A7432B" w:rsidR="00A52E66" w:rsidRDefault="00A52E66" w:rsidP="00A52E66">
      <w:pPr>
        <w:pStyle w:val="Code"/>
        <w:rPr>
          <w:highlight w:val="white"/>
        </w:rPr>
      </w:pPr>
      <w:r w:rsidRPr="00A52E66">
        <w:rPr>
          <w:highlight w:val="white"/>
        </w:rPr>
        <w:t xml:space="preserve">    add bp, 2</w:t>
      </w:r>
    </w:p>
    <w:p w14:paraId="4BC89C77" w14:textId="042BF431" w:rsidR="00C3735D" w:rsidRPr="00A52E66" w:rsidRDefault="00C3735D" w:rsidP="00C3735D">
      <w:pPr>
        <w:rPr>
          <w:highlight w:val="white"/>
        </w:rPr>
      </w:pPr>
      <w:r>
        <w:rPr>
          <w:highlight w:val="white"/>
        </w:rPr>
        <w:t xml:space="preserve">By now, </w:t>
      </w:r>
      <w:r w:rsidRPr="00C3735D">
        <w:rPr>
          <w:rStyle w:val="KeyWord0"/>
          <w:highlight w:val="white"/>
        </w:rPr>
        <w:t>bx</w:t>
      </w:r>
      <w:r>
        <w:rPr>
          <w:highlight w:val="white"/>
        </w:rPr>
        <w:t xml:space="preserve"> points at the beginning of the first activation record</w:t>
      </w:r>
      <w:r w:rsidR="00E80B96">
        <w:rPr>
          <w:highlight w:val="white"/>
        </w:rPr>
        <w:t xml:space="preserve">, for the initial call to </w:t>
      </w:r>
      <w:r w:rsidR="00E80B96" w:rsidRPr="00E80B96">
        <w:rPr>
          <w:rStyle w:val="KeyWord0"/>
          <w:highlight w:val="white"/>
        </w:rPr>
        <w:t>main</w:t>
      </w:r>
      <w:r w:rsidR="00E80B96">
        <w:rPr>
          <w:highlight w:val="white"/>
        </w:rPr>
        <w:t>.</w:t>
      </w:r>
      <w:r w:rsidR="0053320F">
        <w:rPr>
          <w:highlight w:val="white"/>
        </w:rPr>
        <w:t xml:space="preserve"> We need to set its return address (offset zero) to zero, for the return statement to exit the execution, and the </w:t>
      </w:r>
      <w:r w:rsidR="0053320F" w:rsidRPr="0053320F">
        <w:rPr>
          <w:rStyle w:val="KeyWord0"/>
          <w:highlight w:val="white"/>
        </w:rPr>
        <w:t>argc</w:t>
      </w:r>
      <w:r w:rsidR="0053320F">
        <w:rPr>
          <w:highlight w:val="white"/>
        </w:rPr>
        <w:t xml:space="preserve"> and </w:t>
      </w:r>
      <w:r w:rsidR="0053320F" w:rsidRPr="0053320F">
        <w:rPr>
          <w:rStyle w:val="KeyWord0"/>
          <w:highlight w:val="white"/>
        </w:rPr>
        <w:t>argv</w:t>
      </w:r>
      <w:r w:rsidR="0053320F">
        <w:rPr>
          <w:highlight w:val="white"/>
        </w:rPr>
        <w:t xml:space="preserve"> parameters.</w:t>
      </w:r>
      <w:r w:rsidR="00336E39">
        <w:rPr>
          <w:highlight w:val="white"/>
        </w:rPr>
        <w:t xml:space="preserve"> We mov the number of arguments (</w:t>
      </w:r>
      <w:r w:rsidR="00336E39" w:rsidRPr="00336E39">
        <w:rPr>
          <w:rStyle w:val="KeyWord0"/>
          <w:highlight w:val="white"/>
        </w:rPr>
        <w:t>ax</w:t>
      </w:r>
      <w:r w:rsidR="00336E39">
        <w:rPr>
          <w:highlight w:val="white"/>
        </w:rPr>
        <w:t xml:space="preserve">) to </w:t>
      </w:r>
      <w:r w:rsidR="00336E39" w:rsidRPr="00336E39">
        <w:rPr>
          <w:rStyle w:val="KeyWord0"/>
          <w:highlight w:val="white"/>
        </w:rPr>
        <w:t>argc</w:t>
      </w:r>
      <w:r w:rsidR="00336E39">
        <w:rPr>
          <w:highlight w:val="white"/>
        </w:rPr>
        <w:t xml:space="preserve"> (offset six), and the beginning of the argument list (</w:t>
      </w:r>
      <w:proofErr w:type="spellStart"/>
      <w:r w:rsidR="00336E39" w:rsidRPr="00336E39">
        <w:rPr>
          <w:rStyle w:val="KeyWord0"/>
          <w:highlight w:val="white"/>
        </w:rPr>
        <w:t>si</w:t>
      </w:r>
      <w:proofErr w:type="spellEnd"/>
      <w:r w:rsidR="00336E39">
        <w:rPr>
          <w:highlight w:val="white"/>
        </w:rPr>
        <w:t xml:space="preserve">) to </w:t>
      </w:r>
      <w:r w:rsidR="00336E39" w:rsidRPr="00336E39">
        <w:rPr>
          <w:rStyle w:val="KeyWord0"/>
          <w:highlight w:val="white"/>
        </w:rPr>
        <w:t>argv</w:t>
      </w:r>
      <w:r w:rsidR="00336E39">
        <w:rPr>
          <w:highlight w:val="white"/>
        </w:rPr>
        <w:t xml:space="preserve"> (offset eight).</w:t>
      </w:r>
    </w:p>
    <w:p w14:paraId="1E76A631" w14:textId="63F2A5FD" w:rsidR="00F32DBC" w:rsidRPr="00A52E66" w:rsidRDefault="00F32DBC" w:rsidP="00F32DBC">
      <w:pPr>
        <w:pStyle w:val="Code"/>
        <w:rPr>
          <w:highlight w:val="white"/>
        </w:rPr>
      </w:pPr>
      <w:r w:rsidRPr="00A52E66">
        <w:rPr>
          <w:highlight w:val="white"/>
        </w:rPr>
        <w:t xml:space="preserve">    mov </w:t>
      </w:r>
      <w:r w:rsidR="0015331B">
        <w:rPr>
          <w:highlight w:val="white"/>
        </w:rPr>
        <w:t xml:space="preserve">word </w:t>
      </w:r>
      <w:r w:rsidRPr="00A52E66">
        <w:rPr>
          <w:highlight w:val="white"/>
        </w:rPr>
        <w:t xml:space="preserve">[bp],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3AEFC702" w14:textId="177E3D3A" w:rsidR="00083509" w:rsidRDefault="00083509" w:rsidP="00083509">
      <w:pPr>
        <w:rPr>
          <w:highlight w:val="white"/>
        </w:rPr>
      </w:pPr>
      <w:r>
        <w:rPr>
          <w:highlight w:val="white"/>
        </w:rPr>
        <w:t>Below follows the code that generates the argument list code.</w:t>
      </w:r>
    </w:p>
    <w:p w14:paraId="7F4E70E9" w14:textId="6AD2FAE3" w:rsidR="000103FB" w:rsidRPr="007B4210" w:rsidRDefault="000103FB" w:rsidP="000103FB">
      <w:pPr>
        <w:pStyle w:val="CodeHeader"/>
        <w:rPr>
          <w:highlight w:val="white"/>
        </w:rPr>
      </w:pPr>
      <w:proofErr w:type="spellStart"/>
      <w:r>
        <w:rPr>
          <w:highlight w:val="white"/>
        </w:rPr>
        <w:t>AssemblyCodeGenerator.cs</w:t>
      </w:r>
      <w:proofErr w:type="spellEnd"/>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Pr="00AF5631" w:rsidRDefault="00825462" w:rsidP="00AF5631">
      <w:pPr>
        <w:pStyle w:val="Code"/>
        <w:rPr>
          <w:highlight w:val="white"/>
        </w:rPr>
      </w:pPr>
    </w:p>
    <w:p w14:paraId="4C95F7A1" w14:textId="77777777" w:rsidR="00AF5631" w:rsidRPr="00AF5631" w:rsidRDefault="00AF5631" w:rsidP="00AF5631">
      <w:pPr>
        <w:pStyle w:val="Code"/>
        <w:rPr>
          <w:highlight w:val="white"/>
        </w:rPr>
      </w:pPr>
      <w:r w:rsidRPr="00AF5631">
        <w:rPr>
          <w:highlight w:val="white"/>
        </w:rPr>
        <w:t xml:space="preserve">      if (Start.Windows) {</w:t>
      </w:r>
    </w:p>
    <w:p w14:paraId="3049AEE2" w14:textId="3DA73819" w:rsidR="00AF5631" w:rsidRPr="00AF5631" w:rsidRDefault="00AF5631" w:rsidP="00AF5631">
      <w:pPr>
        <w:pStyle w:val="Code"/>
        <w:rPr>
          <w:highlight w:val="white"/>
        </w:rPr>
      </w:pPr>
      <w:r w:rsidRPr="00AF5631">
        <w:rPr>
          <w:highlight w:val="white"/>
        </w:rPr>
        <w:t xml:space="preserve">        /* </w:t>
      </w:r>
      <w:r>
        <w:rPr>
          <w:highlight w:val="white"/>
        </w:rPr>
        <w:t xml:space="preserve">  </w:t>
      </w:r>
      <w:r w:rsidRPr="00AF5631">
        <w:rPr>
          <w:highlight w:val="white"/>
        </w:rPr>
        <w:t xml:space="preserve"> mov si, bp</w:t>
      </w:r>
    </w:p>
    <w:p w14:paraId="15C6F450" w14:textId="0A8A297F" w:rsidR="00AF5631" w:rsidRPr="00AF5631" w:rsidRDefault="00AF5631" w:rsidP="00AF5631">
      <w:pPr>
        <w:pStyle w:val="Code"/>
        <w:rPr>
          <w:highlight w:val="white"/>
        </w:rPr>
      </w:pPr>
      <w:r>
        <w:rPr>
          <w:highlight w:val="white"/>
        </w:rPr>
        <w:t xml:space="preserve">  </w:t>
      </w:r>
      <w:r w:rsidRPr="00AF5631">
        <w:rPr>
          <w:highlight w:val="white"/>
        </w:rPr>
        <w:t xml:space="preserve">            mov word [bp], $Path</w:t>
      </w:r>
    </w:p>
    <w:p w14:paraId="0C975D3C" w14:textId="0B48E066"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25E074CE" w14:textId="6420AC8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ax, 1</w:t>
      </w:r>
    </w:p>
    <w:p w14:paraId="2EEDCA8B" w14:textId="70B9B52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bx, 129</w:t>
      </w:r>
    </w:p>
    <w:p w14:paraId="738009D0" w14:textId="76BB50B7"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1205702B" w14:textId="27E6E69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 */</w:t>
      </w:r>
    </w:p>
    <w:p w14:paraId="75ACE1FB" w14:textId="77777777" w:rsidR="00AF5631" w:rsidRPr="00AF5631" w:rsidRDefault="00AF5631" w:rsidP="00AF5631">
      <w:pPr>
        <w:pStyle w:val="Code"/>
        <w:rPr>
          <w:highlight w:val="white"/>
        </w:rPr>
      </w:pPr>
    </w:p>
    <w:p w14:paraId="04665B84"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5D177D8" w14:textId="77777777" w:rsidR="00AF5631" w:rsidRPr="00AF5631" w:rsidRDefault="00AF5631" w:rsidP="00AF5631">
      <w:pPr>
        <w:pStyle w:val="Code"/>
        <w:rPr>
          <w:highlight w:val="white"/>
        </w:rPr>
      </w:pPr>
      <w:r w:rsidRPr="00AF5631">
        <w:rPr>
          <w:highlight w:val="white"/>
        </w:rPr>
        <w:t xml:space="preserve">                        Register.si, Register.bp);</w:t>
      </w:r>
    </w:p>
    <w:p w14:paraId="2FEF8FB5"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1468DE5C" w14:textId="77777777" w:rsidR="00AF5631" w:rsidRPr="00AF5631" w:rsidRDefault="00AF5631" w:rsidP="00AF5631">
      <w:pPr>
        <w:pStyle w:val="Code"/>
        <w:rPr>
          <w:highlight w:val="white"/>
        </w:rPr>
      </w:pPr>
      <w:r w:rsidRPr="00AF5631">
        <w:rPr>
          <w:highlight w:val="white"/>
        </w:rPr>
        <w:t xml:space="preserve">                        Register.bp, 0, AssemblyCodeGenerator.PathName);</w:t>
      </w:r>
    </w:p>
    <w:p w14:paraId="16272D77"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7807F0FD" w14:textId="77777777" w:rsidR="00AF5631" w:rsidRPr="00AF5631" w:rsidRDefault="00AF5631" w:rsidP="00AF5631">
      <w:pPr>
        <w:pStyle w:val="Code"/>
        <w:rPr>
          <w:highlight w:val="white"/>
        </w:rPr>
      </w:pPr>
      <w:r w:rsidRPr="00AF5631">
        <w:rPr>
          <w:highlight w:val="white"/>
        </w:rPr>
        <w:lastRenderedPageBreak/>
        <w:t xml:space="preserve">                        Register.bp, (BigInteger) 2);</w:t>
      </w:r>
    </w:p>
    <w:p w14:paraId="63B5140B"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34CEC6D5" w14:textId="77777777" w:rsidR="00AF5631" w:rsidRPr="00AF5631" w:rsidRDefault="00AF5631" w:rsidP="00AF5631">
      <w:pPr>
        <w:pStyle w:val="Code"/>
        <w:rPr>
          <w:highlight w:val="white"/>
        </w:rPr>
      </w:pPr>
      <w:r w:rsidRPr="00AF5631">
        <w:rPr>
          <w:highlight w:val="white"/>
        </w:rPr>
        <w:t xml:space="preserve">                        Register.ax, BigInteger.One);</w:t>
      </w:r>
    </w:p>
    <w:p w14:paraId="7BAEB53D"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786BD985" w14:textId="77777777" w:rsidR="00AF5631" w:rsidRPr="00AF5631" w:rsidRDefault="00AF5631" w:rsidP="00AF5631">
      <w:pPr>
        <w:pStyle w:val="Code"/>
        <w:rPr>
          <w:highlight w:val="white"/>
        </w:rPr>
      </w:pPr>
      <w:r w:rsidRPr="00AF5631">
        <w:rPr>
          <w:highlight w:val="white"/>
        </w:rPr>
        <w:t xml:space="preserve">                        Register.bx, (BigInteger) 129);</w:t>
      </w:r>
    </w:p>
    <w:p w14:paraId="5C84C6F7"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CD1D11D" w14:textId="77777777" w:rsidR="00AF5631" w:rsidRPr="00AF5631" w:rsidRDefault="00AF5631" w:rsidP="00AF5631">
      <w:pPr>
        <w:pStyle w:val="Code"/>
        <w:rPr>
          <w:highlight w:val="white"/>
        </w:rPr>
      </w:pPr>
      <w:r w:rsidRPr="00AF5631">
        <w:rPr>
          <w:highlight w:val="white"/>
        </w:rPr>
        <w:t xml:space="preserve">                        Register.bx, 0, (BigInteger) 13);</w:t>
      </w:r>
    </w:p>
    <w:p w14:paraId="4850282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4620C86A" w14:textId="77777777" w:rsidR="00AF5631" w:rsidRPr="00AF5631" w:rsidRDefault="00AF5631" w:rsidP="00AF5631">
      <w:pPr>
        <w:pStyle w:val="Code"/>
        <w:rPr>
          <w:highlight w:val="white"/>
        </w:rPr>
      </w:pPr>
      <w:r w:rsidRPr="00AF5631">
        <w:rPr>
          <w:highlight w:val="white"/>
        </w:rPr>
        <w:t xml:space="preserve">                        null, assemblyCodeList.Count + 17);</w:t>
      </w:r>
    </w:p>
    <w:p w14:paraId="72B57474" w14:textId="77777777" w:rsidR="00AF5631" w:rsidRPr="00AF5631" w:rsidRDefault="00AF5631" w:rsidP="00AF5631">
      <w:pPr>
        <w:pStyle w:val="Code"/>
        <w:rPr>
          <w:highlight w:val="white"/>
        </w:rPr>
      </w:pPr>
    </w:p>
    <w:p w14:paraId="36418033" w14:textId="77777777" w:rsidR="00AF5631" w:rsidRPr="00AF5631" w:rsidRDefault="00AF5631" w:rsidP="00AF5631">
      <w:pPr>
        <w:pStyle w:val="Code"/>
        <w:rPr>
          <w:highlight w:val="white"/>
        </w:rPr>
      </w:pPr>
      <w:r w:rsidRPr="00AF5631">
        <w:rPr>
          <w:highlight w:val="white"/>
        </w:rPr>
        <w:t xml:space="preserve">        /* SpaceLoop:</w:t>
      </w:r>
    </w:p>
    <w:p w14:paraId="09DFFA53" w14:textId="2FF7DCCA" w:rsidR="00AF5631" w:rsidRPr="00AF5631" w:rsidRDefault="00AF5631" w:rsidP="00AF5631">
      <w:pPr>
        <w:pStyle w:val="Code"/>
        <w:rPr>
          <w:highlight w:val="white"/>
        </w:rPr>
      </w:pPr>
      <w:r>
        <w:rPr>
          <w:highlight w:val="white"/>
        </w:rPr>
        <w:t xml:space="preserve">  </w:t>
      </w:r>
      <w:r w:rsidRPr="00AF5631">
        <w:rPr>
          <w:highlight w:val="white"/>
        </w:rPr>
        <w:t xml:space="preserve">           cmp byte [bx], 32</w:t>
      </w:r>
    </w:p>
    <w:p w14:paraId="7092F4CD" w14:textId="2C4A30E8"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jne WordStart</w:t>
      </w:r>
    </w:p>
    <w:p w14:paraId="50C65495" w14:textId="64685C2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63A7B88F" w14:textId="2743603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34603D63" w14:textId="77777777" w:rsidR="00AF5631" w:rsidRPr="00AF5631" w:rsidRDefault="00AF5631" w:rsidP="00AF5631">
      <w:pPr>
        <w:pStyle w:val="Code"/>
        <w:rPr>
          <w:highlight w:val="white"/>
        </w:rPr>
      </w:pPr>
    </w:p>
    <w:p w14:paraId="6B1FC6F8"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3D21074A" w14:textId="77777777" w:rsidR="00AF5631" w:rsidRPr="00AF5631" w:rsidRDefault="00AF5631" w:rsidP="00AF5631">
      <w:pPr>
        <w:pStyle w:val="Code"/>
        <w:rPr>
          <w:highlight w:val="white"/>
        </w:rPr>
      </w:pPr>
      <w:r w:rsidRPr="00AF5631">
        <w:rPr>
          <w:highlight w:val="white"/>
        </w:rPr>
        <w:t xml:space="preserve">                        Register.bx, 0, (BigInteger) 32);</w:t>
      </w:r>
    </w:p>
    <w:p w14:paraId="37216AA4" w14:textId="77777777" w:rsidR="00AF5631" w:rsidRPr="00AF5631" w:rsidRDefault="00AF5631" w:rsidP="00AF5631">
      <w:pPr>
        <w:pStyle w:val="Code"/>
        <w:rPr>
          <w:highlight w:val="white"/>
        </w:rPr>
      </w:pPr>
      <w:r w:rsidRPr="00AF5631">
        <w:rPr>
          <w:highlight w:val="white"/>
        </w:rPr>
        <w:t xml:space="preserve">        AddAssemblyCode(assemblyCodeList, AssemblyOperator.jne,</w:t>
      </w:r>
    </w:p>
    <w:p w14:paraId="1804D75E" w14:textId="77777777" w:rsidR="00AF5631" w:rsidRPr="00AF5631" w:rsidRDefault="00AF5631" w:rsidP="00AF5631">
      <w:pPr>
        <w:pStyle w:val="Code"/>
        <w:rPr>
          <w:highlight w:val="white"/>
        </w:rPr>
      </w:pPr>
      <w:r w:rsidRPr="00AF5631">
        <w:rPr>
          <w:highlight w:val="white"/>
        </w:rPr>
        <w:t xml:space="preserve">                        null, assemblyCodeList.Count + 3);</w:t>
      </w:r>
    </w:p>
    <w:p w14:paraId="0CC6F70F"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4800BFFC"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FD1EF9A" w14:textId="77777777" w:rsidR="00AF5631" w:rsidRPr="00AF5631" w:rsidRDefault="00AF5631" w:rsidP="00AF5631">
      <w:pPr>
        <w:pStyle w:val="Code"/>
        <w:rPr>
          <w:highlight w:val="white"/>
        </w:rPr>
      </w:pPr>
      <w:r w:rsidRPr="00AF5631">
        <w:rPr>
          <w:highlight w:val="white"/>
        </w:rPr>
        <w:t xml:space="preserve">                        null, assemblyCodeList.Count - 3);</w:t>
      </w:r>
    </w:p>
    <w:p w14:paraId="13E1C49C" w14:textId="77777777" w:rsidR="00AF5631" w:rsidRPr="00AF5631" w:rsidRDefault="00AF5631" w:rsidP="00AF5631">
      <w:pPr>
        <w:pStyle w:val="Code"/>
        <w:rPr>
          <w:highlight w:val="white"/>
        </w:rPr>
      </w:pPr>
    </w:p>
    <w:p w14:paraId="57404A18" w14:textId="77777777" w:rsidR="00AF5631" w:rsidRPr="00AF5631" w:rsidRDefault="00AF5631" w:rsidP="00AF5631">
      <w:pPr>
        <w:pStyle w:val="Code"/>
        <w:rPr>
          <w:highlight w:val="white"/>
        </w:rPr>
      </w:pPr>
      <w:r w:rsidRPr="00AF5631">
        <w:rPr>
          <w:highlight w:val="white"/>
        </w:rPr>
        <w:t xml:space="preserve">        /* WordStart:</w:t>
      </w:r>
    </w:p>
    <w:p w14:paraId="5867681D" w14:textId="291366DB"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ax</w:t>
      </w:r>
    </w:p>
    <w:p w14:paraId="121201DF" w14:textId="6AF25A0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bx</w:t>
      </w:r>
    </w:p>
    <w:p w14:paraId="57DE799D" w14:textId="7971186F" w:rsidR="00AF5631" w:rsidRPr="00AF5631" w:rsidRDefault="00AF5631" w:rsidP="00AF5631">
      <w:pPr>
        <w:pStyle w:val="Code"/>
        <w:rPr>
          <w:highlight w:val="white"/>
        </w:rPr>
      </w:pPr>
      <w:r>
        <w:rPr>
          <w:highlight w:val="white"/>
        </w:rPr>
        <w:t xml:space="preserve">  </w:t>
      </w:r>
      <w:r w:rsidRPr="00AF5631">
        <w:rPr>
          <w:highlight w:val="white"/>
        </w:rPr>
        <w:t xml:space="preserve">           add bp, 2 */</w:t>
      </w:r>
    </w:p>
    <w:p w14:paraId="0CEC5F52" w14:textId="77777777" w:rsidR="00AF5631" w:rsidRPr="00AF5631" w:rsidRDefault="00AF5631" w:rsidP="00AF5631">
      <w:pPr>
        <w:pStyle w:val="Code"/>
        <w:rPr>
          <w:highlight w:val="white"/>
        </w:rPr>
      </w:pPr>
    </w:p>
    <w:p w14:paraId="631173C0" w14:textId="77777777" w:rsidR="00AF5631" w:rsidRPr="00AF5631" w:rsidRDefault="00AF5631" w:rsidP="00AF5631">
      <w:pPr>
        <w:pStyle w:val="Code"/>
        <w:rPr>
          <w:highlight w:val="white"/>
        </w:rPr>
      </w:pPr>
      <w:r w:rsidRPr="00AF5631">
        <w:rPr>
          <w:highlight w:val="white"/>
        </w:rPr>
        <w:t xml:space="preserve">        AddAssemblyCode(assemblyCodeList, AssemblyOperator.inc, Register.ax);</w:t>
      </w:r>
    </w:p>
    <w:p w14:paraId="2F9277F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21116287" w14:textId="77777777" w:rsidR="00AF5631" w:rsidRPr="00AF5631" w:rsidRDefault="00AF5631" w:rsidP="00AF5631">
      <w:pPr>
        <w:pStyle w:val="Code"/>
        <w:rPr>
          <w:highlight w:val="white"/>
        </w:rPr>
      </w:pPr>
      <w:r w:rsidRPr="00AF5631">
        <w:rPr>
          <w:highlight w:val="white"/>
        </w:rPr>
        <w:t xml:space="preserve">                        Register.bp, 0, Register.bx);</w:t>
      </w:r>
    </w:p>
    <w:p w14:paraId="32FD8B11"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43CCE397" w14:textId="77777777" w:rsidR="00AF5631" w:rsidRPr="00AF5631" w:rsidRDefault="00AF5631" w:rsidP="00AF5631">
      <w:pPr>
        <w:pStyle w:val="Code"/>
        <w:rPr>
          <w:highlight w:val="white"/>
        </w:rPr>
      </w:pPr>
      <w:r w:rsidRPr="00AF5631">
        <w:rPr>
          <w:highlight w:val="white"/>
        </w:rPr>
        <w:t xml:space="preserve">                        Register.bp, (BigInteger) 2);</w:t>
      </w:r>
    </w:p>
    <w:p w14:paraId="2643FE96" w14:textId="77777777" w:rsidR="00AF5631" w:rsidRPr="00AF5631" w:rsidRDefault="00AF5631" w:rsidP="00AF5631">
      <w:pPr>
        <w:pStyle w:val="Code"/>
        <w:rPr>
          <w:highlight w:val="white"/>
        </w:rPr>
      </w:pPr>
    </w:p>
    <w:p w14:paraId="198A7518" w14:textId="77777777" w:rsidR="00AF5631" w:rsidRPr="00AF5631" w:rsidRDefault="00AF5631" w:rsidP="00AF5631">
      <w:pPr>
        <w:pStyle w:val="Code"/>
        <w:rPr>
          <w:highlight w:val="white"/>
        </w:rPr>
      </w:pPr>
      <w:r w:rsidRPr="00AF5631">
        <w:rPr>
          <w:highlight w:val="white"/>
        </w:rPr>
        <w:t xml:space="preserve">        /* WordLoop:</w:t>
      </w:r>
    </w:p>
    <w:p w14:paraId="6FBAE0D3" w14:textId="7044D78E"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32</w:t>
      </w:r>
    </w:p>
    <w:p w14:paraId="6F4FE6F3" w14:textId="6D6F827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WordDone</w:t>
      </w:r>
    </w:p>
    <w:p w14:paraId="675BF27C" w14:textId="38756844"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cmp byte [bx], 13</w:t>
      </w:r>
    </w:p>
    <w:p w14:paraId="4D7262C7" w14:textId="779F93E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je ListDone</w:t>
      </w:r>
    </w:p>
    <w:p w14:paraId="38443D11" w14:textId="077ADA70"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inc bx</w:t>
      </w:r>
    </w:p>
    <w:p w14:paraId="2CE787AC" w14:textId="44AB4005"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jmp WordLoop */</w:t>
      </w:r>
    </w:p>
    <w:p w14:paraId="494CAACC" w14:textId="77777777" w:rsidR="00AF5631" w:rsidRPr="00AF5631" w:rsidRDefault="00AF5631" w:rsidP="00AF5631">
      <w:pPr>
        <w:pStyle w:val="Code"/>
        <w:rPr>
          <w:highlight w:val="white"/>
        </w:rPr>
      </w:pPr>
    </w:p>
    <w:p w14:paraId="1D4141BB"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6B8372CE" w14:textId="77777777" w:rsidR="00AF5631" w:rsidRPr="00AF5631" w:rsidRDefault="00AF5631" w:rsidP="00AF5631">
      <w:pPr>
        <w:pStyle w:val="Code"/>
        <w:rPr>
          <w:highlight w:val="white"/>
        </w:rPr>
      </w:pPr>
      <w:r w:rsidRPr="00AF5631">
        <w:rPr>
          <w:highlight w:val="white"/>
        </w:rPr>
        <w:t xml:space="preserve">                        Register.bx, 0, (BigInteger) 32);</w:t>
      </w:r>
    </w:p>
    <w:p w14:paraId="2CD83ACE"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7E54AEF3" w14:textId="77777777" w:rsidR="00AF5631" w:rsidRPr="00AF5631" w:rsidRDefault="00AF5631" w:rsidP="00AF5631">
      <w:pPr>
        <w:pStyle w:val="Code"/>
        <w:rPr>
          <w:highlight w:val="white"/>
        </w:rPr>
      </w:pPr>
      <w:r w:rsidRPr="00AF5631">
        <w:rPr>
          <w:highlight w:val="white"/>
        </w:rPr>
        <w:t xml:space="preserve">                        null, assemblyCodeList.Count + 5);</w:t>
      </w:r>
    </w:p>
    <w:p w14:paraId="11C89060" w14:textId="77777777" w:rsidR="00AF5631" w:rsidRPr="00AF5631" w:rsidRDefault="00AF5631" w:rsidP="00AF5631">
      <w:pPr>
        <w:pStyle w:val="Code"/>
        <w:rPr>
          <w:highlight w:val="white"/>
        </w:rPr>
      </w:pPr>
      <w:r w:rsidRPr="00AF5631">
        <w:rPr>
          <w:highlight w:val="white"/>
        </w:rPr>
        <w:t xml:space="preserve">        AddAssemblyCode(assemblyCodeList, AssemblyOperator.cmp_byte,</w:t>
      </w:r>
    </w:p>
    <w:p w14:paraId="56575C29" w14:textId="77777777" w:rsidR="00AF5631" w:rsidRPr="00AF5631" w:rsidRDefault="00AF5631" w:rsidP="00AF5631">
      <w:pPr>
        <w:pStyle w:val="Code"/>
        <w:rPr>
          <w:highlight w:val="white"/>
        </w:rPr>
      </w:pPr>
      <w:r w:rsidRPr="00AF5631">
        <w:rPr>
          <w:highlight w:val="white"/>
        </w:rPr>
        <w:t xml:space="preserve">                        Register.bx, 0, (BigInteger) 13);</w:t>
      </w:r>
    </w:p>
    <w:p w14:paraId="70776DF4" w14:textId="77777777" w:rsidR="00AF5631" w:rsidRPr="00AF5631" w:rsidRDefault="00AF5631" w:rsidP="00AF5631">
      <w:pPr>
        <w:pStyle w:val="Code"/>
        <w:rPr>
          <w:highlight w:val="white"/>
        </w:rPr>
      </w:pPr>
      <w:r w:rsidRPr="00AF5631">
        <w:rPr>
          <w:highlight w:val="white"/>
        </w:rPr>
        <w:t xml:space="preserve">        AddAssemblyCode(assemblyCodeList, AssemblyOperator.je,</w:t>
      </w:r>
    </w:p>
    <w:p w14:paraId="30C21A69" w14:textId="77777777" w:rsidR="00AF5631" w:rsidRPr="00AF5631" w:rsidRDefault="00AF5631" w:rsidP="00AF5631">
      <w:pPr>
        <w:pStyle w:val="Code"/>
        <w:rPr>
          <w:highlight w:val="white"/>
        </w:rPr>
      </w:pPr>
      <w:r w:rsidRPr="00AF5631">
        <w:rPr>
          <w:highlight w:val="white"/>
        </w:rPr>
        <w:t xml:space="preserve">                        null, assemblyCodeList.Count + 6);</w:t>
      </w:r>
    </w:p>
    <w:p w14:paraId="217BEFDC"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2AAD89DD"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5E8EACF0" w14:textId="77777777" w:rsidR="00AF5631" w:rsidRPr="00AF5631" w:rsidRDefault="00AF5631" w:rsidP="00AF5631">
      <w:pPr>
        <w:pStyle w:val="Code"/>
        <w:rPr>
          <w:highlight w:val="white"/>
        </w:rPr>
      </w:pPr>
      <w:r w:rsidRPr="00AF5631">
        <w:rPr>
          <w:highlight w:val="white"/>
        </w:rPr>
        <w:t xml:space="preserve">                        null, assemblyCodeList.Count - 5);</w:t>
      </w:r>
    </w:p>
    <w:p w14:paraId="228D623C" w14:textId="77777777" w:rsidR="00AF5631" w:rsidRPr="00AF5631" w:rsidRDefault="00AF5631" w:rsidP="00AF5631">
      <w:pPr>
        <w:pStyle w:val="Code"/>
        <w:rPr>
          <w:highlight w:val="white"/>
        </w:rPr>
      </w:pPr>
      <w:r w:rsidRPr="00AF5631">
        <w:rPr>
          <w:highlight w:val="white"/>
        </w:rPr>
        <w:t xml:space="preserve">    </w:t>
      </w:r>
    </w:p>
    <w:p w14:paraId="24FE529E" w14:textId="77777777" w:rsidR="00AF5631" w:rsidRPr="00AF5631" w:rsidRDefault="00AF5631" w:rsidP="00AF5631">
      <w:pPr>
        <w:pStyle w:val="Code"/>
        <w:rPr>
          <w:highlight w:val="white"/>
        </w:rPr>
      </w:pPr>
      <w:r w:rsidRPr="00AF5631">
        <w:rPr>
          <w:highlight w:val="white"/>
        </w:rPr>
        <w:t xml:space="preserve">        /* WordDone:</w:t>
      </w:r>
    </w:p>
    <w:p w14:paraId="4BB4416D" w14:textId="47EE79A2" w:rsidR="00AF5631" w:rsidRPr="00AF5631" w:rsidRDefault="00AF5631" w:rsidP="00AF5631">
      <w:pPr>
        <w:pStyle w:val="Code"/>
        <w:rPr>
          <w:highlight w:val="white"/>
        </w:rPr>
      </w:pPr>
      <w:r>
        <w:rPr>
          <w:highlight w:val="white"/>
        </w:rPr>
        <w:t xml:space="preserve">  </w:t>
      </w:r>
      <w:r w:rsidRPr="00AF5631">
        <w:rPr>
          <w:highlight w:val="white"/>
        </w:rPr>
        <w:t xml:space="preserve">           mov byte [bx], 0</w:t>
      </w:r>
    </w:p>
    <w:p w14:paraId="5D3EDE1E" w14:textId="60FF9470" w:rsidR="00AF5631" w:rsidRPr="00AF5631" w:rsidRDefault="00AF5631" w:rsidP="00AF5631">
      <w:pPr>
        <w:pStyle w:val="Code"/>
        <w:rPr>
          <w:highlight w:val="white"/>
        </w:rPr>
      </w:pPr>
      <w:r w:rsidRPr="00AF5631">
        <w:rPr>
          <w:highlight w:val="white"/>
        </w:rPr>
        <w:lastRenderedPageBreak/>
        <w:t xml:space="preserve">  </w:t>
      </w:r>
      <w:r>
        <w:rPr>
          <w:highlight w:val="white"/>
        </w:rPr>
        <w:t xml:space="preserve">  </w:t>
      </w:r>
      <w:r w:rsidRPr="00AF5631">
        <w:rPr>
          <w:highlight w:val="white"/>
        </w:rPr>
        <w:t xml:space="preserve">         inc bx</w:t>
      </w:r>
    </w:p>
    <w:p w14:paraId="4FDC17D6" w14:textId="724AB96F"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jmp SpaceLoop */</w:t>
      </w:r>
    </w:p>
    <w:p w14:paraId="498B5F02" w14:textId="77777777" w:rsidR="00AF5631" w:rsidRPr="00AF5631" w:rsidRDefault="00AF5631" w:rsidP="00AF5631">
      <w:pPr>
        <w:pStyle w:val="Code"/>
        <w:rPr>
          <w:highlight w:val="white"/>
        </w:rPr>
      </w:pPr>
    </w:p>
    <w:p w14:paraId="02C8A9A5"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720D137" w14:textId="77777777" w:rsidR="00AF5631" w:rsidRPr="00AF5631" w:rsidRDefault="00AF5631" w:rsidP="00AF5631">
      <w:pPr>
        <w:pStyle w:val="Code"/>
        <w:rPr>
          <w:highlight w:val="white"/>
        </w:rPr>
      </w:pPr>
      <w:r w:rsidRPr="00AF5631">
        <w:rPr>
          <w:highlight w:val="white"/>
        </w:rPr>
        <w:t xml:space="preserve">                        Register.bx, 0, BigInteger.Zero);</w:t>
      </w:r>
    </w:p>
    <w:p w14:paraId="7107269D" w14:textId="77777777" w:rsidR="00AF5631" w:rsidRPr="00AF5631" w:rsidRDefault="00AF5631" w:rsidP="00AF5631">
      <w:pPr>
        <w:pStyle w:val="Code"/>
        <w:rPr>
          <w:highlight w:val="white"/>
        </w:rPr>
      </w:pPr>
      <w:r w:rsidRPr="00AF5631">
        <w:rPr>
          <w:highlight w:val="white"/>
        </w:rPr>
        <w:t xml:space="preserve">        AddAssemblyCode(assemblyCodeList, AssemblyOperator.inc, Register.bx);</w:t>
      </w:r>
    </w:p>
    <w:p w14:paraId="3A613AA3" w14:textId="77777777" w:rsidR="00AF5631" w:rsidRPr="00AF5631" w:rsidRDefault="00AF5631" w:rsidP="00AF5631">
      <w:pPr>
        <w:pStyle w:val="Code"/>
        <w:rPr>
          <w:highlight w:val="white"/>
        </w:rPr>
      </w:pPr>
      <w:r w:rsidRPr="00AF5631">
        <w:rPr>
          <w:highlight w:val="white"/>
        </w:rPr>
        <w:t xml:space="preserve">        AddAssemblyCode(assemblyCodeList, AssemblyOperator.jmp,</w:t>
      </w:r>
    </w:p>
    <w:p w14:paraId="3F1364BE" w14:textId="77777777" w:rsidR="00AF5631" w:rsidRPr="00AF5631" w:rsidRDefault="00AF5631" w:rsidP="00AF5631">
      <w:pPr>
        <w:pStyle w:val="Code"/>
        <w:rPr>
          <w:highlight w:val="white"/>
        </w:rPr>
      </w:pPr>
      <w:r w:rsidRPr="00AF5631">
        <w:rPr>
          <w:highlight w:val="white"/>
        </w:rPr>
        <w:t xml:space="preserve">                        null, assemblyCodeList.Count - 15);</w:t>
      </w:r>
    </w:p>
    <w:p w14:paraId="660CAB95" w14:textId="77777777" w:rsidR="00AF5631" w:rsidRPr="00AF5631" w:rsidRDefault="00AF5631" w:rsidP="00AF5631">
      <w:pPr>
        <w:pStyle w:val="Code"/>
        <w:rPr>
          <w:highlight w:val="white"/>
        </w:rPr>
      </w:pPr>
    </w:p>
    <w:p w14:paraId="0F1F55D0" w14:textId="77777777" w:rsidR="00AF5631" w:rsidRPr="00AF5631" w:rsidRDefault="00AF5631" w:rsidP="00AF5631">
      <w:pPr>
        <w:pStyle w:val="Code"/>
        <w:rPr>
          <w:highlight w:val="white"/>
        </w:rPr>
      </w:pPr>
      <w:r w:rsidRPr="00AF5631">
        <w:rPr>
          <w:highlight w:val="white"/>
        </w:rPr>
        <w:t xml:space="preserve">        /* ListDone:</w:t>
      </w:r>
    </w:p>
    <w:p w14:paraId="402BC881" w14:textId="22BD19BD"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byte [bx], 0</w:t>
      </w:r>
    </w:p>
    <w:p w14:paraId="6AB7E2B0" w14:textId="0B344953"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word [bp], 0</w:t>
      </w:r>
    </w:p>
    <w:p w14:paraId="2B80745F" w14:textId="0BBE566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add bp, 2</w:t>
      </w:r>
    </w:p>
    <w:p w14:paraId="79FD32B4" w14:textId="19EA4480" w:rsidR="00AF5631" w:rsidRPr="00AF5631" w:rsidRDefault="00AF5631" w:rsidP="00AF5631">
      <w:pPr>
        <w:pStyle w:val="Code"/>
        <w:rPr>
          <w:highlight w:val="white"/>
        </w:rPr>
      </w:pPr>
      <w:r>
        <w:rPr>
          <w:highlight w:val="white"/>
        </w:rPr>
        <w:t xml:space="preserve">  </w:t>
      </w:r>
      <w:r w:rsidRPr="00AF5631">
        <w:rPr>
          <w:highlight w:val="white"/>
        </w:rPr>
        <w:t xml:space="preserve">           mov word [bp], 0</w:t>
      </w:r>
    </w:p>
    <w:p w14:paraId="018F2D90" w14:textId="3987328C"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+ 6], ax</w:t>
      </w:r>
    </w:p>
    <w:p w14:paraId="6CD39EB0" w14:textId="42258B4A" w:rsidR="00AF5631" w:rsidRPr="00AF5631" w:rsidRDefault="00AF5631" w:rsidP="00AF5631">
      <w:pPr>
        <w:pStyle w:val="Code"/>
        <w:rPr>
          <w:highlight w:val="white"/>
        </w:rPr>
      </w:pPr>
      <w:r w:rsidRPr="00AF5631">
        <w:rPr>
          <w:highlight w:val="white"/>
        </w:rPr>
        <w:t xml:space="preserve">    </w:t>
      </w:r>
      <w:r>
        <w:rPr>
          <w:highlight w:val="white"/>
        </w:rPr>
        <w:t xml:space="preserve">  </w:t>
      </w:r>
      <w:r w:rsidRPr="00AF5631">
        <w:rPr>
          <w:highlight w:val="white"/>
        </w:rPr>
        <w:t xml:space="preserve">       mov [bp + 8], si */</w:t>
      </w:r>
    </w:p>
    <w:p w14:paraId="0D7BBAAE" w14:textId="77777777" w:rsidR="00AF5631" w:rsidRPr="00AF5631" w:rsidRDefault="00AF5631" w:rsidP="00AF5631">
      <w:pPr>
        <w:pStyle w:val="Code"/>
        <w:rPr>
          <w:highlight w:val="white"/>
        </w:rPr>
      </w:pPr>
    </w:p>
    <w:p w14:paraId="5EB56413" w14:textId="77777777" w:rsidR="00AF5631" w:rsidRPr="00AF5631" w:rsidRDefault="00AF5631" w:rsidP="00AF5631">
      <w:pPr>
        <w:pStyle w:val="Code"/>
        <w:rPr>
          <w:highlight w:val="white"/>
        </w:rPr>
      </w:pPr>
      <w:r w:rsidRPr="00AF5631">
        <w:rPr>
          <w:highlight w:val="white"/>
        </w:rPr>
        <w:t xml:space="preserve">        AddAssemblyCode(assemblyCodeList, AssemblyOperator.mov_byte,</w:t>
      </w:r>
    </w:p>
    <w:p w14:paraId="6FCD15F3" w14:textId="77777777" w:rsidR="00AF5631" w:rsidRPr="00AF5631" w:rsidRDefault="00AF5631" w:rsidP="00AF5631">
      <w:pPr>
        <w:pStyle w:val="Code"/>
        <w:rPr>
          <w:highlight w:val="white"/>
        </w:rPr>
      </w:pPr>
      <w:r w:rsidRPr="00AF5631">
        <w:rPr>
          <w:highlight w:val="white"/>
        </w:rPr>
        <w:t xml:space="preserve">                        Register.bx, 0, BigInteger.Zero);</w:t>
      </w:r>
    </w:p>
    <w:p w14:paraId="29CFFE72"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2B6115EF" w14:textId="77777777" w:rsidR="00AF5631" w:rsidRPr="00AF5631" w:rsidRDefault="00AF5631" w:rsidP="00AF5631">
      <w:pPr>
        <w:pStyle w:val="Code"/>
        <w:rPr>
          <w:highlight w:val="white"/>
        </w:rPr>
      </w:pPr>
      <w:r w:rsidRPr="00AF5631">
        <w:rPr>
          <w:highlight w:val="white"/>
        </w:rPr>
        <w:t xml:space="preserve">                        Register.bp, 0, BigInteger.Zero);</w:t>
      </w:r>
    </w:p>
    <w:p w14:paraId="46934658" w14:textId="77777777" w:rsidR="00AF5631" w:rsidRPr="00AF5631" w:rsidRDefault="00AF5631" w:rsidP="00AF5631">
      <w:pPr>
        <w:pStyle w:val="Code"/>
        <w:rPr>
          <w:highlight w:val="white"/>
        </w:rPr>
      </w:pPr>
      <w:r w:rsidRPr="00AF5631">
        <w:rPr>
          <w:highlight w:val="white"/>
        </w:rPr>
        <w:t xml:space="preserve">        AddAssemblyCode(assemblyCodeList, AssemblyOperator.add,</w:t>
      </w:r>
    </w:p>
    <w:p w14:paraId="1AFE739D" w14:textId="77777777" w:rsidR="00AF5631" w:rsidRPr="00AF5631" w:rsidRDefault="00AF5631" w:rsidP="00AF5631">
      <w:pPr>
        <w:pStyle w:val="Code"/>
        <w:rPr>
          <w:highlight w:val="white"/>
        </w:rPr>
      </w:pPr>
      <w:r w:rsidRPr="00AF5631">
        <w:rPr>
          <w:highlight w:val="white"/>
        </w:rPr>
        <w:t xml:space="preserve">                        Register.bp, (BigInteger) 2);</w:t>
      </w:r>
    </w:p>
    <w:p w14:paraId="2EA6191D" w14:textId="77777777" w:rsidR="00AF5631" w:rsidRPr="00AF5631" w:rsidRDefault="00AF5631" w:rsidP="00AF5631">
      <w:pPr>
        <w:pStyle w:val="Code"/>
        <w:rPr>
          <w:highlight w:val="white"/>
        </w:rPr>
      </w:pPr>
      <w:r w:rsidRPr="00AF5631">
        <w:rPr>
          <w:highlight w:val="white"/>
        </w:rPr>
        <w:t xml:space="preserve">        AddAssemblyCode(assemblyCodeList, AssemblyOperator.mov_word,</w:t>
      </w:r>
    </w:p>
    <w:p w14:paraId="351E4786" w14:textId="77777777" w:rsidR="00AF5631" w:rsidRPr="00AF5631" w:rsidRDefault="00AF5631" w:rsidP="00AF5631">
      <w:pPr>
        <w:pStyle w:val="Code"/>
        <w:rPr>
          <w:highlight w:val="white"/>
        </w:rPr>
      </w:pPr>
      <w:r w:rsidRPr="00AF5631">
        <w:rPr>
          <w:highlight w:val="white"/>
        </w:rPr>
        <w:t xml:space="preserve">                        Register.bp, 0, BigInteger.Zero);</w:t>
      </w:r>
    </w:p>
    <w:p w14:paraId="65AABF49"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62794B07" w14:textId="77777777" w:rsidR="00AF5631" w:rsidRPr="00AF5631" w:rsidRDefault="00AF5631" w:rsidP="00AF5631">
      <w:pPr>
        <w:pStyle w:val="Code"/>
        <w:rPr>
          <w:highlight w:val="white"/>
        </w:rPr>
      </w:pPr>
      <w:r w:rsidRPr="00AF5631">
        <w:rPr>
          <w:highlight w:val="white"/>
        </w:rPr>
        <w:t xml:space="preserve">                        Register.bp, 6, Register.ax);</w:t>
      </w:r>
    </w:p>
    <w:p w14:paraId="624040E1" w14:textId="77777777" w:rsidR="00AF5631" w:rsidRPr="00AF5631" w:rsidRDefault="00AF5631" w:rsidP="00AF5631">
      <w:pPr>
        <w:pStyle w:val="Code"/>
        <w:rPr>
          <w:highlight w:val="white"/>
        </w:rPr>
      </w:pPr>
      <w:r w:rsidRPr="00AF5631">
        <w:rPr>
          <w:highlight w:val="white"/>
        </w:rPr>
        <w:t xml:space="preserve">        AddAssemblyCode(assemblyCodeList, AssemblyOperator.mov,</w:t>
      </w:r>
    </w:p>
    <w:p w14:paraId="5605E2CF" w14:textId="77777777" w:rsidR="00AF5631" w:rsidRPr="00AF5631" w:rsidRDefault="00AF5631" w:rsidP="00AF5631">
      <w:pPr>
        <w:pStyle w:val="Code"/>
        <w:rPr>
          <w:highlight w:val="white"/>
        </w:rPr>
      </w:pPr>
      <w:r w:rsidRPr="00AF5631">
        <w:rPr>
          <w:highlight w:val="white"/>
        </w:rPr>
        <w:t xml:space="preserve">                        Register.bp, 8, Register.si);</w:t>
      </w:r>
    </w:p>
    <w:p w14:paraId="3ADB0EB1" w14:textId="77777777" w:rsidR="00AF5631" w:rsidRPr="00AF5631" w:rsidRDefault="00AF5631" w:rsidP="00AF5631">
      <w:pPr>
        <w:pStyle w:val="Code"/>
        <w:rPr>
          <w:highlight w:val="white"/>
        </w:rPr>
      </w:pPr>
    </w:p>
    <w:p w14:paraId="00CF80EF" w14:textId="77777777" w:rsidR="00AF5631" w:rsidRPr="00AF5631" w:rsidRDefault="00AF5631" w:rsidP="00AF5631">
      <w:pPr>
        <w:pStyle w:val="Code"/>
        <w:rPr>
          <w:highlight w:val="white"/>
        </w:rPr>
      </w:pPr>
      <w:r w:rsidRPr="00AF5631">
        <w:rPr>
          <w:highlight w:val="white"/>
        </w:rPr>
        <w:t xml:space="preserve">        List&lt;byte&gt; byteList = new List&lt;byte&gt;();</w:t>
      </w:r>
    </w:p>
    <w:p w14:paraId="33920221" w14:textId="77777777" w:rsidR="00AF5631" w:rsidRPr="00AF5631" w:rsidRDefault="00AF5631" w:rsidP="00AF5631">
      <w:pPr>
        <w:pStyle w:val="Code"/>
        <w:rPr>
          <w:highlight w:val="white"/>
        </w:rPr>
      </w:pPr>
      <w:r w:rsidRPr="00AF5631">
        <w:rPr>
          <w:highlight w:val="white"/>
        </w:rPr>
        <w:t xml:space="preserve">        IDictionary&lt;int, string&gt; accessMap = new Dictionary&lt;int, string&gt;();</w:t>
      </w:r>
    </w:p>
    <w:p w14:paraId="03687366" w14:textId="77777777" w:rsidR="00AF5631" w:rsidRPr="00AF5631" w:rsidRDefault="00AF5631" w:rsidP="00AF5631">
      <w:pPr>
        <w:pStyle w:val="Code"/>
        <w:rPr>
          <w:highlight w:val="white"/>
        </w:rPr>
      </w:pPr>
      <w:r w:rsidRPr="00AF5631">
        <w:rPr>
          <w:highlight w:val="white"/>
        </w:rPr>
        <w:t xml:space="preserve">        IDictionary&lt;int, string&gt; callMap = new Dictionary&lt;int, string&gt;();</w:t>
      </w:r>
    </w:p>
    <w:p w14:paraId="591FD300" w14:textId="77777777" w:rsidR="00AF5631" w:rsidRPr="00AF5631" w:rsidRDefault="00AF5631" w:rsidP="00AF5631">
      <w:pPr>
        <w:pStyle w:val="Code"/>
        <w:rPr>
          <w:highlight w:val="white"/>
        </w:rPr>
      </w:pPr>
      <w:r w:rsidRPr="00AF5631">
        <w:rPr>
          <w:highlight w:val="white"/>
        </w:rPr>
        <w:t xml:space="preserve">        ISet&lt;int&gt; returnSet = new HashSet&lt;int&gt;();</w:t>
      </w:r>
    </w:p>
    <w:p w14:paraId="34EE9F60" w14:textId="77777777" w:rsidR="00AF5631" w:rsidRPr="00AF5631" w:rsidRDefault="00AF5631" w:rsidP="00AF5631">
      <w:pPr>
        <w:pStyle w:val="Code"/>
        <w:rPr>
          <w:highlight w:val="white"/>
        </w:rPr>
      </w:pPr>
      <w:r w:rsidRPr="00AF5631">
        <w:rPr>
          <w:highlight w:val="white"/>
        </w:rPr>
        <w:t xml:space="preserve">        AssemblyCodeGenerator.</w:t>
      </w:r>
    </w:p>
    <w:p w14:paraId="4164E51D" w14:textId="77777777" w:rsidR="00AF5631" w:rsidRPr="00AF5631" w:rsidRDefault="00AF5631" w:rsidP="00AF5631">
      <w:pPr>
        <w:pStyle w:val="Code"/>
        <w:rPr>
          <w:highlight w:val="white"/>
        </w:rPr>
      </w:pPr>
      <w:r w:rsidRPr="00AF5631">
        <w:rPr>
          <w:highlight w:val="white"/>
        </w:rPr>
        <w:t xml:space="preserve">          GenerateTargetWindows(assemblyCodeList, byteList,</w:t>
      </w:r>
    </w:p>
    <w:p w14:paraId="56B66F10" w14:textId="77777777" w:rsidR="00AF5631" w:rsidRPr="00AF5631" w:rsidRDefault="00AF5631" w:rsidP="00AF5631">
      <w:pPr>
        <w:pStyle w:val="Code"/>
        <w:rPr>
          <w:highlight w:val="white"/>
        </w:rPr>
      </w:pPr>
      <w:r w:rsidRPr="00AF5631">
        <w:rPr>
          <w:highlight w:val="white"/>
        </w:rPr>
        <w:t xml:space="preserve">                                accessMap, callMap, returnSet);</w:t>
      </w:r>
    </w:p>
    <w:p w14:paraId="2FCF9760" w14:textId="77777777" w:rsidR="00AF5631" w:rsidRPr="00AF5631" w:rsidRDefault="00AF5631" w:rsidP="00AF5631">
      <w:pPr>
        <w:pStyle w:val="Code"/>
        <w:rPr>
          <w:highlight w:val="white"/>
        </w:rPr>
      </w:pPr>
      <w:r w:rsidRPr="00AF5631">
        <w:rPr>
          <w:highlight w:val="white"/>
        </w:rPr>
        <w:t xml:space="preserve">        StaticSymbol staticSymbol =</w:t>
      </w:r>
    </w:p>
    <w:p w14:paraId="49EEFA31" w14:textId="77777777" w:rsidR="00AF5631" w:rsidRPr="00AF5631" w:rsidRDefault="00AF5631" w:rsidP="00AF5631">
      <w:pPr>
        <w:pStyle w:val="Code"/>
        <w:rPr>
          <w:highlight w:val="white"/>
        </w:rPr>
      </w:pPr>
      <w:r w:rsidRPr="00AF5631">
        <w:rPr>
          <w:highlight w:val="white"/>
        </w:rPr>
        <w:t xml:space="preserve">          new StaticSymbolWindows(AssemblyCodeGenerator.ArgsName, byteList,</w:t>
      </w:r>
    </w:p>
    <w:p w14:paraId="70010C1B" w14:textId="77777777" w:rsidR="00AF5631" w:rsidRPr="00AF5631" w:rsidRDefault="00AF5631" w:rsidP="00AF5631">
      <w:pPr>
        <w:pStyle w:val="Code"/>
        <w:rPr>
          <w:highlight w:val="white"/>
        </w:rPr>
      </w:pPr>
      <w:r w:rsidRPr="00AF5631">
        <w:rPr>
          <w:highlight w:val="white"/>
        </w:rPr>
        <w:t xml:space="preserve">                                  accessMap, callMap, returnSet);</w:t>
      </w:r>
    </w:p>
    <w:p w14:paraId="733A4DA2" w14:textId="77777777" w:rsidR="00AF5631" w:rsidRPr="00AF5631" w:rsidRDefault="00AF5631" w:rsidP="00AF5631">
      <w:pPr>
        <w:pStyle w:val="Code"/>
        <w:rPr>
          <w:highlight w:val="white"/>
        </w:rPr>
      </w:pPr>
      <w:r w:rsidRPr="00AF5631">
        <w:rPr>
          <w:highlight w:val="white"/>
        </w:rPr>
        <w:t xml:space="preserve">        SymbolTable.StaticSet.Add(staticSymbol);</w:t>
      </w:r>
    </w:p>
    <w:p w14:paraId="75E8B4A9" w14:textId="47A21678" w:rsidR="00AF5631" w:rsidRPr="00AF5631" w:rsidRDefault="00AF5631" w:rsidP="00AF5631">
      <w:pPr>
        <w:pStyle w:val="Code"/>
        <w:rPr>
          <w:highlight w:val="white"/>
        </w:rPr>
      </w:pPr>
      <w:r w:rsidRPr="00AF563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495" w:name="_Toc49764428"/>
      <w:r w:rsidRPr="00614EB1">
        <w:rPr>
          <w:highlight w:val="white"/>
        </w:rPr>
        <w:t>Windows Jump Info</w:t>
      </w:r>
      <w:bookmarkEnd w:id="495"/>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proofErr w:type="spellStart"/>
      <w:r>
        <w:rPr>
          <w:highlight w:val="white"/>
        </w:rPr>
        <w:t>AssemblyCodeGenerator.cs</w:t>
      </w:r>
      <w:proofErr w:type="spellEnd"/>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w:t>
      </w:r>
      <w:r>
        <w:rPr>
          <w:highlight w:val="white"/>
        </w:rPr>
        <w:lastRenderedPageBreak/>
        <w:t xml:space="preserve">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Pr>
          <w:highlight w:val="white"/>
        </w:rPr>
        <w:t>are</w:t>
      </w:r>
      <w:proofErr w:type="gramEnd"/>
      <w:r>
        <w:rPr>
          <w:highlight w:val="white"/>
        </w:rPr>
        <w:t xml:space="preserv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 xml:space="preserve">When we change the assembly code targets to relative byte targets, we may have to iterate several times because short jumps (between -128 and 127, inclusive) instructions are smaller than long jumps </w:t>
      </w:r>
      <w:r>
        <w:rPr>
          <w:highlight w:val="white"/>
        </w:rPr>
        <w:lastRenderedPageBreak/>
        <w:t>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lastRenderedPageBreak/>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496" w:name="_Toc49764429"/>
      <w:r>
        <w:rPr>
          <w:highlight w:val="white"/>
        </w:rPr>
        <w:t>Windows Byte List</w:t>
      </w:r>
      <w:bookmarkEnd w:id="496"/>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proofErr w:type="spellStart"/>
      <w:r>
        <w:rPr>
          <w:highlight w:val="white"/>
        </w:rPr>
        <w:t>AssemblyCodeGenerator.cs</w:t>
      </w:r>
      <w:proofErr w:type="spellEnd"/>
    </w:p>
    <w:p w14:paraId="12F241A3" w14:textId="77777777" w:rsidR="00614EB1" w:rsidRPr="007F292F" w:rsidRDefault="00614EB1" w:rsidP="00614EB1">
      <w:pPr>
        <w:pStyle w:val="Code"/>
        <w:rPr>
          <w:highlight w:val="white"/>
        </w:rPr>
      </w:pPr>
      <w:r w:rsidRPr="007F292F">
        <w:rPr>
          <w:highlight w:val="white"/>
        </w:rPr>
        <w:t xml:space="preserve">    private void </w:t>
      </w:r>
      <w:bookmarkStart w:id="497" w:name="_Hlk51314142"/>
      <w:r w:rsidRPr="007F292F">
        <w:rPr>
          <w:highlight w:val="white"/>
        </w:rPr>
        <w:t>WindowsByteList</w:t>
      </w:r>
      <w:bookmarkEnd w:id="497"/>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lastRenderedPageBreak/>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 xml:space="preserve">If the second or third operand is a string, we add its name the </w:t>
      </w:r>
      <w:proofErr w:type="spellStart"/>
      <w:r>
        <w:rPr>
          <w:highlight w:val="white"/>
        </w:rPr>
        <w:t>the</w:t>
      </w:r>
      <w:proofErr w:type="spellEnd"/>
      <w:r>
        <w:rPr>
          <w:highlight w:val="white"/>
        </w:rPr>
        <w:t xml:space="preserv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proofErr w:type="spellStart"/>
      <w:r>
        <w:rPr>
          <w:highlight w:val="white"/>
        </w:rPr>
        <w:t>AssemblyCode.cs</w:t>
      </w:r>
      <w:proofErr w:type="spellEnd"/>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lastRenderedPageBreak/>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w:t>
      </w:r>
      <w:proofErr w:type="spellStart"/>
      <w:r>
        <w:rPr>
          <w:highlight w:val="white"/>
        </w:rPr>
        <w:t>lond</w:t>
      </w:r>
      <w:proofErr w:type="spellEnd"/>
      <w:r>
        <w:rPr>
          <w:highlight w:val="white"/>
        </w:rPr>
        <w:t xml:space="preserve">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 xml:space="preserve">Otherwise, we have an integral of pointer value. If the value is a static address, we load its offset into the byte list. The address itself will be added by the linker </w:t>
      </w:r>
      <w:proofErr w:type="gramStart"/>
      <w:r>
        <w:rPr>
          <w:highlight w:val="white"/>
        </w:rPr>
        <w:t>later on</w:t>
      </w:r>
      <w:proofErr w:type="gramEnd"/>
      <w:r>
        <w:rPr>
          <w:highlight w:val="white"/>
        </w:rPr>
        <w:t>.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lastRenderedPageBreak/>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 xml:space="preserve">A regular function call is equivalent with a long jump. The actual address of the called function will be set by the linker </w:t>
      </w:r>
      <w:proofErr w:type="gramStart"/>
      <w:r>
        <w:rPr>
          <w:highlight w:val="white"/>
        </w:rPr>
        <w:t>later on</w:t>
      </w:r>
      <w:proofErr w:type="gramEnd"/>
      <w:r>
        <w:rPr>
          <w:highlight w:val="white"/>
        </w:rPr>
        <w:t>.</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lastRenderedPageBreak/>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proofErr w:type="gramStart"/>
            <w:r>
              <w:t>register</w:t>
            </w:r>
            <w:proofErr w:type="gramEnd"/>
          </w:p>
        </w:tc>
        <w:tc>
          <w:tcPr>
            <w:tcW w:w="2834" w:type="dxa"/>
          </w:tcPr>
          <w:p w14:paraId="0E34F074" w14:textId="77777777" w:rsidR="008C2FC7" w:rsidRDefault="008C2FC7" w:rsidP="003D2653">
            <w:pPr>
              <w:spacing w:before="0" w:after="40"/>
              <w:rPr>
                <w:highlight w:val="white"/>
              </w:rPr>
            </w:pPr>
            <w:proofErr w:type="spellStart"/>
            <w:r>
              <w:rPr>
                <w:highlight w:val="white"/>
              </w:rPr>
              <w:t>inc</w:t>
            </w:r>
            <w:proofErr w:type="spellEnd"/>
            <w:r>
              <w:rPr>
                <w:highlight w:val="white"/>
              </w:rPr>
              <w:t xml:space="preserve">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w:t>
      </w:r>
      <w:proofErr w:type="gramStart"/>
      <w:r>
        <w:rPr>
          <w:highlight w:val="white"/>
        </w:rPr>
        <w:t>have to</w:t>
      </w:r>
      <w:proofErr w:type="gramEnd"/>
      <w:r>
        <w:rPr>
          <w:highlight w:val="white"/>
        </w:rPr>
        <w:t xml:space="preserve">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498"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 xml:space="preserve">,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 xml:space="preserve">operator </w:t>
            </w:r>
            <w:proofErr w:type="gramStart"/>
            <w:r w:rsidRPr="005D7FBB">
              <w:t>register</w:t>
            </w:r>
            <w:proofErr w:type="gramEnd"/>
            <w:r w:rsidRPr="005D7FBB">
              <w:t>,</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proofErr w:type="spellStart"/>
            <w:r>
              <w:rPr>
                <w:highlight w:val="white"/>
                <w:lang w:val="sv-SE"/>
              </w:rPr>
              <w:t>mov</w:t>
            </w:r>
            <w:proofErr w:type="spellEnd"/>
            <w:r>
              <w:rPr>
                <w:highlight w:val="white"/>
                <w:lang w:val="sv-SE"/>
              </w:rPr>
              <w:t xml:space="preserve"> </w:t>
            </w:r>
            <w:proofErr w:type="spellStart"/>
            <w:r>
              <w:rPr>
                <w:highlight w:val="white"/>
                <w:lang w:val="sv-SE"/>
              </w:rPr>
              <w:t>word</w:t>
            </w:r>
            <w:proofErr w:type="spellEnd"/>
            <w:r>
              <w:rPr>
                <w:highlight w:val="white"/>
                <w:lang w:val="sv-SE"/>
              </w:rPr>
              <w:t xml:space="preserve"> [</w:t>
            </w:r>
            <w:proofErr w:type="gramStart"/>
            <w:r>
              <w:rPr>
                <w:highlight w:val="white"/>
                <w:lang w:val="sv-SE"/>
              </w:rPr>
              <w:t>65534</w:t>
            </w:r>
            <w:proofErr w:type="gramEnd"/>
            <w:r>
              <w:rPr>
                <w:highlight w:val="white"/>
                <w:lang w:val="sv-SE"/>
              </w:rPr>
              <w:t>],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proofErr w:type="gramStart"/>
            <w:r>
              <w:t>register</w:t>
            </w:r>
            <w:proofErr w:type="gramEnd"/>
            <w:r>
              <w:t xml:space="preserve">,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498"/>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 xml:space="preserve">In category two, we assign a register the address a static variable. We </w:t>
      </w:r>
      <w:proofErr w:type="gramStart"/>
      <w:r>
        <w:rPr>
          <w:highlight w:val="white"/>
        </w:rPr>
        <w:t>have to</w:t>
      </w:r>
      <w:proofErr w:type="gramEnd"/>
      <w:r>
        <w:rPr>
          <w:highlight w:val="white"/>
        </w:rPr>
        <w:t xml:space="preserve"> load the zero value into the byte list, to mark that there is not offset. The linker will add the actual address of the variable </w:t>
      </w:r>
      <w:proofErr w:type="gramStart"/>
      <w:r>
        <w:rPr>
          <w:highlight w:val="white"/>
        </w:rPr>
        <w:t>later on</w:t>
      </w:r>
      <w:proofErr w:type="gramEnd"/>
      <w:r>
        <w:rPr>
          <w:highlight w:val="white"/>
        </w:rPr>
        <w:t>.</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lastRenderedPageBreak/>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w:t>
      </w:r>
      <w:proofErr w:type="gramStart"/>
      <w:r>
        <w:rPr>
          <w:highlight w:val="white"/>
        </w:rPr>
        <w:t>Also</w:t>
      </w:r>
      <w:proofErr w:type="gramEnd"/>
      <w:r>
        <w:rPr>
          <w:highlight w:val="white"/>
        </w:rPr>
        <w:t xml:space="preserve"> in this case, we need to obtain the size of the offset. </w:t>
      </w:r>
      <w:proofErr w:type="spellStart"/>
      <w:r>
        <w:rPr>
          <w:highlight w:val="white"/>
        </w:rPr>
        <w:t>Its</w:t>
      </w:r>
      <w:proofErr w:type="spellEnd"/>
      <w:r>
        <w:rPr>
          <w:highlight w:val="white"/>
        </w:rPr>
        <w:t xml:space="preserve">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Pr>
          <w:highlight w:val="white"/>
        </w:rPr>
        <w:t>at the moment</w:t>
      </w:r>
      <w:proofErr w:type="gramEnd"/>
      <w:r>
        <w:rPr>
          <w:highlight w:val="white"/>
        </w:rPr>
        <w:t xml:space="preserve">. The linker will add the actual address of the variable </w:t>
      </w:r>
      <w:proofErr w:type="gramStart"/>
      <w:r>
        <w:rPr>
          <w:highlight w:val="white"/>
        </w:rPr>
        <w:t>later on</w:t>
      </w:r>
      <w:proofErr w:type="gramEnd"/>
      <w:r>
        <w:rPr>
          <w:highlight w:val="white"/>
        </w:rPr>
        <w:t>.</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lastRenderedPageBreak/>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lastRenderedPageBreak/>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499" w:name="_Ref419646553"/>
      <w:bookmarkStart w:id="500" w:name="_Toc49764445"/>
      <w:r>
        <w:t>Linking</w:t>
      </w:r>
      <w:bookmarkEnd w:id="499"/>
      <w:bookmarkEnd w:id="500"/>
    </w:p>
    <w:bookmarkEnd w:id="494"/>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501" w:name="_Toc49764446"/>
      <w:r>
        <w:lastRenderedPageBreak/>
        <w:t>The Linker Class</w:t>
      </w:r>
      <w:bookmarkEnd w:id="501"/>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5"/>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6"/>
      </w:r>
    </w:p>
    <w:p w14:paraId="0BA3F6F8" w14:textId="1A5FBB4F" w:rsidR="001D1BEE" w:rsidRDefault="001D1BEE" w:rsidP="00666E2F">
      <w:pPr>
        <w:pStyle w:val="CodeHeader"/>
      </w:pPr>
      <w:proofErr w:type="spellStart"/>
      <w:r w:rsidRPr="00EC76D5">
        <w:t>Linker.</w:t>
      </w:r>
      <w:r w:rsidR="00E1579E">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lastRenderedPageBreak/>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02"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02"/>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lastRenderedPageBreak/>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lastRenderedPageBreak/>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lastRenderedPageBreak/>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w:t>
      </w:r>
      <w:proofErr w:type="gramStart"/>
      <w:r w:rsidR="007C214D">
        <w:rPr>
          <w:highlight w:val="white"/>
        </w:rPr>
        <w:t>Similar to</w:t>
      </w:r>
      <w:proofErr w:type="gramEnd"/>
      <w:r w:rsidR="007C214D">
        <w:rPr>
          <w:highlight w:val="white"/>
        </w:rPr>
        <w:t xml:space="preserve">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324EF32E" w14:textId="303C9C49" w:rsidR="00F4455B" w:rsidRPr="00F4455B" w:rsidRDefault="00F4455B" w:rsidP="00F4455B">
      <w:pPr>
        <w:pStyle w:val="Code"/>
        <w:rPr>
          <w:highlight w:val="white"/>
        </w:rPr>
      </w:pPr>
      <w:r w:rsidRPr="00F4455B">
        <w:rPr>
          <w:highlight w:val="white"/>
        </w:rPr>
        <w:lastRenderedPageBreak/>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proofErr w:type="gramStart"/>
      <w:r>
        <w:rPr>
          <w:highlight w:val="white"/>
        </w:rPr>
        <w:t>)</w:t>
      </w:r>
      <w:r w:rsidR="00482740">
        <w:rPr>
          <w:highlight w:val="white"/>
        </w:rPr>
        <w:t>, if</w:t>
      </w:r>
      <w:proofErr w:type="gramEnd"/>
      <w:r w:rsidR="00482740">
        <w:rPr>
          <w:highlight w:val="white"/>
        </w:rPr>
        <w:t xml:space="preserve">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503" w:name="_Toc49764457"/>
      <w:r w:rsidRPr="00EC76D5">
        <w:lastRenderedPageBreak/>
        <w:t xml:space="preserve">The </w:t>
      </w:r>
      <w:r w:rsidR="002554E1" w:rsidRPr="00EC76D5">
        <w:t>Standard Library</w:t>
      </w:r>
      <w:bookmarkEnd w:id="503"/>
    </w:p>
    <w:p w14:paraId="21B660CB" w14:textId="0EAC07D4" w:rsidR="00EE220E" w:rsidRPr="00EC76D5" w:rsidRDefault="00503728" w:rsidP="00265BDF">
      <w:pPr>
        <w:pStyle w:val="Rubrik2"/>
      </w:pPr>
      <w:bookmarkStart w:id="504" w:name="_Toc49764458"/>
      <w:r w:rsidRPr="00EC76D5">
        <w:t>Integral and Floating Limits</w:t>
      </w:r>
      <w:bookmarkEnd w:id="504"/>
    </w:p>
    <w:p w14:paraId="2F6FA423" w14:textId="3F5C7578" w:rsidR="003D1398" w:rsidRPr="00EC76D5" w:rsidRDefault="008D6750" w:rsidP="003D1398">
      <w:pPr>
        <w:pStyle w:val="CodeListing"/>
        <w:rPr>
          <w:highlight w:val="white"/>
        </w:rPr>
      </w:pPr>
      <w:proofErr w:type="spellStart"/>
      <w:r>
        <w:rPr>
          <w:highlight w:val="white"/>
        </w:rPr>
        <w:t>l</w:t>
      </w:r>
      <w:r w:rsidR="003D1398" w:rsidRPr="00EC76D5">
        <w:rPr>
          <w:highlight w:val="white"/>
        </w:rPr>
        <w:t>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proofErr w:type="spellStart"/>
      <w:r>
        <w:t>f</w:t>
      </w:r>
      <w:r w:rsidR="003D1398" w:rsidRPr="00EC76D5">
        <w:t>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05" w:name="_Toc49764459"/>
      <w:r w:rsidRPr="00EC76D5">
        <w:lastRenderedPageBreak/>
        <w:t>The A</w:t>
      </w:r>
      <w:r w:rsidR="00EE220E" w:rsidRPr="00EC76D5">
        <w:t>sser</w:t>
      </w:r>
      <w:r w:rsidR="008E5D1A" w:rsidRPr="00EC76D5">
        <w:t>t</w:t>
      </w:r>
      <w:r w:rsidRPr="00EC76D5">
        <w:t xml:space="preserve"> Macro</w:t>
      </w:r>
      <w:bookmarkEnd w:id="505"/>
    </w:p>
    <w:p w14:paraId="492C07C6" w14:textId="55099267" w:rsidR="00F65771" w:rsidRPr="00EC76D5" w:rsidRDefault="008D6750" w:rsidP="00F65771">
      <w:pPr>
        <w:pStyle w:val="CodeListing"/>
      </w:pPr>
      <w:proofErr w:type="spellStart"/>
      <w:r>
        <w:t>a</w:t>
      </w:r>
      <w:r w:rsidR="00F65771" w:rsidRPr="00EC76D5">
        <w:t>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06" w:name="_Toc49764460"/>
      <w:r w:rsidRPr="00EC76D5">
        <w:t>Locale Data</w:t>
      </w:r>
      <w:bookmarkEnd w:id="506"/>
    </w:p>
    <w:p w14:paraId="21A3CEC1" w14:textId="6B63F26E" w:rsidR="00265BDF" w:rsidRPr="00EC76D5" w:rsidRDefault="008D6750" w:rsidP="0062113D">
      <w:pPr>
        <w:pStyle w:val="CodeListing"/>
      </w:pPr>
      <w:proofErr w:type="spellStart"/>
      <w:r>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proofErr w:type="spellStart"/>
      <w:r>
        <w:t>l</w:t>
      </w:r>
      <w:r w:rsidR="0062113D" w:rsidRPr="00EC76D5">
        <w:t>ocale.c</w:t>
      </w:r>
      <w:proofErr w:type="spellEnd"/>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07" w:name="_Toc49764461"/>
      <w:r w:rsidRPr="00EC76D5">
        <w:t>Character Types</w:t>
      </w:r>
      <w:bookmarkEnd w:id="507"/>
    </w:p>
    <w:p w14:paraId="243F8CAB" w14:textId="3B82911E" w:rsidR="00EE220E" w:rsidRPr="00EC76D5" w:rsidRDefault="008D6750" w:rsidP="00B15CBB">
      <w:pPr>
        <w:pStyle w:val="CodeListing"/>
      </w:pPr>
      <w:proofErr w:type="spellStart"/>
      <w:r>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proofErr w:type="spellStart"/>
      <w:r>
        <w:t>ct</w:t>
      </w:r>
      <w:r w:rsidR="00FD2002" w:rsidRPr="00EC76D5">
        <w:t>ype.c</w:t>
      </w:r>
      <w:proofErr w:type="spellEnd"/>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08" w:name="_Toc49764462"/>
      <w:r w:rsidRPr="00EC76D5">
        <w:t>S</w:t>
      </w:r>
      <w:r w:rsidR="00EE220E" w:rsidRPr="00EC76D5">
        <w:t>tring</w:t>
      </w:r>
      <w:r w:rsidRPr="00EC76D5">
        <w:t>s</w:t>
      </w:r>
      <w:bookmarkEnd w:id="508"/>
    </w:p>
    <w:p w14:paraId="14ACCA1E" w14:textId="235BEECD" w:rsidR="0078214F" w:rsidRPr="00EC76D5" w:rsidRDefault="008D6750" w:rsidP="0078214F">
      <w:pPr>
        <w:pStyle w:val="CodeListing"/>
      </w:pPr>
      <w:proofErr w:type="spellStart"/>
      <w:r>
        <w:t>s</w:t>
      </w:r>
      <w:r w:rsidR="0078214F" w:rsidRPr="00EC76D5">
        <w:t>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proofErr w:type="spellStart"/>
      <w:r>
        <w:t>s</w:t>
      </w:r>
      <w:r w:rsidR="0078214F" w:rsidRPr="00EC76D5">
        <w:t>tring.c</w:t>
      </w:r>
      <w:proofErr w:type="spellEnd"/>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09" w:name="_Toc49764463"/>
      <w:r w:rsidRPr="00EC76D5">
        <w:lastRenderedPageBreak/>
        <w:t>Long Jumps</w:t>
      </w:r>
      <w:bookmarkEnd w:id="509"/>
    </w:p>
    <w:p w14:paraId="00D8C1C3" w14:textId="25F4332E" w:rsidR="00D62A8B" w:rsidRPr="00EC76D5" w:rsidRDefault="008D6750" w:rsidP="0004451D">
      <w:pPr>
        <w:pStyle w:val="CodeListing"/>
      </w:pPr>
      <w:proofErr w:type="spellStart"/>
      <w:r>
        <w:t>s</w:t>
      </w:r>
      <w:r w:rsidR="0004451D" w:rsidRPr="00EC76D5">
        <w:t>et</w:t>
      </w:r>
      <w:r>
        <w: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proofErr w:type="spellStart"/>
      <w:r>
        <w:t>s</w:t>
      </w:r>
      <w:r w:rsidR="0004451D" w:rsidRPr="00EC76D5">
        <w:t>et</w:t>
      </w:r>
      <w:r>
        <w:t>j</w:t>
      </w:r>
      <w:r w:rsidR="0004451D" w:rsidRPr="00EC76D5">
        <w:t>mp.c</w:t>
      </w:r>
      <w:proofErr w:type="spellEnd"/>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10" w:name="_Toc49764464"/>
      <w:r w:rsidRPr="00EC76D5">
        <w:t>Mathematical Functions</w:t>
      </w:r>
      <w:bookmarkEnd w:id="510"/>
    </w:p>
    <w:p w14:paraId="168DFE01" w14:textId="5D1C6542" w:rsidR="00D62A8B" w:rsidRPr="00EC76D5" w:rsidRDefault="008D6750" w:rsidP="00555D55">
      <w:pPr>
        <w:pStyle w:val="CodeListing"/>
      </w:pPr>
      <w:proofErr w:type="spellStart"/>
      <w:r>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proofErr w:type="spellStart"/>
      <w:r>
        <w:rPr>
          <w:highlight w:val="white"/>
        </w:rPr>
        <w:t>m</w:t>
      </w:r>
      <w:r w:rsidR="00555D55" w:rsidRPr="00EC76D5">
        <w:rPr>
          <w:highlight w:val="white"/>
        </w:rPr>
        <w:t>ath.c</w:t>
      </w:r>
      <w:proofErr w:type="spellEnd"/>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11" w:name="_Toc49764465"/>
      <w:r w:rsidRPr="00EC76D5">
        <w:t>Standard Input/Output</w:t>
      </w:r>
      <w:bookmarkEnd w:id="511"/>
    </w:p>
    <w:p w14:paraId="3C220EF3" w14:textId="1BD57CBB" w:rsidR="00F67D04" w:rsidRPr="00EC76D5" w:rsidRDefault="008D6750" w:rsidP="00F67D04">
      <w:pPr>
        <w:pStyle w:val="CodeListing"/>
      </w:pPr>
      <w:proofErr w:type="spellStart"/>
      <w:r>
        <w:t>s</w:t>
      </w:r>
      <w:r w:rsidR="00F67D04" w:rsidRPr="00EC76D5">
        <w:t>td</w:t>
      </w:r>
      <w:r>
        <w:t>io</w:t>
      </w:r>
      <w:r w:rsidR="00F67D04" w:rsidRPr="00EC76D5">
        <w:t>.h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12" w:name="_Toc49764466"/>
      <w:r w:rsidRPr="00EC76D5">
        <w:t>Printing</w:t>
      </w:r>
      <w:bookmarkEnd w:id="512"/>
    </w:p>
    <w:p w14:paraId="07321D9D" w14:textId="007993F5" w:rsidR="00F67D04" w:rsidRPr="00EC76D5" w:rsidRDefault="008D6750" w:rsidP="00957919">
      <w:pPr>
        <w:pStyle w:val="CodeListing"/>
      </w:pPr>
      <w:proofErr w:type="spellStart"/>
      <w:r>
        <w:t>p</w:t>
      </w:r>
      <w:r w:rsidR="00957919" w:rsidRPr="00EC76D5">
        <w:t>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proofErr w:type="spellStart"/>
      <w:r>
        <w:t>p</w:t>
      </w:r>
      <w:r w:rsidR="006048AF" w:rsidRPr="00EC76D5">
        <w:t>rintf.c</w:t>
      </w:r>
      <w:proofErr w:type="spellEnd"/>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13" w:name="_Toc49764467"/>
      <w:r w:rsidRPr="00EC76D5">
        <w:t>Scanning</w:t>
      </w:r>
      <w:bookmarkEnd w:id="513"/>
    </w:p>
    <w:p w14:paraId="29AFA940" w14:textId="74759390" w:rsidR="00594DB0" w:rsidRPr="00EC76D5" w:rsidRDefault="008D6750" w:rsidP="00594DB0">
      <w:pPr>
        <w:pStyle w:val="CodeListing"/>
      </w:pPr>
      <w:proofErr w:type="spellStart"/>
      <w:r>
        <w:t>s</w:t>
      </w:r>
      <w:r w:rsidR="00594DB0" w:rsidRPr="00EC76D5">
        <w:t>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proofErr w:type="spellStart"/>
      <w:r>
        <w:lastRenderedPageBreak/>
        <w:t>s</w:t>
      </w:r>
      <w:r w:rsidR="008361EE" w:rsidRPr="00EC76D5">
        <w:t>canf.c</w:t>
      </w:r>
      <w:proofErr w:type="spellEnd"/>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14" w:name="_Toc49764468"/>
      <w:r w:rsidRPr="00EC76D5">
        <w:t>F</w:t>
      </w:r>
      <w:r w:rsidR="00AF06D6" w:rsidRPr="00EC76D5">
        <w:t xml:space="preserve">ile </w:t>
      </w:r>
      <w:r w:rsidRPr="00EC76D5">
        <w:t>H</w:t>
      </w:r>
      <w:r w:rsidR="00AF06D6" w:rsidRPr="00EC76D5">
        <w:t>andling</w:t>
      </w:r>
      <w:bookmarkEnd w:id="514"/>
    </w:p>
    <w:p w14:paraId="174C04F8" w14:textId="1B67F95A" w:rsidR="00577582" w:rsidRPr="00EC76D5" w:rsidRDefault="008D6750" w:rsidP="006217C5">
      <w:pPr>
        <w:pStyle w:val="CodeListing"/>
      </w:pPr>
      <w:proofErr w:type="spellStart"/>
      <w:r>
        <w:t>f</w:t>
      </w:r>
      <w:r w:rsidR="006217C5" w:rsidRPr="00EC76D5">
        <w:t>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proofErr w:type="spellStart"/>
      <w:r>
        <w:t>f</w:t>
      </w:r>
      <w:r w:rsidR="000644C3" w:rsidRPr="00EC76D5">
        <w:t>ile.c</w:t>
      </w:r>
      <w:proofErr w:type="spellEnd"/>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15" w:name="_Toc49764469"/>
      <w:r w:rsidRPr="00EC76D5">
        <w:t>The Standard Library</w:t>
      </w:r>
      <w:bookmarkEnd w:id="515"/>
    </w:p>
    <w:p w14:paraId="6289FDFB" w14:textId="4B5A32CA" w:rsidR="003420EA" w:rsidRPr="00EC76D5" w:rsidRDefault="004B0675" w:rsidP="003420EA">
      <w:pPr>
        <w:pStyle w:val="CodeListing"/>
      </w:pPr>
      <w:proofErr w:type="spellStart"/>
      <w:r>
        <w:t>s</w:t>
      </w:r>
      <w:r w:rsidR="003420EA" w:rsidRPr="00EC76D5">
        <w:t>td</w:t>
      </w:r>
      <w:r>
        <w:t>l</w:t>
      </w:r>
      <w:r w:rsidR="003420EA" w:rsidRPr="00EC76D5">
        <w:t>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proofErr w:type="spellStart"/>
      <w:r>
        <w:t>s</w:t>
      </w:r>
      <w:r w:rsidR="008977FB" w:rsidRPr="00EC76D5">
        <w:t>td</w:t>
      </w:r>
      <w:r>
        <w:t>l</w:t>
      </w:r>
      <w:r w:rsidR="008977FB" w:rsidRPr="00EC76D5">
        <w:t>ib.c</w:t>
      </w:r>
      <w:proofErr w:type="spellEnd"/>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16" w:name="_Toc49764470"/>
      <w:r w:rsidRPr="00EC76D5">
        <w:t>T</w:t>
      </w:r>
      <w:r w:rsidR="00D62A8B" w:rsidRPr="00EC76D5">
        <w:t>ime</w:t>
      </w:r>
      <w:bookmarkEnd w:id="516"/>
    </w:p>
    <w:p w14:paraId="4B568326" w14:textId="26EBB4A4" w:rsidR="00487292" w:rsidRPr="00EC76D5" w:rsidRDefault="004B0675" w:rsidP="00733EAC">
      <w:pPr>
        <w:pStyle w:val="CodeListing"/>
      </w:pPr>
      <w:proofErr w:type="spellStart"/>
      <w:r>
        <w:t>t</w:t>
      </w:r>
      <w:r w:rsidR="00487292" w:rsidRPr="00EC76D5">
        <w:t>ime</w:t>
      </w:r>
      <w:r w:rsidR="00966D02"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proofErr w:type="spellStart"/>
      <w:r>
        <w:t>t</w:t>
      </w:r>
      <w:r w:rsidR="003211B0" w:rsidRPr="00EC76D5">
        <w:t>ime.c</w:t>
      </w:r>
      <w:proofErr w:type="spellEnd"/>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517" w:name="_Toc49764301"/>
      <w:bookmarkStart w:id="518" w:name="_Ref417644950"/>
      <w:bookmarkStart w:id="519" w:name="_Toc49764471"/>
      <w:r w:rsidRPr="00EC76D5">
        <w:lastRenderedPageBreak/>
        <w:t>The Preprocessor</w:t>
      </w:r>
      <w:bookmarkEnd w:id="517"/>
    </w:p>
    <w:p w14:paraId="17A25FF3" w14:textId="77777777" w:rsidR="005B1C6D" w:rsidRPr="00EC76D5" w:rsidRDefault="005B1C6D" w:rsidP="005B1C6D">
      <w:r w:rsidRPr="00EC76D5">
        <w:t xml:space="preserve">Basically, the preprocessor is made up of two parts, where the first part is a scanner and a </w:t>
      </w:r>
      <w:proofErr w:type="gramStart"/>
      <w:r w:rsidRPr="00EC76D5">
        <w:t>parser</w:t>
      </w:r>
      <w:proofErr w:type="gramEnd"/>
      <w:r w:rsidRPr="00EC76D5">
        <w:t xml:space="preserve">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520" w:name="_Ref418256130"/>
      <w:bookmarkStart w:id="521" w:name="_Toc49764302"/>
      <w:r w:rsidRPr="00EC76D5">
        <w:t>The Expression Parser</w:t>
      </w:r>
      <w:bookmarkEnd w:id="520"/>
      <w:bookmarkEnd w:id="521"/>
    </w:p>
    <w:p w14:paraId="176A4CB8" w14:textId="77777777" w:rsidR="005B1C6D" w:rsidRPr="00EC76D5" w:rsidRDefault="005B1C6D" w:rsidP="005B1C6D">
      <w:pPr>
        <w:pStyle w:val="Rubrik3"/>
      </w:pPr>
      <w:bookmarkStart w:id="522" w:name="_Toc49764303"/>
      <w:r w:rsidRPr="00EC76D5">
        <w:t>The Grammar</w:t>
      </w:r>
      <w:bookmarkEnd w:id="522"/>
    </w:p>
    <w:p w14:paraId="640DDAFA" w14:textId="70E81567"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To do so, we need a parser and a scanner, and we use </w:t>
      </w:r>
      <w:proofErr w:type="spellStart"/>
      <w:r>
        <w:t>GPLEX</w:t>
      </w:r>
      <w:proofErr w:type="spellEnd"/>
      <w:r w:rsidRPr="00EC76D5">
        <w:t xml:space="preserve"> and </w:t>
      </w:r>
      <w:proofErr w:type="spellStart"/>
      <w:r>
        <w:t>GPPG</w:t>
      </w:r>
      <w:proofErr w:type="spellEnd"/>
      <w:r w:rsidRPr="00EC76D5">
        <w:t xml:space="preserve"> from Chapter </w:t>
      </w:r>
      <w:r w:rsidRPr="00EC76D5">
        <w:fldChar w:fldCharType="begin"/>
      </w:r>
      <w:r w:rsidRPr="00EC76D5">
        <w:instrText xml:space="preserve"> REF _Ref418184656 \r \h </w:instrText>
      </w:r>
      <w:r w:rsidRPr="00EC76D5">
        <w:fldChar w:fldCharType="separate"/>
      </w:r>
      <w:r w:rsidR="00D46DBD">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523" w:name="_Toc49764304"/>
      <w:r>
        <w:t>The Parser</w:t>
      </w:r>
      <w:bookmarkEnd w:id="523"/>
    </w:p>
    <w:p w14:paraId="1306B22E" w14:textId="2D5EB225"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D46DBD">
        <w:rPr>
          <w:b/>
          <w:bCs/>
          <w:lang w:val="sv-SE"/>
        </w:rPr>
        <w:t>Fel! Hittar inte referenskälla.</w:t>
      </w:r>
      <w:r w:rsidRPr="00EC76D5">
        <w:fldChar w:fldCharType="end"/>
      </w:r>
      <w:r w:rsidRPr="00EC76D5">
        <w:t xml:space="preserve">, the parser defined in </w:t>
      </w:r>
      <w:proofErr w:type="spellStart"/>
      <w:r>
        <w:t>GPPG</w:t>
      </w:r>
      <w:proofErr w:type="spellEnd"/>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proofErr w:type="spellStart"/>
      <w:r>
        <w:t>ExpressionParser.gppg</w:t>
      </w:r>
      <w:proofErr w:type="spellEnd"/>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 xml:space="preserve">An expression </w:t>
      </w:r>
      <w:proofErr w:type="gramStart"/>
      <w:r w:rsidRPr="00EC76D5">
        <w:t>is considered to be</w:t>
      </w:r>
      <w:proofErr w:type="gramEnd"/>
      <w:r w:rsidRPr="00EC76D5">
        <w:t xml:space="preserv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524"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525" w:name="_Toc49764305"/>
      <w:r w:rsidRPr="00EC76D5">
        <w:lastRenderedPageBreak/>
        <w:t>The Scanner</w:t>
      </w:r>
      <w:bookmarkEnd w:id="524"/>
      <w:bookmarkEnd w:id="525"/>
    </w:p>
    <w:p w14:paraId="3C52097C" w14:textId="020C7465"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D46DBD">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proofErr w:type="spellStart"/>
      <w:r>
        <w:t>ExpressionScanner.gplex</w:t>
      </w:r>
      <w:proofErr w:type="spellEnd"/>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526" w:name="_Toc49764306"/>
      <w:r>
        <w:t xml:space="preserve">The </w:t>
      </w:r>
      <w:proofErr w:type="spellStart"/>
      <w:r>
        <w:t>PreParser</w:t>
      </w:r>
      <w:bookmarkEnd w:id="526"/>
      <w:proofErr w:type="spellEnd"/>
    </w:p>
    <w:p w14:paraId="06E1CD8A" w14:textId="77777777" w:rsidR="005B1C6D" w:rsidRDefault="005B1C6D" w:rsidP="005B1C6D">
      <w:pPr>
        <w:pStyle w:val="Rubrik3"/>
      </w:pPr>
      <w:bookmarkStart w:id="527" w:name="_Toc49764307"/>
      <w:r>
        <w:t>The Parser</w:t>
      </w:r>
      <w:bookmarkEnd w:id="527"/>
    </w:p>
    <w:p w14:paraId="1F96E4F3" w14:textId="77777777" w:rsidR="005B1C6D" w:rsidRDefault="005B1C6D" w:rsidP="005B1C6D">
      <w:pPr>
        <w:pStyle w:val="CodeHeader"/>
      </w:pPr>
      <w:proofErr w:type="spellStart"/>
      <w:r>
        <w:t>PreParser.gppg</w:t>
      </w:r>
      <w:proofErr w:type="spellEnd"/>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528" w:name="_Toc49764308"/>
      <w:r>
        <w:t>The Scanner</w:t>
      </w:r>
      <w:bookmarkEnd w:id="528"/>
    </w:p>
    <w:p w14:paraId="53305911" w14:textId="77777777" w:rsidR="005B1C6D" w:rsidRDefault="005B1C6D" w:rsidP="005B1C6D">
      <w:pPr>
        <w:pStyle w:val="CodeHeader"/>
      </w:pPr>
      <w:proofErr w:type="spellStart"/>
      <w:r>
        <w:t>PreScanner.gplex</w:t>
      </w:r>
      <w:proofErr w:type="spellEnd"/>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529" w:name="_Toc49764309"/>
      <w:r w:rsidRPr="00EC76D5">
        <w:t>The Preprocessor</w:t>
      </w:r>
      <w:bookmarkEnd w:id="529"/>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xml:space="preserve">. The system </w:t>
      </w:r>
      <w:proofErr w:type="gramStart"/>
      <w:r w:rsidRPr="00EC76D5">
        <w:t>include</w:t>
      </w:r>
      <w:proofErr w:type="gramEnd"/>
      <w:r w:rsidRPr="00EC76D5">
        <w:t xml:space="preserv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xml:space="preserve">. The source code is </w:t>
      </w:r>
      <w:proofErr w:type="gramStart"/>
      <w:r w:rsidRPr="00EC76D5">
        <w:t>traversed</w:t>
      </w:r>
      <w:proofErr w:type="gramEnd"/>
      <w:r w:rsidRPr="00EC76D5">
        <w:t xml:space="preserve"> and each macro is expanded. Since the contents of each character and string constant has been translated into slash </w:t>
      </w:r>
      <w:proofErr w:type="gramStart"/>
      <w:r w:rsidRPr="00EC76D5">
        <w:t>codes</w:t>
      </w:r>
      <w:proofErr w:type="gramEnd"/>
      <w:r w:rsidRPr="00EC76D5">
        <w:t xml:space="preserve">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w:t>
      </w:r>
      <w:proofErr w:type="spellStart"/>
      <w:r w:rsidRPr="00EC76D5">
        <w:t>ef</w:t>
      </w:r>
      <w:proofErr w:type="spellEnd"/>
      <w:r w:rsidRPr="00EC76D5">
        <w:t>" is concatenated into "</w:t>
      </w:r>
      <w:proofErr w:type="spellStart"/>
      <w:r w:rsidRPr="00EC76D5">
        <w:t>abcded</w:t>
      </w:r>
      <w:proofErr w:type="spellEnd"/>
      <w:r w:rsidRPr="00EC76D5">
        <w:t>".</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proofErr w:type="spellStart"/>
      <w:r w:rsidRPr="00EC76D5">
        <w:t>Preprocessor.</w:t>
      </w:r>
      <w:r>
        <w:t>cs</w:t>
      </w:r>
      <w:proofErr w:type="spellEnd"/>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530" w:name="_Toc49764310"/>
      <w:r w:rsidRPr="00EC76D5">
        <w:t>Tri Graphs</w:t>
      </w:r>
      <w:bookmarkEnd w:id="530"/>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531" w:name="_Toc49764311"/>
      <w:r w:rsidRPr="00EC76D5">
        <w:lastRenderedPageBreak/>
        <w:t>Comments, Strings, and Characters</w:t>
      </w:r>
      <w:bookmarkEnd w:id="531"/>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proofErr w:type="spellStart"/>
      <w:r w:rsidRPr="00EC76D5">
        <w:rPr>
          <w:rStyle w:val="CodeInText"/>
        </w:rPr>
        <w:t>traverseLineComment</w:t>
      </w:r>
      <w:proofErr w:type="spellEnd"/>
      <w:r w:rsidRPr="00EC76D5">
        <w:t xml:space="preserve"> method is quite easy, we just continue until we find the end of the line (‘\n’) or the end of the buffer (‘\0’</w:t>
      </w:r>
      <w:proofErr w:type="gramStart"/>
      <w:r w:rsidRPr="00EC76D5">
        <w:t>), and</w:t>
      </w:r>
      <w:proofErr w:type="gramEnd"/>
      <w:r w:rsidRPr="00EC76D5">
        <w:t xml:space="preserve"> replace every preceding character with a blank.</w:t>
      </w:r>
    </w:p>
    <w:p w14:paraId="021BC065" w14:textId="77777777" w:rsidR="005B1C6D" w:rsidRPr="00EC76D5" w:rsidRDefault="005B1C6D" w:rsidP="005B1C6D">
      <w:r w:rsidRPr="00EC76D5">
        <w:t xml:space="preserve">The </w:t>
      </w:r>
      <w:proofErr w:type="spellStart"/>
      <w:r w:rsidRPr="00EC76D5">
        <w:rPr>
          <w:rStyle w:val="CodeInText"/>
        </w:rPr>
        <w:t>traverseBlockComment</w:t>
      </w:r>
      <w:proofErr w:type="spellEnd"/>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EC76D5">
        <w:t>in order for</w:t>
      </w:r>
      <w:proofErr w:type="gramEnd"/>
      <w:r w:rsidRPr="00EC76D5">
        <w:t xml:space="preserve"> the line count to work properly.</w:t>
      </w:r>
    </w:p>
    <w:p w14:paraId="7DB090C5" w14:textId="77777777" w:rsidR="005B1C6D" w:rsidRPr="00EC76D5" w:rsidRDefault="005B1C6D" w:rsidP="005B1C6D">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The end of the buffer or newline result in error messages. Moreover, when we find a backslash (‘\\’) we call </w:t>
      </w:r>
      <w:proofErr w:type="spellStart"/>
      <w:r w:rsidRPr="00EC76D5">
        <w:rPr>
          <w:rStyle w:val="CodeInText"/>
        </w:rPr>
        <w:t>doSlash</w:t>
      </w:r>
      <w:proofErr w:type="spellEnd"/>
      <w:r w:rsidRPr="00EC76D5">
        <w:t xml:space="preserve">, that transforms the slash code into a regular character. Finally, when the string has been traversed each regular character is modified into a backslash followed by three octal digits, </w:t>
      </w:r>
      <w:proofErr w:type="gramStart"/>
      <w:r w:rsidRPr="00EC76D5">
        <w:t>in order to</w:t>
      </w:r>
      <w:proofErr w:type="gramEnd"/>
      <w:r w:rsidRPr="00EC76D5">
        <w:t xml:space="preserve"> ease the macro replacement process in a later phase.</w:t>
      </w:r>
    </w:p>
    <w:p w14:paraId="79AECA9B" w14:textId="77777777" w:rsidR="005B1C6D" w:rsidRDefault="005B1C6D" w:rsidP="005B1C6D">
      <w:r w:rsidRPr="00EC76D5">
        <w:t xml:space="preserve">The </w:t>
      </w:r>
      <w:proofErr w:type="spellStart"/>
      <w:r w:rsidRPr="00EC76D5">
        <w:rPr>
          <w:rStyle w:val="CodeInText"/>
        </w:rPr>
        <w:t>traverseCharacter</w:t>
      </w:r>
      <w:proofErr w:type="spellEnd"/>
      <w:r w:rsidRPr="00EC76D5">
        <w:t xml:space="preserve"> method is </w:t>
      </w:r>
      <w:proofErr w:type="gramStart"/>
      <w:r w:rsidRPr="00EC76D5">
        <w:t>similar to</w:t>
      </w:r>
      <w:proofErr w:type="gramEnd"/>
      <w:r w:rsidRPr="00EC76D5">
        <w:t xml:space="preserve"> </w:t>
      </w:r>
      <w:proofErr w:type="spellStart"/>
      <w:r w:rsidRPr="00EC76D5">
        <w:rPr>
          <w:rStyle w:val="CodeInText"/>
        </w:rPr>
        <w:t>traverseString</w:t>
      </w:r>
      <w:proofErr w:type="spellEnd"/>
      <w:r w:rsidRPr="00EC76D5">
        <w:t xml:space="preserve"> above, it generates error messages for end-of-line or newline, calls </w:t>
      </w:r>
      <w:proofErr w:type="spellStart"/>
      <w:r w:rsidRPr="00EC76D5">
        <w:rPr>
          <w:rStyle w:val="CodeInText"/>
        </w:rPr>
        <w:t>doSlash</w:t>
      </w:r>
      <w:proofErr w:type="spellEnd"/>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532" w:name="_Ref418258402"/>
      <w:bookmarkStart w:id="533" w:name="_Toc49764312"/>
      <w:r w:rsidRPr="00EC76D5">
        <w:t>Slash Codes</w:t>
      </w:r>
      <w:bookmarkEnd w:id="532"/>
      <w:bookmarkEnd w:id="533"/>
    </w:p>
    <w:p w14:paraId="3BC934C2" w14:textId="77777777" w:rsidR="005B1C6D" w:rsidRPr="00EC76D5" w:rsidRDefault="005B1C6D" w:rsidP="005B1C6D">
      <w:r w:rsidRPr="00EC76D5">
        <w:t xml:space="preserve">The </w:t>
      </w:r>
      <w:proofErr w:type="spellStart"/>
      <w:r w:rsidRPr="00EC76D5">
        <w:rPr>
          <w:rStyle w:val="CodeInText0"/>
        </w:rPr>
        <w:t>slashToChar</w:t>
      </w:r>
      <w:proofErr w:type="spellEnd"/>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w:t>
      </w:r>
      <w:proofErr w:type="gramStart"/>
      <w:r w:rsidRPr="00EC76D5">
        <w:t>octal  the</w:t>
      </w:r>
      <w:proofErr w:type="gramEnd"/>
      <w:r w:rsidRPr="00EC76D5">
        <w:t xml:space="preserv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 xml:space="preserve">If the three, two, or one characters following the slash are octal digits, the value of the digits is </w:t>
      </w:r>
      <w:proofErr w:type="gramStart"/>
      <w:r w:rsidRPr="00EC76D5">
        <w:t>calculated</w:t>
      </w:r>
      <w:proofErr w:type="gramEnd"/>
      <w:r w:rsidRPr="00EC76D5">
        <w:t xml:space="preserve">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proofErr w:type="spellStart"/>
      <w:r w:rsidRPr="00EC76D5">
        <w:rPr>
          <w:rStyle w:val="CodeInText0"/>
        </w:rPr>
        <w:t>charToOctal</w:t>
      </w:r>
      <w:proofErr w:type="spellEnd"/>
      <w:r w:rsidRPr="00EC76D5">
        <w:t xml:space="preserve"> is called to translate them to octal slash codes.</w:t>
      </w:r>
    </w:p>
    <w:p w14:paraId="5FE69E66" w14:textId="77777777" w:rsidR="005B1C6D" w:rsidRPr="00EC76D5" w:rsidRDefault="005B1C6D" w:rsidP="005B1C6D">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2D578CCB" w14:textId="77777777" w:rsidR="005B1C6D" w:rsidRPr="00EC76D5" w:rsidRDefault="005B1C6D" w:rsidP="005B1C6D">
      <w:pPr>
        <w:pStyle w:val="Rubrik3"/>
      </w:pPr>
      <w:bookmarkStart w:id="534" w:name="_Toc49764313"/>
      <w:r w:rsidRPr="00EC76D5">
        <w:t>The Line List</w:t>
      </w:r>
      <w:bookmarkEnd w:id="534"/>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lastRenderedPageBreak/>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proofErr w:type="spellStart"/>
      <w:r w:rsidRPr="00EC76D5">
        <w:rPr>
          <w:rStyle w:val="CodeInText"/>
        </w:rPr>
        <w:t>lineBuffer</w:t>
      </w:r>
      <w:proofErr w:type="spellEnd"/>
      <w:r w:rsidRPr="00EC76D5">
        <w:t xml:space="preserve">. Since an empty line was added at the end of the line list in </w:t>
      </w:r>
      <w:proofErr w:type="spellStart"/>
      <w:r w:rsidRPr="00EC76D5">
        <w:rPr>
          <w:rStyle w:val="CodeInText"/>
        </w:rPr>
        <w:t>generateLineList</w:t>
      </w:r>
      <w:proofErr w:type="spellEnd"/>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EC76D5">
        <w:rPr>
          <w:rStyle w:val="CodeInText"/>
        </w:rPr>
        <w:t>searchForMacros</w:t>
      </w:r>
      <w:proofErr w:type="spellEnd"/>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lastRenderedPageBreak/>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proofErr w:type="spellStart"/>
      <w:r w:rsidRPr="00EC76D5">
        <w:rPr>
          <w:rStyle w:val="CodeInText0"/>
        </w:rPr>
        <w:t>trimLeft</w:t>
      </w:r>
      <w:proofErr w:type="spellEnd"/>
      <w:r w:rsidRPr="00EC76D5">
        <w:t xml:space="preserve"> and </w:t>
      </w:r>
      <w:proofErr w:type="spellStart"/>
      <w:r w:rsidRPr="00EC76D5">
        <w:rPr>
          <w:rStyle w:val="CodeInText0"/>
        </w:rPr>
        <w:t>trimRight</w:t>
      </w:r>
      <w:proofErr w:type="spellEnd"/>
      <w:r w:rsidRPr="00EC76D5">
        <w:t xml:space="preserve"> methods simple removes all </w:t>
      </w:r>
      <w:proofErr w:type="gramStart"/>
      <w:r w:rsidRPr="00EC76D5">
        <w:t>white-spaces</w:t>
      </w:r>
      <w:proofErr w:type="gramEnd"/>
      <w:r w:rsidRPr="00EC76D5">
        <w:t xml:space="preserve"> to the left or right of the string.</w:t>
      </w:r>
    </w:p>
    <w:p w14:paraId="00FDA97F" w14:textId="77777777" w:rsidR="005B1C6D" w:rsidRPr="00CB32E7" w:rsidRDefault="005B1C6D" w:rsidP="005B1C6D">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E5C1527" w14:textId="77777777" w:rsidR="005B1C6D" w:rsidRPr="00EC76D5" w:rsidRDefault="005B1C6D" w:rsidP="005B1C6D">
      <w:pPr>
        <w:pStyle w:val="Rubrik3"/>
      </w:pPr>
      <w:bookmarkStart w:id="535" w:name="_Toc49764314"/>
      <w:r w:rsidRPr="00EC76D5">
        <w:t>Lines</w:t>
      </w:r>
      <w:bookmarkEnd w:id="535"/>
    </w:p>
    <w:p w14:paraId="4DA42C7F" w14:textId="77777777" w:rsidR="005B1C6D" w:rsidRPr="00EC76D5" w:rsidRDefault="005B1C6D" w:rsidP="005B1C6D">
      <w:r w:rsidRPr="00EC76D5">
        <w:t xml:space="preserve">The </w:t>
      </w:r>
      <w:proofErr w:type="spellStart"/>
      <w:r w:rsidRPr="00EC76D5">
        <w:rPr>
          <w:rStyle w:val="CodeInText0"/>
        </w:rPr>
        <w:t>doLine</w:t>
      </w:r>
      <w:proofErr w:type="spellEnd"/>
      <w:r w:rsidRPr="00EC76D5">
        <w:t xml:space="preserve"> method handles the </w:t>
      </w:r>
      <w:r w:rsidRPr="00EC76D5">
        <w:rPr>
          <w:rStyle w:val="CodeInText0"/>
        </w:rPr>
        <w:t>#line</w:t>
      </w:r>
      <w:r w:rsidRPr="00EC76D5">
        <w:t xml:space="preserve"> directive by setting the </w:t>
      </w:r>
      <w:proofErr w:type="spellStart"/>
      <w:r w:rsidRPr="00EC76D5">
        <w:rPr>
          <w:rStyle w:val="CodeInText0"/>
        </w:rPr>
        <w:t>Main</w:t>
      </w:r>
      <w:r w:rsidRPr="00EC76D5">
        <w:t>.</w:t>
      </w:r>
      <w:r w:rsidRPr="00EC76D5">
        <w:rPr>
          <w:rStyle w:val="CodeInText0"/>
        </w:rPr>
        <w:t>Path</w:t>
      </w:r>
      <w:proofErr w:type="spellEnd"/>
      <w:r w:rsidRPr="00EC76D5">
        <w:t xml:space="preserve"> and </w:t>
      </w:r>
      <w:proofErr w:type="spellStart"/>
      <w:r w:rsidRPr="00EC76D5">
        <w:rPr>
          <w:rStyle w:val="CodeInText0"/>
        </w:rPr>
        <w:t>Main</w:t>
      </w:r>
      <w:r w:rsidRPr="00EC76D5">
        <w:t>.</w:t>
      </w:r>
      <w:r w:rsidRPr="00EC76D5">
        <w:rPr>
          <w:rStyle w:val="CodeInText0"/>
        </w:rPr>
        <w:t>Line</w:t>
      </w:r>
      <w:proofErr w:type="spellEnd"/>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lastRenderedPageBreak/>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536" w:name="_Toc49764315"/>
      <w:r w:rsidRPr="00EC76D5">
        <w:t>Includes</w:t>
      </w:r>
      <w:bookmarkEnd w:id="536"/>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proofErr w:type="spellStart"/>
      <w:r w:rsidRPr="00EC76D5">
        <w:rPr>
          <w:rStyle w:val="CodeInText"/>
        </w:rPr>
        <w:t>Main.IncludePath</w:t>
      </w:r>
      <w:proofErr w:type="spellEnd"/>
      <w:r w:rsidRPr="00EC76D5">
        <w:t>, and the internal files are included locally.</w:t>
      </w:r>
    </w:p>
    <w:p w14:paraId="534D4E94" w14:textId="77777777" w:rsidR="005B1C6D" w:rsidRPr="00EC76D5" w:rsidRDefault="005B1C6D" w:rsidP="005B1C6D">
      <w:r w:rsidRPr="00EC76D5">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it or any of its included files has been changed after the object file. The </w:t>
      </w:r>
      <w:proofErr w:type="spellStart"/>
      <w:r w:rsidRPr="00EC76D5">
        <w:rPr>
          <w:rStyle w:val="CodeInText"/>
        </w:rPr>
        <w:t>Main.IncludeStack</w:t>
      </w:r>
      <w:proofErr w:type="spellEnd"/>
      <w:r w:rsidRPr="00EC76D5">
        <w:t xml:space="preserve"> is used to make sure that there is no circular inclusion.</w:t>
      </w:r>
    </w:p>
    <w:p w14:paraId="57CC66D2" w14:textId="77777777" w:rsidR="005B1C6D" w:rsidRPr="00EC76D5" w:rsidRDefault="005B1C6D" w:rsidP="005B1C6D">
      <w:r w:rsidRPr="00EC76D5">
        <w:t xml:space="preserve">The </w:t>
      </w:r>
      <w:proofErr w:type="spellStart"/>
      <w:r w:rsidRPr="00EC76D5">
        <w:rPr>
          <w:rStyle w:val="CodeInText"/>
        </w:rPr>
        <w:t>Main.Path</w:t>
      </w:r>
      <w:proofErr w:type="spellEnd"/>
      <w:r w:rsidRPr="00EC76D5">
        <w:t xml:space="preserve"> and </w:t>
      </w:r>
      <w:proofErr w:type="spellStart"/>
      <w:r w:rsidRPr="00EC76D5">
        <w:rPr>
          <w:rStyle w:val="CodeInText"/>
        </w:rPr>
        <w:t>Main.Line</w:t>
      </w:r>
      <w:proofErr w:type="spellEnd"/>
      <w:r w:rsidRPr="00EC76D5">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EC76D5">
        <w:t>Test.c,100</w:t>
      </w:r>
      <w:proofErr w:type="spellEnd"/>
      <w:r w:rsidRPr="00EC76D5">
        <w:t xml:space="preserve">$”).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537" w:name="_Toc49764316"/>
      <w:r w:rsidRPr="00EC76D5">
        <w:t>Macros</w:t>
      </w:r>
      <w:bookmarkEnd w:id="537"/>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proofErr w:type="spellStart"/>
      <w:r w:rsidRPr="00EC76D5">
        <w:t>Macro.</w:t>
      </w:r>
      <w:r>
        <w:t>cs</w:t>
      </w:r>
      <w:proofErr w:type="spellEnd"/>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lastRenderedPageBreak/>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proofErr w:type="spellStart"/>
      <w:r>
        <w:t>Token.cs</w:t>
      </w:r>
      <w:proofErr w:type="spellEnd"/>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lastRenderedPageBreak/>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w:t>
      </w:r>
      <w:proofErr w:type="gramStart"/>
      <w:r w:rsidRPr="00EC76D5">
        <w:t>parenthesis,</w:t>
      </w:r>
      <w:proofErr w:type="gramEnd"/>
      <w:r w:rsidRPr="00EC76D5">
        <w:t xml:space="preserve"> in which case we have a list of parameters and we call </w:t>
      </w:r>
      <w:proofErr w:type="spellStart"/>
      <w:r w:rsidRPr="00EC76D5">
        <w:rPr>
          <w:rStyle w:val="CodeInText"/>
        </w:rPr>
        <w:t>doParameterDefine</w:t>
      </w:r>
      <w:proofErr w:type="spellEnd"/>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proofErr w:type="spellStart"/>
      <w:r w:rsidRPr="00EC76D5">
        <w:t>Preprocessor.</w:t>
      </w:r>
      <w:r>
        <w:t>cs</w:t>
      </w:r>
      <w:proofErr w:type="spellEnd"/>
    </w:p>
    <w:p w14:paraId="6D281E7F" w14:textId="77777777" w:rsidR="005B1C6D" w:rsidRPr="00EC76D5" w:rsidRDefault="005B1C6D" w:rsidP="005B1C6D">
      <w:r w:rsidRPr="00EC76D5">
        <w:t xml:space="preserve">The </w:t>
      </w:r>
      <w:proofErr w:type="spellStart"/>
      <w:r w:rsidRPr="00EC76D5">
        <w:rPr>
          <w:rStyle w:val="CodeInText"/>
        </w:rPr>
        <w:t>doParameterDefine</w:t>
      </w:r>
      <w:proofErr w:type="spellEnd"/>
      <w:r w:rsidRPr="00EC76D5">
        <w:t xml:space="preserve"> method </w:t>
      </w:r>
      <w:proofErr w:type="gramStart"/>
      <w:r w:rsidRPr="00EC76D5">
        <w:t>look into</w:t>
      </w:r>
      <w:proofErr w:type="gramEnd"/>
      <w:r w:rsidRPr="00EC76D5">
        <w:t xml:space="preserve"> macros with parameters in two steps. </w:t>
      </w:r>
      <w:proofErr w:type="gramStart"/>
      <w:r w:rsidRPr="00EC76D5">
        <w:t>First</w:t>
      </w:r>
      <w:proofErr w:type="gramEnd"/>
      <w:r w:rsidRPr="00EC76D5">
        <w:t xml:space="preserve"> we extract the parameters by calling </w:t>
      </w:r>
      <w:proofErr w:type="spellStart"/>
      <w:r w:rsidRPr="00EC76D5">
        <w:rPr>
          <w:rStyle w:val="CodeInText"/>
        </w:rPr>
        <w:t>scanParameters</w:t>
      </w:r>
      <w:proofErr w:type="spellEnd"/>
      <w:r w:rsidRPr="00EC76D5">
        <w:t xml:space="preserve">. Then we go through the parameter list and check that the parameters are identifiers and that no parameters </w:t>
      </w:r>
      <w:proofErr w:type="gramStart"/>
      <w:r w:rsidRPr="00EC76D5">
        <w:t>is</w:t>
      </w:r>
      <w:proofErr w:type="gramEnd"/>
      <w:r w:rsidRPr="00EC76D5">
        <w:t xml:space="preserve"> repeated.</w:t>
      </w:r>
    </w:p>
    <w:p w14:paraId="3726CDD2" w14:textId="77777777" w:rsidR="005B1C6D" w:rsidRPr="00EC76D5" w:rsidRDefault="005B1C6D" w:rsidP="005B1C6D">
      <w:r w:rsidRPr="00EC76D5">
        <w:t>Then we extract the identifiers from the body and replace each occurrence of a parameters with the text “$</w:t>
      </w:r>
      <w:proofErr w:type="spellStart"/>
      <w:r w:rsidRPr="00EC76D5">
        <w:rPr>
          <w:rStyle w:val="CodeInText"/>
        </w:rPr>
        <w:t>parameter_index</w:t>
      </w:r>
      <w:proofErr w:type="spellEnd"/>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 xml:space="preserve">It is allowed to redefine a macro if it is </w:t>
      </w:r>
      <w:proofErr w:type="gramStart"/>
      <w:r w:rsidRPr="00EC76D5">
        <w:t>has</w:t>
      </w:r>
      <w:proofErr w:type="gramEnd"/>
      <w:r w:rsidRPr="00EC76D5">
        <w:t xml:space="preserve">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lastRenderedPageBreak/>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proofErr w:type="spellStart"/>
      <w:r w:rsidRPr="00EC76D5">
        <w:rPr>
          <w:rStyle w:val="CodeInText"/>
        </w:rPr>
        <w:t>doUndef</w:t>
      </w:r>
      <w:proofErr w:type="spellEnd"/>
      <w:r w:rsidRPr="00EC76D5">
        <w:t xml:space="preserve"> method removes a macro from the </w:t>
      </w:r>
      <w:proofErr w:type="spellStart"/>
      <w:r w:rsidRPr="00EC76D5">
        <w:rPr>
          <w:rStyle w:val="CodeInText"/>
        </w:rPr>
        <w:t>MacroMap</w:t>
      </w:r>
      <w:proofErr w:type="spellEnd"/>
      <w:r w:rsidRPr="00EC76D5">
        <w:t xml:space="preserve"> map. If the macro does not </w:t>
      </w:r>
      <w:proofErr w:type="gramStart"/>
      <w:r w:rsidRPr="00EC76D5">
        <w:t>exists</w:t>
      </w:r>
      <w:proofErr w:type="gramEnd"/>
      <w:r w:rsidRPr="00EC76D5">
        <w:t xml:space="preserve">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lastRenderedPageBreak/>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38" w:name="_Toc49764317"/>
      <w:r w:rsidRPr="00EC76D5">
        <w:t>Conditional Programming</w:t>
      </w:r>
      <w:bookmarkEnd w:id="538"/>
    </w:p>
    <w:p w14:paraId="526D3151" w14:textId="6D1D4F4A" w:rsidR="005B1C6D" w:rsidRPr="00EC76D5" w:rsidRDefault="005B1C6D" w:rsidP="005B1C6D">
      <w:r w:rsidRPr="00EC76D5">
        <w:t xml:space="preserve">With conditional programming, it is possible to exclude part of the source code. The </w:t>
      </w:r>
      <w:proofErr w:type="spellStart"/>
      <w:r w:rsidRPr="00EC76D5">
        <w:rPr>
          <w:rStyle w:val="CodeInText"/>
        </w:rPr>
        <w:t>doIf</w:t>
      </w:r>
      <w:proofErr w:type="spellEnd"/>
      <w:r w:rsidRPr="00EC76D5">
        <w:t xml:space="preserve"> method uses the parser of Section </w:t>
      </w:r>
      <w:r w:rsidRPr="00EC76D5">
        <w:fldChar w:fldCharType="begin"/>
      </w:r>
      <w:r w:rsidRPr="00EC76D5">
        <w:instrText xml:space="preserve"> REF _Ref418256130 \r \h </w:instrText>
      </w:r>
      <w:r w:rsidRPr="00EC76D5">
        <w:fldChar w:fldCharType="separate"/>
      </w:r>
      <w:r w:rsidR="00D46DBD">
        <w:t>17.1</w:t>
      </w:r>
      <w:r w:rsidRPr="00EC76D5">
        <w:fldChar w:fldCharType="end"/>
      </w:r>
      <w:r w:rsidRPr="00EC76D5">
        <w:t xml:space="preserve">. It calls </w:t>
      </w:r>
      <w:proofErr w:type="spellStart"/>
      <w:r w:rsidRPr="00EC76D5">
        <w:rPr>
          <w:rStyle w:val="CodeInText"/>
        </w:rPr>
        <w:t>parseExpression</w:t>
      </w:r>
      <w:proofErr w:type="spellEnd"/>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or not, respectively, and add the result to the </w:t>
      </w:r>
      <w:proofErr w:type="spellStart"/>
      <w:r w:rsidRPr="00EC76D5">
        <w:rPr>
          <w:rStyle w:val="CodeInText"/>
        </w:rPr>
        <w:t>Main.IfStack</w:t>
      </w:r>
      <w:proofErr w:type="spellEnd"/>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lastRenderedPageBreak/>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proofErr w:type="spellStart"/>
      <w:r w:rsidRPr="00EC76D5">
        <w:rPr>
          <w:rStyle w:val="CodeInText"/>
        </w:rPr>
        <w:t>doIfElseIf</w:t>
      </w:r>
      <w:proofErr w:type="spellEnd"/>
      <w:r w:rsidRPr="00EC76D5">
        <w:t xml:space="preserve"> method is a little bit more complicated. It checks whether there is a preceding </w:t>
      </w:r>
      <w:r w:rsidRPr="00EC76D5">
        <w:rPr>
          <w:rStyle w:val="CodeInText"/>
        </w:rPr>
        <w:t xml:space="preserve">#if </w:t>
      </w:r>
      <w:r w:rsidRPr="00EC76D5">
        <w:t>directive (</w:t>
      </w:r>
      <w:proofErr w:type="spellStart"/>
      <w:r w:rsidRPr="00EC76D5">
        <w:rPr>
          <w:rStyle w:val="CodeInText"/>
        </w:rPr>
        <w:t>Main.IfStack</w:t>
      </w:r>
      <w:proofErr w:type="spellEnd"/>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proofErr w:type="spellStart"/>
      <w:r w:rsidRPr="00EC76D5">
        <w:rPr>
          <w:rStyle w:val="CodeInText"/>
        </w:rPr>
        <w:t>IfStatus</w:t>
      </w:r>
      <w:proofErr w:type="spellEnd"/>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proofErr w:type="spellStart"/>
      <w:r w:rsidRPr="00EC76D5">
        <w:rPr>
          <w:rStyle w:val="CodeInText"/>
        </w:rPr>
        <w:t>lastTrue</w:t>
      </w:r>
      <w:proofErr w:type="spellEnd"/>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proofErr w:type="spellStart"/>
      <w:r w:rsidRPr="00EC76D5">
        <w:rPr>
          <w:rStyle w:val="CodeInText"/>
        </w:rPr>
        <w:t>doElse</w:t>
      </w:r>
      <w:proofErr w:type="spellEnd"/>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lastRenderedPageBreak/>
        <w:t xml:space="preserve">Finally, the </w:t>
      </w:r>
      <w:proofErr w:type="spellStart"/>
      <w:r w:rsidRPr="00EC76D5">
        <w:rPr>
          <w:rStyle w:val="CodeInText"/>
        </w:rPr>
        <w:t>doEndIf</w:t>
      </w:r>
      <w:proofErr w:type="spellEnd"/>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39" w:name="_Toc49764318"/>
      <w:r w:rsidRPr="00EC76D5">
        <w:t>Macro Expansion</w:t>
      </w:r>
      <w:bookmarkEnd w:id="539"/>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41D9360E"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EC76D5">
        <w:rPr>
          <w:rStyle w:val="CodeInText"/>
        </w:rPr>
        <w:t>slashToChar</w:t>
      </w:r>
      <w:proofErr w:type="spellEnd"/>
      <w:r w:rsidRPr="00EC76D5">
        <w:t xml:space="preserve"> in Section </w:t>
      </w:r>
      <w:r w:rsidRPr="00EC76D5">
        <w:fldChar w:fldCharType="begin"/>
      </w:r>
      <w:r w:rsidRPr="00EC76D5">
        <w:instrText xml:space="preserve"> REF _Ref418258402 \r \h </w:instrText>
      </w:r>
      <w:r w:rsidRPr="00EC76D5">
        <w:fldChar w:fldCharType="separate"/>
      </w:r>
      <w:r w:rsidR="00D46DBD">
        <w:t>17.3.2</w:t>
      </w:r>
      <w:r w:rsidRPr="00EC76D5">
        <w:fldChar w:fldCharType="end"/>
      </w:r>
      <w:r w:rsidRPr="00EC76D5">
        <w:t>.</w:t>
      </w:r>
    </w:p>
    <w:p w14:paraId="790D7C96" w14:textId="77777777" w:rsidR="005B1C6D" w:rsidRPr="00EC76D5" w:rsidRDefault="005B1C6D" w:rsidP="005B1C6D">
      <w:r w:rsidRPr="00EC76D5">
        <w:t xml:space="preserve">When we find and identifier that is a stored macro name (either in </w:t>
      </w:r>
      <w:proofErr w:type="spellStart"/>
      <w:r w:rsidRPr="00EC76D5">
        <w:t>m_</w:t>
      </w:r>
      <w:r w:rsidRPr="00EC76D5">
        <w:rPr>
          <w:rStyle w:val="CodeInText"/>
        </w:rPr>
        <w:t>specialMacroSet</w:t>
      </w:r>
      <w:proofErr w:type="spellEnd"/>
      <w:r w:rsidRPr="00EC76D5">
        <w:t xml:space="preserve"> or </w:t>
      </w:r>
      <w:proofErr w:type="spellStart"/>
      <w:r w:rsidRPr="00EC76D5">
        <w:rPr>
          <w:rStyle w:val="CodeInText"/>
        </w:rPr>
        <w:t>MacroMap</w:t>
      </w:r>
      <w:proofErr w:type="spellEnd"/>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EC76D5">
        <w:rPr>
          <w:rStyle w:val="CodeInText"/>
        </w:rPr>
        <w:t>nameStack</w:t>
      </w:r>
      <w:proofErr w:type="spellEnd"/>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lastRenderedPageBreak/>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lastRenderedPageBreak/>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EC76D5">
        <w:rPr>
          <w:rStyle w:val="CodeInText"/>
        </w:rPr>
        <w:t>paranCount</w:t>
      </w:r>
      <w:proofErr w:type="spellEnd"/>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Pr="00EC76D5">
        <w:rPr>
          <w:rStyle w:val="CodeInText"/>
        </w:rPr>
        <w:t>MacroMap</w:t>
      </w:r>
      <w:proofErr w:type="spellEnd"/>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proofErr w:type="spellStart"/>
      <w:r w:rsidRPr="00EC76D5">
        <w:rPr>
          <w:rStyle w:val="CodeInText"/>
        </w:rPr>
        <w:t>MacroMap</w:t>
      </w:r>
      <w:proofErr w:type="spellEnd"/>
      <w:r w:rsidRPr="00EC76D5">
        <w:t xml:space="preserve">, it may be one of the predefined special macros. The </w:t>
      </w:r>
      <w:r w:rsidRPr="00EC76D5">
        <w:rPr>
          <w:rStyle w:val="CodeInText"/>
        </w:rPr>
        <w:t>__</w:t>
      </w:r>
      <w:proofErr w:type="spellStart"/>
      <w:r w:rsidRPr="00EC76D5">
        <w:rPr>
          <w:rStyle w:val="CodeInText"/>
        </w:rPr>
        <w:t>STDC</w:t>
      </w:r>
      <w:proofErr w:type="spellEnd"/>
      <w:r w:rsidRPr="00EC76D5">
        <w:rPr>
          <w:rStyle w:val="CodeInText"/>
        </w:rPr>
        <w:t>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proofErr w:type="spellStart"/>
      <w:r w:rsidRPr="00EC76D5">
        <w:rPr>
          <w:rStyle w:val="CodeInText"/>
        </w:rPr>
        <w:t>Main.Path</w:t>
      </w:r>
      <w:proofErr w:type="spellEnd"/>
      <w:r w:rsidRPr="00EC76D5">
        <w:t xml:space="preserve">), the </w:t>
      </w:r>
      <w:r w:rsidRPr="00EC76D5">
        <w:rPr>
          <w:rStyle w:val="CodeInText"/>
        </w:rPr>
        <w:t>__LINE__</w:t>
      </w:r>
      <w:r w:rsidRPr="00EC76D5">
        <w:t xml:space="preserve"> macro is replaced by the current line number (</w:t>
      </w:r>
      <w:proofErr w:type="spellStart"/>
      <w:r w:rsidRPr="00EC76D5">
        <w:rPr>
          <w:rStyle w:val="CodeInText"/>
        </w:rPr>
        <w:t>Main.Line</w:t>
      </w:r>
      <w:proofErr w:type="spellEnd"/>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40" w:name="_Toc49764319"/>
      <w:r w:rsidRPr="00EC76D5">
        <w:t>String Merging</w:t>
      </w:r>
      <w:bookmarkEnd w:id="540"/>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lastRenderedPageBreak/>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518"/>
      <w:bookmarkEnd w:id="519"/>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41" w:name="_Toc49764472"/>
      <w:r w:rsidRPr="00EC76D5">
        <w:t>The Preprocessor Grammar</w:t>
      </w:r>
      <w:bookmarkEnd w:id="541"/>
    </w:p>
    <w:p w14:paraId="3780D441" w14:textId="1EB8491A"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D46DBD">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42" w:name="_Toc49764473"/>
      <w:r w:rsidRPr="00EC76D5">
        <w:t xml:space="preserve">The </w:t>
      </w:r>
      <w:r w:rsidR="001C7B67" w:rsidRPr="00EC76D5">
        <w:t>Language</w:t>
      </w:r>
      <w:r w:rsidRPr="00EC76D5">
        <w:t xml:space="preserve"> Grammar</w:t>
      </w:r>
      <w:bookmarkEnd w:id="542"/>
    </w:p>
    <w:p w14:paraId="7F2EC249" w14:textId="0C2F6375" w:rsidR="00965D79" w:rsidRPr="00EC76D5" w:rsidRDefault="00965D79" w:rsidP="00965D79">
      <w:r w:rsidRPr="00EC76D5">
        <w:t xml:space="preserve">The following grammar is implemented in </w:t>
      </w:r>
      <w:proofErr w:type="spellStart"/>
      <w:r w:rsidR="0004413D">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D46DBD">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543" w:name="_Ref418184656"/>
      <w:bookmarkStart w:id="544" w:name="_Toc49764294"/>
      <w:bookmarkStart w:id="545" w:name="_Toc49764474"/>
      <w:proofErr w:type="spellStart"/>
      <w:r>
        <w:lastRenderedPageBreak/>
        <w:t>GPPG</w:t>
      </w:r>
      <w:proofErr w:type="spellEnd"/>
      <w:r>
        <w:t xml:space="preserve"> and </w:t>
      </w:r>
      <w:proofErr w:type="spellStart"/>
      <w:r>
        <w:t>GPLEX</w:t>
      </w:r>
      <w:bookmarkEnd w:id="543"/>
      <w:bookmarkEnd w:id="544"/>
      <w:proofErr w:type="spellEnd"/>
    </w:p>
    <w:p w14:paraId="3256B955" w14:textId="77777777" w:rsidR="007660EE" w:rsidRPr="00B16463" w:rsidRDefault="007660EE" w:rsidP="007660EE">
      <w:r w:rsidRPr="00B16463">
        <w:t xml:space="preserve">In this chapter, we use the </w:t>
      </w:r>
      <w:r w:rsidRPr="00B16463">
        <w:rPr>
          <w:highlight w:val="white"/>
        </w:rPr>
        <w:t>Gardens Point LEX (</w:t>
      </w:r>
      <w:proofErr w:type="spellStart"/>
      <w:r w:rsidRPr="00B16463">
        <w:rPr>
          <w:highlight w:val="white"/>
        </w:rPr>
        <w:t>GPLEX</w:t>
      </w:r>
      <w:proofErr w:type="spellEnd"/>
      <w:r w:rsidRPr="00B16463">
        <w:rPr>
          <w:highlight w:val="white"/>
        </w:rPr>
        <w:t>)</w:t>
      </w:r>
      <w:r>
        <w:t xml:space="preserve"> </w:t>
      </w:r>
      <w:r w:rsidRPr="00B16463">
        <w:t xml:space="preserve">scanner generator and the </w:t>
      </w:r>
      <w:r w:rsidRPr="00B16463">
        <w:rPr>
          <w:highlight w:val="white"/>
        </w:rPr>
        <w:t>Gardens Point Parser Generator</w:t>
      </w:r>
      <w:r>
        <w:t xml:space="preserve"> (</w:t>
      </w:r>
      <w:proofErr w:type="spellStart"/>
      <w:r>
        <w:t>GPPG</w:t>
      </w:r>
      <w:proofErr w:type="spellEnd"/>
      <w:r>
        <w:t xml:space="preserve">)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46" w:name="_Toc49764295"/>
      <w:r w:rsidRPr="00EC76D5">
        <w:t>The Language</w:t>
      </w:r>
      <w:bookmarkEnd w:id="546"/>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proofErr w:type="spellStart"/>
      <w:r w:rsidRPr="00EC76D5">
        <w:rPr>
          <w:rStyle w:val="CodeInText"/>
        </w:rPr>
        <w:t>e</w:t>
      </w:r>
      <w:proofErr w:type="spellEnd"/>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proofErr w:type="spellStart"/>
      <w:r w:rsidRPr="00EC76D5">
        <w:rPr>
          <w:rStyle w:val="CodeInText"/>
        </w:rPr>
        <w:t>log10</w:t>
      </w:r>
      <w:proofErr w:type="spellEnd"/>
      <w:r w:rsidRPr="00EC76D5">
        <w:t xml:space="preserve">, </w:t>
      </w:r>
      <w:proofErr w:type="spellStart"/>
      <w:r w:rsidRPr="00EC76D5">
        <w:rPr>
          <w:rStyle w:val="CodeInText"/>
        </w:rPr>
        <w:t>exp10</w:t>
      </w:r>
      <w:proofErr w:type="spellEnd"/>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47" w:name="_Toc49764296"/>
      <w:r w:rsidRPr="00EC76D5">
        <w:t>The Grammar</w:t>
      </w:r>
      <w:bookmarkEnd w:id="547"/>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proofErr w:type="spellStart"/>
      <w:r w:rsidRPr="00EC76D5">
        <w:rPr>
          <w:rStyle w:val="CodeInText"/>
          <w:highlight w:val="white"/>
        </w:rPr>
        <w:t>statement_list</w:t>
      </w:r>
      <w:proofErr w:type="spellEnd"/>
      <w:r w:rsidRPr="00EC76D5">
        <w:t xml:space="preserve">). The grammar rules for our language follows below, the vertical bar at the left of the </w:t>
      </w:r>
      <w:r w:rsidRPr="00EC76D5">
        <w:lastRenderedPageBreak/>
        <w:t xml:space="preserve">rules can be read as “or”. The first rule </w:t>
      </w:r>
      <w:proofErr w:type="spellStart"/>
      <w:r w:rsidRPr="00EC76D5">
        <w:rPr>
          <w:rStyle w:val="CodeInText"/>
        </w:rPr>
        <w:t>statement_list</w:t>
      </w:r>
      <w:proofErr w:type="spellEnd"/>
      <w:r w:rsidRPr="00EC76D5">
        <w:t xml:space="preserve"> can be read as “a statement list is a </w:t>
      </w:r>
      <w:proofErr w:type="gramStart"/>
      <w:r w:rsidRPr="00EC76D5">
        <w:t>statement</w:t>
      </w:r>
      <w:proofErr w:type="gramEnd"/>
      <w:r w:rsidRPr="00EC76D5">
        <w:t xml:space="preserve">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548" w:name="_Toc49764297"/>
      <w:proofErr w:type="spellStart"/>
      <w:r>
        <w:t>GPPG</w:t>
      </w:r>
      <w:bookmarkEnd w:id="548"/>
      <w:proofErr w:type="spellEnd"/>
    </w:p>
    <w:p w14:paraId="3F9D3945" w14:textId="77777777" w:rsidR="007660EE" w:rsidRPr="00113810" w:rsidRDefault="007660EE" w:rsidP="007660EE">
      <w:proofErr w:type="spellStart"/>
      <w:r>
        <w:t>GPPG</w:t>
      </w:r>
      <w:proofErr w:type="spellEnd"/>
      <w:r w:rsidRPr="00EC76D5">
        <w:t xml:space="preserve"> is a tool based on</w:t>
      </w:r>
      <w:r>
        <w:t xml:space="preserve"> the</w:t>
      </w:r>
      <w:r w:rsidRPr="00EC76D5">
        <w:t xml:space="preserve"> classic parser generator </w:t>
      </w:r>
      <w:proofErr w:type="spellStart"/>
      <w:r w:rsidRPr="00EC76D5">
        <w:t>Yacc</w:t>
      </w:r>
      <w:proofErr w:type="spellEnd"/>
      <w:r w:rsidRPr="00EC76D5">
        <w:rPr>
          <w:rStyle w:val="Fotnotsreferens"/>
        </w:rPr>
        <w:footnoteReference w:id="7"/>
      </w:r>
      <w:r w:rsidRPr="00EC76D5">
        <w:t xml:space="preserve">. Even though it is possible to write a parser in pure </w:t>
      </w:r>
      <w:r>
        <w:t>C#</w:t>
      </w:r>
      <w:r w:rsidRPr="00EC76D5">
        <w:t xml:space="preserve">, it is easier to use a tool like </w:t>
      </w:r>
      <w:proofErr w:type="spellStart"/>
      <w:r>
        <w:t>GPPG</w:t>
      </w:r>
      <w:proofErr w:type="spellEnd"/>
      <w:r w:rsidRPr="00EC76D5">
        <w:t xml:space="preserve">. Simply put, </w:t>
      </w:r>
      <w:proofErr w:type="spellStart"/>
      <w:r>
        <w:t>GPPG</w:t>
      </w:r>
      <w:proofErr w:type="spellEnd"/>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proofErr w:type="spellStart"/>
      <w:r>
        <w:t>GPPG</w:t>
      </w:r>
      <w:proofErr w:type="spellEnd"/>
      <w:r w:rsidRPr="00EC76D5">
        <w:t>.</w:t>
      </w:r>
    </w:p>
    <w:p w14:paraId="6E0C806E" w14:textId="77777777" w:rsidR="007660EE" w:rsidRPr="00EC76D5" w:rsidRDefault="007660EE" w:rsidP="007660EE">
      <w:pPr>
        <w:pStyle w:val="CodeHeader"/>
      </w:pPr>
      <w:proofErr w:type="spellStart"/>
      <w:r>
        <w:t>Parser.gppg</w:t>
      </w:r>
      <w:proofErr w:type="spellEnd"/>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49"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50" w:name="_Toc49764298"/>
      <w:proofErr w:type="spellStart"/>
      <w:r w:rsidRPr="00EC76D5">
        <w:lastRenderedPageBreak/>
        <w:t>J</w:t>
      </w:r>
      <w:r>
        <w:t>Plex</w:t>
      </w:r>
      <w:bookmarkEnd w:id="549"/>
      <w:bookmarkEnd w:id="550"/>
      <w:proofErr w:type="spellEnd"/>
    </w:p>
    <w:p w14:paraId="1FC11E4C" w14:textId="77777777" w:rsidR="007660EE" w:rsidRPr="00EC76D5" w:rsidRDefault="007660EE" w:rsidP="007660EE">
      <w:r w:rsidRPr="00EC76D5">
        <w:t xml:space="preserve">For the parser of the previous section to work properly it also needs a scanner that identifies the tokens. </w:t>
      </w:r>
      <w:proofErr w:type="spellStart"/>
      <w:r w:rsidRPr="00EC76D5">
        <w:t>J</w:t>
      </w:r>
      <w:r>
        <w:t>P</w:t>
      </w:r>
      <w:r w:rsidRPr="00EC76D5">
        <w:t>lex</w:t>
      </w:r>
      <w:proofErr w:type="spellEnd"/>
      <w:r w:rsidRPr="00EC76D5">
        <w:t xml:space="preserve"> is a scanner-generator, which task is to identify and transform groups of characters into tokens.</w:t>
      </w:r>
    </w:p>
    <w:p w14:paraId="4EB41463" w14:textId="77777777" w:rsidR="007660EE" w:rsidRPr="00EC76D5" w:rsidRDefault="007660EE" w:rsidP="007660EE">
      <w:r w:rsidRPr="00EC76D5">
        <w:t xml:space="preserve">When it comes to complicated tokens, </w:t>
      </w:r>
      <w:proofErr w:type="spellStart"/>
      <w:r w:rsidRPr="00EC76D5">
        <w:t>JFlex</w:t>
      </w:r>
      <w:proofErr w:type="spellEnd"/>
      <w:r w:rsidRPr="00EC76D5">
        <w:t xml:space="preserve"> applies regular expressions. Some characters have special meanings in accordance with the following table. However, their special status can be canceled by </w:t>
      </w:r>
      <w:proofErr w:type="spellStart"/>
      <w:r w:rsidRPr="00EC76D5">
        <w:t>preceeding</w:t>
      </w:r>
      <w:proofErr w:type="spellEnd"/>
      <w:r w:rsidRPr="00EC76D5">
        <w:t xml:space="preserve">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proofErr w:type="gramStart"/>
            <w:r w:rsidRPr="00EC76D5">
              <w:t>( and</w:t>
            </w:r>
            <w:proofErr w:type="gramEnd"/>
            <w:r w:rsidRPr="00EC76D5">
              <w:t xml:space="preserve">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xml:space="preserve">[ </w:t>
            </w:r>
            <w:proofErr w:type="gramStart"/>
            <w:r w:rsidRPr="00EC76D5">
              <w:t>and ]</w:t>
            </w:r>
            <w:proofErr w:type="gramEnd"/>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xml:space="preserve">[^ </w:t>
            </w:r>
            <w:proofErr w:type="gramStart"/>
            <w:r w:rsidRPr="00EC76D5">
              <w:t>and ]</w:t>
            </w:r>
            <w:proofErr w:type="gramEnd"/>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 xml:space="preserve">One or </w:t>
            </w:r>
            <w:proofErr w:type="spellStart"/>
            <w:r w:rsidRPr="00EC76D5">
              <w:t>moree</w:t>
            </w:r>
            <w:proofErr w:type="spellEnd"/>
            <w:r w:rsidRPr="00EC76D5">
              <w:t xml:space="preserv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proofErr w:type="spellStart"/>
      <w:r w:rsidRPr="00EC76D5">
        <w:t>Scanner.j</w:t>
      </w:r>
      <w:r>
        <w:t>p</w:t>
      </w:r>
      <w:r w:rsidRPr="00EC76D5">
        <w:t>lex</w:t>
      </w:r>
      <w:proofErr w:type="spellEnd"/>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551" w:name="_Toc49764299"/>
      <w:r w:rsidRPr="00EC76D5">
        <w:t>Main</w:t>
      </w:r>
      <w:bookmarkEnd w:id="551"/>
    </w:p>
    <w:p w14:paraId="2FDB2DF8" w14:textId="77777777" w:rsidR="007660EE" w:rsidRPr="00EC76D5" w:rsidRDefault="007660EE" w:rsidP="007660EE">
      <w:proofErr w:type="spellStart"/>
      <w:r>
        <w:t>GPPG</w:t>
      </w:r>
      <w:proofErr w:type="spellEnd"/>
      <w:r w:rsidRPr="00EC76D5">
        <w:t xml:space="preserve"> and </w:t>
      </w:r>
      <w:proofErr w:type="spellStart"/>
      <w:r w:rsidRPr="00EC76D5">
        <w:t>J</w:t>
      </w:r>
      <w:r>
        <w:t>PLEX</w:t>
      </w:r>
      <w:proofErr w:type="spellEnd"/>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proofErr w:type="spellStart"/>
      <w:r w:rsidRPr="00EC76D5">
        <w:rPr>
          <w:rStyle w:val="CodeInText"/>
        </w:rPr>
        <w:t>BufferedReader</w:t>
      </w:r>
      <w:proofErr w:type="spellEnd"/>
      <w:r w:rsidRPr="00EC76D5">
        <w:t xml:space="preserve">, the output is written to </w:t>
      </w:r>
      <w:proofErr w:type="spellStart"/>
      <w:r w:rsidRPr="00EC76D5">
        <w:rPr>
          <w:rStyle w:val="CodeInText"/>
        </w:rPr>
        <w:t>OutputStream</w:t>
      </w:r>
      <w:proofErr w:type="spellEnd"/>
      <w:r w:rsidRPr="00EC76D5">
        <w:t xml:space="preserve">, error messages are written to </w:t>
      </w:r>
      <w:proofErr w:type="spellStart"/>
      <w:r w:rsidRPr="00EC76D5">
        <w:rPr>
          <w:rStyle w:val="CodeInText"/>
        </w:rPr>
        <w:t>ErrorStream</w:t>
      </w:r>
      <w:proofErr w:type="spellEnd"/>
      <w:r w:rsidRPr="00EC76D5">
        <w:t xml:space="preserve">, and </w:t>
      </w:r>
      <w:proofErr w:type="spellStart"/>
      <w:r w:rsidRPr="00EC76D5">
        <w:rPr>
          <w:rStyle w:val="CodeInText"/>
        </w:rPr>
        <w:t>VariableMap</w:t>
      </w:r>
      <w:proofErr w:type="spellEnd"/>
      <w:r w:rsidRPr="00EC76D5">
        <w:t xml:space="preserve"> is used to keep track of the variables read and assigned by the program.</w:t>
      </w:r>
    </w:p>
    <w:p w14:paraId="067F41AA" w14:textId="77777777" w:rsidR="007660EE" w:rsidRPr="00EC76D5" w:rsidRDefault="007660EE" w:rsidP="007660EE">
      <w:pPr>
        <w:pStyle w:val="CodeHeader"/>
      </w:pPr>
      <w:proofErr w:type="spellStart"/>
      <w:r w:rsidRPr="00EC76D5">
        <w:t>Main.</w:t>
      </w:r>
      <w:r>
        <w:t>cs</w:t>
      </w:r>
      <w:proofErr w:type="spellEnd"/>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proofErr w:type="spellStart"/>
      <w:r w:rsidRPr="00EC76D5">
        <w:t>Parser.bat</w:t>
      </w:r>
      <w:proofErr w:type="spellEnd"/>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52" w:name="_Toc49764448"/>
      <w:r w:rsidRPr="00EC76D5">
        <w:lastRenderedPageBreak/>
        <w:t>Auxiliary Classes</w:t>
      </w:r>
      <w:bookmarkEnd w:id="552"/>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53" w:name="_Toc49764449"/>
      <w:r w:rsidRPr="00EC76D5">
        <w:t>Error Handling</w:t>
      </w:r>
      <w:bookmarkEnd w:id="553"/>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proofErr w:type="spellStart"/>
      <w:r w:rsidRPr="00EC76D5">
        <w:t>Assert.</w:t>
      </w:r>
      <w:r>
        <w:t>cs</w:t>
      </w:r>
      <w:proofErr w:type="spellEnd"/>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proofErr w:type="spellStart"/>
      <w:r>
        <w:t>Message.cs</w:t>
      </w:r>
      <w:proofErr w:type="spellEnd"/>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54" w:name="_Toc49764450"/>
      <w:r w:rsidRPr="00EC76D5">
        <w:t>Container Classes</w:t>
      </w:r>
      <w:bookmarkEnd w:id="554"/>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55" w:name="_Toc49764451"/>
      <w:r w:rsidRPr="00EC76D5">
        <w:t>Ordered Pair</w:t>
      </w:r>
      <w:bookmarkEnd w:id="555"/>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proofErr w:type="spellStart"/>
      <w:r w:rsidRPr="00EC76D5">
        <w:t>Pair.</w:t>
      </w:r>
      <w:r>
        <w:t>cs</w:t>
      </w:r>
      <w:proofErr w:type="spellEnd"/>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proofErr w:type="spellStart"/>
      <w:r w:rsidRPr="00EC76D5">
        <w:t>UnorderdPair.</w:t>
      </w:r>
      <w:r>
        <w:t>cs</w:t>
      </w:r>
      <w:proofErr w:type="spellEnd"/>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56" w:name="_Toc49764452"/>
      <w:r w:rsidRPr="00EC76D5">
        <w:t>Triple</w:t>
      </w:r>
      <w:bookmarkEnd w:id="556"/>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proofErr w:type="spellStart"/>
      <w:r w:rsidRPr="00EC76D5">
        <w:t>Triple.</w:t>
      </w:r>
      <w:r>
        <w:t>cs</w:t>
      </w:r>
      <w:proofErr w:type="spellEnd"/>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57" w:name="_Toc49764453"/>
      <w:r w:rsidRPr="00EC76D5">
        <w:t>Graph</w:t>
      </w:r>
      <w:bookmarkEnd w:id="557"/>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proofErr w:type="spellStart"/>
      <w:r w:rsidRPr="00EC76D5">
        <w:t>Graph.</w:t>
      </w:r>
      <w:r>
        <w:t>cs</w:t>
      </w:r>
      <w:proofErr w:type="spellEnd"/>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58" w:name="_Toc49764454"/>
      <w:r w:rsidRPr="00EC76D5">
        <w:t>Addition and Removal of Vertices and Edges</w:t>
      </w:r>
      <w:bookmarkEnd w:id="558"/>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59" w:name="_Toc49764455"/>
      <w:r w:rsidRPr="00EC76D5">
        <w:lastRenderedPageBreak/>
        <w:t>Graph Partition</w:t>
      </w:r>
      <w:bookmarkEnd w:id="559"/>
    </w:p>
    <w:p w14:paraId="4DE90750" w14:textId="77777777" w:rsidR="005E7D2C" w:rsidRPr="00EC76D5" w:rsidRDefault="005E7D2C" w:rsidP="005E7D2C">
      <w:r w:rsidRPr="00EC76D5">
        <w:t xml:space="preserve">The method </w:t>
      </w:r>
      <w:proofErr w:type="spellStart"/>
      <w:r w:rsidRPr="00EC76D5">
        <w:rPr>
          <w:rStyle w:val="CodeInText"/>
        </w:rPr>
        <w:t>partitionate</w:t>
      </w:r>
      <w:proofErr w:type="spellEnd"/>
      <w:r w:rsidRPr="00EC76D5">
        <w:t xml:space="preserve"> divides the graph into free subgraphs; that is, subgraphs which vertices have no neighbors in any of the other free subgraphs. </w:t>
      </w:r>
      <w:proofErr w:type="gramStart"/>
      <w:r w:rsidRPr="00EC76D5">
        <w:t>First</w:t>
      </w:r>
      <w:proofErr w:type="gramEnd"/>
      <w:r w:rsidRPr="00EC76D5">
        <w:t xml:space="preserve">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proofErr w:type="spellStart"/>
      <w:r>
        <w:rPr>
          <w:rStyle w:val="CodeInText"/>
        </w:rPr>
        <w:t>DeepFirstSearch</w:t>
      </w:r>
      <w:proofErr w:type="spellEnd"/>
      <w:r w:rsidRPr="00EC76D5">
        <w:t xml:space="preserve"> method search recursively through the graph </w:t>
      </w:r>
      <w:proofErr w:type="gramStart"/>
      <w:r w:rsidRPr="00EC76D5">
        <w:t>in order to</w:t>
      </w:r>
      <w:proofErr w:type="gramEnd"/>
      <w:r w:rsidRPr="00EC76D5">
        <w:t xml:space="preserve">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60" w:name="_Toc49764456"/>
      <w:proofErr w:type="spellStart"/>
      <w:r>
        <w:lastRenderedPageBreak/>
        <w:t>ListSet</w:t>
      </w:r>
      <w:proofErr w:type="spellEnd"/>
      <w:r>
        <w:t xml:space="preserve"> and </w:t>
      </w:r>
      <w:proofErr w:type="spellStart"/>
      <w:r>
        <w:t>ListMap</w:t>
      </w:r>
      <w:bookmarkEnd w:id="560"/>
      <w:proofErr w:type="spellEnd"/>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proofErr w:type="spellStart"/>
      <w:r>
        <w:rPr>
          <w:highlight w:val="white"/>
        </w:rPr>
        <w:t>ListSet.cs</w:t>
      </w:r>
      <w:proofErr w:type="spellEnd"/>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proofErr w:type="spellStart"/>
      <w:r>
        <w:rPr>
          <w:highlight w:val="white"/>
          <w:lang w:val="sv-SE"/>
        </w:rPr>
        <w:t>ListSetEnumerator</w:t>
      </w:r>
      <w:r>
        <w:rPr>
          <w:lang w:val="sv-SE"/>
        </w:rPr>
        <w:t>.cs</w:t>
      </w:r>
      <w:proofErr w:type="spellEnd"/>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proofErr w:type="spellStart"/>
      <w:r>
        <w:t>ListMap.cs</w:t>
      </w:r>
      <w:proofErr w:type="spellEnd"/>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proofErr w:type="spellStart"/>
      <w:r>
        <w:rPr>
          <w:highlight w:val="white"/>
          <w:lang w:val="sv-SE"/>
        </w:rPr>
        <w:t>ListMapEnumerator</w:t>
      </w:r>
      <w:r>
        <w:rPr>
          <w:lang w:val="sv-SE"/>
        </w:rPr>
        <w:t>.cs</w:t>
      </w:r>
      <w:proofErr w:type="spellEnd"/>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54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8"/>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61" w:name="_Toc320485572"/>
      <w:bookmarkStart w:id="562" w:name="_Toc323656681"/>
      <w:bookmarkStart w:id="563" w:name="_Toc324085419"/>
      <w:bookmarkStart w:id="564" w:name="_Toc383781071"/>
      <w:bookmarkStart w:id="565" w:name="_Toc49764475"/>
      <w:r w:rsidRPr="00EC76D5">
        <w:t>The Compiler and the Linker</w:t>
      </w:r>
      <w:bookmarkEnd w:id="561"/>
      <w:bookmarkEnd w:id="562"/>
      <w:bookmarkEnd w:id="563"/>
      <w:bookmarkEnd w:id="564"/>
      <w:bookmarkEnd w:id="565"/>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645815" w:rsidRPr="003F7CF1" w:rsidRDefault="0064581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645815" w:rsidRPr="003F7CF1" w:rsidRDefault="0064581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645815" w:rsidRPr="003F7CF1" w:rsidRDefault="0064581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645815" w:rsidRPr="003F7CF1" w:rsidRDefault="0064581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645815" w:rsidRPr="003F7CF1" w:rsidRDefault="0064581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645815" w:rsidRPr="003F7CF1" w:rsidRDefault="00645815"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645815" w:rsidRPr="003F7CF1" w:rsidRDefault="0064581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645815" w:rsidRPr="003F7CF1" w:rsidRDefault="0064581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645815" w:rsidRPr="003F7CF1" w:rsidRDefault="0064581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89"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">
                <v:shape id="_x0000_s1290" type="#_x0000_t75" style="position:absolute;width:57384;height:33045;visibility:visible;mso-wrap-style:square">
                  <v:fill o:detectmouseclick="t"/>
                  <v:path o:connecttype="none"/>
                </v:shape>
                <v:rect id="Rectangle 206" o:spid="_x0000_s1291"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645815" w:rsidRPr="003F7CF1" w:rsidRDefault="00645815" w:rsidP="00E80032">
                        <w:pPr>
                          <w:pStyle w:val="SourceCodeBoxText"/>
                          <w:rPr>
                            <w:sz w:val="19"/>
                            <w:szCs w:val="19"/>
                            <w:lang w:val="en-US"/>
                          </w:rPr>
                        </w:pPr>
                        <w:r w:rsidRPr="003F7CF1">
                          <w:rPr>
                            <w:sz w:val="19"/>
                            <w:szCs w:val="19"/>
                            <w:lang w:val="en-US"/>
                          </w:rPr>
                          <w:t>Compiler</w:t>
                        </w:r>
                      </w:p>
                    </w:txbxContent>
                  </v:textbox>
                </v:rect>
                <v:shape id="Text Box 207" o:spid="_x0000_s1292"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645815" w:rsidRPr="003F7CF1" w:rsidRDefault="0064581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93"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645815" w:rsidRPr="003F7CF1" w:rsidRDefault="00645815" w:rsidP="00E80032">
                        <w:pPr>
                          <w:pStyle w:val="SourceCodeBoxText"/>
                          <w:rPr>
                            <w:sz w:val="19"/>
                            <w:szCs w:val="19"/>
                            <w:lang w:val="en-US"/>
                          </w:rPr>
                        </w:pPr>
                        <w:r w:rsidRPr="003F7CF1">
                          <w:rPr>
                            <w:sz w:val="19"/>
                            <w:szCs w:val="19"/>
                            <w:lang w:val="en-US"/>
                          </w:rPr>
                          <w:t>Linker</w:t>
                        </w:r>
                      </w:p>
                    </w:txbxContent>
                  </v:textbox>
                </v:rect>
                <v:shape id="Text Box 209" o:spid="_x0000_s1294"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645815" w:rsidRPr="003F7CF1" w:rsidRDefault="0064581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95"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645815" w:rsidRPr="003F7CF1" w:rsidRDefault="0064581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96"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645815" w:rsidRPr="003F7CF1" w:rsidRDefault="00645815" w:rsidP="00E80032">
                        <w:pPr>
                          <w:pStyle w:val="SourceCodeBoxHeader"/>
                          <w:rPr>
                            <w:sz w:val="19"/>
                            <w:szCs w:val="19"/>
                            <w:lang w:val="sv-SE"/>
                          </w:rPr>
                        </w:pPr>
                        <w:r w:rsidRPr="003F7CF1">
                          <w:rPr>
                            <w:sz w:val="19"/>
                            <w:szCs w:val="19"/>
                            <w:lang w:val="sv-SE"/>
                          </w:rPr>
                          <w:t>Routine.obj</w:t>
                        </w:r>
                      </w:p>
                    </w:txbxContent>
                  </v:textbox>
                </v:shape>
                <v:rect id="Rectangle 212" o:spid="_x0000_s1297"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645815" w:rsidRPr="003F7CF1" w:rsidRDefault="00645815" w:rsidP="00E80032">
                        <w:pPr>
                          <w:pStyle w:val="SourceCodeBoxText"/>
                          <w:rPr>
                            <w:sz w:val="19"/>
                            <w:szCs w:val="19"/>
                            <w:lang w:val="en-US"/>
                          </w:rPr>
                        </w:pPr>
                        <w:r w:rsidRPr="003F7CF1">
                          <w:rPr>
                            <w:sz w:val="19"/>
                            <w:szCs w:val="19"/>
                            <w:lang w:val="en-US"/>
                          </w:rPr>
                          <w:t>Compiler</w:t>
                        </w:r>
                      </w:p>
                    </w:txbxContent>
                  </v:textbox>
                </v:rect>
                <v:shape id="Text Box 213" o:spid="_x0000_s1298"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645815" w:rsidRPr="003F7CF1" w:rsidRDefault="00645815" w:rsidP="00E80032">
                        <w:pPr>
                          <w:pStyle w:val="SourceCodeBoxHeader"/>
                          <w:rPr>
                            <w:sz w:val="19"/>
                            <w:szCs w:val="19"/>
                            <w:lang w:val="sv-SE"/>
                          </w:rPr>
                        </w:pPr>
                        <w:r w:rsidRPr="003F7CF1">
                          <w:rPr>
                            <w:sz w:val="19"/>
                            <w:szCs w:val="19"/>
                            <w:lang w:val="sv-SE"/>
                          </w:rPr>
                          <w:t>Standard Library</w:t>
                        </w:r>
                      </w:p>
                    </w:txbxContent>
                  </v:textbox>
                </v:shape>
                <v:line id="Line 214" o:spid="_x0000_s1299"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300"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301"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302"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303"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304"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305"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306"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307"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645815" w:rsidRPr="003F7CF1" w:rsidRDefault="0064581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66" w:name="_Toc320485573"/>
      <w:bookmarkStart w:id="567" w:name="_Toc323656682"/>
      <w:bookmarkStart w:id="568" w:name="_Toc324085420"/>
      <w:bookmarkStart w:id="569" w:name="_Toc383781072"/>
      <w:bookmarkStart w:id="570" w:name="_Toc49764476"/>
      <w:r w:rsidRPr="00EC76D5">
        <w:t>The Hello-World Program</w:t>
      </w:r>
      <w:bookmarkEnd w:id="566"/>
      <w:bookmarkEnd w:id="567"/>
      <w:bookmarkEnd w:id="568"/>
      <w:bookmarkEnd w:id="569"/>
      <w:bookmarkEnd w:id="570"/>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9"/>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1" w:name="_Toc320485574"/>
      <w:bookmarkStart w:id="572" w:name="_Toc323656683"/>
      <w:bookmarkStart w:id="573" w:name="_Toc324085421"/>
      <w:bookmarkStart w:id="574" w:name="_Toc383781073"/>
      <w:bookmarkStart w:id="575" w:name="_Toc49764477"/>
      <w:r w:rsidRPr="00EC76D5">
        <w:t>Comments</w:t>
      </w:r>
      <w:bookmarkEnd w:id="571"/>
      <w:bookmarkEnd w:id="572"/>
      <w:bookmarkEnd w:id="573"/>
      <w:bookmarkEnd w:id="574"/>
      <w:bookmarkEnd w:id="575"/>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0"/>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5F99F20E"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D46DBD">
        <w:t>21.10</w:t>
      </w:r>
      <w:r w:rsidRPr="00EC76D5">
        <w:fldChar w:fldCharType="end"/>
      </w:r>
      <w:r w:rsidRPr="00EC76D5">
        <w:t>) for details.</w:t>
      </w:r>
    </w:p>
    <w:p w14:paraId="3920A6C7" w14:textId="77777777" w:rsidR="00E80032" w:rsidRPr="00EC76D5" w:rsidRDefault="00E80032" w:rsidP="00E80032">
      <w:pPr>
        <w:pStyle w:val="Code"/>
      </w:pPr>
      <w:bookmarkStart w:id="576"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77" w:name="_Toc323656684"/>
      <w:bookmarkStart w:id="578" w:name="_Toc324085422"/>
      <w:bookmarkStart w:id="579" w:name="_Toc383781074"/>
      <w:bookmarkStart w:id="580" w:name="_Toc49764478"/>
      <w:r w:rsidRPr="00EC76D5">
        <w:t>Types and Variables</w:t>
      </w:r>
      <w:bookmarkEnd w:id="576"/>
      <w:bookmarkEnd w:id="577"/>
      <w:bookmarkEnd w:id="578"/>
      <w:bookmarkEnd w:id="579"/>
      <w:bookmarkEnd w:id="580"/>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 w:name="_Toc320485576"/>
      <w:bookmarkStart w:id="582" w:name="_Toc323656685"/>
      <w:bookmarkStart w:id="583" w:name="_Toc324085423"/>
      <w:bookmarkStart w:id="584" w:name="_Toc383781075"/>
      <w:bookmarkStart w:id="585" w:name="_Ref383781525"/>
      <w:bookmarkStart w:id="586" w:name="_Toc49764479"/>
      <w:r w:rsidRPr="00EC76D5">
        <w:t>Simple Types</w:t>
      </w:r>
      <w:bookmarkEnd w:id="581"/>
      <w:bookmarkEnd w:id="582"/>
      <w:bookmarkEnd w:id="583"/>
      <w:bookmarkEnd w:id="584"/>
      <w:bookmarkEnd w:id="585"/>
      <w:bookmarkEnd w:id="586"/>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1"/>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 w:name="_Toc320485577"/>
      <w:bookmarkStart w:id="588" w:name="_Toc323656686"/>
      <w:bookmarkStart w:id="589" w:name="_Toc324085424"/>
      <w:bookmarkStart w:id="590" w:name="_Toc383781076"/>
      <w:bookmarkStart w:id="591" w:name="_Toc49764480"/>
      <w:r w:rsidRPr="00EC76D5">
        <w:t>Variables</w:t>
      </w:r>
      <w:bookmarkEnd w:id="587"/>
      <w:bookmarkEnd w:id="588"/>
      <w:bookmarkEnd w:id="589"/>
      <w:bookmarkEnd w:id="590"/>
      <w:bookmarkEnd w:id="591"/>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2"/>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645815" w:rsidRPr="003F7CF1" w:rsidRDefault="0064581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645815" w:rsidRPr="003F7CF1" w:rsidRDefault="0064581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645815" w:rsidRPr="003F7CF1" w:rsidRDefault="0064581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645815" w:rsidRPr="003F7CF1" w:rsidRDefault="0064581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645815" w:rsidRPr="003F7CF1" w:rsidRDefault="0064581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645815" w:rsidRPr="003F7CF1" w:rsidRDefault="0064581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645815" w:rsidRPr="003F7CF1" w:rsidRDefault="0064581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645815" w:rsidRPr="003F7CF1" w:rsidRDefault="0064581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308"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KXBQPIQDAAB0FgAADgAAAAAAAAAAAAAAAAAuAgAAZHJz&#10;L2Uyb0RvYy54bWxQSwECLQAUAAYACAAAACEATTnc8NwAAAAFAQAADwAAAAAAAAAAAAAAAADeBQAA&#10;ZHJzL2Rvd25yZXYueG1sUEsFBgAAAAAEAAQA8wAAAOcGAAAAAA==&#10;">
                <v:shape id="_x0000_s1309" type="#_x0000_t75" style="position:absolute;width:38779;height:9017;visibility:visible;mso-wrap-style:square">
                  <v:fill o:detectmouseclick="t"/>
                  <v:path o:connecttype="none"/>
                </v:shape>
                <v:rect id="Rectangle 283" o:spid="_x0000_s131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645815" w:rsidRPr="003F7CF1" w:rsidRDefault="00645815" w:rsidP="00E80032">
                        <w:pPr>
                          <w:pStyle w:val="SourceCodeBoxText"/>
                          <w:rPr>
                            <w:sz w:val="19"/>
                            <w:szCs w:val="19"/>
                          </w:rPr>
                        </w:pPr>
                        <w:r w:rsidRPr="003F7CF1">
                          <w:rPr>
                            <w:sz w:val="19"/>
                            <w:szCs w:val="19"/>
                          </w:rPr>
                          <w:t>123</w:t>
                        </w:r>
                      </w:p>
                    </w:txbxContent>
                  </v:textbox>
                </v:rect>
                <v:shape id="Text Box 284" o:spid="_x0000_s131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645815" w:rsidRPr="003F7CF1" w:rsidRDefault="00645815" w:rsidP="00E80032">
                        <w:pPr>
                          <w:pStyle w:val="SourceCodeBoxHeader"/>
                          <w:rPr>
                            <w:sz w:val="19"/>
                            <w:szCs w:val="19"/>
                          </w:rPr>
                        </w:pPr>
                        <w:r w:rsidRPr="003F7CF1">
                          <w:rPr>
                            <w:sz w:val="19"/>
                            <w:szCs w:val="19"/>
                          </w:rPr>
                          <w:t>i</w:t>
                        </w:r>
                      </w:p>
                    </w:txbxContent>
                  </v:textbox>
                </v:shape>
                <v:rect id="Rectangle 285" o:spid="_x0000_s1312"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645815" w:rsidRPr="003F7CF1" w:rsidRDefault="00645815" w:rsidP="00E80032">
                        <w:pPr>
                          <w:pStyle w:val="SourceCodeBoxText"/>
                          <w:rPr>
                            <w:sz w:val="19"/>
                            <w:szCs w:val="19"/>
                          </w:rPr>
                        </w:pPr>
                        <w:r w:rsidRPr="003F7CF1">
                          <w:rPr>
                            <w:sz w:val="19"/>
                            <w:szCs w:val="19"/>
                          </w:rPr>
                          <w:t>?</w:t>
                        </w:r>
                      </w:p>
                    </w:txbxContent>
                  </v:textbox>
                </v:rect>
                <v:shape id="Text Box 286" o:spid="_x0000_s1313"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645815" w:rsidRPr="003F7CF1" w:rsidRDefault="00645815" w:rsidP="00E80032">
                        <w:pPr>
                          <w:pStyle w:val="SourceCodeBoxHeader"/>
                          <w:rPr>
                            <w:sz w:val="19"/>
                            <w:szCs w:val="19"/>
                            <w:lang w:val="sv-SE"/>
                          </w:rPr>
                        </w:pPr>
                        <w:r w:rsidRPr="003F7CF1">
                          <w:rPr>
                            <w:sz w:val="19"/>
                            <w:szCs w:val="19"/>
                            <w:lang w:val="sv-SE"/>
                          </w:rPr>
                          <w:t>j</w:t>
                        </w:r>
                      </w:p>
                    </w:txbxContent>
                  </v:textbox>
                </v:shape>
                <v:rect id="Rectangle 287" o:spid="_x0000_s1314"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645815" w:rsidRPr="003F7CF1" w:rsidRDefault="00645815" w:rsidP="00E80032">
                        <w:pPr>
                          <w:pStyle w:val="SourceCodeBoxText"/>
                          <w:rPr>
                            <w:sz w:val="19"/>
                            <w:szCs w:val="19"/>
                          </w:rPr>
                        </w:pPr>
                        <w:r w:rsidRPr="003F7CF1">
                          <w:rPr>
                            <w:sz w:val="19"/>
                            <w:szCs w:val="19"/>
                          </w:rPr>
                          <w:t>3.14</w:t>
                        </w:r>
                      </w:p>
                    </w:txbxContent>
                  </v:textbox>
                </v:rect>
                <v:shape id="Text Box 288" o:spid="_x0000_s1315"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645815" w:rsidRPr="003F7CF1" w:rsidRDefault="00645815" w:rsidP="00E80032">
                        <w:pPr>
                          <w:pStyle w:val="SourceCodeBoxHeader"/>
                          <w:rPr>
                            <w:sz w:val="19"/>
                            <w:szCs w:val="19"/>
                            <w:lang w:val="sv-SE"/>
                          </w:rPr>
                        </w:pPr>
                        <w:r w:rsidRPr="003F7CF1">
                          <w:rPr>
                            <w:sz w:val="19"/>
                            <w:szCs w:val="19"/>
                            <w:lang w:val="sv-SE"/>
                          </w:rPr>
                          <w:t>d</w:t>
                        </w:r>
                      </w:p>
                    </w:txbxContent>
                  </v:textbox>
                </v:shape>
                <v:rect id="Rectangle 289" o:spid="_x0000_s1316"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645815" w:rsidRPr="003F7CF1" w:rsidRDefault="00645815" w:rsidP="00E80032">
                        <w:pPr>
                          <w:pStyle w:val="SourceCodeBoxText"/>
                          <w:rPr>
                            <w:sz w:val="19"/>
                            <w:szCs w:val="19"/>
                          </w:rPr>
                        </w:pPr>
                        <w:r w:rsidRPr="003F7CF1">
                          <w:rPr>
                            <w:sz w:val="19"/>
                            <w:szCs w:val="19"/>
                          </w:rPr>
                          <w:t>'a'</w:t>
                        </w:r>
                      </w:p>
                    </w:txbxContent>
                  </v:textbox>
                </v:rect>
                <v:shape id="Text Box 290" o:spid="_x0000_s1317"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645815" w:rsidRPr="003F7CF1" w:rsidRDefault="0064581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3"/>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0485578"/>
      <w:bookmarkStart w:id="593" w:name="_Toc323656687"/>
      <w:bookmarkStart w:id="594" w:name="_Toc324085425"/>
      <w:bookmarkStart w:id="595" w:name="_Toc383781077"/>
      <w:bookmarkStart w:id="596" w:name="_Toc49764481"/>
      <w:bookmarkStart w:id="597" w:name="_Toc320485579"/>
      <w:r w:rsidRPr="00EC76D5">
        <w:t>Constants</w:t>
      </w:r>
      <w:bookmarkEnd w:id="592"/>
      <w:bookmarkEnd w:id="593"/>
      <w:bookmarkEnd w:id="594"/>
      <w:bookmarkEnd w:id="595"/>
      <w:bookmarkEnd w:id="596"/>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 w:name="_Toc323656688"/>
      <w:bookmarkStart w:id="599" w:name="_Toc324085426"/>
      <w:bookmarkStart w:id="600" w:name="_Toc383781078"/>
      <w:bookmarkStart w:id="601" w:name="_Toc49764482"/>
      <w:r w:rsidRPr="00EC76D5">
        <w:t>Output</w:t>
      </w:r>
      <w:bookmarkEnd w:id="597"/>
      <w:bookmarkEnd w:id="598"/>
      <w:bookmarkEnd w:id="599"/>
      <w:bookmarkEnd w:id="600"/>
      <w:bookmarkEnd w:id="601"/>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4"/>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 w:name="_Toc320485580"/>
      <w:bookmarkStart w:id="603" w:name="_Toc323656689"/>
      <w:bookmarkStart w:id="604" w:name="_Toc324085427"/>
      <w:bookmarkStart w:id="605" w:name="_Toc383781079"/>
      <w:bookmarkStart w:id="606" w:name="_Toc49764483"/>
      <w:r w:rsidRPr="00EC76D5">
        <w:t>Input</w:t>
      </w:r>
      <w:bookmarkEnd w:id="602"/>
      <w:bookmarkEnd w:id="603"/>
      <w:bookmarkEnd w:id="604"/>
      <w:bookmarkEnd w:id="605"/>
      <w:bookmarkEnd w:id="606"/>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15"/>
      </w:r>
      <w:r w:rsidRPr="00EC76D5">
        <w:t>.</w:t>
      </w:r>
    </w:p>
    <w:p w14:paraId="0CA40E7A" w14:textId="71744F54"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D46DBD">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607"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16"/>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608"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3656690"/>
      <w:bookmarkStart w:id="610" w:name="_Toc324085428"/>
      <w:bookmarkStart w:id="611" w:name="_Toc383781080"/>
      <w:bookmarkStart w:id="612" w:name="_Toc49764484"/>
      <w:r w:rsidRPr="00EC76D5">
        <w:t>Enumerations</w:t>
      </w:r>
      <w:bookmarkEnd w:id="607"/>
      <w:bookmarkEnd w:id="609"/>
      <w:bookmarkEnd w:id="610"/>
      <w:bookmarkEnd w:id="611"/>
      <w:bookmarkEnd w:id="612"/>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7"/>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3" w:name="_Toc320485582"/>
      <w:bookmarkStart w:id="614" w:name="_Toc323656691"/>
      <w:bookmarkStart w:id="615" w:name="_Toc324085429"/>
      <w:bookmarkStart w:id="616" w:name="_Toc383781081"/>
      <w:bookmarkStart w:id="617" w:name="_Toc49764485"/>
      <w:r w:rsidRPr="00EC76D5">
        <w:t>Arrays</w:t>
      </w:r>
      <w:bookmarkEnd w:id="613"/>
      <w:bookmarkEnd w:id="614"/>
      <w:bookmarkEnd w:id="615"/>
      <w:bookmarkEnd w:id="616"/>
      <w:bookmarkEnd w:id="617"/>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645815" w:rsidRPr="003F7CF1" w:rsidRDefault="0064581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18"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MMDxYX5AQAA0wMAAA4AAAAAAAAAAAAAAAAALgIA&#10;AGRycy9lMm9Eb2MueG1sUEsBAi0AFAAGAAgAAAAhANtsmgHcAAAACAEAAA8AAAAAAAAAAAAAAAAA&#10;UwQAAGRycy9kb3ducmV2LnhtbFBLBQYAAAAABAAEAPMAAABcBQAAAAA=&#10;" filled="f" stroked="f">
                <v:textbox>
                  <w:txbxContent>
                    <w:p w14:paraId="69D593F5" w14:textId="77777777" w:rsidR="00645815" w:rsidRPr="003F7CF1" w:rsidRDefault="00645815"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645815" w:rsidRPr="003F7CF1" w:rsidRDefault="0064581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645815" w:rsidRPr="003F7CF1" w:rsidRDefault="0064581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645815" w:rsidRPr="003F7CF1" w:rsidRDefault="0064581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645815" w:rsidRPr="003F7CF1" w:rsidRDefault="0064581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645815" w:rsidRPr="003F7CF1" w:rsidRDefault="0064581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645815" w:rsidRPr="003F7CF1" w:rsidRDefault="0064581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645815" w:rsidRPr="003F7CF1" w:rsidRDefault="0064581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645815" w:rsidRPr="003F7CF1" w:rsidRDefault="0064581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645815" w:rsidRPr="003F7CF1" w:rsidRDefault="0064581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645815" w:rsidRPr="003F7CF1" w:rsidRDefault="0064581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645815" w:rsidRPr="003F7CF1" w:rsidRDefault="0064581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645815" w:rsidRPr="003F7CF1" w:rsidRDefault="0064581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645815" w:rsidRPr="003F7CF1" w:rsidRDefault="0064581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645815" w:rsidRPr="003F7CF1" w:rsidRDefault="0064581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645815" w:rsidRPr="003F7CF1" w:rsidRDefault="0064581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645815" w:rsidRPr="003F7CF1" w:rsidRDefault="0064581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645815" w:rsidRPr="003F7CF1" w:rsidRDefault="0064581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645815" w:rsidRPr="003F7CF1" w:rsidRDefault="0064581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645815" w:rsidRPr="003F7CF1" w:rsidRDefault="0064581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645815" w:rsidRPr="003F7CF1" w:rsidRDefault="0064581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645815" w:rsidRPr="003F7CF1" w:rsidRDefault="0064581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645815" w:rsidRPr="003F7CF1" w:rsidRDefault="0064581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645815" w:rsidRPr="003F7CF1" w:rsidRDefault="0064581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645815" w:rsidRPr="003F7CF1" w:rsidRDefault="0064581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645815" w:rsidRPr="003F7CF1" w:rsidRDefault="0064581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645815" w:rsidRPr="003F7CF1" w:rsidRDefault="0064581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645815" w:rsidRPr="003F7CF1" w:rsidRDefault="0064581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19"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">
                <v:shape id="_x0000_s1320" type="#_x0000_t75" style="position:absolute;width:57384;height:9017;visibility:visible;mso-wrap-style:square">
                  <v:fill o:detectmouseclick="t"/>
                  <v:path o:connecttype="none"/>
                </v:shape>
                <v:rect id="Rectangle 160" o:spid="_x0000_s1321"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645815" w:rsidRPr="003F7CF1" w:rsidRDefault="00645815" w:rsidP="00E80032">
                        <w:pPr>
                          <w:pStyle w:val="SourceCodeBoxText"/>
                          <w:rPr>
                            <w:sz w:val="19"/>
                            <w:szCs w:val="19"/>
                          </w:rPr>
                        </w:pPr>
                        <w:r w:rsidRPr="003F7CF1">
                          <w:rPr>
                            <w:sz w:val="19"/>
                            <w:szCs w:val="19"/>
                          </w:rPr>
                          <w:t>11</w:t>
                        </w:r>
                      </w:p>
                    </w:txbxContent>
                  </v:textbox>
                </v:rect>
                <v:shape id="Text Box 161" o:spid="_x0000_s1322"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645815" w:rsidRPr="003F7CF1" w:rsidRDefault="00645815" w:rsidP="00E80032">
                        <w:pPr>
                          <w:pStyle w:val="SourceCodeBoxHeader"/>
                          <w:rPr>
                            <w:sz w:val="19"/>
                            <w:szCs w:val="19"/>
                            <w:lang w:val="sv-SE"/>
                          </w:rPr>
                        </w:pPr>
                        <w:r w:rsidRPr="003F7CF1">
                          <w:rPr>
                            <w:sz w:val="19"/>
                            <w:szCs w:val="19"/>
                            <w:lang w:val="sv-SE"/>
                          </w:rPr>
                          <w:t>a</w:t>
                        </w:r>
                      </w:p>
                    </w:txbxContent>
                  </v:textbox>
                </v:shape>
                <v:shape id="Text Box 162" o:spid="_x0000_s1323"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645815" w:rsidRPr="003F7CF1" w:rsidRDefault="00645815" w:rsidP="00E80032">
                        <w:pPr>
                          <w:pStyle w:val="SourceCodeBoxHeader"/>
                          <w:rPr>
                            <w:sz w:val="19"/>
                            <w:szCs w:val="19"/>
                            <w:lang w:val="sv-SE"/>
                          </w:rPr>
                        </w:pPr>
                        <w:r w:rsidRPr="003F7CF1">
                          <w:rPr>
                            <w:sz w:val="19"/>
                            <w:szCs w:val="19"/>
                            <w:lang w:val="sv-SE"/>
                          </w:rPr>
                          <w:t>b</w:t>
                        </w:r>
                      </w:p>
                    </w:txbxContent>
                  </v:textbox>
                </v:shape>
                <v:shape id="Text Box 163" o:spid="_x0000_s1324"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645815" w:rsidRPr="003F7CF1" w:rsidRDefault="00645815" w:rsidP="00E80032">
                        <w:pPr>
                          <w:pStyle w:val="SourceCodeBoxHeader"/>
                          <w:rPr>
                            <w:sz w:val="19"/>
                            <w:szCs w:val="19"/>
                            <w:lang w:val="sv-SE"/>
                          </w:rPr>
                        </w:pPr>
                        <w:r w:rsidRPr="003F7CF1">
                          <w:rPr>
                            <w:sz w:val="19"/>
                            <w:szCs w:val="19"/>
                            <w:lang w:val="sv-SE"/>
                          </w:rPr>
                          <w:t>c</w:t>
                        </w:r>
                      </w:p>
                    </w:txbxContent>
                  </v:textbox>
                </v:shape>
                <v:rect id="Rectangle 164" o:spid="_x0000_s1325"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645815" w:rsidRPr="003F7CF1" w:rsidRDefault="00645815" w:rsidP="00E80032">
                        <w:pPr>
                          <w:pStyle w:val="SourceCodeBoxText"/>
                          <w:rPr>
                            <w:sz w:val="19"/>
                            <w:szCs w:val="19"/>
                          </w:rPr>
                        </w:pPr>
                        <w:r w:rsidRPr="003F7CF1">
                          <w:rPr>
                            <w:sz w:val="19"/>
                            <w:szCs w:val="19"/>
                          </w:rPr>
                          <w:t>12</w:t>
                        </w:r>
                      </w:p>
                    </w:txbxContent>
                  </v:textbox>
                </v:rect>
                <v:rect id="Rectangle 165" o:spid="_x0000_s1326"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645815" w:rsidRPr="003F7CF1" w:rsidRDefault="00645815" w:rsidP="00E80032">
                        <w:pPr>
                          <w:pStyle w:val="SourceCodeBoxText"/>
                          <w:rPr>
                            <w:sz w:val="19"/>
                            <w:szCs w:val="19"/>
                          </w:rPr>
                        </w:pPr>
                        <w:r w:rsidRPr="003F7CF1">
                          <w:rPr>
                            <w:sz w:val="19"/>
                            <w:szCs w:val="19"/>
                          </w:rPr>
                          <w:t>13</w:t>
                        </w:r>
                      </w:p>
                    </w:txbxContent>
                  </v:textbox>
                </v:rect>
                <v:rect id="Rectangle 166" o:spid="_x0000_s1327"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645815" w:rsidRPr="003F7CF1" w:rsidRDefault="00645815" w:rsidP="00E80032">
                        <w:pPr>
                          <w:pStyle w:val="SourceCodeBoxText"/>
                          <w:rPr>
                            <w:sz w:val="19"/>
                            <w:szCs w:val="19"/>
                          </w:rPr>
                        </w:pPr>
                        <w:r w:rsidRPr="003F7CF1">
                          <w:rPr>
                            <w:sz w:val="19"/>
                            <w:szCs w:val="19"/>
                          </w:rPr>
                          <w:t>1.2</w:t>
                        </w:r>
                      </w:p>
                    </w:txbxContent>
                  </v:textbox>
                </v:rect>
                <v:rect id="Rectangle 167" o:spid="_x0000_s1328"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645815" w:rsidRPr="003F7CF1" w:rsidRDefault="00645815" w:rsidP="00E80032">
                        <w:pPr>
                          <w:pStyle w:val="SourceCodeBoxText"/>
                          <w:rPr>
                            <w:sz w:val="19"/>
                            <w:szCs w:val="19"/>
                          </w:rPr>
                        </w:pPr>
                        <w:r w:rsidRPr="003F7CF1">
                          <w:rPr>
                            <w:sz w:val="19"/>
                            <w:szCs w:val="19"/>
                          </w:rPr>
                          <w:t>3.4</w:t>
                        </w:r>
                      </w:p>
                    </w:txbxContent>
                  </v:textbox>
                </v:rect>
                <v:rect id="Rectangle 168" o:spid="_x0000_s1329"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645815" w:rsidRPr="003F7CF1" w:rsidRDefault="00645815" w:rsidP="00E80032">
                        <w:pPr>
                          <w:pStyle w:val="SourceCodeBoxText"/>
                          <w:rPr>
                            <w:sz w:val="19"/>
                            <w:szCs w:val="19"/>
                          </w:rPr>
                        </w:pPr>
                        <w:r w:rsidRPr="003F7CF1">
                          <w:rPr>
                            <w:sz w:val="19"/>
                            <w:szCs w:val="19"/>
                          </w:rPr>
                          <w:t>'a'</w:t>
                        </w:r>
                      </w:p>
                    </w:txbxContent>
                  </v:textbox>
                </v:rect>
                <v:rect id="Rectangle 169" o:spid="_x0000_s1330"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645815" w:rsidRPr="003F7CF1" w:rsidRDefault="00645815" w:rsidP="00E80032">
                        <w:pPr>
                          <w:pStyle w:val="SourceCodeBoxText"/>
                          <w:rPr>
                            <w:sz w:val="19"/>
                            <w:szCs w:val="19"/>
                          </w:rPr>
                        </w:pPr>
                        <w:r w:rsidRPr="003F7CF1">
                          <w:rPr>
                            <w:sz w:val="19"/>
                            <w:szCs w:val="19"/>
                          </w:rPr>
                          <w:t>'b'</w:t>
                        </w:r>
                      </w:p>
                    </w:txbxContent>
                  </v:textbox>
                </v:rect>
                <v:rect id="Rectangle 170" o:spid="_x0000_s1331"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645815" w:rsidRPr="003F7CF1" w:rsidRDefault="00645815" w:rsidP="00E80032">
                        <w:pPr>
                          <w:pStyle w:val="SourceCodeBoxText"/>
                          <w:rPr>
                            <w:sz w:val="19"/>
                            <w:szCs w:val="19"/>
                          </w:rPr>
                        </w:pPr>
                        <w:r w:rsidRPr="003F7CF1">
                          <w:rPr>
                            <w:sz w:val="19"/>
                            <w:szCs w:val="19"/>
                          </w:rPr>
                          <w:t>?</w:t>
                        </w:r>
                      </w:p>
                    </w:txbxContent>
                  </v:textbox>
                </v:rect>
                <v:rect id="Rectangle 171" o:spid="_x0000_s1332"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645815" w:rsidRPr="003F7CF1" w:rsidRDefault="00645815" w:rsidP="00E80032">
                        <w:pPr>
                          <w:pStyle w:val="SourceCodeBoxText"/>
                          <w:rPr>
                            <w:sz w:val="19"/>
                            <w:szCs w:val="19"/>
                          </w:rPr>
                        </w:pPr>
                        <w:r w:rsidRPr="003F7CF1">
                          <w:rPr>
                            <w:sz w:val="19"/>
                            <w:szCs w:val="19"/>
                          </w:rPr>
                          <w:t>?</w:t>
                        </w:r>
                      </w:p>
                    </w:txbxContent>
                  </v:textbox>
                </v:rect>
                <v:rect id="Rectangle 172" o:spid="_x0000_s1333"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645815" w:rsidRPr="003F7CF1" w:rsidRDefault="00645815" w:rsidP="00E80032">
                        <w:pPr>
                          <w:pStyle w:val="SourceCodeBoxText"/>
                          <w:rPr>
                            <w:sz w:val="19"/>
                            <w:szCs w:val="19"/>
                          </w:rPr>
                        </w:pPr>
                        <w:r w:rsidRPr="003F7CF1">
                          <w:rPr>
                            <w:sz w:val="19"/>
                            <w:szCs w:val="19"/>
                          </w:rPr>
                          <w:t>?</w:t>
                        </w:r>
                      </w:p>
                    </w:txbxContent>
                  </v:textbox>
                </v:rect>
                <v:rect id="Rectangle 173" o:spid="_x0000_s1334"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645815" w:rsidRPr="003F7CF1" w:rsidRDefault="00645815" w:rsidP="00E80032">
                        <w:pPr>
                          <w:pStyle w:val="SourceCodeBoxText"/>
                          <w:rPr>
                            <w:sz w:val="19"/>
                            <w:szCs w:val="19"/>
                          </w:rPr>
                        </w:pPr>
                        <w:r w:rsidRPr="003F7CF1">
                          <w:rPr>
                            <w:sz w:val="19"/>
                            <w:szCs w:val="19"/>
                          </w:rPr>
                          <w:t>?</w:t>
                        </w:r>
                      </w:p>
                    </w:txbxContent>
                  </v:textbox>
                </v:rect>
                <v:rect id="Rectangle 174" o:spid="_x0000_s1335"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645815" w:rsidRPr="003F7CF1" w:rsidRDefault="00645815" w:rsidP="00E80032">
                        <w:pPr>
                          <w:pStyle w:val="SourceCodeBoxText"/>
                          <w:rPr>
                            <w:sz w:val="19"/>
                            <w:szCs w:val="19"/>
                          </w:rPr>
                        </w:pPr>
                        <w:r w:rsidRPr="003F7CF1">
                          <w:rPr>
                            <w:sz w:val="19"/>
                            <w:szCs w:val="19"/>
                          </w:rPr>
                          <w:t>?</w:t>
                        </w:r>
                      </w:p>
                    </w:txbxContent>
                  </v:textbox>
                </v:rect>
                <v:shape id="Text Box 175" o:spid="_x0000_s1336"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645815" w:rsidRPr="003F7CF1" w:rsidRDefault="00645815" w:rsidP="00E80032">
                        <w:pPr>
                          <w:pStyle w:val="SourceCodeIndex"/>
                          <w:rPr>
                            <w:sz w:val="15"/>
                            <w:szCs w:val="15"/>
                          </w:rPr>
                        </w:pPr>
                        <w:r w:rsidRPr="003F7CF1">
                          <w:rPr>
                            <w:sz w:val="15"/>
                            <w:szCs w:val="15"/>
                          </w:rPr>
                          <w:t>0</w:t>
                        </w:r>
                      </w:p>
                    </w:txbxContent>
                  </v:textbox>
                </v:shape>
                <v:shape id="Text Box 176" o:spid="_x0000_s1337"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645815" w:rsidRPr="003F7CF1" w:rsidRDefault="00645815" w:rsidP="00E80032">
                        <w:pPr>
                          <w:pStyle w:val="SourceCodeIndex"/>
                          <w:rPr>
                            <w:sz w:val="15"/>
                            <w:szCs w:val="15"/>
                          </w:rPr>
                        </w:pPr>
                        <w:r w:rsidRPr="003F7CF1">
                          <w:rPr>
                            <w:sz w:val="15"/>
                            <w:szCs w:val="15"/>
                          </w:rPr>
                          <w:t>1</w:t>
                        </w:r>
                      </w:p>
                    </w:txbxContent>
                  </v:textbox>
                </v:shape>
                <v:shape id="Text Box 177" o:spid="_x0000_s1338"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645815" w:rsidRPr="003F7CF1" w:rsidRDefault="00645815" w:rsidP="00E80032">
                        <w:pPr>
                          <w:pStyle w:val="SourceCodeIndex"/>
                          <w:rPr>
                            <w:sz w:val="15"/>
                            <w:szCs w:val="15"/>
                          </w:rPr>
                        </w:pPr>
                        <w:r w:rsidRPr="003F7CF1">
                          <w:rPr>
                            <w:sz w:val="15"/>
                            <w:szCs w:val="15"/>
                          </w:rPr>
                          <w:t>2</w:t>
                        </w:r>
                      </w:p>
                    </w:txbxContent>
                  </v:textbox>
                </v:shape>
                <v:shape id="Text Box 178" o:spid="_x0000_s1339"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645815" w:rsidRPr="003F7CF1" w:rsidRDefault="00645815" w:rsidP="00E80032">
                        <w:pPr>
                          <w:pStyle w:val="SourceCodeIndex"/>
                          <w:rPr>
                            <w:sz w:val="15"/>
                            <w:szCs w:val="15"/>
                          </w:rPr>
                        </w:pPr>
                        <w:r w:rsidRPr="003F7CF1">
                          <w:rPr>
                            <w:sz w:val="15"/>
                            <w:szCs w:val="15"/>
                          </w:rPr>
                          <w:t>0</w:t>
                        </w:r>
                      </w:p>
                    </w:txbxContent>
                  </v:textbox>
                </v:shape>
                <v:shape id="Text Box 179" o:spid="_x0000_s1340"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645815" w:rsidRPr="003F7CF1" w:rsidRDefault="00645815" w:rsidP="00E80032">
                        <w:pPr>
                          <w:pStyle w:val="SourceCodeIndex"/>
                          <w:rPr>
                            <w:sz w:val="15"/>
                            <w:szCs w:val="15"/>
                          </w:rPr>
                        </w:pPr>
                        <w:r w:rsidRPr="003F7CF1">
                          <w:rPr>
                            <w:sz w:val="15"/>
                            <w:szCs w:val="15"/>
                          </w:rPr>
                          <w:t>1</w:t>
                        </w:r>
                      </w:p>
                    </w:txbxContent>
                  </v:textbox>
                </v:shape>
                <v:shape id="Text Box 180" o:spid="_x0000_s1341"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645815" w:rsidRPr="003F7CF1" w:rsidRDefault="00645815" w:rsidP="00E80032">
                        <w:pPr>
                          <w:pStyle w:val="SourceCodeIndex"/>
                          <w:rPr>
                            <w:sz w:val="15"/>
                            <w:szCs w:val="15"/>
                          </w:rPr>
                        </w:pPr>
                        <w:r w:rsidRPr="003F7CF1">
                          <w:rPr>
                            <w:sz w:val="15"/>
                            <w:szCs w:val="15"/>
                          </w:rPr>
                          <w:t>0</w:t>
                        </w:r>
                      </w:p>
                    </w:txbxContent>
                  </v:textbox>
                </v:shape>
                <v:shape id="Text Box 181" o:spid="_x0000_s1342"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645815" w:rsidRPr="003F7CF1" w:rsidRDefault="00645815" w:rsidP="00E80032">
                        <w:pPr>
                          <w:pStyle w:val="SourceCodeIndex"/>
                          <w:rPr>
                            <w:sz w:val="15"/>
                            <w:szCs w:val="15"/>
                          </w:rPr>
                        </w:pPr>
                        <w:r w:rsidRPr="003F7CF1">
                          <w:rPr>
                            <w:sz w:val="15"/>
                            <w:szCs w:val="15"/>
                          </w:rPr>
                          <w:t>1</w:t>
                        </w:r>
                      </w:p>
                    </w:txbxContent>
                  </v:textbox>
                </v:shape>
                <v:shape id="Text Box 182" o:spid="_x0000_s1343"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645815" w:rsidRPr="003F7CF1" w:rsidRDefault="00645815" w:rsidP="00E80032">
                        <w:pPr>
                          <w:pStyle w:val="SourceCodeIndex"/>
                          <w:rPr>
                            <w:sz w:val="15"/>
                            <w:szCs w:val="15"/>
                          </w:rPr>
                        </w:pPr>
                        <w:r w:rsidRPr="003F7CF1">
                          <w:rPr>
                            <w:sz w:val="15"/>
                            <w:szCs w:val="15"/>
                          </w:rPr>
                          <w:t>2</w:t>
                        </w:r>
                      </w:p>
                    </w:txbxContent>
                  </v:textbox>
                </v:shape>
                <v:shape id="Text Box 183" o:spid="_x0000_s1344"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645815" w:rsidRPr="003F7CF1" w:rsidRDefault="00645815" w:rsidP="00E80032">
                        <w:pPr>
                          <w:pStyle w:val="SourceCodeIndex"/>
                          <w:rPr>
                            <w:sz w:val="15"/>
                            <w:szCs w:val="15"/>
                          </w:rPr>
                        </w:pPr>
                        <w:r w:rsidRPr="003F7CF1">
                          <w:rPr>
                            <w:sz w:val="15"/>
                            <w:szCs w:val="15"/>
                          </w:rPr>
                          <w:t>3</w:t>
                        </w:r>
                      </w:p>
                    </w:txbxContent>
                  </v:textbox>
                </v:shape>
                <v:shape id="Text Box 184" o:spid="_x0000_s1345"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645815" w:rsidRPr="003F7CF1" w:rsidRDefault="00645815" w:rsidP="00E80032">
                        <w:pPr>
                          <w:pStyle w:val="SourceCodeIndex"/>
                          <w:rPr>
                            <w:sz w:val="15"/>
                            <w:szCs w:val="15"/>
                          </w:rPr>
                        </w:pPr>
                        <w:r w:rsidRPr="003F7CF1">
                          <w:rPr>
                            <w:sz w:val="15"/>
                            <w:szCs w:val="15"/>
                          </w:rPr>
                          <w:t>0</w:t>
                        </w:r>
                      </w:p>
                    </w:txbxContent>
                  </v:textbox>
                </v:shape>
                <v:shape id="Text Box 185" o:spid="_x0000_s1346"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645815" w:rsidRPr="003F7CF1" w:rsidRDefault="00645815" w:rsidP="00E80032">
                        <w:pPr>
                          <w:pStyle w:val="SourceCodeIndex"/>
                          <w:rPr>
                            <w:sz w:val="15"/>
                            <w:szCs w:val="15"/>
                          </w:rPr>
                        </w:pPr>
                        <w:r w:rsidRPr="003F7CF1">
                          <w:rPr>
                            <w:sz w:val="15"/>
                            <w:szCs w:val="15"/>
                          </w:rPr>
                          <w:t>1</w:t>
                        </w:r>
                      </w:p>
                    </w:txbxContent>
                  </v:textbox>
                </v:shape>
                <v:shape id="Text Box 186" o:spid="_x0000_s1347"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645815" w:rsidRPr="003F7CF1" w:rsidRDefault="0064581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645815" w:rsidRPr="003F7CF1" w:rsidRDefault="0064581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645815" w:rsidRPr="003F7CF1" w:rsidRDefault="0064581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645815" w:rsidRPr="003F7CF1" w:rsidRDefault="0064581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645815" w:rsidRPr="003F7CF1" w:rsidRDefault="0064581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645815" w:rsidRPr="003F7CF1" w:rsidRDefault="0064581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645815" w:rsidRPr="003F7CF1" w:rsidRDefault="0064581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4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ReLnODgDAABVEQAADgAAAAAAAAAAAAAAAAAuAgAAZHJzL2Uyb0RvYy54bWxQSwECLQAUAAYA&#10;CAAAACEAubFc3doAAAAFAQAADwAAAAAAAAAAAAAAAACSBQAAZHJzL2Rvd25yZXYueG1sUEsFBgAA&#10;AAAEAAQA8wAAAJkGAAAAAA==&#10;">
                <v:shape id="_x0000_s1349" type="#_x0000_t75" style="position:absolute;width:57384;height:9017;visibility:visible;mso-wrap-style:square">
                  <v:fill o:detectmouseclick="t"/>
                  <v:path o:connecttype="none"/>
                </v:shape>
                <v:rect id="Rectangle 152" o:spid="_x0000_s1350"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645815" w:rsidRPr="003F7CF1" w:rsidRDefault="00645815" w:rsidP="00E80032">
                        <w:pPr>
                          <w:pStyle w:val="SourceCodeBoxText"/>
                          <w:rPr>
                            <w:sz w:val="19"/>
                            <w:szCs w:val="19"/>
                          </w:rPr>
                        </w:pPr>
                        <w:r w:rsidRPr="003F7CF1">
                          <w:rPr>
                            <w:sz w:val="19"/>
                            <w:szCs w:val="19"/>
                          </w:rPr>
                          <w:t>13</w:t>
                        </w:r>
                      </w:p>
                    </w:txbxContent>
                  </v:textbox>
                </v:rect>
                <v:shape id="Text Box 153" o:spid="_x0000_s1351"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645815" w:rsidRPr="003F7CF1" w:rsidRDefault="00645815" w:rsidP="00E80032">
                        <w:pPr>
                          <w:pStyle w:val="SourceCodeBoxHeader"/>
                          <w:rPr>
                            <w:sz w:val="19"/>
                            <w:szCs w:val="19"/>
                            <w:lang w:val="sv-SE"/>
                          </w:rPr>
                        </w:pPr>
                        <w:r w:rsidRPr="003F7CF1">
                          <w:rPr>
                            <w:sz w:val="19"/>
                            <w:szCs w:val="19"/>
                            <w:lang w:val="sv-SE"/>
                          </w:rPr>
                          <w:t>i</w:t>
                        </w:r>
                      </w:p>
                    </w:txbxContent>
                  </v:textbox>
                </v:shape>
                <v:rect id="Rectangle 154" o:spid="_x0000_s1352"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645815" w:rsidRPr="003F7CF1" w:rsidRDefault="00645815" w:rsidP="00E80032">
                        <w:pPr>
                          <w:pStyle w:val="SourceCodeBoxText"/>
                          <w:rPr>
                            <w:sz w:val="19"/>
                            <w:szCs w:val="19"/>
                          </w:rPr>
                        </w:pPr>
                        <w:r w:rsidRPr="003F7CF1">
                          <w:rPr>
                            <w:sz w:val="19"/>
                            <w:szCs w:val="19"/>
                          </w:rPr>
                          <w:t>1.2</w:t>
                        </w:r>
                      </w:p>
                    </w:txbxContent>
                  </v:textbox>
                </v:rect>
                <v:shape id="Text Box 155" o:spid="_x0000_s1353"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645815" w:rsidRPr="003F7CF1" w:rsidRDefault="00645815" w:rsidP="00E80032">
                        <w:pPr>
                          <w:pStyle w:val="SourceCodeBoxHeader"/>
                          <w:rPr>
                            <w:sz w:val="19"/>
                            <w:szCs w:val="19"/>
                            <w:lang w:val="sv-SE"/>
                          </w:rPr>
                        </w:pPr>
                        <w:r w:rsidRPr="003F7CF1">
                          <w:rPr>
                            <w:sz w:val="19"/>
                            <w:szCs w:val="19"/>
                            <w:lang w:val="sv-SE"/>
                          </w:rPr>
                          <w:t>x</w:t>
                        </w:r>
                      </w:p>
                    </w:txbxContent>
                  </v:textbox>
                </v:shape>
                <v:rect id="Rectangle 156" o:spid="_x0000_s1354"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645815" w:rsidRPr="003F7CF1" w:rsidRDefault="00645815" w:rsidP="00E80032">
                        <w:pPr>
                          <w:pStyle w:val="SourceCodeBoxText"/>
                          <w:rPr>
                            <w:sz w:val="19"/>
                            <w:szCs w:val="19"/>
                          </w:rPr>
                        </w:pPr>
                        <w:r w:rsidRPr="003F7CF1">
                          <w:rPr>
                            <w:sz w:val="19"/>
                            <w:szCs w:val="19"/>
                          </w:rPr>
                          <w:t>'b'</w:t>
                        </w:r>
                      </w:p>
                    </w:txbxContent>
                  </v:textbox>
                </v:rect>
                <v:shape id="Text Box 157" o:spid="_x0000_s1355"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645815" w:rsidRPr="003F7CF1" w:rsidRDefault="0064581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8" w:name="_Toc320485583"/>
      <w:bookmarkStart w:id="619" w:name="_Toc323656692"/>
      <w:bookmarkStart w:id="620" w:name="_Toc324085430"/>
      <w:bookmarkStart w:id="621" w:name="_Toc383781082"/>
      <w:bookmarkStart w:id="622" w:name="_Toc49764486"/>
      <w:r w:rsidRPr="00EC76D5">
        <w:t>Characters and Strings</w:t>
      </w:r>
      <w:bookmarkEnd w:id="618"/>
      <w:bookmarkEnd w:id="619"/>
      <w:bookmarkEnd w:id="620"/>
      <w:bookmarkEnd w:id="621"/>
      <w:bookmarkEnd w:id="622"/>
    </w:p>
    <w:p w14:paraId="15688872" w14:textId="23E6E363"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D46DBD">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645815" w:rsidRPr="003F7CF1" w:rsidRDefault="0064581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645815" w:rsidRPr="003F7CF1" w:rsidRDefault="0064581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645815" w:rsidRPr="003F7CF1" w:rsidRDefault="0064581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645815" w:rsidRPr="003F7CF1" w:rsidRDefault="0064581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5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qv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l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BoL0qv7wIAAD8M&#10;AAAOAAAAAAAAAAAAAAAAAC4CAABkcnMvZTJvRG9jLnhtbFBLAQItABQABgAIAAAAIQB+P0R+3QAA&#10;AAUBAAAPAAAAAAAAAAAAAAAAAEkFAABkcnMvZG93bnJldi54bWxQSwUGAAAAAAQABADzAAAAUwYA&#10;AAAA&#10;">
                <v:shape id="_x0000_s1357" type="#_x0000_t75" style="position:absolute;width:57384;height:9017;visibility:visible;mso-wrap-style:square">
                  <v:fill o:detectmouseclick="t"/>
                  <v:path o:connecttype="none"/>
                </v:shape>
                <v:rect id="Rectangle 4"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645815" w:rsidRPr="003F7CF1" w:rsidRDefault="00645815" w:rsidP="00E80032">
                        <w:pPr>
                          <w:pStyle w:val="SourceCodeBoxText"/>
                          <w:rPr>
                            <w:sz w:val="19"/>
                            <w:szCs w:val="19"/>
                          </w:rPr>
                        </w:pPr>
                        <w:r w:rsidRPr="003F7CF1">
                          <w:rPr>
                            <w:sz w:val="19"/>
                            <w:szCs w:val="19"/>
                          </w:rPr>
                          <w:t>'a'</w:t>
                        </w:r>
                      </w:p>
                    </w:txbxContent>
                  </v:textbox>
                </v:rect>
                <v:shape id="Text Box 5" o:spid="_x0000_s1359"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645815" w:rsidRPr="003F7CF1" w:rsidRDefault="00645815" w:rsidP="00E80032">
                        <w:pPr>
                          <w:pStyle w:val="SourceCodeBoxHeader"/>
                          <w:rPr>
                            <w:sz w:val="19"/>
                            <w:szCs w:val="19"/>
                            <w:lang w:val="sv-SE"/>
                          </w:rPr>
                        </w:pPr>
                        <w:r w:rsidRPr="003F7CF1">
                          <w:rPr>
                            <w:sz w:val="19"/>
                            <w:szCs w:val="19"/>
                            <w:lang w:val="sv-SE"/>
                          </w:rPr>
                          <w:t>c</w:t>
                        </w:r>
                      </w:p>
                    </w:txbxContent>
                  </v:textbox>
                </v:shape>
                <v:rect id="Rectangle 6" o:spid="_x0000_s1360"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645815" w:rsidRPr="003F7CF1" w:rsidRDefault="00645815" w:rsidP="00E80032">
                        <w:pPr>
                          <w:pStyle w:val="SourceCodeBoxText"/>
                          <w:rPr>
                            <w:sz w:val="19"/>
                            <w:szCs w:val="19"/>
                          </w:rPr>
                        </w:pPr>
                        <w:r w:rsidRPr="003F7CF1">
                          <w:rPr>
                            <w:sz w:val="19"/>
                            <w:szCs w:val="19"/>
                          </w:rPr>
                          <w:t>"Hello, World!"</w:t>
                        </w:r>
                      </w:p>
                    </w:txbxContent>
                  </v:textbox>
                </v:rect>
                <v:shape id="Text Box 7" o:spid="_x0000_s1361"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645815" w:rsidRPr="003F7CF1" w:rsidRDefault="0064581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3" w:name="_Toc323656693"/>
      <w:bookmarkStart w:id="624" w:name="_Toc324085431"/>
      <w:bookmarkStart w:id="625" w:name="_Toc383781083"/>
      <w:bookmarkStart w:id="626" w:name="_Toc49764487"/>
      <w:r w:rsidRPr="00EC76D5">
        <w:t>The ASCII Table</w:t>
      </w:r>
      <w:bookmarkEnd w:id="623"/>
      <w:bookmarkEnd w:id="624"/>
      <w:bookmarkEnd w:id="625"/>
      <w:bookmarkEnd w:id="626"/>
    </w:p>
    <w:p w14:paraId="3B8A786D" w14:textId="21279719"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D46DBD">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7" w:name="_Toc320485584"/>
      <w:bookmarkStart w:id="628" w:name="_Toc323656694"/>
      <w:bookmarkStart w:id="629" w:name="_Toc324085432"/>
      <w:bookmarkStart w:id="630" w:name="_Ref383780778"/>
      <w:bookmarkStart w:id="631" w:name="_Toc383781084"/>
      <w:bookmarkStart w:id="632" w:name="_Toc49764488"/>
      <w:r w:rsidRPr="00EC76D5">
        <w:t>Pointers</w:t>
      </w:r>
      <w:bookmarkEnd w:id="627"/>
      <w:bookmarkEnd w:id="628"/>
      <w:bookmarkEnd w:id="629"/>
      <w:bookmarkEnd w:id="630"/>
      <w:bookmarkEnd w:id="631"/>
      <w:bookmarkEnd w:id="632"/>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645815" w:rsidRPr="003F7CF1" w:rsidRDefault="0064581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645815" w:rsidRPr="003F7CF1" w:rsidRDefault="0064581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645815" w:rsidRPr="003F7CF1" w:rsidRDefault="0064581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645815" w:rsidRPr="003F7CF1" w:rsidRDefault="0064581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645815" w:rsidRPr="003F7CF1" w:rsidRDefault="0064581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645815" w:rsidRPr="003F7CF1" w:rsidRDefault="0064581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645815" w:rsidRPr="003F7CF1" w:rsidRDefault="0064581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62"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">
                <v:shape id="_x0000_s1363" type="#_x0000_t75" style="position:absolute;width:57384;height:16230;visibility:visible;mso-wrap-style:square">
                  <v:fill o:detectmouseclick="t"/>
                  <v:path o:connecttype="none"/>
                </v:shape>
                <v:rect id="Rectangle 232" o:spid="_x0000_s1364"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645815" w:rsidRPr="003F7CF1" w:rsidRDefault="00645815" w:rsidP="00E80032">
                        <w:pPr>
                          <w:pStyle w:val="SourceCodeBoxText"/>
                          <w:rPr>
                            <w:sz w:val="19"/>
                            <w:szCs w:val="19"/>
                          </w:rPr>
                        </w:pPr>
                        <w:r w:rsidRPr="003F7CF1">
                          <w:rPr>
                            <w:sz w:val="19"/>
                            <w:szCs w:val="19"/>
                          </w:rPr>
                          <w:t>10000</w:t>
                        </w:r>
                      </w:p>
                    </w:txbxContent>
                  </v:textbox>
                </v:rect>
                <v:shape id="Text Box 233" o:spid="_x0000_s1365"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645815" w:rsidRPr="003F7CF1" w:rsidRDefault="00645815" w:rsidP="00E80032">
                        <w:pPr>
                          <w:pStyle w:val="SourceCodeBoxHeader"/>
                          <w:rPr>
                            <w:sz w:val="19"/>
                            <w:szCs w:val="19"/>
                            <w:lang w:val="sv-SE"/>
                          </w:rPr>
                        </w:pPr>
                        <w:r w:rsidRPr="003F7CF1">
                          <w:rPr>
                            <w:sz w:val="19"/>
                            <w:szCs w:val="19"/>
                            <w:lang w:val="sv-SE"/>
                          </w:rPr>
                          <w:t>p</w:t>
                        </w:r>
                      </w:p>
                    </w:txbxContent>
                  </v:textbox>
                </v:shape>
                <v:rect id="Rectangle 234" o:spid="_x0000_s1366"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645815" w:rsidRPr="003F7CF1" w:rsidRDefault="00645815" w:rsidP="00E80032">
                        <w:pPr>
                          <w:pStyle w:val="SourceCodeBoxText"/>
                          <w:rPr>
                            <w:sz w:val="19"/>
                            <w:szCs w:val="19"/>
                          </w:rPr>
                        </w:pPr>
                        <w:r>
                          <w:rPr>
                            <w:sz w:val="19"/>
                            <w:szCs w:val="19"/>
                          </w:rPr>
                          <w:t>123</w:t>
                        </w:r>
                      </w:p>
                    </w:txbxContent>
                  </v:textbox>
                </v:rect>
                <v:rect id="Rectangle 235" o:spid="_x0000_s1367"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645815" w:rsidRPr="003F7CF1" w:rsidRDefault="00645815" w:rsidP="00E80032">
                        <w:pPr>
                          <w:pStyle w:val="SourceCodeBoxText"/>
                          <w:rPr>
                            <w:sz w:val="19"/>
                            <w:szCs w:val="19"/>
                          </w:rPr>
                        </w:pPr>
                      </w:p>
                    </w:txbxContent>
                  </v:textbox>
                </v:rect>
                <v:rect id="Rectangle 236" o:spid="_x0000_s1368"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645815" w:rsidRPr="003F7CF1" w:rsidRDefault="00645815" w:rsidP="00E80032">
                        <w:pPr>
                          <w:pStyle w:val="SourceCodeBoxText"/>
                          <w:rPr>
                            <w:sz w:val="19"/>
                            <w:szCs w:val="19"/>
                          </w:rPr>
                        </w:pPr>
                      </w:p>
                    </w:txbxContent>
                  </v:textbox>
                </v:rect>
                <v:rect id="Rectangle 237" o:spid="_x0000_s1369"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645815" w:rsidRPr="003F7CF1" w:rsidRDefault="00645815" w:rsidP="00E80032">
                        <w:pPr>
                          <w:pStyle w:val="SourceCodeBoxText"/>
                          <w:rPr>
                            <w:sz w:val="19"/>
                            <w:szCs w:val="19"/>
                          </w:rPr>
                        </w:pPr>
                      </w:p>
                    </w:txbxContent>
                  </v:textbox>
                </v:rect>
                <v:rect id="Rectangle 238" o:spid="_x0000_s1370"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645815" w:rsidRPr="003F7CF1" w:rsidRDefault="00645815" w:rsidP="00E80032">
                        <w:pPr>
                          <w:pStyle w:val="SourceCodeBoxText"/>
                          <w:rPr>
                            <w:sz w:val="19"/>
                            <w:szCs w:val="19"/>
                          </w:rPr>
                        </w:pPr>
                        <w:r w:rsidRPr="003F7CF1">
                          <w:rPr>
                            <w:sz w:val="19"/>
                            <w:szCs w:val="19"/>
                          </w:rPr>
                          <w:t>10000</w:t>
                        </w:r>
                      </w:p>
                    </w:txbxContent>
                  </v:textbox>
                </v:rect>
                <v:rect id="Rectangle 239" o:spid="_x0000_s1371"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645815" w:rsidRPr="003F7CF1" w:rsidRDefault="0064581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72"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645815" w:rsidRPr="003F7CF1" w:rsidRDefault="0064581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73"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645815" w:rsidRPr="003F7CF1" w:rsidRDefault="0064581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645815" w:rsidRPr="003F7CF1" w:rsidRDefault="0064581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645815" w:rsidRPr="003F7CF1" w:rsidRDefault="0064581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645815" w:rsidRPr="003F7CF1" w:rsidRDefault="0064581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74"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">
                <v:shape id="_x0000_s1375" type="#_x0000_t75" style="position:absolute;width:57384;height:8115;visibility:visible;mso-wrap-style:square">
                  <v:fill o:detectmouseclick="t"/>
                  <v:path o:connecttype="none"/>
                </v:shape>
                <v:rect id="Rectangle 225" o:spid="_x0000_s1376"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645815" w:rsidRPr="003F7CF1" w:rsidRDefault="00645815" w:rsidP="00E80032">
                        <w:pPr>
                          <w:pStyle w:val="SourceCodeBoxText"/>
                          <w:rPr>
                            <w:sz w:val="19"/>
                            <w:szCs w:val="19"/>
                          </w:rPr>
                        </w:pPr>
                      </w:p>
                    </w:txbxContent>
                  </v:textbox>
                </v:rect>
                <v:shape id="Text Box 226" o:spid="_x0000_s1377"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645815" w:rsidRPr="003F7CF1" w:rsidRDefault="00645815" w:rsidP="00E80032">
                        <w:pPr>
                          <w:pStyle w:val="SourceCodeBoxHeader"/>
                          <w:rPr>
                            <w:sz w:val="19"/>
                            <w:szCs w:val="19"/>
                            <w:lang w:val="sv-SE"/>
                          </w:rPr>
                        </w:pPr>
                        <w:r w:rsidRPr="003F7CF1">
                          <w:rPr>
                            <w:sz w:val="19"/>
                            <w:szCs w:val="19"/>
                            <w:lang w:val="sv-SE"/>
                          </w:rPr>
                          <w:t>p</w:t>
                        </w:r>
                      </w:p>
                    </w:txbxContent>
                  </v:textbox>
                </v:shape>
                <v:rect id="Rectangle 227" o:spid="_x0000_s1378"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645815" w:rsidRPr="003F7CF1" w:rsidRDefault="00645815" w:rsidP="00E80032">
                        <w:pPr>
                          <w:pStyle w:val="SourceCodeBoxText"/>
                          <w:rPr>
                            <w:sz w:val="19"/>
                            <w:szCs w:val="19"/>
                          </w:rPr>
                        </w:pPr>
                        <w:r>
                          <w:rPr>
                            <w:sz w:val="19"/>
                            <w:szCs w:val="19"/>
                          </w:rPr>
                          <w:t>123</w:t>
                        </w:r>
                      </w:p>
                    </w:txbxContent>
                  </v:textbox>
                </v:rect>
                <v:line id="Line 228" o:spid="_x0000_s1379"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80"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645815" w:rsidRPr="003F7CF1" w:rsidRDefault="0064581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8"/>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9"/>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3" w:name="_Toc320485585"/>
      <w:bookmarkStart w:id="634" w:name="_Toc323656695"/>
      <w:bookmarkStart w:id="635" w:name="_Toc324085433"/>
      <w:bookmarkStart w:id="636" w:name="_Toc383781085"/>
      <w:bookmarkStart w:id="637" w:name="_Toc49764489"/>
      <w:r w:rsidRPr="00EC76D5">
        <w:t>Pointers and Dynamic Memory</w:t>
      </w:r>
      <w:bookmarkEnd w:id="633"/>
      <w:bookmarkEnd w:id="634"/>
      <w:bookmarkEnd w:id="635"/>
      <w:bookmarkEnd w:id="636"/>
      <w:bookmarkEnd w:id="637"/>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645815" w:rsidRPr="003F7CF1" w:rsidRDefault="0064581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645815" w:rsidRPr="003F7CF1" w:rsidRDefault="0064581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8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">
                <v:shape id="_x0000_s1382" type="#_x0000_t75" style="position:absolute;width:57384;height:9017;visibility:visible;mso-wrap-style:square">
                  <v:fill o:detectmouseclick="t"/>
                  <v:path o:connecttype="none"/>
                </v:shape>
                <v:rect id="Rectangle 200"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645815" w:rsidRPr="003F7CF1" w:rsidRDefault="00645815" w:rsidP="00E80032">
                        <w:pPr>
                          <w:pStyle w:val="SourceCodeBoxText"/>
                          <w:rPr>
                            <w:sz w:val="19"/>
                            <w:szCs w:val="19"/>
                          </w:rPr>
                        </w:pPr>
                      </w:p>
                    </w:txbxContent>
                  </v:textbox>
                </v:rect>
                <v:shape id="Text Box 201"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645815" w:rsidRPr="003F7CF1" w:rsidRDefault="00645815" w:rsidP="00E80032">
                        <w:pPr>
                          <w:pStyle w:val="SourceCodeBoxHeader"/>
                          <w:rPr>
                            <w:sz w:val="19"/>
                            <w:szCs w:val="19"/>
                            <w:lang w:val="sv-SE"/>
                          </w:rPr>
                        </w:pPr>
                        <w:r w:rsidRPr="003F7CF1">
                          <w:rPr>
                            <w:sz w:val="19"/>
                            <w:szCs w:val="19"/>
                            <w:lang w:val="sv-SE"/>
                          </w:rPr>
                          <w:t>p</w:t>
                        </w:r>
                      </w:p>
                    </w:txbxContent>
                  </v:textbox>
                </v:shape>
                <v:rect id="Rectangle 202" o:spid="_x0000_s138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645815" w:rsidRPr="003F7CF1" w:rsidRDefault="00645815" w:rsidP="00E80032">
                        <w:pPr>
                          <w:pStyle w:val="SourceCodeBoxText"/>
                          <w:rPr>
                            <w:sz w:val="19"/>
                            <w:szCs w:val="19"/>
                          </w:rPr>
                        </w:pPr>
                        <w:r w:rsidRPr="003F7CF1">
                          <w:rPr>
                            <w:sz w:val="19"/>
                            <w:szCs w:val="19"/>
                          </w:rPr>
                          <w:t>123</w:t>
                        </w:r>
                      </w:p>
                    </w:txbxContent>
                  </v:textbox>
                </v:rect>
                <v:line id="Line 203"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645815" w:rsidRPr="003F7CF1" w:rsidRDefault="0064581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645815" w:rsidRPr="003F7CF1" w:rsidRDefault="0064581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645815" w:rsidRPr="003F7CF1" w:rsidRDefault="0064581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645815" w:rsidRPr="003F7CF1" w:rsidRDefault="0064581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645815" w:rsidRPr="003F7CF1" w:rsidRDefault="0064581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645815" w:rsidRPr="003F7CF1" w:rsidRDefault="0064581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645815" w:rsidRPr="003F7CF1" w:rsidRDefault="0064581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">
                <v:shape id="_x0000_s1388" type="#_x0000_t75" style="position:absolute;width:57384;height:9931;visibility:visible;mso-wrap-style:square">
                  <v:fill o:detectmouseclick="t"/>
                  <v:path o:connecttype="none"/>
                </v:shape>
                <v:rect id="Rectangle 189"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645815" w:rsidRPr="003F7CF1" w:rsidRDefault="00645815" w:rsidP="00E80032">
                        <w:pPr>
                          <w:pStyle w:val="SourceCodeBoxText"/>
                          <w:rPr>
                            <w:sz w:val="19"/>
                            <w:szCs w:val="19"/>
                          </w:rPr>
                        </w:pPr>
                      </w:p>
                    </w:txbxContent>
                  </v:textbox>
                </v:rect>
                <v:shape id="Text Box 190"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645815" w:rsidRPr="003F7CF1" w:rsidRDefault="00645815" w:rsidP="00E80032">
                        <w:pPr>
                          <w:pStyle w:val="SourceCodeBoxHeader"/>
                          <w:rPr>
                            <w:sz w:val="19"/>
                            <w:szCs w:val="19"/>
                            <w:lang w:val="sv-SE"/>
                          </w:rPr>
                        </w:pPr>
                        <w:r w:rsidRPr="003F7CF1">
                          <w:rPr>
                            <w:sz w:val="19"/>
                            <w:szCs w:val="19"/>
                            <w:lang w:val="sv-SE"/>
                          </w:rPr>
                          <w:t>p</w:t>
                        </w:r>
                      </w:p>
                    </w:txbxContent>
                  </v:textbox>
                </v:shape>
                <v:rect id="Rectangle 191" o:spid="_x0000_s1391"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645815" w:rsidRPr="003F7CF1" w:rsidRDefault="00645815" w:rsidP="00E80032">
                        <w:pPr>
                          <w:pStyle w:val="SourceCodeBoxText"/>
                          <w:rPr>
                            <w:sz w:val="19"/>
                            <w:szCs w:val="19"/>
                          </w:rPr>
                        </w:pPr>
                        <w:r w:rsidRPr="003F7CF1">
                          <w:rPr>
                            <w:sz w:val="19"/>
                            <w:szCs w:val="19"/>
                          </w:rPr>
                          <w:t>123</w:t>
                        </w:r>
                      </w:p>
                    </w:txbxContent>
                  </v:textbox>
                </v:rect>
                <v:line id="Line 192" o:spid="_x0000_s139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93"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645815" w:rsidRPr="003F7CF1" w:rsidRDefault="00645815" w:rsidP="00E80032">
                        <w:pPr>
                          <w:pStyle w:val="SourceCodeBoxText"/>
                          <w:rPr>
                            <w:sz w:val="19"/>
                            <w:szCs w:val="19"/>
                          </w:rPr>
                        </w:pPr>
                        <w:r w:rsidRPr="003F7CF1">
                          <w:rPr>
                            <w:sz w:val="19"/>
                            <w:szCs w:val="19"/>
                          </w:rPr>
                          <w:t>124</w:t>
                        </w:r>
                      </w:p>
                    </w:txbxContent>
                  </v:textbox>
                </v:rect>
                <v:rect id="Rectangle 194" o:spid="_x0000_s1394"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645815" w:rsidRPr="003F7CF1" w:rsidRDefault="00645815" w:rsidP="00E80032">
                        <w:pPr>
                          <w:pStyle w:val="SourceCodeBoxText"/>
                          <w:rPr>
                            <w:sz w:val="19"/>
                            <w:szCs w:val="19"/>
                          </w:rPr>
                        </w:pPr>
                        <w:r w:rsidRPr="003F7CF1">
                          <w:rPr>
                            <w:sz w:val="19"/>
                            <w:szCs w:val="19"/>
                          </w:rPr>
                          <w:t>125</w:t>
                        </w:r>
                      </w:p>
                    </w:txbxContent>
                  </v:textbox>
                </v:rect>
                <v:shape id="Text Box 195" o:spid="_x0000_s139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645815" w:rsidRPr="003F7CF1" w:rsidRDefault="00645815" w:rsidP="00E80032">
                        <w:pPr>
                          <w:pStyle w:val="SourceCodeIndex"/>
                          <w:rPr>
                            <w:sz w:val="15"/>
                            <w:szCs w:val="15"/>
                          </w:rPr>
                        </w:pPr>
                        <w:r w:rsidRPr="003F7CF1">
                          <w:rPr>
                            <w:sz w:val="15"/>
                            <w:szCs w:val="15"/>
                          </w:rPr>
                          <w:t>0</w:t>
                        </w:r>
                      </w:p>
                    </w:txbxContent>
                  </v:textbox>
                </v:shape>
                <v:shape id="Text Box 196" o:spid="_x0000_s139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645815" w:rsidRPr="003F7CF1" w:rsidRDefault="00645815" w:rsidP="00E80032">
                        <w:pPr>
                          <w:pStyle w:val="SourceCodeIndex"/>
                          <w:rPr>
                            <w:sz w:val="15"/>
                            <w:szCs w:val="15"/>
                          </w:rPr>
                        </w:pPr>
                        <w:r w:rsidRPr="003F7CF1">
                          <w:rPr>
                            <w:sz w:val="15"/>
                            <w:szCs w:val="15"/>
                          </w:rPr>
                          <w:t>1</w:t>
                        </w:r>
                      </w:p>
                    </w:txbxContent>
                  </v:textbox>
                </v:shape>
                <v:shape id="Text Box 197" o:spid="_x0000_s1397"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645815" w:rsidRPr="003F7CF1" w:rsidRDefault="0064581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645815" w:rsidRPr="003F7CF1" w:rsidRDefault="0064581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645815" w:rsidRPr="003F7CF1" w:rsidRDefault="0064581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645815" w:rsidRPr="003F7CF1" w:rsidRDefault="0064581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645815" w:rsidRPr="003F7CF1" w:rsidRDefault="0064581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645815" w:rsidRPr="003F7CF1" w:rsidRDefault="0064581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9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HtusBnKAwAAGxMAAA4AAAAAAAAA&#10;AAAAAAAALgIAAGRycy9lMm9Eb2MueG1sUEsBAi0AFAAGAAgAAAAhAHDnibvcAAAABQEAAA8AAAAA&#10;AAAAAAAAAAAAJAYAAGRycy9kb3ducmV2LnhtbFBLBQYAAAAABAAEAPMAAAAtBwAAAAA=&#10;">
                <v:shape id="_x0000_s1399" type="#_x0000_t75" style="position:absolute;width:57384;height:9931;visibility:visible;mso-wrap-style:square">
                  <v:fill o:detectmouseclick="t"/>
                  <v:path o:connecttype="none"/>
                </v:shape>
                <v:rect id="Rectangle 189" o:spid="_x0000_s140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645815" w:rsidRPr="003F7CF1" w:rsidRDefault="00645815" w:rsidP="00E80032">
                        <w:pPr>
                          <w:pStyle w:val="SourceCodeBoxText"/>
                          <w:rPr>
                            <w:sz w:val="19"/>
                            <w:szCs w:val="19"/>
                          </w:rPr>
                        </w:pPr>
                      </w:p>
                    </w:txbxContent>
                  </v:textbox>
                </v:rect>
                <v:shape id="Text Box 190" o:spid="_x0000_s140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645815" w:rsidRPr="003F7CF1" w:rsidRDefault="00645815" w:rsidP="00E80032">
                        <w:pPr>
                          <w:pStyle w:val="SourceCodeBoxHeader"/>
                          <w:rPr>
                            <w:sz w:val="19"/>
                            <w:szCs w:val="19"/>
                            <w:lang w:val="sv-SE"/>
                          </w:rPr>
                        </w:pPr>
                        <w:r w:rsidRPr="003F7CF1">
                          <w:rPr>
                            <w:sz w:val="19"/>
                            <w:szCs w:val="19"/>
                            <w:lang w:val="sv-SE"/>
                          </w:rPr>
                          <w:t>p</w:t>
                        </w:r>
                      </w:p>
                    </w:txbxContent>
                  </v:textbox>
                </v:shape>
                <v:rect id="Rectangle 191" o:spid="_x0000_s140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645815" w:rsidRPr="003F7CF1" w:rsidRDefault="00645815" w:rsidP="00E80032">
                        <w:pPr>
                          <w:pStyle w:val="SourceCodeBoxText"/>
                          <w:rPr>
                            <w:sz w:val="19"/>
                            <w:szCs w:val="19"/>
                          </w:rPr>
                        </w:pPr>
                        <w:r w:rsidRPr="003F7CF1">
                          <w:rPr>
                            <w:sz w:val="19"/>
                            <w:szCs w:val="19"/>
                          </w:rPr>
                          <w:t>123</w:t>
                        </w:r>
                      </w:p>
                    </w:txbxContent>
                  </v:textbox>
                </v:rect>
                <v:line id="Line 192" o:spid="_x0000_s140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404"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645815" w:rsidRPr="003F7CF1" w:rsidRDefault="00645815" w:rsidP="00E80032">
                        <w:pPr>
                          <w:pStyle w:val="SourceCodeBoxText"/>
                          <w:rPr>
                            <w:sz w:val="19"/>
                            <w:szCs w:val="19"/>
                          </w:rPr>
                        </w:pPr>
                        <w:r>
                          <w:rPr>
                            <w:sz w:val="19"/>
                            <w:szCs w:val="19"/>
                          </w:rPr>
                          <w:t>456</w:t>
                        </w:r>
                      </w:p>
                    </w:txbxContent>
                  </v:textbox>
                </v:rect>
                <v:shape id="Text Box 195" o:spid="_x0000_s1405"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645815" w:rsidRPr="003F7CF1" w:rsidRDefault="00645815" w:rsidP="00E80032">
                        <w:pPr>
                          <w:pStyle w:val="SourceCodeIndex"/>
                          <w:rPr>
                            <w:sz w:val="15"/>
                            <w:szCs w:val="15"/>
                          </w:rPr>
                        </w:pPr>
                        <w:r w:rsidRPr="003F7CF1">
                          <w:rPr>
                            <w:sz w:val="15"/>
                            <w:szCs w:val="15"/>
                          </w:rPr>
                          <w:t>0</w:t>
                        </w:r>
                      </w:p>
                    </w:txbxContent>
                  </v:textbox>
                </v:shape>
                <v:shape id="Text Box 196" o:spid="_x0000_s1406"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645815" w:rsidRPr="003F7CF1" w:rsidRDefault="0064581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645815" w:rsidRPr="003F7CF1" w:rsidRDefault="0064581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645815" w:rsidRPr="003F7CF1" w:rsidRDefault="0064581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40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7GN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QwHN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NqOxjUMDAACkCwAADgAAAAAAAAAAAAAAAAAuAgAAZHJzL2Uyb0Rv&#10;Yy54bWxQSwECLQAUAAYACAAAACEAW1obRt4AAAAFAQAADwAAAAAAAAAAAAAAAACdBQAAZHJzL2Rv&#10;d25yZXYueG1sUEsFBgAAAAAEAAQA8wAAAKgGAAAAAA==&#10;">
                <v:shape id="_x0000_s1408" type="#_x0000_t75" style="position:absolute;width:57384;height:9931;visibility:visible;mso-wrap-style:square">
                  <v:fill o:detectmouseclick="t"/>
                  <v:path o:connecttype="none"/>
                </v:shape>
                <v:rect id="Rectangle 124" o:spid="_x0000_s140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645815" w:rsidRPr="003F7CF1" w:rsidRDefault="00645815" w:rsidP="00E80032">
                        <w:pPr>
                          <w:pStyle w:val="SourceCodeBoxText"/>
                          <w:rPr>
                            <w:sz w:val="19"/>
                            <w:szCs w:val="19"/>
                          </w:rPr>
                        </w:pPr>
                      </w:p>
                    </w:txbxContent>
                  </v:textbox>
                </v:rect>
                <v:shape id="Text Box 125" o:spid="_x0000_s141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645815" w:rsidRPr="003F7CF1" w:rsidRDefault="00645815" w:rsidP="00E80032">
                        <w:pPr>
                          <w:pStyle w:val="SourceCodeBoxHeader"/>
                          <w:rPr>
                            <w:sz w:val="19"/>
                            <w:szCs w:val="19"/>
                            <w:lang w:val="sv-SE"/>
                          </w:rPr>
                        </w:pPr>
                        <w:r w:rsidRPr="003F7CF1">
                          <w:rPr>
                            <w:sz w:val="19"/>
                            <w:szCs w:val="19"/>
                            <w:lang w:val="sv-SE"/>
                          </w:rPr>
                          <w:t>p</w:t>
                        </w:r>
                      </w:p>
                    </w:txbxContent>
                  </v:textbox>
                </v:shape>
                <v:rect id="Rectangle 126" o:spid="_x0000_s1411"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645815" w:rsidRPr="003F7CF1" w:rsidRDefault="00645815" w:rsidP="00E80032">
                        <w:pPr>
                          <w:pStyle w:val="SourceCodeBoxText"/>
                          <w:rPr>
                            <w:sz w:val="19"/>
                            <w:szCs w:val="19"/>
                          </w:rPr>
                        </w:pPr>
                        <w:r w:rsidRPr="003F7CF1">
                          <w:rPr>
                            <w:sz w:val="19"/>
                            <w:szCs w:val="19"/>
                          </w:rPr>
                          <w:t>NULL</w:t>
                        </w:r>
                      </w:p>
                    </w:txbxContent>
                  </v:textbox>
                </v:rect>
                <v:line id="Line 127" o:spid="_x0000_s1412"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645815" w:rsidRPr="003F7CF1" w:rsidRDefault="0064581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41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">
                <v:shape id="_x0000_s1414" type="#_x0000_t75" style="position:absolute;width:57384;height:9931;visibility:visible;mso-wrap-style:square">
                  <v:fill o:detectmouseclick="t"/>
                  <v:path o:connecttype="none"/>
                </v:shape>
                <v:rect id="Rectangle 116" o:spid="_x0000_s141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645815" w:rsidRPr="003F7CF1" w:rsidRDefault="00645815" w:rsidP="00E80032">
                        <w:pPr>
                          <w:pStyle w:val="SourceCodeBoxText"/>
                          <w:rPr>
                            <w:sz w:val="19"/>
                            <w:szCs w:val="19"/>
                          </w:rPr>
                        </w:pPr>
                      </w:p>
                    </w:txbxContent>
                  </v:textbox>
                </v:rect>
                <v:shape id="Text Box 117" o:spid="_x0000_s141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645815" w:rsidRPr="003F7CF1" w:rsidRDefault="00645815" w:rsidP="00E80032">
                        <w:pPr>
                          <w:pStyle w:val="SourceCodeBoxHeader"/>
                          <w:rPr>
                            <w:sz w:val="19"/>
                            <w:szCs w:val="19"/>
                            <w:lang w:val="sv-SE"/>
                          </w:rPr>
                        </w:pPr>
                        <w:r w:rsidRPr="003F7CF1">
                          <w:rPr>
                            <w:sz w:val="19"/>
                            <w:szCs w:val="19"/>
                            <w:lang w:val="sv-SE"/>
                          </w:rPr>
                          <w:t>p</w:t>
                        </w:r>
                      </w:p>
                    </w:txbxContent>
                  </v:textbox>
                </v:shape>
                <v:line id="Line 118" o:spid="_x0000_s1417"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18"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19"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2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645815" w:rsidRPr="003F7CF1" w:rsidRDefault="0064581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645815" w:rsidRPr="003F7CF1" w:rsidRDefault="0064581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2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Xz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JFA5fNWAwAAiAsAAA4AAAAAAAAA&#10;AAAAAAAALgIAAGRycy9lMm9Eb2MueG1sUEsBAi0AFAAGAAgAAAAhAFtaG0beAAAABQEAAA8AAAAA&#10;AAAAAAAAAAAAsAUAAGRycy9kb3ducmV2LnhtbFBLBQYAAAAABAAEAPMAAAC7BgAAAAA=&#10;">
                <v:shape id="_x0000_s1422" type="#_x0000_t75" style="position:absolute;width:57384;height:9931;visibility:visible;mso-wrap-style:square">
                  <v:fill o:detectmouseclick="t"/>
                  <v:path o:connecttype="none"/>
                </v:shape>
                <v:rect id="Rectangle 110" o:spid="_x0000_s142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645815" w:rsidRPr="003F7CF1" w:rsidRDefault="00645815" w:rsidP="00E80032">
                        <w:pPr>
                          <w:pStyle w:val="SourceCodeBoxText"/>
                          <w:rPr>
                            <w:sz w:val="19"/>
                            <w:szCs w:val="19"/>
                          </w:rPr>
                        </w:pPr>
                      </w:p>
                    </w:txbxContent>
                  </v:textbox>
                </v:rect>
                <v:shape id="Text Box 111" o:spid="_x0000_s142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645815" w:rsidRPr="003F7CF1" w:rsidRDefault="00645815" w:rsidP="00E80032">
                        <w:pPr>
                          <w:pStyle w:val="SourceCodeBoxHeader"/>
                          <w:rPr>
                            <w:sz w:val="19"/>
                            <w:szCs w:val="19"/>
                            <w:lang w:val="sv-SE"/>
                          </w:rPr>
                        </w:pPr>
                        <w:r w:rsidRPr="003F7CF1">
                          <w:rPr>
                            <w:sz w:val="19"/>
                            <w:szCs w:val="19"/>
                            <w:lang w:val="sv-SE"/>
                          </w:rPr>
                          <w:t>p</w:t>
                        </w:r>
                      </w:p>
                    </w:txbxContent>
                  </v:textbox>
                </v:shape>
                <v:line id="Line 112" o:spid="_x0000_s142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26"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645815" w:rsidRPr="003F7CF1" w:rsidRDefault="0064581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645815" w:rsidRPr="003F7CF1" w:rsidRDefault="0064581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645815" w:rsidRPr="003F7CF1" w:rsidRDefault="0064581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645815" w:rsidRPr="003F7CF1" w:rsidRDefault="0064581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645815" w:rsidRPr="003F7CF1" w:rsidRDefault="0064581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645815" w:rsidRPr="003F7CF1" w:rsidRDefault="0064581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645815" w:rsidRPr="003F7CF1" w:rsidRDefault="0064581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645815" w:rsidRPr="003F7CF1" w:rsidRDefault="0064581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645815" w:rsidRPr="003F7CF1" w:rsidRDefault="0064581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27"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">
                <v:shape id="_x0000_s1428" type="#_x0000_t75" style="position:absolute;width:57384;height:17132;visibility:visible;mso-wrap-style:square">
                  <v:fill o:detectmouseclick="t"/>
                  <v:path o:connecttype="none"/>
                </v:shape>
                <v:rect id="Rectangle 90" o:spid="_x0000_s1429"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645815" w:rsidRPr="003F7CF1" w:rsidRDefault="00645815" w:rsidP="00E80032">
                        <w:pPr>
                          <w:pStyle w:val="SourceCodeBoxText"/>
                          <w:rPr>
                            <w:sz w:val="19"/>
                            <w:szCs w:val="19"/>
                          </w:rPr>
                        </w:pPr>
                      </w:p>
                    </w:txbxContent>
                  </v:textbox>
                </v:rect>
                <v:shape id="Text Box 91" o:spid="_x0000_s1430"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645815" w:rsidRPr="003F7CF1" w:rsidRDefault="00645815" w:rsidP="00E80032">
                        <w:pPr>
                          <w:pStyle w:val="SourceCodeBoxHeader"/>
                          <w:rPr>
                            <w:sz w:val="19"/>
                            <w:szCs w:val="19"/>
                            <w:lang w:val="sv-SE"/>
                          </w:rPr>
                        </w:pPr>
                        <w:r w:rsidRPr="003F7CF1">
                          <w:rPr>
                            <w:sz w:val="19"/>
                            <w:szCs w:val="19"/>
                            <w:lang w:val="sv-SE"/>
                          </w:rPr>
                          <w:t>p</w:t>
                        </w:r>
                      </w:p>
                    </w:txbxContent>
                  </v:textbox>
                </v:shape>
                <v:line id="Line 92" o:spid="_x0000_s1431"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32"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645815" w:rsidRPr="003F7CF1" w:rsidRDefault="00645815" w:rsidP="00E80032">
                        <w:pPr>
                          <w:pStyle w:val="SourceCodeBoxHeader"/>
                          <w:rPr>
                            <w:sz w:val="19"/>
                            <w:szCs w:val="19"/>
                            <w:lang w:val="sv-SE"/>
                          </w:rPr>
                        </w:pPr>
                        <w:r w:rsidRPr="003F7CF1">
                          <w:rPr>
                            <w:sz w:val="19"/>
                            <w:szCs w:val="19"/>
                            <w:lang w:val="sv-SE"/>
                          </w:rPr>
                          <w:t>(a)</w:t>
                        </w:r>
                      </w:p>
                    </w:txbxContent>
                  </v:textbox>
                </v:shape>
                <v:rect id="Rectangle 94" o:spid="_x0000_s1433"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645815" w:rsidRPr="003F7CF1" w:rsidRDefault="00645815" w:rsidP="00E80032">
                        <w:pPr>
                          <w:pStyle w:val="SourceCodeBoxText"/>
                          <w:rPr>
                            <w:sz w:val="19"/>
                            <w:szCs w:val="19"/>
                          </w:rPr>
                        </w:pPr>
                      </w:p>
                    </w:txbxContent>
                  </v:textbox>
                </v:rect>
                <v:shape id="Text Box 95" o:spid="_x0000_s1434"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645815" w:rsidRPr="003F7CF1" w:rsidRDefault="00645815" w:rsidP="00E80032">
                        <w:pPr>
                          <w:pStyle w:val="SourceCodeBoxHeader"/>
                          <w:rPr>
                            <w:sz w:val="19"/>
                            <w:szCs w:val="19"/>
                            <w:lang w:val="sv-SE"/>
                          </w:rPr>
                        </w:pPr>
                        <w:r w:rsidRPr="003F7CF1">
                          <w:rPr>
                            <w:sz w:val="19"/>
                            <w:szCs w:val="19"/>
                            <w:lang w:val="sv-SE"/>
                          </w:rPr>
                          <w:t>q</w:t>
                        </w:r>
                      </w:p>
                    </w:txbxContent>
                  </v:textbox>
                </v:shape>
                <v:line id="Line 96" o:spid="_x0000_s1435"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36"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645815" w:rsidRPr="003F7CF1" w:rsidRDefault="00645815" w:rsidP="00E80032">
                        <w:pPr>
                          <w:pStyle w:val="SourceCodeBoxText"/>
                          <w:rPr>
                            <w:sz w:val="19"/>
                            <w:szCs w:val="19"/>
                          </w:rPr>
                        </w:pPr>
                        <w:r w:rsidRPr="003F7CF1">
                          <w:rPr>
                            <w:sz w:val="19"/>
                            <w:szCs w:val="19"/>
                          </w:rPr>
                          <w:t>1</w:t>
                        </w:r>
                      </w:p>
                    </w:txbxContent>
                  </v:textbox>
                </v:rect>
                <v:rect id="Rectangle 98" o:spid="_x0000_s1437"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645815" w:rsidRPr="003F7CF1" w:rsidRDefault="00645815" w:rsidP="00E80032">
                        <w:pPr>
                          <w:pStyle w:val="SourceCodeBoxText"/>
                          <w:rPr>
                            <w:sz w:val="19"/>
                            <w:szCs w:val="19"/>
                          </w:rPr>
                        </w:pPr>
                        <w:r w:rsidRPr="003F7CF1">
                          <w:rPr>
                            <w:sz w:val="19"/>
                            <w:szCs w:val="19"/>
                          </w:rPr>
                          <w:t>2</w:t>
                        </w:r>
                      </w:p>
                    </w:txbxContent>
                  </v:textbox>
                </v:rect>
                <v:rect id="Rectangle 99" o:spid="_x0000_s1438"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645815" w:rsidRPr="003F7CF1" w:rsidRDefault="00645815" w:rsidP="00E80032">
                        <w:pPr>
                          <w:pStyle w:val="SourceCodeBoxText"/>
                          <w:rPr>
                            <w:sz w:val="19"/>
                            <w:szCs w:val="19"/>
                          </w:rPr>
                        </w:pPr>
                      </w:p>
                    </w:txbxContent>
                  </v:textbox>
                </v:rect>
                <v:shape id="Text Box 100" o:spid="_x0000_s1439"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645815" w:rsidRPr="003F7CF1" w:rsidRDefault="00645815" w:rsidP="00E80032">
                        <w:pPr>
                          <w:pStyle w:val="SourceCodeBoxHeader"/>
                          <w:rPr>
                            <w:sz w:val="19"/>
                            <w:szCs w:val="19"/>
                            <w:lang w:val="sv-SE"/>
                          </w:rPr>
                        </w:pPr>
                        <w:r w:rsidRPr="003F7CF1">
                          <w:rPr>
                            <w:sz w:val="19"/>
                            <w:szCs w:val="19"/>
                            <w:lang w:val="sv-SE"/>
                          </w:rPr>
                          <w:t>p</w:t>
                        </w:r>
                      </w:p>
                    </w:txbxContent>
                  </v:textbox>
                </v:shape>
                <v:shape id="Text Box 101" o:spid="_x0000_s1440"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645815" w:rsidRPr="003F7CF1" w:rsidRDefault="00645815" w:rsidP="00E80032">
                        <w:pPr>
                          <w:pStyle w:val="SourceCodeBoxHeader"/>
                          <w:rPr>
                            <w:sz w:val="19"/>
                            <w:szCs w:val="19"/>
                            <w:lang w:val="sv-SE"/>
                          </w:rPr>
                        </w:pPr>
                        <w:r w:rsidRPr="003F7CF1">
                          <w:rPr>
                            <w:sz w:val="19"/>
                            <w:szCs w:val="19"/>
                            <w:lang w:val="sv-SE"/>
                          </w:rPr>
                          <w:t>(b)</w:t>
                        </w:r>
                      </w:p>
                    </w:txbxContent>
                  </v:textbox>
                </v:shape>
                <v:rect id="Rectangle 102" o:spid="_x0000_s1441"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645815" w:rsidRPr="003F7CF1" w:rsidRDefault="00645815" w:rsidP="00E80032">
                        <w:pPr>
                          <w:pStyle w:val="SourceCodeBoxText"/>
                          <w:rPr>
                            <w:sz w:val="19"/>
                            <w:szCs w:val="19"/>
                          </w:rPr>
                        </w:pPr>
                      </w:p>
                    </w:txbxContent>
                  </v:textbox>
                </v:rect>
                <v:shape id="Text Box 103" o:spid="_x0000_s1442"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645815" w:rsidRPr="003F7CF1" w:rsidRDefault="00645815" w:rsidP="00E80032">
                        <w:pPr>
                          <w:pStyle w:val="SourceCodeBoxHeader"/>
                          <w:rPr>
                            <w:sz w:val="19"/>
                            <w:szCs w:val="19"/>
                            <w:lang w:val="sv-SE"/>
                          </w:rPr>
                        </w:pPr>
                        <w:r w:rsidRPr="003F7CF1">
                          <w:rPr>
                            <w:sz w:val="19"/>
                            <w:szCs w:val="19"/>
                            <w:lang w:val="sv-SE"/>
                          </w:rPr>
                          <w:t>q</w:t>
                        </w:r>
                      </w:p>
                    </w:txbxContent>
                  </v:textbox>
                </v:shape>
                <v:line id="Line 104" o:spid="_x0000_s1443"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44"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645815" w:rsidRPr="003F7CF1" w:rsidRDefault="00645815" w:rsidP="00E80032">
                        <w:pPr>
                          <w:pStyle w:val="SourceCodeBoxText"/>
                          <w:rPr>
                            <w:sz w:val="19"/>
                            <w:szCs w:val="19"/>
                          </w:rPr>
                        </w:pPr>
                        <w:r w:rsidRPr="003F7CF1">
                          <w:rPr>
                            <w:sz w:val="19"/>
                            <w:szCs w:val="19"/>
                          </w:rPr>
                          <w:t>1</w:t>
                        </w:r>
                      </w:p>
                    </w:txbxContent>
                  </v:textbox>
                </v:rect>
                <v:rect id="Rectangle 106" o:spid="_x0000_s1445"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645815" w:rsidRPr="003F7CF1" w:rsidRDefault="00645815" w:rsidP="00E80032">
                        <w:pPr>
                          <w:pStyle w:val="SourceCodeBoxText"/>
                          <w:rPr>
                            <w:sz w:val="19"/>
                            <w:szCs w:val="19"/>
                          </w:rPr>
                        </w:pPr>
                        <w:r w:rsidRPr="003F7CF1">
                          <w:rPr>
                            <w:sz w:val="19"/>
                            <w:szCs w:val="19"/>
                          </w:rPr>
                          <w:t>2</w:t>
                        </w:r>
                      </w:p>
                    </w:txbxContent>
                  </v:textbox>
                </v:rect>
                <v:line id="Line 107" o:spid="_x0000_s1446"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8" w:name="_Toc320485586"/>
      <w:bookmarkStart w:id="639" w:name="_Toc323656696"/>
      <w:bookmarkStart w:id="640" w:name="_Toc324085434"/>
      <w:bookmarkStart w:id="641" w:name="_Toc383781086"/>
      <w:bookmarkStart w:id="642" w:name="_Toc49764490"/>
      <w:r w:rsidRPr="00EC76D5">
        <w:t>Defining our own types</w:t>
      </w:r>
      <w:bookmarkEnd w:id="638"/>
      <w:bookmarkEnd w:id="639"/>
      <w:bookmarkEnd w:id="640"/>
      <w:bookmarkEnd w:id="641"/>
      <w:bookmarkEnd w:id="642"/>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3" w:name="_Toc320485587"/>
      <w:bookmarkStart w:id="644" w:name="_Toc323656697"/>
      <w:bookmarkStart w:id="645" w:name="_Toc324085435"/>
      <w:bookmarkStart w:id="646" w:name="_Toc383781087"/>
      <w:bookmarkStart w:id="647" w:name="_Toc49764491"/>
      <w:r w:rsidRPr="00EC76D5">
        <w:t>The Type Size</w:t>
      </w:r>
      <w:bookmarkEnd w:id="643"/>
      <w:bookmarkEnd w:id="644"/>
      <w:bookmarkEnd w:id="645"/>
      <w:bookmarkEnd w:id="646"/>
      <w:bookmarkEnd w:id="647"/>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0"/>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48"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49" w:name="_Toc320485588"/>
      <w:bookmarkStart w:id="650" w:name="_Toc323656698"/>
      <w:bookmarkStart w:id="651" w:name="_Toc324085436"/>
      <w:bookmarkStart w:id="652" w:name="_Toc383781088"/>
      <w:bookmarkStart w:id="653" w:name="_Toc49764492"/>
      <w:r w:rsidRPr="00EC76D5">
        <w:t>Expressions and Operators</w:t>
      </w:r>
      <w:bookmarkEnd w:id="649"/>
      <w:bookmarkEnd w:id="650"/>
      <w:bookmarkEnd w:id="651"/>
      <w:bookmarkEnd w:id="652"/>
      <w:bookmarkEnd w:id="653"/>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645815" w:rsidRPr="003F7CF1" w:rsidRDefault="0064581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75545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645815" w:rsidRPr="003F7CF1" w:rsidRDefault="0064581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645815" w:rsidRPr="003F7CF1" w:rsidRDefault="0064581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645815" w:rsidRPr="003F7CF1" w:rsidRDefault="0064581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47"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Ac/VDZ9AwAATREAAA4AAAAAAAAAAAAAAAAALgIAAGRycy9lMm9Eb2Mu&#10;eG1sUEsBAi0AFAAGAAgAAAAhAAs8lcHbAAAABQEAAA8AAAAAAAAAAAAAAAAA1wUAAGRycy9kb3du&#10;cmV2LnhtbFBLBQYAAAAABAAEAPMAAADfBgAAAAA=&#10;">
                <v:shape id="_x0000_s1448" type="#_x0000_t75" style="position:absolute;width:18935;height:11722;visibility:visible;mso-wrap-style:square">
                  <v:fill o:detectmouseclick="t"/>
                  <v:path o:connecttype="none"/>
                </v:shape>
                <v:rect id="Rectangle 143" o:spid="_x0000_s1449"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645815" w:rsidRPr="003F7CF1" w:rsidRDefault="0064581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755456" r:id="rId11"/>
                          </w:object>
                        </w:r>
                      </w:p>
                    </w:txbxContent>
                  </v:textbox>
                </v:rect>
                <v:rect id="Rectangle 144" o:spid="_x0000_s1450"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645815" w:rsidRPr="003F7CF1" w:rsidRDefault="00645815" w:rsidP="00E80032">
                        <w:pPr>
                          <w:pStyle w:val="Picture"/>
                          <w:rPr>
                            <w:rStyle w:val="Italic"/>
                            <w:sz w:val="19"/>
                            <w:szCs w:val="19"/>
                          </w:rPr>
                        </w:pPr>
                        <w:r w:rsidRPr="003F7CF1">
                          <w:rPr>
                            <w:rStyle w:val="Italic"/>
                            <w:sz w:val="19"/>
                            <w:szCs w:val="19"/>
                          </w:rPr>
                          <w:t>Operator</w:t>
                        </w:r>
                      </w:p>
                    </w:txbxContent>
                  </v:textbox>
                </v:rect>
                <v:rect id="Rectangle 145" o:spid="_x0000_s1451"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645815" w:rsidRPr="003F7CF1" w:rsidRDefault="00645815" w:rsidP="00E80032">
                        <w:pPr>
                          <w:pStyle w:val="Picture"/>
                          <w:rPr>
                            <w:rStyle w:val="Italic"/>
                            <w:sz w:val="19"/>
                            <w:szCs w:val="19"/>
                          </w:rPr>
                        </w:pPr>
                        <w:r w:rsidRPr="003F7CF1">
                          <w:rPr>
                            <w:rStyle w:val="Italic"/>
                            <w:sz w:val="19"/>
                            <w:szCs w:val="19"/>
                          </w:rPr>
                          <w:t>Operand</w:t>
                        </w:r>
                      </w:p>
                    </w:txbxContent>
                  </v:textbox>
                </v:rect>
                <v:line id="Line 146" o:spid="_x0000_s1452"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53"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54"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55"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645815" w:rsidRPr="003F7CF1" w:rsidRDefault="0064581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4" w:name="_Toc320485589"/>
      <w:bookmarkStart w:id="655" w:name="_Toc323656699"/>
      <w:bookmarkStart w:id="656" w:name="_Toc324085437"/>
      <w:bookmarkStart w:id="657" w:name="_Toc383781089"/>
      <w:bookmarkStart w:id="658" w:name="_Toc49764493"/>
      <w:r w:rsidRPr="00EC76D5">
        <w:t>Arithmetic Operators</w:t>
      </w:r>
      <w:bookmarkEnd w:id="654"/>
      <w:bookmarkEnd w:id="655"/>
      <w:bookmarkEnd w:id="656"/>
      <w:bookmarkEnd w:id="657"/>
      <w:bookmarkEnd w:id="658"/>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59" w:name="_Toc320485590"/>
      <w:bookmarkStart w:id="660" w:name="_Toc323656700"/>
      <w:bookmarkStart w:id="661" w:name="_Toc324085438"/>
      <w:bookmarkStart w:id="662" w:name="_Toc383781090"/>
      <w:bookmarkStart w:id="663" w:name="_Toc49764494"/>
      <w:r w:rsidRPr="00EC76D5">
        <w:rPr>
          <w:rStyle w:val="Italic"/>
          <w:i w:val="0"/>
        </w:rPr>
        <w:t>Pointer Arithmetic</w:t>
      </w:r>
      <w:bookmarkEnd w:id="659"/>
      <w:bookmarkEnd w:id="660"/>
      <w:bookmarkEnd w:id="661"/>
      <w:bookmarkEnd w:id="662"/>
      <w:bookmarkEnd w:id="663"/>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645815" w:rsidRPr="003F7CF1" w:rsidRDefault="0064581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645815" w:rsidRPr="003F7CF1" w:rsidRDefault="0064581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645815" w:rsidRPr="003F7CF1" w:rsidRDefault="0064581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645815" w:rsidRPr="003F7CF1" w:rsidRDefault="0064581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645815" w:rsidRPr="003F7CF1" w:rsidRDefault="0064581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645815" w:rsidRPr="003F7CF1" w:rsidRDefault="0064581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645815" w:rsidRPr="003F7CF1" w:rsidRDefault="0064581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645815" w:rsidRPr="003F7CF1" w:rsidRDefault="0064581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645815" w:rsidRPr="003F7CF1" w:rsidRDefault="0064581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5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">
                <v:shape id="_x0000_s1457" type="#_x0000_t75" style="position:absolute;width:57384;height:16230;visibility:visible;mso-wrap-style:square">
                  <v:fill o:detectmouseclick="t"/>
                  <v:path o:connecttype="none"/>
                </v:shape>
                <v:rect id="Rectangle 130" o:spid="_x0000_s1458"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645815" w:rsidRPr="003F7CF1" w:rsidRDefault="00645815" w:rsidP="00E80032">
                        <w:pPr>
                          <w:pStyle w:val="SourceCodeBoxText"/>
                          <w:rPr>
                            <w:sz w:val="19"/>
                            <w:szCs w:val="19"/>
                          </w:rPr>
                        </w:pPr>
                      </w:p>
                    </w:txbxContent>
                  </v:textbox>
                </v:rect>
                <v:shape id="Text Box 131" o:spid="_x0000_s1459"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645815" w:rsidRPr="003F7CF1" w:rsidRDefault="00645815" w:rsidP="00E80032">
                        <w:pPr>
                          <w:pStyle w:val="SourceCodeBoxHeader"/>
                          <w:rPr>
                            <w:sz w:val="19"/>
                            <w:szCs w:val="19"/>
                            <w:lang w:val="sv-SE"/>
                          </w:rPr>
                        </w:pPr>
                        <w:r>
                          <w:rPr>
                            <w:sz w:val="19"/>
                            <w:szCs w:val="19"/>
                            <w:lang w:val="sv-SE"/>
                          </w:rPr>
                          <w:t>numberPtr</w:t>
                        </w:r>
                      </w:p>
                    </w:txbxContent>
                  </v:textbox>
                </v:shape>
                <v:rect id="Rectangle 132" o:spid="_x0000_s146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645815" w:rsidRPr="003F7CF1" w:rsidRDefault="00645815" w:rsidP="00E80032">
                        <w:pPr>
                          <w:pStyle w:val="SourceCodeBoxText"/>
                          <w:rPr>
                            <w:sz w:val="19"/>
                            <w:szCs w:val="19"/>
                          </w:rPr>
                        </w:pPr>
                        <w:r w:rsidRPr="003F7CF1">
                          <w:rPr>
                            <w:sz w:val="19"/>
                            <w:szCs w:val="19"/>
                          </w:rPr>
                          <w:t>102</w:t>
                        </w:r>
                      </w:p>
                    </w:txbxContent>
                  </v:textbox>
                </v:rect>
                <v:rect id="Rectangle 133" o:spid="_x0000_s146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645815" w:rsidRPr="003F7CF1" w:rsidRDefault="00645815" w:rsidP="00E80032">
                        <w:pPr>
                          <w:pStyle w:val="SourceCodeBoxText"/>
                          <w:rPr>
                            <w:sz w:val="19"/>
                            <w:szCs w:val="19"/>
                          </w:rPr>
                        </w:pPr>
                        <w:r w:rsidRPr="003F7CF1">
                          <w:rPr>
                            <w:sz w:val="19"/>
                            <w:szCs w:val="19"/>
                          </w:rPr>
                          <w:t>100</w:t>
                        </w:r>
                      </w:p>
                    </w:txbxContent>
                  </v:textbox>
                </v:rect>
                <v:rect id="Rectangle 134" o:spid="_x0000_s146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645815" w:rsidRPr="003F7CF1" w:rsidRDefault="00645815" w:rsidP="00E80032">
                        <w:pPr>
                          <w:pStyle w:val="SourceCodeBoxText"/>
                          <w:rPr>
                            <w:sz w:val="19"/>
                            <w:szCs w:val="19"/>
                          </w:rPr>
                        </w:pPr>
                        <w:r w:rsidRPr="003F7CF1">
                          <w:rPr>
                            <w:sz w:val="19"/>
                            <w:szCs w:val="19"/>
                          </w:rPr>
                          <w:t>101</w:t>
                        </w:r>
                      </w:p>
                    </w:txbxContent>
                  </v:textbox>
                </v:rect>
                <v:rect id="Rectangle 135" o:spid="_x0000_s146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645815" w:rsidRPr="003F7CF1" w:rsidRDefault="00645815" w:rsidP="00E80032">
                        <w:pPr>
                          <w:pStyle w:val="SourceCodeBoxText"/>
                          <w:rPr>
                            <w:sz w:val="19"/>
                            <w:szCs w:val="19"/>
                          </w:rPr>
                        </w:pPr>
                        <w:r w:rsidRPr="003F7CF1">
                          <w:rPr>
                            <w:sz w:val="19"/>
                            <w:szCs w:val="19"/>
                          </w:rPr>
                          <w:t>103</w:t>
                        </w:r>
                      </w:p>
                    </w:txbxContent>
                  </v:textbox>
                </v:rect>
                <v:rect id="Rectangle 136" o:spid="_x0000_s146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645815" w:rsidRPr="003F7CF1" w:rsidRDefault="00645815" w:rsidP="00E80032">
                        <w:pPr>
                          <w:pStyle w:val="SourceCodeBoxText"/>
                          <w:rPr>
                            <w:sz w:val="19"/>
                            <w:szCs w:val="19"/>
                          </w:rPr>
                        </w:pPr>
                        <w:r w:rsidRPr="003F7CF1">
                          <w:rPr>
                            <w:sz w:val="19"/>
                            <w:szCs w:val="19"/>
                          </w:rPr>
                          <w:t>10008</w:t>
                        </w:r>
                      </w:p>
                    </w:txbxContent>
                  </v:textbox>
                </v:rect>
                <v:rect id="Rectangle 137" o:spid="_x0000_s146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645815" w:rsidRPr="003F7CF1" w:rsidRDefault="00645815" w:rsidP="00E80032">
                        <w:pPr>
                          <w:pStyle w:val="SourceCodeBoxText"/>
                          <w:rPr>
                            <w:sz w:val="19"/>
                            <w:szCs w:val="19"/>
                          </w:rPr>
                        </w:pPr>
                        <w:r w:rsidRPr="003F7CF1">
                          <w:rPr>
                            <w:sz w:val="19"/>
                            <w:szCs w:val="19"/>
                          </w:rPr>
                          <w:t>10000</w:t>
                        </w:r>
                      </w:p>
                    </w:txbxContent>
                  </v:textbox>
                </v:rect>
                <v:rect id="Rectangle 138" o:spid="_x0000_s146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645815" w:rsidRPr="003F7CF1" w:rsidRDefault="00645815" w:rsidP="00E80032">
                        <w:pPr>
                          <w:pStyle w:val="SourceCodeBoxText"/>
                          <w:rPr>
                            <w:sz w:val="19"/>
                            <w:szCs w:val="19"/>
                          </w:rPr>
                        </w:pPr>
                        <w:r w:rsidRPr="003F7CF1">
                          <w:rPr>
                            <w:sz w:val="19"/>
                            <w:szCs w:val="19"/>
                          </w:rPr>
                          <w:t>10004</w:t>
                        </w:r>
                      </w:p>
                    </w:txbxContent>
                  </v:textbox>
                </v:rect>
                <v:rect id="Rectangle 139" o:spid="_x0000_s146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645815" w:rsidRPr="003F7CF1" w:rsidRDefault="00645815" w:rsidP="00E80032">
                        <w:pPr>
                          <w:pStyle w:val="SourceCodeBoxText"/>
                          <w:rPr>
                            <w:sz w:val="19"/>
                            <w:szCs w:val="19"/>
                          </w:rPr>
                        </w:pPr>
                        <w:r w:rsidRPr="003F7CF1">
                          <w:rPr>
                            <w:sz w:val="19"/>
                            <w:szCs w:val="19"/>
                          </w:rPr>
                          <w:t>10012</w:t>
                        </w:r>
                      </w:p>
                    </w:txbxContent>
                  </v:textbox>
                </v:rect>
                <v:line id="Line 140" o:spid="_x0000_s1468"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4" w:name="_Toc320485591"/>
      <w:bookmarkStart w:id="665" w:name="_Toc323656701"/>
      <w:bookmarkStart w:id="666" w:name="_Toc324085439"/>
      <w:bookmarkStart w:id="667" w:name="_Toc383781091"/>
      <w:bookmarkStart w:id="668" w:name="_Toc49764495"/>
      <w:r w:rsidRPr="00EC76D5">
        <w:t>Increment and decrement</w:t>
      </w:r>
      <w:bookmarkEnd w:id="664"/>
      <w:bookmarkEnd w:id="665"/>
      <w:bookmarkEnd w:id="666"/>
      <w:bookmarkEnd w:id="667"/>
      <w:bookmarkEnd w:id="668"/>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1"/>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9" w:name="_Toc320485592"/>
      <w:bookmarkStart w:id="670" w:name="_Toc323656702"/>
      <w:bookmarkStart w:id="671" w:name="_Toc324085440"/>
      <w:bookmarkStart w:id="672" w:name="_Toc383781092"/>
      <w:bookmarkStart w:id="673" w:name="_Toc49764496"/>
      <w:r w:rsidRPr="00EC76D5">
        <w:t>Relational Operators</w:t>
      </w:r>
      <w:bookmarkEnd w:id="669"/>
      <w:bookmarkEnd w:id="670"/>
      <w:bookmarkEnd w:id="671"/>
      <w:bookmarkEnd w:id="672"/>
      <w:bookmarkEnd w:id="673"/>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2"/>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4" w:name="_Toc320485593"/>
      <w:bookmarkStart w:id="675" w:name="_Toc323656703"/>
      <w:bookmarkStart w:id="676" w:name="_Toc324085441"/>
      <w:bookmarkStart w:id="677" w:name="_Toc383781093"/>
      <w:bookmarkStart w:id="678" w:name="_Toc49764497"/>
      <w:r w:rsidRPr="00EC76D5">
        <w:t>Logical Operators</w:t>
      </w:r>
      <w:bookmarkEnd w:id="674"/>
      <w:bookmarkEnd w:id="675"/>
      <w:bookmarkEnd w:id="676"/>
      <w:bookmarkEnd w:id="677"/>
      <w:bookmarkEnd w:id="678"/>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9" w:name="_Toc320485594"/>
      <w:bookmarkStart w:id="680" w:name="_Toc323656704"/>
      <w:bookmarkStart w:id="681" w:name="_Toc324085442"/>
      <w:bookmarkStart w:id="682" w:name="_Toc383781094"/>
      <w:bookmarkStart w:id="683" w:name="_Toc49764498"/>
      <w:r w:rsidRPr="00EC76D5">
        <w:t>Bitwise Operators</w:t>
      </w:r>
      <w:bookmarkEnd w:id="679"/>
      <w:bookmarkEnd w:id="680"/>
      <w:bookmarkEnd w:id="681"/>
      <w:bookmarkEnd w:id="682"/>
      <w:bookmarkEnd w:id="683"/>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2755451"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2755452"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4" w:name="_Toc320485595"/>
      <w:bookmarkStart w:id="685" w:name="_Toc323656705"/>
      <w:bookmarkStart w:id="686" w:name="_Toc324085443"/>
      <w:bookmarkStart w:id="687" w:name="_Toc383781095"/>
      <w:bookmarkStart w:id="688" w:name="_Toc49764499"/>
      <w:r w:rsidRPr="00EC76D5">
        <w:lastRenderedPageBreak/>
        <w:t>Assignment</w:t>
      </w:r>
      <w:bookmarkEnd w:id="684"/>
      <w:bookmarkEnd w:id="685"/>
      <w:bookmarkEnd w:id="686"/>
      <w:bookmarkEnd w:id="687"/>
      <w:bookmarkEnd w:id="688"/>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9" w:name="_Toc320485596"/>
      <w:bookmarkStart w:id="690" w:name="_Toc323656706"/>
      <w:bookmarkStart w:id="691" w:name="_Toc324085444"/>
      <w:bookmarkStart w:id="692" w:name="_Toc383781096"/>
      <w:bookmarkStart w:id="693" w:name="_Toc49764500"/>
      <w:r w:rsidRPr="00EC76D5">
        <w:t>The Condition Operator</w:t>
      </w:r>
      <w:bookmarkEnd w:id="689"/>
      <w:bookmarkEnd w:id="690"/>
      <w:bookmarkEnd w:id="691"/>
      <w:bookmarkEnd w:id="692"/>
      <w:bookmarkEnd w:id="693"/>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4" w:name="_Toc320485597"/>
      <w:bookmarkStart w:id="695" w:name="_Toc323656707"/>
      <w:bookmarkStart w:id="696" w:name="_Toc324085445"/>
      <w:bookmarkStart w:id="697" w:name="_Toc383781097"/>
      <w:bookmarkStart w:id="698" w:name="_Toc49764501"/>
      <w:r w:rsidRPr="00EC76D5">
        <w:t>Precedence and Associatively</w:t>
      </w:r>
      <w:bookmarkEnd w:id="694"/>
      <w:bookmarkEnd w:id="695"/>
      <w:bookmarkEnd w:id="696"/>
      <w:bookmarkEnd w:id="697"/>
      <w:bookmarkEnd w:id="698"/>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99" w:name="_Toc320485598"/>
      <w:bookmarkStart w:id="700" w:name="_Toc323656708"/>
      <w:bookmarkStart w:id="701" w:name="_Toc324085446"/>
      <w:bookmarkStart w:id="702" w:name="_Toc383781098"/>
      <w:bookmarkStart w:id="703" w:name="_Toc49764502"/>
      <w:r w:rsidRPr="00EC76D5">
        <w:t>Statements</w:t>
      </w:r>
      <w:bookmarkEnd w:id="699"/>
      <w:bookmarkEnd w:id="700"/>
      <w:bookmarkEnd w:id="701"/>
      <w:bookmarkEnd w:id="702"/>
      <w:bookmarkEnd w:id="703"/>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4" w:name="_Toc320485599"/>
      <w:bookmarkStart w:id="705" w:name="_Toc323656709"/>
      <w:bookmarkStart w:id="706" w:name="_Toc324085447"/>
      <w:bookmarkStart w:id="707" w:name="_Toc383781099"/>
      <w:bookmarkStart w:id="708" w:name="_Toc49764503"/>
      <w:r w:rsidRPr="00EC76D5">
        <w:t>Selection statements</w:t>
      </w:r>
      <w:bookmarkEnd w:id="704"/>
      <w:bookmarkEnd w:id="705"/>
      <w:bookmarkEnd w:id="706"/>
      <w:bookmarkEnd w:id="707"/>
      <w:bookmarkEnd w:id="708"/>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3"/>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9" w:name="_Toc320485600"/>
      <w:bookmarkStart w:id="710" w:name="_Toc323656710"/>
      <w:bookmarkStart w:id="711" w:name="_Toc324085448"/>
      <w:bookmarkStart w:id="712" w:name="_Toc383781100"/>
      <w:bookmarkStart w:id="713" w:name="_Toc49764504"/>
      <w:r w:rsidRPr="00EC76D5">
        <w:t>Iteration statements</w:t>
      </w:r>
      <w:bookmarkEnd w:id="709"/>
      <w:bookmarkEnd w:id="710"/>
      <w:bookmarkEnd w:id="711"/>
      <w:bookmarkEnd w:id="712"/>
      <w:bookmarkEnd w:id="713"/>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 xml:space="preserve">s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4" w:name="_Toc320485601"/>
      <w:bookmarkStart w:id="715" w:name="_Toc323656711"/>
      <w:bookmarkStart w:id="716" w:name="_Toc324085449"/>
      <w:bookmarkStart w:id="717" w:name="_Toc383781101"/>
      <w:bookmarkStart w:id="718" w:name="_Toc49764505"/>
      <w:r w:rsidRPr="00EC76D5">
        <w:t>Jump statements</w:t>
      </w:r>
      <w:bookmarkEnd w:id="714"/>
      <w:bookmarkEnd w:id="715"/>
      <w:bookmarkEnd w:id="716"/>
      <w:bookmarkEnd w:id="717"/>
      <w:bookmarkEnd w:id="718"/>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9" w:name="_Toc320485602"/>
      <w:bookmarkStart w:id="720" w:name="_Toc323656712"/>
      <w:bookmarkStart w:id="721" w:name="_Toc324085450"/>
      <w:bookmarkStart w:id="722" w:name="_Toc383781102"/>
      <w:bookmarkStart w:id="723" w:name="_Toc49764506"/>
      <w:r w:rsidRPr="00EC76D5">
        <w:t>Expression statements</w:t>
      </w:r>
      <w:bookmarkEnd w:id="719"/>
      <w:bookmarkEnd w:id="720"/>
      <w:bookmarkEnd w:id="721"/>
      <w:bookmarkEnd w:id="722"/>
      <w:bookmarkEnd w:id="723"/>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4" w:name="_Toc323656713"/>
      <w:bookmarkStart w:id="725" w:name="_Toc324085451"/>
      <w:bookmarkStart w:id="726" w:name="_Toc383781103"/>
      <w:bookmarkStart w:id="727" w:name="_Toc49764507"/>
      <w:r w:rsidRPr="00EC76D5">
        <w:t>Volatile</w:t>
      </w:r>
      <w:bookmarkEnd w:id="724"/>
      <w:bookmarkEnd w:id="725"/>
      <w:bookmarkEnd w:id="726"/>
      <w:bookmarkEnd w:id="727"/>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728"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729" w:author="Stefan Björnander" w:date="2012-05-06T21:16:00Z">
          <w:pPr>
            <w:pStyle w:val="CommandLine"/>
          </w:pPr>
        </w:pPrChange>
      </w:pPr>
    </w:p>
    <w:p w14:paraId="0D44E5CA" w14:textId="77777777" w:rsidR="00E80032" w:rsidRPr="00EC76D5" w:rsidRDefault="00E80032">
      <w:pPr>
        <w:pStyle w:val="Code"/>
        <w:pPrChange w:id="730" w:author="Stefan Björnander" w:date="2012-05-06T21:16:00Z">
          <w:pPr>
            <w:pStyle w:val="CommandLine"/>
          </w:pPr>
        </w:pPrChange>
      </w:pPr>
      <w:r w:rsidRPr="00EC76D5">
        <w:rPr>
          <w:rFonts w:eastAsia="Times New Roman"/>
          <w:noProof w:val="0"/>
          <w:color w:val="000000" w:themeColor="text1"/>
          <w:rPrChange w:id="731"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732"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733"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734" w:name="_Toc320485603"/>
      <w:bookmarkStart w:id="735" w:name="_Toc323656714"/>
      <w:bookmarkStart w:id="736" w:name="_Toc324085452"/>
      <w:bookmarkStart w:id="737" w:name="_Toc383781104"/>
      <w:bookmarkStart w:id="738" w:name="_Toc49764508"/>
      <w:r w:rsidRPr="00EC76D5">
        <w:lastRenderedPageBreak/>
        <w:t>Functions</w:t>
      </w:r>
      <w:bookmarkEnd w:id="734"/>
      <w:bookmarkEnd w:id="735"/>
      <w:bookmarkEnd w:id="736"/>
      <w:bookmarkEnd w:id="737"/>
      <w:bookmarkEnd w:id="738"/>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645815" w:rsidRPr="003F7CF1" w:rsidRDefault="0064581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645815" w:rsidRPr="003F7CF1" w:rsidRDefault="0064581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645815" w:rsidRPr="003F7CF1" w:rsidRDefault="00645815"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69"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e5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8q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xfie5hgMAAO4NAAAOAAAAAAAAAAAAAAAAAC4CAABk&#10;cnMvZTJvRG9jLnhtbFBLAQItABQABgAIAAAAIQB2pc9+3AAAAAQBAAAPAAAAAAAAAAAAAAAAAOAF&#10;AABkcnMvZG93bnJldi54bWxQSwUGAAAAAAQABADzAAAA6QYAAAAA&#10;">
                <v:shape id="_x0000_s1470" type="#_x0000_t75" style="position:absolute;width:51073;height:5410;visibility:visible;mso-wrap-style:square">
                  <v:fill o:detectmouseclick="t"/>
                  <v:path o:connecttype="none"/>
                </v:shape>
                <v:rect id="Rectangle 300" o:spid="_x0000_s1471"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645815" w:rsidRPr="003F7CF1" w:rsidRDefault="0064581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72"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645815" w:rsidRPr="003F7CF1" w:rsidRDefault="00645815" w:rsidP="00E80032">
                        <w:pPr>
                          <w:pStyle w:val="Picture"/>
                          <w:rPr>
                            <w:sz w:val="19"/>
                            <w:szCs w:val="19"/>
                            <w:lang w:val="sv-SE"/>
                          </w:rPr>
                        </w:pPr>
                        <w:r w:rsidRPr="003F7CF1">
                          <w:rPr>
                            <w:sz w:val="19"/>
                            <w:szCs w:val="19"/>
                          </w:rPr>
                          <w:t>Function</w:t>
                        </w:r>
                      </w:p>
                    </w:txbxContent>
                  </v:textbox>
                </v:rect>
                <v:line id="Line 302" o:spid="_x0000_s1473"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74"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75"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645815" w:rsidRPr="003F7CF1" w:rsidRDefault="00645815" w:rsidP="00E80032">
                        <w:pPr>
                          <w:pStyle w:val="Picture"/>
                          <w:jc w:val="both"/>
                          <w:rPr>
                            <w:sz w:val="19"/>
                            <w:szCs w:val="19"/>
                            <w:lang w:val="sv-SE"/>
                          </w:rPr>
                        </w:pPr>
                        <w:r>
                          <w:rPr>
                            <w:sz w:val="19"/>
                            <w:szCs w:val="19"/>
                            <w:lang w:val="sv-SE"/>
                          </w:rPr>
                          <w:t>Output (</w:t>
                        </w:r>
                        <w:proofErr w:type="spellStart"/>
                        <w:r w:rsidRPr="003F7CF1">
                          <w:rPr>
                            <w:sz w:val="19"/>
                            <w:szCs w:val="19"/>
                            <w:lang w:val="sv-SE"/>
                          </w:rPr>
                          <w:t>Return</w:t>
                        </w:r>
                        <w:proofErr w:type="spellEnd"/>
                        <w:r w:rsidRPr="003F7CF1">
                          <w:rPr>
                            <w:sz w:val="19"/>
                            <w:szCs w:val="19"/>
                            <w:lang w:val="sv-SE"/>
                          </w:rPr>
                          <w:t xml:space="preserve"> </w:t>
                        </w:r>
                        <w:proofErr w:type="spellStart"/>
                        <w:r w:rsidRPr="003F7CF1">
                          <w:rPr>
                            <w:sz w:val="19"/>
                            <w:szCs w:val="19"/>
                            <w:lang w:val="sv-SE"/>
                          </w:rPr>
                          <w:t>Value</w:t>
                        </w:r>
                        <w:proofErr w:type="spellEnd"/>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645815" w:rsidRPr="003F7CF1" w:rsidRDefault="0064581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645815" w:rsidRPr="003F7CF1" w:rsidRDefault="0064581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645815" w:rsidRPr="003F7CF1" w:rsidRDefault="0064581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76"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EydA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e3cEydAMAAO8NAAAOAAAAAAAAAAAAAAAAAC4CAABkcnMvZTJvRG9jLnhtbFBLAQIt&#10;ABQABgAIAAAAIQB2pc9+3AAAAAQBAAAPAAAAAAAAAAAAAAAAAM4FAABkcnMvZG93bnJldi54bWxQ&#10;SwUGAAAAAAQABADzAAAA1wYAAAAA&#10;">
                <v:shape id="_x0000_s1477" type="#_x0000_t75" style="position:absolute;width:51073;height:5410;visibility:visible;mso-wrap-style:square">
                  <v:fill o:detectmouseclick="t"/>
                  <v:path o:connecttype="none"/>
                </v:shape>
                <v:rect id="Rectangle 293" o:spid="_x0000_s1478"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645815" w:rsidRPr="003F7CF1" w:rsidRDefault="00645815" w:rsidP="00E80032">
                        <w:pPr>
                          <w:pStyle w:val="Picture"/>
                          <w:jc w:val="both"/>
                          <w:rPr>
                            <w:sz w:val="19"/>
                            <w:szCs w:val="19"/>
                            <w:lang w:val="sv-SE"/>
                          </w:rPr>
                        </w:pPr>
                        <w:r w:rsidRPr="003F7CF1">
                          <w:rPr>
                            <w:sz w:val="19"/>
                            <w:szCs w:val="19"/>
                            <w:lang w:val="sv-SE"/>
                          </w:rPr>
                          <w:t xml:space="preserve">                       2</w:t>
                        </w:r>
                      </w:p>
                    </w:txbxContent>
                  </v:textbox>
                </v:rect>
                <v:rect id="Rectangle 294" o:spid="_x0000_s1479"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645815" w:rsidRPr="003F7CF1" w:rsidRDefault="00645815" w:rsidP="00E80032">
                        <w:pPr>
                          <w:pStyle w:val="Picture"/>
                          <w:rPr>
                            <w:sz w:val="19"/>
                            <w:szCs w:val="19"/>
                            <w:lang w:val="sv-SE"/>
                          </w:rPr>
                        </w:pPr>
                        <w:r w:rsidRPr="003F7CF1">
                          <w:rPr>
                            <w:sz w:val="19"/>
                            <w:szCs w:val="19"/>
                            <w:lang w:val="sv-SE"/>
                          </w:rPr>
                          <w:t>Square</w:t>
                        </w:r>
                      </w:p>
                    </w:txbxContent>
                  </v:textbox>
                </v:rect>
                <v:line id="Line 295" o:spid="_x0000_s1480"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81"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82"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645815" w:rsidRPr="003F7CF1" w:rsidRDefault="0064581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4"/>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39" w:name="_Toc320485604"/>
      <w:bookmarkStart w:id="740" w:name="_Toc323656715"/>
      <w:bookmarkStart w:id="741" w:name="_Toc324085453"/>
      <w:bookmarkStart w:id="742" w:name="_Toc383781105"/>
      <w:bookmarkStart w:id="743" w:name="_Toc49764509"/>
      <w:r w:rsidRPr="00EC76D5">
        <w:t>Void Functions</w:t>
      </w:r>
      <w:bookmarkEnd w:id="739"/>
      <w:bookmarkEnd w:id="740"/>
      <w:bookmarkEnd w:id="741"/>
      <w:bookmarkEnd w:id="742"/>
      <w:bookmarkEnd w:id="743"/>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44" w:name="_Toc320485605"/>
      <w:bookmarkStart w:id="745" w:name="_Toc323656716"/>
      <w:bookmarkStart w:id="746" w:name="_Toc324085454"/>
      <w:bookmarkStart w:id="747" w:name="_Toc383781106"/>
      <w:bookmarkStart w:id="748" w:name="_Toc49764510"/>
      <w:r w:rsidRPr="00EC76D5">
        <w:t>Local and global variables</w:t>
      </w:r>
      <w:bookmarkEnd w:id="744"/>
      <w:bookmarkEnd w:id="745"/>
      <w:bookmarkEnd w:id="746"/>
      <w:bookmarkEnd w:id="747"/>
      <w:bookmarkEnd w:id="748"/>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5"/>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49" w:name="_Toc323656717"/>
      <w:bookmarkStart w:id="750" w:name="_Toc324085455"/>
      <w:bookmarkStart w:id="751" w:name="_Toc383781107"/>
      <w:bookmarkStart w:id="752" w:name="_Toc49764511"/>
      <w:r w:rsidRPr="00EC76D5">
        <w:t>Inner Blocks with Local Variables</w:t>
      </w:r>
      <w:bookmarkEnd w:id="749"/>
      <w:bookmarkEnd w:id="750"/>
      <w:bookmarkEnd w:id="751"/>
      <w:bookmarkEnd w:id="752"/>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26"/>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753"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754"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55" w:author="Stefan Björnander" w:date="2012-05-06T21:51:00Z">
            <w:rPr>
              <w:color w:val="0000FF"/>
            </w:rPr>
          </w:rPrChange>
        </w:rPr>
        <w:t>struct</w:t>
      </w:r>
      <w:r w:rsidRPr="00EC76D5">
        <w:t xml:space="preserve"> IntPair Block(</w:t>
      </w:r>
      <w:r w:rsidRPr="00EC76D5">
        <w:rPr>
          <w:color w:val="000000" w:themeColor="text1"/>
          <w:rPrChange w:id="756"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57" w:name="_Toc320485606"/>
      <w:bookmarkStart w:id="758" w:name="_Toc323656718"/>
      <w:bookmarkStart w:id="759" w:name="_Toc324085456"/>
      <w:bookmarkStart w:id="760" w:name="_Toc383781108"/>
      <w:bookmarkStart w:id="761" w:name="_Toc49764512"/>
      <w:r w:rsidRPr="00EC76D5">
        <w:t>Call-by-Value and Call-by-Reference</w:t>
      </w:r>
      <w:bookmarkEnd w:id="757"/>
      <w:bookmarkEnd w:id="758"/>
      <w:bookmarkEnd w:id="759"/>
      <w:bookmarkEnd w:id="760"/>
      <w:bookmarkEnd w:id="761"/>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645815" w:rsidRPr="003F7CF1" w:rsidRDefault="0064581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645815" w:rsidRPr="003F7CF1" w:rsidRDefault="0064581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645815" w:rsidRPr="003F7CF1" w:rsidRDefault="0064581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645815" w:rsidRPr="003F7CF1" w:rsidRDefault="0064581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645815" w:rsidRPr="003F7CF1" w:rsidRDefault="0064581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645815" w:rsidRPr="003F7CF1" w:rsidRDefault="0064581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645815" w:rsidRPr="003F7CF1" w:rsidRDefault="0064581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645815" w:rsidRPr="003F7CF1" w:rsidRDefault="0064581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645815" w:rsidRPr="003F7CF1" w:rsidRDefault="0064581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645815" w:rsidRPr="003F7CF1" w:rsidRDefault="0064581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645815" w:rsidRPr="003F7CF1" w:rsidRDefault="0064581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645815" w:rsidRPr="003F7CF1" w:rsidRDefault="0064581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645815" w:rsidRPr="003F7CF1" w:rsidRDefault="0064581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645815" w:rsidRPr="003F7CF1" w:rsidRDefault="0064581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645815" w:rsidRPr="003F7CF1" w:rsidRDefault="0064581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645815" w:rsidRPr="003F7CF1" w:rsidRDefault="0064581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645815" w:rsidRPr="003F7CF1" w:rsidRDefault="0064581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645815" w:rsidRPr="003F7CF1" w:rsidRDefault="0064581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645815" w:rsidRPr="003F7CF1" w:rsidRDefault="0064581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645815" w:rsidRPr="003F7CF1" w:rsidRDefault="0064581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645815" w:rsidRPr="003F7CF1" w:rsidRDefault="0064581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83"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&#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F1+VKC5BQAAwEUAAA4AAAAAAAAAAAAAAAAALgIAAGRycy9lMm9E&#10;b2MueG1sUEsBAi0AFAAGAAgAAAAhAOLplq3cAAAABQEAAA8AAAAAAAAAAAAAAAAAEwgAAGRycy9k&#10;b3ducmV2LnhtbFBLBQYAAAAABAAEAPMAAAAcCQAAAAA=&#10;">
                <v:shape id="_x0000_s1484" type="#_x0000_t75" style="position:absolute;width:57384;height:27051;visibility:visible;mso-wrap-style:square">
                  <v:fill o:detectmouseclick="t"/>
                  <v:path o:connecttype="none"/>
                </v:shape>
                <v:rect id="Rectangle 307" o:spid="_x0000_s1485"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645815" w:rsidRPr="003F7CF1" w:rsidRDefault="00645815" w:rsidP="00E80032">
                        <w:pPr>
                          <w:pStyle w:val="SourceCodeBoxText"/>
                          <w:rPr>
                            <w:sz w:val="19"/>
                            <w:szCs w:val="19"/>
                          </w:rPr>
                        </w:pPr>
                        <w:r w:rsidRPr="003F7CF1">
                          <w:rPr>
                            <w:sz w:val="19"/>
                            <w:szCs w:val="19"/>
                          </w:rPr>
                          <w:t>1</w:t>
                        </w:r>
                      </w:p>
                    </w:txbxContent>
                  </v:textbox>
                </v:rect>
                <v:rect id="Rectangle 308" o:spid="_x0000_s1486"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645815" w:rsidRPr="003F7CF1" w:rsidRDefault="00645815" w:rsidP="00E80032">
                        <w:pPr>
                          <w:pStyle w:val="SourceCodeBoxText"/>
                          <w:rPr>
                            <w:sz w:val="19"/>
                            <w:szCs w:val="19"/>
                          </w:rPr>
                        </w:pPr>
                        <w:r w:rsidRPr="003F7CF1">
                          <w:rPr>
                            <w:sz w:val="19"/>
                            <w:szCs w:val="19"/>
                          </w:rPr>
                          <w:t>2</w:t>
                        </w:r>
                      </w:p>
                    </w:txbxContent>
                  </v:textbox>
                </v:rect>
                <v:shape id="Text Box 309" o:spid="_x0000_s1487"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645815" w:rsidRPr="003F7CF1" w:rsidRDefault="00645815" w:rsidP="00E80032">
                        <w:pPr>
                          <w:pStyle w:val="SourceCodeBoxHeader"/>
                          <w:rPr>
                            <w:sz w:val="19"/>
                            <w:szCs w:val="19"/>
                            <w:lang w:val="sv-SE"/>
                          </w:rPr>
                        </w:pPr>
                        <w:r w:rsidRPr="003F7CF1">
                          <w:rPr>
                            <w:sz w:val="19"/>
                            <w:szCs w:val="19"/>
                            <w:lang w:val="sv-SE"/>
                          </w:rPr>
                          <w:t>main:</w:t>
                        </w:r>
                      </w:p>
                    </w:txbxContent>
                  </v:textbox>
                </v:shape>
                <v:rect id="Rectangle 310" o:spid="_x0000_s1488"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645815" w:rsidRPr="003F7CF1" w:rsidRDefault="00645815" w:rsidP="00E80032">
                        <w:pPr>
                          <w:pStyle w:val="SourceCodeBoxText"/>
                          <w:rPr>
                            <w:sz w:val="19"/>
                            <w:szCs w:val="19"/>
                          </w:rPr>
                        </w:pPr>
                        <w:r w:rsidRPr="003F7CF1">
                          <w:rPr>
                            <w:sz w:val="19"/>
                            <w:szCs w:val="19"/>
                          </w:rPr>
                          <w:t>1</w:t>
                        </w:r>
                      </w:p>
                    </w:txbxContent>
                  </v:textbox>
                </v:rect>
                <v:shape id="Text Box 311" o:spid="_x0000_s1489"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645815" w:rsidRPr="003F7CF1" w:rsidRDefault="00645815" w:rsidP="00E80032">
                        <w:pPr>
                          <w:pStyle w:val="SourceCodeBoxHeader"/>
                          <w:rPr>
                            <w:sz w:val="19"/>
                            <w:szCs w:val="19"/>
                            <w:lang w:val="sv-SE"/>
                          </w:rPr>
                        </w:pPr>
                        <w:r>
                          <w:rPr>
                            <w:sz w:val="19"/>
                            <w:szCs w:val="19"/>
                            <w:lang w:val="sv-SE"/>
                          </w:rPr>
                          <w:t>firstNum</w:t>
                        </w:r>
                      </w:p>
                    </w:txbxContent>
                  </v:textbox>
                </v:shape>
                <v:rect id="Rectangle 312" o:spid="_x0000_s1490"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645815" w:rsidRPr="003F7CF1" w:rsidRDefault="00645815" w:rsidP="00E80032">
                        <w:pPr>
                          <w:pStyle w:val="SourceCodeBoxText"/>
                          <w:rPr>
                            <w:sz w:val="19"/>
                            <w:szCs w:val="19"/>
                          </w:rPr>
                        </w:pPr>
                        <w:r w:rsidRPr="003F7CF1">
                          <w:rPr>
                            <w:sz w:val="19"/>
                            <w:szCs w:val="19"/>
                          </w:rPr>
                          <w:t>2</w:t>
                        </w:r>
                      </w:p>
                    </w:txbxContent>
                  </v:textbox>
                </v:rect>
                <v:shape id="Text Box 313" o:spid="_x0000_s1491"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645815" w:rsidRPr="003F7CF1" w:rsidRDefault="00645815" w:rsidP="00E80032">
                        <w:pPr>
                          <w:pStyle w:val="SourceCodeBoxHeader"/>
                          <w:rPr>
                            <w:sz w:val="19"/>
                            <w:szCs w:val="19"/>
                            <w:lang w:val="sv-SE"/>
                          </w:rPr>
                        </w:pPr>
                        <w:r w:rsidRPr="003F7CF1">
                          <w:rPr>
                            <w:sz w:val="19"/>
                            <w:szCs w:val="19"/>
                            <w:lang w:val="sv-SE"/>
                          </w:rPr>
                          <w:t>Swap:</w:t>
                        </w:r>
                      </w:p>
                    </w:txbxContent>
                  </v:textbox>
                </v:shape>
                <v:shape id="Text Box 314" o:spid="_x0000_s1492"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645815" w:rsidRPr="003F7CF1" w:rsidRDefault="00645815" w:rsidP="00E80032">
                        <w:pPr>
                          <w:pStyle w:val="SourceCodeBoxHeader"/>
                          <w:rPr>
                            <w:sz w:val="19"/>
                            <w:szCs w:val="19"/>
                            <w:lang w:val="sv-SE"/>
                          </w:rPr>
                        </w:pPr>
                        <w:r>
                          <w:rPr>
                            <w:sz w:val="19"/>
                            <w:szCs w:val="19"/>
                            <w:lang w:val="sv-SE"/>
                          </w:rPr>
                          <w:t>num2</w:t>
                        </w:r>
                      </w:p>
                    </w:txbxContent>
                  </v:textbox>
                </v:shape>
                <v:rect id="Rectangle 315" o:spid="_x0000_s1493"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645815" w:rsidRPr="003F7CF1" w:rsidRDefault="00645815" w:rsidP="00E80032">
                        <w:pPr>
                          <w:pStyle w:val="SourceCodeBoxText"/>
                          <w:rPr>
                            <w:sz w:val="19"/>
                            <w:szCs w:val="19"/>
                          </w:rPr>
                        </w:pPr>
                        <w:r w:rsidRPr="003F7CF1">
                          <w:rPr>
                            <w:sz w:val="19"/>
                            <w:szCs w:val="19"/>
                          </w:rPr>
                          <w:t>1</w:t>
                        </w:r>
                      </w:p>
                    </w:txbxContent>
                  </v:textbox>
                </v:rect>
                <v:shape id="Text Box 316" o:spid="_x0000_s1494"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645815" w:rsidRPr="003F7CF1" w:rsidRDefault="00645815" w:rsidP="00E80032">
                        <w:pPr>
                          <w:pStyle w:val="SourceCodeBoxHeader"/>
                          <w:rPr>
                            <w:sz w:val="19"/>
                            <w:szCs w:val="19"/>
                            <w:lang w:val="sv-SE"/>
                          </w:rPr>
                        </w:pPr>
                        <w:r>
                          <w:rPr>
                            <w:sz w:val="19"/>
                            <w:szCs w:val="19"/>
                            <w:lang w:val="sv-SE"/>
                          </w:rPr>
                          <w:t>temp</w:t>
                        </w:r>
                      </w:p>
                    </w:txbxContent>
                  </v:textbox>
                </v:shape>
                <v:shape id="Text Box 317" o:spid="_x0000_s1495"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645815" w:rsidRPr="003F7CF1" w:rsidRDefault="00645815" w:rsidP="00E80032">
                        <w:pPr>
                          <w:pStyle w:val="SourceCodeBoxHeader"/>
                          <w:rPr>
                            <w:sz w:val="19"/>
                            <w:szCs w:val="19"/>
                            <w:lang w:val="sv-SE"/>
                          </w:rPr>
                        </w:pPr>
                        <w:r>
                          <w:rPr>
                            <w:sz w:val="19"/>
                            <w:szCs w:val="19"/>
                            <w:lang w:val="sv-SE"/>
                          </w:rPr>
                          <w:t>secondNum</w:t>
                        </w:r>
                      </w:p>
                    </w:txbxContent>
                  </v:textbox>
                </v:shape>
                <v:shape id="Text Box 318" o:spid="_x0000_s1496"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645815" w:rsidRPr="003F7CF1" w:rsidRDefault="00645815" w:rsidP="00E80032">
                        <w:pPr>
                          <w:pStyle w:val="SourceCodeBoxHeader"/>
                          <w:rPr>
                            <w:sz w:val="19"/>
                            <w:szCs w:val="19"/>
                            <w:lang w:val="sv-SE"/>
                          </w:rPr>
                        </w:pPr>
                        <w:r>
                          <w:rPr>
                            <w:sz w:val="19"/>
                            <w:szCs w:val="19"/>
                            <w:lang w:val="sv-SE"/>
                          </w:rPr>
                          <w:t>num1</w:t>
                        </w:r>
                      </w:p>
                    </w:txbxContent>
                  </v:textbox>
                </v:shape>
                <v:rect id="Rectangle 319" o:spid="_x0000_s1497"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645815" w:rsidRPr="003F7CF1" w:rsidRDefault="00645815" w:rsidP="00E80032">
                        <w:pPr>
                          <w:pStyle w:val="SourceCodeBoxText"/>
                          <w:rPr>
                            <w:sz w:val="19"/>
                            <w:szCs w:val="19"/>
                          </w:rPr>
                        </w:pPr>
                        <w:r w:rsidRPr="003F7CF1">
                          <w:rPr>
                            <w:sz w:val="19"/>
                            <w:szCs w:val="19"/>
                          </w:rPr>
                          <w:t>2</w:t>
                        </w:r>
                      </w:p>
                    </w:txbxContent>
                  </v:textbox>
                </v:rect>
                <v:rect id="Rectangle 320" o:spid="_x0000_s1498"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645815" w:rsidRPr="003F7CF1" w:rsidRDefault="00645815" w:rsidP="00E80032">
                        <w:pPr>
                          <w:pStyle w:val="SourceCodeBoxText"/>
                          <w:rPr>
                            <w:sz w:val="19"/>
                            <w:szCs w:val="19"/>
                          </w:rPr>
                        </w:pPr>
                        <w:r w:rsidRPr="003F7CF1">
                          <w:rPr>
                            <w:sz w:val="19"/>
                            <w:szCs w:val="19"/>
                          </w:rPr>
                          <w:t>2</w:t>
                        </w:r>
                      </w:p>
                    </w:txbxContent>
                  </v:textbox>
                </v:rect>
                <v:shape id="Text Box 321" o:spid="_x0000_s1499"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645815" w:rsidRPr="003F7CF1" w:rsidRDefault="00645815" w:rsidP="00E80032">
                        <w:pPr>
                          <w:pStyle w:val="SourceCodeBoxHeader"/>
                          <w:rPr>
                            <w:sz w:val="19"/>
                            <w:szCs w:val="19"/>
                            <w:lang w:val="sv-SE"/>
                          </w:rPr>
                        </w:pPr>
                        <w:r>
                          <w:rPr>
                            <w:sz w:val="19"/>
                            <w:szCs w:val="19"/>
                            <w:lang w:val="sv-SE"/>
                          </w:rPr>
                          <w:t>num2</w:t>
                        </w:r>
                      </w:p>
                    </w:txbxContent>
                  </v:textbox>
                </v:shape>
                <v:rect id="Rectangle 322" o:spid="_x0000_s1500"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645815" w:rsidRPr="003F7CF1" w:rsidRDefault="00645815" w:rsidP="00E80032">
                        <w:pPr>
                          <w:pStyle w:val="SourceCodeBoxText"/>
                          <w:rPr>
                            <w:sz w:val="19"/>
                            <w:szCs w:val="19"/>
                          </w:rPr>
                        </w:pPr>
                        <w:r w:rsidRPr="003F7CF1">
                          <w:rPr>
                            <w:sz w:val="19"/>
                            <w:szCs w:val="19"/>
                          </w:rPr>
                          <w:t>1</w:t>
                        </w:r>
                      </w:p>
                    </w:txbxContent>
                  </v:textbox>
                </v:rect>
                <v:shape id="Text Box 323" o:spid="_x0000_s1501"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645815" w:rsidRPr="003F7CF1" w:rsidRDefault="00645815" w:rsidP="00E80032">
                        <w:pPr>
                          <w:pStyle w:val="SourceCodeBoxHeader"/>
                          <w:rPr>
                            <w:sz w:val="19"/>
                            <w:szCs w:val="19"/>
                            <w:lang w:val="sv-SE"/>
                          </w:rPr>
                        </w:pPr>
                        <w:r>
                          <w:rPr>
                            <w:sz w:val="19"/>
                            <w:szCs w:val="19"/>
                            <w:lang w:val="sv-SE"/>
                          </w:rPr>
                          <w:t>temp</w:t>
                        </w:r>
                      </w:p>
                    </w:txbxContent>
                  </v:textbox>
                </v:shape>
                <v:shape id="Text Box 324" o:spid="_x0000_s1502"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645815" w:rsidRPr="003F7CF1" w:rsidRDefault="00645815" w:rsidP="00E80032">
                        <w:pPr>
                          <w:pStyle w:val="SourceCodeBoxHeader"/>
                          <w:rPr>
                            <w:sz w:val="19"/>
                            <w:szCs w:val="19"/>
                            <w:lang w:val="sv-SE"/>
                          </w:rPr>
                        </w:pPr>
                        <w:r>
                          <w:rPr>
                            <w:sz w:val="19"/>
                            <w:szCs w:val="19"/>
                            <w:lang w:val="sv-SE"/>
                          </w:rPr>
                          <w:t>num1</w:t>
                        </w:r>
                      </w:p>
                    </w:txbxContent>
                  </v:textbox>
                </v:shape>
                <v:rect id="Rectangle 325" o:spid="_x0000_s1503"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645815" w:rsidRPr="003F7CF1" w:rsidRDefault="00645815" w:rsidP="00E80032">
                        <w:pPr>
                          <w:pStyle w:val="SourceCodeBoxText"/>
                          <w:rPr>
                            <w:sz w:val="19"/>
                            <w:szCs w:val="19"/>
                          </w:rPr>
                        </w:pPr>
                        <w:r w:rsidRPr="003F7CF1">
                          <w:rPr>
                            <w:sz w:val="19"/>
                            <w:szCs w:val="19"/>
                          </w:rPr>
                          <w:t>2</w:t>
                        </w:r>
                      </w:p>
                    </w:txbxContent>
                  </v:textbox>
                </v:rect>
                <v:rect id="Rectangle 326" o:spid="_x0000_s1504"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645815" w:rsidRPr="003F7CF1" w:rsidRDefault="00645815" w:rsidP="00E80032">
                        <w:pPr>
                          <w:pStyle w:val="SourceCodeBoxText"/>
                          <w:rPr>
                            <w:sz w:val="19"/>
                            <w:szCs w:val="19"/>
                          </w:rPr>
                        </w:pPr>
                        <w:r w:rsidRPr="003F7CF1">
                          <w:rPr>
                            <w:sz w:val="19"/>
                            <w:szCs w:val="19"/>
                          </w:rPr>
                          <w:t>1</w:t>
                        </w:r>
                      </w:p>
                    </w:txbxContent>
                  </v:textbox>
                </v:rect>
                <v:shape id="Text Box 327" o:spid="_x0000_s1505"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645815" w:rsidRPr="003F7CF1" w:rsidRDefault="00645815" w:rsidP="00E80032">
                        <w:pPr>
                          <w:pStyle w:val="SourceCodeBoxHeader"/>
                          <w:rPr>
                            <w:sz w:val="19"/>
                            <w:szCs w:val="19"/>
                            <w:lang w:val="sv-SE"/>
                          </w:rPr>
                        </w:pPr>
                        <w:r>
                          <w:rPr>
                            <w:sz w:val="19"/>
                            <w:szCs w:val="19"/>
                            <w:lang w:val="sv-SE"/>
                          </w:rPr>
                          <w:t>num2</w:t>
                        </w:r>
                      </w:p>
                    </w:txbxContent>
                  </v:textbox>
                </v:shape>
                <v:rect id="Rectangle 328" o:spid="_x0000_s1506"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645815" w:rsidRPr="003F7CF1" w:rsidRDefault="00645815" w:rsidP="00E80032">
                        <w:pPr>
                          <w:pStyle w:val="SourceCodeBoxText"/>
                          <w:rPr>
                            <w:sz w:val="19"/>
                            <w:szCs w:val="19"/>
                          </w:rPr>
                        </w:pPr>
                        <w:r w:rsidRPr="003F7CF1">
                          <w:rPr>
                            <w:sz w:val="19"/>
                            <w:szCs w:val="19"/>
                          </w:rPr>
                          <w:t>1</w:t>
                        </w:r>
                      </w:p>
                    </w:txbxContent>
                  </v:textbox>
                </v:rect>
                <v:shape id="Text Box 329" o:spid="_x0000_s1507"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645815" w:rsidRPr="003F7CF1" w:rsidRDefault="00645815" w:rsidP="00E80032">
                        <w:pPr>
                          <w:pStyle w:val="SourceCodeBoxHeader"/>
                          <w:rPr>
                            <w:sz w:val="19"/>
                            <w:szCs w:val="19"/>
                            <w:lang w:val="sv-SE"/>
                          </w:rPr>
                        </w:pPr>
                        <w:r>
                          <w:rPr>
                            <w:sz w:val="19"/>
                            <w:szCs w:val="19"/>
                            <w:lang w:val="sv-SE"/>
                          </w:rPr>
                          <w:t>temp</w:t>
                        </w:r>
                      </w:p>
                    </w:txbxContent>
                  </v:textbox>
                </v:shape>
                <v:shape id="Text Box 330" o:spid="_x0000_s1508"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645815" w:rsidRPr="003F7CF1" w:rsidRDefault="00645815" w:rsidP="00E80032">
                        <w:pPr>
                          <w:pStyle w:val="SourceCodeBoxHeader"/>
                          <w:rPr>
                            <w:sz w:val="19"/>
                            <w:szCs w:val="19"/>
                            <w:lang w:val="sv-SE"/>
                          </w:rPr>
                        </w:pPr>
                        <w:r>
                          <w:rPr>
                            <w:sz w:val="19"/>
                            <w:szCs w:val="19"/>
                            <w:lang w:val="sv-SE"/>
                          </w:rPr>
                          <w:t>num1</w:t>
                        </w:r>
                      </w:p>
                    </w:txbxContent>
                  </v:textbox>
                </v:shape>
                <v:shape id="Text Box 331" o:spid="_x0000_s1509"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645815" w:rsidRPr="003F7CF1" w:rsidRDefault="00645815" w:rsidP="00E80032">
                        <w:pPr>
                          <w:pStyle w:val="SourceCodeBoxHeader"/>
                          <w:rPr>
                            <w:sz w:val="19"/>
                            <w:szCs w:val="19"/>
                            <w:lang w:val="sv-SE"/>
                          </w:rPr>
                        </w:pPr>
                        <w:r w:rsidRPr="003F7CF1">
                          <w:rPr>
                            <w:sz w:val="19"/>
                            <w:szCs w:val="19"/>
                            <w:lang w:val="sv-SE"/>
                          </w:rPr>
                          <w:t>(a)</w:t>
                        </w:r>
                      </w:p>
                    </w:txbxContent>
                  </v:textbox>
                </v:shape>
                <v:shape id="Text Box 332" o:spid="_x0000_s1510"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645815" w:rsidRPr="003F7CF1" w:rsidRDefault="00645815" w:rsidP="00E80032">
                        <w:pPr>
                          <w:pStyle w:val="SourceCodeBoxHeader"/>
                          <w:rPr>
                            <w:sz w:val="19"/>
                            <w:szCs w:val="19"/>
                            <w:lang w:val="sv-SE"/>
                          </w:rPr>
                        </w:pPr>
                        <w:r w:rsidRPr="003F7CF1">
                          <w:rPr>
                            <w:sz w:val="19"/>
                            <w:szCs w:val="19"/>
                            <w:lang w:val="sv-SE"/>
                          </w:rPr>
                          <w:t>(b)</w:t>
                        </w:r>
                      </w:p>
                    </w:txbxContent>
                  </v:textbox>
                </v:shape>
                <v:shape id="Text Box 333" o:spid="_x0000_s1511"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645815" w:rsidRPr="003F7CF1" w:rsidRDefault="0064581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645815" w:rsidRPr="003F7CF1" w:rsidRDefault="0064581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645815" w:rsidRPr="003F7CF1" w:rsidRDefault="0064581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645815" w:rsidRPr="003F7CF1" w:rsidRDefault="0064581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645815" w:rsidRPr="003F7CF1" w:rsidRDefault="0064581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645815" w:rsidRPr="003F7CF1" w:rsidRDefault="0064581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645815" w:rsidRPr="003F7CF1" w:rsidRDefault="0064581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645815" w:rsidRPr="003F7CF1" w:rsidRDefault="0064581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645815" w:rsidRPr="003F7CF1" w:rsidRDefault="0064581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645815" w:rsidRPr="003F7CF1" w:rsidRDefault="0064581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645815" w:rsidRPr="003F7CF1" w:rsidRDefault="0064581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645815" w:rsidRPr="003F7CF1" w:rsidRDefault="0064581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645815" w:rsidRPr="003F7CF1" w:rsidRDefault="0064581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645815" w:rsidRPr="003F7CF1" w:rsidRDefault="0064581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645815" w:rsidRPr="003F7CF1" w:rsidRDefault="0064581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645815" w:rsidRPr="003F7CF1" w:rsidRDefault="0064581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645815" w:rsidRPr="003F7CF1" w:rsidRDefault="0064581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645815" w:rsidRPr="003F7CF1" w:rsidRDefault="0064581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645815" w:rsidRPr="003F7CF1" w:rsidRDefault="0064581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645815" w:rsidRPr="003F7CF1" w:rsidRDefault="0064581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645815" w:rsidRPr="003F7CF1" w:rsidRDefault="0064581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645815" w:rsidRPr="003F7CF1" w:rsidRDefault="0064581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645815" w:rsidRPr="003F7CF1" w:rsidRDefault="0064581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512"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">
                <v:shape id="_x0000_s1513" type="#_x0000_t75" style="position:absolute;width:57384;height:27051;visibility:visible;mso-wrap-style:square">
                  <v:fill o:detectmouseclick="t"/>
                  <v:path o:connecttype="none"/>
                </v:shape>
                <v:rect id="Rectangle 244" o:spid="_x0000_s1514"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645815" w:rsidRPr="003F7CF1" w:rsidRDefault="00645815" w:rsidP="00E80032">
                        <w:pPr>
                          <w:pStyle w:val="SourceCodeBoxText"/>
                          <w:rPr>
                            <w:sz w:val="19"/>
                            <w:szCs w:val="19"/>
                          </w:rPr>
                        </w:pPr>
                        <w:r w:rsidRPr="003F7CF1">
                          <w:rPr>
                            <w:sz w:val="19"/>
                            <w:szCs w:val="19"/>
                          </w:rPr>
                          <w:t>1</w:t>
                        </w:r>
                      </w:p>
                    </w:txbxContent>
                  </v:textbox>
                </v:rect>
                <v:rect id="Rectangle 245" o:spid="_x0000_s1515"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645815" w:rsidRPr="003F7CF1" w:rsidRDefault="00645815" w:rsidP="00E80032">
                        <w:pPr>
                          <w:pStyle w:val="SourceCodeBoxText"/>
                          <w:rPr>
                            <w:sz w:val="19"/>
                            <w:szCs w:val="19"/>
                          </w:rPr>
                        </w:pPr>
                        <w:r w:rsidRPr="003F7CF1">
                          <w:rPr>
                            <w:sz w:val="19"/>
                            <w:szCs w:val="19"/>
                          </w:rPr>
                          <w:t>2</w:t>
                        </w:r>
                      </w:p>
                    </w:txbxContent>
                  </v:textbox>
                </v:rect>
                <v:rect id="Rectangle 246" o:spid="_x0000_s1516"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645815" w:rsidRPr="003F7CF1" w:rsidRDefault="00645815" w:rsidP="00E80032">
                        <w:pPr>
                          <w:pStyle w:val="SourceCodeBoxText"/>
                          <w:rPr>
                            <w:sz w:val="19"/>
                            <w:szCs w:val="19"/>
                          </w:rPr>
                        </w:pPr>
                      </w:p>
                    </w:txbxContent>
                  </v:textbox>
                </v:rect>
                <v:shape id="Text Box 247" o:spid="_x0000_s1517"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645815" w:rsidRPr="003F7CF1" w:rsidRDefault="00645815" w:rsidP="00E80032">
                        <w:pPr>
                          <w:pStyle w:val="SourceCodeBoxHeader"/>
                          <w:rPr>
                            <w:sz w:val="19"/>
                            <w:szCs w:val="19"/>
                            <w:lang w:val="sv-SE"/>
                          </w:rPr>
                        </w:pPr>
                        <w:r>
                          <w:rPr>
                            <w:sz w:val="19"/>
                            <w:szCs w:val="19"/>
                            <w:lang w:val="sv-SE"/>
                          </w:rPr>
                          <w:t>firstNum</w:t>
                        </w:r>
                      </w:p>
                    </w:txbxContent>
                  </v:textbox>
                </v:shape>
                <v:rect id="Rectangle 248" o:spid="_x0000_s1518"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645815" w:rsidRPr="003F7CF1" w:rsidRDefault="00645815" w:rsidP="00E80032">
                        <w:pPr>
                          <w:pStyle w:val="SourceCodeBoxText"/>
                          <w:rPr>
                            <w:sz w:val="19"/>
                            <w:szCs w:val="19"/>
                          </w:rPr>
                        </w:pPr>
                      </w:p>
                    </w:txbxContent>
                  </v:textbox>
                </v:rect>
                <v:shape id="Text Box 249" o:spid="_x0000_s1519"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645815" w:rsidRPr="003F7CF1" w:rsidRDefault="00645815" w:rsidP="00E80032">
                        <w:pPr>
                          <w:pStyle w:val="SourceCodeBoxHeader"/>
                          <w:rPr>
                            <w:sz w:val="19"/>
                            <w:szCs w:val="19"/>
                            <w:lang w:val="sv-SE"/>
                          </w:rPr>
                        </w:pPr>
                        <w:r>
                          <w:rPr>
                            <w:sz w:val="19"/>
                            <w:szCs w:val="19"/>
                            <w:lang w:val="sv-SE"/>
                          </w:rPr>
                          <w:t>num2</w:t>
                        </w:r>
                      </w:p>
                    </w:txbxContent>
                  </v:textbox>
                </v:shape>
                <v:rect id="Rectangle 250" o:spid="_x0000_s1520"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645815" w:rsidRPr="003F7CF1" w:rsidRDefault="00645815" w:rsidP="00E80032">
                        <w:pPr>
                          <w:pStyle w:val="SourceCodeBoxText"/>
                          <w:rPr>
                            <w:sz w:val="19"/>
                            <w:szCs w:val="19"/>
                          </w:rPr>
                        </w:pPr>
                        <w:r w:rsidRPr="003F7CF1">
                          <w:rPr>
                            <w:sz w:val="19"/>
                            <w:szCs w:val="19"/>
                          </w:rPr>
                          <w:t>1</w:t>
                        </w:r>
                      </w:p>
                    </w:txbxContent>
                  </v:textbox>
                </v:rect>
                <v:shape id="Text Box 251" o:spid="_x0000_s1521"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645815" w:rsidRPr="003F7CF1" w:rsidRDefault="00645815" w:rsidP="00E80032">
                        <w:pPr>
                          <w:pStyle w:val="SourceCodeBoxHeader"/>
                          <w:rPr>
                            <w:sz w:val="19"/>
                            <w:szCs w:val="19"/>
                            <w:lang w:val="sv-SE"/>
                          </w:rPr>
                        </w:pPr>
                        <w:r>
                          <w:rPr>
                            <w:sz w:val="19"/>
                            <w:szCs w:val="19"/>
                            <w:lang w:val="sv-SE"/>
                          </w:rPr>
                          <w:t>temp</w:t>
                        </w:r>
                      </w:p>
                    </w:txbxContent>
                  </v:textbox>
                </v:shape>
                <v:shape id="Text Box 252" o:spid="_x0000_s1522"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645815" w:rsidRPr="003F7CF1" w:rsidRDefault="00645815" w:rsidP="00E80032">
                        <w:pPr>
                          <w:pStyle w:val="SourceCodeBoxHeader"/>
                          <w:rPr>
                            <w:sz w:val="19"/>
                            <w:szCs w:val="19"/>
                            <w:lang w:val="sv-SE"/>
                          </w:rPr>
                        </w:pPr>
                        <w:r>
                          <w:rPr>
                            <w:sz w:val="19"/>
                            <w:szCs w:val="19"/>
                            <w:lang w:val="sv-SE"/>
                          </w:rPr>
                          <w:t>secondNum</w:t>
                        </w:r>
                      </w:p>
                    </w:txbxContent>
                  </v:textbox>
                </v:shape>
                <v:shape id="Text Box 253" o:spid="_x0000_s1523"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645815" w:rsidRPr="003F7CF1" w:rsidRDefault="00645815" w:rsidP="00E80032">
                        <w:pPr>
                          <w:pStyle w:val="SourceCodeBoxHeader"/>
                          <w:rPr>
                            <w:sz w:val="19"/>
                            <w:szCs w:val="19"/>
                            <w:lang w:val="sv-SE"/>
                          </w:rPr>
                        </w:pPr>
                        <w:r>
                          <w:rPr>
                            <w:sz w:val="19"/>
                            <w:szCs w:val="19"/>
                            <w:lang w:val="sv-SE"/>
                          </w:rPr>
                          <w:t>num1</w:t>
                        </w:r>
                      </w:p>
                    </w:txbxContent>
                  </v:textbox>
                </v:shape>
                <v:shape id="Text Box 254" o:spid="_x0000_s1524"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645815" w:rsidRPr="003F7CF1" w:rsidRDefault="00645815" w:rsidP="00E80032">
                        <w:pPr>
                          <w:pStyle w:val="SourceCodeBoxHeader"/>
                          <w:rPr>
                            <w:sz w:val="19"/>
                            <w:szCs w:val="19"/>
                            <w:lang w:val="sv-SE"/>
                          </w:rPr>
                        </w:pPr>
                        <w:r w:rsidRPr="003F7CF1">
                          <w:rPr>
                            <w:sz w:val="19"/>
                            <w:szCs w:val="19"/>
                            <w:lang w:val="sv-SE"/>
                          </w:rPr>
                          <w:t>(a)</w:t>
                        </w:r>
                      </w:p>
                    </w:txbxContent>
                  </v:textbox>
                </v:shape>
                <v:line id="Line 255" o:spid="_x0000_s1525"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26"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27"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645815" w:rsidRPr="003F7CF1" w:rsidRDefault="00645815" w:rsidP="00E80032">
                        <w:pPr>
                          <w:pStyle w:val="SourceCodeBoxText"/>
                          <w:rPr>
                            <w:sz w:val="19"/>
                            <w:szCs w:val="19"/>
                          </w:rPr>
                        </w:pPr>
                        <w:r w:rsidRPr="003F7CF1">
                          <w:rPr>
                            <w:sz w:val="19"/>
                            <w:szCs w:val="19"/>
                          </w:rPr>
                          <w:t>2</w:t>
                        </w:r>
                      </w:p>
                    </w:txbxContent>
                  </v:textbox>
                </v:rect>
                <v:rect id="Rectangle 258" o:spid="_x0000_s1528"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645815" w:rsidRPr="003F7CF1" w:rsidRDefault="00645815" w:rsidP="00E80032">
                        <w:pPr>
                          <w:pStyle w:val="SourceCodeBoxText"/>
                          <w:rPr>
                            <w:sz w:val="19"/>
                            <w:szCs w:val="19"/>
                          </w:rPr>
                        </w:pPr>
                        <w:r w:rsidRPr="003F7CF1">
                          <w:rPr>
                            <w:sz w:val="19"/>
                            <w:szCs w:val="19"/>
                          </w:rPr>
                          <w:t>2</w:t>
                        </w:r>
                      </w:p>
                    </w:txbxContent>
                  </v:textbox>
                </v:rect>
                <v:rect id="Rectangle 259" o:spid="_x0000_s1529"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645815" w:rsidRPr="003F7CF1" w:rsidRDefault="00645815" w:rsidP="00E80032">
                        <w:pPr>
                          <w:pStyle w:val="SourceCodeBoxText"/>
                          <w:rPr>
                            <w:sz w:val="19"/>
                            <w:szCs w:val="19"/>
                          </w:rPr>
                        </w:pPr>
                      </w:p>
                    </w:txbxContent>
                  </v:textbox>
                </v:rect>
                <v:shape id="Text Box 260" o:spid="_x0000_s1530"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645815" w:rsidRPr="003F7CF1" w:rsidRDefault="00645815" w:rsidP="00E80032">
                        <w:pPr>
                          <w:pStyle w:val="SourceCodeBoxHeader"/>
                          <w:rPr>
                            <w:sz w:val="19"/>
                            <w:szCs w:val="19"/>
                            <w:lang w:val="sv-SE"/>
                          </w:rPr>
                        </w:pPr>
                        <w:r>
                          <w:rPr>
                            <w:sz w:val="19"/>
                            <w:szCs w:val="19"/>
                            <w:lang w:val="sv-SE"/>
                          </w:rPr>
                          <w:t>firstNum</w:t>
                        </w:r>
                      </w:p>
                    </w:txbxContent>
                  </v:textbox>
                </v:shape>
                <v:rect id="Rectangle 261" o:spid="_x0000_s1531"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645815" w:rsidRPr="003F7CF1" w:rsidRDefault="00645815" w:rsidP="00E80032">
                        <w:pPr>
                          <w:pStyle w:val="SourceCodeBoxText"/>
                          <w:rPr>
                            <w:sz w:val="19"/>
                            <w:szCs w:val="19"/>
                          </w:rPr>
                        </w:pPr>
                      </w:p>
                    </w:txbxContent>
                  </v:textbox>
                </v:rect>
                <v:shape id="Text Box 262" o:spid="_x0000_s1532"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645815" w:rsidRPr="003F7CF1" w:rsidRDefault="00645815" w:rsidP="00E80032">
                        <w:pPr>
                          <w:pStyle w:val="SourceCodeBoxHeader"/>
                          <w:rPr>
                            <w:sz w:val="19"/>
                            <w:szCs w:val="19"/>
                            <w:lang w:val="sv-SE"/>
                          </w:rPr>
                        </w:pPr>
                        <w:r>
                          <w:rPr>
                            <w:sz w:val="19"/>
                            <w:szCs w:val="19"/>
                            <w:lang w:val="sv-SE"/>
                          </w:rPr>
                          <w:t>num2</w:t>
                        </w:r>
                      </w:p>
                    </w:txbxContent>
                  </v:textbox>
                </v:shape>
                <v:rect id="Rectangle 263" o:spid="_x0000_s1533"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645815" w:rsidRPr="003F7CF1" w:rsidRDefault="00645815" w:rsidP="00E80032">
                        <w:pPr>
                          <w:pStyle w:val="SourceCodeBoxText"/>
                          <w:rPr>
                            <w:sz w:val="19"/>
                            <w:szCs w:val="19"/>
                          </w:rPr>
                        </w:pPr>
                        <w:r w:rsidRPr="003F7CF1">
                          <w:rPr>
                            <w:sz w:val="19"/>
                            <w:szCs w:val="19"/>
                          </w:rPr>
                          <w:t>1</w:t>
                        </w:r>
                      </w:p>
                    </w:txbxContent>
                  </v:textbox>
                </v:rect>
                <v:shape id="Text Box 264" o:spid="_x0000_s1534"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645815" w:rsidRPr="003F7CF1" w:rsidRDefault="00645815" w:rsidP="00E80032">
                        <w:pPr>
                          <w:pStyle w:val="SourceCodeBoxHeader"/>
                          <w:rPr>
                            <w:sz w:val="19"/>
                            <w:szCs w:val="19"/>
                            <w:lang w:val="sv-SE"/>
                          </w:rPr>
                        </w:pPr>
                        <w:r>
                          <w:rPr>
                            <w:sz w:val="19"/>
                            <w:szCs w:val="19"/>
                            <w:lang w:val="sv-SE"/>
                          </w:rPr>
                          <w:t>temp</w:t>
                        </w:r>
                      </w:p>
                    </w:txbxContent>
                  </v:textbox>
                </v:shape>
                <v:shape id="Text Box 265" o:spid="_x0000_s1535"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645815" w:rsidRPr="003F7CF1" w:rsidRDefault="00645815" w:rsidP="00E80032">
                        <w:pPr>
                          <w:pStyle w:val="SourceCodeBoxHeader"/>
                          <w:rPr>
                            <w:sz w:val="19"/>
                            <w:szCs w:val="19"/>
                            <w:lang w:val="sv-SE"/>
                          </w:rPr>
                        </w:pPr>
                        <w:r>
                          <w:rPr>
                            <w:sz w:val="19"/>
                            <w:szCs w:val="19"/>
                            <w:lang w:val="sv-SE"/>
                          </w:rPr>
                          <w:t>num1</w:t>
                        </w:r>
                      </w:p>
                    </w:txbxContent>
                  </v:textbox>
                </v:shape>
                <v:shape id="Text Box 266" o:spid="_x0000_s1536"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645815" w:rsidRPr="003F7CF1" w:rsidRDefault="00645815" w:rsidP="00E80032">
                        <w:pPr>
                          <w:pStyle w:val="SourceCodeBoxHeader"/>
                          <w:rPr>
                            <w:sz w:val="19"/>
                            <w:szCs w:val="19"/>
                            <w:lang w:val="sv-SE"/>
                          </w:rPr>
                        </w:pPr>
                        <w:r w:rsidRPr="003F7CF1">
                          <w:rPr>
                            <w:sz w:val="19"/>
                            <w:szCs w:val="19"/>
                            <w:lang w:val="sv-SE"/>
                          </w:rPr>
                          <w:t>(b)</w:t>
                        </w:r>
                      </w:p>
                    </w:txbxContent>
                  </v:textbox>
                </v:shape>
                <v:line id="Line 267" o:spid="_x0000_s1537"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38"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39"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645815" w:rsidRPr="003F7CF1" w:rsidRDefault="00645815" w:rsidP="00E80032">
                        <w:pPr>
                          <w:pStyle w:val="SourceCodeBoxText"/>
                          <w:rPr>
                            <w:sz w:val="19"/>
                            <w:szCs w:val="19"/>
                          </w:rPr>
                        </w:pPr>
                        <w:r w:rsidRPr="003F7CF1">
                          <w:rPr>
                            <w:sz w:val="19"/>
                            <w:szCs w:val="19"/>
                          </w:rPr>
                          <w:t>2</w:t>
                        </w:r>
                      </w:p>
                    </w:txbxContent>
                  </v:textbox>
                </v:rect>
                <v:rect id="Rectangle 270" o:spid="_x0000_s1540"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645815" w:rsidRPr="003F7CF1" w:rsidRDefault="00645815" w:rsidP="00E80032">
                        <w:pPr>
                          <w:pStyle w:val="SourceCodeBoxText"/>
                          <w:rPr>
                            <w:sz w:val="19"/>
                            <w:szCs w:val="19"/>
                          </w:rPr>
                        </w:pPr>
                        <w:r w:rsidRPr="003F7CF1">
                          <w:rPr>
                            <w:sz w:val="19"/>
                            <w:szCs w:val="19"/>
                          </w:rPr>
                          <w:t>1</w:t>
                        </w:r>
                      </w:p>
                    </w:txbxContent>
                  </v:textbox>
                </v:rect>
                <v:rect id="Rectangle 271" o:spid="_x0000_s1541"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645815" w:rsidRPr="003F7CF1" w:rsidRDefault="00645815" w:rsidP="00E80032">
                        <w:pPr>
                          <w:pStyle w:val="SourceCodeBoxText"/>
                          <w:rPr>
                            <w:sz w:val="19"/>
                            <w:szCs w:val="19"/>
                          </w:rPr>
                        </w:pPr>
                      </w:p>
                    </w:txbxContent>
                  </v:textbox>
                </v:rect>
                <v:shape id="Text Box 272" o:spid="_x0000_s1542"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645815" w:rsidRPr="003F7CF1" w:rsidRDefault="00645815" w:rsidP="00E80032">
                        <w:pPr>
                          <w:pStyle w:val="SourceCodeBoxHeader"/>
                          <w:rPr>
                            <w:sz w:val="19"/>
                            <w:szCs w:val="19"/>
                            <w:lang w:val="sv-SE"/>
                          </w:rPr>
                        </w:pPr>
                        <w:r>
                          <w:rPr>
                            <w:sz w:val="19"/>
                            <w:szCs w:val="19"/>
                            <w:lang w:val="sv-SE"/>
                          </w:rPr>
                          <w:t>firstNum</w:t>
                        </w:r>
                      </w:p>
                    </w:txbxContent>
                  </v:textbox>
                </v:shape>
                <v:rect id="Rectangle 273" o:spid="_x0000_s1543"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645815" w:rsidRPr="003F7CF1" w:rsidRDefault="00645815" w:rsidP="00E80032">
                        <w:pPr>
                          <w:pStyle w:val="SourceCodeBoxText"/>
                          <w:rPr>
                            <w:sz w:val="19"/>
                            <w:szCs w:val="19"/>
                          </w:rPr>
                        </w:pPr>
                      </w:p>
                    </w:txbxContent>
                  </v:textbox>
                </v:rect>
                <v:shape id="Text Box 274" o:spid="_x0000_s1544"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645815" w:rsidRPr="003F7CF1" w:rsidRDefault="00645815" w:rsidP="00E80032">
                        <w:pPr>
                          <w:pStyle w:val="SourceCodeBoxHeader"/>
                          <w:rPr>
                            <w:sz w:val="19"/>
                            <w:szCs w:val="19"/>
                            <w:lang w:val="sv-SE"/>
                          </w:rPr>
                        </w:pPr>
                        <w:r>
                          <w:rPr>
                            <w:sz w:val="19"/>
                            <w:szCs w:val="19"/>
                            <w:lang w:val="sv-SE"/>
                          </w:rPr>
                          <w:t>num2</w:t>
                        </w:r>
                      </w:p>
                    </w:txbxContent>
                  </v:textbox>
                </v:shape>
                <v:rect id="Rectangle 275" o:spid="_x0000_s1545"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645815" w:rsidRPr="003F7CF1" w:rsidRDefault="00645815" w:rsidP="00E80032">
                        <w:pPr>
                          <w:pStyle w:val="SourceCodeBoxText"/>
                          <w:rPr>
                            <w:sz w:val="19"/>
                            <w:szCs w:val="19"/>
                          </w:rPr>
                        </w:pPr>
                        <w:r w:rsidRPr="003F7CF1">
                          <w:rPr>
                            <w:sz w:val="19"/>
                            <w:szCs w:val="19"/>
                          </w:rPr>
                          <w:t>1</w:t>
                        </w:r>
                      </w:p>
                    </w:txbxContent>
                  </v:textbox>
                </v:rect>
                <v:shape id="Text Box 276" o:spid="_x0000_s1546"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645815" w:rsidRPr="003F7CF1" w:rsidRDefault="00645815" w:rsidP="00E80032">
                        <w:pPr>
                          <w:pStyle w:val="SourceCodeBoxHeader"/>
                          <w:rPr>
                            <w:sz w:val="19"/>
                            <w:szCs w:val="19"/>
                            <w:lang w:val="sv-SE"/>
                          </w:rPr>
                        </w:pPr>
                        <w:r>
                          <w:rPr>
                            <w:sz w:val="19"/>
                            <w:szCs w:val="19"/>
                            <w:lang w:val="sv-SE"/>
                          </w:rPr>
                          <w:t>temp</w:t>
                        </w:r>
                      </w:p>
                    </w:txbxContent>
                  </v:textbox>
                </v:shape>
                <v:shape id="Text Box 277" o:spid="_x0000_s1547"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645815" w:rsidRPr="003F7CF1" w:rsidRDefault="00645815" w:rsidP="00E80032">
                        <w:pPr>
                          <w:pStyle w:val="SourceCodeBoxHeader"/>
                          <w:rPr>
                            <w:sz w:val="19"/>
                            <w:szCs w:val="19"/>
                            <w:lang w:val="sv-SE"/>
                          </w:rPr>
                        </w:pPr>
                        <w:r>
                          <w:rPr>
                            <w:sz w:val="19"/>
                            <w:szCs w:val="19"/>
                            <w:lang w:val="sv-SE"/>
                          </w:rPr>
                          <w:t>num1</w:t>
                        </w:r>
                      </w:p>
                    </w:txbxContent>
                  </v:textbox>
                </v:shape>
                <v:shape id="Text Box 278" o:spid="_x0000_s1548"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645815" w:rsidRPr="003F7CF1" w:rsidRDefault="00645815" w:rsidP="00E80032">
                        <w:pPr>
                          <w:pStyle w:val="SourceCodeBoxHeader"/>
                          <w:rPr>
                            <w:sz w:val="19"/>
                            <w:szCs w:val="19"/>
                            <w:lang w:val="sv-SE"/>
                          </w:rPr>
                        </w:pPr>
                        <w:r w:rsidRPr="003F7CF1">
                          <w:rPr>
                            <w:sz w:val="19"/>
                            <w:szCs w:val="19"/>
                            <w:lang w:val="sv-SE"/>
                          </w:rPr>
                          <w:t>(c)</w:t>
                        </w:r>
                      </w:p>
                    </w:txbxContent>
                  </v:textbox>
                </v:shape>
                <v:line id="Line 279" o:spid="_x0000_s1549"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50"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62" w:name="_Toc320485607"/>
      <w:bookmarkStart w:id="763" w:name="_Toc323656719"/>
      <w:bookmarkStart w:id="764" w:name="_Toc324085457"/>
      <w:bookmarkStart w:id="765" w:name="_Toc383781109"/>
      <w:bookmarkStart w:id="766" w:name="_Toc49764513"/>
      <w:r w:rsidRPr="00EC76D5">
        <w:t>Static, Extern, and Register Variables</w:t>
      </w:r>
      <w:bookmarkEnd w:id="762"/>
      <w:bookmarkEnd w:id="763"/>
      <w:bookmarkEnd w:id="764"/>
      <w:bookmarkEnd w:id="765"/>
      <w:bookmarkEnd w:id="766"/>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27"/>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67" w:name="_Toc320485608"/>
      <w:bookmarkStart w:id="768" w:name="_Toc323656720"/>
      <w:bookmarkStart w:id="769" w:name="_Toc324085458"/>
      <w:bookmarkStart w:id="770" w:name="_Toc383781110"/>
      <w:bookmarkStart w:id="771" w:name="_Toc49764514"/>
      <w:r w:rsidRPr="00EC76D5">
        <w:lastRenderedPageBreak/>
        <w:t>Recursion</w:t>
      </w:r>
      <w:bookmarkEnd w:id="767"/>
      <w:bookmarkEnd w:id="768"/>
      <w:bookmarkEnd w:id="769"/>
      <w:bookmarkEnd w:id="770"/>
      <w:bookmarkEnd w:id="771"/>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2755453"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72" w:name="_Toc320485609"/>
      <w:bookmarkStart w:id="773" w:name="_Toc323656721"/>
      <w:bookmarkStart w:id="774" w:name="_Toc324085459"/>
      <w:bookmarkStart w:id="775" w:name="_Toc383781111"/>
      <w:bookmarkStart w:id="776" w:name="_Toc49764515"/>
      <w:r>
        <w:t>Definition</w:t>
      </w:r>
      <w:r w:rsidR="00E80032" w:rsidRPr="00EC76D5">
        <w:t xml:space="preserve"> and Declaration</w:t>
      </w:r>
      <w:bookmarkEnd w:id="772"/>
      <w:bookmarkEnd w:id="773"/>
      <w:bookmarkEnd w:id="774"/>
      <w:bookmarkEnd w:id="775"/>
      <w:bookmarkEnd w:id="776"/>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51AB7E2A"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D46DBD">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2755454"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2755455"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77" w:name="_Toc320485610"/>
      <w:bookmarkStart w:id="778" w:name="_Toc323656722"/>
      <w:bookmarkStart w:id="779" w:name="_Toc324085460"/>
      <w:bookmarkStart w:id="780" w:name="_Toc383781112"/>
      <w:bookmarkStart w:id="781" w:name="_Toc49764516"/>
      <w:r w:rsidRPr="00EC76D5">
        <w:t>Higher-Order Functions</w:t>
      </w:r>
      <w:bookmarkEnd w:id="777"/>
      <w:bookmarkEnd w:id="778"/>
      <w:bookmarkEnd w:id="779"/>
      <w:bookmarkEnd w:id="780"/>
      <w:bookmarkEnd w:id="781"/>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782" w:name="_Toc320485611"/>
      <w:bookmarkStart w:id="783" w:name="_Toc323656723"/>
      <w:bookmarkStart w:id="784" w:name="_Toc324085461"/>
      <w:bookmarkStart w:id="785" w:name="_Toc383781113"/>
      <w:bookmarkStart w:id="786" w:name="_Ref383865210"/>
      <w:bookmarkStart w:id="787" w:name="_Toc49764517"/>
      <w:r w:rsidRPr="00EC76D5">
        <w:lastRenderedPageBreak/>
        <w:t>Structures and Linked Lists</w:t>
      </w:r>
      <w:bookmarkEnd w:id="782"/>
      <w:bookmarkEnd w:id="783"/>
      <w:bookmarkEnd w:id="784"/>
      <w:bookmarkEnd w:id="785"/>
      <w:bookmarkEnd w:id="786"/>
      <w:bookmarkEnd w:id="787"/>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645815" w:rsidRPr="003F7CF1" w:rsidRDefault="0064581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645815" w:rsidRPr="003F7CF1" w:rsidRDefault="0064581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645815" w:rsidRPr="003F7CF1" w:rsidRDefault="00645815"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645815" w:rsidRPr="003F7CF1" w:rsidRDefault="0064581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645815" w:rsidRPr="003F7CF1" w:rsidRDefault="0064581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645815" w:rsidRPr="003F7CF1" w:rsidRDefault="00645815"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645815" w:rsidRPr="003F7CF1" w:rsidRDefault="0064581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645815" w:rsidRPr="003F7CF1" w:rsidRDefault="0064581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645815" w:rsidRPr="003F7CF1" w:rsidRDefault="00645815" w:rsidP="00E80032">
                              <w:pPr>
                                <w:pStyle w:val="Picture"/>
                                <w:rPr>
                                  <w:sz w:val="19"/>
                                  <w:szCs w:val="19"/>
                                </w:rPr>
                              </w:pPr>
                              <w:proofErr w:type="spellStart"/>
                              <w:r>
                                <w:rPr>
                                  <w:sz w:val="19"/>
                                  <w:szCs w:val="19"/>
                                </w:rPr>
                                <w:t>nextPtr</w:t>
                              </w:r>
                              <w:proofErr w:type="spellEnd"/>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645815" w:rsidRPr="003F7CF1" w:rsidRDefault="0064581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51"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">
                <v:shape id="_x0000_s1552" type="#_x0000_t75" style="position:absolute;width:61315;height:8115;visibility:visible;mso-wrap-style:square">
                  <v:fill o:detectmouseclick="t"/>
                  <v:path o:connecttype="none"/>
                </v:shape>
                <v:rect id="Rectangle 72" o:spid="_x0000_s1553"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645815" w:rsidRPr="003F7CF1" w:rsidRDefault="00645815" w:rsidP="00E80032">
                        <w:pPr>
                          <w:pStyle w:val="SourceCodeBoxText"/>
                          <w:rPr>
                            <w:sz w:val="19"/>
                            <w:szCs w:val="19"/>
                            <w:lang w:val="en-US"/>
                          </w:rPr>
                        </w:pPr>
                        <w:r w:rsidRPr="003F7CF1">
                          <w:rPr>
                            <w:sz w:val="19"/>
                            <w:szCs w:val="19"/>
                            <w:lang w:val="en-US"/>
                          </w:rPr>
                          <w:t>1</w:t>
                        </w:r>
                      </w:p>
                    </w:txbxContent>
                  </v:textbox>
                </v:rect>
                <v:shape id="Text Box 73" o:spid="_x0000_s1554"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645815" w:rsidRPr="003F7CF1" w:rsidRDefault="00645815" w:rsidP="00E80032">
                        <w:pPr>
                          <w:pStyle w:val="Picture"/>
                          <w:rPr>
                            <w:sz w:val="19"/>
                            <w:szCs w:val="19"/>
                          </w:rPr>
                        </w:pPr>
                        <w:r>
                          <w:rPr>
                            <w:sz w:val="19"/>
                            <w:szCs w:val="19"/>
                          </w:rPr>
                          <w:t>value</w:t>
                        </w:r>
                      </w:p>
                    </w:txbxContent>
                  </v:textbox>
                </v:shape>
                <v:shape id="Text Box 74" o:spid="_x0000_s1555"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645815" w:rsidRPr="003F7CF1" w:rsidRDefault="00645815" w:rsidP="00E80032">
                        <w:pPr>
                          <w:pStyle w:val="Picture"/>
                          <w:rPr>
                            <w:sz w:val="19"/>
                            <w:szCs w:val="19"/>
                          </w:rPr>
                        </w:pPr>
                        <w:proofErr w:type="spellStart"/>
                        <w:r>
                          <w:rPr>
                            <w:sz w:val="19"/>
                            <w:szCs w:val="19"/>
                          </w:rPr>
                          <w:t>nextPtr</w:t>
                        </w:r>
                        <w:proofErr w:type="spellEnd"/>
                      </w:p>
                    </w:txbxContent>
                  </v:textbox>
                </v:shape>
                <v:rect id="Rectangle 75" o:spid="_x0000_s1556"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645815" w:rsidRPr="003F7CF1" w:rsidRDefault="00645815" w:rsidP="00E80032">
                        <w:pPr>
                          <w:pStyle w:val="SourceCodeBoxText"/>
                          <w:rPr>
                            <w:sz w:val="19"/>
                            <w:szCs w:val="19"/>
                            <w:lang w:val="en-US"/>
                          </w:rPr>
                        </w:pPr>
                      </w:p>
                    </w:txbxContent>
                  </v:textbox>
                </v:rect>
                <v:rect id="Rectangle 76" o:spid="_x0000_s1557"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645815" w:rsidRPr="003F7CF1" w:rsidRDefault="00645815" w:rsidP="00E80032">
                        <w:pPr>
                          <w:pStyle w:val="SourceCodeBoxText"/>
                          <w:rPr>
                            <w:sz w:val="19"/>
                            <w:szCs w:val="19"/>
                            <w:lang w:val="en-US"/>
                          </w:rPr>
                        </w:pPr>
                        <w:r w:rsidRPr="003F7CF1">
                          <w:rPr>
                            <w:sz w:val="19"/>
                            <w:szCs w:val="19"/>
                            <w:lang w:val="en-US"/>
                          </w:rPr>
                          <w:t>2</w:t>
                        </w:r>
                      </w:p>
                    </w:txbxContent>
                  </v:textbox>
                </v:rect>
                <v:shape id="Text Box 77" o:spid="_x0000_s1558"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645815" w:rsidRPr="003F7CF1" w:rsidRDefault="00645815" w:rsidP="00E80032">
                        <w:pPr>
                          <w:pStyle w:val="Picture"/>
                          <w:rPr>
                            <w:sz w:val="19"/>
                            <w:szCs w:val="19"/>
                          </w:rPr>
                        </w:pPr>
                        <w:r>
                          <w:rPr>
                            <w:sz w:val="19"/>
                            <w:szCs w:val="19"/>
                          </w:rPr>
                          <w:t>value</w:t>
                        </w:r>
                      </w:p>
                    </w:txbxContent>
                  </v:textbox>
                </v:shape>
                <v:shape id="Text Box 78" o:spid="_x0000_s1559"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645815" w:rsidRPr="003F7CF1" w:rsidRDefault="00645815" w:rsidP="00E80032">
                        <w:pPr>
                          <w:pStyle w:val="Picture"/>
                          <w:rPr>
                            <w:sz w:val="19"/>
                            <w:szCs w:val="19"/>
                          </w:rPr>
                        </w:pPr>
                        <w:proofErr w:type="spellStart"/>
                        <w:r>
                          <w:rPr>
                            <w:sz w:val="19"/>
                            <w:szCs w:val="19"/>
                          </w:rPr>
                          <w:t>nextPtr</w:t>
                        </w:r>
                        <w:proofErr w:type="spellEnd"/>
                      </w:p>
                    </w:txbxContent>
                  </v:textbox>
                </v:shape>
                <v:rect id="Rectangle 79" o:spid="_x0000_s1560"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645815" w:rsidRPr="003F7CF1" w:rsidRDefault="00645815" w:rsidP="00E80032">
                        <w:pPr>
                          <w:pStyle w:val="SourceCodeBoxText"/>
                          <w:rPr>
                            <w:sz w:val="19"/>
                            <w:szCs w:val="19"/>
                            <w:lang w:val="en-US"/>
                          </w:rPr>
                        </w:pPr>
                      </w:p>
                    </w:txbxContent>
                  </v:textbox>
                </v:rect>
                <v:rect id="Rectangle 80" o:spid="_x0000_s1561"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645815" w:rsidRPr="003F7CF1" w:rsidRDefault="00645815" w:rsidP="00E80032">
                        <w:pPr>
                          <w:pStyle w:val="SourceCodeBoxText"/>
                          <w:rPr>
                            <w:sz w:val="19"/>
                            <w:szCs w:val="19"/>
                            <w:lang w:val="en-US"/>
                          </w:rPr>
                        </w:pPr>
                        <w:r w:rsidRPr="003F7CF1">
                          <w:rPr>
                            <w:sz w:val="19"/>
                            <w:szCs w:val="19"/>
                            <w:lang w:val="en-US"/>
                          </w:rPr>
                          <w:t>3</w:t>
                        </w:r>
                      </w:p>
                    </w:txbxContent>
                  </v:textbox>
                </v:rect>
                <v:shape id="Text Box 81" o:spid="_x0000_s1562"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645815" w:rsidRPr="003F7CF1" w:rsidRDefault="00645815" w:rsidP="00E80032">
                        <w:pPr>
                          <w:pStyle w:val="Picture"/>
                          <w:rPr>
                            <w:sz w:val="19"/>
                            <w:szCs w:val="19"/>
                          </w:rPr>
                        </w:pPr>
                        <w:r>
                          <w:rPr>
                            <w:sz w:val="19"/>
                            <w:szCs w:val="19"/>
                          </w:rPr>
                          <w:t>value</w:t>
                        </w:r>
                      </w:p>
                    </w:txbxContent>
                  </v:textbox>
                </v:shape>
                <v:shape id="Text Box 82" o:spid="_x0000_s1563"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645815" w:rsidRPr="003F7CF1" w:rsidRDefault="00645815" w:rsidP="00E80032">
                        <w:pPr>
                          <w:pStyle w:val="Picture"/>
                          <w:rPr>
                            <w:sz w:val="19"/>
                            <w:szCs w:val="19"/>
                          </w:rPr>
                        </w:pPr>
                        <w:proofErr w:type="spellStart"/>
                        <w:r>
                          <w:rPr>
                            <w:sz w:val="19"/>
                            <w:szCs w:val="19"/>
                          </w:rPr>
                          <w:t>nextPtr</w:t>
                        </w:r>
                        <w:proofErr w:type="spellEnd"/>
                      </w:p>
                    </w:txbxContent>
                  </v:textbox>
                </v:shape>
                <v:rect id="Rectangle 83" o:spid="_x0000_s1564"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645815" w:rsidRPr="003F7CF1" w:rsidRDefault="00645815" w:rsidP="00E80032">
                        <w:pPr>
                          <w:pStyle w:val="SourceCodeBoxText"/>
                          <w:rPr>
                            <w:sz w:val="19"/>
                            <w:szCs w:val="19"/>
                            <w:lang w:val="en-US"/>
                          </w:rPr>
                        </w:pPr>
                      </w:p>
                    </w:txbxContent>
                  </v:textbox>
                </v:rect>
                <v:line id="Line 84" o:spid="_x0000_s1565"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66"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67"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68"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645815" w:rsidRPr="003F7CF1" w:rsidRDefault="0064581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788" w:name="_Toc320485612"/>
      <w:bookmarkStart w:id="789" w:name="_Toc323656724"/>
      <w:bookmarkStart w:id="790" w:name="_Toc324085462"/>
      <w:bookmarkStart w:id="791" w:name="_Toc383781114"/>
      <w:bookmarkStart w:id="792" w:name="_Toc49764518"/>
      <w:r w:rsidRPr="00EC76D5">
        <w:t>Stacks and Linked Lists</w:t>
      </w:r>
      <w:bookmarkEnd w:id="788"/>
      <w:bookmarkEnd w:id="789"/>
      <w:bookmarkEnd w:id="790"/>
      <w:bookmarkEnd w:id="791"/>
      <w:bookmarkEnd w:id="792"/>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645815" w:rsidRPr="003F7CF1" w:rsidRDefault="0064581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645815" w:rsidRPr="003F7CF1" w:rsidRDefault="0064581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645815" w:rsidRPr="003F7CF1" w:rsidRDefault="0064581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645815" w:rsidRPr="003F7CF1" w:rsidRDefault="00645815" w:rsidP="00E80032">
                              <w:pPr>
                                <w:pStyle w:val="SourceCodeBoxText"/>
                                <w:rPr>
                                  <w:sz w:val="19"/>
                                  <w:szCs w:val="19"/>
                                  <w:lang w:val="en-US"/>
                                </w:rPr>
                              </w:pPr>
                              <w:r w:rsidRPr="003F7CF1">
                                <w:rPr>
                                  <w:sz w:val="19"/>
                                  <w:szCs w:val="19"/>
                                  <w:lang w:val="en-US"/>
                                </w:rPr>
                                <w:t>push 1</w:t>
                              </w:r>
                            </w:p>
                            <w:p w14:paraId="3C159322" w14:textId="77777777" w:rsidR="00645815" w:rsidRPr="003F7CF1" w:rsidRDefault="00645815" w:rsidP="00E80032">
                              <w:pPr>
                                <w:pStyle w:val="SourceCodeBoxText"/>
                                <w:rPr>
                                  <w:sz w:val="19"/>
                                  <w:szCs w:val="19"/>
                                  <w:lang w:val="en-US"/>
                                </w:rPr>
                              </w:pPr>
                              <w:r w:rsidRPr="003F7CF1">
                                <w:rPr>
                                  <w:sz w:val="19"/>
                                  <w:szCs w:val="19"/>
                                  <w:lang w:val="en-US"/>
                                </w:rPr>
                                <w:t>push 2</w:t>
                              </w:r>
                            </w:p>
                            <w:p w14:paraId="22BA48C9" w14:textId="77777777" w:rsidR="00645815" w:rsidRPr="003F7CF1" w:rsidRDefault="00645815" w:rsidP="00E80032">
                              <w:pPr>
                                <w:pStyle w:val="SourceCodeBoxText"/>
                                <w:rPr>
                                  <w:sz w:val="19"/>
                                  <w:szCs w:val="19"/>
                                  <w:lang w:val="en-US"/>
                                </w:rPr>
                              </w:pPr>
                              <w:r w:rsidRPr="003F7CF1">
                                <w:rPr>
                                  <w:sz w:val="19"/>
                                  <w:szCs w:val="19"/>
                                  <w:lang w:val="en-US"/>
                                </w:rPr>
                                <w:t>push 3</w:t>
                              </w:r>
                            </w:p>
                            <w:p w14:paraId="5F86FACB"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69"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">
                <v:shape id="_x0000_s1570" type="#_x0000_t75" style="position:absolute;width:40601;height:11734;visibility:visible;mso-wrap-style:square">
                  <v:fill o:detectmouseclick="t"/>
                  <v:path o:connecttype="none"/>
                </v:shape>
                <v:rect id="Rectangle 10" o:spid="_x0000_s1571"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645815" w:rsidRPr="003F7CF1" w:rsidRDefault="00645815" w:rsidP="00E80032">
                        <w:pPr>
                          <w:pStyle w:val="SourceCodeBoxText"/>
                          <w:rPr>
                            <w:sz w:val="19"/>
                            <w:szCs w:val="19"/>
                            <w:lang w:val="en-US"/>
                          </w:rPr>
                        </w:pPr>
                        <w:r w:rsidRPr="003F7CF1">
                          <w:rPr>
                            <w:sz w:val="19"/>
                            <w:szCs w:val="19"/>
                            <w:lang w:val="en-US"/>
                          </w:rPr>
                          <w:t>1</w:t>
                        </w:r>
                      </w:p>
                    </w:txbxContent>
                  </v:textbox>
                </v:rect>
                <v:line id="Line 11" o:spid="_x0000_s1572"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73"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74"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645815" w:rsidRPr="003F7CF1" w:rsidRDefault="00645815" w:rsidP="00E80032">
                        <w:pPr>
                          <w:pStyle w:val="SourceCodeBoxText"/>
                          <w:rPr>
                            <w:sz w:val="19"/>
                            <w:szCs w:val="19"/>
                            <w:lang w:val="en-US"/>
                          </w:rPr>
                        </w:pPr>
                        <w:r w:rsidRPr="003F7CF1">
                          <w:rPr>
                            <w:sz w:val="19"/>
                            <w:szCs w:val="19"/>
                            <w:lang w:val="en-US"/>
                          </w:rPr>
                          <w:t>2</w:t>
                        </w:r>
                      </w:p>
                    </w:txbxContent>
                  </v:textbox>
                </v:rect>
                <v:rect id="Rectangle 14" o:spid="_x0000_s1575"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645815" w:rsidRPr="003F7CF1" w:rsidRDefault="00645815" w:rsidP="00E80032">
                        <w:pPr>
                          <w:pStyle w:val="SourceCodeBoxText"/>
                          <w:rPr>
                            <w:sz w:val="19"/>
                            <w:szCs w:val="19"/>
                            <w:lang w:val="en-US"/>
                          </w:rPr>
                        </w:pPr>
                        <w:r w:rsidRPr="003F7CF1">
                          <w:rPr>
                            <w:sz w:val="19"/>
                            <w:szCs w:val="19"/>
                            <w:lang w:val="en-US"/>
                          </w:rPr>
                          <w:t>3</w:t>
                        </w:r>
                      </w:p>
                    </w:txbxContent>
                  </v:textbox>
                </v:rect>
                <v:line id="Line 15" o:spid="_x0000_s1576"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77"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645815" w:rsidRPr="003F7CF1" w:rsidRDefault="00645815" w:rsidP="00E80032">
                        <w:pPr>
                          <w:pStyle w:val="SourceCodeBoxText"/>
                          <w:rPr>
                            <w:sz w:val="19"/>
                            <w:szCs w:val="19"/>
                            <w:lang w:val="en-US"/>
                          </w:rPr>
                        </w:pPr>
                        <w:r w:rsidRPr="003F7CF1">
                          <w:rPr>
                            <w:sz w:val="19"/>
                            <w:szCs w:val="19"/>
                            <w:lang w:val="en-US"/>
                          </w:rPr>
                          <w:t>push 1</w:t>
                        </w:r>
                      </w:p>
                      <w:p w14:paraId="3C159322" w14:textId="77777777" w:rsidR="00645815" w:rsidRPr="003F7CF1" w:rsidRDefault="00645815" w:rsidP="00E80032">
                        <w:pPr>
                          <w:pStyle w:val="SourceCodeBoxText"/>
                          <w:rPr>
                            <w:sz w:val="19"/>
                            <w:szCs w:val="19"/>
                            <w:lang w:val="en-US"/>
                          </w:rPr>
                        </w:pPr>
                        <w:r w:rsidRPr="003F7CF1">
                          <w:rPr>
                            <w:sz w:val="19"/>
                            <w:szCs w:val="19"/>
                            <w:lang w:val="en-US"/>
                          </w:rPr>
                          <w:t>push 2</w:t>
                        </w:r>
                      </w:p>
                      <w:p w14:paraId="22BA48C9" w14:textId="77777777" w:rsidR="00645815" w:rsidRPr="003F7CF1" w:rsidRDefault="00645815" w:rsidP="00E80032">
                        <w:pPr>
                          <w:pStyle w:val="SourceCodeBoxText"/>
                          <w:rPr>
                            <w:sz w:val="19"/>
                            <w:szCs w:val="19"/>
                            <w:lang w:val="en-US"/>
                          </w:rPr>
                        </w:pPr>
                        <w:r w:rsidRPr="003F7CF1">
                          <w:rPr>
                            <w:sz w:val="19"/>
                            <w:szCs w:val="19"/>
                            <w:lang w:val="en-US"/>
                          </w:rPr>
                          <w:t>push 3</w:t>
                        </w:r>
                      </w:p>
                      <w:p w14:paraId="5F86FACB" w14:textId="77777777" w:rsidR="00645815" w:rsidRPr="003F7CF1" w:rsidRDefault="00645815"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645815" w:rsidRPr="003F7CF1" w:rsidRDefault="0064581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645815" w:rsidRPr="003F7CF1" w:rsidRDefault="0064581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645815" w:rsidRPr="003F7CF1" w:rsidRDefault="0064581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645815" w:rsidRPr="003F7CF1" w:rsidRDefault="0064581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645815" w:rsidRPr="003F7CF1" w:rsidRDefault="00645815" w:rsidP="00E80032">
                              <w:pPr>
                                <w:pStyle w:val="Picture"/>
                                <w:rPr>
                                  <w:sz w:val="19"/>
                                  <w:szCs w:val="19"/>
                                </w:rPr>
                              </w:pPr>
                              <w:proofErr w:type="spellStart"/>
                              <w:r>
                                <w:rPr>
                                  <w:sz w:val="19"/>
                                  <w:szCs w:val="19"/>
                                </w:rPr>
                                <w:t>cellPtr</w:t>
                              </w:r>
                              <w:r w:rsidRPr="003F7CF1">
                                <w:rPr>
                                  <w:sz w:val="19"/>
                                  <w:szCs w:val="19"/>
                                </w:rPr>
                                <w:t>1</w:t>
                              </w:r>
                              <w:proofErr w:type="spellEnd"/>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645815" w:rsidRPr="003F7CF1" w:rsidRDefault="00645815" w:rsidP="00E80032">
                              <w:pPr>
                                <w:pStyle w:val="Picture"/>
                                <w:rPr>
                                  <w:sz w:val="19"/>
                                  <w:szCs w:val="19"/>
                                </w:rPr>
                              </w:pPr>
                              <w:proofErr w:type="spellStart"/>
                              <w:r>
                                <w:rPr>
                                  <w:sz w:val="19"/>
                                  <w:szCs w:val="19"/>
                                </w:rPr>
                                <w:t>cellPtr2</w:t>
                              </w:r>
                              <w:proofErr w:type="spellEnd"/>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645815" w:rsidRPr="003F7CF1" w:rsidRDefault="00645815" w:rsidP="00E80032">
                              <w:pPr>
                                <w:pStyle w:val="Picture"/>
                                <w:rPr>
                                  <w:sz w:val="19"/>
                                  <w:szCs w:val="19"/>
                                </w:rPr>
                              </w:pPr>
                              <w:proofErr w:type="spellStart"/>
                              <w:r>
                                <w:rPr>
                                  <w:sz w:val="19"/>
                                  <w:szCs w:val="19"/>
                                </w:rPr>
                                <w:t>cellPtr</w:t>
                              </w:r>
                              <w:r w:rsidRPr="003F7CF1">
                                <w:rPr>
                                  <w:sz w:val="19"/>
                                  <w:szCs w:val="19"/>
                                </w:rPr>
                                <w:t>3</w:t>
                              </w:r>
                              <w:proofErr w:type="spellEnd"/>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78"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">
                <v:shape id="_x0000_s1579" type="#_x0000_t75" style="position:absolute;width:50082;height:16230;visibility:visible;mso-wrap-style:square">
                  <v:fill o:detectmouseclick="t"/>
                  <v:path o:connecttype="none"/>
                </v:shape>
                <v:rect id="Rectangle 39" o:spid="_x0000_s1580"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645815" w:rsidRPr="003F7CF1" w:rsidRDefault="00645815" w:rsidP="00E80032">
                        <w:pPr>
                          <w:pStyle w:val="SourceCodeBoxText"/>
                          <w:rPr>
                            <w:sz w:val="19"/>
                            <w:szCs w:val="19"/>
                            <w:lang w:val="en-US"/>
                          </w:rPr>
                        </w:pPr>
                        <w:r w:rsidRPr="003F7CF1">
                          <w:rPr>
                            <w:sz w:val="19"/>
                            <w:szCs w:val="19"/>
                            <w:lang w:val="en-US"/>
                          </w:rPr>
                          <w:t>1</w:t>
                        </w:r>
                      </w:p>
                    </w:txbxContent>
                  </v:textbox>
                </v:rect>
                <v:shape id="Text Box 40" o:spid="_x0000_s1581"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1" o:spid="_x0000_s1582"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2" o:spid="_x0000_s1583"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645815" w:rsidRPr="003F7CF1" w:rsidRDefault="00645815" w:rsidP="00E80032">
                        <w:pPr>
                          <w:pStyle w:val="SourceCodeBoxText"/>
                          <w:rPr>
                            <w:sz w:val="19"/>
                            <w:szCs w:val="19"/>
                            <w:lang w:val="en-US"/>
                          </w:rPr>
                        </w:pPr>
                      </w:p>
                    </w:txbxContent>
                  </v:textbox>
                </v:rect>
                <v:rect id="Rectangle 43" o:spid="_x0000_s1584"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645815" w:rsidRPr="003F7CF1" w:rsidRDefault="00645815" w:rsidP="00E80032">
                        <w:pPr>
                          <w:pStyle w:val="SourceCodeBoxText"/>
                          <w:rPr>
                            <w:sz w:val="19"/>
                            <w:szCs w:val="19"/>
                            <w:lang w:val="en-US"/>
                          </w:rPr>
                        </w:pPr>
                        <w:r w:rsidRPr="003F7CF1">
                          <w:rPr>
                            <w:sz w:val="19"/>
                            <w:szCs w:val="19"/>
                            <w:lang w:val="en-US"/>
                          </w:rPr>
                          <w:t>2</w:t>
                        </w:r>
                      </w:p>
                    </w:txbxContent>
                  </v:textbox>
                </v:rect>
                <v:shape id="Text Box 44" o:spid="_x0000_s1585"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5" o:spid="_x0000_s1586"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46" o:spid="_x0000_s1587"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645815" w:rsidRPr="003F7CF1" w:rsidRDefault="00645815" w:rsidP="00E80032">
                        <w:pPr>
                          <w:pStyle w:val="SourceCodeBoxText"/>
                          <w:rPr>
                            <w:sz w:val="19"/>
                            <w:szCs w:val="19"/>
                            <w:lang w:val="en-US"/>
                          </w:rPr>
                        </w:pPr>
                      </w:p>
                    </w:txbxContent>
                  </v:textbox>
                </v:rect>
                <v:rect id="Rectangle 47" o:spid="_x0000_s1588"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645815" w:rsidRPr="003F7CF1" w:rsidRDefault="00645815" w:rsidP="00E80032">
                        <w:pPr>
                          <w:pStyle w:val="SourceCodeBoxText"/>
                          <w:rPr>
                            <w:sz w:val="19"/>
                            <w:szCs w:val="19"/>
                            <w:lang w:val="en-US"/>
                          </w:rPr>
                        </w:pPr>
                        <w:r w:rsidRPr="003F7CF1">
                          <w:rPr>
                            <w:sz w:val="19"/>
                            <w:szCs w:val="19"/>
                            <w:lang w:val="en-US"/>
                          </w:rPr>
                          <w:t>3</w:t>
                        </w:r>
                      </w:p>
                    </w:txbxContent>
                  </v:textbox>
                </v:rect>
                <v:shape id="Text Box 48" o:spid="_x0000_s1589"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49" o:spid="_x0000_s1590"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50" o:spid="_x0000_s1591"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645815" w:rsidRPr="003F7CF1" w:rsidRDefault="00645815" w:rsidP="00E80032">
                        <w:pPr>
                          <w:pStyle w:val="SourceCodeBoxText"/>
                          <w:rPr>
                            <w:sz w:val="19"/>
                            <w:szCs w:val="19"/>
                            <w:lang w:val="en-US"/>
                          </w:rPr>
                        </w:pPr>
                      </w:p>
                    </w:txbxContent>
                  </v:textbox>
                </v:rect>
                <v:line id="Line 51" o:spid="_x0000_s1592"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93"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94"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95"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645815" w:rsidRPr="003F7CF1" w:rsidRDefault="00645815" w:rsidP="00E80032">
                        <w:pPr>
                          <w:pStyle w:val="SourceCodeBoxText"/>
                          <w:rPr>
                            <w:sz w:val="19"/>
                            <w:szCs w:val="19"/>
                            <w:lang w:val="en-US"/>
                          </w:rPr>
                        </w:pPr>
                        <w:r w:rsidRPr="003F7CF1">
                          <w:rPr>
                            <w:sz w:val="19"/>
                            <w:szCs w:val="19"/>
                            <w:lang w:val="en-US"/>
                          </w:rPr>
                          <w:t>NULL</w:t>
                        </w:r>
                      </w:p>
                    </w:txbxContent>
                  </v:textbox>
                </v:rect>
                <v:rect id="Rectangle 55" o:spid="_x0000_s1596"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645815" w:rsidRPr="003F7CF1" w:rsidRDefault="00645815" w:rsidP="00E80032">
                        <w:pPr>
                          <w:pStyle w:val="SourceCodeBoxText"/>
                          <w:rPr>
                            <w:sz w:val="19"/>
                            <w:szCs w:val="19"/>
                            <w:lang w:val="en-US"/>
                          </w:rPr>
                        </w:pPr>
                      </w:p>
                    </w:txbxContent>
                  </v:textbox>
                </v:rect>
                <v:shape id="Text Box 56" o:spid="_x0000_s1597"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645815" w:rsidRPr="003F7CF1" w:rsidRDefault="00645815" w:rsidP="00E80032">
                        <w:pPr>
                          <w:pStyle w:val="Picture"/>
                          <w:rPr>
                            <w:sz w:val="19"/>
                            <w:szCs w:val="19"/>
                          </w:rPr>
                        </w:pPr>
                        <w:proofErr w:type="spellStart"/>
                        <w:r>
                          <w:rPr>
                            <w:sz w:val="19"/>
                            <w:szCs w:val="19"/>
                          </w:rPr>
                          <w:t>cellPtr</w:t>
                        </w:r>
                        <w:r w:rsidRPr="003F7CF1">
                          <w:rPr>
                            <w:sz w:val="19"/>
                            <w:szCs w:val="19"/>
                          </w:rPr>
                          <w:t>1</w:t>
                        </w:r>
                        <w:proofErr w:type="spellEnd"/>
                      </w:p>
                    </w:txbxContent>
                  </v:textbox>
                </v:shape>
                <v:line id="Line 57" o:spid="_x0000_s1598"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99"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600"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601"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645815" w:rsidRPr="003F7CF1" w:rsidRDefault="00645815" w:rsidP="00E80032">
                        <w:pPr>
                          <w:pStyle w:val="SourceCodeBoxText"/>
                          <w:rPr>
                            <w:sz w:val="19"/>
                            <w:szCs w:val="19"/>
                            <w:lang w:val="en-US"/>
                          </w:rPr>
                        </w:pPr>
                      </w:p>
                    </w:txbxContent>
                  </v:textbox>
                </v:rect>
                <v:shape id="Text Box 61" o:spid="_x0000_s1602"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645815" w:rsidRPr="003F7CF1" w:rsidRDefault="00645815" w:rsidP="00E80032">
                        <w:pPr>
                          <w:pStyle w:val="Picture"/>
                          <w:rPr>
                            <w:sz w:val="19"/>
                            <w:szCs w:val="19"/>
                          </w:rPr>
                        </w:pPr>
                        <w:proofErr w:type="spellStart"/>
                        <w:r>
                          <w:rPr>
                            <w:sz w:val="19"/>
                            <w:szCs w:val="19"/>
                          </w:rPr>
                          <w:t>cellPtr2</w:t>
                        </w:r>
                        <w:proofErr w:type="spellEnd"/>
                      </w:p>
                    </w:txbxContent>
                  </v:textbox>
                </v:shape>
                <v:line id="Line 62" o:spid="_x0000_s1603"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604"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605"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606"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645815" w:rsidRPr="003F7CF1" w:rsidRDefault="00645815" w:rsidP="00E80032">
                        <w:pPr>
                          <w:pStyle w:val="SourceCodeBoxText"/>
                          <w:rPr>
                            <w:sz w:val="19"/>
                            <w:szCs w:val="19"/>
                            <w:lang w:val="en-US"/>
                          </w:rPr>
                        </w:pPr>
                      </w:p>
                    </w:txbxContent>
                  </v:textbox>
                </v:rect>
                <v:line id="Line 66" o:spid="_x0000_s1607"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608"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609"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610"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645815" w:rsidRPr="003F7CF1" w:rsidRDefault="00645815" w:rsidP="00E80032">
                        <w:pPr>
                          <w:pStyle w:val="Picture"/>
                          <w:rPr>
                            <w:sz w:val="19"/>
                            <w:szCs w:val="19"/>
                          </w:rPr>
                        </w:pPr>
                        <w:proofErr w:type="spellStart"/>
                        <w:r>
                          <w:rPr>
                            <w:sz w:val="19"/>
                            <w:szCs w:val="19"/>
                          </w:rPr>
                          <w:t>cellPtr</w:t>
                        </w:r>
                        <w:r w:rsidRPr="003F7CF1">
                          <w:rPr>
                            <w:sz w:val="19"/>
                            <w:szCs w:val="19"/>
                          </w:rPr>
                          <w:t>3</w:t>
                        </w:r>
                        <w:proofErr w:type="spellEnd"/>
                      </w:p>
                    </w:txbxContent>
                  </v:textbox>
                </v:shape>
                <w10:anchorlock/>
              </v:group>
            </w:pict>
          </mc:Fallback>
        </mc:AlternateContent>
      </w:r>
    </w:p>
    <w:p w14:paraId="465FDCC0" w14:textId="08AD130C"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D46DBD">
        <w:t>21.10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611"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ixX5r6AQAA0QMAAA4AAAAAAAAAAAAAAAAALgIA&#10;AGRycy9lMm9Eb2MueG1sUEsBAi0AFAAGAAgAAAAhAIgRq3/bAAAABwEAAA8AAAAAAAAAAAAAAAAA&#10;VAQAAGRycy9kb3ducmV2LnhtbFBLBQYAAAAABAAEAPMAAABcBQAAAAA=&#10;" filled="f" stroked="f">
                <v:textbox>
                  <w:txbxContent>
                    <w:p w14:paraId="30636896"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645815" w:rsidRPr="003F7CF1" w:rsidRDefault="00645815" w:rsidP="00E80032">
                              <w:pPr>
                                <w:pStyle w:val="SourceCodeBoxText"/>
                                <w:rPr>
                                  <w:sz w:val="19"/>
                                  <w:szCs w:val="19"/>
                                  <w:lang w:val="en-US"/>
                                </w:rPr>
                              </w:pPr>
                              <w:r w:rsidRPr="003F7CF1">
                                <w:rPr>
                                  <w:sz w:val="19"/>
                                  <w:szCs w:val="19"/>
                                  <w:lang w:val="en-US"/>
                                </w:rPr>
                                <w:t>3</w:t>
                              </w:r>
                            </w:p>
                            <w:p w14:paraId="40F6D3AC" w14:textId="77777777" w:rsidR="00645815" w:rsidRPr="003F7CF1" w:rsidRDefault="0064581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645815" w:rsidRPr="003F7CF1" w:rsidRDefault="0064581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645815" w:rsidRPr="003F7CF1" w:rsidRDefault="0064581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value</w:t>
                              </w:r>
                              <w:proofErr w:type="spellEnd"/>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645815" w:rsidRPr="003F7CF1" w:rsidRDefault="0064581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645815" w:rsidRPr="003F7CF1" w:rsidRDefault="00645815" w:rsidP="00E80032">
                              <w:pPr>
                                <w:pStyle w:val="Picture"/>
                              </w:pPr>
                              <w:proofErr w:type="spellStart"/>
                              <w:r w:rsidRPr="003F7CF1">
                                <w:t>m_</w:t>
                              </w:r>
                              <w:r>
                                <w:t>value</w:t>
                              </w:r>
                              <w:proofErr w:type="spellEnd"/>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645815" w:rsidRPr="003F7CF1" w:rsidRDefault="0064581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645815" w:rsidRPr="003F7CF1" w:rsidRDefault="00645815"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612"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CUkEXLXwUAAK4tAAAOAAAA&#10;AAAAAAAAAAAAAC4CAABkcnMvZTJvRG9jLnhtbFBLAQItABQABgAIAAAAIQAKOxkL2gAAAAUBAAAP&#10;AAAAAAAAAAAAAAAAALkHAABkcnMvZG93bnJldi54bWxQSwUGAAAAAAQABADzAAAAwAgAAAAA&#10;">
                <v:shape id="_x0000_s1613" type="#_x0000_t75" style="position:absolute;width:47790;height:7213;visibility:visible;mso-wrap-style:square">
                  <v:fill o:detectmouseclick="t"/>
                  <v:path o:connecttype="none"/>
                </v:shape>
                <v:rect id="Rectangle 19" o:spid="_x0000_s1614"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645815" w:rsidRPr="003F7CF1" w:rsidRDefault="00645815" w:rsidP="00E80032">
                        <w:pPr>
                          <w:pStyle w:val="SourceCodeBoxText"/>
                          <w:rPr>
                            <w:sz w:val="19"/>
                            <w:szCs w:val="19"/>
                            <w:lang w:val="en-US"/>
                          </w:rPr>
                        </w:pPr>
                        <w:r w:rsidRPr="003F7CF1">
                          <w:rPr>
                            <w:sz w:val="19"/>
                            <w:szCs w:val="19"/>
                            <w:lang w:val="en-US"/>
                          </w:rPr>
                          <w:t>3</w:t>
                        </w:r>
                      </w:p>
                      <w:p w14:paraId="40F6D3AC" w14:textId="77777777" w:rsidR="00645815" w:rsidRPr="003F7CF1" w:rsidRDefault="00645815" w:rsidP="00E80032">
                        <w:pPr>
                          <w:rPr>
                            <w:sz w:val="21"/>
                            <w:szCs w:val="21"/>
                          </w:rPr>
                        </w:pPr>
                      </w:p>
                    </w:txbxContent>
                  </v:textbox>
                </v:rect>
                <v:rect id="Rectangle 20" o:spid="_x0000_s1615"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645815" w:rsidRPr="003F7CF1" w:rsidRDefault="00645815" w:rsidP="00E80032">
                        <w:pPr>
                          <w:pStyle w:val="SourceCodeBoxText"/>
                          <w:rPr>
                            <w:sz w:val="19"/>
                            <w:szCs w:val="19"/>
                            <w:lang w:val="en-US"/>
                          </w:rPr>
                        </w:pPr>
                      </w:p>
                    </w:txbxContent>
                  </v:textbox>
                </v:rect>
                <v:rect id="Rectangle 21" o:spid="_x0000_s1616"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645815" w:rsidRPr="003F7CF1" w:rsidRDefault="00645815" w:rsidP="00E80032">
                        <w:pPr>
                          <w:pStyle w:val="SourceCodeBoxText"/>
                          <w:rPr>
                            <w:sz w:val="19"/>
                            <w:szCs w:val="19"/>
                            <w:lang w:val="en-US"/>
                          </w:rPr>
                        </w:pPr>
                        <w:r w:rsidRPr="003F7CF1">
                          <w:rPr>
                            <w:sz w:val="19"/>
                            <w:szCs w:val="19"/>
                            <w:lang w:val="en-US"/>
                          </w:rPr>
                          <w:t>2</w:t>
                        </w:r>
                      </w:p>
                    </w:txbxContent>
                  </v:textbox>
                </v:rect>
                <v:shape id="Text Box 22" o:spid="_x0000_s1617"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320" o:spid="_x0000_s1618"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4" o:spid="_x0000_s1619"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645815" w:rsidRPr="003F7CF1" w:rsidRDefault="00645815" w:rsidP="00E80032">
                        <w:pPr>
                          <w:pStyle w:val="SourceCodeBoxText"/>
                          <w:rPr>
                            <w:sz w:val="19"/>
                            <w:szCs w:val="19"/>
                            <w:lang w:val="en-US"/>
                          </w:rPr>
                        </w:pPr>
                      </w:p>
                    </w:txbxContent>
                  </v:textbox>
                </v:rect>
                <v:rect id="Rectangle 25" o:spid="_x0000_s1620"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645815" w:rsidRPr="003F7CF1" w:rsidRDefault="00645815" w:rsidP="00E80032">
                        <w:pPr>
                          <w:pStyle w:val="SourceCodeBoxText"/>
                          <w:rPr>
                            <w:sz w:val="19"/>
                            <w:szCs w:val="19"/>
                            <w:lang w:val="en-US"/>
                          </w:rPr>
                        </w:pPr>
                        <w:r w:rsidRPr="003F7CF1">
                          <w:rPr>
                            <w:sz w:val="19"/>
                            <w:szCs w:val="19"/>
                            <w:lang w:val="en-US"/>
                          </w:rPr>
                          <w:t>1</w:t>
                        </w:r>
                      </w:p>
                    </w:txbxContent>
                  </v:textbox>
                </v:rect>
                <v:shape id="Text Box 26" o:spid="_x0000_s1621"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value</w:t>
                        </w:r>
                        <w:proofErr w:type="spellEnd"/>
                      </w:p>
                    </w:txbxContent>
                  </v:textbox>
                </v:shape>
                <v:shape id="Text Box 27" o:spid="_x0000_s1622"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645815" w:rsidRPr="003F7CF1" w:rsidRDefault="00645815" w:rsidP="00E80032">
                        <w:pPr>
                          <w:pStyle w:val="Picture"/>
                          <w:rPr>
                            <w:sz w:val="19"/>
                            <w:szCs w:val="19"/>
                          </w:rPr>
                        </w:pPr>
                        <w:proofErr w:type="spellStart"/>
                        <w:r w:rsidRPr="003F7CF1">
                          <w:rPr>
                            <w:sz w:val="19"/>
                            <w:szCs w:val="19"/>
                          </w:rPr>
                          <w:t>m_</w:t>
                        </w:r>
                        <w:r>
                          <w:rPr>
                            <w:sz w:val="19"/>
                            <w:szCs w:val="19"/>
                          </w:rPr>
                          <w:t>nextPtr</w:t>
                        </w:r>
                        <w:proofErr w:type="spellEnd"/>
                      </w:p>
                    </w:txbxContent>
                  </v:textbox>
                </v:shape>
                <v:rect id="Rectangle 28" o:spid="_x0000_s1623"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645815" w:rsidRPr="003F7CF1" w:rsidRDefault="00645815" w:rsidP="00E80032">
                        <w:pPr>
                          <w:pStyle w:val="SourceCodeBoxText"/>
                          <w:rPr>
                            <w:sz w:val="19"/>
                            <w:szCs w:val="19"/>
                            <w:lang w:val="en-US"/>
                          </w:rPr>
                        </w:pPr>
                      </w:p>
                    </w:txbxContent>
                  </v:textbox>
                </v:rect>
                <v:line id="Line 29" o:spid="_x0000_s1624"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25"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26"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27"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645815" w:rsidRPr="003F7CF1" w:rsidRDefault="00645815" w:rsidP="00E80032">
                        <w:pPr>
                          <w:pStyle w:val="SourceCodeBoxText"/>
                          <w:rPr>
                            <w:sz w:val="19"/>
                            <w:szCs w:val="19"/>
                            <w:lang w:val="en-US"/>
                          </w:rPr>
                        </w:pPr>
                        <w:r w:rsidRPr="003F7CF1">
                          <w:rPr>
                            <w:sz w:val="19"/>
                            <w:szCs w:val="19"/>
                            <w:lang w:val="en-US"/>
                          </w:rPr>
                          <w:t>NULL</w:t>
                        </w:r>
                      </w:p>
                    </w:txbxContent>
                  </v:textbox>
                </v:rect>
                <v:line id="Line 33" o:spid="_x0000_s1628"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29"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645815" w:rsidRPr="003F7CF1" w:rsidRDefault="00645815" w:rsidP="00E80032">
                        <w:pPr>
                          <w:pStyle w:val="Picture"/>
                        </w:pPr>
                        <w:proofErr w:type="spellStart"/>
                        <w:r w:rsidRPr="003F7CF1">
                          <w:t>m_</w:t>
                        </w:r>
                        <w:r>
                          <w:t>value</w:t>
                        </w:r>
                        <w:proofErr w:type="spellEnd"/>
                      </w:p>
                    </w:txbxContent>
                  </v:textbox>
                </v:shape>
                <v:rect id="Rectangle 35" o:spid="_x0000_s1630"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645815" w:rsidRPr="003F7CF1" w:rsidRDefault="00645815" w:rsidP="00E80032">
                        <w:pPr>
                          <w:pStyle w:val="SourceCodeBoxText"/>
                          <w:rPr>
                            <w:sz w:val="19"/>
                            <w:szCs w:val="19"/>
                            <w:lang w:val="en-US"/>
                          </w:rPr>
                        </w:pPr>
                      </w:p>
                    </w:txbxContent>
                  </v:textbox>
                </v:rect>
                <v:shape id="Text Box 36" o:spid="_x0000_s1631"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645815" w:rsidRPr="003F7CF1" w:rsidRDefault="00645815" w:rsidP="00E80032">
                        <w:pPr>
                          <w:pStyle w:val="Picture"/>
                          <w:rPr>
                            <w:sz w:val="19"/>
                            <w:szCs w:val="19"/>
                            <w:lang w:val="sv-SE"/>
                          </w:rPr>
                        </w:pPr>
                        <w:proofErr w:type="spellStart"/>
                        <w:r w:rsidRPr="003F7CF1">
                          <w:rPr>
                            <w:sz w:val="19"/>
                            <w:szCs w:val="19"/>
                            <w:lang w:val="sv-SE"/>
                          </w:rPr>
                          <w:t>m_</w:t>
                        </w:r>
                        <w:r>
                          <w:rPr>
                            <w:sz w:val="19"/>
                            <w:szCs w:val="19"/>
                            <w:lang w:val="sv-SE"/>
                          </w:rPr>
                          <w:t>firstCellPtr</w:t>
                        </w:r>
                        <w:proofErr w:type="spellEnd"/>
                      </w:p>
                    </w:txbxContent>
                  </v:textbox>
                </v:shape>
                <w10:anchorlock/>
              </v:group>
            </w:pict>
          </mc:Fallback>
        </mc:AlternateContent>
      </w:r>
    </w:p>
    <w:p w14:paraId="3CBE11C6" w14:textId="33309735" w:rsidR="00E80032" w:rsidRPr="00EC76D5" w:rsidRDefault="00E80032" w:rsidP="007C7CB2">
      <w:pPr>
        <w:pStyle w:val="Rubrik3"/>
      </w:pPr>
      <w:bookmarkStart w:id="793" w:name="_Toc320485613"/>
      <w:bookmarkStart w:id="794" w:name="_Toc323656725"/>
      <w:bookmarkStart w:id="795" w:name="_Toc324085463"/>
      <w:bookmarkStart w:id="796" w:name="_Toc383781115"/>
      <w:bookmarkStart w:id="797" w:name="_Toc49764519"/>
      <w:r w:rsidRPr="00EC76D5">
        <w:t>Unions</w:t>
      </w:r>
      <w:bookmarkEnd w:id="793"/>
      <w:bookmarkEnd w:id="794"/>
      <w:bookmarkEnd w:id="795"/>
      <w:bookmarkEnd w:id="796"/>
      <w:bookmarkEnd w:id="797"/>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798" w:name="_Toc320485614"/>
      <w:bookmarkStart w:id="799" w:name="_Toc323656726"/>
      <w:bookmarkStart w:id="800" w:name="_Toc324085464"/>
      <w:bookmarkStart w:id="801" w:name="_Toc383781116"/>
      <w:bookmarkStart w:id="802" w:name="_Toc49764520"/>
      <w:r w:rsidRPr="00EC76D5">
        <w:t>Bitfields</w:t>
      </w:r>
      <w:bookmarkEnd w:id="798"/>
      <w:bookmarkEnd w:id="799"/>
      <w:bookmarkEnd w:id="800"/>
      <w:bookmarkEnd w:id="801"/>
      <w:bookmarkEnd w:id="802"/>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803"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804" w:name="_Toc320485616"/>
      <w:bookmarkStart w:id="805" w:name="_Toc323656727"/>
      <w:bookmarkStart w:id="806" w:name="_Toc324085465"/>
      <w:bookmarkStart w:id="807" w:name="_Toc383781117"/>
      <w:bookmarkStart w:id="808" w:name="_Toc49764521"/>
      <w:r w:rsidRPr="00EC76D5">
        <w:t>Structures with function pointers</w:t>
      </w:r>
      <w:bookmarkEnd w:id="804"/>
      <w:bookmarkEnd w:id="805"/>
      <w:bookmarkEnd w:id="806"/>
      <w:bookmarkEnd w:id="807"/>
      <w:bookmarkEnd w:id="808"/>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8"/>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809" w:name="_Toc320485619"/>
      <w:bookmarkStart w:id="810" w:name="_Toc323656728"/>
      <w:bookmarkStart w:id="811" w:name="_Toc324085466"/>
      <w:bookmarkStart w:id="812" w:name="_Toc383781118"/>
      <w:bookmarkStart w:id="813" w:name="_Ref383781494"/>
      <w:bookmarkStart w:id="814" w:name="_Ref383865235"/>
      <w:bookmarkStart w:id="815" w:name="_Ref383865434"/>
      <w:bookmarkStart w:id="816" w:name="_Ref383866090"/>
      <w:bookmarkStart w:id="817" w:name="_Toc49764522"/>
      <w:r w:rsidRPr="00EC76D5">
        <w:t>The Preprocessor</w:t>
      </w:r>
      <w:bookmarkEnd w:id="809"/>
      <w:bookmarkEnd w:id="810"/>
      <w:bookmarkEnd w:id="811"/>
      <w:bookmarkEnd w:id="812"/>
      <w:bookmarkEnd w:id="813"/>
      <w:bookmarkEnd w:id="814"/>
      <w:bookmarkEnd w:id="815"/>
      <w:bookmarkEnd w:id="816"/>
      <w:bookmarkEnd w:id="817"/>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w:t>
      </w:r>
      <w:proofErr w:type="spellStart"/>
      <w:r w:rsidR="00294181">
        <w:rPr>
          <w:rStyle w:val="CodeInText0"/>
        </w:rPr>
        <w:t>stdio.h</w:t>
      </w:r>
      <w:proofErr w:type="spellEnd"/>
      <w:r w:rsidR="00294181">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5B04E81A"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D46DBD">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818" w:name="_Toc320485618"/>
      <w:bookmarkStart w:id="819" w:name="_Toc323656729"/>
      <w:bookmarkStart w:id="820" w:name="_Toc324085467"/>
      <w:bookmarkStart w:id="821" w:name="_Toc383781119"/>
      <w:bookmarkStart w:id="822" w:name="_Toc49764523"/>
      <w:bookmarkStart w:id="823" w:name="_Toc320485621"/>
      <w:r w:rsidRPr="00EC76D5">
        <w:t>The Standard Library</w:t>
      </w:r>
      <w:bookmarkEnd w:id="818"/>
      <w:bookmarkEnd w:id="819"/>
      <w:bookmarkEnd w:id="820"/>
      <w:bookmarkEnd w:id="821"/>
      <w:bookmarkEnd w:id="822"/>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824" w:name="_Toc323656730"/>
      <w:bookmarkStart w:id="825" w:name="_Toc324085468"/>
      <w:bookmarkStart w:id="826" w:name="_Toc383781120"/>
      <w:bookmarkStart w:id="827" w:name="_Toc49764524"/>
      <w:r w:rsidRPr="00EC76D5">
        <w:t>File Management</w:t>
      </w:r>
      <w:bookmarkEnd w:id="824"/>
      <w:bookmarkEnd w:id="825"/>
      <w:bookmarkEnd w:id="826"/>
      <w:bookmarkEnd w:id="827"/>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828" w:name="_Toc323656731"/>
      <w:bookmarkStart w:id="829" w:name="_Toc324085469"/>
      <w:bookmarkStart w:id="830" w:name="_Toc383781121"/>
      <w:bookmarkStart w:id="831" w:name="_Toc49764525"/>
      <w:r w:rsidRPr="00EC76D5">
        <w:t>Program Parameters</w:t>
      </w:r>
      <w:bookmarkEnd w:id="828"/>
      <w:bookmarkEnd w:id="829"/>
      <w:bookmarkEnd w:id="830"/>
      <w:bookmarkEnd w:id="831"/>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832" w:name="_Toc323656732"/>
      <w:bookmarkStart w:id="833" w:name="_Toc324085470"/>
      <w:bookmarkStart w:id="834" w:name="_Toc383781122"/>
      <w:bookmarkStart w:id="835" w:name="_Toc49764526"/>
      <w:r w:rsidRPr="00EC76D5">
        <w:t>Environment Functions</w:t>
      </w:r>
      <w:bookmarkEnd w:id="832"/>
      <w:bookmarkEnd w:id="833"/>
      <w:bookmarkEnd w:id="834"/>
      <w:bookmarkEnd w:id="835"/>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836"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37" w:author="Stefan Björnander" w:date="2012-05-06T21:51:00Z">
            <w:rPr>
              <w:color w:val="0000FF"/>
            </w:rPr>
          </w:rPrChange>
        </w:rPr>
        <w:t>void</w:t>
      </w:r>
      <w:r w:rsidRPr="00EC76D5">
        <w:t xml:space="preserve"> ExitFunction(</w:t>
      </w:r>
      <w:r w:rsidRPr="00EC76D5">
        <w:rPr>
          <w:color w:val="000000" w:themeColor="text1"/>
          <w:rPrChange w:id="838"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39"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40" w:name="_Toc323656733"/>
      <w:bookmarkStart w:id="841" w:name="_Toc324085471"/>
      <w:bookmarkStart w:id="842" w:name="_Toc383781123"/>
      <w:bookmarkStart w:id="843" w:name="_Ref383865473"/>
      <w:bookmarkStart w:id="844" w:name="_Ref383865556"/>
      <w:bookmarkStart w:id="845" w:name="_Toc49764527"/>
      <w:r w:rsidRPr="00EC76D5">
        <w:t>Searching and Sorting</w:t>
      </w:r>
      <w:bookmarkEnd w:id="840"/>
      <w:bookmarkEnd w:id="841"/>
      <w:bookmarkEnd w:id="842"/>
      <w:bookmarkEnd w:id="843"/>
      <w:bookmarkEnd w:id="844"/>
      <w:bookmarkEnd w:id="84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46"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47" w:author="Stefan Björnander" w:date="2012-05-06T21:51:00Z">
            <w:rPr>
              <w:color w:val="0000FF"/>
            </w:rPr>
          </w:rPrChange>
        </w:rPr>
        <w:t>int</w:t>
      </w:r>
      <w:r w:rsidRPr="00EC76D5">
        <w:t xml:space="preserve"> CompareIntegers(</w:t>
      </w:r>
      <w:r w:rsidRPr="00EC76D5">
        <w:rPr>
          <w:color w:val="000000" w:themeColor="text1"/>
          <w:rPrChange w:id="848" w:author="Stefan Björnander" w:date="2012-05-06T21:51:00Z">
            <w:rPr>
              <w:color w:val="0000FF"/>
            </w:rPr>
          </w:rPrChange>
        </w:rPr>
        <w:t>const</w:t>
      </w:r>
      <w:r w:rsidRPr="00EC76D5">
        <w:t xml:space="preserve"> </w:t>
      </w:r>
      <w:r w:rsidRPr="00EC76D5">
        <w:rPr>
          <w:color w:val="000000" w:themeColor="text1"/>
          <w:rPrChange w:id="849" w:author="Stefan Björnander" w:date="2012-05-06T21:51:00Z">
            <w:rPr>
              <w:color w:val="0000FF"/>
            </w:rPr>
          </w:rPrChange>
        </w:rPr>
        <w:t>int</w:t>
      </w:r>
      <w:r w:rsidRPr="00EC76D5">
        <w:t xml:space="preserve">* intPtr1, </w:t>
      </w:r>
      <w:r w:rsidRPr="00EC76D5">
        <w:rPr>
          <w:color w:val="000000" w:themeColor="text1"/>
          <w:rPrChange w:id="850" w:author="Stefan Björnander" w:date="2012-05-06T21:51:00Z">
            <w:rPr>
              <w:color w:val="0000FF"/>
            </w:rPr>
          </w:rPrChange>
        </w:rPr>
        <w:t>const</w:t>
      </w:r>
      <w:r w:rsidRPr="00EC76D5">
        <w:t xml:space="preserve"> </w:t>
      </w:r>
      <w:r w:rsidRPr="00EC76D5">
        <w:rPr>
          <w:color w:val="000000" w:themeColor="text1"/>
          <w:rPrChange w:id="85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5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5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5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5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56"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5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5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5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60" w:name="_Toc323656734"/>
      <w:bookmarkStart w:id="861" w:name="_Toc324085472"/>
      <w:bookmarkStart w:id="862" w:name="_Toc383781124"/>
      <w:bookmarkStart w:id="863" w:name="_Toc49764528"/>
      <w:r w:rsidRPr="00EC76D5">
        <w:t xml:space="preserve">Functions with </w:t>
      </w:r>
      <w:bookmarkStart w:id="864" w:name="_Toc320485620"/>
      <w:r w:rsidRPr="00EC76D5">
        <w:t>Variable Number of Parameters</w:t>
      </w:r>
      <w:bookmarkEnd w:id="860"/>
      <w:bookmarkEnd w:id="861"/>
      <w:bookmarkEnd w:id="862"/>
      <w:bookmarkEnd w:id="864"/>
      <w:bookmarkEnd w:id="863"/>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65" w:name="_Toc323656735"/>
      <w:bookmarkStart w:id="866" w:name="_Toc324085473"/>
      <w:bookmarkStart w:id="867" w:name="_Toc383781125"/>
      <w:bookmarkStart w:id="868" w:name="_Toc49764529"/>
      <w:r w:rsidRPr="00EC76D5">
        <w:t>String Management</w:t>
      </w:r>
      <w:bookmarkEnd w:id="865"/>
      <w:bookmarkEnd w:id="866"/>
      <w:bookmarkEnd w:id="867"/>
      <w:bookmarkEnd w:id="86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69" w:author="Stefan Björnander" w:date="2012-05-06T21:51:00Z">
            <w:rPr>
              <w:color w:val="0000FF"/>
            </w:rPr>
          </w:rPrChange>
        </w:rPr>
        <w:t>int</w:t>
      </w:r>
      <w:r w:rsidRPr="00EC76D5">
        <w:t xml:space="preserve"> FirstIndexOf(char s[], </w:t>
      </w:r>
      <w:r w:rsidRPr="00EC76D5">
        <w:rPr>
          <w:color w:val="000000" w:themeColor="text1"/>
          <w:rPrChange w:id="87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71" w:author="Stefan Björnander" w:date="2012-05-06T21:51:00Z">
            <w:rPr>
              <w:color w:val="0000FF"/>
            </w:rPr>
          </w:rPrChange>
        </w:rPr>
        <w:t>int</w:t>
      </w:r>
      <w:r w:rsidRPr="00EC76D5">
        <w:t xml:space="preserve"> LastIndexOf(</w:t>
      </w:r>
      <w:r w:rsidRPr="00EC76D5">
        <w:rPr>
          <w:color w:val="000000" w:themeColor="text1"/>
          <w:rPrChange w:id="872" w:author="Stefan Björnander" w:date="2012-05-06T21:51:00Z">
            <w:rPr>
              <w:color w:val="0000FF"/>
            </w:rPr>
          </w:rPrChange>
        </w:rPr>
        <w:t>char</w:t>
      </w:r>
      <w:r w:rsidRPr="00EC76D5">
        <w:t xml:space="preserve"> s[], </w:t>
      </w:r>
      <w:r w:rsidRPr="00EC76D5">
        <w:rPr>
          <w:color w:val="000000" w:themeColor="text1"/>
          <w:rPrChange w:id="87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74" w:author="Stefan Björnander" w:date="2012-05-06T21:51:00Z">
            <w:rPr>
              <w:color w:val="A31515"/>
            </w:rPr>
          </w:rPrChange>
        </w:rPr>
        <w:t>"Hello"</w:t>
      </w:r>
      <w:r w:rsidRPr="00EC76D5">
        <w:t xml:space="preserve">, s2[] = </w:t>
      </w:r>
      <w:r w:rsidRPr="00EC76D5">
        <w:rPr>
          <w:color w:val="000000" w:themeColor="text1"/>
          <w:rPrChange w:id="87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7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7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87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879" w:author="Stefan Björnander" w:date="2012-05-06T21:51:00Z">
            <w:rPr>
              <w:color w:val="0000FF"/>
            </w:rPr>
          </w:rPrChange>
        </w:rPr>
        <w:t>if</w:t>
      </w:r>
      <w:r w:rsidRPr="00EC76D5">
        <w:t xml:space="preserve"> (sscanf(s2, </w:t>
      </w:r>
      <w:r w:rsidRPr="00EC76D5">
        <w:rPr>
          <w:color w:val="000000" w:themeColor="text1"/>
          <w:rPrChange w:id="88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88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882" w:name="_Toc323656736"/>
      <w:bookmarkStart w:id="883" w:name="_Toc324085474"/>
      <w:bookmarkStart w:id="884" w:name="_Toc383781126"/>
      <w:bookmarkStart w:id="885" w:name="_Toc49764530"/>
      <w:r w:rsidRPr="00EC76D5">
        <w:t>Memory Management</w:t>
      </w:r>
      <w:bookmarkEnd w:id="882"/>
      <w:bookmarkEnd w:id="883"/>
      <w:bookmarkEnd w:id="884"/>
      <w:bookmarkEnd w:id="88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886"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88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888" w:name="_Toc323656737"/>
      <w:bookmarkStart w:id="889" w:name="_Toc324085475"/>
      <w:bookmarkStart w:id="890" w:name="_Toc383781127"/>
      <w:bookmarkStart w:id="891" w:name="_Toc49764531"/>
      <w:r w:rsidRPr="00EC76D5">
        <w:t>Mathematical Functions</w:t>
      </w:r>
      <w:bookmarkEnd w:id="888"/>
      <w:bookmarkEnd w:id="889"/>
      <w:bookmarkEnd w:id="890"/>
      <w:bookmarkEnd w:id="89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892" w:name="_Toc320485615"/>
      <w:bookmarkStart w:id="893" w:name="_Toc323656738"/>
      <w:bookmarkStart w:id="894" w:name="_Toc324085476"/>
      <w:bookmarkStart w:id="895" w:name="_Toc383781128"/>
      <w:bookmarkStart w:id="896" w:name="_Toc49764532"/>
      <w:r w:rsidRPr="00EC76D5">
        <w:t>Long Jumps</w:t>
      </w:r>
      <w:bookmarkEnd w:id="892"/>
      <w:bookmarkEnd w:id="893"/>
      <w:bookmarkEnd w:id="894"/>
      <w:bookmarkEnd w:id="895"/>
      <w:bookmarkEnd w:id="89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29"/>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897" w:name="_Toc323656739"/>
      <w:bookmarkStart w:id="898" w:name="_Toc324085477"/>
      <w:bookmarkStart w:id="899" w:name="_Toc383781129"/>
      <w:bookmarkStart w:id="900" w:name="_Toc49764533"/>
      <w:r w:rsidRPr="00EC76D5">
        <w:t>Time</w:t>
      </w:r>
      <w:bookmarkEnd w:id="897"/>
      <w:bookmarkEnd w:id="898"/>
      <w:bookmarkEnd w:id="899"/>
      <w:bookmarkEnd w:id="90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901" w:author="Stefan Björnander" w:date="2012-05-06T21:51:00Z">
            <w:rPr>
              <w:color w:val="A31515"/>
            </w:rPr>
          </w:rPrChange>
        </w:rPr>
        <w:t>"Feb"</w:t>
      </w:r>
      <w:r w:rsidRPr="00EC76D5">
        <w:t xml:space="preserve">, </w:t>
      </w:r>
      <w:r w:rsidRPr="00EC76D5">
        <w:rPr>
          <w:color w:val="000000" w:themeColor="text1"/>
          <w:rPrChange w:id="902" w:author="Stefan Björnander" w:date="2012-05-06T21:51:00Z">
            <w:rPr>
              <w:color w:val="A31515"/>
            </w:rPr>
          </w:rPrChange>
        </w:rPr>
        <w:t>"Mar"</w:t>
      </w:r>
      <w:r w:rsidRPr="00EC76D5">
        <w:t xml:space="preserve">, </w:t>
      </w:r>
      <w:r w:rsidRPr="00EC76D5">
        <w:rPr>
          <w:color w:val="000000" w:themeColor="text1"/>
          <w:rPrChange w:id="90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904" w:author="Stefan Björnander" w:date="2012-05-06T21:51:00Z">
            <w:rPr>
              <w:color w:val="A31515"/>
            </w:rPr>
          </w:rPrChange>
        </w:rPr>
        <w:t>"Jun"</w:t>
      </w:r>
      <w:r w:rsidRPr="00EC76D5">
        <w:t xml:space="preserve">, </w:t>
      </w:r>
      <w:r w:rsidRPr="00EC76D5">
        <w:rPr>
          <w:color w:val="000000" w:themeColor="text1"/>
          <w:rPrChange w:id="905" w:author="Stefan Björnander" w:date="2012-05-06T21:51:00Z">
            <w:rPr>
              <w:color w:val="A31515"/>
            </w:rPr>
          </w:rPrChange>
        </w:rPr>
        <w:t>"Jul"</w:t>
      </w:r>
      <w:r w:rsidRPr="00EC76D5">
        <w:t xml:space="preserve">, </w:t>
      </w:r>
      <w:r w:rsidRPr="00EC76D5">
        <w:rPr>
          <w:color w:val="000000" w:themeColor="text1"/>
          <w:rPrChange w:id="90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907" w:author="Stefan Björnander" w:date="2012-05-06T21:51:00Z">
            <w:rPr>
              <w:color w:val="A31515"/>
            </w:rPr>
          </w:rPrChange>
        </w:rPr>
        <w:t>"Oct"</w:t>
      </w:r>
      <w:r w:rsidRPr="00EC76D5">
        <w:t xml:space="preserve">, </w:t>
      </w:r>
      <w:r w:rsidRPr="00EC76D5">
        <w:rPr>
          <w:color w:val="000000" w:themeColor="text1"/>
          <w:rPrChange w:id="908" w:author="Stefan Björnander" w:date="2012-05-06T21:51:00Z">
            <w:rPr>
              <w:color w:val="A31515"/>
            </w:rPr>
          </w:rPrChange>
        </w:rPr>
        <w:t>"Nov"</w:t>
      </w:r>
      <w:r w:rsidRPr="00EC76D5">
        <w:t>,</w:t>
      </w:r>
      <w:r w:rsidRPr="00EC76D5">
        <w:rPr>
          <w:color w:val="000000" w:themeColor="text1"/>
          <w:rPrChange w:id="90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910" w:author="Stefan Björnander" w:date="2012-05-06T21:51:00Z">
            <w:rPr>
              <w:color w:val="A31515"/>
            </w:rPr>
          </w:rPrChange>
        </w:rPr>
        <w:t>"Mon"</w:t>
      </w:r>
      <w:r w:rsidRPr="00EC76D5">
        <w:t xml:space="preserve">, </w:t>
      </w:r>
      <w:r w:rsidRPr="00EC76D5">
        <w:rPr>
          <w:color w:val="000000" w:themeColor="text1"/>
          <w:rPrChange w:id="911" w:author="Stefan Björnander" w:date="2012-05-06T21:51:00Z">
            <w:rPr>
              <w:color w:val="A31515"/>
            </w:rPr>
          </w:rPrChange>
        </w:rPr>
        <w:t>"Tue"</w:t>
      </w:r>
      <w:r w:rsidRPr="00EC76D5">
        <w:t xml:space="preserve">, </w:t>
      </w:r>
      <w:r w:rsidRPr="00EC76D5">
        <w:rPr>
          <w:color w:val="000000" w:themeColor="text1"/>
          <w:rPrChange w:id="91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913" w:author="Stefan Björnander" w:date="2012-05-06T21:51:00Z">
            <w:rPr>
              <w:color w:val="A31515"/>
            </w:rPr>
          </w:rPrChange>
        </w:rPr>
        <w:t>"Fri"</w:t>
      </w:r>
      <w:r w:rsidRPr="00EC76D5">
        <w:t xml:space="preserve">, </w:t>
      </w:r>
      <w:r w:rsidRPr="00EC76D5">
        <w:rPr>
          <w:color w:val="000000" w:themeColor="text1"/>
          <w:rPrChange w:id="91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915"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916"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91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918" w:name="_Toc323656740"/>
      <w:bookmarkStart w:id="919" w:name="_Toc324085478"/>
      <w:bookmarkStart w:id="920" w:name="_Toc383781130"/>
      <w:bookmarkStart w:id="921" w:name="_Toc49764534"/>
      <w:r w:rsidRPr="00EC76D5">
        <w:t>Random Numbers</w:t>
      </w:r>
      <w:bookmarkEnd w:id="918"/>
      <w:bookmarkEnd w:id="919"/>
      <w:bookmarkEnd w:id="920"/>
      <w:bookmarkEnd w:id="921"/>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w:t>
      </w:r>
      <w:proofErr w:type="gramStart"/>
      <w:r w:rsidRPr="00EC76D5">
        <w:t>sequence</w:t>
      </w:r>
      <w:proofErr w:type="gramEnd"/>
      <w:r w:rsidRPr="00EC76D5">
        <w:t xml:space="preserv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922"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92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92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925" w:name="_Toc323656741"/>
      <w:bookmarkStart w:id="926" w:name="_Toc324085479"/>
      <w:bookmarkStart w:id="927" w:name="_Toc383781131"/>
      <w:bookmarkStart w:id="928" w:name="_Toc49764535"/>
      <w:r w:rsidRPr="00EC76D5">
        <w:t>Limits of Integral and Floating Types</w:t>
      </w:r>
      <w:bookmarkEnd w:id="925"/>
      <w:bookmarkEnd w:id="926"/>
      <w:bookmarkEnd w:id="927"/>
      <w:bookmarkEnd w:id="92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929" w:name="_Toc323656742"/>
      <w:bookmarkStart w:id="930" w:name="_Toc324085480"/>
      <w:bookmarkStart w:id="931" w:name="_Toc383781132"/>
      <w:bookmarkStart w:id="932" w:name="_Toc49764536"/>
      <w:r w:rsidRPr="00EC76D5">
        <w:t>Character Functions</w:t>
      </w:r>
      <w:bookmarkEnd w:id="929"/>
      <w:bookmarkEnd w:id="930"/>
      <w:bookmarkEnd w:id="931"/>
      <w:bookmarkEnd w:id="93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93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934"/>
            <w:commentRangeStart w:id="935"/>
            <w:proofErr w:type="spellStart"/>
            <w:r w:rsidRPr="00EC76D5">
              <w:rPr>
                <w:b/>
                <w:sz w:val="21"/>
                <w:szCs w:val="21"/>
              </w:rPr>
              <w:t>Isalnum</w:t>
            </w:r>
            <w:commentRangeEnd w:id="934"/>
            <w:proofErr w:type="spellEnd"/>
            <w:r w:rsidR="00166455" w:rsidRPr="00EC76D5">
              <w:rPr>
                <w:rStyle w:val="Kommentarsreferens"/>
                <w:rFonts w:eastAsia="Times New Roman" w:cs="Times New Roman"/>
              </w:rPr>
              <w:commentReference w:id="934"/>
            </w:r>
            <w:commentRangeEnd w:id="935"/>
            <w:r w:rsidR="00166455" w:rsidRPr="00EC76D5">
              <w:rPr>
                <w:rStyle w:val="Kommentarsreferens"/>
                <w:rFonts w:eastAsia="Times New Roman" w:cs="Times New Roman"/>
              </w:rPr>
              <w:commentReference w:id="93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936" w:name="_Toc323656743"/>
      <w:bookmarkStart w:id="937" w:name="_Toc324085481"/>
      <w:bookmarkStart w:id="938" w:name="_Toc383781133"/>
      <w:bookmarkStart w:id="939" w:name="_Toc49764537"/>
      <w:r w:rsidRPr="00EC76D5">
        <w:t>Further Reading</w:t>
      </w:r>
      <w:bookmarkEnd w:id="823"/>
      <w:bookmarkEnd w:id="936"/>
      <w:bookmarkEnd w:id="937"/>
      <w:bookmarkEnd w:id="938"/>
      <w:bookmarkEnd w:id="93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40" w:name="_Toc49764538"/>
      <w:r w:rsidRPr="00EC76D5">
        <w:lastRenderedPageBreak/>
        <w:t>Foreword</w:t>
      </w:r>
      <w:bookmarkEnd w:id="940"/>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645815" w:rsidRDefault="00645815" w:rsidP="005F7461">
                              <w:pPr>
                                <w:spacing w:before="60" w:after="0"/>
                                <w:jc w:val="center"/>
                                <w:rPr>
                                  <w:lang w:val="sv-SE"/>
                                </w:rPr>
                              </w:pPr>
                              <w:r>
                                <w:rPr>
                                  <w:lang w:val="sv-SE"/>
                                </w:rPr>
                                <w:t>Preprocessor</w:t>
                              </w:r>
                            </w:p>
                            <w:p w14:paraId="04F32221" w14:textId="77777777" w:rsidR="00645815" w:rsidRPr="00C7380D" w:rsidRDefault="00645815"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645815" w:rsidRPr="008541FD" w:rsidRDefault="00645815" w:rsidP="005F7461">
                              <w:pPr>
                                <w:spacing w:before="60" w:after="0"/>
                                <w:jc w:val="center"/>
                              </w:pPr>
                              <w:r w:rsidRPr="008541FD">
                                <w:t>Source</w:t>
                              </w:r>
                              <w:r>
                                <w:t xml:space="preserve"> </w:t>
                              </w:r>
                              <w:r w:rsidRPr="008541FD">
                                <w:t>Code</w:t>
                              </w:r>
                            </w:p>
                            <w:p w14:paraId="4FCEAC5C" w14:textId="77777777" w:rsidR="00645815" w:rsidRDefault="00645815"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645815" w:rsidRDefault="00645815"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645815" w:rsidRDefault="00645815" w:rsidP="005F7461">
                              <w:pPr>
                                <w:pStyle w:val="Normalwebb"/>
                                <w:spacing w:before="60" w:line="256" w:lineRule="auto"/>
                                <w:jc w:val="center"/>
                              </w:pPr>
                              <w:r>
                                <w:rPr>
                                  <w:rFonts w:eastAsia="Calibri"/>
                                  <w:sz w:val="22"/>
                                  <w:szCs w:val="22"/>
                                  <w:lang w:val="en-US"/>
                                </w:rPr>
                                <w:t>Processed Code</w:t>
                              </w:r>
                            </w:p>
                            <w:p w14:paraId="14142DBC" w14:textId="77777777" w:rsidR="00645815" w:rsidRDefault="00645815"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645815" w:rsidRDefault="00645815" w:rsidP="005F7461">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645815" w:rsidRDefault="00645815" w:rsidP="005F7461">
                              <w:pPr>
                                <w:pStyle w:val="Normalwebb"/>
                                <w:spacing w:before="60" w:line="254" w:lineRule="auto"/>
                                <w:jc w:val="center"/>
                              </w:pPr>
                              <w:r>
                                <w:rPr>
                                  <w:rFonts w:eastAsia="Calibri"/>
                                  <w:sz w:val="22"/>
                                  <w:szCs w:val="22"/>
                                  <w:lang w:val="en-US"/>
                                </w:rPr>
                                <w:t>Syntax Tree</w:t>
                              </w:r>
                            </w:p>
                            <w:p w14:paraId="070DB26E" w14:textId="77777777" w:rsidR="00645815" w:rsidRDefault="0064581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645815" w:rsidRDefault="00645815"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645815" w:rsidRDefault="00645815" w:rsidP="005F7461">
                              <w:pPr>
                                <w:pStyle w:val="Normalwebb"/>
                                <w:spacing w:before="60" w:line="252" w:lineRule="auto"/>
                                <w:jc w:val="center"/>
                              </w:pPr>
                              <w:r>
                                <w:rPr>
                                  <w:rFonts w:eastAsia="Calibri"/>
                                  <w:sz w:val="22"/>
                                  <w:szCs w:val="22"/>
                                  <w:lang w:val="en-US"/>
                                </w:rPr>
                                <w:t>Optimized Syntax Tree</w:t>
                              </w:r>
                            </w:p>
                            <w:p w14:paraId="3315953C" w14:textId="77777777" w:rsidR="00645815" w:rsidRDefault="0064581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645815" w:rsidRDefault="00645815"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645815" w:rsidRDefault="00645815" w:rsidP="005F7461">
                              <w:pPr>
                                <w:pStyle w:val="Normalwebb"/>
                                <w:spacing w:before="60" w:line="252" w:lineRule="auto"/>
                                <w:jc w:val="center"/>
                              </w:pPr>
                              <w:r>
                                <w:rPr>
                                  <w:rFonts w:eastAsia="Calibri"/>
                                  <w:sz w:val="22"/>
                                  <w:szCs w:val="22"/>
                                  <w:lang w:val="en-US"/>
                                </w:rPr>
                                <w:t>Middle Code List</w:t>
                              </w:r>
                            </w:p>
                            <w:p w14:paraId="321C1BE9" w14:textId="77777777" w:rsidR="00645815" w:rsidRDefault="0064581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645815" w:rsidRDefault="00645815" w:rsidP="005F7461">
                              <w:pPr>
                                <w:pStyle w:val="Normalwebb"/>
                                <w:spacing w:before="60" w:line="252" w:lineRule="auto"/>
                                <w:jc w:val="center"/>
                              </w:pPr>
                              <w:r>
                                <w:rPr>
                                  <w:rFonts w:eastAsia="Calibri"/>
                                  <w:sz w:val="22"/>
                                  <w:szCs w:val="22"/>
                                  <w:lang w:val="en-US"/>
                                </w:rPr>
                                <w:t>Optimized Middle Code List</w:t>
                              </w:r>
                            </w:p>
                            <w:p w14:paraId="4CF9CB98" w14:textId="77777777" w:rsidR="00645815" w:rsidRDefault="0064581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645815" w:rsidRDefault="00645815"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645815" w:rsidRDefault="00645815"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32"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">
                <v:shape id="_x0000_s1633" type="#_x0000_t75" style="position:absolute;width:59436;height:72885;visibility:visible;mso-wrap-style:square">
                  <v:fill o:detectmouseclick="t"/>
                  <v:path o:connecttype="none"/>
                </v:shape>
                <v:shape id="Textruta 385" o:spid="_x0000_s1634"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645815" w:rsidRDefault="00645815" w:rsidP="005F7461">
                        <w:pPr>
                          <w:spacing w:before="60" w:after="0"/>
                          <w:jc w:val="center"/>
                          <w:rPr>
                            <w:lang w:val="sv-SE"/>
                          </w:rPr>
                        </w:pPr>
                        <w:r>
                          <w:rPr>
                            <w:lang w:val="sv-SE"/>
                          </w:rPr>
                          <w:t>Preprocessor</w:t>
                        </w:r>
                      </w:p>
                      <w:p w14:paraId="04F32221" w14:textId="77777777" w:rsidR="00645815" w:rsidRPr="00C7380D" w:rsidRDefault="00645815" w:rsidP="005F7461">
                        <w:pPr>
                          <w:rPr>
                            <w:lang w:val="sv-SE"/>
                          </w:rPr>
                        </w:pPr>
                      </w:p>
                    </w:txbxContent>
                  </v:textbox>
                </v:shape>
                <v:shape id="Textruta 7" o:spid="_x0000_s1635"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645815" w:rsidRPr="008541FD" w:rsidRDefault="00645815" w:rsidP="005F7461">
                        <w:pPr>
                          <w:spacing w:before="60" w:after="0"/>
                          <w:jc w:val="center"/>
                        </w:pPr>
                        <w:r w:rsidRPr="008541FD">
                          <w:t>Source</w:t>
                        </w:r>
                        <w:r>
                          <w:t xml:space="preserve"> </w:t>
                        </w:r>
                        <w:r w:rsidRPr="008541FD">
                          <w:t>Code</w:t>
                        </w:r>
                      </w:p>
                      <w:p w14:paraId="4FCEAC5C" w14:textId="77777777" w:rsidR="00645815" w:rsidRDefault="00645815" w:rsidP="005F7461">
                        <w:pPr>
                          <w:pStyle w:val="Normalwebb"/>
                          <w:spacing w:before="120" w:after="120" w:line="256" w:lineRule="auto"/>
                        </w:pPr>
                        <w:r>
                          <w:rPr>
                            <w:rFonts w:eastAsia="Calibri"/>
                            <w:sz w:val="22"/>
                            <w:szCs w:val="22"/>
                          </w:rPr>
                          <w:t> </w:t>
                        </w:r>
                      </w:p>
                    </w:txbxContent>
                  </v:textbox>
                </v:shape>
                <v:shape id="Rak pilkoppling 387" o:spid="_x0000_s1636"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37"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645815" w:rsidRDefault="00645815" w:rsidP="005F7461">
                        <w:pPr>
                          <w:pStyle w:val="Normalwebb"/>
                          <w:spacing w:before="60" w:line="256" w:lineRule="auto"/>
                          <w:jc w:val="center"/>
                        </w:pPr>
                        <w:r>
                          <w:rPr>
                            <w:rFonts w:eastAsia="Calibri"/>
                            <w:sz w:val="22"/>
                            <w:szCs w:val="22"/>
                          </w:rPr>
                          <w:t>Parser</w:t>
                        </w:r>
                      </w:p>
                    </w:txbxContent>
                  </v:textbox>
                </v:shape>
                <v:shape id="Textruta 7" o:spid="_x0000_s1638"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645815" w:rsidRDefault="00645815" w:rsidP="005F7461">
                        <w:pPr>
                          <w:pStyle w:val="Normalwebb"/>
                          <w:spacing w:before="60" w:line="256" w:lineRule="auto"/>
                          <w:jc w:val="center"/>
                        </w:pPr>
                        <w:r>
                          <w:rPr>
                            <w:rFonts w:eastAsia="Calibri"/>
                            <w:sz w:val="22"/>
                            <w:szCs w:val="22"/>
                            <w:lang w:val="en-US"/>
                          </w:rPr>
                          <w:t>Processed Code</w:t>
                        </w:r>
                      </w:p>
                      <w:p w14:paraId="14142DBC" w14:textId="77777777" w:rsidR="00645815" w:rsidRDefault="00645815" w:rsidP="005F7461">
                        <w:pPr>
                          <w:pStyle w:val="Normalwebb"/>
                          <w:spacing w:before="120" w:after="120" w:line="254" w:lineRule="auto"/>
                        </w:pPr>
                        <w:r>
                          <w:rPr>
                            <w:rFonts w:eastAsia="Calibri"/>
                            <w:sz w:val="22"/>
                            <w:szCs w:val="22"/>
                          </w:rPr>
                          <w:t> </w:t>
                        </w:r>
                      </w:p>
                    </w:txbxContent>
                  </v:textbox>
                </v:shape>
                <v:shape id="Rak pilkoppling 405" o:spid="_x0000_s1639"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40"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41"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645815" w:rsidRDefault="00645815" w:rsidP="005F7461">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42"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645815" w:rsidRDefault="00645815" w:rsidP="005F7461">
                        <w:pPr>
                          <w:pStyle w:val="Normalwebb"/>
                          <w:spacing w:before="60" w:line="254" w:lineRule="auto"/>
                          <w:jc w:val="center"/>
                        </w:pPr>
                        <w:r>
                          <w:rPr>
                            <w:rFonts w:eastAsia="Calibri"/>
                            <w:sz w:val="22"/>
                            <w:szCs w:val="22"/>
                            <w:lang w:val="en-US"/>
                          </w:rPr>
                          <w:t>Syntax Tree</w:t>
                        </w:r>
                      </w:p>
                      <w:p w14:paraId="070DB26E" w14:textId="77777777" w:rsidR="00645815" w:rsidRDefault="00645815" w:rsidP="005F7461">
                        <w:pPr>
                          <w:pStyle w:val="Normalwebb"/>
                          <w:spacing w:before="120" w:after="120" w:line="252" w:lineRule="auto"/>
                        </w:pPr>
                        <w:r>
                          <w:rPr>
                            <w:rFonts w:eastAsia="Calibri"/>
                            <w:sz w:val="22"/>
                            <w:szCs w:val="22"/>
                          </w:rPr>
                          <w:t> </w:t>
                        </w:r>
                      </w:p>
                    </w:txbxContent>
                  </v:textbox>
                </v:shape>
                <v:shape id="Rak pilkoppling 418" o:spid="_x0000_s1643"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44"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45"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645815" w:rsidRDefault="00645815"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46"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645815" w:rsidRDefault="00645815" w:rsidP="005F7461">
                        <w:pPr>
                          <w:pStyle w:val="Normalwebb"/>
                          <w:spacing w:before="60" w:line="252" w:lineRule="auto"/>
                          <w:jc w:val="center"/>
                        </w:pPr>
                        <w:r>
                          <w:rPr>
                            <w:rFonts w:eastAsia="Calibri"/>
                            <w:sz w:val="22"/>
                            <w:szCs w:val="22"/>
                            <w:lang w:val="en-US"/>
                          </w:rPr>
                          <w:t>Optimized Syntax Tree</w:t>
                        </w:r>
                      </w:p>
                      <w:p w14:paraId="3315953C" w14:textId="77777777" w:rsidR="00645815" w:rsidRDefault="00645815" w:rsidP="005F7461">
                        <w:pPr>
                          <w:pStyle w:val="Normalwebb"/>
                          <w:spacing w:before="120" w:after="120" w:line="252" w:lineRule="auto"/>
                        </w:pPr>
                        <w:r>
                          <w:rPr>
                            <w:rFonts w:eastAsia="Calibri"/>
                            <w:sz w:val="22"/>
                            <w:szCs w:val="22"/>
                          </w:rPr>
                          <w:t> </w:t>
                        </w:r>
                      </w:p>
                    </w:txbxContent>
                  </v:textbox>
                </v:shape>
                <v:shape id="Rak pilkoppling 422" o:spid="_x0000_s1647"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48"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49"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645815" w:rsidRDefault="00645815" w:rsidP="005F7461">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50"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645815" w:rsidRDefault="00645815" w:rsidP="005F7461">
                        <w:pPr>
                          <w:pStyle w:val="Normalwebb"/>
                          <w:spacing w:before="60" w:line="252" w:lineRule="auto"/>
                          <w:jc w:val="center"/>
                        </w:pPr>
                        <w:r>
                          <w:rPr>
                            <w:rFonts w:eastAsia="Calibri"/>
                            <w:sz w:val="22"/>
                            <w:szCs w:val="22"/>
                            <w:lang w:val="en-US"/>
                          </w:rPr>
                          <w:t>Middle Code List</w:t>
                        </w:r>
                      </w:p>
                      <w:p w14:paraId="321C1BE9" w14:textId="77777777" w:rsidR="00645815" w:rsidRDefault="00645815" w:rsidP="005F7461">
                        <w:pPr>
                          <w:pStyle w:val="Normalwebb"/>
                          <w:spacing w:before="120" w:after="120" w:line="252" w:lineRule="auto"/>
                        </w:pPr>
                        <w:r>
                          <w:rPr>
                            <w:rFonts w:eastAsia="Calibri"/>
                            <w:sz w:val="22"/>
                            <w:szCs w:val="22"/>
                          </w:rPr>
                          <w:t> </w:t>
                        </w:r>
                      </w:p>
                    </w:txbxContent>
                  </v:textbox>
                </v:shape>
                <v:shape id="Rak pilkoppling 426" o:spid="_x0000_s1651"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52"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53"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645815" w:rsidRDefault="00645815" w:rsidP="005F7461">
                        <w:pPr>
                          <w:pStyle w:val="Normalwebb"/>
                          <w:spacing w:before="60" w:line="252" w:lineRule="auto"/>
                          <w:jc w:val="center"/>
                        </w:pPr>
                        <w:r>
                          <w:rPr>
                            <w:rFonts w:eastAsia="Calibri"/>
                            <w:sz w:val="22"/>
                            <w:szCs w:val="22"/>
                            <w:lang w:val="en-US"/>
                          </w:rPr>
                          <w:t>Optimized Middle Code List</w:t>
                        </w:r>
                      </w:p>
                      <w:p w14:paraId="4CF9CB98" w14:textId="77777777" w:rsidR="00645815" w:rsidRDefault="00645815" w:rsidP="005F7461">
                        <w:pPr>
                          <w:pStyle w:val="Normalwebb"/>
                          <w:spacing w:before="120" w:after="120" w:line="252" w:lineRule="auto"/>
                        </w:pPr>
                        <w:r>
                          <w:rPr>
                            <w:rFonts w:eastAsia="Calibri"/>
                            <w:sz w:val="22"/>
                            <w:szCs w:val="22"/>
                          </w:rPr>
                          <w:t> </w:t>
                        </w:r>
                      </w:p>
                    </w:txbxContent>
                  </v:textbox>
                </v:shape>
                <v:shape id="Rak pilkoppling 434" o:spid="_x0000_s1654"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55"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645815" w:rsidRDefault="00645815" w:rsidP="005F7461">
                        <w:pPr>
                          <w:pStyle w:val="Normalwebb"/>
                          <w:spacing w:before="60" w:line="254" w:lineRule="auto"/>
                          <w:jc w:val="center"/>
                        </w:pPr>
                        <w:r>
                          <w:rPr>
                            <w:rFonts w:eastAsia="Calibri"/>
                            <w:sz w:val="22"/>
                            <w:szCs w:val="22"/>
                          </w:rPr>
                          <w:t>Scanner</w:t>
                        </w:r>
                      </w:p>
                    </w:txbxContent>
                  </v:textbox>
                </v:shape>
                <v:shape id="Textruta 7" o:spid="_x0000_s1656"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645815" w:rsidRDefault="00645815" w:rsidP="005F7461">
                        <w:pPr>
                          <w:pStyle w:val="Normalwebb"/>
                          <w:spacing w:before="60" w:line="252" w:lineRule="auto"/>
                          <w:jc w:val="center"/>
                        </w:pPr>
                        <w:r>
                          <w:rPr>
                            <w:rFonts w:eastAsia="Calibri"/>
                            <w:sz w:val="22"/>
                            <w:szCs w:val="22"/>
                          </w:rPr>
                          <w:t>Symbol Table</w:t>
                        </w:r>
                      </w:p>
                    </w:txbxContent>
                  </v:textbox>
                </v:shape>
                <v:shape id="Rak pilkoppling 437" o:spid="_x0000_s1657"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58"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645815" w:rsidRDefault="00645815" w:rsidP="006F14D0">
                              <w:pPr>
                                <w:spacing w:before="60" w:after="0"/>
                                <w:jc w:val="center"/>
                                <w:rPr>
                                  <w:lang w:val="sv-SE"/>
                                </w:rPr>
                              </w:pPr>
                              <w:r>
                                <w:rPr>
                                  <w:lang w:val="sv-SE"/>
                                </w:rPr>
                                <w:t>Preprocessor</w:t>
                              </w:r>
                            </w:p>
                            <w:p w14:paraId="2CD90E0F" w14:textId="77777777" w:rsidR="00645815" w:rsidRPr="00C7380D" w:rsidRDefault="0064581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645815" w:rsidRPr="008541FD" w:rsidRDefault="00645815" w:rsidP="006F14D0">
                              <w:pPr>
                                <w:spacing w:before="60" w:after="0"/>
                                <w:jc w:val="center"/>
                              </w:pPr>
                              <w:r w:rsidRPr="008541FD">
                                <w:t>Source</w:t>
                              </w:r>
                              <w:r>
                                <w:t xml:space="preserve"> </w:t>
                              </w:r>
                              <w:r w:rsidRPr="008541FD">
                                <w:t>Code</w:t>
                              </w:r>
                            </w:p>
                            <w:p w14:paraId="1314F231" w14:textId="77777777" w:rsidR="00645815" w:rsidRDefault="0064581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645815" w:rsidRDefault="0064581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645815" w:rsidRDefault="00645815" w:rsidP="006F14D0">
                              <w:pPr>
                                <w:pStyle w:val="Normalwebb"/>
                                <w:spacing w:before="60" w:line="256" w:lineRule="auto"/>
                                <w:jc w:val="center"/>
                              </w:pPr>
                              <w:r>
                                <w:rPr>
                                  <w:rFonts w:eastAsia="Calibri"/>
                                  <w:sz w:val="22"/>
                                  <w:szCs w:val="22"/>
                                  <w:lang w:val="en-US"/>
                                </w:rPr>
                                <w:t>Processed Code</w:t>
                              </w:r>
                            </w:p>
                            <w:p w14:paraId="705B7689" w14:textId="77777777" w:rsidR="00645815" w:rsidRDefault="0064581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645815" w:rsidRDefault="00645815"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645815" w:rsidRDefault="00645815" w:rsidP="006F14D0">
                              <w:pPr>
                                <w:pStyle w:val="Normalwebb"/>
                                <w:spacing w:before="60" w:line="254" w:lineRule="auto"/>
                                <w:jc w:val="center"/>
                              </w:pPr>
                              <w:r>
                                <w:rPr>
                                  <w:rFonts w:eastAsia="Calibri"/>
                                  <w:sz w:val="22"/>
                                  <w:szCs w:val="22"/>
                                  <w:lang w:val="en-US"/>
                                </w:rPr>
                                <w:t>Syntax Tree</w:t>
                              </w:r>
                            </w:p>
                            <w:p w14:paraId="20988EE2" w14:textId="77777777" w:rsidR="00645815" w:rsidRDefault="0064581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645815" w:rsidRDefault="00645815"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645815" w:rsidRDefault="00645815" w:rsidP="006F14D0">
                              <w:pPr>
                                <w:pStyle w:val="Normalwebb"/>
                                <w:spacing w:before="60" w:line="252" w:lineRule="auto"/>
                                <w:jc w:val="center"/>
                              </w:pPr>
                              <w:r>
                                <w:rPr>
                                  <w:rFonts w:eastAsia="Calibri"/>
                                  <w:sz w:val="22"/>
                                  <w:szCs w:val="22"/>
                                  <w:lang w:val="en-US"/>
                                </w:rPr>
                                <w:t>Optimized Syntax Tree</w:t>
                              </w:r>
                            </w:p>
                            <w:p w14:paraId="35223DB0" w14:textId="77777777" w:rsidR="00645815" w:rsidRDefault="0064581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645815" w:rsidRDefault="00645815"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645815" w:rsidRDefault="00645815" w:rsidP="006F14D0">
                              <w:pPr>
                                <w:pStyle w:val="Normalwebb"/>
                                <w:spacing w:before="60" w:line="252" w:lineRule="auto"/>
                                <w:jc w:val="center"/>
                              </w:pPr>
                              <w:r>
                                <w:rPr>
                                  <w:rFonts w:eastAsia="Calibri"/>
                                  <w:sz w:val="22"/>
                                  <w:szCs w:val="22"/>
                                  <w:lang w:val="en-US"/>
                                </w:rPr>
                                <w:t>Middle Code List</w:t>
                              </w:r>
                            </w:p>
                            <w:p w14:paraId="5410A942" w14:textId="77777777" w:rsidR="00645815" w:rsidRDefault="0064581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645815" w:rsidRDefault="00645815" w:rsidP="006F14D0">
                              <w:pPr>
                                <w:pStyle w:val="Normalwebb"/>
                                <w:spacing w:before="60" w:line="252" w:lineRule="auto"/>
                                <w:jc w:val="center"/>
                              </w:pPr>
                              <w:r>
                                <w:rPr>
                                  <w:rFonts w:eastAsia="Calibri"/>
                                  <w:sz w:val="22"/>
                                  <w:szCs w:val="22"/>
                                  <w:lang w:val="en-US"/>
                                </w:rPr>
                                <w:t>Optimized Middle Code List</w:t>
                              </w:r>
                            </w:p>
                            <w:p w14:paraId="36F7A1DE" w14:textId="77777777" w:rsidR="00645815" w:rsidRDefault="0064581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645815" w:rsidRDefault="0064581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645815" w:rsidRDefault="0064581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59"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">
                <v:shape id="_x0000_s1660" type="#_x0000_t75" style="position:absolute;width:59436;height:72885;visibility:visible;mso-wrap-style:square">
                  <v:fill o:detectmouseclick="t"/>
                  <v:path o:connecttype="none"/>
                </v:shape>
                <v:shape id="Textruta 7" o:spid="_x0000_s1661"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645815" w:rsidRDefault="00645815" w:rsidP="006F14D0">
                        <w:pPr>
                          <w:spacing w:before="60" w:after="0"/>
                          <w:jc w:val="center"/>
                          <w:rPr>
                            <w:lang w:val="sv-SE"/>
                          </w:rPr>
                        </w:pPr>
                        <w:r>
                          <w:rPr>
                            <w:lang w:val="sv-SE"/>
                          </w:rPr>
                          <w:t>Preprocessor</w:t>
                        </w:r>
                      </w:p>
                      <w:p w14:paraId="2CD90E0F" w14:textId="77777777" w:rsidR="00645815" w:rsidRPr="00C7380D" w:rsidRDefault="00645815" w:rsidP="006F14D0">
                        <w:pPr>
                          <w:rPr>
                            <w:lang w:val="sv-SE"/>
                          </w:rPr>
                        </w:pPr>
                      </w:p>
                    </w:txbxContent>
                  </v:textbox>
                </v:shape>
                <v:shape id="Textruta 7" o:spid="_x0000_s1662"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645815" w:rsidRPr="008541FD" w:rsidRDefault="00645815" w:rsidP="006F14D0">
                        <w:pPr>
                          <w:spacing w:before="60" w:after="0"/>
                          <w:jc w:val="center"/>
                        </w:pPr>
                        <w:r w:rsidRPr="008541FD">
                          <w:t>Source</w:t>
                        </w:r>
                        <w:r>
                          <w:t xml:space="preserve"> </w:t>
                        </w:r>
                        <w:r w:rsidRPr="008541FD">
                          <w:t>Code</w:t>
                        </w:r>
                      </w:p>
                      <w:p w14:paraId="1314F231" w14:textId="77777777" w:rsidR="00645815" w:rsidRDefault="00645815" w:rsidP="006F14D0">
                        <w:pPr>
                          <w:pStyle w:val="Normalwebb"/>
                          <w:spacing w:before="120" w:after="120" w:line="256" w:lineRule="auto"/>
                        </w:pPr>
                        <w:r>
                          <w:rPr>
                            <w:rFonts w:eastAsia="Calibri"/>
                            <w:sz w:val="22"/>
                            <w:szCs w:val="22"/>
                          </w:rPr>
                          <w:t> </w:t>
                        </w:r>
                      </w:p>
                    </w:txbxContent>
                  </v:textbox>
                </v:shape>
                <v:shape id="Rak pilkoppling 8" o:spid="_x0000_s1663"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64"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645815" w:rsidRDefault="00645815" w:rsidP="006F14D0">
                        <w:pPr>
                          <w:pStyle w:val="Normalwebb"/>
                          <w:spacing w:before="60" w:line="256" w:lineRule="auto"/>
                          <w:jc w:val="center"/>
                        </w:pPr>
                        <w:r>
                          <w:rPr>
                            <w:rFonts w:eastAsia="Calibri"/>
                            <w:sz w:val="22"/>
                            <w:szCs w:val="22"/>
                          </w:rPr>
                          <w:t>Parser</w:t>
                        </w:r>
                      </w:p>
                    </w:txbxContent>
                  </v:textbox>
                </v:shape>
                <v:shape id="Textruta 7" o:spid="_x0000_s1665"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645815" w:rsidRDefault="00645815" w:rsidP="006F14D0">
                        <w:pPr>
                          <w:pStyle w:val="Normalwebb"/>
                          <w:spacing w:before="60" w:line="256" w:lineRule="auto"/>
                          <w:jc w:val="center"/>
                        </w:pPr>
                        <w:r>
                          <w:rPr>
                            <w:rFonts w:eastAsia="Calibri"/>
                            <w:sz w:val="22"/>
                            <w:szCs w:val="22"/>
                            <w:lang w:val="en-US"/>
                          </w:rPr>
                          <w:t>Processed Code</w:t>
                        </w:r>
                      </w:p>
                      <w:p w14:paraId="705B7689" w14:textId="77777777" w:rsidR="00645815" w:rsidRDefault="00645815" w:rsidP="006F14D0">
                        <w:pPr>
                          <w:pStyle w:val="Normalwebb"/>
                          <w:spacing w:before="120" w:after="120" w:line="254" w:lineRule="auto"/>
                        </w:pPr>
                        <w:r>
                          <w:rPr>
                            <w:rFonts w:eastAsia="Calibri"/>
                            <w:sz w:val="22"/>
                            <w:szCs w:val="22"/>
                          </w:rPr>
                          <w:t> </w:t>
                        </w:r>
                      </w:p>
                    </w:txbxContent>
                  </v:textbox>
                </v:shape>
                <v:shape id="Rak pilkoppling 383" o:spid="_x0000_s1666"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67"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68"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645815" w:rsidRDefault="00645815" w:rsidP="006F14D0">
                        <w:pPr>
                          <w:pStyle w:val="Normalwebb"/>
                          <w:spacing w:before="60" w:line="254" w:lineRule="auto"/>
                          <w:jc w:val="center"/>
                        </w:pPr>
                        <w:r>
                          <w:rPr>
                            <w:rFonts w:eastAsia="Calibri"/>
                            <w:sz w:val="22"/>
                            <w:szCs w:val="22"/>
                          </w:rPr>
                          <w:t xml:space="preserve">Syntax </w:t>
                        </w:r>
                        <w:proofErr w:type="spellStart"/>
                        <w:r>
                          <w:rPr>
                            <w:rFonts w:eastAsia="Calibri"/>
                            <w:sz w:val="22"/>
                            <w:szCs w:val="22"/>
                          </w:rPr>
                          <w:t>Tree</w:t>
                        </w:r>
                        <w:proofErr w:type="spellEnd"/>
                        <w:r>
                          <w:rPr>
                            <w:rFonts w:eastAsia="Calibri"/>
                            <w:sz w:val="22"/>
                            <w:szCs w:val="22"/>
                          </w:rPr>
                          <w:t xml:space="preserve"> Optimister</w:t>
                        </w:r>
                      </w:p>
                    </w:txbxContent>
                  </v:textbox>
                </v:shape>
                <v:shape id="Textruta 7" o:spid="_x0000_s1669"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645815" w:rsidRDefault="00645815" w:rsidP="006F14D0">
                        <w:pPr>
                          <w:pStyle w:val="Normalwebb"/>
                          <w:spacing w:before="60" w:line="254" w:lineRule="auto"/>
                          <w:jc w:val="center"/>
                        </w:pPr>
                        <w:r>
                          <w:rPr>
                            <w:rFonts w:eastAsia="Calibri"/>
                            <w:sz w:val="22"/>
                            <w:szCs w:val="22"/>
                            <w:lang w:val="en-US"/>
                          </w:rPr>
                          <w:t>Syntax Tree</w:t>
                        </w:r>
                      </w:p>
                      <w:p w14:paraId="20988EE2" w14:textId="77777777" w:rsidR="00645815" w:rsidRDefault="00645815" w:rsidP="006F14D0">
                        <w:pPr>
                          <w:pStyle w:val="Normalwebb"/>
                          <w:spacing w:before="120" w:after="120" w:line="252" w:lineRule="auto"/>
                        </w:pPr>
                        <w:r>
                          <w:rPr>
                            <w:rFonts w:eastAsia="Calibri"/>
                            <w:sz w:val="22"/>
                            <w:szCs w:val="22"/>
                          </w:rPr>
                          <w:t> </w:t>
                        </w:r>
                      </w:p>
                    </w:txbxContent>
                  </v:textbox>
                </v:shape>
                <v:shape id="Rak pilkoppling 390" o:spid="_x0000_s1670"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71"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72"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645815" w:rsidRDefault="00645815"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Generator</w:t>
                        </w:r>
                      </w:p>
                    </w:txbxContent>
                  </v:textbox>
                </v:shape>
                <v:shape id="Textruta 7" o:spid="_x0000_s1673"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645815" w:rsidRDefault="00645815" w:rsidP="006F14D0">
                        <w:pPr>
                          <w:pStyle w:val="Normalwebb"/>
                          <w:spacing w:before="60" w:line="252" w:lineRule="auto"/>
                          <w:jc w:val="center"/>
                        </w:pPr>
                        <w:r>
                          <w:rPr>
                            <w:rFonts w:eastAsia="Calibri"/>
                            <w:sz w:val="22"/>
                            <w:szCs w:val="22"/>
                            <w:lang w:val="en-US"/>
                          </w:rPr>
                          <w:t>Optimized Syntax Tree</w:t>
                        </w:r>
                      </w:p>
                      <w:p w14:paraId="35223DB0" w14:textId="77777777" w:rsidR="00645815" w:rsidRDefault="00645815" w:rsidP="006F14D0">
                        <w:pPr>
                          <w:pStyle w:val="Normalwebb"/>
                          <w:spacing w:before="120" w:after="120" w:line="252" w:lineRule="auto"/>
                        </w:pPr>
                        <w:r>
                          <w:rPr>
                            <w:rFonts w:eastAsia="Calibri"/>
                            <w:sz w:val="22"/>
                            <w:szCs w:val="22"/>
                          </w:rPr>
                          <w:t> </w:t>
                        </w:r>
                      </w:p>
                    </w:txbxContent>
                  </v:textbox>
                </v:shape>
                <v:shape id="Rak pilkoppling 394" o:spid="_x0000_s1674"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75"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76"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645815" w:rsidRDefault="00645815" w:rsidP="006F14D0">
                        <w:pPr>
                          <w:pStyle w:val="Normalwebb"/>
                          <w:spacing w:before="60" w:line="252" w:lineRule="auto"/>
                          <w:jc w:val="center"/>
                        </w:pPr>
                        <w:proofErr w:type="spellStart"/>
                        <w:r>
                          <w:rPr>
                            <w:rFonts w:eastAsia="Calibri"/>
                            <w:sz w:val="22"/>
                            <w:szCs w:val="22"/>
                          </w:rPr>
                          <w:t>Middle</w:t>
                        </w:r>
                        <w:proofErr w:type="spellEnd"/>
                        <w:r>
                          <w:rPr>
                            <w:rFonts w:eastAsia="Calibri"/>
                            <w:sz w:val="22"/>
                            <w:szCs w:val="22"/>
                          </w:rPr>
                          <w:t xml:space="preserve"> </w:t>
                        </w:r>
                        <w:proofErr w:type="spellStart"/>
                        <w:r>
                          <w:rPr>
                            <w:rFonts w:eastAsia="Calibri"/>
                            <w:sz w:val="22"/>
                            <w:szCs w:val="22"/>
                          </w:rPr>
                          <w:t>Code</w:t>
                        </w:r>
                        <w:proofErr w:type="spellEnd"/>
                        <w:r>
                          <w:rPr>
                            <w:rFonts w:eastAsia="Calibri"/>
                            <w:sz w:val="22"/>
                            <w:szCs w:val="22"/>
                          </w:rPr>
                          <w:t xml:space="preserve"> </w:t>
                        </w:r>
                        <w:proofErr w:type="spellStart"/>
                        <w:r>
                          <w:rPr>
                            <w:rFonts w:eastAsia="Calibri"/>
                            <w:sz w:val="22"/>
                            <w:szCs w:val="22"/>
                          </w:rPr>
                          <w:t>Optimizer</w:t>
                        </w:r>
                        <w:proofErr w:type="spellEnd"/>
                      </w:p>
                    </w:txbxContent>
                  </v:textbox>
                </v:shape>
                <v:shape id="Textruta 7" o:spid="_x0000_s1677"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645815" w:rsidRDefault="00645815" w:rsidP="006F14D0">
                        <w:pPr>
                          <w:pStyle w:val="Normalwebb"/>
                          <w:spacing w:before="60" w:line="252" w:lineRule="auto"/>
                          <w:jc w:val="center"/>
                        </w:pPr>
                        <w:r>
                          <w:rPr>
                            <w:rFonts w:eastAsia="Calibri"/>
                            <w:sz w:val="22"/>
                            <w:szCs w:val="22"/>
                            <w:lang w:val="en-US"/>
                          </w:rPr>
                          <w:t>Middle Code List</w:t>
                        </w:r>
                      </w:p>
                      <w:p w14:paraId="5410A942" w14:textId="77777777" w:rsidR="00645815" w:rsidRDefault="00645815" w:rsidP="006F14D0">
                        <w:pPr>
                          <w:pStyle w:val="Normalwebb"/>
                          <w:spacing w:before="120" w:after="120" w:line="252" w:lineRule="auto"/>
                        </w:pPr>
                        <w:r>
                          <w:rPr>
                            <w:rFonts w:eastAsia="Calibri"/>
                            <w:sz w:val="22"/>
                            <w:szCs w:val="22"/>
                          </w:rPr>
                          <w:t> </w:t>
                        </w:r>
                      </w:p>
                    </w:txbxContent>
                  </v:textbox>
                </v:shape>
                <v:shape id="Rak pilkoppling 398" o:spid="_x0000_s1678"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79"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80"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645815" w:rsidRDefault="00645815" w:rsidP="006F14D0">
                        <w:pPr>
                          <w:pStyle w:val="Normalwebb"/>
                          <w:spacing w:before="60" w:line="252" w:lineRule="auto"/>
                          <w:jc w:val="center"/>
                        </w:pPr>
                        <w:r>
                          <w:rPr>
                            <w:rFonts w:eastAsia="Calibri"/>
                            <w:sz w:val="22"/>
                            <w:szCs w:val="22"/>
                            <w:lang w:val="en-US"/>
                          </w:rPr>
                          <w:t>Optimized Middle Code List</w:t>
                        </w:r>
                      </w:p>
                      <w:p w14:paraId="36F7A1DE" w14:textId="77777777" w:rsidR="00645815" w:rsidRDefault="00645815" w:rsidP="006F14D0">
                        <w:pPr>
                          <w:pStyle w:val="Normalwebb"/>
                          <w:spacing w:before="120" w:after="120" w:line="252" w:lineRule="auto"/>
                        </w:pPr>
                        <w:r>
                          <w:rPr>
                            <w:rFonts w:eastAsia="Calibri"/>
                            <w:sz w:val="22"/>
                            <w:szCs w:val="22"/>
                          </w:rPr>
                          <w:t> </w:t>
                        </w:r>
                      </w:p>
                    </w:txbxContent>
                  </v:textbox>
                </v:shape>
                <v:shape id="Rak pilkoppling 403" o:spid="_x0000_s1681"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82"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645815" w:rsidRDefault="00645815" w:rsidP="006F14D0">
                        <w:pPr>
                          <w:pStyle w:val="Normalwebb"/>
                          <w:spacing w:before="60" w:line="254" w:lineRule="auto"/>
                          <w:jc w:val="center"/>
                        </w:pPr>
                        <w:r>
                          <w:rPr>
                            <w:rFonts w:eastAsia="Calibri"/>
                            <w:sz w:val="22"/>
                            <w:szCs w:val="22"/>
                          </w:rPr>
                          <w:t>Scanner</w:t>
                        </w:r>
                      </w:p>
                    </w:txbxContent>
                  </v:textbox>
                </v:shape>
                <v:shape id="Textruta 7" o:spid="_x0000_s1683"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645815" w:rsidRDefault="00645815" w:rsidP="006F14D0">
                        <w:pPr>
                          <w:pStyle w:val="Normalwebb"/>
                          <w:spacing w:before="60" w:line="252" w:lineRule="auto"/>
                          <w:jc w:val="center"/>
                        </w:pPr>
                        <w:r>
                          <w:rPr>
                            <w:rFonts w:eastAsia="Calibri"/>
                            <w:sz w:val="22"/>
                            <w:szCs w:val="22"/>
                          </w:rPr>
                          <w:t>Symbol Table</w:t>
                        </w:r>
                      </w:p>
                    </w:txbxContent>
                  </v:textbox>
                </v:shape>
                <v:shape id="Rak pilkoppling 430" o:spid="_x0000_s1684"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85"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4" w:author="Stefan Bjornander" w:date="2015-05-23T17:42:00Z" w:initials="SB">
    <w:p w14:paraId="7086E310" w14:textId="77777777" w:rsidR="00645815" w:rsidRDefault="00645815">
      <w:pPr>
        <w:pStyle w:val="Kommentarer"/>
      </w:pPr>
      <w:r>
        <w:rPr>
          <w:rStyle w:val="Kommentarsreferens"/>
        </w:rPr>
        <w:annotationRef/>
      </w:r>
    </w:p>
    <w:p w14:paraId="01C1DAD9" w14:textId="77777777" w:rsidR="00645815" w:rsidRDefault="00645815">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935" w:author="Stefan Bjornander" w:date="2015-05-23T17:42:00Z" w:initials="SB">
    <w:p w14:paraId="04F55807" w14:textId="77777777" w:rsidR="00645815" w:rsidRDefault="00645815">
      <w:pPr>
        <w:pStyle w:val="Kommentarer"/>
      </w:pPr>
      <w:r>
        <w:rPr>
          <w:rStyle w:val="Kommentarsreferens"/>
        </w:rPr>
        <w:annotationRef/>
      </w:r>
    </w:p>
    <w:p w14:paraId="533EC9EE" w14:textId="77777777" w:rsidR="00645815" w:rsidRDefault="00645815">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645815" w:rsidRDefault="00645815" w:rsidP="006C7309">
      <w:pPr>
        <w:spacing w:line="240" w:lineRule="auto"/>
      </w:pPr>
      <w:r>
        <w:separator/>
      </w:r>
    </w:p>
  </w:endnote>
  <w:endnote w:type="continuationSeparator" w:id="0">
    <w:p w14:paraId="0DD18C9D" w14:textId="77777777" w:rsidR="00645815" w:rsidRDefault="0064581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645815" w:rsidRDefault="00645815" w:rsidP="006C7309">
      <w:pPr>
        <w:spacing w:line="240" w:lineRule="auto"/>
      </w:pPr>
      <w:r>
        <w:separator/>
      </w:r>
    </w:p>
  </w:footnote>
  <w:footnote w:type="continuationSeparator" w:id="0">
    <w:p w14:paraId="0BA3DA21" w14:textId="77777777" w:rsidR="00645815" w:rsidRDefault="00645815" w:rsidP="006C7309">
      <w:pPr>
        <w:spacing w:line="240" w:lineRule="auto"/>
      </w:pPr>
      <w:r>
        <w:continuationSeparator/>
      </w:r>
    </w:p>
  </w:footnote>
  <w:footnote w:id="1">
    <w:p w14:paraId="787D622A" w14:textId="77777777" w:rsidR="00645815" w:rsidRDefault="00645815"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rPrChange w:id="38" w:author="Stefan Bjornander" w:date="2015-04-26T09:29:00Z">
              <w:rPr>
                <w:rStyle w:val="CodeInText"/>
                <w:i w:val="0"/>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rPrChange w:id="41" w:author="Stefan Bjornander" w:date="2015-04-26T09:29:00Z">
              <w:rPr>
                <w:rStyle w:val="CodeInText"/>
                <w:i w:val="0"/>
              </w:rPr>
            </w:rPrChange>
          </w:rPr>
          <w:t>if-then-els</w:t>
        </w:r>
      </w:ins>
      <w:ins w:id="42" w:author="Stefan Bjornander" w:date="2015-04-26T09:29:00Z">
        <w:r>
          <w:rPr>
            <w:rStyle w:val="CodeInText"/>
            <w:rPrChange w:id="43" w:author="Stefan Bjornander" w:date="2015-04-26T09:29:00Z">
              <w:rPr>
                <w:rStyle w:val="CodeInText"/>
                <w:i w:val="0"/>
              </w:rPr>
            </w:rPrChange>
          </w:rPr>
          <w:t>e</w:t>
        </w:r>
        <w:r>
          <w:t xml:space="preserve"> problem.</w:t>
        </w:r>
      </w:ins>
    </w:p>
  </w:footnote>
  <w:footnote w:id="2">
    <w:p w14:paraId="1F73F94F" w14:textId="77777777" w:rsidR="00645815" w:rsidRPr="007E20F3" w:rsidRDefault="00645815"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645815" w:rsidRPr="002D6FCA" w:rsidRDefault="00645815">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09303B25" w14:textId="77777777" w:rsidR="00645815" w:rsidRDefault="00645815"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5">
    <w:p w14:paraId="10319273" w14:textId="77777777" w:rsidR="00645815" w:rsidRPr="00DB458B" w:rsidRDefault="00645815"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6">
    <w:p w14:paraId="58CBFD86" w14:textId="1C24BC1F" w:rsidR="00645815" w:rsidRDefault="00645815"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645815" w:rsidRPr="00DB458B" w:rsidRDefault="00645815">
      <w:pPr>
        <w:pStyle w:val="Fotnotstext"/>
      </w:pPr>
    </w:p>
  </w:footnote>
  <w:footnote w:id="7">
    <w:p w14:paraId="3057005F" w14:textId="77777777" w:rsidR="00645815" w:rsidRPr="00304E17" w:rsidRDefault="00645815"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8">
    <w:p w14:paraId="2574BD6E" w14:textId="77777777" w:rsidR="00645815" w:rsidRPr="00725EAE" w:rsidRDefault="0064581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9">
    <w:p w14:paraId="0A93E7E0" w14:textId="77777777" w:rsidR="00645815" w:rsidRPr="00B4576D" w:rsidRDefault="0064581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0">
    <w:p w14:paraId="673337B7" w14:textId="77777777" w:rsidR="00645815" w:rsidRPr="00080A22" w:rsidRDefault="0064581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1">
    <w:p w14:paraId="32ED624A" w14:textId="03CFC2CC" w:rsidR="00645815" w:rsidRDefault="0064581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645815" w:rsidRDefault="00645815" w:rsidP="00E80032">
      <w:pPr>
        <w:pStyle w:val="Code"/>
      </w:pPr>
      <w:r>
        <w:t>#define BOOL int</w:t>
      </w:r>
    </w:p>
    <w:p w14:paraId="5A8A6026" w14:textId="77777777" w:rsidR="00645815" w:rsidRDefault="00645815" w:rsidP="00E80032">
      <w:pPr>
        <w:pStyle w:val="Code"/>
      </w:pPr>
      <w:r>
        <w:t>#define TRUE 1</w:t>
      </w:r>
    </w:p>
    <w:p w14:paraId="09976B6C" w14:textId="77777777" w:rsidR="00645815" w:rsidRPr="00BF232B" w:rsidRDefault="00645815" w:rsidP="00E80032">
      <w:pPr>
        <w:pStyle w:val="Code"/>
      </w:pPr>
      <w:r>
        <w:t>#define FALSE 0</w:t>
      </w:r>
    </w:p>
  </w:footnote>
  <w:footnote w:id="12">
    <w:p w14:paraId="1100CB01" w14:textId="77777777" w:rsidR="00645815" w:rsidRDefault="0064581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3">
    <w:p w14:paraId="6678A4C0" w14:textId="77777777" w:rsidR="00645815" w:rsidRDefault="00645815" w:rsidP="00E80032">
      <w:r>
        <w:rPr>
          <w:rStyle w:val="Fotnotsreferens"/>
        </w:rPr>
        <w:footnoteRef/>
      </w:r>
      <w:r>
        <w:t xml:space="preserve"> Depending of the compiler and its warning level settings.</w:t>
      </w:r>
    </w:p>
  </w:footnote>
  <w:footnote w:id="14">
    <w:p w14:paraId="3D554D37" w14:textId="77777777" w:rsidR="00645815" w:rsidRPr="004679D4" w:rsidRDefault="0064581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5">
    <w:p w14:paraId="0C800D4D" w14:textId="77777777" w:rsidR="00645815" w:rsidRPr="00C03AB7" w:rsidRDefault="0064581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6">
    <w:p w14:paraId="278B000B" w14:textId="77777777" w:rsidR="00645815" w:rsidRPr="000C5114" w:rsidRDefault="0064581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7">
    <w:p w14:paraId="1A8D5AE6" w14:textId="77777777" w:rsidR="00645815" w:rsidRPr="002343ED" w:rsidRDefault="0064581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8">
    <w:p w14:paraId="3BE4E62C" w14:textId="77777777" w:rsidR="00645815" w:rsidRDefault="00645815" w:rsidP="00E80032">
      <w:r>
        <w:rPr>
          <w:rStyle w:val="Fotnotsreferens"/>
        </w:rPr>
        <w:footnoteRef/>
      </w:r>
      <w:r>
        <w:t xml:space="preserve"> However, we have no knowledge about the actual address; it may be 10,000 or anything else.</w:t>
      </w:r>
    </w:p>
  </w:footnote>
  <w:footnote w:id="19">
    <w:p w14:paraId="575EFDCD" w14:textId="77777777" w:rsidR="00645815" w:rsidRPr="009B0162" w:rsidRDefault="00645815" w:rsidP="00E80032">
      <w:r>
        <w:rPr>
          <w:rStyle w:val="Fotnotsreferens"/>
        </w:rPr>
        <w:footnoteRef/>
      </w:r>
      <w:r w:rsidRPr="009B0162">
        <w:t xml:space="preserve"> In C++, the ampersand is also used</w:t>
      </w:r>
      <w:r>
        <w:t xml:space="preserve"> to define references variables, which are not included in C.</w:t>
      </w:r>
    </w:p>
  </w:footnote>
  <w:footnote w:id="20">
    <w:p w14:paraId="723B76D0" w14:textId="77777777" w:rsidR="00645815" w:rsidRDefault="0064581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1">
    <w:p w14:paraId="6E4A057E" w14:textId="77777777" w:rsidR="00645815" w:rsidRDefault="0064581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2">
    <w:p w14:paraId="28C19D66" w14:textId="77777777" w:rsidR="00645815" w:rsidRPr="00E554CC" w:rsidRDefault="0064581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3">
    <w:p w14:paraId="26C017D1" w14:textId="77777777" w:rsidR="00645815" w:rsidRPr="00391B01" w:rsidRDefault="0064581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4">
    <w:p w14:paraId="325E6486" w14:textId="77777777" w:rsidR="00645815" w:rsidRDefault="0064581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5">
    <w:p w14:paraId="6A4339FA" w14:textId="77777777" w:rsidR="00645815" w:rsidRDefault="0064581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6">
    <w:p w14:paraId="301408BC" w14:textId="77777777" w:rsidR="00645815" w:rsidRDefault="00645815" w:rsidP="00E80032">
      <w:r>
        <w:rPr>
          <w:rStyle w:val="Fotnotsreferens"/>
        </w:rPr>
        <w:footnoteRef/>
      </w:r>
      <w:r>
        <w:t xml:space="preserve"> There is no rational explanation, just accept it.</w:t>
      </w:r>
    </w:p>
  </w:footnote>
  <w:footnote w:id="27">
    <w:p w14:paraId="0B9FD0C4" w14:textId="77777777" w:rsidR="00645815" w:rsidRDefault="0064581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8">
    <w:p w14:paraId="0D18B916" w14:textId="77777777" w:rsidR="00645815" w:rsidRPr="00EF01A1" w:rsidRDefault="0064581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9">
    <w:p w14:paraId="08813838" w14:textId="77777777" w:rsidR="00645815" w:rsidRPr="008655EC" w:rsidRDefault="0064581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2"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6"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0" w15:restartNumberingAfterBreak="0">
    <w:nsid w:val="68915423"/>
    <w:multiLevelType w:val="multilevel"/>
    <w:tmpl w:val="A164F7E6"/>
    <w:numStyleLink w:val="Heading"/>
  </w:abstractNum>
  <w:abstractNum w:abstractNumId="81"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692B52DB"/>
    <w:multiLevelType w:val="multilevel"/>
    <w:tmpl w:val="A164F7E6"/>
    <w:numStyleLink w:val="Heading"/>
  </w:abstractNum>
  <w:abstractNum w:abstractNumId="83"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6"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9"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0"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2"/>
  </w:num>
  <w:num w:numId="9">
    <w:abstractNumId w:val="46"/>
  </w:num>
  <w:num w:numId="10">
    <w:abstractNumId w:val="34"/>
  </w:num>
  <w:num w:numId="11">
    <w:abstractNumId w:val="80"/>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8"/>
  </w:num>
  <w:num w:numId="31">
    <w:abstractNumId w:val="12"/>
  </w:num>
  <w:num w:numId="32">
    <w:abstractNumId w:val="91"/>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5"/>
  </w:num>
  <w:num w:numId="45">
    <w:abstractNumId w:val="81"/>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8"/>
  </w:num>
  <w:num w:numId="53">
    <w:abstractNumId w:val="77"/>
  </w:num>
  <w:num w:numId="54">
    <w:abstractNumId w:val="29"/>
  </w:num>
  <w:num w:numId="55">
    <w:abstractNumId w:val="66"/>
  </w:num>
  <w:num w:numId="56">
    <w:abstractNumId w:val="17"/>
  </w:num>
  <w:num w:numId="57">
    <w:abstractNumId w:val="83"/>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9"/>
  </w:num>
  <w:num w:numId="69">
    <w:abstractNumId w:val="36"/>
  </w:num>
  <w:num w:numId="70">
    <w:abstractNumId w:val="23"/>
  </w:num>
  <w:num w:numId="71">
    <w:abstractNumId w:val="79"/>
  </w:num>
  <w:num w:numId="72">
    <w:abstractNumId w:val="22"/>
  </w:num>
  <w:num w:numId="73">
    <w:abstractNumId w:val="74"/>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6"/>
  </w:num>
  <w:num w:numId="88">
    <w:abstractNumId w:val="87"/>
  </w:num>
  <w:num w:numId="89">
    <w:abstractNumId w:val="72"/>
  </w:num>
  <w:num w:numId="90">
    <w:abstractNumId w:val="84"/>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6"/>
  </w:num>
  <w:num w:numId="100">
    <w:abstractNumId w:val="73"/>
  </w:num>
  <w:num w:numId="101">
    <w:abstractNumId w:val="69"/>
  </w:num>
  <w:num w:numId="102">
    <w:abstractNumId w:val="90"/>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5"/>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 w:numId="163">
    <w:abstractNumId w:val="71"/>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BB6"/>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5"/>
    <w:rsid w:val="0005751B"/>
    <w:rsid w:val="00057613"/>
    <w:rsid w:val="00057667"/>
    <w:rsid w:val="00057CBB"/>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772"/>
    <w:rsid w:val="00096BD5"/>
    <w:rsid w:val="00096C31"/>
    <w:rsid w:val="00096C4E"/>
    <w:rsid w:val="00097076"/>
    <w:rsid w:val="00097230"/>
    <w:rsid w:val="00097305"/>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1B26"/>
    <w:rsid w:val="000A26DD"/>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7A7"/>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905"/>
    <w:rsid w:val="00145BBC"/>
    <w:rsid w:val="00145C0D"/>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BE3"/>
    <w:rsid w:val="00157C27"/>
    <w:rsid w:val="00157DE4"/>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FB2"/>
    <w:rsid w:val="00166027"/>
    <w:rsid w:val="00166455"/>
    <w:rsid w:val="0016661E"/>
    <w:rsid w:val="00166C73"/>
    <w:rsid w:val="00167978"/>
    <w:rsid w:val="00167A31"/>
    <w:rsid w:val="00167CFA"/>
    <w:rsid w:val="00167D8B"/>
    <w:rsid w:val="00167F97"/>
    <w:rsid w:val="00170227"/>
    <w:rsid w:val="001702F3"/>
    <w:rsid w:val="0017056B"/>
    <w:rsid w:val="00170C6F"/>
    <w:rsid w:val="00170D6D"/>
    <w:rsid w:val="00170DF8"/>
    <w:rsid w:val="0017125B"/>
    <w:rsid w:val="001718D9"/>
    <w:rsid w:val="00171A51"/>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27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822"/>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9BF"/>
    <w:rsid w:val="00374AF4"/>
    <w:rsid w:val="00374C70"/>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8B"/>
    <w:rsid w:val="00430FAC"/>
    <w:rsid w:val="00430FD1"/>
    <w:rsid w:val="00431169"/>
    <w:rsid w:val="004312DA"/>
    <w:rsid w:val="004316D8"/>
    <w:rsid w:val="0043182A"/>
    <w:rsid w:val="00431C27"/>
    <w:rsid w:val="00431E56"/>
    <w:rsid w:val="00431FA2"/>
    <w:rsid w:val="00432ACD"/>
    <w:rsid w:val="00432BAC"/>
    <w:rsid w:val="00432E51"/>
    <w:rsid w:val="00433020"/>
    <w:rsid w:val="004332E6"/>
    <w:rsid w:val="0043342E"/>
    <w:rsid w:val="004335CF"/>
    <w:rsid w:val="00433940"/>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19"/>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F6D"/>
    <w:rsid w:val="004B7FDC"/>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96E"/>
    <w:rsid w:val="00566B7F"/>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4F53"/>
    <w:rsid w:val="005B5058"/>
    <w:rsid w:val="005B52B9"/>
    <w:rsid w:val="005B5483"/>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364"/>
    <w:rsid w:val="005D1A38"/>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CA1"/>
    <w:rsid w:val="005D4EF1"/>
    <w:rsid w:val="005D50BA"/>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106"/>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61C"/>
    <w:rsid w:val="006466E7"/>
    <w:rsid w:val="00646941"/>
    <w:rsid w:val="006469E8"/>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9B4"/>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C50"/>
    <w:rsid w:val="00671EFF"/>
    <w:rsid w:val="0067251D"/>
    <w:rsid w:val="006725F0"/>
    <w:rsid w:val="0067273E"/>
    <w:rsid w:val="006727C3"/>
    <w:rsid w:val="00672945"/>
    <w:rsid w:val="00672A73"/>
    <w:rsid w:val="00672F93"/>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145"/>
    <w:rsid w:val="006B7435"/>
    <w:rsid w:val="006B7442"/>
    <w:rsid w:val="006B7466"/>
    <w:rsid w:val="006B74F2"/>
    <w:rsid w:val="006B761D"/>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13"/>
    <w:rsid w:val="006F335C"/>
    <w:rsid w:val="006F33E6"/>
    <w:rsid w:val="006F3439"/>
    <w:rsid w:val="006F3563"/>
    <w:rsid w:val="006F370E"/>
    <w:rsid w:val="006F41FF"/>
    <w:rsid w:val="006F42A7"/>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48B3"/>
    <w:rsid w:val="00734D13"/>
    <w:rsid w:val="00735B47"/>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A0F"/>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05F"/>
    <w:rsid w:val="007E55A2"/>
    <w:rsid w:val="007E5B53"/>
    <w:rsid w:val="007E5CEB"/>
    <w:rsid w:val="007E5FEF"/>
    <w:rsid w:val="007E657B"/>
    <w:rsid w:val="007E670E"/>
    <w:rsid w:val="007E68B3"/>
    <w:rsid w:val="007E6B2D"/>
    <w:rsid w:val="007E6EF5"/>
    <w:rsid w:val="007E711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4C7"/>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67F8D"/>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23C8"/>
    <w:rsid w:val="008F2431"/>
    <w:rsid w:val="008F2541"/>
    <w:rsid w:val="008F25C5"/>
    <w:rsid w:val="008F2953"/>
    <w:rsid w:val="008F298C"/>
    <w:rsid w:val="008F2CF5"/>
    <w:rsid w:val="008F3387"/>
    <w:rsid w:val="008F3479"/>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15E"/>
    <w:rsid w:val="009362C5"/>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A1D"/>
    <w:rsid w:val="009F50AC"/>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249"/>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A06"/>
    <w:rsid w:val="00A32AEB"/>
    <w:rsid w:val="00A32DD1"/>
    <w:rsid w:val="00A3338E"/>
    <w:rsid w:val="00A333A9"/>
    <w:rsid w:val="00A334D3"/>
    <w:rsid w:val="00A33823"/>
    <w:rsid w:val="00A338A5"/>
    <w:rsid w:val="00A33A84"/>
    <w:rsid w:val="00A33B80"/>
    <w:rsid w:val="00A33B83"/>
    <w:rsid w:val="00A34462"/>
    <w:rsid w:val="00A34A0A"/>
    <w:rsid w:val="00A34B02"/>
    <w:rsid w:val="00A35258"/>
    <w:rsid w:val="00A3530F"/>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CC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D39"/>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3C92"/>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64"/>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D12"/>
    <w:rsid w:val="00AC6E99"/>
    <w:rsid w:val="00AC700B"/>
    <w:rsid w:val="00AC71D7"/>
    <w:rsid w:val="00AC74F8"/>
    <w:rsid w:val="00AC751E"/>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DB2"/>
    <w:rsid w:val="00AE2279"/>
    <w:rsid w:val="00AE2312"/>
    <w:rsid w:val="00AE23BC"/>
    <w:rsid w:val="00AE2635"/>
    <w:rsid w:val="00AE27AE"/>
    <w:rsid w:val="00AE29E2"/>
    <w:rsid w:val="00AE2A26"/>
    <w:rsid w:val="00AE2ABD"/>
    <w:rsid w:val="00AE2D2E"/>
    <w:rsid w:val="00AE2D66"/>
    <w:rsid w:val="00AE2F36"/>
    <w:rsid w:val="00AE2F50"/>
    <w:rsid w:val="00AE35B6"/>
    <w:rsid w:val="00AE377C"/>
    <w:rsid w:val="00AE3821"/>
    <w:rsid w:val="00AE3856"/>
    <w:rsid w:val="00AE3A74"/>
    <w:rsid w:val="00AE479E"/>
    <w:rsid w:val="00AE53B8"/>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C38"/>
    <w:rsid w:val="00B32190"/>
    <w:rsid w:val="00B32436"/>
    <w:rsid w:val="00B324EF"/>
    <w:rsid w:val="00B3296E"/>
    <w:rsid w:val="00B32EDD"/>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F6C"/>
    <w:rsid w:val="00B452D2"/>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D1D"/>
    <w:rsid w:val="00B93E6D"/>
    <w:rsid w:val="00B9442C"/>
    <w:rsid w:val="00B94488"/>
    <w:rsid w:val="00B944D7"/>
    <w:rsid w:val="00B94B5A"/>
    <w:rsid w:val="00B94C07"/>
    <w:rsid w:val="00B94E1C"/>
    <w:rsid w:val="00B95009"/>
    <w:rsid w:val="00B95260"/>
    <w:rsid w:val="00B952B4"/>
    <w:rsid w:val="00B959AE"/>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4B"/>
    <w:rsid w:val="00BE5C16"/>
    <w:rsid w:val="00BE5D60"/>
    <w:rsid w:val="00BE6101"/>
    <w:rsid w:val="00BE64C1"/>
    <w:rsid w:val="00BE6632"/>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3FB"/>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52A9"/>
    <w:rsid w:val="00C0535C"/>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F81"/>
    <w:rsid w:val="00C203CF"/>
    <w:rsid w:val="00C205EC"/>
    <w:rsid w:val="00C2089A"/>
    <w:rsid w:val="00C2096C"/>
    <w:rsid w:val="00C20C7A"/>
    <w:rsid w:val="00C216FE"/>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4F6F"/>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7DE"/>
    <w:rsid w:val="00CA09D4"/>
    <w:rsid w:val="00CA0D51"/>
    <w:rsid w:val="00CA0D69"/>
    <w:rsid w:val="00CA10AC"/>
    <w:rsid w:val="00CA1177"/>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73EC"/>
    <w:rsid w:val="00CA73F6"/>
    <w:rsid w:val="00CA76FE"/>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986"/>
    <w:rsid w:val="00CC5C5D"/>
    <w:rsid w:val="00CC61B1"/>
    <w:rsid w:val="00CC63DA"/>
    <w:rsid w:val="00CC64B1"/>
    <w:rsid w:val="00CC6710"/>
    <w:rsid w:val="00CC6771"/>
    <w:rsid w:val="00CC6A63"/>
    <w:rsid w:val="00CC6BB6"/>
    <w:rsid w:val="00CC6EEF"/>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33F"/>
    <w:rsid w:val="00D648C2"/>
    <w:rsid w:val="00D64AC1"/>
    <w:rsid w:val="00D64B4F"/>
    <w:rsid w:val="00D64F22"/>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DED"/>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84"/>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5D6"/>
    <w:rsid w:val="00E27604"/>
    <w:rsid w:val="00E27930"/>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810"/>
    <w:rsid w:val="00ED189A"/>
    <w:rsid w:val="00ED1B30"/>
    <w:rsid w:val="00ED1BFC"/>
    <w:rsid w:val="00ED1F0F"/>
    <w:rsid w:val="00ED1FCE"/>
    <w:rsid w:val="00ED21EB"/>
    <w:rsid w:val="00ED240D"/>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EB"/>
    <w:rsid w:val="00ED7E9E"/>
    <w:rsid w:val="00ED7EF2"/>
    <w:rsid w:val="00EE078C"/>
    <w:rsid w:val="00EE1188"/>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FA"/>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D1"/>
    <w:rsid w:val="00FC5834"/>
    <w:rsid w:val="00FC5873"/>
    <w:rsid w:val="00FC5CBB"/>
    <w:rsid w:val="00FC5EB0"/>
    <w:rsid w:val="00FC5FFE"/>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C1F"/>
    <w:rsid w:val="00FE627C"/>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303B2"/>
    <w:rPr>
      <w:rFonts w:ascii="Courier New" w:hAnsi="Courier New"/>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461</Pages>
  <Words>140144</Words>
  <Characters>742766</Characters>
  <Application>Microsoft Office Word</Application>
  <DocSecurity>0</DocSecurity>
  <Lines>6189</Lines>
  <Paragraphs>1762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112</cp:revision>
  <cp:lastPrinted>2017-05-07T13:41:00Z</cp:lastPrinted>
  <dcterms:created xsi:type="dcterms:W3CDTF">2020-09-25T11:56:00Z</dcterms:created>
  <dcterms:modified xsi:type="dcterms:W3CDTF">2020-09-27T21:38:00Z</dcterms:modified>
</cp:coreProperties>
</file>