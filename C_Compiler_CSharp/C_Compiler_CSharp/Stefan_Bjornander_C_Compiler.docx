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2880DDEE" w14:textId="1BE0399E" w:rsidR="00207336" w:rsidRPr="00D822A3" w:rsidRDefault="00CB5140">
          <w:pPr>
            <w:pStyle w:val="Innehll1"/>
            <w:rPr>
              <w:rFonts w:asciiTheme="minorHAnsi" w:eastAsiaTheme="minorEastAsia" w:hAnsiTheme="minorHAnsi"/>
              <w:noProof/>
              <w:color w:val="auto"/>
              <w:lang w:val="en-GB"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119833" w:history="1">
            <w:r w:rsidR="00207336" w:rsidRPr="00D822A3">
              <w:rPr>
                <w:rStyle w:val="Hyperlnk"/>
                <w:noProof/>
                <w:lang w:val="en-GB"/>
              </w:rPr>
              <w:t>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Introduction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2CEB459" w14:textId="56CC1735"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834"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Phases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EE99FB5" w14:textId="72E6C42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3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3A0D9D0" w14:textId="09FC1814"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3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2CD0F288" w14:textId="145D9D2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3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 and Middle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6F50972" w14:textId="10D3AC2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38" w:history="1">
            <w:r w:rsidR="00207336" w:rsidRPr="00D822A3">
              <w:rPr>
                <w:rStyle w:val="Hyperlnk"/>
                <w:noProof/>
                <w:lang w:val="en-GB"/>
              </w:rPr>
              <w:t>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784389" w14:textId="62659DC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39" w:history="1">
            <w:r w:rsidR="00207336" w:rsidRPr="00D822A3">
              <w:rPr>
                <w:rStyle w:val="Hyperlnk"/>
                <w:noProof/>
                <w:lang w:val="en-GB"/>
              </w:rPr>
              <w:t>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5DC3D8E7" w14:textId="663C188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0" w:history="1">
            <w:r w:rsidR="00207336" w:rsidRPr="00D822A3">
              <w:rPr>
                <w:rStyle w:val="Hyperlnk"/>
                <w:noProof/>
                <w:lang w:val="en-GB"/>
              </w:rPr>
              <w:t>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3D64F29B" w14:textId="7BDA5D0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1" w:history="1">
            <w:r w:rsidR="00207336" w:rsidRPr="00D822A3">
              <w:rPr>
                <w:rStyle w:val="Hyperlnk"/>
                <w:noProof/>
                <w:lang w:val="en-GB"/>
              </w:rPr>
              <w:t>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 and Declaration Specifiers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4BBF23B" w14:textId="2932725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2" w:history="1">
            <w:r w:rsidR="00207336" w:rsidRPr="00D822A3">
              <w:rPr>
                <w:rStyle w:val="Hyperlnk"/>
                <w:noProof/>
                <w:lang w:val="en-GB"/>
              </w:rPr>
              <w:t>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948BE0B" w14:textId="6AB30CA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3" w:history="1">
            <w:r w:rsidR="00207336" w:rsidRPr="00D822A3">
              <w:rPr>
                <w:rStyle w:val="Hyperlnk"/>
                <w:noProof/>
                <w:lang w:val="en-GB"/>
              </w:rPr>
              <w:t>1.1.9.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6AF6219" w14:textId="3BC59BD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4" w:history="1">
            <w:r w:rsidR="00207336" w:rsidRPr="00D822A3">
              <w:rPr>
                <w:rStyle w:val="Hyperlnk"/>
                <w:noProof/>
                <w:lang w:val="en-GB"/>
              </w:rPr>
              <w:t>1.1.10.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53121A" w14:textId="4409A4D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4AEA520D" w14:textId="68AF7B7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Object Code Generator and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1A5A9810" w14:textId="5EAE4A4C"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0886166" w14:textId="04FAD425"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848"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Main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B0D59C0" w14:textId="3A8AC1D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49"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Generating the Assembly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14</w:t>
            </w:r>
            <w:r w:rsidR="00207336" w:rsidRPr="00D822A3">
              <w:rPr>
                <w:noProof/>
                <w:webHidden/>
                <w:lang w:val="en-GB"/>
              </w:rPr>
              <w:fldChar w:fldCharType="end"/>
            </w:r>
          </w:hyperlink>
        </w:p>
        <w:p w14:paraId="3A38F078" w14:textId="4682B24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50"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Generate the Make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w:t>
            </w:r>
            <w:r w:rsidR="00207336" w:rsidRPr="00D822A3">
              <w:rPr>
                <w:noProof/>
                <w:webHidden/>
                <w:lang w:val="en-GB"/>
              </w:rPr>
              <w:fldChar w:fldCharType="end"/>
            </w:r>
          </w:hyperlink>
        </w:p>
        <w:p w14:paraId="356DFDA4" w14:textId="54B8316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51" w:history="1">
            <w:r w:rsidR="00207336" w:rsidRPr="00D822A3">
              <w:rPr>
                <w:rStyle w:val="Hyperlnk"/>
                <w:noProof/>
                <w:highlight w:val="white"/>
                <w:lang w:val="en-GB"/>
              </w:rPr>
              <w:t>1.2.2.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Is the Object File Fresh?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w:t>
            </w:r>
            <w:r w:rsidR="00207336" w:rsidRPr="00D822A3">
              <w:rPr>
                <w:noProof/>
                <w:webHidden/>
                <w:lang w:val="en-GB"/>
              </w:rPr>
              <w:fldChar w:fldCharType="end"/>
            </w:r>
          </w:hyperlink>
        </w:p>
        <w:p w14:paraId="57A85272" w14:textId="4ABA8A08" w:rsidR="00207336" w:rsidRPr="00D822A3" w:rsidRDefault="00D9319D">
          <w:pPr>
            <w:pStyle w:val="Innehll1"/>
            <w:rPr>
              <w:rFonts w:asciiTheme="minorHAnsi" w:eastAsiaTheme="minorEastAsia" w:hAnsiTheme="minorHAnsi"/>
              <w:noProof/>
              <w:color w:val="auto"/>
              <w:lang w:val="en-GB" w:eastAsia="sv-SE"/>
            </w:rPr>
          </w:pPr>
          <w:hyperlink w:anchor="_Toc54119852" w:history="1">
            <w:r w:rsidR="00207336" w:rsidRPr="00D822A3">
              <w:rPr>
                <w:rStyle w:val="Hyperlnk"/>
                <w:noProof/>
                <w:lang w:val="en-GB"/>
              </w:rPr>
              <w:t>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6F6FBF65" w14:textId="001CAC4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5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typedef-name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2D0E79AF" w14:textId="23E751DB"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854" w:history="1">
            <w:r w:rsidR="00207336" w:rsidRPr="00D822A3">
              <w:rPr>
                <w:rStyle w:val="Hyperlnk"/>
                <w:noProof/>
                <w:lang w:val="en-GB"/>
              </w:rPr>
              <w:t>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1F5EE8F2" w14:textId="2A642E36" w:rsidR="00207336" w:rsidRPr="00D822A3" w:rsidRDefault="00D9319D">
          <w:pPr>
            <w:pStyle w:val="Innehll1"/>
            <w:rPr>
              <w:rFonts w:asciiTheme="minorHAnsi" w:eastAsiaTheme="minorEastAsia" w:hAnsiTheme="minorHAnsi"/>
              <w:noProof/>
              <w:color w:val="auto"/>
              <w:lang w:val="en-GB" w:eastAsia="sv-SE"/>
            </w:rPr>
          </w:pPr>
          <w:hyperlink w:anchor="_Toc54119855" w:history="1">
            <w:r w:rsidR="00207336" w:rsidRPr="00D822A3">
              <w:rPr>
                <w:rStyle w:val="Hyperlnk"/>
                <w:noProof/>
                <w:lang w:val="en-GB"/>
              </w:rPr>
              <w:t>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w:t>
            </w:r>
            <w:r w:rsidR="00207336" w:rsidRPr="00D822A3">
              <w:rPr>
                <w:noProof/>
                <w:webHidden/>
                <w:lang w:val="en-GB"/>
              </w:rPr>
              <w:fldChar w:fldCharType="end"/>
            </w:r>
          </w:hyperlink>
        </w:p>
        <w:p w14:paraId="171B5280" w14:textId="336974B5"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856" w:history="1">
            <w:r w:rsidR="00207336" w:rsidRPr="00D822A3">
              <w:rPr>
                <w:rStyle w:val="Hyperlnk"/>
                <w:noProof/>
                <w:lang w:val="en-GB"/>
              </w:rPr>
              <w:t>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0E38B006" w14:textId="5795E4C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57"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2FC5A083" w14:textId="723E024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58" w:history="1">
            <w:r w:rsidR="00207336" w:rsidRPr="00D822A3">
              <w:rPr>
                <w:rStyle w:val="Hyperlnk"/>
                <w:noProof/>
                <w:lang w:val="en-GB"/>
              </w:rPr>
              <w:t>3.1.2.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 Definition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w:t>
            </w:r>
            <w:r w:rsidR="00207336" w:rsidRPr="00D822A3">
              <w:rPr>
                <w:noProof/>
                <w:webHidden/>
                <w:lang w:val="en-GB"/>
              </w:rPr>
              <w:fldChar w:fldCharType="end"/>
            </w:r>
          </w:hyperlink>
        </w:p>
        <w:p w14:paraId="4BAB7C42" w14:textId="5F894CA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59" w:history="1">
            <w:r w:rsidR="00207336" w:rsidRPr="00D822A3">
              <w:rPr>
                <w:rStyle w:val="Hyperlnk"/>
                <w:noProof/>
                <w:highlight w:val="white"/>
                <w:lang w:val="en-GB"/>
              </w:rPr>
              <w:t>3.1.3.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Specifier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w:t>
            </w:r>
            <w:r w:rsidR="00207336" w:rsidRPr="00D822A3">
              <w:rPr>
                <w:noProof/>
                <w:webHidden/>
                <w:lang w:val="en-GB"/>
              </w:rPr>
              <w:fldChar w:fldCharType="end"/>
            </w:r>
          </w:hyperlink>
        </w:p>
        <w:p w14:paraId="0CCAD270" w14:textId="2220DA6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0" w:history="1">
            <w:r w:rsidR="00207336" w:rsidRPr="00D822A3">
              <w:rPr>
                <w:rStyle w:val="Hyperlnk"/>
                <w:noProof/>
                <w:highlight w:val="white"/>
                <w:lang w:val="en-GB"/>
              </w:rPr>
              <w:t>3.1.4.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Declarator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49</w:t>
            </w:r>
            <w:r w:rsidR="00207336" w:rsidRPr="00D822A3">
              <w:rPr>
                <w:noProof/>
                <w:webHidden/>
                <w:lang w:val="en-GB"/>
              </w:rPr>
              <w:fldChar w:fldCharType="end"/>
            </w:r>
          </w:hyperlink>
        </w:p>
        <w:p w14:paraId="5BF7B9B9" w14:textId="69102F12"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861" w:history="1">
            <w:r w:rsidR="00207336" w:rsidRPr="00D822A3">
              <w:rPr>
                <w:rStyle w:val="Hyperlnk"/>
                <w:noProof/>
                <w:highlight w:val="white"/>
                <w:lang w:val="en-GB"/>
              </w:rPr>
              <w:t>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499CE066" w14:textId="23BE5D7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2"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Nested-If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22597C01" w14:textId="50A7B904"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3"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Forward-Jump Problem (Backpatching)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63</w:t>
            </w:r>
            <w:r w:rsidR="00207336" w:rsidRPr="00D822A3">
              <w:rPr>
                <w:noProof/>
                <w:webHidden/>
                <w:lang w:val="en-GB"/>
              </w:rPr>
              <w:fldChar w:fldCharType="end"/>
            </w:r>
          </w:hyperlink>
        </w:p>
        <w:p w14:paraId="5DF6E8C2" w14:textId="68B90DC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4"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Header Rules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644C55BB" w14:textId="3432F05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5"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5F81DF6B" w14:textId="3E3EF90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6" w:history="1">
            <w:r w:rsidR="00207336" w:rsidRPr="00D822A3">
              <w:rPr>
                <w:rStyle w:val="Hyperlnk"/>
                <w:noProof/>
                <w:highlight w:val="white"/>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Case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67</w:t>
            </w:r>
            <w:r w:rsidR="00207336" w:rsidRPr="00D822A3">
              <w:rPr>
                <w:noProof/>
                <w:webHidden/>
                <w:lang w:val="en-GB"/>
              </w:rPr>
              <w:fldChar w:fldCharType="end"/>
            </w:r>
          </w:hyperlink>
        </w:p>
        <w:p w14:paraId="1464E8B6" w14:textId="4900AC8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Default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68</w:t>
            </w:r>
            <w:r w:rsidR="00207336" w:rsidRPr="00D822A3">
              <w:rPr>
                <w:noProof/>
                <w:webHidden/>
                <w:lang w:val="en-GB"/>
              </w:rPr>
              <w:fldChar w:fldCharType="end"/>
            </w:r>
          </w:hyperlink>
        </w:p>
        <w:p w14:paraId="7E40439D" w14:textId="738D3CA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8"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While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69</w:t>
            </w:r>
            <w:r w:rsidR="00207336" w:rsidRPr="00D822A3">
              <w:rPr>
                <w:noProof/>
                <w:webHidden/>
                <w:lang w:val="en-GB"/>
              </w:rPr>
              <w:fldChar w:fldCharType="end"/>
            </w:r>
          </w:hyperlink>
        </w:p>
        <w:p w14:paraId="026ED267" w14:textId="1A52F39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69" w:history="1">
            <w:r w:rsidR="00207336" w:rsidRPr="00D822A3">
              <w:rPr>
                <w:rStyle w:val="Hyperlnk"/>
                <w:noProof/>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70</w:t>
            </w:r>
            <w:r w:rsidR="00207336" w:rsidRPr="00D822A3">
              <w:rPr>
                <w:noProof/>
                <w:webHidden/>
                <w:lang w:val="en-GB"/>
              </w:rPr>
              <w:fldChar w:fldCharType="end"/>
            </w:r>
          </w:hyperlink>
        </w:p>
        <w:p w14:paraId="708A7056" w14:textId="25C119B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0" w:history="1">
            <w:r w:rsidR="00207336" w:rsidRPr="00D822A3">
              <w:rPr>
                <w:rStyle w:val="Hyperlnk"/>
                <w:noProof/>
                <w:lang w:val="en-GB"/>
              </w:rPr>
              <w:t>3.2.4.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71</w:t>
            </w:r>
            <w:r w:rsidR="00207336" w:rsidRPr="00D822A3">
              <w:rPr>
                <w:noProof/>
                <w:webHidden/>
                <w:lang w:val="en-GB"/>
              </w:rPr>
              <w:fldChar w:fldCharType="end"/>
            </w:r>
          </w:hyperlink>
        </w:p>
        <w:p w14:paraId="0A0498EC" w14:textId="7D3DE57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1" w:history="1">
            <w:r w:rsidR="00207336" w:rsidRPr="00D822A3">
              <w:rPr>
                <w:rStyle w:val="Hyperlnk"/>
                <w:noProof/>
                <w:lang w:val="en-GB"/>
              </w:rPr>
              <w:t>3.2.5.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Label and Goto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73</w:t>
            </w:r>
            <w:r w:rsidR="00207336" w:rsidRPr="00D822A3">
              <w:rPr>
                <w:noProof/>
                <w:webHidden/>
                <w:lang w:val="en-GB"/>
              </w:rPr>
              <w:fldChar w:fldCharType="end"/>
            </w:r>
          </w:hyperlink>
        </w:p>
        <w:p w14:paraId="6D6B3BB8" w14:textId="399E561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2" w:history="1">
            <w:r w:rsidR="00207336" w:rsidRPr="00D822A3">
              <w:rPr>
                <w:rStyle w:val="Hyperlnk"/>
                <w:noProof/>
                <w:lang w:val="en-GB"/>
              </w:rPr>
              <w:t>3.2.6.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Return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74</w:t>
            </w:r>
            <w:r w:rsidR="00207336" w:rsidRPr="00D822A3">
              <w:rPr>
                <w:noProof/>
                <w:webHidden/>
                <w:lang w:val="en-GB"/>
              </w:rPr>
              <w:fldChar w:fldCharType="end"/>
            </w:r>
          </w:hyperlink>
        </w:p>
        <w:p w14:paraId="45DF0591" w14:textId="2D7C046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3" w:history="1">
            <w:r w:rsidR="00207336" w:rsidRPr="00D822A3">
              <w:rPr>
                <w:rStyle w:val="Hyperlnk"/>
                <w:noProof/>
                <w:lang w:val="en-GB"/>
              </w:rPr>
              <w:t>3.2.7.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Optional Expression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17E5721B" w14:textId="7A9DB75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4" w:history="1">
            <w:r w:rsidR="00207336" w:rsidRPr="00D822A3">
              <w:rPr>
                <w:rStyle w:val="Hyperlnk"/>
                <w:noProof/>
                <w:lang w:val="en-GB"/>
              </w:rPr>
              <w:t>3.2.8.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Block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585734E6" w14:textId="144B153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5" w:history="1">
            <w:r w:rsidR="00207336" w:rsidRPr="00D822A3">
              <w:rPr>
                <w:rStyle w:val="Hyperlnk"/>
                <w:noProof/>
                <w:lang w:val="en-GB"/>
              </w:rPr>
              <w:t>3.2.9.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24953326" w14:textId="645C874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6" w:history="1">
            <w:r w:rsidR="00207336" w:rsidRPr="00D822A3">
              <w:rPr>
                <w:rStyle w:val="Hyperlnk"/>
                <w:noProof/>
                <w:lang w:val="en-GB"/>
              </w:rPr>
              <w:t>3.2.10.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Register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0AD7F93F" w14:textId="7A35951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Interrupt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1A81A175" w14:textId="4676D52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78"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System Call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7A1BC87D" w14:textId="2B6253B0"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879" w:history="1">
            <w:r w:rsidR="00207336" w:rsidRPr="00D822A3">
              <w:rPr>
                <w:rStyle w:val="Hyperlnk"/>
                <w:noProof/>
                <w:lang w:val="en-GB"/>
              </w:rPr>
              <w:t>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16E74C16" w14:textId="7C9F9F2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0"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Assignment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79</w:t>
            </w:r>
            <w:r w:rsidR="00207336" w:rsidRPr="00D822A3">
              <w:rPr>
                <w:noProof/>
                <w:webHidden/>
                <w:lang w:val="en-GB"/>
              </w:rPr>
              <w:fldChar w:fldCharType="end"/>
            </w:r>
          </w:hyperlink>
        </w:p>
        <w:p w14:paraId="425EB864" w14:textId="190A304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1"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82</w:t>
            </w:r>
            <w:r w:rsidR="00207336" w:rsidRPr="00D822A3">
              <w:rPr>
                <w:noProof/>
                <w:webHidden/>
                <w:lang w:val="en-GB"/>
              </w:rPr>
              <w:fldChar w:fldCharType="end"/>
            </w:r>
          </w:hyperlink>
        </w:p>
        <w:p w14:paraId="46D4AA59" w14:textId="48FCFF9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2"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84</w:t>
            </w:r>
            <w:r w:rsidR="00207336" w:rsidRPr="00D822A3">
              <w:rPr>
                <w:noProof/>
                <w:webHidden/>
                <w:lang w:val="en-GB"/>
              </w:rPr>
              <w:fldChar w:fldCharType="end"/>
            </w:r>
          </w:hyperlink>
        </w:p>
        <w:p w14:paraId="6797DFE3" w14:textId="4A8A514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3"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85</w:t>
            </w:r>
            <w:r w:rsidR="00207336" w:rsidRPr="00D822A3">
              <w:rPr>
                <w:noProof/>
                <w:webHidden/>
                <w:lang w:val="en-GB"/>
              </w:rPr>
              <w:fldChar w:fldCharType="end"/>
            </w:r>
          </w:hyperlink>
        </w:p>
        <w:p w14:paraId="4874F336" w14:textId="559D95F4"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4"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87</w:t>
            </w:r>
            <w:r w:rsidR="00207336" w:rsidRPr="00D822A3">
              <w:rPr>
                <w:noProof/>
                <w:webHidden/>
                <w:lang w:val="en-GB"/>
              </w:rPr>
              <w:fldChar w:fldCharType="end"/>
            </w:r>
          </w:hyperlink>
        </w:p>
        <w:p w14:paraId="49A34019" w14:textId="4D0F05D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5"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Shift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89</w:t>
            </w:r>
            <w:r w:rsidR="00207336" w:rsidRPr="00D822A3">
              <w:rPr>
                <w:noProof/>
                <w:webHidden/>
                <w:lang w:val="en-GB"/>
              </w:rPr>
              <w:fldChar w:fldCharType="end"/>
            </w:r>
          </w:hyperlink>
        </w:p>
        <w:p w14:paraId="16DEE4FD" w14:textId="214C303E"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6" w:history="1">
            <w:r w:rsidR="00207336" w:rsidRPr="00D822A3">
              <w:rPr>
                <w:rStyle w:val="Hyperlnk"/>
                <w:noProof/>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Equality and 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90</w:t>
            </w:r>
            <w:r w:rsidR="00207336" w:rsidRPr="00D822A3">
              <w:rPr>
                <w:noProof/>
                <w:webHidden/>
                <w:lang w:val="en-GB"/>
              </w:rPr>
              <w:fldChar w:fldCharType="end"/>
            </w:r>
          </w:hyperlink>
        </w:p>
        <w:p w14:paraId="00037297" w14:textId="0F14201C"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7"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Subtraction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91</w:t>
            </w:r>
            <w:r w:rsidR="00207336" w:rsidRPr="00D822A3">
              <w:rPr>
                <w:noProof/>
                <w:webHidden/>
                <w:lang w:val="en-GB"/>
              </w:rPr>
              <w:fldChar w:fldCharType="end"/>
            </w:r>
          </w:hyperlink>
        </w:p>
        <w:p w14:paraId="1F4FB292" w14:textId="06A8A42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8"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Multiplication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94</w:t>
            </w:r>
            <w:r w:rsidR="00207336" w:rsidRPr="00D822A3">
              <w:rPr>
                <w:noProof/>
                <w:webHidden/>
                <w:lang w:val="en-GB"/>
              </w:rPr>
              <w:fldChar w:fldCharType="end"/>
            </w:r>
          </w:hyperlink>
        </w:p>
        <w:p w14:paraId="4F8248DB" w14:textId="2B5767B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89" w:history="1">
            <w:r w:rsidR="00207336" w:rsidRPr="00D822A3">
              <w:rPr>
                <w:rStyle w:val="Hyperlnk"/>
                <w:noProof/>
                <w:lang w:val="en-GB"/>
              </w:rPr>
              <w:t>3.3.5.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Cast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5431DB9A" w14:textId="3D28ED3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0" w:history="1">
            <w:r w:rsidR="00207336" w:rsidRPr="00D822A3">
              <w:rPr>
                <w:rStyle w:val="Hyperlnk"/>
                <w:noProof/>
                <w:lang w:val="en-GB"/>
              </w:rPr>
              <w:t>3.3.6.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Prefix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17C2839B" w14:textId="39F3362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1" w:history="1">
            <w:r w:rsidR="00207336" w:rsidRPr="00D822A3">
              <w:rPr>
                <w:rStyle w:val="Hyperlnk"/>
                <w:noProof/>
                <w:lang w:val="en-GB"/>
              </w:rPr>
              <w:t>3.3.7.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Unary Addition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1C3F90ED" w14:textId="0642422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2" w:history="1">
            <w:r w:rsidR="00207336" w:rsidRPr="00D822A3">
              <w:rPr>
                <w:rStyle w:val="Hyperlnk"/>
                <w:noProof/>
                <w:highlight w:val="white"/>
                <w:lang w:val="en-GB"/>
              </w:rPr>
              <w:t>3.3.8.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Logical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4DA78FBD" w14:textId="18A97F5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3" w:history="1">
            <w:r w:rsidR="00207336" w:rsidRPr="00D822A3">
              <w:rPr>
                <w:rStyle w:val="Hyperlnk"/>
                <w:noProof/>
                <w:highlight w:val="white"/>
                <w:lang w:val="en-GB"/>
              </w:rPr>
              <w:t>3.3.9.</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304235FB" w14:textId="56F0CB0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4" w:history="1">
            <w:r w:rsidR="00207336" w:rsidRPr="00D822A3">
              <w:rPr>
                <w:rStyle w:val="Hyperlnk"/>
                <w:noProof/>
                <w:highlight w:val="white"/>
                <w:lang w:val="en-GB"/>
              </w:rPr>
              <w:t>3.3.10.</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Sizeof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771D9C5F" w14:textId="4824BD1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5" w:history="1">
            <w:r w:rsidR="00207336" w:rsidRPr="00D822A3">
              <w:rPr>
                <w:rStyle w:val="Hyperlnk"/>
                <w:noProof/>
                <w:highlight w:val="white"/>
                <w:lang w:val="en-GB"/>
              </w:rPr>
              <w:t>3.3.11.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99</w:t>
            </w:r>
            <w:r w:rsidR="00207336" w:rsidRPr="00D822A3">
              <w:rPr>
                <w:noProof/>
                <w:webHidden/>
                <w:lang w:val="en-GB"/>
              </w:rPr>
              <w:fldChar w:fldCharType="end"/>
            </w:r>
          </w:hyperlink>
        </w:p>
        <w:p w14:paraId="4604DF93" w14:textId="7B4DB365"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6" w:history="1">
            <w:r w:rsidR="00207336" w:rsidRPr="00D822A3">
              <w:rPr>
                <w:rStyle w:val="Hyperlnk"/>
                <w:noProof/>
                <w:highlight w:val="white"/>
                <w:lang w:val="en-GB"/>
              </w:rPr>
              <w:t>3.3.12.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Dereference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4401D601" w14:textId="6F43FE0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7"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Prefix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157BC8C5" w14:textId="181524F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8"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Postfix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102</w:t>
            </w:r>
            <w:r w:rsidR="00207336" w:rsidRPr="00D822A3">
              <w:rPr>
                <w:noProof/>
                <w:webHidden/>
                <w:lang w:val="en-GB"/>
              </w:rPr>
              <w:fldChar w:fldCharType="end"/>
            </w:r>
          </w:hyperlink>
        </w:p>
        <w:p w14:paraId="48D1F054" w14:textId="6D23900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899" w:history="1">
            <w:r w:rsidR="00207336" w:rsidRPr="00D822A3">
              <w:rPr>
                <w:rStyle w:val="Hyperlnk"/>
                <w:noProof/>
                <w:highlight w:val="white"/>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Arrow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38FD9A49" w14:textId="0B99F7B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0"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Index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7414BF34" w14:textId="7AED0BB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1"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105</w:t>
            </w:r>
            <w:r w:rsidR="00207336" w:rsidRPr="00D822A3">
              <w:rPr>
                <w:noProof/>
                <w:webHidden/>
                <w:lang w:val="en-GB"/>
              </w:rPr>
              <w:fldChar w:fldCharType="end"/>
            </w:r>
          </w:hyperlink>
        </w:p>
        <w:p w14:paraId="5AF8222E" w14:textId="623BCF1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2"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106</w:t>
            </w:r>
            <w:r w:rsidR="00207336" w:rsidRPr="00D822A3">
              <w:rPr>
                <w:noProof/>
                <w:webHidden/>
                <w:lang w:val="en-GB"/>
              </w:rPr>
              <w:fldChar w:fldCharType="end"/>
            </w:r>
          </w:hyperlink>
        </w:p>
        <w:p w14:paraId="7C4414F3" w14:textId="58B1416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3"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Argument Expression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109</w:t>
            </w:r>
            <w:r w:rsidR="00207336" w:rsidRPr="00D822A3">
              <w:rPr>
                <w:noProof/>
                <w:webHidden/>
                <w:lang w:val="en-GB"/>
              </w:rPr>
              <w:fldChar w:fldCharType="end"/>
            </w:r>
          </w:hyperlink>
        </w:p>
        <w:p w14:paraId="5AE4B11A" w14:textId="43342D6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4"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Primary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110</w:t>
            </w:r>
            <w:r w:rsidR="00207336" w:rsidRPr="00D822A3">
              <w:rPr>
                <w:noProof/>
                <w:webHidden/>
                <w:lang w:val="en-GB"/>
              </w:rPr>
              <w:fldChar w:fldCharType="end"/>
            </w:r>
          </w:hyperlink>
        </w:p>
        <w:p w14:paraId="126B11FB" w14:textId="60200BF4" w:rsidR="00207336" w:rsidRPr="00D822A3" w:rsidRDefault="00D9319D">
          <w:pPr>
            <w:pStyle w:val="Innehll1"/>
            <w:rPr>
              <w:rFonts w:asciiTheme="minorHAnsi" w:eastAsiaTheme="minorEastAsia" w:hAnsiTheme="minorHAnsi"/>
              <w:noProof/>
              <w:color w:val="auto"/>
              <w:lang w:val="en-GB" w:eastAsia="sv-SE"/>
            </w:rPr>
          </w:pPr>
          <w:hyperlink w:anchor="_Toc54119905" w:history="1">
            <w:r w:rsidR="00207336" w:rsidRPr="00D822A3">
              <w:rPr>
                <w:rStyle w:val="Hyperlnk"/>
                <w:noProof/>
                <w:lang w:val="en-GB"/>
              </w:rPr>
              <w:t>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Middle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113</w:t>
            </w:r>
            <w:r w:rsidR="00207336" w:rsidRPr="00D822A3">
              <w:rPr>
                <w:noProof/>
                <w:webHidden/>
                <w:lang w:val="en-GB"/>
              </w:rPr>
              <w:fldChar w:fldCharType="end"/>
            </w:r>
          </w:hyperlink>
        </w:p>
        <w:p w14:paraId="309D945D" w14:textId="72C88C21" w:rsidR="00207336" w:rsidRPr="00D822A3" w:rsidRDefault="00D9319D">
          <w:pPr>
            <w:pStyle w:val="Innehll1"/>
            <w:rPr>
              <w:rFonts w:asciiTheme="minorHAnsi" w:eastAsiaTheme="minorEastAsia" w:hAnsiTheme="minorHAnsi"/>
              <w:noProof/>
              <w:color w:val="auto"/>
              <w:lang w:val="en-GB" w:eastAsia="sv-SE"/>
            </w:rPr>
          </w:pPr>
          <w:hyperlink w:anchor="_Toc54119906" w:history="1">
            <w:r w:rsidR="00207336" w:rsidRPr="00D822A3">
              <w:rPr>
                <w:rStyle w:val="Hyperlnk"/>
                <w:noProof/>
                <w:lang w:val="en-GB"/>
              </w:rPr>
              <w:t>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285186E2" w14:textId="15564FB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7"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5AB0506F" w14:textId="10A2819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08" w:history="1">
            <w:r w:rsidR="00207336" w:rsidRPr="00D822A3">
              <w:rPr>
                <w:rStyle w:val="Hyperlnk"/>
                <w:noProof/>
                <w:lang w:val="en-GB"/>
              </w:rPr>
              <w:t>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390AA557" w14:textId="3451D8A0" w:rsidR="00207336" w:rsidRPr="00D822A3" w:rsidRDefault="00D9319D">
          <w:pPr>
            <w:pStyle w:val="Innehll1"/>
            <w:rPr>
              <w:rFonts w:asciiTheme="minorHAnsi" w:eastAsiaTheme="minorEastAsia" w:hAnsiTheme="minorHAnsi"/>
              <w:noProof/>
              <w:color w:val="auto"/>
              <w:lang w:val="en-GB" w:eastAsia="sv-SE"/>
            </w:rPr>
          </w:pPr>
          <w:hyperlink w:anchor="_Toc54119909" w:history="1">
            <w:r w:rsidR="00207336" w:rsidRPr="00D822A3">
              <w:rPr>
                <w:rStyle w:val="Hyperlnk"/>
                <w:noProof/>
                <w:lang w:val="en-GB"/>
              </w:rPr>
              <w:t>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Specifiers and 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115</w:t>
            </w:r>
            <w:r w:rsidR="00207336" w:rsidRPr="00D822A3">
              <w:rPr>
                <w:noProof/>
                <w:webHidden/>
                <w:lang w:val="en-GB"/>
              </w:rPr>
              <w:fldChar w:fldCharType="end"/>
            </w:r>
          </w:hyperlink>
        </w:p>
        <w:p w14:paraId="6875CD79" w14:textId="2B553A75"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0" w:history="1">
            <w:r w:rsidR="00207336" w:rsidRPr="00D822A3">
              <w:rPr>
                <w:rStyle w:val="Hyperlnk"/>
                <w:noProof/>
                <w:lang w:val="en-GB"/>
              </w:rPr>
              <w:t>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121</w:t>
            </w:r>
            <w:r w:rsidR="00207336" w:rsidRPr="00D822A3">
              <w:rPr>
                <w:noProof/>
                <w:webHidden/>
                <w:lang w:val="en-GB"/>
              </w:rPr>
              <w:fldChar w:fldCharType="end"/>
            </w:r>
          </w:hyperlink>
        </w:p>
        <w:p w14:paraId="0A58971E" w14:textId="31FE79DC" w:rsidR="00207336" w:rsidRPr="00D822A3" w:rsidRDefault="00D9319D">
          <w:pPr>
            <w:pStyle w:val="Innehll1"/>
            <w:rPr>
              <w:rFonts w:asciiTheme="minorHAnsi" w:eastAsiaTheme="minorEastAsia" w:hAnsiTheme="minorHAnsi"/>
              <w:noProof/>
              <w:color w:val="auto"/>
              <w:lang w:val="en-GB" w:eastAsia="sv-SE"/>
            </w:rPr>
          </w:pPr>
          <w:hyperlink w:anchor="_Toc54119911" w:history="1">
            <w:r w:rsidR="00207336" w:rsidRPr="00D822A3">
              <w:rPr>
                <w:rStyle w:val="Hyperlnk"/>
                <w:noProof/>
                <w:lang w:val="en-GB"/>
              </w:rPr>
              <w:t>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123</w:t>
            </w:r>
            <w:r w:rsidR="00207336" w:rsidRPr="00D822A3">
              <w:rPr>
                <w:noProof/>
                <w:webHidden/>
                <w:lang w:val="en-GB"/>
              </w:rPr>
              <w:fldChar w:fldCharType="end"/>
            </w:r>
          </w:hyperlink>
        </w:p>
        <w:p w14:paraId="03AA0C8E" w14:textId="2CF5181D"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2" w:history="1">
            <w:r w:rsidR="00207336" w:rsidRPr="00D822A3">
              <w:rPr>
                <w:rStyle w:val="Hyperlnk"/>
                <w:noProof/>
                <w:lang w:val="en-GB"/>
              </w:rPr>
              <w:t>7.1.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129</w:t>
            </w:r>
            <w:r w:rsidR="00207336" w:rsidRPr="00D822A3">
              <w:rPr>
                <w:noProof/>
                <w:webHidden/>
                <w:lang w:val="en-GB"/>
              </w:rPr>
              <w:fldChar w:fldCharType="end"/>
            </w:r>
          </w:hyperlink>
        </w:p>
        <w:p w14:paraId="2DB04EF9" w14:textId="305E7FE8"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3" w:history="1">
            <w:r w:rsidR="00207336" w:rsidRPr="00D822A3">
              <w:rPr>
                <w:rStyle w:val="Hyperlnk"/>
                <w:noProof/>
                <w:lang w:val="en-GB"/>
              </w:rPr>
              <w:t>7.2.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Symbols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135</w:t>
            </w:r>
            <w:r w:rsidR="00207336" w:rsidRPr="00D822A3">
              <w:rPr>
                <w:noProof/>
                <w:webHidden/>
                <w:lang w:val="en-GB"/>
              </w:rPr>
              <w:fldChar w:fldCharType="end"/>
            </w:r>
          </w:hyperlink>
        </w:p>
        <w:p w14:paraId="5FD26073" w14:textId="54776E43" w:rsidR="00207336" w:rsidRPr="00D822A3" w:rsidRDefault="00D9319D">
          <w:pPr>
            <w:pStyle w:val="Innehll1"/>
            <w:rPr>
              <w:rFonts w:asciiTheme="minorHAnsi" w:eastAsiaTheme="minorEastAsia" w:hAnsiTheme="minorHAnsi"/>
              <w:noProof/>
              <w:color w:val="auto"/>
              <w:lang w:val="en-GB" w:eastAsia="sv-SE"/>
            </w:rPr>
          </w:pPr>
          <w:hyperlink w:anchor="_Toc54119914" w:history="1">
            <w:r w:rsidR="00207336" w:rsidRPr="00D822A3">
              <w:rPr>
                <w:rStyle w:val="Hyperlnk"/>
                <w:noProof/>
                <w:lang w:val="en-GB"/>
              </w:rPr>
              <w:t>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137</w:t>
            </w:r>
            <w:r w:rsidR="00207336" w:rsidRPr="00D822A3">
              <w:rPr>
                <w:noProof/>
                <w:webHidden/>
                <w:lang w:val="en-GB"/>
              </w:rPr>
              <w:fldChar w:fldCharType="end"/>
            </w:r>
          </w:hyperlink>
        </w:p>
        <w:p w14:paraId="24CB0C3F" w14:textId="71924789"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5" w:history="1">
            <w:r w:rsidR="00207336" w:rsidRPr="00D822A3">
              <w:rPr>
                <w:rStyle w:val="Hyperlnk"/>
                <w:noProof/>
                <w:lang w:val="en-GB"/>
              </w:rPr>
              <w:t>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151</w:t>
            </w:r>
            <w:r w:rsidR="00207336" w:rsidRPr="00D822A3">
              <w:rPr>
                <w:noProof/>
                <w:webHidden/>
                <w:lang w:val="en-GB"/>
              </w:rPr>
              <w:fldChar w:fldCharType="end"/>
            </w:r>
          </w:hyperlink>
        </w:p>
        <w:p w14:paraId="1CA19904" w14:textId="32FB9AA6"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6" w:history="1">
            <w:r w:rsidR="00207336" w:rsidRPr="00D822A3">
              <w:rPr>
                <w:rStyle w:val="Hyperlnk"/>
                <w:noProof/>
                <w:lang w:val="en-GB"/>
              </w:rPr>
              <w:t>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Promotion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156</w:t>
            </w:r>
            <w:r w:rsidR="00207336" w:rsidRPr="00D822A3">
              <w:rPr>
                <w:noProof/>
                <w:webHidden/>
                <w:lang w:val="en-GB"/>
              </w:rPr>
              <w:fldChar w:fldCharType="end"/>
            </w:r>
          </w:hyperlink>
        </w:p>
        <w:p w14:paraId="7E77F6E8" w14:textId="7CFE3E05" w:rsidR="00207336" w:rsidRPr="00D822A3" w:rsidRDefault="00D9319D">
          <w:pPr>
            <w:pStyle w:val="Innehll1"/>
            <w:rPr>
              <w:rFonts w:asciiTheme="minorHAnsi" w:eastAsiaTheme="minorEastAsia" w:hAnsiTheme="minorHAnsi"/>
              <w:noProof/>
              <w:color w:val="auto"/>
              <w:lang w:val="en-GB" w:eastAsia="sv-SE"/>
            </w:rPr>
          </w:pPr>
          <w:hyperlink w:anchor="_Toc54119917" w:history="1">
            <w:r w:rsidR="00207336" w:rsidRPr="00D822A3">
              <w:rPr>
                <w:rStyle w:val="Hyperlnk"/>
                <w:noProof/>
                <w:lang w:val="en-GB"/>
              </w:rPr>
              <w:t>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5B4814EC" w14:textId="6FAAED33"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8" w:history="1">
            <w:r w:rsidR="00207336" w:rsidRPr="00D822A3">
              <w:rPr>
                <w:rStyle w:val="Hyperlnk"/>
                <w:noProof/>
                <w:highlight w:val="white"/>
                <w:lang w:val="en-GB"/>
              </w:rPr>
              <w:t>9.1.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77577846" w14:textId="1C1B1E0F"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19" w:history="1">
            <w:r w:rsidR="00207336" w:rsidRPr="00D822A3">
              <w:rPr>
                <w:rStyle w:val="Hyperlnk"/>
                <w:noProof/>
                <w:highlight w:val="white"/>
                <w:lang w:val="en-GB"/>
              </w:rPr>
              <w:t>9.2.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Arithmetic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161</w:t>
            </w:r>
            <w:r w:rsidR="00207336" w:rsidRPr="00D822A3">
              <w:rPr>
                <w:noProof/>
                <w:webHidden/>
                <w:lang w:val="en-GB"/>
              </w:rPr>
              <w:fldChar w:fldCharType="end"/>
            </w:r>
          </w:hyperlink>
        </w:p>
        <w:p w14:paraId="71AE0DC3" w14:textId="0BCBD0E2" w:rsidR="00207336" w:rsidRPr="00D822A3" w:rsidRDefault="00D9319D">
          <w:pPr>
            <w:pStyle w:val="Innehll2"/>
            <w:tabs>
              <w:tab w:val="left" w:pos="880"/>
              <w:tab w:val="right" w:leader="dot" w:pos="9350"/>
            </w:tabs>
            <w:rPr>
              <w:rFonts w:asciiTheme="minorHAnsi" w:eastAsiaTheme="minorEastAsia" w:hAnsiTheme="minorHAnsi"/>
              <w:noProof/>
              <w:color w:val="auto"/>
              <w:lang w:val="en-GB" w:eastAsia="sv-SE"/>
            </w:rPr>
          </w:pPr>
          <w:hyperlink w:anchor="_Toc54119920" w:history="1">
            <w:r w:rsidR="00207336" w:rsidRPr="00D822A3">
              <w:rPr>
                <w:rStyle w:val="Hyperlnk"/>
                <w:noProof/>
                <w:highlight w:val="white"/>
                <w:lang w:val="en-GB"/>
              </w:rPr>
              <w:t>9.3.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167</w:t>
            </w:r>
            <w:r w:rsidR="00207336" w:rsidRPr="00D822A3">
              <w:rPr>
                <w:noProof/>
                <w:webHidden/>
                <w:lang w:val="en-GB"/>
              </w:rPr>
              <w:fldChar w:fldCharType="end"/>
            </w:r>
          </w:hyperlink>
        </w:p>
        <w:p w14:paraId="3D52E741" w14:textId="10838654" w:rsidR="00207336" w:rsidRPr="00D822A3" w:rsidRDefault="00D9319D">
          <w:pPr>
            <w:pStyle w:val="Innehll1"/>
            <w:rPr>
              <w:rFonts w:asciiTheme="minorHAnsi" w:eastAsiaTheme="minorEastAsia" w:hAnsiTheme="minorHAnsi"/>
              <w:noProof/>
              <w:color w:val="auto"/>
              <w:lang w:val="en-GB" w:eastAsia="sv-SE"/>
            </w:rPr>
          </w:pPr>
          <w:hyperlink w:anchor="_Toc54119921" w:history="1">
            <w:r w:rsidR="00207336" w:rsidRPr="00D822A3">
              <w:rPr>
                <w:rStyle w:val="Hyperlnk"/>
                <w:noProof/>
                <w:lang w:val="en-GB"/>
              </w:rPr>
              <w:t>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171</w:t>
            </w:r>
            <w:r w:rsidR="00207336" w:rsidRPr="00D822A3">
              <w:rPr>
                <w:noProof/>
                <w:webHidden/>
                <w:lang w:val="en-GB"/>
              </w:rPr>
              <w:fldChar w:fldCharType="end"/>
            </w:r>
          </w:hyperlink>
        </w:p>
        <w:p w14:paraId="307E745E" w14:textId="4F675906" w:rsidR="00207336" w:rsidRPr="00D822A3" w:rsidRDefault="00D9319D">
          <w:pPr>
            <w:pStyle w:val="Innehll1"/>
            <w:rPr>
              <w:rFonts w:asciiTheme="minorHAnsi" w:eastAsiaTheme="minorEastAsia" w:hAnsiTheme="minorHAnsi"/>
              <w:noProof/>
              <w:color w:val="auto"/>
              <w:lang w:val="en-GB" w:eastAsia="sv-SE"/>
            </w:rPr>
          </w:pPr>
          <w:hyperlink w:anchor="_Toc54119922"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175</w:t>
            </w:r>
            <w:r w:rsidR="00207336" w:rsidRPr="00D822A3">
              <w:rPr>
                <w:noProof/>
                <w:webHidden/>
                <w:lang w:val="en-GB"/>
              </w:rPr>
              <w:fldChar w:fldCharType="end"/>
            </w:r>
          </w:hyperlink>
        </w:p>
        <w:p w14:paraId="7E43061F" w14:textId="6241E478" w:rsidR="00207336" w:rsidRPr="00D822A3" w:rsidRDefault="00D9319D">
          <w:pPr>
            <w:pStyle w:val="Innehll1"/>
            <w:rPr>
              <w:rFonts w:asciiTheme="minorHAnsi" w:eastAsiaTheme="minorEastAsia" w:hAnsiTheme="minorHAnsi"/>
              <w:noProof/>
              <w:color w:val="auto"/>
              <w:lang w:val="en-GB" w:eastAsia="sv-SE"/>
            </w:rPr>
          </w:pPr>
          <w:hyperlink w:anchor="_Toc54119923"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183</w:t>
            </w:r>
            <w:r w:rsidR="00207336" w:rsidRPr="00D822A3">
              <w:rPr>
                <w:noProof/>
                <w:webHidden/>
                <w:lang w:val="en-GB"/>
              </w:rPr>
              <w:fldChar w:fldCharType="end"/>
            </w:r>
          </w:hyperlink>
        </w:p>
        <w:p w14:paraId="6C4EDA81" w14:textId="58494C9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24"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Object to Integer Addresses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2181D3" w14:textId="102AC544"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2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Next Instructions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7E31FA" w14:textId="6A4E522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2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Next-Double Goto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185</w:t>
            </w:r>
            <w:r w:rsidR="00207336" w:rsidRPr="00D822A3">
              <w:rPr>
                <w:noProof/>
                <w:webHidden/>
                <w:lang w:val="en-GB"/>
              </w:rPr>
              <w:fldChar w:fldCharType="end"/>
            </w:r>
          </w:hyperlink>
        </w:p>
        <w:p w14:paraId="0C5011C0" w14:textId="5E7804B5"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27" w:history="1">
            <w:r w:rsidR="00207336" w:rsidRPr="00D822A3">
              <w:rPr>
                <w:rStyle w:val="Hyperlnk"/>
                <w:noProof/>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186</w:t>
            </w:r>
            <w:r w:rsidR="00207336" w:rsidRPr="00D822A3">
              <w:rPr>
                <w:noProof/>
                <w:webHidden/>
                <w:lang w:val="en-GB"/>
              </w:rPr>
              <w:fldChar w:fldCharType="end"/>
            </w:r>
          </w:hyperlink>
        </w:p>
        <w:p w14:paraId="76C5A2A0" w14:textId="76054F1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28" w:history="1">
            <w:r w:rsidR="00207336" w:rsidRPr="00D822A3">
              <w:rPr>
                <w:rStyle w:val="Hyperlnk"/>
                <w:noProof/>
                <w:lang w:val="en-GB"/>
              </w:rPr>
              <w:t>12.1.5.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Unreachable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187</w:t>
            </w:r>
            <w:r w:rsidR="00207336" w:rsidRPr="00D822A3">
              <w:rPr>
                <w:noProof/>
                <w:webHidden/>
                <w:lang w:val="en-GB"/>
              </w:rPr>
              <w:fldChar w:fldCharType="end"/>
            </w:r>
          </w:hyperlink>
        </w:p>
        <w:p w14:paraId="16FCD6F4" w14:textId="18DBCA5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29"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Push-Pop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7CCF07CF" w14:textId="0624CBF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0"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Merge Pop-Push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2D6B80BE" w14:textId="6CA800C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1"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Change Top-Pop to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1036CC46" w14:textId="1B6A3EA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2" w:history="1">
            <w:r w:rsidR="00207336" w:rsidRPr="00D822A3">
              <w:rPr>
                <w:rStyle w:val="Hyperlnk"/>
                <w:noProof/>
                <w:highlight w:val="white"/>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Sematic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189</w:t>
            </w:r>
            <w:r w:rsidR="00207336" w:rsidRPr="00D822A3">
              <w:rPr>
                <w:noProof/>
                <w:webHidden/>
                <w:lang w:val="en-GB"/>
              </w:rPr>
              <w:fldChar w:fldCharType="end"/>
            </w:r>
          </w:hyperlink>
        </w:p>
        <w:p w14:paraId="21474557" w14:textId="005C5A4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3" w:history="1">
            <w:r w:rsidR="00207336" w:rsidRPr="00D822A3">
              <w:rPr>
                <w:rStyle w:val="Hyperlnk"/>
                <w:noProof/>
                <w:highlight w:val="white"/>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Relation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192</w:t>
            </w:r>
            <w:r w:rsidR="00207336" w:rsidRPr="00D822A3">
              <w:rPr>
                <w:noProof/>
                <w:webHidden/>
                <w:lang w:val="en-GB"/>
              </w:rPr>
              <w:fldChar w:fldCharType="end"/>
            </w:r>
          </w:hyperlink>
        </w:p>
        <w:p w14:paraId="463BDF04" w14:textId="5765667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4" w:history="1">
            <w:r w:rsidR="00207336" w:rsidRPr="00D822A3">
              <w:rPr>
                <w:rStyle w:val="Hyperlnk"/>
                <w:noProof/>
                <w:highlight w:val="white"/>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Communicative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01E77014" w14:textId="2743E7FC"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Trivial 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26C357A7" w14:textId="1646096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3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Cleared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194</w:t>
            </w:r>
            <w:r w:rsidR="00207336" w:rsidRPr="00D822A3">
              <w:rPr>
                <w:noProof/>
                <w:webHidden/>
                <w:lang w:val="en-GB"/>
              </w:rPr>
              <w:fldChar w:fldCharType="end"/>
            </w:r>
          </w:hyperlink>
        </w:p>
        <w:p w14:paraId="2F0677D7" w14:textId="3FF768DF" w:rsidR="00207336" w:rsidRPr="00D822A3" w:rsidRDefault="00D9319D">
          <w:pPr>
            <w:pStyle w:val="Innehll1"/>
            <w:rPr>
              <w:rFonts w:asciiTheme="minorHAnsi" w:eastAsiaTheme="minorEastAsia" w:hAnsiTheme="minorHAnsi"/>
              <w:noProof/>
              <w:color w:val="auto"/>
              <w:lang w:val="en-GB" w:eastAsia="sv-SE"/>
            </w:rPr>
          </w:pPr>
          <w:hyperlink w:anchor="_Toc54119937" w:history="1">
            <w:r w:rsidR="00207336" w:rsidRPr="00D822A3">
              <w:rPr>
                <w:rStyle w:val="Hyperlnk"/>
                <w:noProof/>
                <w:lang w:val="en-GB"/>
              </w:rPr>
              <w:t>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630393E" w14:textId="34803DA1"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38" w:history="1">
            <w:r w:rsidR="00207336" w:rsidRPr="00D822A3">
              <w:rPr>
                <w:rStyle w:val="Hyperlnk"/>
                <w:noProof/>
                <w:lang w:val="en-GB"/>
              </w:rPr>
              <w:t>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Runtime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310B39A" w14:textId="02856EEE"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39" w:history="1">
            <w:r w:rsidR="00207336" w:rsidRPr="00D822A3">
              <w:rPr>
                <w:rStyle w:val="Hyperlnk"/>
                <w:noProof/>
                <w:lang w:val="en-GB"/>
              </w:rPr>
              <w:t>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197</w:t>
            </w:r>
            <w:r w:rsidR="00207336" w:rsidRPr="00D822A3">
              <w:rPr>
                <w:noProof/>
                <w:webHidden/>
                <w:lang w:val="en-GB"/>
              </w:rPr>
              <w:fldChar w:fldCharType="end"/>
            </w:r>
          </w:hyperlink>
        </w:p>
        <w:p w14:paraId="52C6D7A3" w14:textId="1D0344EA"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40" w:history="1">
            <w:r w:rsidR="00207336" w:rsidRPr="00D822A3">
              <w:rPr>
                <w:rStyle w:val="Hyperlnk"/>
                <w:noProof/>
                <w:lang w:val="en-GB"/>
              </w:rPr>
              <w:t>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198</w:t>
            </w:r>
            <w:r w:rsidR="00207336" w:rsidRPr="00D822A3">
              <w:rPr>
                <w:noProof/>
                <w:webHidden/>
                <w:lang w:val="en-GB"/>
              </w:rPr>
              <w:fldChar w:fldCharType="end"/>
            </w:r>
          </w:hyperlink>
        </w:p>
        <w:p w14:paraId="314B6700" w14:textId="1F7FDD3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41" w:history="1">
            <w:r w:rsidR="00207336" w:rsidRPr="00D822A3">
              <w:rPr>
                <w:rStyle w:val="Hyperlnk"/>
                <w:noProof/>
                <w:highlight w:val="white"/>
                <w:lang w:val="en-GB"/>
              </w:rPr>
              <w:t>13.3.1.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Assembly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199</w:t>
            </w:r>
            <w:r w:rsidR="00207336" w:rsidRPr="00D822A3">
              <w:rPr>
                <w:noProof/>
                <w:webHidden/>
                <w:lang w:val="en-GB"/>
              </w:rPr>
              <w:fldChar w:fldCharType="end"/>
            </w:r>
          </w:hyperlink>
        </w:p>
        <w:p w14:paraId="34BB3C39" w14:textId="642A64DC"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42" w:history="1">
            <w:r w:rsidR="00207336" w:rsidRPr="00D822A3">
              <w:rPr>
                <w:rStyle w:val="Hyperlnk"/>
                <w:noProof/>
                <w:highlight w:val="white"/>
                <w:lang w:val="en-GB"/>
              </w:rPr>
              <w:t>13.3.2.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Operator Test Methods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201</w:t>
            </w:r>
            <w:r w:rsidR="00207336" w:rsidRPr="00D822A3">
              <w:rPr>
                <w:noProof/>
                <w:webHidden/>
                <w:lang w:val="en-GB"/>
              </w:rPr>
              <w:fldChar w:fldCharType="end"/>
            </w:r>
          </w:hyperlink>
        </w:p>
        <w:p w14:paraId="0E022CA7" w14:textId="09D57C3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43" w:history="1">
            <w:r w:rsidR="00207336" w:rsidRPr="00D822A3">
              <w:rPr>
                <w:rStyle w:val="Hyperlnk"/>
                <w:noProof/>
                <w:highlight w:val="white"/>
                <w:lang w:val="en-GB"/>
              </w:rPr>
              <w:t>13.3.3.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Overlapping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202</w:t>
            </w:r>
            <w:r w:rsidR="00207336" w:rsidRPr="00D822A3">
              <w:rPr>
                <w:noProof/>
                <w:webHidden/>
                <w:lang w:val="en-GB"/>
              </w:rPr>
              <w:fldChar w:fldCharType="end"/>
            </w:r>
          </w:hyperlink>
        </w:p>
        <w:p w14:paraId="0477C343" w14:textId="0F421A1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44" w:history="1">
            <w:r w:rsidR="00207336" w:rsidRPr="00D822A3">
              <w:rPr>
                <w:rStyle w:val="Hyperlnk"/>
                <w:noProof/>
                <w:highlight w:val="white"/>
                <w:lang w:val="en-GB"/>
              </w:rPr>
              <w:t>13.3.4.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203</w:t>
            </w:r>
            <w:r w:rsidR="00207336" w:rsidRPr="00D822A3">
              <w:rPr>
                <w:noProof/>
                <w:webHidden/>
                <w:lang w:val="en-GB"/>
              </w:rPr>
              <w:fldChar w:fldCharType="end"/>
            </w:r>
          </w:hyperlink>
        </w:p>
        <w:p w14:paraId="018A847C" w14:textId="4983B27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45" w:history="1">
            <w:r w:rsidR="00207336" w:rsidRPr="00D822A3">
              <w:rPr>
                <w:rStyle w:val="Hyperlnk"/>
                <w:noProof/>
                <w:highlight w:val="white"/>
                <w:lang w:val="en-GB"/>
              </w:rPr>
              <w:t>13.3.5.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ToString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206</w:t>
            </w:r>
            <w:r w:rsidR="00207336" w:rsidRPr="00D822A3">
              <w:rPr>
                <w:noProof/>
                <w:webHidden/>
                <w:lang w:val="en-GB"/>
              </w:rPr>
              <w:fldChar w:fldCharType="end"/>
            </w:r>
          </w:hyperlink>
        </w:p>
        <w:p w14:paraId="3A0943CB" w14:textId="07D39DAC"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46" w:history="1">
            <w:r w:rsidR="00207336" w:rsidRPr="00D822A3">
              <w:rPr>
                <w:rStyle w:val="Hyperlnk"/>
                <w:noProof/>
                <w:lang w:val="en-GB"/>
              </w:rPr>
              <w:t>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Tracks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210</w:t>
            </w:r>
            <w:r w:rsidR="00207336" w:rsidRPr="00D822A3">
              <w:rPr>
                <w:noProof/>
                <w:webHidden/>
                <w:lang w:val="en-GB"/>
              </w:rPr>
              <w:fldChar w:fldCharType="end"/>
            </w:r>
          </w:hyperlink>
        </w:p>
        <w:p w14:paraId="107A85D0" w14:textId="61C0F5F8"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47" w:history="1">
            <w:r w:rsidR="00207336" w:rsidRPr="00D822A3">
              <w:rPr>
                <w:rStyle w:val="Hyperlnk"/>
                <w:noProof/>
                <w:lang w:val="en-GB"/>
              </w:rPr>
              <w:t>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214</w:t>
            </w:r>
            <w:r w:rsidR="00207336" w:rsidRPr="00D822A3">
              <w:rPr>
                <w:noProof/>
                <w:webHidden/>
                <w:lang w:val="en-GB"/>
              </w:rPr>
              <w:fldChar w:fldCharType="end"/>
            </w:r>
          </w:hyperlink>
        </w:p>
        <w:p w14:paraId="476C2AF1" w14:textId="3645BCA1"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48" w:history="1">
            <w:r w:rsidR="00207336" w:rsidRPr="00D822A3">
              <w:rPr>
                <w:rStyle w:val="Hyperlnk"/>
                <w:noProof/>
                <w:lang w:val="en-GB"/>
              </w:rPr>
              <w:t>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217</w:t>
            </w:r>
            <w:r w:rsidR="00207336" w:rsidRPr="00D822A3">
              <w:rPr>
                <w:noProof/>
                <w:webHidden/>
                <w:lang w:val="en-GB"/>
              </w:rPr>
              <w:fldChar w:fldCharType="end"/>
            </w:r>
          </w:hyperlink>
        </w:p>
        <w:p w14:paraId="1BB84A1A" w14:textId="632091A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49"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Long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219</w:t>
            </w:r>
            <w:r w:rsidR="00207336" w:rsidRPr="00D822A3">
              <w:rPr>
                <w:noProof/>
                <w:webHidden/>
                <w:lang w:val="en-GB"/>
              </w:rPr>
              <w:fldChar w:fldCharType="end"/>
            </w:r>
          </w:hyperlink>
        </w:p>
        <w:p w14:paraId="07FF862A" w14:textId="7799878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0"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Track Set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224</w:t>
            </w:r>
            <w:r w:rsidR="00207336" w:rsidRPr="00D822A3">
              <w:rPr>
                <w:noProof/>
                <w:webHidden/>
                <w:lang w:val="en-GB"/>
              </w:rPr>
              <w:fldChar w:fldCharType="end"/>
            </w:r>
          </w:hyperlink>
        </w:p>
        <w:p w14:paraId="70CAAE01" w14:textId="4F29A79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1"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225</w:t>
            </w:r>
            <w:r w:rsidR="00207336" w:rsidRPr="00D822A3">
              <w:rPr>
                <w:noProof/>
                <w:webHidden/>
                <w:lang w:val="en-GB"/>
              </w:rPr>
              <w:fldChar w:fldCharType="end"/>
            </w:r>
          </w:hyperlink>
        </w:p>
        <w:p w14:paraId="2A8257C6" w14:textId="47D7B6B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2"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Loading Values into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229</w:t>
            </w:r>
            <w:r w:rsidR="00207336" w:rsidRPr="00D822A3">
              <w:rPr>
                <w:noProof/>
                <w:webHidden/>
                <w:lang w:val="en-GB"/>
              </w:rPr>
              <w:fldChar w:fldCharType="end"/>
            </w:r>
          </w:hyperlink>
        </w:p>
        <w:p w14:paraId="656E00B3" w14:textId="746C19CC"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3"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Return, Exit, and Goto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233</w:t>
            </w:r>
            <w:r w:rsidR="00207336" w:rsidRPr="00D822A3">
              <w:rPr>
                <w:noProof/>
                <w:webHidden/>
                <w:lang w:val="en-GB"/>
              </w:rPr>
              <w:fldChar w:fldCharType="end"/>
            </w:r>
          </w:hyperlink>
        </w:p>
        <w:p w14:paraId="481DAE97" w14:textId="1D0E225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4"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 and Inspect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235</w:t>
            </w:r>
            <w:r w:rsidR="00207336" w:rsidRPr="00D822A3">
              <w:rPr>
                <w:noProof/>
                <w:webHidden/>
                <w:lang w:val="en-GB"/>
              </w:rPr>
              <w:fldChar w:fldCharType="end"/>
            </w:r>
          </w:hyperlink>
        </w:p>
        <w:p w14:paraId="35BFAF59" w14:textId="07BDEDD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5" w:history="1">
            <w:r w:rsidR="00207336" w:rsidRPr="00D822A3">
              <w:rPr>
                <w:rStyle w:val="Hyperlnk"/>
                <w:noProof/>
                <w:highlight w:val="white"/>
                <w:lang w:val="en-GB"/>
              </w:rPr>
              <w:t>13.6.7.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236</w:t>
            </w:r>
            <w:r w:rsidR="00207336" w:rsidRPr="00D822A3">
              <w:rPr>
                <w:noProof/>
                <w:webHidden/>
                <w:lang w:val="en-GB"/>
              </w:rPr>
              <w:fldChar w:fldCharType="end"/>
            </w:r>
          </w:hyperlink>
        </w:p>
        <w:p w14:paraId="15B6B0AB" w14:textId="1DF5FE7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6" w:history="1">
            <w:r w:rsidR="00207336" w:rsidRPr="00D822A3">
              <w:rPr>
                <w:rStyle w:val="Hyperlnk"/>
                <w:noProof/>
                <w:highlight w:val="white"/>
                <w:lang w:val="en-GB"/>
              </w:rPr>
              <w:t>13.6.8.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Multiplication, Division, and Modulo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237</w:t>
            </w:r>
            <w:r w:rsidR="00207336" w:rsidRPr="00D822A3">
              <w:rPr>
                <w:noProof/>
                <w:webHidden/>
                <w:lang w:val="en-GB"/>
              </w:rPr>
              <w:fldChar w:fldCharType="end"/>
            </w:r>
          </w:hyperlink>
        </w:p>
        <w:p w14:paraId="1CA4409A" w14:textId="47C34E5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7"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Assignment and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239</w:t>
            </w:r>
            <w:r w:rsidR="00207336" w:rsidRPr="00D822A3">
              <w:rPr>
                <w:noProof/>
                <w:webHidden/>
                <w:lang w:val="en-GB"/>
              </w:rPr>
              <w:fldChar w:fldCharType="end"/>
            </w:r>
          </w:hyperlink>
        </w:p>
        <w:p w14:paraId="644F1B6D" w14:textId="713B334C"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8"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Unary Integral Operations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240</w:t>
            </w:r>
            <w:r w:rsidR="00207336" w:rsidRPr="00D822A3">
              <w:rPr>
                <w:noProof/>
                <w:webHidden/>
                <w:lang w:val="en-GB"/>
              </w:rPr>
              <w:fldChar w:fldCharType="end"/>
            </w:r>
          </w:hyperlink>
        </w:p>
        <w:p w14:paraId="49DC0960" w14:textId="7702B87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59"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242</w:t>
            </w:r>
            <w:r w:rsidR="00207336" w:rsidRPr="00D822A3">
              <w:rPr>
                <w:noProof/>
                <w:webHidden/>
                <w:lang w:val="en-GB"/>
              </w:rPr>
              <w:fldChar w:fldCharType="end"/>
            </w:r>
          </w:hyperlink>
        </w:p>
        <w:p w14:paraId="19608D7B" w14:textId="094EA95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Base and Offset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246</w:t>
            </w:r>
            <w:r w:rsidR="00207336" w:rsidRPr="00D822A3">
              <w:rPr>
                <w:noProof/>
                <w:webHidden/>
                <w:lang w:val="en-GB"/>
              </w:rPr>
              <w:fldChar w:fldCharType="end"/>
            </w:r>
          </w:hyperlink>
        </w:p>
        <w:p w14:paraId="282066DA" w14:textId="37E702D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1"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Case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7E167163" w14:textId="733CB19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2"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3E08EC02" w14:textId="07B0444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3"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249</w:t>
            </w:r>
            <w:r w:rsidR="00207336" w:rsidRPr="00D822A3">
              <w:rPr>
                <w:noProof/>
                <w:webHidden/>
                <w:lang w:val="en-GB"/>
              </w:rPr>
              <w:fldChar w:fldCharType="end"/>
            </w:r>
          </w:hyperlink>
        </w:p>
        <w:p w14:paraId="7752EB1B" w14:textId="61870E75"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4"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Relation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4312579B" w14:textId="33F5915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5"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Push and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31B7A542" w14:textId="7FA4A58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6"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Conversion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253</w:t>
            </w:r>
            <w:r w:rsidR="00207336" w:rsidRPr="00D822A3">
              <w:rPr>
                <w:noProof/>
                <w:webHidden/>
                <w:lang w:val="en-GB"/>
              </w:rPr>
              <w:fldChar w:fldCharType="end"/>
            </w:r>
          </w:hyperlink>
        </w:p>
        <w:p w14:paraId="6D4BA78C" w14:textId="56757294"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7"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Struct and Union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254</w:t>
            </w:r>
            <w:r w:rsidR="00207336" w:rsidRPr="00D822A3">
              <w:rPr>
                <w:noProof/>
                <w:webHidden/>
                <w:lang w:val="en-GB"/>
              </w:rPr>
              <w:fldChar w:fldCharType="end"/>
            </w:r>
          </w:hyperlink>
        </w:p>
        <w:p w14:paraId="0A678625" w14:textId="6741334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8"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256</w:t>
            </w:r>
            <w:r w:rsidR="00207336" w:rsidRPr="00D822A3">
              <w:rPr>
                <w:noProof/>
                <w:webHidden/>
                <w:lang w:val="en-GB"/>
              </w:rPr>
              <w:fldChar w:fldCharType="end"/>
            </w:r>
          </w:hyperlink>
        </w:p>
        <w:p w14:paraId="4091FCA7" w14:textId="4C2F084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69"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257</w:t>
            </w:r>
            <w:r w:rsidR="00207336" w:rsidRPr="00D822A3">
              <w:rPr>
                <w:noProof/>
                <w:webHidden/>
                <w:lang w:val="en-GB"/>
              </w:rPr>
              <w:fldChar w:fldCharType="end"/>
            </w:r>
          </w:hyperlink>
        </w:p>
        <w:p w14:paraId="3B9669E3" w14:textId="14885A2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Text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260</w:t>
            </w:r>
            <w:r w:rsidR="00207336" w:rsidRPr="00D822A3">
              <w:rPr>
                <w:noProof/>
                <w:webHidden/>
                <w:lang w:val="en-GB"/>
              </w:rPr>
              <w:fldChar w:fldCharType="end"/>
            </w:r>
          </w:hyperlink>
        </w:p>
        <w:p w14:paraId="1468ED6E" w14:textId="3563289F" w:rsidR="00207336" w:rsidRPr="00D822A3" w:rsidRDefault="00D9319D">
          <w:pPr>
            <w:pStyle w:val="Innehll1"/>
            <w:rPr>
              <w:rFonts w:asciiTheme="minorHAnsi" w:eastAsiaTheme="minorEastAsia" w:hAnsiTheme="minorHAnsi"/>
              <w:noProof/>
              <w:color w:val="auto"/>
              <w:lang w:val="en-GB" w:eastAsia="sv-SE"/>
            </w:rPr>
          </w:pPr>
          <w:hyperlink w:anchor="_Toc54119971" w:history="1">
            <w:r w:rsidR="00207336" w:rsidRPr="00D822A3">
              <w:rPr>
                <w:rStyle w:val="Hyperlnk"/>
                <w:noProof/>
                <w:lang w:val="en-GB"/>
              </w:rPr>
              <w:t>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Executable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693EC6" w14:textId="36238510"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72" w:history="1">
            <w:r w:rsidR="00207336" w:rsidRPr="00D822A3">
              <w:rPr>
                <w:rStyle w:val="Hyperlnk"/>
                <w:noProof/>
                <w:lang w:val="en-GB"/>
              </w:rPr>
              <w:t>14.1.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Windows Mode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99F30C" w14:textId="05E10C7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3"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650DC0EA" w14:textId="49C9FA3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4"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265</w:t>
            </w:r>
            <w:r w:rsidR="00207336" w:rsidRPr="00D822A3">
              <w:rPr>
                <w:noProof/>
                <w:webHidden/>
                <w:lang w:val="en-GB"/>
              </w:rPr>
              <w:fldChar w:fldCharType="end"/>
            </w:r>
          </w:hyperlink>
        </w:p>
        <w:p w14:paraId="5BAEBBA1" w14:textId="609649A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5"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266</w:t>
            </w:r>
            <w:r w:rsidR="00207336" w:rsidRPr="00D822A3">
              <w:rPr>
                <w:noProof/>
                <w:webHidden/>
                <w:lang w:val="en-GB"/>
              </w:rPr>
              <w:fldChar w:fldCharType="end"/>
            </w:r>
          </w:hyperlink>
        </w:p>
        <w:p w14:paraId="5960FB89" w14:textId="6B2F5D6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6"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Value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268</w:t>
            </w:r>
            <w:r w:rsidR="00207336" w:rsidRPr="00D822A3">
              <w:rPr>
                <w:noProof/>
                <w:webHidden/>
                <w:lang w:val="en-GB"/>
              </w:rPr>
              <w:fldChar w:fldCharType="end"/>
            </w:r>
          </w:hyperlink>
        </w:p>
        <w:p w14:paraId="789E8DC2" w14:textId="0EDBE11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7"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End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75B14741" w14:textId="5D88889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8" w:history="1">
            <w:r w:rsidR="00207336" w:rsidRPr="00D822A3">
              <w:rPr>
                <w:rStyle w:val="Hyperlnk"/>
                <w:noProof/>
                <w:highlight w:val="white"/>
                <w:lang w:val="en-GB"/>
              </w:rPr>
              <w:t>14.1.4.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Target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2D078B84" w14:textId="23BC065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79" w:history="1">
            <w:r w:rsidR="00207336" w:rsidRPr="00D822A3">
              <w:rPr>
                <w:rStyle w:val="Hyperlnk"/>
                <w:noProof/>
                <w:highlight w:val="white"/>
                <w:lang w:val="en-GB"/>
              </w:rPr>
              <w:t>14.1.5.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Exit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15800705" w14:textId="54BA858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80" w:history="1">
            <w:r w:rsidR="00207336" w:rsidRPr="00D822A3">
              <w:rPr>
                <w:rStyle w:val="Hyperlnk"/>
                <w:noProof/>
                <w:highlight w:val="white"/>
                <w:lang w:val="en-GB"/>
              </w:rPr>
              <w:t>14.1.6.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6B9A09E7" w14:textId="3DB5D2A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81" w:history="1">
            <w:r w:rsidR="00207336" w:rsidRPr="00D822A3">
              <w:rPr>
                <w:rStyle w:val="Hyperlnk"/>
                <w:noProof/>
                <w:highlight w:val="white"/>
                <w:lang w:val="en-GB"/>
              </w:rPr>
              <w:t>14.1.7.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271</w:t>
            </w:r>
            <w:r w:rsidR="00207336" w:rsidRPr="00D822A3">
              <w:rPr>
                <w:noProof/>
                <w:webHidden/>
                <w:lang w:val="en-GB"/>
              </w:rPr>
              <w:fldChar w:fldCharType="end"/>
            </w:r>
          </w:hyperlink>
        </w:p>
        <w:p w14:paraId="0F7AE0E0" w14:textId="0C046CC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82"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Jump Info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276</w:t>
            </w:r>
            <w:r w:rsidR="00207336" w:rsidRPr="00D822A3">
              <w:rPr>
                <w:noProof/>
                <w:webHidden/>
                <w:lang w:val="en-GB"/>
              </w:rPr>
              <w:fldChar w:fldCharType="end"/>
            </w:r>
          </w:hyperlink>
        </w:p>
        <w:p w14:paraId="7811B1E3" w14:textId="4C5DE99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83"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279</w:t>
            </w:r>
            <w:r w:rsidR="00207336" w:rsidRPr="00D822A3">
              <w:rPr>
                <w:noProof/>
                <w:webHidden/>
                <w:lang w:val="en-GB"/>
              </w:rPr>
              <w:fldChar w:fldCharType="end"/>
            </w:r>
          </w:hyperlink>
        </w:p>
        <w:p w14:paraId="59E23A5D" w14:textId="3CCA1DC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84"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280</w:t>
            </w:r>
            <w:r w:rsidR="00207336" w:rsidRPr="00D822A3">
              <w:rPr>
                <w:noProof/>
                <w:webHidden/>
                <w:lang w:val="en-GB"/>
              </w:rPr>
              <w:fldChar w:fldCharType="end"/>
            </w:r>
          </w:hyperlink>
        </w:p>
        <w:p w14:paraId="56E5E703" w14:textId="1AE1D458"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85" w:history="1">
            <w:r w:rsidR="00207336" w:rsidRPr="00D822A3">
              <w:rPr>
                <w:rStyle w:val="Hyperlnk"/>
                <w:noProof/>
                <w:lang w:val="en-GB"/>
              </w:rPr>
              <w:t>14.2.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Linking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287</w:t>
            </w:r>
            <w:r w:rsidR="00207336" w:rsidRPr="00D822A3">
              <w:rPr>
                <w:noProof/>
                <w:webHidden/>
                <w:lang w:val="en-GB"/>
              </w:rPr>
              <w:fldChar w:fldCharType="end"/>
            </w:r>
          </w:hyperlink>
        </w:p>
        <w:p w14:paraId="4CDC4724" w14:textId="74801D0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86" w:history="1">
            <w:r w:rsidR="00207336" w:rsidRPr="00D822A3">
              <w:rPr>
                <w:rStyle w:val="Hyperlnk"/>
                <w:noProof/>
                <w:lang w:val="en-GB"/>
              </w:rPr>
              <w:t>14.2.1.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Linker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288</w:t>
            </w:r>
            <w:r w:rsidR="00207336" w:rsidRPr="00D822A3">
              <w:rPr>
                <w:noProof/>
                <w:webHidden/>
                <w:lang w:val="en-GB"/>
              </w:rPr>
              <w:fldChar w:fldCharType="end"/>
            </w:r>
          </w:hyperlink>
        </w:p>
        <w:p w14:paraId="39A1FCE1" w14:textId="33BDF037" w:rsidR="00207336" w:rsidRPr="00D822A3" w:rsidRDefault="00D9319D">
          <w:pPr>
            <w:pStyle w:val="Innehll1"/>
            <w:rPr>
              <w:rFonts w:asciiTheme="minorHAnsi" w:eastAsiaTheme="minorEastAsia" w:hAnsiTheme="minorHAnsi"/>
              <w:noProof/>
              <w:color w:val="auto"/>
              <w:lang w:val="en-GB" w:eastAsia="sv-SE"/>
            </w:rPr>
          </w:pPr>
          <w:hyperlink w:anchor="_Toc54119987" w:history="1">
            <w:r w:rsidR="00207336" w:rsidRPr="00D822A3">
              <w:rPr>
                <w:rStyle w:val="Hyperlnk"/>
                <w:noProof/>
                <w:lang w:val="en-GB"/>
              </w:rPr>
              <w:t>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166F248C" w14:textId="0ED5FDC9"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88" w:history="1">
            <w:r w:rsidR="00207336" w:rsidRPr="00D822A3">
              <w:rPr>
                <w:rStyle w:val="Hyperlnk"/>
                <w:noProof/>
                <w:lang w:val="en-GB"/>
              </w:rPr>
              <w:t>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Integral and Floating Limits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40D9DC69" w14:textId="5D441929"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89" w:history="1">
            <w:r w:rsidR="00207336" w:rsidRPr="00D822A3">
              <w:rPr>
                <w:rStyle w:val="Hyperlnk"/>
                <w:noProof/>
                <w:lang w:val="en-GB"/>
              </w:rPr>
              <w:t>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Assert Macro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00E981EA" w14:textId="6AA15682"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0" w:history="1">
            <w:r w:rsidR="00207336" w:rsidRPr="00D822A3">
              <w:rPr>
                <w:rStyle w:val="Hyperlnk"/>
                <w:noProof/>
                <w:lang w:val="en-GB"/>
              </w:rPr>
              <w:t>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Locale Data</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1929925A" w14:textId="19AA6911"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1" w:history="1">
            <w:r w:rsidR="00207336" w:rsidRPr="00D822A3">
              <w:rPr>
                <w:rStyle w:val="Hyperlnk"/>
                <w:noProof/>
                <w:lang w:val="en-GB"/>
              </w:rPr>
              <w:t>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297</w:t>
            </w:r>
            <w:r w:rsidR="00207336" w:rsidRPr="00D822A3">
              <w:rPr>
                <w:noProof/>
                <w:webHidden/>
                <w:lang w:val="en-GB"/>
              </w:rPr>
              <w:fldChar w:fldCharType="end"/>
            </w:r>
          </w:hyperlink>
        </w:p>
        <w:p w14:paraId="6AE03DD7" w14:textId="3447BBBD"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2" w:history="1">
            <w:r w:rsidR="00207336" w:rsidRPr="00D822A3">
              <w:rPr>
                <w:rStyle w:val="Hyperlnk"/>
                <w:noProof/>
                <w:lang w:val="en-GB"/>
              </w:rPr>
              <w:t>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299</w:t>
            </w:r>
            <w:r w:rsidR="00207336" w:rsidRPr="00D822A3">
              <w:rPr>
                <w:noProof/>
                <w:webHidden/>
                <w:lang w:val="en-GB"/>
              </w:rPr>
              <w:fldChar w:fldCharType="end"/>
            </w:r>
          </w:hyperlink>
        </w:p>
        <w:p w14:paraId="37B160D2" w14:textId="2A3DC3D3"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3" w:history="1">
            <w:r w:rsidR="00207336" w:rsidRPr="00D822A3">
              <w:rPr>
                <w:rStyle w:val="Hyperlnk"/>
                <w:noProof/>
                <w:lang w:val="en-GB"/>
              </w:rPr>
              <w:t>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2ADC3653" w14:textId="2BC6B0CF"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4" w:history="1">
            <w:r w:rsidR="00207336" w:rsidRPr="00D822A3">
              <w:rPr>
                <w:rStyle w:val="Hyperlnk"/>
                <w:noProof/>
                <w:lang w:val="en-GB"/>
              </w:rPr>
              <w:t>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5D1CE66B" w14:textId="7A2DBE23"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5" w:history="1">
            <w:r w:rsidR="00207336" w:rsidRPr="00D822A3">
              <w:rPr>
                <w:rStyle w:val="Hyperlnk"/>
                <w:noProof/>
                <w:lang w:val="en-GB"/>
              </w:rPr>
              <w:t>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Standard Input/Output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38C06FA9" w14:textId="7FC685E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96" w:history="1">
            <w:r w:rsidR="00207336" w:rsidRPr="00D822A3">
              <w:rPr>
                <w:rStyle w:val="Hyperlnk"/>
                <w:noProof/>
                <w:lang w:val="en-GB"/>
              </w:rPr>
              <w:t>15.8.1.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Printing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49888999" w14:textId="43B59E2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97" w:history="1">
            <w:r w:rsidR="00207336" w:rsidRPr="00D822A3">
              <w:rPr>
                <w:rStyle w:val="Hyperlnk"/>
                <w:noProof/>
                <w:lang w:val="en-GB"/>
              </w:rPr>
              <w:t>15.8.2.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326</w:t>
            </w:r>
            <w:r w:rsidR="00207336" w:rsidRPr="00D822A3">
              <w:rPr>
                <w:noProof/>
                <w:webHidden/>
                <w:lang w:val="en-GB"/>
              </w:rPr>
              <w:fldChar w:fldCharType="end"/>
            </w:r>
          </w:hyperlink>
        </w:p>
        <w:p w14:paraId="16139F4E" w14:textId="6149E835"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19998" w:history="1">
            <w:r w:rsidR="00207336" w:rsidRPr="00D822A3">
              <w:rPr>
                <w:rStyle w:val="Hyperlnk"/>
                <w:noProof/>
                <w:lang w:val="en-GB"/>
              </w:rPr>
              <w:t>15.8.3.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336</w:t>
            </w:r>
            <w:r w:rsidR="00207336" w:rsidRPr="00D822A3">
              <w:rPr>
                <w:noProof/>
                <w:webHidden/>
                <w:lang w:val="en-GB"/>
              </w:rPr>
              <w:fldChar w:fldCharType="end"/>
            </w:r>
          </w:hyperlink>
        </w:p>
        <w:p w14:paraId="09D33C52" w14:textId="4E68A9E9"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19999" w:history="1">
            <w:r w:rsidR="00207336" w:rsidRPr="00D822A3">
              <w:rPr>
                <w:rStyle w:val="Hyperlnk"/>
                <w:noProof/>
                <w:lang w:val="en-GB"/>
              </w:rPr>
              <w:t>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346</w:t>
            </w:r>
            <w:r w:rsidR="00207336" w:rsidRPr="00D822A3">
              <w:rPr>
                <w:noProof/>
                <w:webHidden/>
                <w:lang w:val="en-GB"/>
              </w:rPr>
              <w:fldChar w:fldCharType="end"/>
            </w:r>
          </w:hyperlink>
        </w:p>
        <w:p w14:paraId="07BDC61F" w14:textId="5BE3003C"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00" w:history="1">
            <w:r w:rsidR="00207336" w:rsidRPr="00D822A3">
              <w:rPr>
                <w:rStyle w:val="Hyperlnk"/>
                <w:noProof/>
                <w:lang w:val="en-GB"/>
              </w:rPr>
              <w:t>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351</w:t>
            </w:r>
            <w:r w:rsidR="00207336" w:rsidRPr="00D822A3">
              <w:rPr>
                <w:noProof/>
                <w:webHidden/>
                <w:lang w:val="en-GB"/>
              </w:rPr>
              <w:fldChar w:fldCharType="end"/>
            </w:r>
          </w:hyperlink>
        </w:p>
        <w:p w14:paraId="16664CCF" w14:textId="40C4D45F" w:rsidR="00207336" w:rsidRPr="00D822A3" w:rsidRDefault="00D9319D">
          <w:pPr>
            <w:pStyle w:val="Innehll1"/>
            <w:rPr>
              <w:rFonts w:asciiTheme="minorHAnsi" w:eastAsiaTheme="minorEastAsia" w:hAnsiTheme="minorHAnsi"/>
              <w:noProof/>
              <w:color w:val="auto"/>
              <w:lang w:val="en-GB" w:eastAsia="sv-SE"/>
            </w:rPr>
          </w:pPr>
          <w:hyperlink w:anchor="_Toc54120001" w:history="1">
            <w:r w:rsidR="00207336" w:rsidRPr="00D822A3">
              <w:rPr>
                <w:rStyle w:val="Hyperlnk"/>
                <w:noProof/>
                <w:lang w:val="en-GB"/>
              </w:rPr>
              <w:t>A.</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D9D67DB" w14:textId="1D37F064"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02"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Expression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4AA62169" w14:textId="11A036B5"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03" w:history="1">
            <w:r w:rsidR="00207336" w:rsidRPr="00D822A3">
              <w:rPr>
                <w:rStyle w:val="Hyperlnk"/>
                <w:noProof/>
                <w:lang w:val="en-GB"/>
              </w:rPr>
              <w:t>15.11.1.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25CA5DD" w14:textId="4410FB06"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04" w:history="1">
            <w:r w:rsidR="00207336" w:rsidRPr="00D822A3">
              <w:rPr>
                <w:rStyle w:val="Hyperlnk"/>
                <w:noProof/>
                <w:lang w:val="en-GB"/>
              </w:rPr>
              <w:t>15.11.2.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361</w:t>
            </w:r>
            <w:r w:rsidR="00207336" w:rsidRPr="00D822A3">
              <w:rPr>
                <w:noProof/>
                <w:webHidden/>
                <w:lang w:val="en-GB"/>
              </w:rPr>
              <w:fldChar w:fldCharType="end"/>
            </w:r>
          </w:hyperlink>
        </w:p>
        <w:p w14:paraId="1753FEA2" w14:textId="2149BAD1"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05" w:history="1">
            <w:r w:rsidR="00207336" w:rsidRPr="00D822A3">
              <w:rPr>
                <w:rStyle w:val="Hyperlnk"/>
                <w:noProof/>
                <w:lang w:val="en-GB"/>
              </w:rPr>
              <w:t>15.11.3.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365</w:t>
            </w:r>
            <w:r w:rsidR="00207336" w:rsidRPr="00D822A3">
              <w:rPr>
                <w:noProof/>
                <w:webHidden/>
                <w:lang w:val="en-GB"/>
              </w:rPr>
              <w:fldChar w:fldCharType="end"/>
            </w:r>
          </w:hyperlink>
        </w:p>
        <w:p w14:paraId="0C5C3D2F" w14:textId="2D85E61E"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06" w:history="1">
            <w:r w:rsidR="00207336" w:rsidRPr="00D822A3">
              <w:rPr>
                <w:rStyle w:val="Hyperlnk"/>
                <w:noProof/>
                <w:lang w:val="en-GB"/>
              </w:rPr>
              <w:t>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366</w:t>
            </w:r>
            <w:r w:rsidR="00207336" w:rsidRPr="00D822A3">
              <w:rPr>
                <w:noProof/>
                <w:webHidden/>
                <w:lang w:val="en-GB"/>
              </w:rPr>
              <w:fldChar w:fldCharType="end"/>
            </w:r>
          </w:hyperlink>
        </w:p>
        <w:p w14:paraId="49A3ED9E" w14:textId="4F43EADB"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07" w:history="1">
            <w:r w:rsidR="00207336" w:rsidRPr="00D822A3">
              <w:rPr>
                <w:rStyle w:val="Hyperlnk"/>
                <w:noProof/>
                <w:lang w:val="en-GB"/>
              </w:rPr>
              <w:t>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368</w:t>
            </w:r>
            <w:r w:rsidR="00207336" w:rsidRPr="00D822A3">
              <w:rPr>
                <w:noProof/>
                <w:webHidden/>
                <w:lang w:val="en-GB"/>
              </w:rPr>
              <w:fldChar w:fldCharType="end"/>
            </w:r>
          </w:hyperlink>
        </w:p>
        <w:p w14:paraId="30DFB36C" w14:textId="4544CC43"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08"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 Graphs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370</w:t>
            </w:r>
            <w:r w:rsidR="00207336" w:rsidRPr="00D822A3">
              <w:rPr>
                <w:noProof/>
                <w:webHidden/>
                <w:lang w:val="en-GB"/>
              </w:rPr>
              <w:fldChar w:fldCharType="end"/>
            </w:r>
          </w:hyperlink>
        </w:p>
        <w:p w14:paraId="10F2F4BA" w14:textId="429E9CF7"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09"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 Strings, and Characters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371</w:t>
            </w:r>
            <w:r w:rsidR="00207336" w:rsidRPr="00D822A3">
              <w:rPr>
                <w:noProof/>
                <w:webHidden/>
                <w:lang w:val="en-GB"/>
              </w:rPr>
              <w:fldChar w:fldCharType="end"/>
            </w:r>
          </w:hyperlink>
        </w:p>
        <w:p w14:paraId="53A349C7" w14:textId="30D70C5F"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0" w:history="1">
            <w:r w:rsidR="00207336" w:rsidRPr="00D822A3">
              <w:rPr>
                <w:rStyle w:val="Hyperlnk"/>
                <w:noProof/>
                <w:lang w:val="en-GB"/>
              </w:rPr>
              <w:t>15.13.2.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Slash Codes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3A5238B3" w14:textId="152D6E82"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1" w:history="1">
            <w:r w:rsidR="00207336" w:rsidRPr="00D822A3">
              <w:rPr>
                <w:rStyle w:val="Hyperlnk"/>
                <w:noProof/>
                <w:lang w:val="en-GB"/>
              </w:rPr>
              <w:t>15.13.3.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7F5609F5" w14:textId="7E41AF3E"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2" w:history="1">
            <w:r w:rsidR="00207336" w:rsidRPr="00D822A3">
              <w:rPr>
                <w:rStyle w:val="Hyperlnk"/>
                <w:noProof/>
                <w:lang w:val="en-GB"/>
              </w:rPr>
              <w:t>15.13.4.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22C90187" w14:textId="2C4AE5DF"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3" w:history="1">
            <w:r w:rsidR="00207336" w:rsidRPr="00D822A3">
              <w:rPr>
                <w:rStyle w:val="Hyperlnk"/>
                <w:noProof/>
                <w:lang w:val="en-GB"/>
              </w:rPr>
              <w:t>15.13.5.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Includes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144C65E5" w14:textId="67F99CA5"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4" w:history="1">
            <w:r w:rsidR="00207336" w:rsidRPr="00D822A3">
              <w:rPr>
                <w:rStyle w:val="Hyperlnk"/>
                <w:noProof/>
                <w:lang w:val="en-GB"/>
              </w:rPr>
              <w:t>15.13.6.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378</w:t>
            </w:r>
            <w:r w:rsidR="00207336" w:rsidRPr="00D822A3">
              <w:rPr>
                <w:noProof/>
                <w:webHidden/>
                <w:lang w:val="en-GB"/>
              </w:rPr>
              <w:fldChar w:fldCharType="end"/>
            </w:r>
          </w:hyperlink>
        </w:p>
        <w:p w14:paraId="51EDD177" w14:textId="097CB118"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5" w:history="1">
            <w:r w:rsidR="00207336" w:rsidRPr="00D822A3">
              <w:rPr>
                <w:rStyle w:val="Hyperlnk"/>
                <w:noProof/>
                <w:lang w:val="en-GB"/>
              </w:rPr>
              <w:t>15.13.7.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Conditional Programming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383</w:t>
            </w:r>
            <w:r w:rsidR="00207336" w:rsidRPr="00D822A3">
              <w:rPr>
                <w:noProof/>
                <w:webHidden/>
                <w:lang w:val="en-GB"/>
              </w:rPr>
              <w:fldChar w:fldCharType="end"/>
            </w:r>
          </w:hyperlink>
        </w:p>
        <w:p w14:paraId="2B89A2D1" w14:textId="4864FBA9"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6" w:history="1">
            <w:r w:rsidR="00207336" w:rsidRPr="00D822A3">
              <w:rPr>
                <w:rStyle w:val="Hyperlnk"/>
                <w:noProof/>
                <w:lang w:val="en-GB"/>
              </w:rPr>
              <w:t>15.13.8.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 Expansion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385</w:t>
            </w:r>
            <w:r w:rsidR="00207336" w:rsidRPr="00D822A3">
              <w:rPr>
                <w:noProof/>
                <w:webHidden/>
                <w:lang w:val="en-GB"/>
              </w:rPr>
              <w:fldChar w:fldCharType="end"/>
            </w:r>
          </w:hyperlink>
        </w:p>
        <w:p w14:paraId="5A37E492" w14:textId="69F549C7"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17" w:history="1">
            <w:r w:rsidR="00207336" w:rsidRPr="00D822A3">
              <w:rPr>
                <w:rStyle w:val="Hyperlnk"/>
                <w:noProof/>
                <w:lang w:val="en-GB"/>
              </w:rPr>
              <w:t>15.13.9.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Merging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388</w:t>
            </w:r>
            <w:r w:rsidR="00207336" w:rsidRPr="00D822A3">
              <w:rPr>
                <w:noProof/>
                <w:webHidden/>
                <w:lang w:val="en-GB"/>
              </w:rPr>
              <w:fldChar w:fldCharType="end"/>
            </w:r>
          </w:hyperlink>
        </w:p>
        <w:p w14:paraId="2D489B2B" w14:textId="2E93AEAA" w:rsidR="00207336" w:rsidRPr="00D822A3" w:rsidRDefault="00D9319D">
          <w:pPr>
            <w:pStyle w:val="Innehll1"/>
            <w:rPr>
              <w:rFonts w:asciiTheme="minorHAnsi" w:eastAsiaTheme="minorEastAsia" w:hAnsiTheme="minorHAnsi"/>
              <w:noProof/>
              <w:color w:val="auto"/>
              <w:lang w:val="en-GB" w:eastAsia="sv-SE"/>
            </w:rPr>
          </w:pPr>
          <w:hyperlink w:anchor="_Toc54120018" w:history="1">
            <w:r w:rsidR="00207336" w:rsidRPr="00D822A3">
              <w:rPr>
                <w:rStyle w:val="Hyperlnk"/>
                <w:noProof/>
                <w:lang w:val="en-GB"/>
              </w:rPr>
              <w:t>B.</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5758A33" w14:textId="2E596829"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19" w:history="1">
            <w:r w:rsidR="00207336" w:rsidRPr="00D822A3">
              <w:rPr>
                <w:rStyle w:val="Hyperlnk"/>
                <w:noProof/>
                <w:lang w:val="en-GB"/>
              </w:rPr>
              <w:t>15.14.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1943AE9B" w14:textId="171D671B"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20" w:history="1">
            <w:r w:rsidR="00207336" w:rsidRPr="00D822A3">
              <w:rPr>
                <w:rStyle w:val="Hyperlnk"/>
                <w:noProof/>
                <w:lang w:val="en-GB"/>
              </w:rPr>
              <w:t>15.15.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48E2F3F" w14:textId="24CD3FC2" w:rsidR="00207336" w:rsidRPr="00D822A3" w:rsidRDefault="00D9319D">
          <w:pPr>
            <w:pStyle w:val="Innehll1"/>
            <w:rPr>
              <w:rFonts w:asciiTheme="minorHAnsi" w:eastAsiaTheme="minorEastAsia" w:hAnsiTheme="minorHAnsi"/>
              <w:noProof/>
              <w:color w:val="auto"/>
              <w:lang w:val="en-GB" w:eastAsia="sv-SE"/>
            </w:rPr>
          </w:pPr>
          <w:hyperlink w:anchor="_Toc54120021" w:history="1">
            <w:r w:rsidR="00207336" w:rsidRPr="00D822A3">
              <w:rPr>
                <w:rStyle w:val="Hyperlnk"/>
                <w:noProof/>
                <w:lang w:val="en-GB"/>
              </w:rPr>
              <w:t>C.</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 and GPLEX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6DB773E7" w14:textId="5961430E"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22" w:history="1">
            <w:r w:rsidR="00207336" w:rsidRPr="00D822A3">
              <w:rPr>
                <w:rStyle w:val="Hyperlnk"/>
                <w:noProof/>
                <w:lang w:val="en-GB"/>
              </w:rPr>
              <w:t>15.15.1.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31E653F7" w14:textId="7B950032"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23" w:history="1">
            <w:r w:rsidR="00207336" w:rsidRPr="00D822A3">
              <w:rPr>
                <w:rStyle w:val="Hyperlnk"/>
                <w:noProof/>
                <w:lang w:val="en-GB"/>
              </w:rPr>
              <w:t>15.15.2.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398</w:t>
            </w:r>
            <w:r w:rsidR="00207336" w:rsidRPr="00D822A3">
              <w:rPr>
                <w:noProof/>
                <w:webHidden/>
                <w:lang w:val="en-GB"/>
              </w:rPr>
              <w:fldChar w:fldCharType="end"/>
            </w:r>
          </w:hyperlink>
        </w:p>
        <w:p w14:paraId="6C2FE5B2" w14:textId="1BB0B9A4"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24" w:history="1">
            <w:r w:rsidR="00207336" w:rsidRPr="00D822A3">
              <w:rPr>
                <w:rStyle w:val="Hyperlnk"/>
                <w:noProof/>
                <w:lang w:val="en-GB"/>
              </w:rPr>
              <w:t>15.15.3.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399</w:t>
            </w:r>
            <w:r w:rsidR="00207336" w:rsidRPr="00D822A3">
              <w:rPr>
                <w:noProof/>
                <w:webHidden/>
                <w:lang w:val="en-GB"/>
              </w:rPr>
              <w:fldChar w:fldCharType="end"/>
            </w:r>
          </w:hyperlink>
        </w:p>
        <w:p w14:paraId="048BDBFF" w14:textId="26713027"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25" w:history="1">
            <w:r w:rsidR="00207336" w:rsidRPr="00D822A3">
              <w:rPr>
                <w:rStyle w:val="Hyperlnk"/>
                <w:noProof/>
                <w:lang w:val="en-GB"/>
              </w:rPr>
              <w:t>15.15.4.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403</w:t>
            </w:r>
            <w:r w:rsidR="00207336" w:rsidRPr="00D822A3">
              <w:rPr>
                <w:noProof/>
                <w:webHidden/>
                <w:lang w:val="en-GB"/>
              </w:rPr>
              <w:fldChar w:fldCharType="end"/>
            </w:r>
          </w:hyperlink>
        </w:p>
        <w:p w14:paraId="048382B5" w14:textId="4D539194"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26" w:history="1">
            <w:r w:rsidR="00207336" w:rsidRPr="00D822A3">
              <w:rPr>
                <w:rStyle w:val="Hyperlnk"/>
                <w:noProof/>
                <w:lang w:val="en-GB"/>
              </w:rPr>
              <w:t>15.15.5.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405</w:t>
            </w:r>
            <w:r w:rsidR="00207336" w:rsidRPr="00D822A3">
              <w:rPr>
                <w:noProof/>
                <w:webHidden/>
                <w:lang w:val="en-GB"/>
              </w:rPr>
              <w:fldChar w:fldCharType="end"/>
            </w:r>
          </w:hyperlink>
        </w:p>
        <w:p w14:paraId="443A0EA7" w14:textId="7A5E9FDD" w:rsidR="00207336" w:rsidRPr="00D822A3" w:rsidRDefault="00D9319D">
          <w:pPr>
            <w:pStyle w:val="Innehll1"/>
            <w:rPr>
              <w:rFonts w:asciiTheme="minorHAnsi" w:eastAsiaTheme="minorEastAsia" w:hAnsiTheme="minorHAnsi"/>
              <w:noProof/>
              <w:color w:val="auto"/>
              <w:lang w:val="en-GB" w:eastAsia="sv-SE"/>
            </w:rPr>
          </w:pPr>
          <w:hyperlink w:anchor="_Toc54120027" w:history="1">
            <w:r w:rsidR="00207336" w:rsidRPr="00D822A3">
              <w:rPr>
                <w:rStyle w:val="Hyperlnk"/>
                <w:noProof/>
                <w:lang w:val="en-GB"/>
              </w:rPr>
              <w:t>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Auxiliary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0250FFA7" w14:textId="5CDD1B52"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28" w:history="1">
            <w:r w:rsidR="00207336" w:rsidRPr="00D822A3">
              <w:rPr>
                <w:rStyle w:val="Hyperlnk"/>
                <w:noProof/>
                <w:lang w:val="en-GB"/>
              </w:rPr>
              <w:t>16.1.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Error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786C5B1E" w14:textId="72AD0BFE"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29" w:history="1">
            <w:r w:rsidR="00207336" w:rsidRPr="00D822A3">
              <w:rPr>
                <w:rStyle w:val="Hyperlnk"/>
                <w:noProof/>
                <w:lang w:val="en-GB"/>
              </w:rPr>
              <w:t>16.2.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Container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6FF0899B" w14:textId="288D275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30" w:history="1">
            <w:r w:rsidR="00207336" w:rsidRPr="00D822A3">
              <w:rPr>
                <w:rStyle w:val="Hyperlnk"/>
                <w:noProof/>
                <w:lang w:val="en-GB"/>
              </w:rPr>
              <w:t>16.2.1.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Ordered Pair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79DBEBE0" w14:textId="1B6E217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31" w:history="1">
            <w:r w:rsidR="00207336" w:rsidRPr="00D822A3">
              <w:rPr>
                <w:rStyle w:val="Hyperlnk"/>
                <w:noProof/>
                <w:lang w:val="en-GB"/>
              </w:rPr>
              <w:t>16.2.2.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Triple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412</w:t>
            </w:r>
            <w:r w:rsidR="00207336" w:rsidRPr="00D822A3">
              <w:rPr>
                <w:noProof/>
                <w:webHidden/>
                <w:lang w:val="en-GB"/>
              </w:rPr>
              <w:fldChar w:fldCharType="end"/>
            </w:r>
          </w:hyperlink>
        </w:p>
        <w:p w14:paraId="04F4F839" w14:textId="7BF4E15A"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32" w:history="1">
            <w:r w:rsidR="00207336" w:rsidRPr="00D822A3">
              <w:rPr>
                <w:rStyle w:val="Hyperlnk"/>
                <w:noProof/>
                <w:lang w:val="en-GB"/>
              </w:rPr>
              <w:t>16.3.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413</w:t>
            </w:r>
            <w:r w:rsidR="00207336" w:rsidRPr="00D822A3">
              <w:rPr>
                <w:noProof/>
                <w:webHidden/>
                <w:lang w:val="en-GB"/>
              </w:rPr>
              <w:fldChar w:fldCharType="end"/>
            </w:r>
          </w:hyperlink>
        </w:p>
        <w:p w14:paraId="44E36252" w14:textId="1B8C8E9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33" w:history="1">
            <w:r w:rsidR="00207336" w:rsidRPr="00D822A3">
              <w:rPr>
                <w:rStyle w:val="Hyperlnk"/>
                <w:noProof/>
                <w:lang w:val="en-GB"/>
              </w:rPr>
              <w:t>16.3.1.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Removal of Vertices and Edges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414</w:t>
            </w:r>
            <w:r w:rsidR="00207336" w:rsidRPr="00D822A3">
              <w:rPr>
                <w:noProof/>
                <w:webHidden/>
                <w:lang w:val="en-GB"/>
              </w:rPr>
              <w:fldChar w:fldCharType="end"/>
            </w:r>
          </w:hyperlink>
        </w:p>
        <w:p w14:paraId="623FC5CB" w14:textId="330AF0E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34" w:history="1">
            <w:r w:rsidR="00207336" w:rsidRPr="00D822A3">
              <w:rPr>
                <w:rStyle w:val="Hyperlnk"/>
                <w:noProof/>
                <w:lang w:val="en-GB"/>
              </w:rPr>
              <w:t>16.3.2.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 Partition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415</w:t>
            </w:r>
            <w:r w:rsidR="00207336" w:rsidRPr="00D822A3">
              <w:rPr>
                <w:noProof/>
                <w:webHidden/>
                <w:lang w:val="en-GB"/>
              </w:rPr>
              <w:fldChar w:fldCharType="end"/>
            </w:r>
          </w:hyperlink>
        </w:p>
        <w:p w14:paraId="4393ED10" w14:textId="38B3C6A1"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35" w:history="1">
            <w:r w:rsidR="00207336" w:rsidRPr="00D822A3">
              <w:rPr>
                <w:rStyle w:val="Hyperlnk"/>
                <w:noProof/>
                <w:lang w:val="en-GB"/>
              </w:rPr>
              <w:t>16.4.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ListSet and ListMap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416</w:t>
            </w:r>
            <w:r w:rsidR="00207336" w:rsidRPr="00D822A3">
              <w:rPr>
                <w:noProof/>
                <w:webHidden/>
                <w:lang w:val="en-GB"/>
              </w:rPr>
              <w:fldChar w:fldCharType="end"/>
            </w:r>
          </w:hyperlink>
        </w:p>
        <w:p w14:paraId="1CFA635E" w14:textId="586D4582" w:rsidR="00207336" w:rsidRPr="00D822A3" w:rsidRDefault="00D9319D">
          <w:pPr>
            <w:pStyle w:val="Innehll1"/>
            <w:rPr>
              <w:rFonts w:asciiTheme="minorHAnsi" w:eastAsiaTheme="minorEastAsia" w:hAnsiTheme="minorHAnsi"/>
              <w:noProof/>
              <w:color w:val="auto"/>
              <w:lang w:val="en-GB" w:eastAsia="sv-SE"/>
            </w:rPr>
          </w:pPr>
          <w:hyperlink w:anchor="_Toc54120036" w:history="1">
            <w:r w:rsidR="00207336" w:rsidRPr="00D822A3">
              <w:rPr>
                <w:rStyle w:val="Hyperlnk"/>
                <w:noProof/>
                <w:lang w:val="en-GB"/>
              </w:rPr>
              <w:t>D.</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425</w:t>
            </w:r>
            <w:r w:rsidR="00207336" w:rsidRPr="00D822A3">
              <w:rPr>
                <w:noProof/>
                <w:webHidden/>
                <w:lang w:val="en-GB"/>
              </w:rPr>
              <w:fldChar w:fldCharType="end"/>
            </w:r>
          </w:hyperlink>
        </w:p>
        <w:p w14:paraId="4CC2DDD9" w14:textId="07A3BBD4" w:rsidR="00207336" w:rsidRPr="00D822A3" w:rsidRDefault="00D9319D">
          <w:pPr>
            <w:pStyle w:val="Innehll1"/>
            <w:rPr>
              <w:rFonts w:asciiTheme="minorHAnsi" w:eastAsiaTheme="minorEastAsia" w:hAnsiTheme="minorHAnsi"/>
              <w:noProof/>
              <w:color w:val="auto"/>
              <w:lang w:val="en-GB" w:eastAsia="sv-SE"/>
            </w:rPr>
          </w:pPr>
          <w:hyperlink w:anchor="_Toc54120037" w:history="1">
            <w:r w:rsidR="00207336" w:rsidRPr="00D822A3">
              <w:rPr>
                <w:rStyle w:val="Hyperlnk"/>
                <w:noProof/>
                <w:lang w:val="en-GB"/>
              </w:rPr>
              <w:t>E.</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 Crash Course in 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6AC5995C" w14:textId="0D83C3EC"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38" w:history="1">
            <w:r w:rsidR="00207336" w:rsidRPr="00D822A3">
              <w:rPr>
                <w:rStyle w:val="Hyperlnk"/>
                <w:noProof/>
                <w:lang w:val="en-GB"/>
              </w:rPr>
              <w:t>16.5.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and the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39993BDC" w14:textId="4480FA89"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39" w:history="1">
            <w:r w:rsidR="00207336" w:rsidRPr="00D822A3">
              <w:rPr>
                <w:rStyle w:val="Hyperlnk"/>
                <w:noProof/>
                <w:lang w:val="en-GB"/>
              </w:rPr>
              <w:t>16.6.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Hello-World Program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428</w:t>
            </w:r>
            <w:r w:rsidR="00207336" w:rsidRPr="00D822A3">
              <w:rPr>
                <w:noProof/>
                <w:webHidden/>
                <w:lang w:val="en-GB"/>
              </w:rPr>
              <w:fldChar w:fldCharType="end"/>
            </w:r>
          </w:hyperlink>
        </w:p>
        <w:p w14:paraId="469A2DE1" w14:textId="0111BF77"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40" w:history="1">
            <w:r w:rsidR="00207336" w:rsidRPr="00D822A3">
              <w:rPr>
                <w:rStyle w:val="Hyperlnk"/>
                <w:noProof/>
                <w:lang w:val="en-GB"/>
              </w:rPr>
              <w:t>16.7.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23DEEB1B" w14:textId="1434D3E7"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41" w:history="1">
            <w:r w:rsidR="00207336" w:rsidRPr="00D822A3">
              <w:rPr>
                <w:rStyle w:val="Hyperlnk"/>
                <w:noProof/>
                <w:lang w:val="en-GB"/>
              </w:rPr>
              <w:t>16.8.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Types and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39EE2088" w14:textId="046157B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2"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Simple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7F62E44F" w14:textId="60C6F468"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0FDDA1EA" w14:textId="44F00FA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4"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499412F" w14:textId="41E7AD0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5" w:history="1">
            <w:r w:rsidR="00207336" w:rsidRPr="00D822A3">
              <w:rPr>
                <w:rStyle w:val="Hyperlnk"/>
                <w:noProof/>
                <w:lang w:val="en-GB"/>
              </w:rPr>
              <w:t>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666843C" w14:textId="73FA2B6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6"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432</w:t>
            </w:r>
            <w:r w:rsidR="00207336" w:rsidRPr="00D822A3">
              <w:rPr>
                <w:noProof/>
                <w:webHidden/>
                <w:lang w:val="en-GB"/>
              </w:rPr>
              <w:fldChar w:fldCharType="end"/>
            </w:r>
          </w:hyperlink>
        </w:p>
        <w:p w14:paraId="65EBDBAB" w14:textId="17CB413D"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7" w:history="1">
            <w:r w:rsidR="00207336" w:rsidRPr="00D822A3">
              <w:rPr>
                <w:rStyle w:val="Hyperlnk"/>
                <w:noProof/>
                <w:lang w:val="en-GB"/>
              </w:rPr>
              <w:t>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Enumerations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433</w:t>
            </w:r>
            <w:r w:rsidR="00207336" w:rsidRPr="00D822A3">
              <w:rPr>
                <w:noProof/>
                <w:webHidden/>
                <w:lang w:val="en-GB"/>
              </w:rPr>
              <w:fldChar w:fldCharType="end"/>
            </w:r>
          </w:hyperlink>
        </w:p>
        <w:p w14:paraId="24572237" w14:textId="11A21A4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8" w:history="1">
            <w:r w:rsidR="00207336" w:rsidRPr="00D822A3">
              <w:rPr>
                <w:rStyle w:val="Hyperlnk"/>
                <w:noProof/>
                <w:lang w:val="en-GB"/>
              </w:rPr>
              <w:t>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Arrays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3DC84B75" w14:textId="230C3112"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49" w:history="1">
            <w:r w:rsidR="00207336" w:rsidRPr="00D822A3">
              <w:rPr>
                <w:rStyle w:val="Hyperlnk"/>
                <w:noProof/>
                <w:lang w:val="en-GB"/>
              </w:rPr>
              <w:t>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Characters and 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4803992D" w14:textId="45B92FB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0" w:history="1">
            <w:r w:rsidR="00207336" w:rsidRPr="00D822A3">
              <w:rPr>
                <w:rStyle w:val="Hyperlnk"/>
                <w:noProof/>
                <w:lang w:val="en-GB"/>
              </w:rPr>
              <w:t>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4D182CBD" w14:textId="3823549A"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1" w:history="1">
            <w:r w:rsidR="00207336" w:rsidRPr="00D822A3">
              <w:rPr>
                <w:rStyle w:val="Hyperlnk"/>
                <w:noProof/>
                <w:lang w:val="en-GB"/>
              </w:rPr>
              <w:t>10.1.1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33791CE3" w14:textId="567E47A4"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2" w:history="1">
            <w:r w:rsidR="00207336" w:rsidRPr="00D822A3">
              <w:rPr>
                <w:rStyle w:val="Hyperlnk"/>
                <w:noProof/>
                <w:lang w:val="en-GB"/>
              </w:rPr>
              <w:t>11.1.1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 and Dynamic Memory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436</w:t>
            </w:r>
            <w:r w:rsidR="00207336" w:rsidRPr="00D822A3">
              <w:rPr>
                <w:noProof/>
                <w:webHidden/>
                <w:lang w:val="en-GB"/>
              </w:rPr>
              <w:fldChar w:fldCharType="end"/>
            </w:r>
          </w:hyperlink>
        </w:p>
        <w:p w14:paraId="4855FC38" w14:textId="35C03A3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3"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Defining our own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438</w:t>
            </w:r>
            <w:r w:rsidR="00207336" w:rsidRPr="00D822A3">
              <w:rPr>
                <w:noProof/>
                <w:webHidden/>
                <w:lang w:val="en-GB"/>
              </w:rPr>
              <w:fldChar w:fldCharType="end"/>
            </w:r>
          </w:hyperlink>
        </w:p>
        <w:p w14:paraId="25B9BC53" w14:textId="61CA3D8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4" w:history="1">
            <w:r w:rsidR="00207336" w:rsidRPr="00D822A3">
              <w:rPr>
                <w:rStyle w:val="Hyperlnk"/>
                <w:noProof/>
                <w:lang w:val="en-GB"/>
              </w:rPr>
              <w:t>13.1.1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617A76AB" w14:textId="65AC2400"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55" w:history="1">
            <w:r w:rsidR="00207336" w:rsidRPr="00D822A3">
              <w:rPr>
                <w:rStyle w:val="Hyperlnk"/>
                <w:noProof/>
                <w:lang w:val="en-GB"/>
              </w:rPr>
              <w:t>16.9.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 and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32277901" w14:textId="3B036961"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6" w:history="1">
            <w:r w:rsidR="00207336" w:rsidRPr="00D822A3">
              <w:rPr>
                <w:rStyle w:val="Hyperlnk"/>
                <w:noProof/>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Arithmetic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2F59F102" w14:textId="68B9353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7"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 Arithmetic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440</w:t>
            </w:r>
            <w:r w:rsidR="00207336" w:rsidRPr="00D822A3">
              <w:rPr>
                <w:noProof/>
                <w:webHidden/>
                <w:lang w:val="en-GB"/>
              </w:rPr>
              <w:fldChar w:fldCharType="end"/>
            </w:r>
          </w:hyperlink>
        </w:p>
        <w:p w14:paraId="287FA4CE" w14:textId="4E36BA53"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8"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Increment and decrement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43E24CD3" w14:textId="592003DF"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59" w:history="1">
            <w:r w:rsidR="00207336" w:rsidRPr="00D822A3">
              <w:rPr>
                <w:rStyle w:val="Hyperlnk"/>
                <w:noProof/>
                <w:lang w:val="en-GB"/>
              </w:rPr>
              <w:t>17.1.1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Relational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5BAA1A42" w14:textId="0FF793E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0" w:history="1">
            <w:r w:rsidR="00207336" w:rsidRPr="00D822A3">
              <w:rPr>
                <w:rStyle w:val="Hyperlnk"/>
                <w:noProof/>
                <w:lang w:val="en-GB"/>
              </w:rPr>
              <w:t>18.1.1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27BE4D7D" w14:textId="48DF025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1" w:history="1">
            <w:r w:rsidR="00207336" w:rsidRPr="00D822A3">
              <w:rPr>
                <w:rStyle w:val="Hyperlnk"/>
                <w:noProof/>
                <w:lang w:val="en-GB"/>
              </w:rPr>
              <w:t>19.1.1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Bitwise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442</w:t>
            </w:r>
            <w:r w:rsidR="00207336" w:rsidRPr="00D822A3">
              <w:rPr>
                <w:noProof/>
                <w:webHidden/>
                <w:lang w:val="en-GB"/>
              </w:rPr>
              <w:fldChar w:fldCharType="end"/>
            </w:r>
          </w:hyperlink>
        </w:p>
        <w:p w14:paraId="4AAF8362" w14:textId="1DB1FE6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2" w:history="1">
            <w:r w:rsidR="00207336" w:rsidRPr="00D822A3">
              <w:rPr>
                <w:rStyle w:val="Hyperlnk"/>
                <w:noProof/>
                <w:lang w:val="en-GB"/>
              </w:rPr>
              <w:t>20.1.1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4A5031AC" w14:textId="563DABC7"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3" w:history="1">
            <w:r w:rsidR="00207336" w:rsidRPr="00D822A3">
              <w:rPr>
                <w:rStyle w:val="Hyperlnk"/>
                <w:noProof/>
                <w:lang w:val="en-GB"/>
              </w:rPr>
              <w:t>21.1.1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018E82FB" w14:textId="155BC080"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4" w:history="1">
            <w:r w:rsidR="00207336" w:rsidRPr="00D822A3">
              <w:rPr>
                <w:rStyle w:val="Hyperlnk"/>
                <w:noProof/>
                <w:lang w:val="en-GB"/>
              </w:rPr>
              <w:t>22.1.1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Precedence and Associatively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53439573" w14:textId="64ABBD1D"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65" w:history="1">
            <w:r w:rsidR="00207336" w:rsidRPr="00D822A3">
              <w:rPr>
                <w:rStyle w:val="Hyperlnk"/>
                <w:noProof/>
                <w:lang w:val="en-GB"/>
              </w:rPr>
              <w:t>16.10.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62C93471" w14:textId="501DA39B"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6" w:history="1">
            <w:r w:rsidR="00207336" w:rsidRPr="00D822A3">
              <w:rPr>
                <w:rStyle w:val="Hyperlnk"/>
                <w:noProof/>
                <w:lang w:val="en-GB"/>
              </w:rPr>
              <w:t>23.1.1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Selection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5BEDCC49" w14:textId="03F2E28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7" w:history="1">
            <w:r w:rsidR="00207336" w:rsidRPr="00D822A3">
              <w:rPr>
                <w:rStyle w:val="Hyperlnk"/>
                <w:noProof/>
                <w:lang w:val="en-GB"/>
              </w:rPr>
              <w:t>24.1.1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Iteration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446</w:t>
            </w:r>
            <w:r w:rsidR="00207336" w:rsidRPr="00D822A3">
              <w:rPr>
                <w:noProof/>
                <w:webHidden/>
                <w:lang w:val="en-GB"/>
              </w:rPr>
              <w:fldChar w:fldCharType="end"/>
            </w:r>
          </w:hyperlink>
        </w:p>
        <w:p w14:paraId="4CC2E250" w14:textId="62DEF86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8" w:history="1">
            <w:r w:rsidR="00207336" w:rsidRPr="00D822A3">
              <w:rPr>
                <w:rStyle w:val="Hyperlnk"/>
                <w:noProof/>
                <w:lang w:val="en-GB"/>
              </w:rPr>
              <w:t>25.1.1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B70F013" w14:textId="37B7EE89"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69" w:history="1">
            <w:r w:rsidR="00207336" w:rsidRPr="00D822A3">
              <w:rPr>
                <w:rStyle w:val="Hyperlnk"/>
                <w:noProof/>
                <w:lang w:val="en-GB"/>
              </w:rPr>
              <w:t>26.1.1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6B70103" w14:textId="11836616" w:rsidR="00207336" w:rsidRPr="00D822A3" w:rsidRDefault="00D9319D">
          <w:pPr>
            <w:pStyle w:val="Innehll3"/>
            <w:tabs>
              <w:tab w:val="left" w:pos="1320"/>
              <w:tab w:val="right" w:leader="dot" w:pos="9350"/>
            </w:tabs>
            <w:rPr>
              <w:rFonts w:asciiTheme="minorHAnsi" w:eastAsiaTheme="minorEastAsia" w:hAnsiTheme="minorHAnsi"/>
              <w:noProof/>
              <w:color w:val="auto"/>
              <w:lang w:val="en-GB" w:eastAsia="sv-SE"/>
            </w:rPr>
          </w:pPr>
          <w:hyperlink w:anchor="_Toc54120070" w:history="1">
            <w:r w:rsidR="00207336" w:rsidRPr="00D822A3">
              <w:rPr>
                <w:rStyle w:val="Hyperlnk"/>
                <w:noProof/>
                <w:lang w:val="en-GB"/>
              </w:rPr>
              <w:t>27.1.1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Volatile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15AEB087" w14:textId="2035E7DF"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71"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9B6D5C0" w14:textId="3F84356A"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2" w:history="1">
            <w:r w:rsidR="00207336" w:rsidRPr="00D822A3">
              <w:rPr>
                <w:rStyle w:val="Hyperlnk"/>
                <w:noProof/>
                <w:lang w:val="en-GB"/>
              </w:rPr>
              <w:t>16.11.1.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Void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2633151F" w14:textId="42A3AAD1"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3" w:history="1">
            <w:r w:rsidR="00207336" w:rsidRPr="00D822A3">
              <w:rPr>
                <w:rStyle w:val="Hyperlnk"/>
                <w:noProof/>
                <w:lang w:val="en-GB"/>
              </w:rPr>
              <w:t>16.11.2.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 and global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10BE0F18" w14:textId="18742CE0"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4" w:history="1">
            <w:r w:rsidR="00207336" w:rsidRPr="00D822A3">
              <w:rPr>
                <w:rStyle w:val="Hyperlnk"/>
                <w:noProof/>
                <w:lang w:val="en-GB"/>
              </w:rPr>
              <w:t>16.11.3.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Inner Blocks with Local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451</w:t>
            </w:r>
            <w:r w:rsidR="00207336" w:rsidRPr="00D822A3">
              <w:rPr>
                <w:noProof/>
                <w:webHidden/>
                <w:lang w:val="en-GB"/>
              </w:rPr>
              <w:fldChar w:fldCharType="end"/>
            </w:r>
          </w:hyperlink>
        </w:p>
        <w:p w14:paraId="6655D479" w14:textId="4E409671"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5" w:history="1">
            <w:r w:rsidR="00207336" w:rsidRPr="00D822A3">
              <w:rPr>
                <w:rStyle w:val="Hyperlnk"/>
                <w:noProof/>
                <w:lang w:val="en-GB"/>
              </w:rPr>
              <w:t>16.11.4.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Call-by-Value and Call-by-Reference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452</w:t>
            </w:r>
            <w:r w:rsidR="00207336" w:rsidRPr="00D822A3">
              <w:rPr>
                <w:noProof/>
                <w:webHidden/>
                <w:lang w:val="en-GB"/>
              </w:rPr>
              <w:fldChar w:fldCharType="end"/>
            </w:r>
          </w:hyperlink>
        </w:p>
        <w:p w14:paraId="05C50E1C" w14:textId="3CD8BB3F"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6" w:history="1">
            <w:r w:rsidR="00207336" w:rsidRPr="00D822A3">
              <w:rPr>
                <w:rStyle w:val="Hyperlnk"/>
                <w:noProof/>
                <w:lang w:val="en-GB"/>
              </w:rPr>
              <w:t>16.11.5.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Extern, and Register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454</w:t>
            </w:r>
            <w:r w:rsidR="00207336" w:rsidRPr="00D822A3">
              <w:rPr>
                <w:noProof/>
                <w:webHidden/>
                <w:lang w:val="en-GB"/>
              </w:rPr>
              <w:fldChar w:fldCharType="end"/>
            </w:r>
          </w:hyperlink>
        </w:p>
        <w:p w14:paraId="73BB0E14" w14:textId="69206A30"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7" w:history="1">
            <w:r w:rsidR="00207336" w:rsidRPr="00D822A3">
              <w:rPr>
                <w:rStyle w:val="Hyperlnk"/>
                <w:noProof/>
                <w:lang w:val="en-GB"/>
              </w:rPr>
              <w:t>16.11.6.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Recursion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6A180129" w14:textId="0BBD14CC"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8" w:history="1">
            <w:r w:rsidR="00207336" w:rsidRPr="00D822A3">
              <w:rPr>
                <w:rStyle w:val="Hyperlnk"/>
                <w:noProof/>
                <w:lang w:val="en-GB"/>
              </w:rPr>
              <w:t>16.11.7.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Definition and Declaration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35F17150" w14:textId="74B1F0EE"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79" w:history="1">
            <w:r w:rsidR="00207336" w:rsidRPr="00D822A3">
              <w:rPr>
                <w:rStyle w:val="Hyperlnk"/>
                <w:noProof/>
                <w:lang w:val="en-GB"/>
              </w:rPr>
              <w:t>16.11.8.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Higher-Order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456</w:t>
            </w:r>
            <w:r w:rsidR="00207336" w:rsidRPr="00D822A3">
              <w:rPr>
                <w:noProof/>
                <w:webHidden/>
                <w:lang w:val="en-GB"/>
              </w:rPr>
              <w:fldChar w:fldCharType="end"/>
            </w:r>
          </w:hyperlink>
        </w:p>
        <w:p w14:paraId="0A94E7BA" w14:textId="57420FDE"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80" w:history="1">
            <w:r w:rsidR="00207336" w:rsidRPr="00D822A3">
              <w:rPr>
                <w:rStyle w:val="Hyperlnk"/>
                <w:noProof/>
                <w:lang w:val="en-GB"/>
              </w:rPr>
              <w:t>16.12.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0D8A7FFF" w14:textId="244E8E5C"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81" w:history="1">
            <w:r w:rsidR="00207336" w:rsidRPr="00D822A3">
              <w:rPr>
                <w:rStyle w:val="Hyperlnk"/>
                <w:noProof/>
                <w:lang w:val="en-GB"/>
              </w:rPr>
              <w:t>16.12.1.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155D20AC" w14:textId="2BA94EE6"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82" w:history="1">
            <w:r w:rsidR="00207336" w:rsidRPr="00D822A3">
              <w:rPr>
                <w:rStyle w:val="Hyperlnk"/>
                <w:noProof/>
                <w:lang w:val="en-GB"/>
              </w:rPr>
              <w:t>16.12.2.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30BB2174" w14:textId="152E7E47"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83" w:history="1">
            <w:r w:rsidR="00207336" w:rsidRPr="00D822A3">
              <w:rPr>
                <w:rStyle w:val="Hyperlnk"/>
                <w:noProof/>
                <w:lang w:val="en-GB"/>
              </w:rPr>
              <w:t>16.12.3.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Bitfields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15FF371C" w14:textId="5A9DA643"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84" w:history="1">
            <w:r w:rsidR="00207336" w:rsidRPr="00D822A3">
              <w:rPr>
                <w:rStyle w:val="Hyperlnk"/>
                <w:noProof/>
                <w:lang w:val="en-GB"/>
              </w:rPr>
              <w:t>16.13.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with function 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7AF1EA16" w14:textId="52E43E1C"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85" w:history="1">
            <w:r w:rsidR="00207336" w:rsidRPr="00D822A3">
              <w:rPr>
                <w:rStyle w:val="Hyperlnk"/>
                <w:noProof/>
                <w:lang w:val="en-GB"/>
              </w:rPr>
              <w:t>16.14.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2DAE41AF" w14:textId="5C9B4AF6"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086" w:history="1">
            <w:r w:rsidR="00207336" w:rsidRPr="00D822A3">
              <w:rPr>
                <w:rStyle w:val="Hyperlnk"/>
                <w:noProof/>
                <w:lang w:val="en-GB"/>
              </w:rPr>
              <w:t>16.15.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111A9B70" w14:textId="15571C32"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87" w:history="1">
            <w:r w:rsidR="00207336" w:rsidRPr="00D822A3">
              <w:rPr>
                <w:rStyle w:val="Hyperlnk"/>
                <w:noProof/>
                <w:lang w:val="en-GB"/>
              </w:rPr>
              <w:t>16.15.1.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44C9C864" w14:textId="1AE21317"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88" w:history="1">
            <w:r w:rsidR="00207336" w:rsidRPr="00D822A3">
              <w:rPr>
                <w:rStyle w:val="Hyperlnk"/>
                <w:noProof/>
                <w:lang w:val="en-GB"/>
              </w:rPr>
              <w:t>16.15.2.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Program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0C1980B8" w14:textId="2624639D"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89" w:history="1">
            <w:r w:rsidR="00207336" w:rsidRPr="00D822A3">
              <w:rPr>
                <w:rStyle w:val="Hyperlnk"/>
                <w:noProof/>
                <w:lang w:val="en-GB"/>
              </w:rPr>
              <w:t>16.15.3.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Environment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496BC4E5" w14:textId="5F055476"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0" w:history="1">
            <w:r w:rsidR="00207336" w:rsidRPr="00D822A3">
              <w:rPr>
                <w:rStyle w:val="Hyperlnk"/>
                <w:noProof/>
                <w:lang w:val="en-GB"/>
              </w:rPr>
              <w:t>16.15.4.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Searching and Sorting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466</w:t>
            </w:r>
            <w:r w:rsidR="00207336" w:rsidRPr="00D822A3">
              <w:rPr>
                <w:noProof/>
                <w:webHidden/>
                <w:lang w:val="en-GB"/>
              </w:rPr>
              <w:fldChar w:fldCharType="end"/>
            </w:r>
          </w:hyperlink>
        </w:p>
        <w:p w14:paraId="466D6BEB" w14:textId="13CA7ABA"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1" w:history="1">
            <w:r w:rsidR="00207336" w:rsidRPr="00D822A3">
              <w:rPr>
                <w:rStyle w:val="Hyperlnk"/>
                <w:noProof/>
                <w:lang w:val="en-GB"/>
              </w:rPr>
              <w:t>16.15.5.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 with Variable Number of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6ED1F155" w14:textId="1BB9F4E1"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2" w:history="1">
            <w:r w:rsidR="00207336" w:rsidRPr="00D822A3">
              <w:rPr>
                <w:rStyle w:val="Hyperlnk"/>
                <w:noProof/>
                <w:lang w:val="en-GB"/>
              </w:rPr>
              <w:t>16.15.6.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0724375A" w14:textId="626AFC48"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3" w:history="1">
            <w:r w:rsidR="00207336" w:rsidRPr="00D822A3">
              <w:rPr>
                <w:rStyle w:val="Hyperlnk"/>
                <w:noProof/>
                <w:lang w:val="en-GB"/>
              </w:rPr>
              <w:t>16.15.7.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Memory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36C39B6" w14:textId="3B5EA1F7"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4" w:history="1">
            <w:r w:rsidR="00207336" w:rsidRPr="00D822A3">
              <w:rPr>
                <w:rStyle w:val="Hyperlnk"/>
                <w:noProof/>
                <w:lang w:val="en-GB"/>
              </w:rPr>
              <w:t>16.15.8.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39EEAF91" w14:textId="5DF3AC62"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5" w:history="1">
            <w:r w:rsidR="00207336" w:rsidRPr="00D822A3">
              <w:rPr>
                <w:rStyle w:val="Hyperlnk"/>
                <w:noProof/>
                <w:lang w:val="en-GB"/>
              </w:rPr>
              <w:t>16.15.9.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4D22D36" w14:textId="7F0F84F6"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6" w:history="1">
            <w:r w:rsidR="00207336" w:rsidRPr="00D822A3">
              <w:rPr>
                <w:rStyle w:val="Hyperlnk"/>
                <w:noProof/>
                <w:lang w:val="en-GB"/>
              </w:rPr>
              <w:t>16.15.10.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470</w:t>
            </w:r>
            <w:r w:rsidR="00207336" w:rsidRPr="00D822A3">
              <w:rPr>
                <w:noProof/>
                <w:webHidden/>
                <w:lang w:val="en-GB"/>
              </w:rPr>
              <w:fldChar w:fldCharType="end"/>
            </w:r>
          </w:hyperlink>
        </w:p>
        <w:p w14:paraId="5E1D3ACB" w14:textId="39DA9EC9"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7" w:history="1">
            <w:r w:rsidR="00207336" w:rsidRPr="00D822A3">
              <w:rPr>
                <w:rStyle w:val="Hyperlnk"/>
                <w:noProof/>
                <w:lang w:val="en-GB"/>
              </w:rPr>
              <w:t>16.15.11.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Random Numbers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2657735" w14:textId="11E1F38B"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8" w:history="1">
            <w:r w:rsidR="00207336" w:rsidRPr="00D822A3">
              <w:rPr>
                <w:rStyle w:val="Hyperlnk"/>
                <w:noProof/>
                <w:lang w:val="en-GB"/>
              </w:rPr>
              <w:t>16.15.12.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Limits of Integral and Floating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99AF097" w14:textId="4B7C5A52" w:rsidR="00207336" w:rsidRPr="00D822A3" w:rsidRDefault="00D9319D">
          <w:pPr>
            <w:pStyle w:val="Innehll3"/>
            <w:tabs>
              <w:tab w:val="left" w:pos="1540"/>
              <w:tab w:val="right" w:leader="dot" w:pos="9350"/>
            </w:tabs>
            <w:rPr>
              <w:rFonts w:asciiTheme="minorHAnsi" w:eastAsiaTheme="minorEastAsia" w:hAnsiTheme="minorHAnsi"/>
              <w:noProof/>
              <w:color w:val="auto"/>
              <w:lang w:val="en-GB" w:eastAsia="sv-SE"/>
            </w:rPr>
          </w:pPr>
          <w:hyperlink w:anchor="_Toc54120099" w:history="1">
            <w:r w:rsidR="00207336" w:rsidRPr="00D822A3">
              <w:rPr>
                <w:rStyle w:val="Hyperlnk"/>
                <w:noProof/>
                <w:lang w:val="en-GB"/>
              </w:rPr>
              <w:t>16.15.13.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472</w:t>
            </w:r>
            <w:r w:rsidR="00207336" w:rsidRPr="00D822A3">
              <w:rPr>
                <w:noProof/>
                <w:webHidden/>
                <w:lang w:val="en-GB"/>
              </w:rPr>
              <w:fldChar w:fldCharType="end"/>
            </w:r>
          </w:hyperlink>
        </w:p>
        <w:p w14:paraId="380C9D82" w14:textId="3C1B2CC9" w:rsidR="00207336" w:rsidRPr="00D822A3" w:rsidRDefault="00D9319D">
          <w:pPr>
            <w:pStyle w:val="Innehll2"/>
            <w:tabs>
              <w:tab w:val="left" w:pos="1100"/>
              <w:tab w:val="right" w:leader="dot" w:pos="9350"/>
            </w:tabs>
            <w:rPr>
              <w:rFonts w:asciiTheme="minorHAnsi" w:eastAsiaTheme="minorEastAsia" w:hAnsiTheme="minorHAnsi"/>
              <w:noProof/>
              <w:color w:val="auto"/>
              <w:lang w:val="en-GB" w:eastAsia="sv-SE"/>
            </w:rPr>
          </w:pPr>
          <w:hyperlink w:anchor="_Toc54120100" w:history="1">
            <w:r w:rsidR="00207336" w:rsidRPr="00D822A3">
              <w:rPr>
                <w:rStyle w:val="Hyperlnk"/>
                <w:noProof/>
                <w:lang w:val="en-GB"/>
              </w:rPr>
              <w:t>16.16.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Further Reading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473</w:t>
            </w:r>
            <w:r w:rsidR="00207336" w:rsidRPr="00D822A3">
              <w:rPr>
                <w:noProof/>
                <w:webHidden/>
                <w:lang w:val="en-GB"/>
              </w:rPr>
              <w:fldChar w:fldCharType="end"/>
            </w:r>
          </w:hyperlink>
        </w:p>
        <w:p w14:paraId="57035719" w14:textId="50C648EA" w:rsidR="00207336" w:rsidRPr="00D822A3" w:rsidRDefault="00D9319D">
          <w:pPr>
            <w:pStyle w:val="Innehll1"/>
            <w:rPr>
              <w:rFonts w:asciiTheme="minorHAnsi" w:eastAsiaTheme="minorEastAsia" w:hAnsiTheme="minorHAnsi"/>
              <w:noProof/>
              <w:color w:val="auto"/>
              <w:lang w:val="en-GB" w:eastAsia="sv-SE"/>
            </w:rPr>
          </w:pPr>
          <w:hyperlink w:anchor="_Toc54120101" w:history="1">
            <w:r w:rsidR="00207336" w:rsidRPr="00D822A3">
              <w:rPr>
                <w:rStyle w:val="Hyperlnk"/>
                <w:noProof/>
                <w:lang w:val="en-GB"/>
              </w:rPr>
              <w:t>Foreword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474</w:t>
            </w:r>
            <w:r w:rsidR="00207336" w:rsidRPr="00D822A3">
              <w:rPr>
                <w:noProof/>
                <w:webHidden/>
                <w:lang w:val="en-GB"/>
              </w:rPr>
              <w:fldChar w:fldCharType="end"/>
            </w:r>
          </w:hyperlink>
        </w:p>
        <w:p w14:paraId="1D894A0A" w14:textId="36312FE0"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119833"/>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119834"/>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913E79" w:rsidRPr="00D2146B" w:rsidRDefault="00913E79"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913E79" w:rsidRPr="00D2146B" w:rsidRDefault="00913E79"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913E79" w:rsidRDefault="00913E79"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913E79" w:rsidRDefault="00913E79" w:rsidP="00942B30">
                              <w:pPr>
                                <w:spacing w:before="60" w:line="256" w:lineRule="auto"/>
                                <w:jc w:val="center"/>
                                <w:rPr>
                                  <w:sz w:val="24"/>
                                  <w:szCs w:val="24"/>
                                </w:rPr>
                              </w:pPr>
                              <w:r>
                                <w:rPr>
                                  <w:rFonts w:eastAsia="Calibri"/>
                                  <w:color w:val="000000"/>
                                  <w:sz w:val="18"/>
                                  <w:szCs w:val="18"/>
                                </w:rPr>
                                <w:t>Parser</w:t>
                              </w:r>
                            </w:p>
                            <w:p w14:paraId="1ABFD117" w14:textId="77777777" w:rsidR="00913E79" w:rsidRDefault="00913E79"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913E79" w:rsidRDefault="00913E79" w:rsidP="003727AB">
                              <w:pPr>
                                <w:spacing w:before="60" w:line="254" w:lineRule="auto"/>
                                <w:jc w:val="center"/>
                                <w:rPr>
                                  <w:sz w:val="24"/>
                                  <w:szCs w:val="24"/>
                                </w:rPr>
                              </w:pPr>
                              <w:r>
                                <w:rPr>
                                  <w:rFonts w:eastAsia="Calibri"/>
                                  <w:color w:val="000000"/>
                                  <w:sz w:val="18"/>
                                  <w:szCs w:val="18"/>
                                </w:rPr>
                                <w:t>Scanner</w:t>
                              </w:r>
                            </w:p>
                            <w:p w14:paraId="03FD0412" w14:textId="77777777" w:rsidR="00913E79" w:rsidRDefault="00913E79"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913E79" w:rsidRDefault="00913E7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913E79" w:rsidRDefault="00913E79" w:rsidP="003567A1">
                              <w:pPr>
                                <w:spacing w:before="0" w:line="252" w:lineRule="auto"/>
                                <w:jc w:val="center"/>
                                <w:rPr>
                                  <w:sz w:val="24"/>
                                  <w:szCs w:val="24"/>
                                </w:rPr>
                              </w:pPr>
                            </w:p>
                            <w:p w14:paraId="217B84F7" w14:textId="77777777" w:rsidR="00913E79" w:rsidRDefault="00913E79"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913E79" w:rsidRDefault="00913E79"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913E79" w:rsidRPr="00EF6288" w:rsidRDefault="00913E79"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913E79" w:rsidRDefault="00913E7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913E79" w:rsidRDefault="00913E79"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913E79" w:rsidRDefault="00913E79"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913E79" w:rsidRPr="00E962F6" w:rsidRDefault="00913E7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913E79" w:rsidRDefault="00913E79"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913E79" w:rsidRDefault="00913E79"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913E79" w:rsidRDefault="00913E79"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913E79" w:rsidRDefault="00913E79"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913E79" w:rsidRDefault="00913E79"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913E79" w:rsidRPr="00D2146B" w:rsidRDefault="00913E79"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913E79" w:rsidRPr="00D2146B" w:rsidRDefault="00913E79"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913E79" w:rsidRDefault="00913E79"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913E79" w:rsidRDefault="00913E79" w:rsidP="00942B30">
                        <w:pPr>
                          <w:spacing w:before="60" w:line="256" w:lineRule="auto"/>
                          <w:jc w:val="center"/>
                          <w:rPr>
                            <w:sz w:val="24"/>
                            <w:szCs w:val="24"/>
                          </w:rPr>
                        </w:pPr>
                        <w:r>
                          <w:rPr>
                            <w:rFonts w:eastAsia="Calibri"/>
                            <w:color w:val="000000"/>
                            <w:sz w:val="18"/>
                            <w:szCs w:val="18"/>
                          </w:rPr>
                          <w:t>Parser</w:t>
                        </w:r>
                      </w:p>
                      <w:p w14:paraId="1ABFD117" w14:textId="77777777" w:rsidR="00913E79" w:rsidRDefault="00913E79"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913E79" w:rsidRDefault="00913E79" w:rsidP="003727AB">
                        <w:pPr>
                          <w:spacing w:before="60" w:line="254" w:lineRule="auto"/>
                          <w:jc w:val="center"/>
                          <w:rPr>
                            <w:sz w:val="24"/>
                            <w:szCs w:val="24"/>
                          </w:rPr>
                        </w:pPr>
                        <w:r>
                          <w:rPr>
                            <w:rFonts w:eastAsia="Calibri"/>
                            <w:color w:val="000000"/>
                            <w:sz w:val="18"/>
                            <w:szCs w:val="18"/>
                          </w:rPr>
                          <w:t>Scanner</w:t>
                        </w:r>
                      </w:p>
                      <w:p w14:paraId="03FD0412" w14:textId="77777777" w:rsidR="00913E79" w:rsidRDefault="00913E79"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913E79" w:rsidRDefault="00913E7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913E79" w:rsidRDefault="00913E79" w:rsidP="003567A1">
                        <w:pPr>
                          <w:spacing w:before="0" w:line="252" w:lineRule="auto"/>
                          <w:jc w:val="center"/>
                          <w:rPr>
                            <w:sz w:val="24"/>
                            <w:szCs w:val="24"/>
                          </w:rPr>
                        </w:pPr>
                      </w:p>
                      <w:p w14:paraId="217B84F7" w14:textId="77777777" w:rsidR="00913E79" w:rsidRDefault="00913E79"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913E79" w:rsidRDefault="00913E79"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913E79" w:rsidRPr="00EF6288" w:rsidRDefault="00913E79"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913E79" w:rsidRDefault="00913E7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913E79" w:rsidRDefault="00913E79"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913E79" w:rsidRDefault="00913E79"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913E79" w:rsidRPr="00E962F6" w:rsidRDefault="00913E7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913E79" w:rsidRDefault="00913E79"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913E79" w:rsidRDefault="00913E79"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913E79" w:rsidRDefault="00913E79"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913E79" w:rsidRDefault="00913E79"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913E79" w:rsidRDefault="00913E79"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913E79" w:rsidRPr="00D2146B" w:rsidRDefault="00913E79"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913E79" w:rsidRPr="00D2146B" w:rsidRDefault="00913E79"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913E79" w:rsidRDefault="00913E79"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913E79" w:rsidRDefault="00913E79" w:rsidP="00541B67">
                              <w:pPr>
                                <w:spacing w:before="60" w:line="256" w:lineRule="auto"/>
                                <w:jc w:val="center"/>
                                <w:rPr>
                                  <w:sz w:val="24"/>
                                  <w:szCs w:val="24"/>
                                </w:rPr>
                              </w:pPr>
                              <w:r>
                                <w:rPr>
                                  <w:rFonts w:eastAsia="Calibri"/>
                                  <w:color w:val="000000"/>
                                  <w:sz w:val="18"/>
                                  <w:szCs w:val="18"/>
                                </w:rPr>
                                <w:t>Parser</w:t>
                              </w:r>
                            </w:p>
                            <w:p w14:paraId="738A4637" w14:textId="77777777" w:rsidR="00913E79" w:rsidRDefault="00913E79"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913E79" w:rsidRDefault="00913E79" w:rsidP="00541B67">
                              <w:pPr>
                                <w:spacing w:before="60" w:line="254" w:lineRule="auto"/>
                                <w:jc w:val="center"/>
                                <w:rPr>
                                  <w:sz w:val="24"/>
                                  <w:szCs w:val="24"/>
                                </w:rPr>
                              </w:pPr>
                              <w:r>
                                <w:rPr>
                                  <w:rFonts w:eastAsia="Calibri"/>
                                  <w:color w:val="000000"/>
                                  <w:sz w:val="18"/>
                                  <w:szCs w:val="18"/>
                                </w:rPr>
                                <w:t>Scanner</w:t>
                              </w:r>
                            </w:p>
                            <w:p w14:paraId="1FC59E41" w14:textId="77777777" w:rsidR="00913E79" w:rsidRDefault="00913E79"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913E79" w:rsidRDefault="00913E7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913E79" w:rsidRDefault="00913E79" w:rsidP="00541B67">
                              <w:pPr>
                                <w:spacing w:before="0" w:line="252" w:lineRule="auto"/>
                                <w:jc w:val="center"/>
                                <w:rPr>
                                  <w:sz w:val="24"/>
                                  <w:szCs w:val="24"/>
                                </w:rPr>
                              </w:pPr>
                            </w:p>
                            <w:p w14:paraId="1164C4DA" w14:textId="77777777" w:rsidR="00913E79" w:rsidRDefault="00913E79"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913E79" w:rsidRDefault="00913E79"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913E79" w:rsidRPr="00EF6288" w:rsidRDefault="00913E79"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913E79" w:rsidRDefault="00913E7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913E79" w:rsidRDefault="00913E79"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913E79" w:rsidRDefault="00913E79"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913E79" w:rsidRPr="00E962F6" w:rsidRDefault="00913E7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913E79" w:rsidRDefault="00913E79"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913E79" w:rsidRDefault="00913E79"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913E79" w:rsidRDefault="00913E79"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913E79" w:rsidRDefault="00913E79"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913E79" w:rsidRDefault="00913E79"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913E79" w:rsidRPr="00D2146B" w:rsidRDefault="00913E79"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913E79" w:rsidRPr="00D2146B" w:rsidRDefault="00913E79"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913E79" w:rsidRDefault="00913E79"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913E79" w:rsidRDefault="00913E79" w:rsidP="00541B67">
                        <w:pPr>
                          <w:spacing w:before="60" w:line="256" w:lineRule="auto"/>
                          <w:jc w:val="center"/>
                          <w:rPr>
                            <w:sz w:val="24"/>
                            <w:szCs w:val="24"/>
                          </w:rPr>
                        </w:pPr>
                        <w:r>
                          <w:rPr>
                            <w:rFonts w:eastAsia="Calibri"/>
                            <w:color w:val="000000"/>
                            <w:sz w:val="18"/>
                            <w:szCs w:val="18"/>
                          </w:rPr>
                          <w:t>Parser</w:t>
                        </w:r>
                      </w:p>
                      <w:p w14:paraId="738A4637" w14:textId="77777777" w:rsidR="00913E79" w:rsidRDefault="00913E79"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913E79" w:rsidRDefault="00913E79" w:rsidP="00541B67">
                        <w:pPr>
                          <w:spacing w:before="60" w:line="254" w:lineRule="auto"/>
                          <w:jc w:val="center"/>
                          <w:rPr>
                            <w:sz w:val="24"/>
                            <w:szCs w:val="24"/>
                          </w:rPr>
                        </w:pPr>
                        <w:r>
                          <w:rPr>
                            <w:rFonts w:eastAsia="Calibri"/>
                            <w:color w:val="000000"/>
                            <w:sz w:val="18"/>
                            <w:szCs w:val="18"/>
                          </w:rPr>
                          <w:t>Scanner</w:t>
                        </w:r>
                      </w:p>
                      <w:p w14:paraId="1FC59E41" w14:textId="77777777" w:rsidR="00913E79" w:rsidRDefault="00913E79"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913E79" w:rsidRDefault="00913E7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913E79" w:rsidRDefault="00913E79" w:rsidP="00541B67">
                        <w:pPr>
                          <w:spacing w:before="0" w:line="252" w:lineRule="auto"/>
                          <w:jc w:val="center"/>
                          <w:rPr>
                            <w:sz w:val="24"/>
                            <w:szCs w:val="24"/>
                          </w:rPr>
                        </w:pPr>
                      </w:p>
                      <w:p w14:paraId="1164C4DA" w14:textId="77777777" w:rsidR="00913E79" w:rsidRDefault="00913E79"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913E79" w:rsidRDefault="00913E79"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913E79" w:rsidRPr="00EF6288" w:rsidRDefault="00913E79"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913E79" w:rsidRDefault="00913E7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913E79" w:rsidRDefault="00913E79"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913E79" w:rsidRDefault="00913E79"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913E79" w:rsidRPr="00E962F6" w:rsidRDefault="00913E7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913E79" w:rsidRDefault="00913E79"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913E79" w:rsidRDefault="00913E79"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913E79" w:rsidRDefault="00913E79"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913E79" w:rsidRDefault="00913E79"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913E79" w:rsidRDefault="00913E79"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119835"/>
      <w:r w:rsidRPr="00D822A3">
        <w:rPr>
          <w:lang w:val="en-GB"/>
        </w:rPr>
        <w:t xml:space="preserve">The </w:t>
      </w:r>
      <w:proofErr w:type="spellStart"/>
      <w:r w:rsidRPr="00D822A3">
        <w:rPr>
          <w:lang w:val="en-GB"/>
        </w:rPr>
        <w:t>Preprocessor</w:t>
      </w:r>
      <w:bookmarkEnd w:id="2"/>
      <w:proofErr w:type="spellEnd"/>
    </w:p>
    <w:p w14:paraId="5669FD68" w14:textId="21C8823E"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119836"/>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119837"/>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119838"/>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119839"/>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119840"/>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119841"/>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119842"/>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119843"/>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119844"/>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119845"/>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119846"/>
      <w:r w:rsidRPr="00D822A3">
        <w:rPr>
          <w:lang w:val="en-GB"/>
        </w:rPr>
        <w:t>The Object Code Generator and Linker</w:t>
      </w:r>
      <w:bookmarkEnd w:id="13"/>
    </w:p>
    <w:p w14:paraId="369FA846" w14:textId="470B7149"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119847"/>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Toc54119848"/>
      <w:bookmarkStart w:id="16" w:name="_Ref54199481"/>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0503EC03"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499EC036"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119849"/>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119850"/>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119851"/>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lastRenderedPageBreak/>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119852"/>
      <w:bookmarkEnd w:id="17"/>
      <w:r w:rsidRPr="00D822A3">
        <w:rPr>
          <w:lang w:val="en-GB"/>
        </w:rPr>
        <w:lastRenderedPageBreak/>
        <w:t>Scanning</w:t>
      </w:r>
      <w:bookmarkEnd w:id="21"/>
      <w:bookmarkEnd w:id="22"/>
      <w:bookmarkEnd w:id="23"/>
    </w:p>
    <w:p w14:paraId="61A78CB4" w14:textId="519C5EE2"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207336" w:rsidRPr="00D822A3">
        <w:rPr>
          <w:lang w:val="en-GB"/>
        </w:rPr>
        <w:t>C</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119854"/>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119853"/>
      <w:bookmarkStart w:id="28" w:name="_Ref54016552"/>
      <w:bookmarkStart w:id="29" w:name="_Toc54119855"/>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r w:rsidRPr="00D822A3">
        <w:rPr>
          <w:lang w:val="en-GB"/>
        </w:rPr>
        <w:lastRenderedPageBreak/>
        <w:t>Parsing</w:t>
      </w:r>
      <w:bookmarkEnd w:id="26"/>
      <w:bookmarkEnd w:id="28"/>
      <w:bookmarkEnd w:id="29"/>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7FC89140"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D822A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0" w:name="_Toc54119856"/>
      <w:bookmarkStart w:id="31" w:name="_Toc54119905"/>
      <w:r w:rsidRPr="00D822A3">
        <w:rPr>
          <w:lang w:val="en-GB"/>
        </w:rPr>
        <w:lastRenderedPageBreak/>
        <w:t xml:space="preserve">The </w:t>
      </w:r>
      <w:proofErr w:type="spellStart"/>
      <w:r w:rsidRPr="00D822A3">
        <w:rPr>
          <w:lang w:val="en-GB"/>
        </w:rPr>
        <w:t>MiddleCode</w:t>
      </w:r>
      <w:bookmarkEnd w:id="31"/>
      <w:proofErr w:type="spellEnd"/>
      <w:r>
        <w:rPr>
          <w:lang w:val="en-GB"/>
        </w:rPr>
        <w:t xml:space="preserve"> Class</w:t>
      </w:r>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r w:rsidRPr="00D822A3">
        <w:rPr>
          <w:lang w:val="en-GB"/>
        </w:rPr>
        <w:t>Declarations</w:t>
      </w:r>
      <w:bookmarkEnd w:id="30"/>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2" w:author="Stefan Bjornander" w:date="2015-04-26T09:16:00Z">
        <w:r w:rsidR="000865C3" w:rsidRPr="00D822A3">
          <w:rPr>
            <w:lang w:val="en-GB"/>
          </w:rPr>
          <w:t xml:space="preserve">The </w:t>
        </w:r>
      </w:ins>
      <w:r w:rsidR="00563AF1" w:rsidRPr="00D822A3">
        <w:rPr>
          <w:rStyle w:val="KeyWord0"/>
          <w:lang w:val="en-GB"/>
        </w:rPr>
        <w:t>source_code_file</w:t>
      </w:r>
      <w:ins w:id="33"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4" w:name="_Toc54119857"/>
      <w:r w:rsidRPr="00D822A3">
        <w:rPr>
          <w:lang w:val="en-GB"/>
        </w:rPr>
        <w:t>Backpatching</w:t>
      </w:r>
      <w:bookmarkEnd w:id="34"/>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5" w:name="_Toc54119858"/>
      <w:bookmarkStart w:id="36" w:name="_Ref54270751"/>
      <w:r w:rsidRPr="00D822A3">
        <w:rPr>
          <w:lang w:val="en-GB"/>
        </w:rPr>
        <w:t>Function</w:t>
      </w:r>
      <w:r w:rsidR="00015AA9" w:rsidRPr="00D822A3">
        <w:rPr>
          <w:lang w:val="en-GB"/>
        </w:rPr>
        <w:t xml:space="preserve"> </w:t>
      </w:r>
      <w:r w:rsidR="00FC52DE" w:rsidRPr="00D822A3">
        <w:rPr>
          <w:lang w:val="en-GB"/>
        </w:rPr>
        <w:t>Definition</w:t>
      </w:r>
      <w:bookmarkEnd w:id="35"/>
      <w:bookmarkEnd w:id="36"/>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1017E86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73A88FD4"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4A7FC09C"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207336" w:rsidRPr="00D822A3">
        <w:rPr>
          <w:lang w:val="en-GB"/>
        </w:rPr>
        <w:t>14</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35B6D0BF"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712E3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7" w:name="_Toc54119859"/>
      <w:r w:rsidRPr="00D822A3">
        <w:rPr>
          <w:highlight w:val="white"/>
          <w:lang w:val="en-GB"/>
        </w:rPr>
        <w:t>Specifier</w:t>
      </w:r>
      <w:r w:rsidR="0095481A" w:rsidRPr="00D822A3">
        <w:rPr>
          <w:highlight w:val="white"/>
          <w:lang w:val="en-GB"/>
        </w:rPr>
        <w:t xml:space="preserve"> List</w:t>
      </w:r>
      <w:bookmarkEnd w:id="37"/>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5B22BECC" w14:textId="77777777" w:rsidR="00D77A6B" w:rsidRPr="00D822A3" w:rsidRDefault="00D77A6B" w:rsidP="00D77A6B">
      <w:pPr>
        <w:pStyle w:val="Code"/>
        <w:rPr>
          <w:highlight w:val="white"/>
          <w:lang w:val="en-GB"/>
        </w:rPr>
      </w:pPr>
      <w:r w:rsidRPr="00D822A3">
        <w:rPr>
          <w:highlight w:val="white"/>
          <w:lang w:val="en-GB"/>
        </w:rPr>
        <w:t xml:space="preserve">        return (new Type(sort, SymbolTable.CurrentTable.EntryMap));</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lastRenderedPageBreak/>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28F71345"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2B563D">
        <w:rPr>
          <w:highlight w:val="white"/>
          <w:lang w:val="en-GB"/>
        </w:rPr>
        <w:t>6</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lastRenderedPageBreak/>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lastRenderedPageBreak/>
        <w:t xml:space="preserve">    }</w:t>
      </w:r>
    </w:p>
    <w:p w14:paraId="10EEAA31" w14:textId="77777777" w:rsidR="00DB7DA3" w:rsidRPr="00D822A3" w:rsidRDefault="00DB7DA3" w:rsidP="00DB7DA3">
      <w:pPr>
        <w:pStyle w:val="Rubrik3"/>
        <w:rPr>
          <w:highlight w:val="white"/>
          <w:lang w:val="en-GB"/>
        </w:rPr>
      </w:pPr>
      <w:bookmarkStart w:id="38" w:name="_Toc54119860"/>
      <w:r w:rsidRPr="00D822A3">
        <w:rPr>
          <w:highlight w:val="white"/>
          <w:lang w:val="en-GB"/>
        </w:rPr>
        <w:t>Declarator</w:t>
      </w:r>
      <w:bookmarkEnd w:id="38"/>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74ACEA9C"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8A2579">
        <w:rPr>
          <w:highlight w:val="white"/>
          <w:lang w:val="en-GB"/>
        </w:rPr>
        <w:t>6</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lastRenderedPageBreak/>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DC2DF1E"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651194">
        <w:rPr>
          <w:highlight w:val="white"/>
          <w:lang w:val="en-GB"/>
        </w:rPr>
        <w:t>3.1.2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lastRenderedPageBreak/>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3B5C978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490510">
        <w:rPr>
          <w:highlight w:val="white"/>
          <w:lang w:val="en-GB"/>
        </w:rPr>
        <w:t>13</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39" w:name="_Toc54119861"/>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39"/>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0" w:name="_Toc54119862"/>
      <w:bookmarkStart w:id="41" w:name="_Ref418259975"/>
      <w:r w:rsidRPr="00D822A3">
        <w:rPr>
          <w:lang w:val="en-GB"/>
        </w:rPr>
        <w:t xml:space="preserve">The </w:t>
      </w:r>
      <w:r w:rsidR="000D5EF4">
        <w:rPr>
          <w:lang w:val="en-GB"/>
        </w:rPr>
        <w:t xml:space="preserve">if-else </w:t>
      </w:r>
      <w:r w:rsidRPr="00D822A3">
        <w:rPr>
          <w:lang w:val="en-GB"/>
        </w:rPr>
        <w:t>Problem</w:t>
      </w:r>
      <w:bookmarkEnd w:id="40"/>
    </w:p>
    <w:p w14:paraId="649A08E8" w14:textId="2A74DBC1" w:rsidR="00516DD1" w:rsidRPr="00D822A3" w:rsidRDefault="00516DD1">
      <w:pPr>
        <w:rPr>
          <w:ins w:id="42" w:author="Stefan Bjornander" w:date="2015-04-26T09:44:00Z"/>
          <w:lang w:val="en-GB"/>
        </w:rPr>
        <w:pPrChange w:id="43" w:author="Stefan Bjornander" w:date="2015-04-26T09:25:00Z">
          <w:pPr>
            <w:pStyle w:val="Code"/>
          </w:pPr>
        </w:pPrChange>
      </w:pPr>
      <w:ins w:id="44" w:author="Stefan Bjornander" w:date="2015-04-26T09:27:00Z">
        <w:r w:rsidRPr="00D822A3">
          <w:rPr>
            <w:lang w:val="en-GB"/>
          </w:rPr>
          <w:t xml:space="preserve">The </w:t>
        </w:r>
        <w:r w:rsidRPr="00B96261">
          <w:rPr>
            <w:rStyle w:val="KeyWord0"/>
            <w:rPrChange w:id="45"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6" w:author="Stefan Bjornander" w:date="2015-04-26T09:43:00Z">
        <w:r w:rsidRPr="00D822A3">
          <w:rPr>
            <w:noProof/>
            <w:lang w:val="en-GB"/>
          </w:rPr>
          <w:delText xml:space="preserve">In </w:delText>
        </w:r>
      </w:del>
      <w:ins w:id="47" w:author="Stefan Bjornander" w:date="2015-04-26T09:45:00Z">
        <w:r w:rsidRPr="00D822A3">
          <w:rPr>
            <w:noProof/>
            <w:lang w:val="en-GB"/>
          </w:rPr>
          <w:t xml:space="preserve">is the problem of </w:t>
        </w:r>
      </w:ins>
      <w:ins w:id="48" w:author="Stefan Bjornander" w:date="2015-04-26T09:51:00Z">
        <w:r w:rsidRPr="00D822A3">
          <w:rPr>
            <w:noProof/>
            <w:lang w:val="en-GB"/>
          </w:rPr>
          <w:t>syntac</w:t>
        </w:r>
      </w:ins>
      <w:ins w:id="49" w:author="Stefan Bjornander" w:date="2015-04-26T09:53:00Z">
        <w:r w:rsidRPr="00D822A3">
          <w:rPr>
            <w:noProof/>
            <w:lang w:val="en-GB"/>
          </w:rPr>
          <w:t xml:space="preserve">tically </w:t>
        </w:r>
      </w:ins>
      <w:ins w:id="50" w:author="Stefan Bjornander" w:date="2015-04-26T09:45:00Z">
        <w:r w:rsidRPr="00D822A3">
          <w:rPr>
            <w:noProof/>
            <w:lang w:val="en-GB"/>
          </w:rPr>
          <w:t xml:space="preserve">interpret </w:t>
        </w:r>
      </w:ins>
      <w:del w:id="51" w:author="Stefan Bjornander" w:date="2015-04-26T09:45:00Z">
        <w:r w:rsidRPr="00D822A3">
          <w:rPr>
            <w:noProof/>
            <w:lang w:val="en-GB"/>
          </w:rPr>
          <w:delText xml:space="preserve">the </w:delText>
        </w:r>
      </w:del>
      <w:ins w:id="52" w:author="Stefan Bjornander" w:date="2015-04-26T09:45:00Z">
        <w:r w:rsidRPr="00D822A3">
          <w:rPr>
            <w:noProof/>
            <w:lang w:val="en-GB"/>
          </w:rPr>
          <w:t>the leftmost source code below.</w:t>
        </w:r>
      </w:ins>
      <w:ins w:id="53"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4" w:author="Stefan Bjornander" w:date="2015-04-26T09:47:00Z">
        <w:r w:rsidRPr="00D822A3">
          <w:rPr>
            <w:noProof/>
            <w:lang w:val="en-GB"/>
          </w:rPr>
          <w:t xml:space="preserve">is the correct one, each </w:t>
        </w:r>
        <w:r w:rsidRPr="00B96261">
          <w:rPr>
            <w:rStyle w:val="KeyWord0"/>
            <w:rPrChange w:id="55" w:author="Stefan Bjornander" w:date="2015-04-26T09:48:00Z">
              <w:rPr>
                <w:rStyle w:val="CodeInText"/>
              </w:rPr>
            </w:rPrChange>
          </w:rPr>
          <w:t>else</w:t>
        </w:r>
        <w:r w:rsidRPr="00D822A3">
          <w:rPr>
            <w:noProof/>
            <w:lang w:val="en-GB"/>
          </w:rPr>
          <w:t xml:space="preserve"> shall be</w:t>
        </w:r>
      </w:ins>
      <w:ins w:id="56" w:author="Stefan Bjornander" w:date="2015-04-26T09:58:00Z">
        <w:r w:rsidRPr="00D822A3">
          <w:rPr>
            <w:noProof/>
            <w:lang w:val="en-GB"/>
          </w:rPr>
          <w:t xml:space="preserve"> connected</w:t>
        </w:r>
      </w:ins>
      <w:ins w:id="57" w:author="Stefan Bjornander" w:date="2015-04-26T09:47:00Z">
        <w:r w:rsidRPr="00D822A3">
          <w:rPr>
            <w:noProof/>
            <w:lang w:val="en-GB"/>
          </w:rPr>
          <w:t xml:space="preserve"> to the </w:t>
        </w:r>
      </w:ins>
      <w:ins w:id="58" w:author="Stefan Bjornander" w:date="2015-04-26T09:59:00Z">
        <w:r w:rsidRPr="00D822A3">
          <w:rPr>
            <w:noProof/>
            <w:lang w:val="en-GB"/>
          </w:rPr>
          <w:t xml:space="preserve">latest preceding </w:t>
        </w:r>
      </w:ins>
      <w:ins w:id="59" w:author="Stefan Bjornander" w:date="2015-04-26T09:48:00Z">
        <w:r w:rsidRPr="00B96261">
          <w:rPr>
            <w:rStyle w:val="KeyWord0"/>
            <w:rPrChange w:id="60"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1"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2">
          <w:tblGrid>
            <w:gridCol w:w="3116"/>
            <w:gridCol w:w="3117"/>
            <w:gridCol w:w="3117"/>
          </w:tblGrid>
        </w:tblGridChange>
      </w:tblGrid>
      <w:tr w:rsidR="00516DD1" w:rsidRPr="00D822A3" w14:paraId="306EE423" w14:textId="77777777" w:rsidTr="00516DD1">
        <w:trPr>
          <w:ins w:id="63" w:author="Stefan Bjornander" w:date="2015-04-26T09:44:00Z"/>
        </w:trPr>
        <w:tc>
          <w:tcPr>
            <w:tcW w:w="3116" w:type="dxa"/>
            <w:tcPrChange w:id="64"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5" w:author="Stefan Bjornander" w:date="2015-04-26T09:44:00Z"/>
                <w:lang w:val="en-GB"/>
              </w:rPr>
            </w:pPr>
            <w:ins w:id="66" w:author="Stefan Bjornander" w:date="2015-04-26T09:44:00Z">
              <w:r w:rsidRPr="00D822A3">
                <w:rPr>
                  <w:lang w:val="en-GB"/>
                </w:rPr>
                <w:t>if (a &lt; b)</w:t>
              </w:r>
            </w:ins>
          </w:p>
          <w:p w14:paraId="3B9E4E6E" w14:textId="77777777" w:rsidR="00516DD1" w:rsidRPr="00D822A3" w:rsidRDefault="00516DD1">
            <w:pPr>
              <w:pStyle w:val="Code"/>
              <w:rPr>
                <w:ins w:id="67" w:author="Stefan Bjornander" w:date="2015-04-26T09:44:00Z"/>
                <w:lang w:val="en-GB"/>
              </w:rPr>
            </w:pPr>
            <w:ins w:id="68" w:author="Stefan Bjornander" w:date="2015-04-26T09:44:00Z">
              <w:r w:rsidRPr="00D822A3">
                <w:rPr>
                  <w:lang w:val="en-GB"/>
                </w:rPr>
                <w:t xml:space="preserve">  if (c &lt; d)</w:t>
              </w:r>
            </w:ins>
          </w:p>
          <w:p w14:paraId="4333B730" w14:textId="77777777" w:rsidR="00516DD1" w:rsidRPr="00D822A3" w:rsidRDefault="00516DD1">
            <w:pPr>
              <w:pStyle w:val="Code"/>
              <w:rPr>
                <w:ins w:id="69" w:author="Stefan Bjornander" w:date="2015-04-26T09:44:00Z"/>
                <w:lang w:val="en-GB"/>
              </w:rPr>
            </w:pPr>
            <w:ins w:id="70" w:author="Stefan Bjornander" w:date="2015-04-26T09:44:00Z">
              <w:r w:rsidRPr="00D822A3">
                <w:rPr>
                  <w:lang w:val="en-GB"/>
                </w:rPr>
                <w:t xml:space="preserve">    e = 1;</w:t>
              </w:r>
            </w:ins>
          </w:p>
          <w:p w14:paraId="3207957D" w14:textId="77777777" w:rsidR="00516DD1" w:rsidRPr="00D822A3" w:rsidRDefault="00516DD1">
            <w:pPr>
              <w:pStyle w:val="Code"/>
              <w:rPr>
                <w:ins w:id="71" w:author="Stefan Bjornander" w:date="2015-04-26T09:44:00Z"/>
                <w:lang w:val="en-GB"/>
              </w:rPr>
            </w:pPr>
            <w:ins w:id="72" w:author="Stefan Bjornander" w:date="2015-04-26T09:44:00Z">
              <w:r w:rsidRPr="00D822A3">
                <w:rPr>
                  <w:lang w:val="en-GB"/>
                </w:rPr>
                <w:t xml:space="preserve">  else</w:t>
              </w:r>
            </w:ins>
          </w:p>
          <w:p w14:paraId="67FEA936" w14:textId="77777777" w:rsidR="00516DD1" w:rsidRPr="00D822A3" w:rsidRDefault="00516DD1">
            <w:pPr>
              <w:pStyle w:val="Code"/>
              <w:rPr>
                <w:ins w:id="73" w:author="Stefan Bjornander" w:date="2015-04-26T09:44:00Z"/>
                <w:del w:id="74" w:author="Stefan Bjornander" w:date="2015-04-26T09:44:00Z"/>
                <w:lang w:val="en-GB"/>
              </w:rPr>
            </w:pPr>
            <w:ins w:id="75" w:author="Stefan Bjornander" w:date="2015-04-26T09:44:00Z">
              <w:r w:rsidRPr="00D822A3">
                <w:rPr>
                  <w:lang w:val="en-GB"/>
                </w:rPr>
                <w:t xml:space="preserve">    f = 2;</w:t>
              </w:r>
            </w:ins>
          </w:p>
          <w:p w14:paraId="2FAE5D6D" w14:textId="77777777" w:rsidR="00516DD1" w:rsidRPr="00D822A3" w:rsidRDefault="00516DD1">
            <w:pPr>
              <w:pStyle w:val="Code"/>
              <w:rPr>
                <w:ins w:id="76" w:author="Stefan Bjornander" w:date="2015-04-26T09:44:00Z"/>
                <w:lang w:val="en-GB"/>
              </w:rPr>
            </w:pPr>
          </w:p>
        </w:tc>
        <w:tc>
          <w:tcPr>
            <w:tcW w:w="3117" w:type="dxa"/>
            <w:tcPrChange w:id="7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8" w:author="Stefan Bjornander" w:date="2015-04-26T09:44:00Z">
              <w:r w:rsidRPr="00D822A3">
                <w:rPr>
                  <w:lang w:val="en-GB"/>
                </w:rPr>
                <w:t>if (a &lt; b) {</w:t>
              </w:r>
            </w:ins>
          </w:p>
          <w:p w14:paraId="556A4791" w14:textId="77777777" w:rsidR="00516DD1" w:rsidRPr="00D822A3" w:rsidRDefault="00516DD1">
            <w:pPr>
              <w:pStyle w:val="Code"/>
              <w:rPr>
                <w:lang w:val="en-GB"/>
              </w:rPr>
            </w:pPr>
            <w:ins w:id="79"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0"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1"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2" w:author="Stefan Bjornander" w:date="2015-04-26T09:44:00Z">
              <w:r w:rsidRPr="00D822A3">
                <w:rPr>
                  <w:lang w:val="en-GB"/>
                </w:rPr>
                <w:t xml:space="preserve">    f = 2;</w:t>
              </w:r>
            </w:ins>
          </w:p>
          <w:p w14:paraId="576B5809" w14:textId="77777777" w:rsidR="00516DD1" w:rsidRPr="00D822A3" w:rsidRDefault="00516DD1">
            <w:pPr>
              <w:pStyle w:val="Code"/>
              <w:rPr>
                <w:del w:id="83" w:author="Stefan Bjornander" w:date="2015-04-26T09:45:00Z"/>
                <w:lang w:val="en-GB"/>
              </w:rPr>
            </w:pPr>
            <w:ins w:id="84" w:author="Stefan Bjornander" w:date="2015-04-26T09:44:00Z">
              <w:r w:rsidRPr="00D822A3">
                <w:rPr>
                  <w:lang w:val="en-GB"/>
                </w:rPr>
                <w:t>}</w:t>
              </w:r>
            </w:ins>
          </w:p>
          <w:p w14:paraId="4C1D31DA" w14:textId="77777777" w:rsidR="00516DD1" w:rsidRPr="00D822A3" w:rsidRDefault="00516DD1">
            <w:pPr>
              <w:pStyle w:val="Code"/>
              <w:rPr>
                <w:del w:id="85" w:author="Stefan Bjornander" w:date="2015-04-26T09:45:00Z"/>
                <w:lang w:val="en-GB"/>
              </w:rPr>
            </w:pPr>
          </w:p>
          <w:p w14:paraId="170E5735" w14:textId="77777777" w:rsidR="00516DD1" w:rsidRPr="00D822A3" w:rsidRDefault="00516DD1">
            <w:pPr>
              <w:pStyle w:val="Code"/>
              <w:rPr>
                <w:ins w:id="86" w:author="Stefan Bjornander" w:date="2015-04-26T09:44:00Z"/>
                <w:lang w:val="en-GB"/>
              </w:rPr>
              <w:pPrChange w:id="87" w:author="Stefan Bjornander" w:date="2015-04-26T09:45:00Z">
                <w:pPr/>
              </w:pPrChange>
            </w:pPr>
          </w:p>
        </w:tc>
        <w:tc>
          <w:tcPr>
            <w:tcW w:w="3117" w:type="dxa"/>
            <w:tcPrChange w:id="8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89" w:author="Stefan Bjornander" w:date="2015-04-26T09:45:00Z" w:name="move417804833"/>
            <w:ins w:id="90" w:author="Stefan Bjornander" w:date="2015-04-26T09:45:00Z">
              <w:r w:rsidRPr="00D822A3">
                <w:rPr>
                  <w:lang w:val="en-GB"/>
                </w:rPr>
                <w:t>if (a &lt; b)</w:t>
              </w:r>
            </w:ins>
          </w:p>
          <w:p w14:paraId="1D552566" w14:textId="77777777" w:rsidR="00516DD1" w:rsidRPr="00D822A3" w:rsidRDefault="00516DD1">
            <w:pPr>
              <w:pStyle w:val="Code"/>
              <w:rPr>
                <w:lang w:val="en-GB"/>
              </w:rPr>
            </w:pPr>
            <w:ins w:id="91"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2"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3"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4" w:author="Stefan Bjornander" w:date="2015-04-26T09:45:00Z">
              <w:r w:rsidRPr="00D822A3">
                <w:rPr>
                  <w:lang w:val="en-GB"/>
                </w:rPr>
                <w:t>else</w:t>
              </w:r>
            </w:ins>
          </w:p>
          <w:p w14:paraId="062525C9" w14:textId="77777777" w:rsidR="00516DD1" w:rsidRPr="00D822A3" w:rsidRDefault="00516DD1">
            <w:pPr>
              <w:pStyle w:val="Code"/>
              <w:rPr>
                <w:del w:id="95" w:author="Stefan Bjornander" w:date="2015-04-26T09:45:00Z"/>
                <w:lang w:val="en-GB"/>
              </w:rPr>
            </w:pPr>
            <w:ins w:id="96" w:author="Stefan Bjornander" w:date="2015-04-26T09:45:00Z">
              <w:r w:rsidRPr="00D822A3">
                <w:rPr>
                  <w:lang w:val="en-GB"/>
                </w:rPr>
                <w:t xml:space="preserve">  f = 2;</w:t>
              </w:r>
            </w:ins>
            <w:moveToRangeEnd w:id="89"/>
          </w:p>
          <w:p w14:paraId="5A274AD6" w14:textId="77777777" w:rsidR="00516DD1" w:rsidRPr="00D822A3" w:rsidRDefault="00516DD1">
            <w:pPr>
              <w:pStyle w:val="Code"/>
              <w:rPr>
                <w:ins w:id="97" w:author="Stefan Bjornander" w:date="2015-04-26T09:44:00Z"/>
                <w:lang w:val="en-GB"/>
              </w:rPr>
              <w:pPrChange w:id="98" w:author="Stefan Bjornander" w:date="2015-04-26T09:45:00Z">
                <w:pPr/>
              </w:pPrChange>
            </w:pPr>
          </w:p>
        </w:tc>
      </w:tr>
    </w:tbl>
    <w:p w14:paraId="2932D7E0" w14:textId="77777777" w:rsidR="00516DD1" w:rsidRPr="00D822A3" w:rsidRDefault="00516DD1" w:rsidP="00516DD1">
      <w:pPr>
        <w:pStyle w:val="Code"/>
        <w:rPr>
          <w:ins w:id="99" w:author="Stefan Bjornander" w:date="2015-04-26T09:49:00Z"/>
          <w:lang w:val="en-GB"/>
        </w:rPr>
      </w:pPr>
    </w:p>
    <w:p w14:paraId="1E9078F4" w14:textId="77777777" w:rsidR="00516DD1" w:rsidRPr="00D822A3" w:rsidRDefault="00516DD1">
      <w:pPr>
        <w:rPr>
          <w:ins w:id="100" w:author="Stefan Bjornander" w:date="2015-04-26T09:52:00Z"/>
          <w:lang w:val="en-GB"/>
        </w:rPr>
        <w:pPrChange w:id="101" w:author="Stefan Bjornander" w:date="2015-04-26T09:51:00Z">
          <w:pPr>
            <w:pStyle w:val="Code"/>
          </w:pPr>
        </w:pPrChange>
      </w:pPr>
      <w:r w:rsidRPr="00D822A3">
        <w:rPr>
          <w:noProof/>
          <w:lang w:val="en-GB"/>
        </w:rPr>
        <w:t xml:space="preserve">Below is a simple set of statement rules. Unfortunately, they are </w:t>
      </w:r>
      <w:ins w:id="102" w:author="Stefan Bjornander" w:date="2015-04-26T09:53:00Z">
        <w:r w:rsidRPr="00D822A3">
          <w:rPr>
            <w:noProof/>
            <w:lang w:val="en-GB"/>
          </w:rPr>
          <w:t>ambiguous</w:t>
        </w:r>
      </w:ins>
      <w:ins w:id="103" w:author="Stefan Bjornander" w:date="2015-04-26T09:50:00Z">
        <w:r w:rsidRPr="00D822A3">
          <w:rPr>
            <w:noProof/>
            <w:lang w:val="en-GB"/>
          </w:rPr>
          <w:t xml:space="preserve"> in that way that </w:t>
        </w:r>
      </w:ins>
      <w:ins w:id="104" w:author="Stefan Bjornander" w:date="2015-04-26T09:52:00Z">
        <w:r w:rsidRPr="00D822A3">
          <w:rPr>
            <w:noProof/>
            <w:lang w:val="en-GB"/>
          </w:rPr>
          <w:t xml:space="preserve">the </w:t>
        </w:r>
      </w:ins>
      <w:r w:rsidRPr="00D822A3">
        <w:rPr>
          <w:noProof/>
          <w:lang w:val="en-GB"/>
        </w:rPr>
        <w:t xml:space="preserve">an </w:t>
      </w:r>
      <w:ins w:id="105" w:author="Stefan Bjornander" w:date="2015-04-26T09:52:00Z">
        <w:r w:rsidRPr="00D822A3">
          <w:rPr>
            <w:rStyle w:val="CodeInText"/>
            <w:i/>
            <w:noProof/>
            <w:lang w:val="en-GB"/>
            <w:rPrChange w:id="106"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7" w:author="Stefan Bjornander" w:date="2015-04-26T09:52:00Z">
        <w:r w:rsidRPr="00D822A3">
          <w:rPr>
            <w:noProof/>
            <w:lang w:val="en-GB"/>
          </w:rPr>
          <w:t xml:space="preserve"> </w:t>
        </w:r>
        <w:r w:rsidRPr="00D822A3">
          <w:rPr>
            <w:rStyle w:val="CodeInText"/>
            <w:i/>
            <w:noProof/>
            <w:lang w:val="en-GB"/>
            <w:rPrChange w:id="108"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09"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0" w:author="Stefan Bjornander" w:date="2015-04-26T09:49:00Z"/>
          <w:lang w:val="en-GB"/>
        </w:rPr>
      </w:pPr>
      <w:ins w:id="111" w:author="Stefan Bjornander" w:date="2015-04-26T09:47:00Z">
        <w:r w:rsidRPr="00D822A3">
          <w:rPr>
            <w:lang w:val="en-GB"/>
          </w:rPr>
          <w:t>statement ::=</w:t>
        </w:r>
      </w:ins>
    </w:p>
    <w:p w14:paraId="7FBE5268" w14:textId="77777777" w:rsidR="00516DD1" w:rsidRPr="00D822A3" w:rsidRDefault="00516DD1" w:rsidP="00516DD1">
      <w:pPr>
        <w:pStyle w:val="Code"/>
        <w:rPr>
          <w:ins w:id="112" w:author="Stefan Bjornander" w:date="2015-04-26T09:47:00Z"/>
          <w:lang w:val="en-GB"/>
        </w:rPr>
      </w:pPr>
      <w:ins w:id="113" w:author="Stefan Bjornander" w:date="2015-04-26T09:49:00Z">
        <w:r w:rsidRPr="00D822A3">
          <w:rPr>
            <w:lang w:val="en-GB"/>
          </w:rPr>
          <w:t xml:space="preserve">   </w:t>
        </w:r>
      </w:ins>
      <w:r w:rsidRPr="00D822A3">
        <w:rPr>
          <w:lang w:val="en-GB"/>
        </w:rPr>
        <w:t xml:space="preserve"> </w:t>
      </w:r>
      <w:ins w:id="114" w:author="Stefan Bjornander" w:date="2015-04-26T09:49:00Z">
        <w:r w:rsidRPr="00D822A3">
          <w:rPr>
            <w:lang w:val="en-GB"/>
          </w:rPr>
          <w:t xml:space="preserve">IF LEFT_PAREN </w:t>
        </w:r>
      </w:ins>
      <w:ins w:id="115" w:author="Stefan Bjornander" w:date="2015-04-26T10:08:00Z">
        <w:r w:rsidRPr="00D822A3">
          <w:rPr>
            <w:lang w:val="en-GB"/>
          </w:rPr>
          <w:t xml:space="preserve">logical_expression </w:t>
        </w:r>
      </w:ins>
      <w:ins w:id="116" w:author="Stefan Bjornander" w:date="2015-04-26T09:49:00Z">
        <w:r w:rsidRPr="00D822A3">
          <w:rPr>
            <w:lang w:val="en-GB"/>
          </w:rPr>
          <w:t>RIGHT_PAREN statement</w:t>
        </w:r>
      </w:ins>
    </w:p>
    <w:p w14:paraId="436C5EC9" w14:textId="77777777" w:rsidR="00516DD1" w:rsidRPr="00D822A3" w:rsidRDefault="00516DD1" w:rsidP="00516DD1">
      <w:pPr>
        <w:pStyle w:val="Code"/>
        <w:rPr>
          <w:ins w:id="117" w:author="Stefan Bjornander" w:date="2015-04-26T09:49:00Z"/>
          <w:lang w:val="en-GB"/>
        </w:rPr>
      </w:pPr>
      <w:ins w:id="118" w:author="Stefan Bjornander" w:date="2015-04-26T09:49:00Z">
        <w:r w:rsidRPr="00D822A3">
          <w:rPr>
            <w:lang w:val="en-GB"/>
          </w:rPr>
          <w:t xml:space="preserve"> </w:t>
        </w:r>
      </w:ins>
      <w:r w:rsidRPr="00D822A3">
        <w:rPr>
          <w:lang w:val="en-GB"/>
        </w:rPr>
        <w:t xml:space="preserve"> </w:t>
      </w:r>
      <w:ins w:id="119" w:author="Stefan Bjornander" w:date="2015-04-26T09:49:00Z">
        <w:r w:rsidRPr="00D822A3">
          <w:rPr>
            <w:lang w:val="en-GB"/>
          </w:rPr>
          <w:t>|</w:t>
        </w:r>
      </w:ins>
      <w:r w:rsidRPr="00D822A3">
        <w:rPr>
          <w:lang w:val="en-GB"/>
        </w:rPr>
        <w:t xml:space="preserve"> </w:t>
      </w:r>
      <w:ins w:id="120" w:author="Stefan Bjornander" w:date="2015-04-26T09:49:00Z">
        <w:r w:rsidRPr="00D822A3">
          <w:rPr>
            <w:lang w:val="en-GB"/>
          </w:rPr>
          <w:t xml:space="preserve">IF LEFT_PAREN </w:t>
        </w:r>
      </w:ins>
      <w:ins w:id="121" w:author="Stefan Bjornander" w:date="2015-04-26T10:08:00Z">
        <w:r w:rsidRPr="00D822A3">
          <w:rPr>
            <w:lang w:val="en-GB"/>
          </w:rPr>
          <w:t xml:space="preserve">logical_expression </w:t>
        </w:r>
      </w:ins>
      <w:ins w:id="122"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3"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4" w:author="Stefan Bjornander" w:date="2015-04-26T09:47:00Z"/>
          <w:lang w:val="en-GB"/>
        </w:rPr>
        <w:pPrChange w:id="125" w:author="Stefan Bjornander" w:date="2015-04-26T09:25:00Z">
          <w:pPr>
            <w:pStyle w:val="Code"/>
          </w:pPr>
        </w:pPrChange>
      </w:pPr>
      <w:ins w:id="126" w:author="Stefan Bjornander" w:date="2015-04-26T09:51:00Z">
        <w:r w:rsidRPr="00D822A3">
          <w:rPr>
            <w:noProof/>
            <w:lang w:val="en-GB"/>
          </w:rPr>
          <w:t xml:space="preserve">To solve the problem, we need a more complicated </w:t>
        </w:r>
      </w:ins>
      <w:ins w:id="127" w:author="Stefan Bjornander" w:date="2015-04-26T09:53:00Z">
        <w:r w:rsidRPr="00D822A3">
          <w:rPr>
            <w:noProof/>
            <w:lang w:val="en-GB"/>
          </w:rPr>
          <w:t>set of rules</w:t>
        </w:r>
      </w:ins>
      <w:r w:rsidRPr="00D822A3">
        <w:rPr>
          <w:noProof/>
          <w:lang w:val="en-GB"/>
        </w:rPr>
        <w:t xml:space="preserve"> that works with open and closed statements.</w:t>
      </w:r>
      <w:ins w:id="128" w:author="Stefan Bjornander" w:date="2015-04-26T09:54:00Z">
        <w:r w:rsidRPr="00D822A3">
          <w:rPr>
            <w:noProof/>
            <w:lang w:val="en-GB"/>
          </w:rPr>
          <w:t xml:space="preserve"> The </w:t>
        </w:r>
      </w:ins>
      <w:ins w:id="129"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0" w:author="Stefan Bjornander" w:date="2015-04-26T09:58:00Z">
              <w:rPr>
                <w:rStyle w:val="CodeInText"/>
              </w:rPr>
            </w:rPrChange>
          </w:rPr>
          <w:t>else</w:t>
        </w:r>
        <w:r w:rsidRPr="00D822A3">
          <w:rPr>
            <w:noProof/>
            <w:lang w:val="en-GB"/>
          </w:rPr>
          <w:t xml:space="preserve"> with the</w:t>
        </w:r>
      </w:ins>
      <w:ins w:id="131" w:author="Stefan Bjornander" w:date="2015-04-26T09:58:00Z">
        <w:r w:rsidRPr="00D822A3">
          <w:rPr>
            <w:noProof/>
            <w:lang w:val="en-GB"/>
          </w:rPr>
          <w:t xml:space="preserve"> latest preceding</w:t>
        </w:r>
      </w:ins>
      <w:ins w:id="132" w:author="Stefan Bjornander" w:date="2015-04-26T09:57:00Z">
        <w:r w:rsidRPr="00D822A3">
          <w:rPr>
            <w:noProof/>
            <w:lang w:val="en-GB"/>
          </w:rPr>
          <w:t xml:space="preserve"> </w:t>
        </w:r>
      </w:ins>
      <w:ins w:id="133" w:author="Stefan Bjornander" w:date="2015-04-26T09:58:00Z">
        <w:r w:rsidRPr="00D822A3">
          <w:rPr>
            <w:rStyle w:val="CodeInText"/>
            <w:i/>
            <w:noProof/>
            <w:lang w:val="en-GB"/>
            <w:rPrChange w:id="134"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5" w:name="_Toc54119863"/>
      <w:r w:rsidRPr="00733710">
        <w:rPr>
          <w:lang w:val="en-GB"/>
        </w:rPr>
        <w:t>The Forward-Jump Problem (Backpatching)</w:t>
      </w:r>
      <w:bookmarkEnd w:id="135"/>
    </w:p>
    <w:p w14:paraId="15980895" w14:textId="77777777" w:rsidR="00733710" w:rsidRPr="00D822A3" w:rsidRDefault="00733710" w:rsidP="00733710">
      <w:pPr>
        <w:rPr>
          <w:lang w:val="en-GB"/>
        </w:rPr>
      </w:pPr>
      <w:ins w:id="136" w:author="Stefan Bjornander" w:date="2015-04-26T09:25:00Z">
        <w:r w:rsidRPr="00D822A3">
          <w:rPr>
            <w:lang w:val="en-GB"/>
          </w:rPr>
          <w:t xml:space="preserve">When generating </w:t>
        </w:r>
      </w:ins>
      <w:r w:rsidRPr="00D822A3">
        <w:rPr>
          <w:lang w:val="en-GB"/>
        </w:rPr>
        <w:t xml:space="preserve">middle code instructions for </w:t>
      </w:r>
      <w:ins w:id="137" w:author="Stefan Bjornander" w:date="2015-04-26T09:25:00Z">
        <w:r w:rsidRPr="00D822A3">
          <w:rPr>
            <w:lang w:val="en-GB"/>
          </w:rPr>
          <w:t xml:space="preserve">expressions </w:t>
        </w:r>
      </w:ins>
      <w:r w:rsidRPr="00D822A3">
        <w:rPr>
          <w:lang w:val="en-GB"/>
        </w:rPr>
        <w:t>or</w:t>
      </w:r>
      <w:ins w:id="138" w:author="Stefan Bjornander" w:date="2015-04-26T09:25:00Z">
        <w:r w:rsidRPr="00D822A3">
          <w:rPr>
            <w:lang w:val="en-GB"/>
          </w:rPr>
          <w:t xml:space="preserve"> statement</w:t>
        </w:r>
      </w:ins>
      <w:r w:rsidRPr="00D822A3">
        <w:rPr>
          <w:lang w:val="en-GB"/>
        </w:rPr>
        <w:t>s</w:t>
      </w:r>
      <w:ins w:id="139" w:author="Stefan Bjornander" w:date="2015-04-26T09:25:00Z">
        <w:r w:rsidRPr="00D822A3">
          <w:rPr>
            <w:lang w:val="en-GB"/>
          </w:rPr>
          <w:t>, a common situation is that we</w:t>
        </w:r>
      </w:ins>
      <w:ins w:id="140"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77777777"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Pr="00D822A3">
        <w:rPr>
          <w:lang w:val="en-GB"/>
        </w:rPr>
        <w:t>6</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r>
        <w:rPr>
          <w:highlight w:val="white"/>
          <w:lang w:val="en-GB"/>
        </w:rPr>
        <w:t>The Statement Class</w:t>
      </w:r>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r>
        <w:rPr>
          <w:lang w:val="en-GB"/>
        </w:rPr>
        <w:t>The If Statement</w:t>
      </w:r>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1" w:name="_Toc54119864"/>
      <w:r w:rsidRPr="00D822A3">
        <w:rPr>
          <w:lang w:val="en-GB"/>
        </w:rPr>
        <w:t>Header Rules</w:t>
      </w:r>
      <w:bookmarkEnd w:id="141"/>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2" w:name="_Toc54119865"/>
      <w:r w:rsidRPr="00D822A3">
        <w:rPr>
          <w:lang w:val="en-GB"/>
        </w:rPr>
        <w:t xml:space="preserve">The </w:t>
      </w:r>
      <w:r w:rsidR="004B7BC0" w:rsidRPr="00D822A3">
        <w:rPr>
          <w:lang w:val="en-GB"/>
        </w:rPr>
        <w:t>Switch S</w:t>
      </w:r>
      <w:r w:rsidRPr="00D822A3">
        <w:rPr>
          <w:lang w:val="en-GB"/>
        </w:rPr>
        <w:t>tatement</w:t>
      </w:r>
      <w:bookmarkEnd w:id="142"/>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3" w:name="_Toc54119866"/>
      <w:r w:rsidRPr="00D822A3">
        <w:rPr>
          <w:highlight w:val="white"/>
          <w:lang w:val="en-GB"/>
        </w:rPr>
        <w:t>The Case Statement</w:t>
      </w:r>
      <w:bookmarkEnd w:id="143"/>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lastRenderedPageBreak/>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4" w:name="_Toc54119867"/>
      <w:r w:rsidRPr="00D822A3">
        <w:rPr>
          <w:lang w:val="en-GB"/>
        </w:rPr>
        <w:t>The Default Statement</w:t>
      </w:r>
      <w:bookmarkEnd w:id="144"/>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lastRenderedPageBreak/>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5" w:name="_Toc54119868"/>
      <w:r w:rsidRPr="00D822A3">
        <w:rPr>
          <w:lang w:val="en-GB"/>
        </w:rPr>
        <w:t>The While Statement</w:t>
      </w:r>
      <w:bookmarkEnd w:id="145"/>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6" w:name="_Toc54119869"/>
      <w:r w:rsidRPr="00D822A3">
        <w:rPr>
          <w:lang w:val="en-GB"/>
        </w:rPr>
        <w:t>The Do Statement</w:t>
      </w:r>
      <w:bookmarkEnd w:id="146"/>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47" w:name="_Toc54119870"/>
      <w:r w:rsidRPr="00D822A3">
        <w:rPr>
          <w:lang w:val="en-GB"/>
        </w:rPr>
        <w:t xml:space="preserve">The </w:t>
      </w:r>
      <w:proofErr w:type="gramStart"/>
      <w:r w:rsidRPr="00D822A3">
        <w:rPr>
          <w:lang w:val="en-GB"/>
        </w:rPr>
        <w:t>For</w:t>
      </w:r>
      <w:proofErr w:type="gramEnd"/>
      <w:r w:rsidRPr="00D822A3">
        <w:rPr>
          <w:lang w:val="en-GB"/>
        </w:rPr>
        <w:t xml:space="preserve"> Statement</w:t>
      </w:r>
      <w:bookmarkEnd w:id="147"/>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48" w:name="_Toc54119871"/>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48"/>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49" w:name="_Toc54119872"/>
      <w:r w:rsidRPr="00D822A3">
        <w:rPr>
          <w:lang w:val="en-GB"/>
        </w:rPr>
        <w:lastRenderedPageBreak/>
        <w:t>Return Statement</w:t>
      </w:r>
      <w:bookmarkEnd w:id="149"/>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0" w:name="_Toc54119873"/>
      <w:r w:rsidRPr="00D822A3">
        <w:rPr>
          <w:lang w:val="en-GB"/>
        </w:rPr>
        <w:t>Optional Expression Statement</w:t>
      </w:r>
      <w:bookmarkEnd w:id="150"/>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27CE35A2"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1" w:name="_Toc54119874"/>
      <w:r w:rsidRPr="00D822A3">
        <w:rPr>
          <w:lang w:val="en-GB"/>
        </w:rPr>
        <w:t>Block Statement</w:t>
      </w:r>
      <w:bookmarkEnd w:id="151"/>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2" w:name="_Toc54119875"/>
      <w:r w:rsidRPr="00D822A3">
        <w:rPr>
          <w:lang w:val="en-GB"/>
        </w:rPr>
        <w:t>Declaration Statement</w:t>
      </w:r>
      <w:bookmarkEnd w:id="152"/>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3" w:name="_Toc54119876"/>
      <w:r w:rsidRPr="00D822A3">
        <w:rPr>
          <w:lang w:val="en-GB"/>
        </w:rPr>
        <w:t>Jump Register Statements</w:t>
      </w:r>
      <w:bookmarkEnd w:id="153"/>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4" w:name="_Toc54119877"/>
      <w:r w:rsidRPr="00D822A3">
        <w:rPr>
          <w:lang w:val="en-GB"/>
        </w:rPr>
        <w:lastRenderedPageBreak/>
        <w:t>Interrupt Statements</w:t>
      </w:r>
      <w:bookmarkEnd w:id="154"/>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5" w:name="_Toc54119878"/>
      <w:r w:rsidRPr="00D822A3">
        <w:rPr>
          <w:lang w:val="en-GB"/>
        </w:rPr>
        <w:t>System Call Statements</w:t>
      </w:r>
      <w:bookmarkEnd w:id="155"/>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6" w:name="_Toc54119879"/>
      <w:r w:rsidRPr="00D822A3">
        <w:rPr>
          <w:lang w:val="en-GB"/>
        </w:rPr>
        <w:t>Expression</w:t>
      </w:r>
      <w:r w:rsidR="00FE4E0C" w:rsidRPr="00D822A3">
        <w:rPr>
          <w:lang w:val="en-GB"/>
        </w:rPr>
        <w:t>s</w:t>
      </w:r>
      <w:bookmarkEnd w:id="156"/>
    </w:p>
    <w:p w14:paraId="30F881BE" w14:textId="77777777" w:rsidR="00733710" w:rsidRDefault="00733710" w:rsidP="00733710">
      <w:pPr>
        <w:pStyle w:val="Rubrik3"/>
        <w:rPr>
          <w:highlight w:val="white"/>
          <w:lang w:val="en-GB"/>
        </w:rPr>
      </w:pPr>
      <w:r>
        <w:rPr>
          <w:highlight w:val="white"/>
          <w:lang w:val="en-GB"/>
        </w:rPr>
        <w:t>The Expression Class</w:t>
      </w:r>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57" w:name="_Toc54119880"/>
      <w:r w:rsidRPr="00D822A3">
        <w:rPr>
          <w:lang w:val="en-GB"/>
        </w:rPr>
        <w:t xml:space="preserve">The </w:t>
      </w:r>
      <w:r w:rsidR="009E1435" w:rsidRPr="00D822A3">
        <w:rPr>
          <w:lang w:val="en-GB"/>
        </w:rPr>
        <w:t>Assignment Expression</w:t>
      </w:r>
      <w:bookmarkEnd w:id="157"/>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58" w:name="_Toc54119881"/>
      <w:r w:rsidRPr="00D822A3">
        <w:rPr>
          <w:lang w:val="en-GB"/>
        </w:rPr>
        <w:t>The Condition Expression</w:t>
      </w:r>
      <w:bookmarkEnd w:id="158"/>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59" w:name="_Toc54119882"/>
      <w:r w:rsidRPr="00D822A3">
        <w:rPr>
          <w:lang w:val="en-GB"/>
        </w:rPr>
        <w:t>Constant Expression</w:t>
      </w:r>
      <w:bookmarkEnd w:id="159"/>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0" w:name="_Toc54119883"/>
      <w:r w:rsidRPr="00D822A3">
        <w:rPr>
          <w:lang w:val="en-GB"/>
        </w:rPr>
        <w:t>Logical Expression</w:t>
      </w:r>
      <w:r w:rsidR="00F4495B" w:rsidRPr="00D822A3">
        <w:rPr>
          <w:lang w:val="en-GB"/>
        </w:rPr>
        <w:t>s</w:t>
      </w:r>
      <w:bookmarkEnd w:id="160"/>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1" w:name="_Toc54119884"/>
      <w:r w:rsidRPr="00D822A3">
        <w:rPr>
          <w:highlight w:val="white"/>
          <w:lang w:val="en-GB"/>
        </w:rPr>
        <w:t>Bitwise Expression</w:t>
      </w:r>
      <w:r w:rsidR="00A26FB4" w:rsidRPr="00D822A3">
        <w:rPr>
          <w:highlight w:val="white"/>
          <w:lang w:val="en-GB"/>
        </w:rPr>
        <w:t>s</w:t>
      </w:r>
      <w:bookmarkEnd w:id="161"/>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2" w:name="_Toc54119885"/>
      <w:bookmarkEnd w:id="41"/>
      <w:r w:rsidRPr="00D822A3">
        <w:rPr>
          <w:lang w:val="en-GB"/>
        </w:rPr>
        <w:lastRenderedPageBreak/>
        <w:t>Shift Expression</w:t>
      </w:r>
      <w:bookmarkEnd w:id="162"/>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3" w:name="_Toc54119886"/>
      <w:r w:rsidRPr="00D822A3">
        <w:rPr>
          <w:lang w:val="en-GB"/>
        </w:rPr>
        <w:t>Equality and Relation Expressions</w:t>
      </w:r>
      <w:bookmarkEnd w:id="163"/>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4" w:name="_Toc54119887"/>
      <w:r w:rsidRPr="00D822A3">
        <w:rPr>
          <w:lang w:val="en-GB"/>
        </w:rPr>
        <w:t xml:space="preserve">Addition </w:t>
      </w:r>
      <w:r w:rsidR="009D2617" w:rsidRPr="00D822A3">
        <w:rPr>
          <w:lang w:val="en-GB"/>
        </w:rPr>
        <w:t xml:space="preserve">and Subtraction </w:t>
      </w:r>
      <w:r w:rsidRPr="00D822A3">
        <w:rPr>
          <w:lang w:val="en-GB"/>
        </w:rPr>
        <w:t>Expression</w:t>
      </w:r>
      <w:bookmarkEnd w:id="164"/>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lastRenderedPageBreak/>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7EF1A892"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100F6B4E"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5" w:name="_Toc54119888"/>
      <w:r w:rsidRPr="00D822A3">
        <w:rPr>
          <w:highlight w:val="white"/>
          <w:lang w:val="en-GB"/>
        </w:rPr>
        <w:t>Multiplication Expressions</w:t>
      </w:r>
      <w:bookmarkEnd w:id="165"/>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66" w:name="_Toc54119889"/>
      <w:r w:rsidRPr="00D822A3">
        <w:rPr>
          <w:lang w:val="en-GB"/>
        </w:rPr>
        <w:t>Cast</w:t>
      </w:r>
      <w:r w:rsidR="00F158B0" w:rsidRPr="00D822A3">
        <w:rPr>
          <w:lang w:val="en-GB"/>
        </w:rPr>
        <w:t xml:space="preserve"> Expressions</w:t>
      </w:r>
      <w:bookmarkEnd w:id="166"/>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67" w:name="_Toc54119890"/>
      <w:r w:rsidRPr="00D822A3">
        <w:rPr>
          <w:lang w:val="en-GB"/>
        </w:rPr>
        <w:t>Prefix Expression</w:t>
      </w:r>
      <w:bookmarkEnd w:id="167"/>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68" w:name="_Toc54119891"/>
      <w:r w:rsidRPr="00D822A3">
        <w:rPr>
          <w:lang w:val="en-GB"/>
        </w:rPr>
        <w:t xml:space="preserve">Unary Addition </w:t>
      </w:r>
      <w:r w:rsidR="006342B0" w:rsidRPr="00D822A3">
        <w:rPr>
          <w:lang w:val="en-GB"/>
        </w:rPr>
        <w:t>Expressions</w:t>
      </w:r>
      <w:bookmarkEnd w:id="168"/>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69" w:name="_Toc54119892"/>
      <w:r w:rsidRPr="00D822A3">
        <w:rPr>
          <w:highlight w:val="white"/>
          <w:lang w:val="en-GB"/>
        </w:rPr>
        <w:t>Logical Not Expression</w:t>
      </w:r>
      <w:bookmarkEnd w:id="169"/>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0" w:name="_Toc54119893"/>
      <w:r w:rsidRPr="00D822A3">
        <w:rPr>
          <w:highlight w:val="white"/>
          <w:lang w:val="en-GB"/>
        </w:rPr>
        <w:t>Bitwise Not Expression</w:t>
      </w:r>
      <w:bookmarkEnd w:id="170"/>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1" w:name="_Toc5411989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1"/>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2" w:name="_Toc54119895"/>
      <w:r w:rsidRPr="00D822A3">
        <w:rPr>
          <w:highlight w:val="white"/>
          <w:lang w:val="en-GB"/>
        </w:rPr>
        <w:t>Address Expression</w:t>
      </w:r>
      <w:bookmarkEnd w:id="172"/>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3" w:name="_Toc54119896"/>
      <w:r w:rsidRPr="00D822A3">
        <w:rPr>
          <w:highlight w:val="white"/>
          <w:lang w:val="en-GB"/>
        </w:rPr>
        <w:t>Dereference</w:t>
      </w:r>
      <w:r w:rsidR="00B47577" w:rsidRPr="00D822A3">
        <w:rPr>
          <w:highlight w:val="white"/>
          <w:lang w:val="en-GB"/>
        </w:rPr>
        <w:t xml:space="preserve"> Expression</w:t>
      </w:r>
      <w:bookmarkEnd w:id="173"/>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4" w:name="_Toc54119897"/>
      <w:r w:rsidRPr="00D822A3">
        <w:rPr>
          <w:highlight w:val="white"/>
          <w:lang w:val="en-GB"/>
        </w:rPr>
        <w:t>Prefix Increment and Decrement Expression</w:t>
      </w:r>
      <w:bookmarkEnd w:id="174"/>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5" w:name="_Toc54119898"/>
      <w:r w:rsidRPr="00D822A3">
        <w:rPr>
          <w:highlight w:val="white"/>
          <w:lang w:val="en-GB"/>
        </w:rPr>
        <w:t>Postfix Increment and Decrement Expression</w:t>
      </w:r>
      <w:bookmarkEnd w:id="175"/>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76" w:name="_Toc54119899"/>
      <w:r w:rsidRPr="00D822A3">
        <w:rPr>
          <w:highlight w:val="white"/>
          <w:lang w:val="en-GB"/>
        </w:rPr>
        <w:t>Arrow Expression</w:t>
      </w:r>
      <w:bookmarkEnd w:id="176"/>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77" w:name="_Toc54119900"/>
      <w:r w:rsidRPr="00D822A3">
        <w:rPr>
          <w:highlight w:val="white"/>
          <w:lang w:val="en-GB"/>
        </w:rPr>
        <w:lastRenderedPageBreak/>
        <w:t>Index Expression</w:t>
      </w:r>
      <w:bookmarkEnd w:id="177"/>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78" w:name="_Toc54119901"/>
      <w:r w:rsidRPr="00D822A3">
        <w:rPr>
          <w:highlight w:val="white"/>
          <w:lang w:val="en-GB"/>
        </w:rPr>
        <w:t>Dot Expression</w:t>
      </w:r>
      <w:bookmarkEnd w:id="178"/>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79" w:name="_Toc54119902"/>
      <w:r w:rsidRPr="00D822A3">
        <w:rPr>
          <w:highlight w:val="white"/>
          <w:lang w:val="en-GB"/>
        </w:rPr>
        <w:t>Function Call Expression</w:t>
      </w:r>
      <w:bookmarkEnd w:id="179"/>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3CCCFA58"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0" w:name="_Toc54119903"/>
      <w:r w:rsidRPr="00D822A3">
        <w:rPr>
          <w:lang w:val="en-GB"/>
        </w:rPr>
        <w:t>Argument Expression List</w:t>
      </w:r>
      <w:bookmarkEnd w:id="180"/>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1" w:name="_Toc54119904"/>
      <w:r w:rsidRPr="00D822A3">
        <w:rPr>
          <w:highlight w:val="white"/>
          <w:lang w:val="en-GB"/>
        </w:rPr>
        <w:t>Primary Expressions</w:t>
      </w:r>
      <w:bookmarkEnd w:id="181"/>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lastRenderedPageBreak/>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77777777" w:rsidR="000669C4" w:rsidRPr="00D822A3" w:rsidRDefault="000669C4" w:rsidP="000669C4">
      <w:pPr>
        <w:pStyle w:val="Code"/>
        <w:rPr>
          <w:highlight w:val="white"/>
          <w:lang w:val="en-GB"/>
        </w:rPr>
      </w:pPr>
      <w:r w:rsidRPr="00D822A3">
        <w:rPr>
          <w:highlight w:val="white"/>
          <w:lang w:val="en-GB"/>
        </w:rPr>
        <w:t xml:space="preserve">      $$ = MiddleCodeGenerator.SymbolExpression($1);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77777777" w:rsidR="00A770C6" w:rsidRPr="00D822A3" w:rsidRDefault="00A770C6" w:rsidP="00563AE8">
      <w:pPr>
        <w:pStyle w:val="Code"/>
        <w:rPr>
          <w:highlight w:val="white"/>
          <w:lang w:val="en-GB"/>
        </w:rPr>
      </w:pPr>
      <w:r w:rsidRPr="00D822A3">
        <w:rPr>
          <w:highlight w:val="white"/>
          <w:lang w:val="en-GB"/>
        </w:rPr>
        <w:t xml:space="preserve">    public static Expression SymbolExpression(string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 xml:space="preserve">The closed statements do also include a set of internal statements; that is, statements not included in standard C, but necessary for the standard library functionality. The first statement is the load register statement, </w:t>
      </w:r>
      <w:r w:rsidRPr="00D822A3">
        <w:rPr>
          <w:lang w:val="en-GB"/>
        </w:rPr>
        <w:lastRenderedPageBreak/>
        <w:t>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2" w:name="_Toc54119909"/>
      <w:bookmarkStart w:id="183" w:name="_Ref54202176"/>
      <w:bookmarkStart w:id="184" w:name="_Ref54202192"/>
      <w:bookmarkStart w:id="185" w:name="_Ref54264860"/>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2"/>
      <w:bookmarkEnd w:id="183"/>
      <w:bookmarkEnd w:id="184"/>
      <w:bookmarkEnd w:id="185"/>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86"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008777B8" w14:textId="77777777" w:rsidR="009A5544" w:rsidRPr="00D822A3" w:rsidRDefault="009A5544" w:rsidP="009A5544">
      <w:pPr>
        <w:pStyle w:val="Code"/>
        <w:rPr>
          <w:highlight w:val="white"/>
          <w:lang w:val="en-GB"/>
        </w:rPr>
      </w:pPr>
      <w:r w:rsidRPr="00D822A3">
        <w:rPr>
          <w:highlight w:val="white"/>
          <w:lang w:val="en-GB"/>
        </w:rPr>
        <w:t xml:space="preserve">          compoundType = new Type(compoundType.Sort, compoundType.MemberMap);</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87" w:name="_Toc54119910"/>
      <w:r w:rsidRPr="00D822A3">
        <w:rPr>
          <w:lang w:val="en-GB"/>
        </w:rPr>
        <w:t>Declarators</w:t>
      </w:r>
      <w:bookmarkEnd w:id="187"/>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88" w:name="_Toc54119911"/>
      <w:r w:rsidRPr="00D822A3">
        <w:rPr>
          <w:lang w:val="en-GB"/>
        </w:rPr>
        <w:lastRenderedPageBreak/>
        <w:t>The Symbol Table</w:t>
      </w:r>
      <w:bookmarkEnd w:id="188"/>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913E79" w:rsidRPr="00D2146B" w:rsidRDefault="00913E79" w:rsidP="0050082D">
                              <w:pPr>
                                <w:spacing w:before="0" w:after="0"/>
                                <w:rPr>
                                  <w:sz w:val="18"/>
                                  <w:szCs w:val="18"/>
                                  <w:lang w:val="sv-SE"/>
                                </w:rPr>
                              </w:pPr>
                              <w:r>
                                <w:rPr>
                                  <w:sz w:val="18"/>
                                  <w:szCs w:val="18"/>
                                  <w:lang w:val="sv-SE"/>
                                </w:rPr>
                                <w:t>Static int globalInt</w:t>
                              </w:r>
                            </w:p>
                            <w:p w14:paraId="69A6032C" w14:textId="768161F7" w:rsidR="00913E79" w:rsidRDefault="00913E79" w:rsidP="0050082D">
                              <w:pPr>
                                <w:spacing w:before="0" w:after="0"/>
                                <w:rPr>
                                  <w:sz w:val="18"/>
                                  <w:szCs w:val="18"/>
                                  <w:lang w:val="sv-SE"/>
                                </w:rPr>
                              </w:pPr>
                              <w:r>
                                <w:rPr>
                                  <w:sz w:val="18"/>
                                  <w:szCs w:val="18"/>
                                  <w:lang w:val="sv-SE"/>
                                </w:rPr>
                                <w:t>Static int i</w:t>
                              </w:r>
                            </w:p>
                            <w:p w14:paraId="65DC2C71" w14:textId="7AEEED2D" w:rsidR="00913E79" w:rsidRDefault="00913E79" w:rsidP="0050082D">
                              <w:pPr>
                                <w:spacing w:before="0" w:after="0"/>
                                <w:rPr>
                                  <w:sz w:val="18"/>
                                  <w:szCs w:val="18"/>
                                  <w:lang w:val="sv-SE"/>
                                </w:rPr>
                              </w:pPr>
                            </w:p>
                            <w:p w14:paraId="3B0DD407" w14:textId="21D67AC3" w:rsidR="00913E79" w:rsidRPr="001B6705" w:rsidRDefault="00913E7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913E79" w:rsidRPr="00D2146B" w:rsidRDefault="00913E79"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913E79" w:rsidRPr="00D2146B" w:rsidRDefault="00913E7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913E79" w:rsidRDefault="00913E7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913E79" w:rsidRPr="00D2146B" w:rsidRDefault="00913E79" w:rsidP="0050082D">
                              <w:pPr>
                                <w:spacing w:before="0" w:after="0" w:line="256" w:lineRule="auto"/>
                                <w:rPr>
                                  <w:sz w:val="18"/>
                                  <w:szCs w:val="18"/>
                                </w:rPr>
                              </w:pPr>
                              <w:r>
                                <w:rPr>
                                  <w:sz w:val="18"/>
                                  <w:szCs w:val="18"/>
                                </w:rPr>
                                <w:t>Auto mainChar : char</w:t>
                              </w:r>
                            </w:p>
                            <w:p w14:paraId="302437A3" w14:textId="77777777" w:rsidR="00913E79" w:rsidRDefault="00913E79" w:rsidP="0050082D">
                              <w:pPr>
                                <w:spacing w:before="0" w:after="0" w:line="256" w:lineRule="auto"/>
                                <w:rPr>
                                  <w:rFonts w:eastAsia="Calibri"/>
                                  <w:color w:val="000000"/>
                                  <w:sz w:val="18"/>
                                  <w:szCs w:val="18"/>
                                </w:rPr>
                              </w:pPr>
                            </w:p>
                            <w:p w14:paraId="71CC6A80" w14:textId="77C30F45" w:rsidR="00913E79" w:rsidRPr="00D2146B" w:rsidRDefault="00913E79" w:rsidP="008C458D">
                              <w:pPr>
                                <w:spacing w:before="0" w:after="0" w:line="256" w:lineRule="auto"/>
                                <w:rPr>
                                  <w:sz w:val="18"/>
                                  <w:szCs w:val="18"/>
                                </w:rPr>
                              </w:pPr>
                              <w:r>
                                <w:rPr>
                                  <w:rFonts w:eastAsia="Calibri"/>
                                  <w:color w:val="000000"/>
                                  <w:sz w:val="18"/>
                                  <w:szCs w:val="18"/>
                                </w:rPr>
                                <w:t>m_parentTable</w:t>
                              </w:r>
                            </w:p>
                            <w:p w14:paraId="4A1EB75F" w14:textId="77777777" w:rsidR="00913E79" w:rsidRPr="00D2146B" w:rsidRDefault="00913E79" w:rsidP="0050082D">
                              <w:pPr>
                                <w:spacing w:before="0" w:after="0" w:line="256" w:lineRule="auto"/>
                                <w:rPr>
                                  <w:sz w:val="18"/>
                                  <w:szCs w:val="18"/>
                                </w:rPr>
                              </w:pPr>
                              <w:r w:rsidRPr="00D2146B">
                                <w:rPr>
                                  <w:rFonts w:eastAsia="Calibri"/>
                                  <w:color w:val="000000"/>
                                  <w:sz w:val="18"/>
                                  <w:szCs w:val="18"/>
                                </w:rPr>
                                <w:t> </w:t>
                              </w:r>
                            </w:p>
                            <w:p w14:paraId="176D8F8E" w14:textId="77777777" w:rsidR="00913E79" w:rsidRPr="00D2146B" w:rsidRDefault="00913E79"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913E79" w:rsidRPr="00D2146B" w:rsidRDefault="00913E79"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913E79" w:rsidRPr="00D2146B" w:rsidRDefault="00913E79" w:rsidP="0050082D">
                              <w:pPr>
                                <w:spacing w:before="0" w:after="0" w:line="254" w:lineRule="auto"/>
                                <w:rPr>
                                  <w:sz w:val="18"/>
                                  <w:szCs w:val="18"/>
                                </w:rPr>
                              </w:pPr>
                              <w:r>
                                <w:rPr>
                                  <w:rFonts w:eastAsia="Calibri"/>
                                  <w:color w:val="000000"/>
                                  <w:sz w:val="18"/>
                                  <w:szCs w:val="18"/>
                                </w:rPr>
                                <w:t>auto int i</w:t>
                              </w:r>
                            </w:p>
                            <w:p w14:paraId="1EB866A9" w14:textId="57278A33" w:rsidR="00913E79" w:rsidRDefault="00913E7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913E79" w:rsidRDefault="00913E79" w:rsidP="00073BF2">
                              <w:pPr>
                                <w:spacing w:before="0" w:after="0" w:line="254" w:lineRule="auto"/>
                                <w:rPr>
                                  <w:rFonts w:eastAsia="Calibri"/>
                                  <w:color w:val="000000"/>
                                  <w:sz w:val="18"/>
                                  <w:szCs w:val="18"/>
                                </w:rPr>
                              </w:pPr>
                            </w:p>
                            <w:p w14:paraId="55FF5C13" w14:textId="77777777" w:rsidR="00913E79" w:rsidRPr="00D2146B" w:rsidRDefault="00913E79" w:rsidP="00073BF2">
                              <w:pPr>
                                <w:spacing w:before="0" w:after="0" w:line="256" w:lineRule="auto"/>
                                <w:rPr>
                                  <w:sz w:val="18"/>
                                  <w:szCs w:val="18"/>
                                </w:rPr>
                              </w:pPr>
                              <w:r>
                                <w:rPr>
                                  <w:rFonts w:eastAsia="Calibri"/>
                                  <w:color w:val="000000"/>
                                  <w:sz w:val="18"/>
                                  <w:szCs w:val="18"/>
                                </w:rPr>
                                <w:t>m_parentTable</w:t>
                              </w:r>
                            </w:p>
                            <w:p w14:paraId="20CF0F08" w14:textId="77777777" w:rsidR="00913E79" w:rsidRPr="00D2146B" w:rsidRDefault="00913E79" w:rsidP="00073BF2">
                              <w:pPr>
                                <w:spacing w:before="0" w:after="0" w:line="254" w:lineRule="auto"/>
                                <w:rPr>
                                  <w:sz w:val="18"/>
                                  <w:szCs w:val="18"/>
                                </w:rPr>
                              </w:pPr>
                            </w:p>
                            <w:p w14:paraId="2347329E" w14:textId="77777777" w:rsidR="00913E79" w:rsidRPr="00D2146B" w:rsidRDefault="00913E79" w:rsidP="0050082D">
                              <w:pPr>
                                <w:spacing w:before="0" w:after="0" w:line="254" w:lineRule="auto"/>
                                <w:rPr>
                                  <w:sz w:val="18"/>
                                  <w:szCs w:val="18"/>
                                </w:rPr>
                              </w:pPr>
                              <w:r w:rsidRPr="00D2146B">
                                <w:rPr>
                                  <w:rFonts w:eastAsia="Calibri"/>
                                  <w:color w:val="000000"/>
                                  <w:sz w:val="18"/>
                                  <w:szCs w:val="18"/>
                                </w:rPr>
                                <w:t> </w:t>
                              </w:r>
                            </w:p>
                            <w:p w14:paraId="7D6DAD56" w14:textId="77777777" w:rsidR="00913E79" w:rsidRPr="00D2146B" w:rsidRDefault="00913E79"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913E79" w:rsidRPr="00D2146B" w:rsidRDefault="00913E79"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913E79" w:rsidRPr="00100F82" w:rsidRDefault="00913E79" w:rsidP="00100F82">
                              <w:pPr>
                                <w:spacing w:before="0" w:after="0"/>
                                <w:rPr>
                                  <w:sz w:val="18"/>
                                  <w:szCs w:val="18"/>
                                </w:rPr>
                              </w:pPr>
                              <w:r w:rsidRPr="00100F82">
                                <w:rPr>
                                  <w:sz w:val="18"/>
                                  <w:szCs w:val="18"/>
                                </w:rPr>
                                <w:t>auto int i</w:t>
                              </w:r>
                            </w:p>
                            <w:p w14:paraId="5D0A676C" w14:textId="673BC4F3" w:rsidR="00913E79" w:rsidRPr="00100F82" w:rsidRDefault="00913E79" w:rsidP="00100F82">
                              <w:pPr>
                                <w:spacing w:before="0" w:after="0"/>
                                <w:rPr>
                                  <w:sz w:val="18"/>
                                  <w:szCs w:val="18"/>
                                </w:rPr>
                              </w:pPr>
                              <w:r w:rsidRPr="00100F82">
                                <w:rPr>
                                  <w:sz w:val="18"/>
                                  <w:szCs w:val="18"/>
                                </w:rPr>
                                <w:t>auto double blockDouble</w:t>
                              </w:r>
                            </w:p>
                            <w:p w14:paraId="5B01AFF6" w14:textId="77777777" w:rsidR="00913E79" w:rsidRDefault="00913E79" w:rsidP="00100F82">
                              <w:pPr>
                                <w:spacing w:before="0" w:after="0" w:line="256" w:lineRule="auto"/>
                                <w:rPr>
                                  <w:rFonts w:eastAsia="Calibri"/>
                                  <w:color w:val="000000"/>
                                  <w:sz w:val="18"/>
                                  <w:szCs w:val="18"/>
                                </w:rPr>
                              </w:pPr>
                            </w:p>
                            <w:p w14:paraId="35EF25BA" w14:textId="6D9A7EDC" w:rsidR="00913E79" w:rsidRPr="00D2146B" w:rsidRDefault="00913E79" w:rsidP="00100F82">
                              <w:pPr>
                                <w:spacing w:before="0" w:after="0" w:line="256" w:lineRule="auto"/>
                                <w:rPr>
                                  <w:sz w:val="18"/>
                                  <w:szCs w:val="18"/>
                                </w:rPr>
                              </w:pPr>
                              <w:r>
                                <w:rPr>
                                  <w:rFonts w:eastAsia="Calibri"/>
                                  <w:color w:val="000000"/>
                                  <w:sz w:val="18"/>
                                  <w:szCs w:val="18"/>
                                </w:rPr>
                                <w:t>m_parentTable</w:t>
                              </w:r>
                            </w:p>
                            <w:p w14:paraId="274031CF" w14:textId="32871C06" w:rsidR="00913E79" w:rsidRDefault="00913E79"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913E79" w:rsidRDefault="00913E79"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913E79" w:rsidRDefault="00913E79" w:rsidP="00D44BB8">
                              <w:pPr>
                                <w:spacing w:line="252" w:lineRule="auto"/>
                              </w:pPr>
                              <w:r>
                                <w:rPr>
                                  <w:rFonts w:eastAsia="Calibri"/>
                                  <w:color w:val="000000"/>
                                  <w:sz w:val="18"/>
                                  <w:szCs w:val="18"/>
                                </w:rPr>
                                <w:t>SymbolTable.CurrentTable</w:t>
                              </w:r>
                            </w:p>
                            <w:p w14:paraId="332537CB" w14:textId="66AB52F1" w:rsidR="00913E79" w:rsidRDefault="00913E79" w:rsidP="00D44BB8">
                              <w:pPr>
                                <w:spacing w:line="252" w:lineRule="auto"/>
                              </w:pPr>
                            </w:p>
                            <w:p w14:paraId="35DA4169" w14:textId="77777777" w:rsidR="00913E79" w:rsidRDefault="00913E79"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913E79" w:rsidRPr="00610E6C" w:rsidRDefault="00913E79"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913E79" w:rsidRPr="00D2146B" w:rsidRDefault="00913E79" w:rsidP="0050082D">
                        <w:pPr>
                          <w:spacing w:before="0" w:after="0"/>
                          <w:rPr>
                            <w:sz w:val="18"/>
                            <w:szCs w:val="18"/>
                            <w:lang w:val="sv-SE"/>
                          </w:rPr>
                        </w:pPr>
                        <w:r>
                          <w:rPr>
                            <w:sz w:val="18"/>
                            <w:szCs w:val="18"/>
                            <w:lang w:val="sv-SE"/>
                          </w:rPr>
                          <w:t>Static int globalInt</w:t>
                        </w:r>
                      </w:p>
                      <w:p w14:paraId="69A6032C" w14:textId="768161F7" w:rsidR="00913E79" w:rsidRDefault="00913E79" w:rsidP="0050082D">
                        <w:pPr>
                          <w:spacing w:before="0" w:after="0"/>
                          <w:rPr>
                            <w:sz w:val="18"/>
                            <w:szCs w:val="18"/>
                            <w:lang w:val="sv-SE"/>
                          </w:rPr>
                        </w:pPr>
                        <w:r>
                          <w:rPr>
                            <w:sz w:val="18"/>
                            <w:szCs w:val="18"/>
                            <w:lang w:val="sv-SE"/>
                          </w:rPr>
                          <w:t>Static int i</w:t>
                        </w:r>
                      </w:p>
                      <w:p w14:paraId="65DC2C71" w14:textId="7AEEED2D" w:rsidR="00913E79" w:rsidRDefault="00913E79" w:rsidP="0050082D">
                        <w:pPr>
                          <w:spacing w:before="0" w:after="0"/>
                          <w:rPr>
                            <w:sz w:val="18"/>
                            <w:szCs w:val="18"/>
                            <w:lang w:val="sv-SE"/>
                          </w:rPr>
                        </w:pPr>
                      </w:p>
                      <w:p w14:paraId="3B0DD407" w14:textId="21D67AC3" w:rsidR="00913E79" w:rsidRPr="001B6705" w:rsidRDefault="00913E7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913E79" w:rsidRPr="00D2146B" w:rsidRDefault="00913E79"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913E79" w:rsidRPr="00D2146B" w:rsidRDefault="00913E7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913E79" w:rsidRDefault="00913E7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913E79" w:rsidRPr="00D2146B" w:rsidRDefault="00913E79" w:rsidP="0050082D">
                        <w:pPr>
                          <w:spacing w:before="0" w:after="0" w:line="256" w:lineRule="auto"/>
                          <w:rPr>
                            <w:sz w:val="18"/>
                            <w:szCs w:val="18"/>
                          </w:rPr>
                        </w:pPr>
                        <w:r>
                          <w:rPr>
                            <w:sz w:val="18"/>
                            <w:szCs w:val="18"/>
                          </w:rPr>
                          <w:t>Auto mainChar : char</w:t>
                        </w:r>
                      </w:p>
                      <w:p w14:paraId="302437A3" w14:textId="77777777" w:rsidR="00913E79" w:rsidRDefault="00913E79" w:rsidP="0050082D">
                        <w:pPr>
                          <w:spacing w:before="0" w:after="0" w:line="256" w:lineRule="auto"/>
                          <w:rPr>
                            <w:rFonts w:eastAsia="Calibri"/>
                            <w:color w:val="000000"/>
                            <w:sz w:val="18"/>
                            <w:szCs w:val="18"/>
                          </w:rPr>
                        </w:pPr>
                      </w:p>
                      <w:p w14:paraId="71CC6A80" w14:textId="77C30F45" w:rsidR="00913E79" w:rsidRPr="00D2146B" w:rsidRDefault="00913E79" w:rsidP="008C458D">
                        <w:pPr>
                          <w:spacing w:before="0" w:after="0" w:line="256" w:lineRule="auto"/>
                          <w:rPr>
                            <w:sz w:val="18"/>
                            <w:szCs w:val="18"/>
                          </w:rPr>
                        </w:pPr>
                        <w:r>
                          <w:rPr>
                            <w:rFonts w:eastAsia="Calibri"/>
                            <w:color w:val="000000"/>
                            <w:sz w:val="18"/>
                            <w:szCs w:val="18"/>
                          </w:rPr>
                          <w:t>m_parentTable</w:t>
                        </w:r>
                      </w:p>
                      <w:p w14:paraId="4A1EB75F" w14:textId="77777777" w:rsidR="00913E79" w:rsidRPr="00D2146B" w:rsidRDefault="00913E79" w:rsidP="0050082D">
                        <w:pPr>
                          <w:spacing w:before="0" w:after="0" w:line="256" w:lineRule="auto"/>
                          <w:rPr>
                            <w:sz w:val="18"/>
                            <w:szCs w:val="18"/>
                          </w:rPr>
                        </w:pPr>
                        <w:r w:rsidRPr="00D2146B">
                          <w:rPr>
                            <w:rFonts w:eastAsia="Calibri"/>
                            <w:color w:val="000000"/>
                            <w:sz w:val="18"/>
                            <w:szCs w:val="18"/>
                          </w:rPr>
                          <w:t> </w:t>
                        </w:r>
                      </w:p>
                      <w:p w14:paraId="176D8F8E" w14:textId="77777777" w:rsidR="00913E79" w:rsidRPr="00D2146B" w:rsidRDefault="00913E79"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913E79" w:rsidRPr="00D2146B" w:rsidRDefault="00913E79"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913E79" w:rsidRPr="00D2146B" w:rsidRDefault="00913E79" w:rsidP="0050082D">
                        <w:pPr>
                          <w:spacing w:before="0" w:after="0" w:line="254" w:lineRule="auto"/>
                          <w:rPr>
                            <w:sz w:val="18"/>
                            <w:szCs w:val="18"/>
                          </w:rPr>
                        </w:pPr>
                        <w:r>
                          <w:rPr>
                            <w:rFonts w:eastAsia="Calibri"/>
                            <w:color w:val="000000"/>
                            <w:sz w:val="18"/>
                            <w:szCs w:val="18"/>
                          </w:rPr>
                          <w:t>auto int i</w:t>
                        </w:r>
                      </w:p>
                      <w:p w14:paraId="1EB866A9" w14:textId="57278A33" w:rsidR="00913E79" w:rsidRDefault="00913E7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913E79" w:rsidRDefault="00913E79" w:rsidP="00073BF2">
                        <w:pPr>
                          <w:spacing w:before="0" w:after="0" w:line="254" w:lineRule="auto"/>
                          <w:rPr>
                            <w:rFonts w:eastAsia="Calibri"/>
                            <w:color w:val="000000"/>
                            <w:sz w:val="18"/>
                            <w:szCs w:val="18"/>
                          </w:rPr>
                        </w:pPr>
                      </w:p>
                      <w:p w14:paraId="55FF5C13" w14:textId="77777777" w:rsidR="00913E79" w:rsidRPr="00D2146B" w:rsidRDefault="00913E79" w:rsidP="00073BF2">
                        <w:pPr>
                          <w:spacing w:before="0" w:after="0" w:line="256" w:lineRule="auto"/>
                          <w:rPr>
                            <w:sz w:val="18"/>
                            <w:szCs w:val="18"/>
                          </w:rPr>
                        </w:pPr>
                        <w:r>
                          <w:rPr>
                            <w:rFonts w:eastAsia="Calibri"/>
                            <w:color w:val="000000"/>
                            <w:sz w:val="18"/>
                            <w:szCs w:val="18"/>
                          </w:rPr>
                          <w:t>m_parentTable</w:t>
                        </w:r>
                      </w:p>
                      <w:p w14:paraId="20CF0F08" w14:textId="77777777" w:rsidR="00913E79" w:rsidRPr="00D2146B" w:rsidRDefault="00913E79" w:rsidP="00073BF2">
                        <w:pPr>
                          <w:spacing w:before="0" w:after="0" w:line="254" w:lineRule="auto"/>
                          <w:rPr>
                            <w:sz w:val="18"/>
                            <w:szCs w:val="18"/>
                          </w:rPr>
                        </w:pPr>
                      </w:p>
                      <w:p w14:paraId="2347329E" w14:textId="77777777" w:rsidR="00913E79" w:rsidRPr="00D2146B" w:rsidRDefault="00913E79" w:rsidP="0050082D">
                        <w:pPr>
                          <w:spacing w:before="0" w:after="0" w:line="254" w:lineRule="auto"/>
                          <w:rPr>
                            <w:sz w:val="18"/>
                            <w:szCs w:val="18"/>
                          </w:rPr>
                        </w:pPr>
                        <w:r w:rsidRPr="00D2146B">
                          <w:rPr>
                            <w:rFonts w:eastAsia="Calibri"/>
                            <w:color w:val="000000"/>
                            <w:sz w:val="18"/>
                            <w:szCs w:val="18"/>
                          </w:rPr>
                          <w:t> </w:t>
                        </w:r>
                      </w:p>
                      <w:p w14:paraId="7D6DAD56" w14:textId="77777777" w:rsidR="00913E79" w:rsidRPr="00D2146B" w:rsidRDefault="00913E79"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913E79" w:rsidRPr="00D2146B" w:rsidRDefault="00913E79"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913E79" w:rsidRPr="00100F82" w:rsidRDefault="00913E79" w:rsidP="00100F82">
                        <w:pPr>
                          <w:spacing w:before="0" w:after="0"/>
                          <w:rPr>
                            <w:sz w:val="18"/>
                            <w:szCs w:val="18"/>
                          </w:rPr>
                        </w:pPr>
                        <w:r w:rsidRPr="00100F82">
                          <w:rPr>
                            <w:sz w:val="18"/>
                            <w:szCs w:val="18"/>
                          </w:rPr>
                          <w:t>auto int i</w:t>
                        </w:r>
                      </w:p>
                      <w:p w14:paraId="5D0A676C" w14:textId="673BC4F3" w:rsidR="00913E79" w:rsidRPr="00100F82" w:rsidRDefault="00913E79" w:rsidP="00100F82">
                        <w:pPr>
                          <w:spacing w:before="0" w:after="0"/>
                          <w:rPr>
                            <w:sz w:val="18"/>
                            <w:szCs w:val="18"/>
                          </w:rPr>
                        </w:pPr>
                        <w:r w:rsidRPr="00100F82">
                          <w:rPr>
                            <w:sz w:val="18"/>
                            <w:szCs w:val="18"/>
                          </w:rPr>
                          <w:t>auto double blockDouble</w:t>
                        </w:r>
                      </w:p>
                      <w:p w14:paraId="5B01AFF6" w14:textId="77777777" w:rsidR="00913E79" w:rsidRDefault="00913E79" w:rsidP="00100F82">
                        <w:pPr>
                          <w:spacing w:before="0" w:after="0" w:line="256" w:lineRule="auto"/>
                          <w:rPr>
                            <w:rFonts w:eastAsia="Calibri"/>
                            <w:color w:val="000000"/>
                            <w:sz w:val="18"/>
                            <w:szCs w:val="18"/>
                          </w:rPr>
                        </w:pPr>
                      </w:p>
                      <w:p w14:paraId="35EF25BA" w14:textId="6D9A7EDC" w:rsidR="00913E79" w:rsidRPr="00D2146B" w:rsidRDefault="00913E79" w:rsidP="00100F82">
                        <w:pPr>
                          <w:spacing w:before="0" w:after="0" w:line="256" w:lineRule="auto"/>
                          <w:rPr>
                            <w:sz w:val="18"/>
                            <w:szCs w:val="18"/>
                          </w:rPr>
                        </w:pPr>
                        <w:r>
                          <w:rPr>
                            <w:rFonts w:eastAsia="Calibri"/>
                            <w:color w:val="000000"/>
                            <w:sz w:val="18"/>
                            <w:szCs w:val="18"/>
                          </w:rPr>
                          <w:t>m_parentTable</w:t>
                        </w:r>
                      </w:p>
                      <w:p w14:paraId="274031CF" w14:textId="32871C06" w:rsidR="00913E79" w:rsidRDefault="00913E79"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913E79" w:rsidRDefault="00913E79"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913E79" w:rsidRDefault="00913E79" w:rsidP="00D44BB8">
                        <w:pPr>
                          <w:spacing w:line="252" w:lineRule="auto"/>
                        </w:pPr>
                        <w:r>
                          <w:rPr>
                            <w:rFonts w:eastAsia="Calibri"/>
                            <w:color w:val="000000"/>
                            <w:sz w:val="18"/>
                            <w:szCs w:val="18"/>
                          </w:rPr>
                          <w:t>SymbolTable.CurrentTable</w:t>
                        </w:r>
                      </w:p>
                      <w:p w14:paraId="332537CB" w14:textId="66AB52F1" w:rsidR="00913E79" w:rsidRDefault="00913E79" w:rsidP="00D44BB8">
                        <w:pPr>
                          <w:spacing w:line="252" w:lineRule="auto"/>
                        </w:pPr>
                      </w:p>
                      <w:p w14:paraId="35DA4169" w14:textId="77777777" w:rsidR="00913E79" w:rsidRDefault="00913E79"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913E79" w:rsidRPr="00610E6C" w:rsidRDefault="00913E79"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243B1B15" w14:textId="46846998" w:rsidR="008F5511" w:rsidRPr="00D822A3" w:rsidRDefault="00522C4B" w:rsidP="00323ED4">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entry map. Note that </w:t>
      </w:r>
      <w:r w:rsidR="00D846BE" w:rsidRPr="00D822A3">
        <w:rPr>
          <w:highlight w:val="white"/>
          <w:lang w:val="en-GB"/>
        </w:rPr>
        <w:t xml:space="preserve">we use </w:t>
      </w:r>
      <w:r w:rsidR="00FD4035" w:rsidRPr="00D822A3">
        <w:rPr>
          <w:rStyle w:val="KeyWord0"/>
          <w:highlight w:val="white"/>
          <w:lang w:val="en-GB"/>
        </w:rPr>
        <w:t>ListMap</w:t>
      </w:r>
      <w:r w:rsidR="00FD4035" w:rsidRPr="00D822A3">
        <w:rPr>
          <w:highlight w:val="white"/>
          <w:lang w:val="en-GB"/>
        </w:rPr>
        <w:t xml:space="preserve"> rather than </w:t>
      </w:r>
      <w:r w:rsidR="00FD4035" w:rsidRPr="00D822A3">
        <w:rPr>
          <w:rStyle w:val="KeyWord0"/>
          <w:highlight w:val="white"/>
          <w:lang w:val="en-GB"/>
        </w:rPr>
        <w:t>Dictionary</w:t>
      </w:r>
      <w:r w:rsidR="00FD4035" w:rsidRPr="00D822A3">
        <w:rPr>
          <w:highlight w:val="white"/>
          <w:lang w:val="en-GB"/>
        </w:rPr>
        <w:t xml:space="preserve">, because we need to keep track </w:t>
      </w:r>
      <w:r w:rsidR="000D613F" w:rsidRPr="00D822A3">
        <w:rPr>
          <w:highlight w:val="white"/>
          <w:lang w:val="en-GB"/>
        </w:rPr>
        <w:t xml:space="preserve">of the order of </w:t>
      </w:r>
      <w:r w:rsidR="00FD4035" w:rsidRPr="00D822A3">
        <w:rPr>
          <w:highlight w:val="white"/>
          <w:lang w:val="en-GB"/>
        </w:rPr>
        <w:t xml:space="preserve">the of the struct or union members in </w:t>
      </w:r>
      <w:r w:rsidR="000D613F" w:rsidRPr="00D822A3">
        <w:rPr>
          <w:highlight w:val="white"/>
          <w:lang w:val="en-GB"/>
        </w:rPr>
        <w:t xml:space="preserve">when they are </w:t>
      </w:r>
      <w:r w:rsidR="00FD4035" w:rsidRPr="00D822A3">
        <w:rPr>
          <w:highlight w:val="white"/>
          <w:lang w:val="en-GB"/>
        </w:rPr>
        <w:t>initializ</w:t>
      </w:r>
      <w:r w:rsidR="000D613F" w:rsidRPr="00D822A3">
        <w:rPr>
          <w:highlight w:val="white"/>
          <w:lang w:val="en-GB"/>
        </w:rPr>
        <w:t>ed</w:t>
      </w:r>
      <w:r w:rsidR="00BB1DF3" w:rsidRPr="00D822A3">
        <w:rPr>
          <w:highlight w:val="white"/>
          <w:lang w:val="en-GB"/>
        </w:rPr>
        <w:t xml:space="preserve">, and </w:t>
      </w:r>
      <w:r w:rsidR="00BB1DF3" w:rsidRPr="00D822A3">
        <w:rPr>
          <w:rStyle w:val="KeyWord0"/>
          <w:highlight w:val="white"/>
          <w:lang w:val="en-GB"/>
        </w:rPr>
        <w:t>Dictionary</w:t>
      </w:r>
      <w:r w:rsidR="00BB1DF3" w:rsidRPr="00D822A3">
        <w:rPr>
          <w:highlight w:val="white"/>
          <w:lang w:val="en-GB"/>
        </w:rPr>
        <w:t xml:space="preserve"> does not guarantee any order among its values. </w:t>
      </w:r>
      <w:r w:rsidR="00206705" w:rsidRPr="00D822A3">
        <w:rPr>
          <w:highlight w:val="white"/>
          <w:lang w:val="en-GB"/>
        </w:rPr>
        <w:t xml:space="preserve">Se Appendix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206705" w:rsidRPr="00D822A3">
        <w:rPr>
          <w:highlight w:val="white"/>
          <w:lang w:val="en-GB"/>
        </w:rPr>
        <w:t xml:space="preserve"> for the implementation of </w:t>
      </w:r>
      <w:r w:rsidR="00206705" w:rsidRPr="00D822A3">
        <w:rPr>
          <w:rStyle w:val="KeyWord0"/>
          <w:highlight w:val="white"/>
          <w:lang w:val="en-GB"/>
        </w:rPr>
        <w:t>ListMap</w:t>
      </w:r>
      <w:r w:rsidR="00206705" w:rsidRPr="00D822A3">
        <w:rPr>
          <w:highlight w:val="white"/>
          <w:lang w:val="en-GB"/>
        </w:rPr>
        <w:t>.</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7C10EAD1" w:rsidR="00ED72CD" w:rsidRPr="00D822A3" w:rsidRDefault="00ED72CD" w:rsidP="00ED72CD">
      <w:pPr>
        <w:pStyle w:val="Code"/>
        <w:rPr>
          <w:highlight w:val="white"/>
          <w:lang w:val="en-GB"/>
        </w:rPr>
      </w:pPr>
      <w:r w:rsidRPr="00D822A3">
        <w:rPr>
          <w:highlight w:val="white"/>
          <w:lang w:val="en-GB"/>
        </w:rPr>
        <w:t xml:space="preserve">      new ListMap&lt;string,Symbol&gt;();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lastRenderedPageBreak/>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394C8A22" w14:textId="77777777" w:rsidR="008F5511" w:rsidRPr="00D822A3" w:rsidRDefault="008F5511" w:rsidP="00323ED4">
      <w:pPr>
        <w:pStyle w:val="Code"/>
        <w:rPr>
          <w:highlight w:val="white"/>
          <w:lang w:val="en-GB"/>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lastRenderedPageBreak/>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1AC1E6A1" w14:textId="77777777" w:rsidR="008F5511" w:rsidRPr="00D822A3" w:rsidRDefault="008F5511" w:rsidP="00323ED4">
      <w:pPr>
        <w:pStyle w:val="Code"/>
        <w:rPr>
          <w:highlight w:val="white"/>
          <w:lang w:val="en-GB"/>
        </w:rPr>
      </w:pPr>
      <w:r w:rsidRPr="00D822A3">
        <w:rPr>
          <w:highlight w:val="white"/>
          <w:lang w:val="en-GB"/>
        </w:rPr>
        <w:t xml:space="preserve">          oldType.MemberMap = newType.MemberMap;</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lastRenderedPageBreak/>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89" w:name="_Toc54119912"/>
      <w:r w:rsidRPr="00D822A3">
        <w:rPr>
          <w:lang w:val="en-GB"/>
        </w:rPr>
        <w:t>The Symbol</w:t>
      </w:r>
      <w:bookmarkEnd w:id="189"/>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0" w:author="Stefan Bjornander" w:date="2015-04-25T18:28:00Z">
        <w:r w:rsidR="008154C7" w:rsidRPr="00D822A3">
          <w:rPr>
            <w:lang w:val="en-GB"/>
          </w:rPr>
          <w:t>T</w:t>
        </w:r>
      </w:ins>
      <w:ins w:id="191" w:author="Stefan Bjornander" w:date="2015-04-25T16:11:00Z">
        <w:r w:rsidR="008154C7" w:rsidRPr="00D822A3">
          <w:rPr>
            <w:lang w:val="en-GB"/>
          </w:rPr>
          <w:t xml:space="preserve">he </w:t>
        </w:r>
      </w:ins>
      <w:r w:rsidR="00FB1C41" w:rsidRPr="00D822A3">
        <w:rPr>
          <w:lang w:val="en-GB"/>
        </w:rPr>
        <w:t>r</w:t>
      </w:r>
      <w:ins w:id="192" w:author="Stefan Bjornander" w:date="2015-04-25T16:11:00Z">
        <w:r w:rsidR="008154C7" w:rsidRPr="00D822A3">
          <w:rPr>
            <w:lang w:val="en-GB"/>
          </w:rPr>
          <w:t>egister storage has been included for the sake of completeness</w:t>
        </w:r>
      </w:ins>
      <w:r w:rsidR="00FB1C41" w:rsidRPr="00D822A3">
        <w:rPr>
          <w:lang w:val="en-GB"/>
        </w:rPr>
        <w:t>. T</w:t>
      </w:r>
      <w:ins w:id="193"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4" w:author="Stefan Bjornander" w:date="2015-04-25T18:27:00Z">
        <w:r w:rsidRPr="00D822A3">
          <w:rPr>
            <w:lang w:val="en-GB"/>
          </w:rPr>
          <w:t xml:space="preserve">If the storage specifier is omitted a global variable is regarded as static and a local variable is </w:t>
        </w:r>
      </w:ins>
      <w:ins w:id="195" w:author="Stefan Bjornander" w:date="2015-04-25T18:28:00Z">
        <w:r w:rsidRPr="00D822A3">
          <w:rPr>
            <w:lang w:val="en-GB"/>
          </w:rPr>
          <w:t>regarded as auto.</w:t>
        </w:r>
      </w:ins>
      <w:r w:rsidRPr="00D822A3">
        <w:rPr>
          <w:lang w:val="en-GB"/>
        </w:rPr>
        <w:t xml:space="preserve"> In this book, t</w:t>
      </w:r>
      <w:ins w:id="196"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6C908274"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B5293D">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lastRenderedPageBreak/>
        <w:t xml:space="preserve">The name is somewhat misleading since we also store functions and types, defined by </w:t>
      </w:r>
      <w:r w:rsidRPr="00D822A3">
        <w:rPr>
          <w:rStyle w:val="CodeInText"/>
          <w:i/>
          <w:lang w:val="en-GB"/>
          <w:rPrChange w:id="197" w:author="Stefan Bjornander" w:date="2015-04-25T10:11:00Z">
            <w:rPr>
              <w:rStyle w:val="CodeInText"/>
            </w:rPr>
          </w:rPrChange>
        </w:rPr>
        <w:t>typedef</w:t>
      </w:r>
      <w:r w:rsidRPr="00D822A3">
        <w:rPr>
          <w:lang w:val="en-GB"/>
        </w:rPr>
        <w:t>, in the table.</w:t>
      </w:r>
      <w:ins w:id="198" w:author="Stefan Bjornander" w:date="2015-04-25T10:11:00Z">
        <w:r w:rsidRPr="00D822A3">
          <w:rPr>
            <w:lang w:val="en-GB"/>
          </w:rPr>
          <w:t xml:space="preserve"> In some compiler technique </w:t>
        </w:r>
      </w:ins>
      <w:r w:rsidR="00440B10" w:rsidRPr="00D822A3">
        <w:rPr>
          <w:lang w:val="en-GB"/>
        </w:rPr>
        <w:t>textbooks,</w:t>
      </w:r>
      <w:ins w:id="199" w:author="Stefan Bjornander" w:date="2015-04-25T10:11:00Z">
        <w:r w:rsidRPr="00D822A3">
          <w:rPr>
            <w:lang w:val="en-GB"/>
          </w:rPr>
          <w:t xml:space="preserve"> the table is called</w:t>
        </w:r>
      </w:ins>
      <w:ins w:id="200" w:author="Stefan Bjornander" w:date="2015-04-25T10:14:00Z">
        <w:r w:rsidRPr="00D822A3">
          <w:rPr>
            <w:lang w:val="en-GB"/>
          </w:rPr>
          <w:t xml:space="preserve"> the </w:t>
        </w:r>
        <w:r w:rsidRPr="00D822A3">
          <w:rPr>
            <w:rStyle w:val="CodeInText"/>
            <w:i/>
            <w:lang w:val="en-GB"/>
            <w:rPrChange w:id="201"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lastRenderedPageBreak/>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lastRenderedPageBreak/>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lastRenderedPageBreak/>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lastRenderedPageBreak/>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lastRenderedPageBreak/>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2" w:name="_Toc54119913"/>
      <w:r w:rsidRPr="00D822A3">
        <w:rPr>
          <w:lang w:val="en-GB"/>
        </w:rPr>
        <w:t>Static Symbols</w:t>
      </w:r>
      <w:bookmarkEnd w:id="202"/>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lastRenderedPageBreak/>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lastRenderedPageBreak/>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3" w:name="_Toc54119914"/>
      <w:bookmarkStart w:id="204" w:name="_Ref54541618"/>
      <w:r w:rsidRPr="00D822A3">
        <w:rPr>
          <w:lang w:val="en-GB"/>
        </w:rPr>
        <w:lastRenderedPageBreak/>
        <w:t>The Type System</w:t>
      </w:r>
      <w:bookmarkEnd w:id="203"/>
      <w:bookmarkEnd w:id="204"/>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5" w:author="Stefan Bjornander" w:date="2015-04-25T10:33:00Z"/>
          <w:color w:val="auto"/>
          <w:lang w:val="en-GB"/>
        </w:rPr>
        <w:pPrChange w:id="206"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07" w:author="Stefan Bjornander" w:date="2015-04-25T10:40:00Z">
          <w:pPr>
            <w:pStyle w:val="Rubrik3"/>
          </w:pPr>
        </w:pPrChange>
      </w:pPr>
      <w:ins w:id="208" w:author="Stefan Bjornander" w:date="2015-04-25T10:41:00Z">
        <w:r w:rsidRPr="00D822A3">
          <w:rPr>
            <w:lang w:val="en-GB"/>
          </w:rPr>
          <w:t>Contrary</w:t>
        </w:r>
      </w:ins>
      <w:ins w:id="209" w:author="Stefan Bjornander" w:date="2015-04-25T10:40:00Z">
        <w:r w:rsidRPr="00D822A3">
          <w:rPr>
            <w:lang w:val="en-GB"/>
          </w:rPr>
          <w:t xml:space="preserve"> to some other languages, there is no logical type in C. </w:t>
        </w:r>
      </w:ins>
      <w:ins w:id="210"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1"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2" w:author="Stefan Bjornander" w:date="2015-04-25T10:42:00Z">
        <w:r w:rsidRPr="00D822A3">
          <w:rPr>
            <w:lang w:val="en-GB"/>
          </w:rPr>
          <w:t>The</w:t>
        </w:r>
      </w:ins>
      <w:r w:rsidRPr="00D822A3">
        <w:rPr>
          <w:lang w:val="en-GB"/>
        </w:rPr>
        <w:t xml:space="preserve"> logical</w:t>
      </w:r>
      <w:ins w:id="213" w:author="Stefan Bjornander" w:date="2015-04-25T10:42:00Z">
        <w:r w:rsidRPr="00D822A3">
          <w:rPr>
            <w:lang w:val="en-GB"/>
          </w:rPr>
          <w:t xml:space="preserve"> type holds the </w:t>
        </w:r>
      </w:ins>
      <w:ins w:id="214" w:author="Stefan Bjornander" w:date="2015-04-25T10:43:00Z">
        <w:r w:rsidRPr="00D822A3">
          <w:rPr>
            <w:lang w:val="en-GB"/>
          </w:rPr>
          <w:t xml:space="preserve">two </w:t>
        </w:r>
      </w:ins>
      <w:ins w:id="215" w:author="Stefan Bjornander" w:date="2015-04-25T10:42:00Z">
        <w:r w:rsidRPr="00D822A3">
          <w:rPr>
            <w:lang w:val="en-GB"/>
          </w:rPr>
          <w:t xml:space="preserve">sets </w:t>
        </w:r>
        <w:r w:rsidRPr="00D822A3">
          <w:rPr>
            <w:rStyle w:val="KeyWord0"/>
            <w:lang w:val="en-GB"/>
            <w:rPrChange w:id="216" w:author="Stefan Bjornander" w:date="2015-04-25T10:42:00Z">
              <w:rPr>
                <w:rStyle w:val="CodeInText"/>
              </w:rPr>
            </w:rPrChange>
          </w:rPr>
          <w:t>m_trueSet</w:t>
        </w:r>
        <w:r w:rsidRPr="00D822A3">
          <w:rPr>
            <w:lang w:val="en-GB"/>
          </w:rPr>
          <w:t xml:space="preserve"> and </w:t>
        </w:r>
        <w:r w:rsidRPr="00D822A3">
          <w:rPr>
            <w:rStyle w:val="KeyWord0"/>
            <w:lang w:val="en-GB"/>
            <w:rPrChange w:id="217" w:author="Stefan Bjornander" w:date="2015-04-25T10:42:00Z">
              <w:rPr>
                <w:rStyle w:val="CodeInText"/>
              </w:rPr>
            </w:rPrChange>
          </w:rPr>
          <w:t>m_falseSet</w:t>
        </w:r>
        <w:r w:rsidRPr="00D822A3">
          <w:rPr>
            <w:lang w:val="en-GB"/>
          </w:rPr>
          <w:t xml:space="preserve">, which hold </w:t>
        </w:r>
      </w:ins>
      <w:ins w:id="218" w:author="Stefan Bjornander" w:date="2015-04-25T10:43:00Z">
        <w:r w:rsidRPr="00D822A3">
          <w:rPr>
            <w:lang w:val="en-GB"/>
          </w:rPr>
          <w:t>middle code address</w:t>
        </w:r>
      </w:ins>
      <w:ins w:id="219" w:author="Stefan Bjornander" w:date="2015-04-25T10:44:00Z">
        <w:r w:rsidRPr="00D822A3">
          <w:rPr>
            <w:lang w:val="en-GB"/>
          </w:rPr>
          <w:t>es</w:t>
        </w:r>
      </w:ins>
      <w:ins w:id="220" w:author="Stefan Bjornander" w:date="2015-04-25T10:43:00Z">
        <w:r w:rsidRPr="00D822A3">
          <w:rPr>
            <w:lang w:val="en-GB"/>
          </w:rPr>
          <w:t xml:space="preserve"> to jumps </w:t>
        </w:r>
      </w:ins>
      <w:r w:rsidRPr="00D822A3">
        <w:rPr>
          <w:lang w:val="en-GB"/>
        </w:rPr>
        <w:t>instructions that</w:t>
      </w:r>
      <w:ins w:id="221" w:author="Stefan Bjornander" w:date="2015-04-25T10:44:00Z">
        <w:r w:rsidRPr="00D822A3">
          <w:rPr>
            <w:lang w:val="en-GB"/>
          </w:rPr>
          <w:t xml:space="preserve"> will later be filled with the address</w:t>
        </w:r>
      </w:ins>
      <w:r w:rsidRPr="00D822A3">
        <w:rPr>
          <w:lang w:val="en-GB"/>
        </w:rPr>
        <w:t>es</w:t>
      </w:r>
      <w:ins w:id="222" w:author="Stefan Bjornander" w:date="2015-04-25T10:44:00Z">
        <w:r w:rsidRPr="00D822A3">
          <w:rPr>
            <w:lang w:val="en-GB"/>
          </w:rPr>
          <w:t xml:space="preserve"> to jump </w:t>
        </w:r>
      </w:ins>
      <w:r w:rsidRPr="00D822A3">
        <w:rPr>
          <w:lang w:val="en-GB"/>
        </w:rPr>
        <w:t xml:space="preserve">to </w:t>
      </w:r>
      <w:ins w:id="223"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4"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5" w:author="Stefan Bjornander" w:date="2015-04-25T10:39:00Z">
        <w:r w:rsidR="00B402D5" w:rsidRPr="00D822A3">
          <w:rPr>
            <w:lang w:val="en-GB"/>
          </w:rPr>
          <w:t>The bi</w:t>
        </w:r>
      </w:ins>
      <w:r w:rsidR="00B402D5" w:rsidRPr="00D822A3">
        <w:rPr>
          <w:lang w:val="en-GB"/>
        </w:rPr>
        <w:t>t</w:t>
      </w:r>
      <w:ins w:id="226"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27" w:author="Stefan Bjornander" w:date="2015-04-25T10:39:00Z">
        <w:r w:rsidR="00B402D5" w:rsidRPr="00D822A3">
          <w:rPr>
            <w:lang w:val="en-GB"/>
          </w:rPr>
          <w:t xml:space="preserve">is used </w:t>
        </w:r>
      </w:ins>
      <w:ins w:id="228" w:author="Stefan Bjornander" w:date="2015-04-25T10:40:00Z">
        <w:r w:rsidR="00481C24" w:rsidRPr="00D822A3">
          <w:rPr>
            <w:lang w:val="en-GB"/>
          </w:rPr>
          <w:t>to set the unused bits to zero</w:t>
        </w:r>
      </w:ins>
      <w:r w:rsidR="00481C24" w:rsidRPr="00D822A3">
        <w:rPr>
          <w:lang w:val="en-GB"/>
        </w:rPr>
        <w:t xml:space="preserve"> </w:t>
      </w:r>
      <w:ins w:id="229"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0" w:author="Stefan Bjornander" w:date="2015-04-25T11:02:00Z">
        <w:r w:rsidRPr="00D822A3">
          <w:rPr>
            <w:lang w:val="en-GB"/>
          </w:rPr>
          <w:t xml:space="preserve">The type pointed at is null when the type is created, it will later be set by the </w:t>
        </w:r>
      </w:ins>
      <w:r w:rsidRPr="00D822A3">
        <w:rPr>
          <w:lang w:val="en-GB"/>
        </w:rPr>
        <w:t>declarator</w:t>
      </w:r>
      <w:ins w:id="231" w:author="Stefan Bjornander" w:date="2015-04-25T11:02:00Z">
        <w:r w:rsidRPr="00D822A3">
          <w:rPr>
            <w:lang w:val="en-GB"/>
          </w:rPr>
          <w:t xml:space="preserve"> type.</w:t>
        </w:r>
      </w:ins>
      <w:ins w:id="232"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3"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4" w:author="Stefan Bjornander" w:date="2015-04-25T11:00:00Z">
        <w:r w:rsidR="00270234" w:rsidRPr="00D822A3">
          <w:rPr>
            <w:lang w:val="en-GB"/>
          </w:rPr>
          <w:t>hen the type is created</w:t>
        </w:r>
      </w:ins>
      <w:r w:rsidR="00270234" w:rsidRPr="00D822A3">
        <w:rPr>
          <w:lang w:val="en-GB"/>
        </w:rPr>
        <w:t>, t</w:t>
      </w:r>
      <w:ins w:id="235" w:author="Stefan Bjornander" w:date="2015-04-25T11:00:00Z">
        <w:r w:rsidR="007071E3" w:rsidRPr="00D822A3">
          <w:rPr>
            <w:lang w:val="en-GB"/>
          </w:rPr>
          <w:t>he array size can be zero. In that case it will later be set by the length of its ini</w:t>
        </w:r>
      </w:ins>
      <w:ins w:id="236" w:author="Stefan Bjornander" w:date="2015-04-25T11:01:00Z">
        <w:r w:rsidR="007071E3" w:rsidRPr="00D822A3">
          <w:rPr>
            <w:lang w:val="en-GB"/>
          </w:rPr>
          <w:t xml:space="preserve">tialization </w:t>
        </w:r>
      </w:ins>
      <w:ins w:id="237"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38"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5E58804F" w14:textId="77777777" w:rsidR="006E1FB9" w:rsidRPr="00D822A3" w:rsidRDefault="006E1FB9" w:rsidP="006E1FB9">
      <w:pPr>
        <w:pStyle w:val="Code"/>
        <w:rPr>
          <w:highlight w:val="white"/>
          <w:lang w:val="en-GB"/>
        </w:rPr>
      </w:pPr>
      <w:r w:rsidRPr="00D822A3">
        <w:rPr>
          <w:highlight w:val="white"/>
          <w:lang w:val="en-GB"/>
        </w:rPr>
        <w:t xml:space="preserve">    private IDictionary&lt;string,Symbol&gt; m_memberMap;</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079D6B27" w14:textId="77777777" w:rsidR="006E1FB9" w:rsidRPr="00D822A3" w:rsidRDefault="006E1FB9" w:rsidP="006E1FB9">
      <w:pPr>
        <w:pStyle w:val="Code"/>
        <w:rPr>
          <w:highlight w:val="white"/>
          <w:lang w:val="en-GB"/>
        </w:rPr>
      </w:pPr>
      <w:r w:rsidRPr="00D822A3">
        <w:rPr>
          <w:highlight w:val="white"/>
          <w:lang w:val="en-GB"/>
        </w:rPr>
        <w:t xml:space="preserve">    public Type(Sort sort, IDictionary&lt;string,Symbol&gt; symbolMap)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9CE4599" w14:textId="77777777" w:rsidR="006E1FB9" w:rsidRPr="00D822A3" w:rsidRDefault="006E1FB9" w:rsidP="006E1FB9">
      <w:pPr>
        <w:pStyle w:val="Code"/>
        <w:rPr>
          <w:highlight w:val="white"/>
          <w:lang w:val="en-GB"/>
        </w:rPr>
      </w:pPr>
      <w:r w:rsidRPr="00D822A3">
        <w:rPr>
          <w:highlight w:val="white"/>
          <w:lang w:val="en-GB"/>
        </w:rPr>
        <w:lastRenderedPageBreak/>
        <w:t xml:space="preserve">      m_memberMap = symbolMap;</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69AEA564" w14:textId="77777777" w:rsidR="006E1FB9" w:rsidRPr="00D822A3" w:rsidRDefault="006E1FB9" w:rsidP="006E1FB9">
      <w:pPr>
        <w:pStyle w:val="Code"/>
        <w:rPr>
          <w:highlight w:val="white"/>
          <w:lang w:val="en-GB"/>
        </w:rPr>
      </w:pPr>
    </w:p>
    <w:p w14:paraId="6C0BEB48" w14:textId="77777777" w:rsidR="006E1FB9" w:rsidRPr="00D822A3" w:rsidRDefault="006E1FB9" w:rsidP="006E1FB9">
      <w:pPr>
        <w:pStyle w:val="Code"/>
        <w:rPr>
          <w:highlight w:val="white"/>
          <w:lang w:val="en-GB"/>
        </w:rPr>
      </w:pPr>
      <w:r w:rsidRPr="00D822A3">
        <w:rPr>
          <w:highlight w:val="white"/>
          <w:lang w:val="en-GB"/>
        </w:rPr>
        <w:t xml:space="preserve">    public IDictionary&lt;string,Symbol&gt; MemberMap {</w:t>
      </w:r>
    </w:p>
    <w:p w14:paraId="204E0FF6" w14:textId="77777777" w:rsidR="006E1FB9" w:rsidRPr="00D822A3" w:rsidRDefault="006E1FB9" w:rsidP="006E1FB9">
      <w:pPr>
        <w:pStyle w:val="Code"/>
        <w:rPr>
          <w:highlight w:val="white"/>
          <w:lang w:val="en-GB"/>
        </w:rPr>
      </w:pPr>
      <w:r w:rsidRPr="00D822A3">
        <w:rPr>
          <w:highlight w:val="white"/>
          <w:lang w:val="en-GB"/>
        </w:rPr>
        <w:t xml:space="preserve">      get { return m_memberMap; }</w:t>
      </w:r>
    </w:p>
    <w:p w14:paraId="6DC70BEF" w14:textId="77777777" w:rsidR="006E1FB9" w:rsidRPr="00D822A3" w:rsidRDefault="006E1FB9" w:rsidP="006E1FB9">
      <w:pPr>
        <w:pStyle w:val="Code"/>
        <w:rPr>
          <w:highlight w:val="white"/>
          <w:lang w:val="en-GB"/>
        </w:rPr>
      </w:pPr>
      <w:r w:rsidRPr="00D822A3">
        <w:rPr>
          <w:highlight w:val="white"/>
          <w:lang w:val="en-GB"/>
        </w:rPr>
        <w:t xml:space="preserve">      set { m_memberMap = value; }</w:t>
      </w:r>
    </w:p>
    <w:p w14:paraId="0821B92D" w14:textId="77777777" w:rsidR="006E1FB9" w:rsidRPr="00D822A3" w:rsidRDefault="006E1FB9" w:rsidP="006E1FB9">
      <w:pPr>
        <w:pStyle w:val="Code"/>
        <w:rPr>
          <w:highlight w:val="white"/>
          <w:lang w:val="en-GB"/>
        </w:rPr>
      </w:pPr>
      <w:r w:rsidRPr="00D822A3">
        <w:rPr>
          <w:highlight w:val="white"/>
          <w:lang w:val="en-GB"/>
        </w:rPr>
        <w:t xml:space="preserve">    }</w:t>
      </w:r>
    </w:p>
    <w:p w14:paraId="069F7392" w14:textId="4A023FE5" w:rsidR="00D36967" w:rsidRPr="00D822A3" w:rsidRDefault="00D36967">
      <w:pPr>
        <w:rPr>
          <w:color w:val="auto"/>
          <w:lang w:val="en-GB"/>
        </w:rPr>
        <w:pPrChange w:id="239" w:author="Stefan Bjornander" w:date="2015-04-25T10:38:00Z">
          <w:pPr>
            <w:pStyle w:val="Rubrik3"/>
          </w:pPr>
        </w:pPrChange>
      </w:pPr>
      <w:ins w:id="240" w:author="Stefan Bjornander" w:date="2015-04-25T10:38:00Z">
        <w:r w:rsidRPr="00D822A3">
          <w:rPr>
            <w:lang w:val="en-GB"/>
          </w:rPr>
          <w:t>The enumeration type (</w:t>
        </w:r>
        <w:proofErr w:type="spellStart"/>
        <w:r w:rsidRPr="00D822A3">
          <w:rPr>
            <w:rStyle w:val="KeyWord0"/>
            <w:lang w:val="en-GB"/>
            <w:rPrChange w:id="241" w:author="Stefan Bjornander" w:date="2015-04-25T10:38:00Z">
              <w:rPr>
                <w:rStyle w:val="CodeInText"/>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2"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3"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207336" w:rsidRPr="00D822A3">
        <w:rPr>
          <w:lang w:val="en-GB"/>
        </w:rPr>
        <w:t>3.2.1</w:t>
      </w:r>
      <w:r w:rsidRPr="00D822A3">
        <w:rPr>
          <w:lang w:val="en-GB"/>
        </w:rPr>
        <w:fldChar w:fldCharType="end"/>
      </w:r>
      <w:r w:rsidRPr="00D822A3">
        <w:rPr>
          <w:lang w:val="en-GB"/>
        </w:rPr>
        <w:t xml:space="preserve"> </w:t>
      </w:r>
      <w:ins w:id="244"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5" w:author="Stefan Bjornander" w:date="2015-04-25T10:38:00Z">
        <w:r w:rsidRPr="00D822A3">
          <w:rPr>
            <w:lang w:val="en-GB"/>
          </w:rPr>
          <w:t xml:space="preserve"> initialize its value. </w:t>
        </w:r>
      </w:ins>
      <w:r w:rsidRPr="00D822A3">
        <w:rPr>
          <w:lang w:val="en-GB"/>
        </w:rPr>
        <w:t>Therefore,</w:t>
      </w:r>
      <w:ins w:id="246" w:author="Stefan Bjornander" w:date="2015-04-25T10:38:00Z">
        <w:r w:rsidRPr="00D822A3">
          <w:rPr>
            <w:lang w:val="en-GB"/>
          </w:rPr>
          <w:t xml:space="preserve"> we add the </w:t>
        </w:r>
        <w:r w:rsidRPr="00D822A3">
          <w:rPr>
            <w:rStyle w:val="KeyWord0"/>
            <w:lang w:val="en-GB"/>
            <w:rPrChange w:id="247"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48"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49" w:author="Stefan Bjornander" w:date="2015-04-25T11:15:00Z"/>
          <w:lang w:val="en-GB"/>
        </w:rPr>
        <w:pPrChange w:id="250" w:author="Stefan Bjornander" w:date="2015-04-25T14:54:00Z">
          <w:pPr>
            <w:pStyle w:val="Rubrik3"/>
          </w:pPr>
        </w:pPrChange>
      </w:pPr>
      <w:ins w:id="251" w:author="Stefan Bjornander" w:date="2015-04-25T14:54:00Z">
        <w:r w:rsidRPr="00D822A3">
          <w:rPr>
            <w:lang w:val="en-GB"/>
          </w:rPr>
          <w:t xml:space="preserve">Each type has a size, even though void </w:t>
        </w:r>
      </w:ins>
      <w:ins w:id="252" w:author="Stefan Bjornander" w:date="2015-04-25T16:04:00Z">
        <w:r w:rsidRPr="00D822A3">
          <w:rPr>
            <w:lang w:val="en-GB"/>
          </w:rPr>
          <w:t>and</w:t>
        </w:r>
      </w:ins>
      <w:ins w:id="253" w:author="Stefan Bjornander" w:date="2015-04-25T14:54:00Z">
        <w:r w:rsidRPr="00D822A3">
          <w:rPr>
            <w:lang w:val="en-GB"/>
          </w:rPr>
          <w:t xml:space="preserve"> function ha</w:t>
        </w:r>
      </w:ins>
      <w:ins w:id="254" w:author="Stefan Bjornander" w:date="2015-04-25T16:04:00Z">
        <w:r w:rsidRPr="00D822A3">
          <w:rPr>
            <w:lang w:val="en-GB"/>
          </w:rPr>
          <w:t>ve</w:t>
        </w:r>
      </w:ins>
      <w:ins w:id="255" w:author="Stefan Bjornander" w:date="2015-04-25T14:54:00Z">
        <w:r w:rsidRPr="00D822A3">
          <w:rPr>
            <w:lang w:val="en-GB"/>
          </w:rPr>
          <w:t xml:space="preserve"> size zero. The size of an array is its size times the size of its type</w:t>
        </w:r>
      </w:ins>
      <w:ins w:id="256" w:author="Stefan Bjornander" w:date="2015-04-25T14:55:00Z">
        <w:r w:rsidRPr="00D822A3">
          <w:rPr>
            <w:lang w:val="en-GB"/>
          </w:rPr>
          <w:t xml:space="preserve">, the size of a struct is the sum of the sizes of its members, and the size of a union is the size of its </w:t>
        </w:r>
      </w:ins>
      <w:ins w:id="257" w:author="Stefan Bjornander" w:date="2015-04-25T16:04:00Z">
        <w:r w:rsidRPr="00D822A3">
          <w:rPr>
            <w:lang w:val="en-GB"/>
          </w:rPr>
          <w:t>largest</w:t>
        </w:r>
      </w:ins>
      <w:ins w:id="258" w:author="Stefan Bjornander" w:date="2015-04-25T14:55:00Z">
        <w:r w:rsidRPr="00D822A3">
          <w:rPr>
            <w:lang w:val="en-GB"/>
          </w:rPr>
          <w:t xml:space="preserve"> member. Not</w:t>
        </w:r>
      </w:ins>
      <w:ins w:id="259" w:author="Stefan Bjornander" w:date="2015-04-25T16:04:00Z">
        <w:r w:rsidRPr="00D822A3">
          <w:rPr>
            <w:lang w:val="en-GB"/>
          </w:rPr>
          <w:t>e</w:t>
        </w:r>
      </w:ins>
      <w:ins w:id="260"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1" w:author="Stefan Bjornander" w:date="2015-04-25T11:37:00Z">
        <w:r w:rsidRPr="00D822A3">
          <w:rPr>
            <w:lang w:val="en-GB"/>
          </w:rPr>
          <w:t xml:space="preserve">It is possible to define an array without </w:t>
        </w:r>
      </w:ins>
      <w:ins w:id="262" w:author="Stefan Bjornander" w:date="2015-04-25T11:38:00Z">
        <w:r w:rsidRPr="00D822A3">
          <w:rPr>
            <w:noProof/>
            <w:lang w:val="en-GB"/>
          </w:rPr>
          <w:t xml:space="preserve">stating its size, </w:t>
        </w:r>
      </w:ins>
      <w:ins w:id="263" w:author="Stefan Bjornander" w:date="2015-04-25T14:31:00Z">
        <w:r w:rsidRPr="00D822A3">
          <w:rPr>
            <w:noProof/>
            <w:lang w:val="en-GB"/>
          </w:rPr>
          <w:t>in which case the array is given the size zero. I</w:t>
        </w:r>
      </w:ins>
      <w:ins w:id="264" w:author="Stefan Bjornander" w:date="2015-04-25T11:38:00Z">
        <w:r w:rsidRPr="00D822A3">
          <w:rPr>
            <w:noProof/>
            <w:lang w:val="en-GB"/>
          </w:rPr>
          <w:t>n that case</w:t>
        </w:r>
      </w:ins>
      <w:ins w:id="265" w:author="Stefan Bjornander" w:date="2015-04-25T14:31:00Z">
        <w:r w:rsidRPr="00D822A3">
          <w:rPr>
            <w:noProof/>
            <w:lang w:val="en-GB"/>
          </w:rPr>
          <w:t>,</w:t>
        </w:r>
      </w:ins>
      <w:ins w:id="266" w:author="Stefan Bjornander" w:date="2015-04-25T11:38:00Z">
        <w:r w:rsidRPr="00D822A3">
          <w:rPr>
            <w:noProof/>
            <w:lang w:val="en-GB"/>
          </w:rPr>
          <w:t xml:space="preserve"> </w:t>
        </w:r>
      </w:ins>
      <w:ins w:id="267" w:author="Stefan Bjornander" w:date="2015-04-25T14:31:00Z">
        <w:r w:rsidRPr="00D822A3">
          <w:rPr>
            <w:noProof/>
            <w:lang w:val="en-GB"/>
          </w:rPr>
          <w:t>the</w:t>
        </w:r>
      </w:ins>
      <w:ins w:id="268" w:author="Stefan Bjornander" w:date="2015-04-25T11:38:00Z">
        <w:r w:rsidRPr="00D822A3">
          <w:rPr>
            <w:noProof/>
            <w:lang w:val="en-GB"/>
          </w:rPr>
          <w:t xml:space="preserve"> </w:t>
        </w:r>
      </w:ins>
      <w:ins w:id="269" w:author="Stefan Bjornander" w:date="2015-04-25T14:31:00Z">
        <w:r w:rsidRPr="00D822A3">
          <w:rPr>
            <w:noProof/>
            <w:lang w:val="en-GB"/>
          </w:rPr>
          <w:t xml:space="preserve">array </w:t>
        </w:r>
      </w:ins>
      <w:ins w:id="270" w:author="Stefan Bjornander" w:date="2015-04-25T11:38:00Z">
        <w:r w:rsidRPr="00D822A3">
          <w:rPr>
            <w:noProof/>
            <w:lang w:val="en-GB"/>
          </w:rPr>
          <w:t xml:space="preserve">size must be determined by the size of its initialization list. </w:t>
        </w:r>
      </w:ins>
      <w:ins w:id="271" w:author="Stefan Bjornander" w:date="2015-04-25T11:39:00Z">
        <w:r w:rsidRPr="00D822A3">
          <w:rPr>
            <w:noProof/>
            <w:lang w:val="en-GB"/>
          </w:rPr>
          <w:t xml:space="preserve">However, if the </w:t>
        </w:r>
      </w:ins>
      <w:ins w:id="272" w:author="Stefan Bjornander" w:date="2015-04-25T11:40:00Z">
        <w:r w:rsidRPr="00D822A3">
          <w:rPr>
            <w:noProof/>
            <w:lang w:val="en-GB"/>
          </w:rPr>
          <w:t xml:space="preserve">array </w:t>
        </w:r>
      </w:ins>
      <w:ins w:id="273" w:author="Stefan Bjornander" w:date="2015-04-25T11:39:00Z">
        <w:r w:rsidRPr="00D822A3">
          <w:rPr>
            <w:noProof/>
            <w:lang w:val="en-GB"/>
          </w:rPr>
          <w:t xml:space="preserve">definition </w:t>
        </w:r>
      </w:ins>
      <w:ins w:id="274" w:author="Stefan Bjornander" w:date="2015-04-25T11:40:00Z">
        <w:r w:rsidRPr="00D822A3">
          <w:rPr>
            <w:noProof/>
            <w:lang w:val="en-GB"/>
          </w:rPr>
          <w:t>lacks</w:t>
        </w:r>
      </w:ins>
      <w:ins w:id="275" w:author="Stefan Bjornander" w:date="2015-04-25T11:39:00Z">
        <w:r w:rsidRPr="00D822A3">
          <w:rPr>
            <w:noProof/>
            <w:lang w:val="en-GB"/>
          </w:rPr>
          <w:t xml:space="preserve"> an initialization list</w:t>
        </w:r>
      </w:ins>
      <w:ins w:id="276" w:author="Stefan Bjornander" w:date="2015-04-25T11:40:00Z">
        <w:r w:rsidRPr="00D822A3">
          <w:rPr>
            <w:noProof/>
            <w:lang w:val="en-GB"/>
          </w:rPr>
          <w:t xml:space="preserve">, the array </w:t>
        </w:r>
      </w:ins>
      <w:ins w:id="277" w:author="Stefan Bjornander" w:date="2015-04-25T14:31:00Z">
        <w:r w:rsidRPr="00D822A3">
          <w:rPr>
            <w:noProof/>
            <w:lang w:val="en-GB"/>
          </w:rPr>
          <w:t xml:space="preserve">keeps the size zero and is considered </w:t>
        </w:r>
      </w:ins>
      <w:ins w:id="278" w:author="Stefan Bjornander" w:date="2015-04-25T11:40:00Z">
        <w:r w:rsidRPr="00D822A3">
          <w:rPr>
            <w:noProof/>
            <w:lang w:val="en-GB"/>
          </w:rPr>
          <w:t>incomplete</w:t>
        </w:r>
      </w:ins>
      <w:ins w:id="279" w:author="Stefan Bjornander" w:date="2015-04-25T11:39:00Z">
        <w:r w:rsidRPr="00D822A3">
          <w:rPr>
            <w:noProof/>
            <w:lang w:val="en-GB"/>
          </w:rPr>
          <w:t>.</w:t>
        </w:r>
      </w:ins>
      <w:ins w:id="280" w:author="Stefan Bjornander" w:date="2015-04-25T14:30:00Z">
        <w:r w:rsidRPr="00D822A3">
          <w:rPr>
            <w:noProof/>
            <w:lang w:val="en-GB"/>
          </w:rPr>
          <w:t xml:space="preserve"> In the same</w:t>
        </w:r>
      </w:ins>
      <w:ins w:id="281" w:author="Stefan Bjornander" w:date="2015-04-25T14:33:00Z">
        <w:r w:rsidRPr="00D822A3">
          <w:rPr>
            <w:noProof/>
            <w:lang w:val="en-GB"/>
          </w:rPr>
          <w:t xml:space="preserve"> way</w:t>
        </w:r>
      </w:ins>
      <w:ins w:id="282" w:author="Stefan Bjornander" w:date="2015-04-25T14:30:00Z">
        <w:r w:rsidRPr="00D822A3">
          <w:rPr>
            <w:noProof/>
            <w:lang w:val="en-GB"/>
          </w:rPr>
          <w:t xml:space="preserve">, it is possible to define only the </w:t>
        </w:r>
      </w:ins>
      <w:ins w:id="283" w:author="Stefan Bjornander" w:date="2015-04-25T14:32:00Z">
        <w:r w:rsidRPr="00D822A3">
          <w:rPr>
            <w:noProof/>
            <w:lang w:val="en-GB"/>
          </w:rPr>
          <w:t>n</w:t>
        </w:r>
      </w:ins>
      <w:ins w:id="284" w:author="Stefan Bjornander" w:date="2015-04-25T14:33:00Z">
        <w:r w:rsidRPr="00D822A3">
          <w:rPr>
            <w:noProof/>
            <w:lang w:val="en-GB"/>
          </w:rPr>
          <w:t>ame tag</w:t>
        </w:r>
      </w:ins>
      <w:ins w:id="285" w:author="Stefan Bjornander" w:date="2015-04-25T14:30:00Z">
        <w:r w:rsidRPr="00D822A3">
          <w:rPr>
            <w:noProof/>
            <w:lang w:val="en-GB"/>
          </w:rPr>
          <w:t xml:space="preserve"> of a struct</w:t>
        </w:r>
      </w:ins>
      <w:ins w:id="286" w:author="Stefan Bjornander" w:date="2015-04-25T14:33:00Z">
        <w:r w:rsidRPr="00D822A3">
          <w:rPr>
            <w:noProof/>
            <w:lang w:val="en-GB"/>
          </w:rPr>
          <w:t xml:space="preserve"> or union</w:t>
        </w:r>
      </w:ins>
      <w:ins w:id="287" w:author="Stefan Bjornander" w:date="2015-04-25T14:30:00Z">
        <w:r w:rsidRPr="00D822A3">
          <w:rPr>
            <w:noProof/>
            <w:lang w:val="en-GB"/>
          </w:rPr>
          <w:t xml:space="preserve">, with its </w:t>
        </w:r>
      </w:ins>
      <w:ins w:id="288" w:author="Stefan Bjornander" w:date="2015-04-25T14:33:00Z">
        <w:r w:rsidRPr="00D822A3">
          <w:rPr>
            <w:noProof/>
            <w:lang w:val="en-GB"/>
          </w:rPr>
          <w:t xml:space="preserve">member </w:t>
        </w:r>
      </w:ins>
      <w:r w:rsidRPr="00D822A3">
        <w:rPr>
          <w:noProof/>
          <w:lang w:val="en-GB"/>
        </w:rPr>
        <w:t>map</w:t>
      </w:r>
      <w:ins w:id="289" w:author="Stefan Bjornander" w:date="2015-04-25T14:33:00Z">
        <w:r w:rsidRPr="00D822A3">
          <w:rPr>
            <w:noProof/>
            <w:lang w:val="en-GB"/>
          </w:rPr>
          <w:t xml:space="preserve"> </w:t>
        </w:r>
      </w:ins>
      <w:ins w:id="290" w:author="Stefan Bjornander" w:date="2015-04-25T14:30:00Z">
        <w:r w:rsidRPr="00D822A3">
          <w:rPr>
            <w:noProof/>
            <w:lang w:val="en-GB"/>
          </w:rPr>
          <w:t xml:space="preserve">to be defined later. </w:t>
        </w:r>
      </w:ins>
      <w:ins w:id="291" w:author="Stefan Bjornander" w:date="2015-04-25T14:32:00Z">
        <w:r w:rsidRPr="00D822A3">
          <w:rPr>
            <w:noProof/>
            <w:lang w:val="en-GB"/>
          </w:rPr>
          <w:t xml:space="preserve">In that case, the member </w:t>
        </w:r>
      </w:ins>
      <w:r w:rsidRPr="00D822A3">
        <w:rPr>
          <w:noProof/>
          <w:lang w:val="en-GB"/>
        </w:rPr>
        <w:t>map</w:t>
      </w:r>
      <w:ins w:id="292" w:author="Stefan Bjornander" w:date="2015-04-25T14:32:00Z">
        <w:r w:rsidRPr="00D822A3">
          <w:rPr>
            <w:noProof/>
            <w:lang w:val="en-GB"/>
          </w:rPr>
          <w:t xml:space="preserve"> is given the value null, which is keep if the </w:t>
        </w:r>
      </w:ins>
      <w:ins w:id="293" w:author="Stefan Bjornander" w:date="2015-04-25T14:33:00Z">
        <w:r w:rsidRPr="00D822A3">
          <w:rPr>
            <w:noProof/>
            <w:lang w:val="en-GB"/>
          </w:rPr>
          <w:t xml:space="preserve">member </w:t>
        </w:r>
      </w:ins>
      <w:r w:rsidRPr="00D822A3">
        <w:rPr>
          <w:noProof/>
          <w:lang w:val="en-GB"/>
        </w:rPr>
        <w:t>map</w:t>
      </w:r>
      <w:ins w:id="294" w:author="Stefan Bjornander" w:date="2015-04-25T14:33:00Z">
        <w:r w:rsidRPr="00D822A3">
          <w:rPr>
            <w:noProof/>
            <w:lang w:val="en-GB"/>
          </w:rPr>
          <w:t xml:space="preserve"> is n</w:t>
        </w:r>
      </w:ins>
      <w:r w:rsidRPr="00D822A3">
        <w:rPr>
          <w:noProof/>
          <w:lang w:val="en-GB"/>
        </w:rPr>
        <w:t>ot</w:t>
      </w:r>
      <w:ins w:id="295" w:author="Stefan Bjornander" w:date="2015-04-25T14:33:00Z">
        <w:r w:rsidRPr="00D822A3">
          <w:rPr>
            <w:noProof/>
            <w:lang w:val="en-GB"/>
          </w:rPr>
          <w:t xml:space="preserve"> defined, and the struct or union is consider incomplete.</w:t>
        </w:r>
      </w:ins>
      <w:ins w:id="296"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297"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298" w:author="Stefan Bjornander" w:date="2015-04-25T10:27:00Z">
          <w:pPr>
            <w:pStyle w:val="Rubrik3"/>
          </w:pPr>
        </w:pPrChange>
      </w:pPr>
      <w:ins w:id="299" w:author="Stefan Bjornander" w:date="2015-04-25T10:30:00Z">
        <w:r w:rsidRPr="00D822A3">
          <w:rPr>
            <w:lang w:val="en-GB"/>
          </w:rPr>
          <w:lastRenderedPageBreak/>
          <w:t xml:space="preserve">The idea of the volatile </w:t>
        </w:r>
      </w:ins>
      <w:ins w:id="300" w:author="Stefan Bjornander" w:date="2015-04-25T10:31:00Z">
        <w:r w:rsidRPr="00D822A3">
          <w:rPr>
            <w:lang w:val="en-GB"/>
          </w:rPr>
          <w:t xml:space="preserve">qualifier is to </w:t>
        </w:r>
      </w:ins>
      <w:ins w:id="301" w:author="Stefan Bjornander" w:date="2015-04-25T10:30:00Z">
        <w:r w:rsidRPr="00D822A3">
          <w:rPr>
            <w:lang w:val="en-GB"/>
          </w:rPr>
          <w:t xml:space="preserve">prevent optimization, and since this book </w:t>
        </w:r>
      </w:ins>
      <w:ins w:id="302" w:author="Stefan Bjornander" w:date="2015-04-25T10:31:00Z">
        <w:r w:rsidRPr="00D822A3">
          <w:rPr>
            <w:lang w:val="en-GB"/>
          </w:rPr>
          <w:t>is focused on optimization techniques</w:t>
        </w:r>
      </w:ins>
      <w:r w:rsidR="001832E0" w:rsidRPr="00D822A3">
        <w:rPr>
          <w:lang w:val="en-GB"/>
        </w:rPr>
        <w:t>,</w:t>
      </w:r>
      <w:ins w:id="303" w:author="Stefan Bjornander" w:date="2015-04-25T10:31:00Z">
        <w:r w:rsidRPr="00D822A3">
          <w:rPr>
            <w:lang w:val="en-GB"/>
          </w:rPr>
          <w:t xml:space="preserve"> we have no real use for the volatile </w:t>
        </w:r>
      </w:ins>
      <w:r w:rsidRPr="00D822A3">
        <w:rPr>
          <w:lang w:val="en-GB"/>
        </w:rPr>
        <w:t>qualifier</w:t>
      </w:r>
      <w:ins w:id="304" w:author="Stefan Bjornander" w:date="2015-04-25T10:31:00Z">
        <w:r w:rsidRPr="00D822A3">
          <w:rPr>
            <w:lang w:val="en-GB"/>
          </w:rPr>
          <w:t xml:space="preserve">. However, for the sake of </w:t>
        </w:r>
      </w:ins>
      <w:r w:rsidRPr="00D822A3">
        <w:rPr>
          <w:lang w:val="en-GB"/>
        </w:rPr>
        <w:t>completeness</w:t>
      </w:r>
      <w:ins w:id="305" w:author="Stefan Bjornander" w:date="2015-04-25T10:31:00Z">
        <w:r w:rsidRPr="00D822A3">
          <w:rPr>
            <w:lang w:val="en-GB"/>
          </w:rPr>
          <w:t xml:space="preserve"> we include the </w:t>
        </w:r>
        <w:r w:rsidRPr="00D822A3">
          <w:rPr>
            <w:rStyle w:val="KeyWord0"/>
            <w:lang w:val="en-GB"/>
            <w:rPrChange w:id="306" w:author="Stefan Bjornander" w:date="2015-04-25T10:32:00Z">
              <w:rPr>
                <w:rStyle w:val="CodeInText"/>
              </w:rPr>
            </w:rPrChange>
          </w:rPr>
          <w:t>m_volatile</w:t>
        </w:r>
        <w:r w:rsidRPr="00D822A3">
          <w:rPr>
            <w:lang w:val="en-GB"/>
          </w:rPr>
          <w:t xml:space="preserve"> field in the </w:t>
        </w:r>
        <w:r w:rsidRPr="00D822A3">
          <w:rPr>
            <w:rStyle w:val="KeyWord0"/>
            <w:lang w:val="en-GB"/>
            <w:rPrChange w:id="307"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08" w:author="Stefan Bjornander" w:date="2015-04-25T10:28:00Z">
        <w:r w:rsidRPr="00D822A3">
          <w:rPr>
            <w:lang w:val="en-GB"/>
          </w:rPr>
          <w:t xml:space="preserve"> type is constant if its field </w:t>
        </w:r>
        <w:r w:rsidRPr="00D822A3">
          <w:rPr>
            <w:rStyle w:val="KeyWord0"/>
            <w:lang w:val="en-GB"/>
            <w:rPrChange w:id="309" w:author="Stefan Bjornander" w:date="2015-04-25T10:28:00Z">
              <w:rPr>
                <w:rStyle w:val="CodeInText"/>
              </w:rPr>
            </w:rPrChange>
          </w:rPr>
          <w:t>m_constant</w:t>
        </w:r>
        <w:r w:rsidRPr="00D822A3">
          <w:rPr>
            <w:lang w:val="en-GB"/>
          </w:rPr>
          <w:t xml:space="preserve"> is true. However, </w:t>
        </w:r>
      </w:ins>
      <w:r w:rsidRPr="00D822A3">
        <w:rPr>
          <w:lang w:val="en-GB"/>
        </w:rPr>
        <w:t>a</w:t>
      </w:r>
      <w:ins w:id="310" w:author="Stefan Bjornander" w:date="2015-04-25T10:28:00Z">
        <w:r w:rsidRPr="00D822A3">
          <w:rPr>
            <w:lang w:val="en-GB"/>
          </w:rPr>
          <w:t xml:space="preserve"> struct or union is </w:t>
        </w:r>
      </w:ins>
      <w:r w:rsidR="00D96162" w:rsidRPr="00D822A3">
        <w:rPr>
          <w:lang w:val="en-GB"/>
        </w:rPr>
        <w:t>c</w:t>
      </w:r>
      <w:ins w:id="311" w:author="Stefan Bjornander" w:date="2015-04-25T10:29:00Z">
        <w:r w:rsidRPr="00D822A3">
          <w:rPr>
            <w:lang w:val="en-GB"/>
          </w:rPr>
          <w:t>onstant</w:t>
        </w:r>
      </w:ins>
      <w:ins w:id="312" w:author="Stefan Bjornander" w:date="2015-04-25T10:28:00Z">
        <w:r w:rsidRPr="00D822A3">
          <w:rPr>
            <w:lang w:val="en-GB"/>
          </w:rPr>
          <w:t xml:space="preserve"> if </w:t>
        </w:r>
      </w:ins>
      <w:ins w:id="313"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4" w:author="Stefan Bjornander" w:date="2015-04-25T10:29:00Z">
        <w:r w:rsidRPr="00D822A3">
          <w:rPr>
            <w:lang w:val="en-GB"/>
          </w:rPr>
          <w:t xml:space="preserve"> </w:t>
        </w:r>
      </w:ins>
      <w:r w:rsidR="00C04FC7" w:rsidRPr="00D822A3">
        <w:rPr>
          <w:lang w:val="en-GB"/>
        </w:rPr>
        <w:t xml:space="preserve">if </w:t>
      </w:r>
      <w:ins w:id="315" w:author="Stefan Bjornander" w:date="2015-04-25T10:29:00Z">
        <w:r w:rsidRPr="00D822A3">
          <w:rPr>
            <w:lang w:val="en-GB"/>
          </w:rPr>
          <w:t>is any of its members if (</w:t>
        </w:r>
      </w:ins>
      <w:ins w:id="316" w:author="Stefan Bjornander" w:date="2015-04-25T10:30:00Z">
        <w:r w:rsidRPr="00D822A3">
          <w:rPr>
            <w:lang w:val="en-GB"/>
          </w:rPr>
          <w:t>recursively</w:t>
        </w:r>
      </w:ins>
      <w:ins w:id="317" w:author="Stefan Bjornander" w:date="2015-04-25T10:29:00Z">
        <w:r w:rsidRPr="00D822A3">
          <w:rPr>
            <w:lang w:val="en-GB"/>
          </w:rPr>
          <w:t>)</w:t>
        </w:r>
      </w:ins>
      <w:ins w:id="318"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19" w:author="Stefan Bjornander" w:date="2015-04-25T14:35:00Z">
        <w:r w:rsidRPr="00D822A3">
          <w:rPr>
            <w:lang w:val="en-GB"/>
          </w:rPr>
          <w:t>Two pointer</w:t>
        </w:r>
      </w:ins>
      <w:r w:rsidRPr="00D822A3">
        <w:rPr>
          <w:noProof/>
          <w:lang w:val="en-GB"/>
        </w:rPr>
        <w:t>s</w:t>
      </w:r>
      <w:ins w:id="320" w:author="Stefan Bjornander" w:date="2015-04-25T14:35:00Z">
        <w:r w:rsidRPr="00D822A3">
          <w:rPr>
            <w:noProof/>
            <w:lang w:val="en-GB"/>
          </w:rPr>
          <w:t xml:space="preserve"> are </w:t>
        </w:r>
      </w:ins>
      <w:r w:rsidRPr="00D822A3">
        <w:rPr>
          <w:noProof/>
          <w:lang w:val="en-GB"/>
        </w:rPr>
        <w:t xml:space="preserve">considered to be </w:t>
      </w:r>
      <w:ins w:id="321" w:author="Stefan Bjornander" w:date="2015-04-25T14:35:00Z">
        <w:r w:rsidRPr="00D822A3">
          <w:rPr>
            <w:noProof/>
            <w:lang w:val="en-GB"/>
          </w:rPr>
          <w:t>equal if the type</w:t>
        </w:r>
      </w:ins>
      <w:r w:rsidRPr="00D822A3">
        <w:rPr>
          <w:noProof/>
          <w:lang w:val="en-GB"/>
        </w:rPr>
        <w:t>s</w:t>
      </w:r>
      <w:ins w:id="322"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3" w:author="Stefan Bjornander" w:date="2015-04-25T14:56:00Z">
        <w:r w:rsidRPr="00D822A3">
          <w:rPr>
            <w:noProof/>
            <w:lang w:val="en-GB"/>
          </w:rPr>
          <w:t xml:space="preserve">wo arrays are </w:t>
        </w:r>
      </w:ins>
      <w:r w:rsidRPr="00D822A3">
        <w:rPr>
          <w:noProof/>
          <w:lang w:val="en-GB"/>
        </w:rPr>
        <w:t xml:space="preserve">equal </w:t>
      </w:r>
      <w:ins w:id="324" w:author="Stefan Bjornander" w:date="2015-04-25T17:26:00Z">
        <w:r w:rsidRPr="00D822A3">
          <w:rPr>
            <w:noProof/>
            <w:lang w:val="en-GB"/>
          </w:rPr>
          <w:t>if</w:t>
        </w:r>
      </w:ins>
      <w:r w:rsidRPr="00D822A3">
        <w:rPr>
          <w:noProof/>
          <w:lang w:val="en-GB"/>
        </w:rPr>
        <w:t xml:space="preserve"> </w:t>
      </w:r>
      <w:ins w:id="325"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lastRenderedPageBreak/>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26" w:author="Stefan Bjornander" w:date="2015-04-25T14:58:00Z">
        <w:r w:rsidRPr="00D822A3">
          <w:rPr>
            <w:noProof/>
            <w:lang w:val="en-GB"/>
          </w:rPr>
          <w:t>Two struct</w:t>
        </w:r>
      </w:ins>
      <w:ins w:id="327" w:author="Stefan Bjornander" w:date="2015-04-25T16:07:00Z">
        <w:r w:rsidRPr="00D822A3">
          <w:rPr>
            <w:noProof/>
            <w:lang w:val="en-GB"/>
          </w:rPr>
          <w:t>s</w:t>
        </w:r>
      </w:ins>
      <w:ins w:id="328" w:author="Stefan Bjornander" w:date="2015-04-25T14:58:00Z">
        <w:r w:rsidRPr="00D822A3">
          <w:rPr>
            <w:noProof/>
            <w:lang w:val="en-GB"/>
          </w:rPr>
          <w:t xml:space="preserve"> or unions are equals if </w:t>
        </w:r>
      </w:ins>
      <w:ins w:id="329" w:author="Stefan Bjornander" w:date="2015-04-25T16:06:00Z">
        <w:r w:rsidRPr="00D822A3">
          <w:rPr>
            <w:noProof/>
            <w:lang w:val="en-GB"/>
          </w:rPr>
          <w:t xml:space="preserve">they both are incomplete </w:t>
        </w:r>
      </w:ins>
      <w:r w:rsidRPr="00D822A3">
        <w:rPr>
          <w:noProof/>
          <w:lang w:val="en-GB"/>
        </w:rPr>
        <w:t xml:space="preserve">(their member maps are null) </w:t>
      </w:r>
      <w:ins w:id="330" w:author="Stefan Bjornander" w:date="2015-04-25T16:06:00Z">
        <w:r w:rsidRPr="00D822A3">
          <w:rPr>
            <w:noProof/>
            <w:lang w:val="en-GB"/>
          </w:rPr>
          <w:t xml:space="preserve">or if </w:t>
        </w:r>
      </w:ins>
      <w:ins w:id="331" w:author="Stefan Bjornander" w:date="2015-04-25T14:58:00Z">
        <w:r w:rsidRPr="00D822A3">
          <w:rPr>
            <w:noProof/>
            <w:lang w:val="en-GB"/>
          </w:rPr>
          <w:t xml:space="preserve">their member </w:t>
        </w:r>
      </w:ins>
      <w:r w:rsidRPr="00D822A3">
        <w:rPr>
          <w:noProof/>
          <w:lang w:val="en-GB"/>
        </w:rPr>
        <w:t>maps</w:t>
      </w:r>
      <w:ins w:id="332" w:author="Stefan Bjornander" w:date="2015-04-25T14:58:00Z">
        <w:r w:rsidRPr="00D822A3">
          <w:rPr>
            <w:noProof/>
            <w:lang w:val="en-GB"/>
          </w:rPr>
          <w:t xml:space="preserve"> are equal</w:t>
        </w:r>
      </w:ins>
      <w:ins w:id="333" w:author="Stefan Bjornander" w:date="2015-04-25T16:07:00Z">
        <w:r w:rsidRPr="00D822A3">
          <w:rPr>
            <w:noProof/>
            <w:lang w:val="en-GB"/>
          </w:rPr>
          <w:t>. N</w:t>
        </w:r>
      </w:ins>
      <w:ins w:id="334" w:author="Stefan Bjornander" w:date="2015-04-25T16:05:00Z">
        <w:r w:rsidRPr="00D822A3">
          <w:rPr>
            <w:noProof/>
            <w:lang w:val="en-GB"/>
          </w:rPr>
          <w:t xml:space="preserve">ote that they </w:t>
        </w:r>
      </w:ins>
      <w:r w:rsidRPr="00D822A3">
        <w:rPr>
          <w:noProof/>
          <w:lang w:val="en-GB"/>
        </w:rPr>
        <w:t xml:space="preserve">must not only </w:t>
      </w:r>
      <w:ins w:id="335" w:author="Stefan Bjornander" w:date="2015-04-25T16:06:00Z">
        <w:r w:rsidRPr="00D822A3">
          <w:rPr>
            <w:noProof/>
            <w:lang w:val="en-GB"/>
          </w:rPr>
          <w:t>have the same members, the</w:t>
        </w:r>
      </w:ins>
      <w:r w:rsidRPr="00D822A3">
        <w:rPr>
          <w:noProof/>
          <w:lang w:val="en-GB"/>
        </w:rPr>
        <w:t xml:space="preserve"> members</w:t>
      </w:r>
      <w:ins w:id="336" w:author="Stefan Bjornander" w:date="2015-04-25T16:06:00Z">
        <w:r w:rsidRPr="00D822A3">
          <w:rPr>
            <w:noProof/>
            <w:lang w:val="en-GB"/>
          </w:rPr>
          <w:t xml:space="preserve"> </w:t>
        </w:r>
      </w:ins>
      <w:r w:rsidRPr="00D822A3">
        <w:rPr>
          <w:noProof/>
          <w:lang w:val="en-GB"/>
        </w:rPr>
        <w:t xml:space="preserve">must also appear in the </w:t>
      </w:r>
      <w:ins w:id="337"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38"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lastRenderedPageBreak/>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r>
        <w:rPr>
          <w:lang w:val="en-GB"/>
        </w:rPr>
        <w:t>Type Size</w:t>
      </w:r>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lastRenderedPageBreak/>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lastRenderedPageBreak/>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39" w:name="_Toc54119915"/>
      <w:r w:rsidRPr="00D822A3">
        <w:rPr>
          <w:lang w:val="en-GB"/>
        </w:rPr>
        <w:t>Type Cast</w:t>
      </w:r>
      <w:bookmarkEnd w:id="339"/>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lastRenderedPageBreak/>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lastRenderedPageBreak/>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lastRenderedPageBreak/>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lastRenderedPageBreak/>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0" w:name="_Toc54119916"/>
      <w:r w:rsidRPr="00D822A3">
        <w:rPr>
          <w:lang w:val="en-GB"/>
        </w:rPr>
        <w:t>Type Promotion</w:t>
      </w:r>
      <w:bookmarkEnd w:id="340"/>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1" w:name="_Ref54016854"/>
      <w:bookmarkStart w:id="342" w:name="_Toc54119917"/>
      <w:r w:rsidRPr="00D822A3">
        <w:rPr>
          <w:lang w:val="en-GB"/>
        </w:rPr>
        <w:lastRenderedPageBreak/>
        <w:t>Constant Expression</w:t>
      </w:r>
      <w:bookmarkEnd w:id="341"/>
      <w:bookmarkEnd w:id="342"/>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3" w:name="_Toc54119918"/>
      <w:r w:rsidRPr="00D822A3">
        <w:rPr>
          <w:highlight w:val="white"/>
          <w:lang w:val="en-GB"/>
        </w:rPr>
        <w:t>Relation Expressions</w:t>
      </w:r>
      <w:bookmarkEnd w:id="343"/>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4" w:name="_Toc54119919"/>
      <w:r w:rsidRPr="00D822A3">
        <w:rPr>
          <w:highlight w:val="white"/>
          <w:lang w:val="en-GB"/>
        </w:rPr>
        <w:t>Arithmetic Expressions</w:t>
      </w:r>
      <w:bookmarkEnd w:id="344"/>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45" w:name="_Toc54119920"/>
      <w:r>
        <w:rPr>
          <w:highlight w:val="white"/>
          <w:lang w:val="en-GB"/>
        </w:rPr>
        <w:t xml:space="preserve">Constant </w:t>
      </w:r>
      <w:r w:rsidR="0080006D" w:rsidRPr="00D822A3">
        <w:rPr>
          <w:highlight w:val="white"/>
          <w:lang w:val="en-GB"/>
        </w:rPr>
        <w:t>Type Cast</w:t>
      </w:r>
      <w:bookmarkEnd w:id="345"/>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068FF9F"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46" w:name="_Toc54119921"/>
      <w:r w:rsidRPr="00D822A3">
        <w:rPr>
          <w:lang w:val="en-GB"/>
        </w:rPr>
        <w:lastRenderedPageBreak/>
        <w:t xml:space="preserve">Static </w:t>
      </w:r>
      <w:r w:rsidR="00917F74" w:rsidRPr="00D822A3">
        <w:rPr>
          <w:lang w:val="en-GB"/>
        </w:rPr>
        <w:t xml:space="preserve">Address </w:t>
      </w:r>
      <w:r w:rsidRPr="00D822A3">
        <w:rPr>
          <w:lang w:val="en-GB"/>
        </w:rPr>
        <w:t>Expression</w:t>
      </w:r>
      <w:bookmarkEnd w:id="346"/>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47" w:name="_Toc54119922"/>
      <w:r w:rsidRPr="00D822A3">
        <w:rPr>
          <w:lang w:val="en-GB"/>
        </w:rPr>
        <w:lastRenderedPageBreak/>
        <w:t>Initialization</w:t>
      </w:r>
      <w:bookmarkEnd w:id="347"/>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48" w:author="Stefan Bjornander" w:date="2015-04-25T17:28:00Z">
        <w:r w:rsidRPr="00D822A3">
          <w:rPr>
            <w:lang w:val="en-GB"/>
          </w:rPr>
          <w:t xml:space="preserve">to check that </w:t>
        </w:r>
      </w:ins>
      <w:del w:id="349" w:author="Stefan Bjornander" w:date="2015-04-25T17:28:00Z">
        <w:r w:rsidRPr="00D822A3" w:rsidDel="00A35C17">
          <w:rPr>
            <w:lang w:val="en-GB"/>
          </w:rPr>
          <w:delText>a way to make sure</w:delText>
        </w:r>
      </w:del>
      <w:ins w:id="350" w:author="Stefan Bjornander" w:date="2015-04-25T17:27:00Z">
        <w:r w:rsidRPr="00D822A3">
          <w:rPr>
            <w:lang w:val="en-GB"/>
          </w:rPr>
          <w:t xml:space="preserve">the </w:t>
        </w:r>
      </w:ins>
      <w:r w:rsidRPr="00D822A3">
        <w:rPr>
          <w:lang w:val="en-GB"/>
        </w:rPr>
        <w:t xml:space="preserve">initialized </w:t>
      </w:r>
      <w:ins w:id="351"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bookmarkStart w:id="352" w:name="_Toc54119907"/>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rsidP="00A5295F">
      <w:pPr>
        <w:pStyle w:val="Rubrik3"/>
        <w:rPr>
          <w:ins w:id="353" w:author="Stefan Bjornander" w:date="2015-04-25T17:33:00Z"/>
          <w:lang w:val="en-GB"/>
        </w:rPr>
        <w:pPrChange w:id="354" w:author="Stefan Bjornander" w:date="2015-04-25T17:33:00Z">
          <w:pPr>
            <w:pStyle w:val="Code"/>
          </w:pPr>
        </w:pPrChange>
      </w:pPr>
      <w:bookmarkStart w:id="355" w:name="_Toc54119908"/>
      <w:bookmarkEnd w:id="352"/>
      <w:r>
        <w:rPr>
          <w:lang w:val="en-GB"/>
        </w:rPr>
        <w:t>Auto</w:t>
      </w:r>
      <w:ins w:id="356" w:author="Stefan Bjornander" w:date="2015-04-25T17:33:00Z">
        <w:r w:rsidR="00A5295F" w:rsidRPr="00D822A3">
          <w:rPr>
            <w:lang w:val="en-GB"/>
          </w:rPr>
          <w:t xml:space="preserve"> </w:t>
        </w:r>
      </w:ins>
      <w:r w:rsidR="00A5295F" w:rsidRPr="00D822A3">
        <w:rPr>
          <w:lang w:val="en-GB"/>
        </w:rPr>
        <w:t>Initialization</w:t>
      </w:r>
      <w:bookmarkEnd w:id="355"/>
    </w:p>
    <w:p w14:paraId="53C92E22" w14:textId="3608C146" w:rsidR="00A5295F" w:rsidRPr="00D822A3" w:rsidRDefault="0083315B" w:rsidP="00A5295F">
      <w:pPr>
        <w:rPr>
          <w:lang w:val="en-GB"/>
        </w:rPr>
      </w:pPr>
      <w:r>
        <w:rPr>
          <w:lang w:val="en-GB"/>
        </w:rPr>
        <w:t>Auto</w:t>
      </w:r>
      <w:ins w:id="357" w:author="Stefan Bjornander" w:date="2015-04-25T17:33:00Z">
        <w:r w:rsidR="00A5295F" w:rsidRPr="00D822A3">
          <w:rPr>
            <w:lang w:val="en-GB"/>
          </w:rPr>
          <w:t xml:space="preserve"> </w:t>
        </w:r>
      </w:ins>
      <w:r w:rsidR="00A5295F" w:rsidRPr="00D822A3">
        <w:rPr>
          <w:lang w:val="en-GB"/>
        </w:rPr>
        <w:t>initialization</w:t>
      </w:r>
      <w:del w:id="358" w:author="Stefan Bjornander" w:date="2015-04-25T17:33:00Z">
        <w:r w:rsidR="00A5295F" w:rsidRPr="00D822A3" w:rsidDel="004F1667">
          <w:rPr>
            <w:lang w:val="en-GB"/>
          </w:rPr>
          <w:delText xml:space="preserve">  </w:delText>
        </w:r>
      </w:del>
      <w:ins w:id="359" w:author="Stefan Bjornander" w:date="2015-04-25T17:33:00Z">
        <w:r w:rsidR="00A5295F" w:rsidRPr="00D822A3">
          <w:rPr>
            <w:lang w:val="en-GB"/>
          </w:rPr>
          <w:t xml:space="preserve"> occurs when an auto or register </w:t>
        </w:r>
      </w:ins>
      <w:ins w:id="360" w:author="Stefan Bjornander" w:date="2015-04-25T17:34:00Z">
        <w:r w:rsidR="00A5295F" w:rsidRPr="00D822A3">
          <w:rPr>
            <w:lang w:val="en-GB"/>
          </w:rPr>
          <w:t xml:space="preserve">variable becomes </w:t>
        </w:r>
      </w:ins>
      <w:r w:rsidR="00A5295F" w:rsidRPr="00D822A3">
        <w:rPr>
          <w:lang w:val="en-GB"/>
        </w:rPr>
        <w:t>initialized</w:t>
      </w:r>
      <w:ins w:id="361" w:author="Stefan Bjornander" w:date="2015-04-25T17:34:00Z">
        <w:r w:rsidR="00A5295F" w:rsidRPr="00D822A3">
          <w:rPr>
            <w:lang w:val="en-GB"/>
          </w:rPr>
          <w:t xml:space="preserve">. Since the </w:t>
        </w:r>
      </w:ins>
      <w:r w:rsidR="00A5295F" w:rsidRPr="00D822A3">
        <w:rPr>
          <w:lang w:val="en-GB"/>
        </w:rPr>
        <w:t>initialization</w:t>
      </w:r>
      <w:ins w:id="362" w:author="Stefan Bjornander" w:date="2015-04-25T17:34:00Z">
        <w:r w:rsidR="00A5295F" w:rsidRPr="00D822A3">
          <w:rPr>
            <w:lang w:val="en-GB"/>
          </w:rPr>
          <w:t xml:space="preserve"> value can be non-</w:t>
        </w:r>
      </w:ins>
      <w:ins w:id="363" w:author="Stefan Bjornander" w:date="2015-04-25T17:46:00Z">
        <w:r w:rsidR="00A5295F" w:rsidRPr="00D822A3">
          <w:rPr>
            <w:lang w:val="en-GB"/>
          </w:rPr>
          <w:t>constant</w:t>
        </w:r>
      </w:ins>
      <w:ins w:id="364" w:author="Stefan Bjornander" w:date="2015-04-25T17:34:00Z">
        <w:r w:rsidR="00A5295F" w:rsidRPr="00D822A3">
          <w:rPr>
            <w:lang w:val="en-GB"/>
          </w:rPr>
          <w:t xml:space="preserve">, no memory block is created. Instead, </w:t>
        </w:r>
      </w:ins>
      <w:ins w:id="365" w:author="Stefan Bjornander" w:date="2015-04-25T17:46:00Z">
        <w:r w:rsidR="00A5295F" w:rsidRPr="00D822A3">
          <w:rPr>
            <w:lang w:val="en-GB"/>
          </w:rPr>
          <w:t>a se</w:t>
        </w:r>
      </w:ins>
      <w:r w:rsidR="00A5295F" w:rsidRPr="00D822A3">
        <w:rPr>
          <w:lang w:val="en-GB"/>
        </w:rPr>
        <w:t>quence</w:t>
      </w:r>
      <w:ins w:id="366" w:author="Stefan Bjornander" w:date="2015-04-25T17:46:00Z">
        <w:r w:rsidR="00A5295F" w:rsidRPr="00D822A3">
          <w:rPr>
            <w:lang w:val="en-GB"/>
          </w:rPr>
          <w:t xml:space="preserve"> of assign</w:t>
        </w:r>
      </w:ins>
      <w:r w:rsidR="00A5295F" w:rsidRPr="00D822A3">
        <w:rPr>
          <w:lang w:val="en-GB"/>
        </w:rPr>
        <w:t>ment</w:t>
      </w:r>
      <w:ins w:id="367" w:author="Stefan Bjornander" w:date="2015-04-25T17:46:00Z">
        <w:r w:rsidR="00A5295F" w:rsidRPr="00D822A3">
          <w:rPr>
            <w:lang w:val="en-GB"/>
          </w:rPr>
          <w:t xml:space="preserve"> instruction</w:t>
        </w:r>
      </w:ins>
      <w:ins w:id="368" w:author="Stefan Bjornander" w:date="2015-04-25T18:25:00Z">
        <w:r w:rsidR="00A5295F" w:rsidRPr="00D822A3">
          <w:rPr>
            <w:lang w:val="en-GB"/>
          </w:rPr>
          <w:t>s</w:t>
        </w:r>
      </w:ins>
      <w:ins w:id="369" w:author="Stefan Bjornander" w:date="2015-04-25T17:46:00Z">
        <w:r w:rsidR="00A5295F" w:rsidRPr="00D822A3">
          <w:rPr>
            <w:lang w:val="en-GB"/>
          </w:rPr>
          <w:t xml:space="preserve"> is added</w:t>
        </w:r>
      </w:ins>
      <w:r w:rsidR="00A5295F" w:rsidRPr="00D822A3">
        <w:rPr>
          <w:lang w:val="en-GB"/>
        </w:rPr>
        <w:t xml:space="preserve"> to the </w:t>
      </w:r>
      <w:ins w:id="370" w:author="Stefan Bjornander" w:date="2015-04-25T17:46:00Z">
        <w:r w:rsidR="00A5295F" w:rsidRPr="00D822A3">
          <w:rPr>
            <w:lang w:val="en-GB"/>
          </w:rPr>
          <w:t>mid</w:t>
        </w:r>
      </w:ins>
      <w:ins w:id="371" w:author="Stefan Bjornander" w:date="2015-04-25T18:25:00Z">
        <w:r w:rsidR="00A5295F" w:rsidRPr="00D822A3">
          <w:rPr>
            <w:lang w:val="en-GB"/>
          </w:rPr>
          <w:t>dle</w:t>
        </w:r>
      </w:ins>
      <w:ins w:id="372"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77777777" w:rsidR="007B6ED0" w:rsidRPr="00D822A3" w:rsidRDefault="007B6ED0" w:rsidP="007B6ED0">
      <w:pPr>
        <w:pStyle w:val="Code"/>
        <w:rPr>
          <w:highlight w:val="white"/>
          <w:lang w:val="en-GB"/>
        </w:rPr>
      </w:pPr>
      <w:r w:rsidRPr="00D822A3">
        <w:rPr>
          <w:highlight w:val="white"/>
          <w:lang w:val="en-GB"/>
        </w:rPr>
        <w:t xml:space="preserve">              IDictionary&lt;string,Symbol&gt; memberMap = toType.MemberMap;</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042732E1"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(fromList.Count &lt;= memberMap.Count))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4FCB0A65" w14:textId="77777777" w:rsidR="00973A91" w:rsidRPr="00D822A3" w:rsidRDefault="007B6ED0" w:rsidP="007B6ED0">
      <w:pPr>
        <w:pStyle w:val="Code"/>
        <w:rPr>
          <w:highlight w:val="white"/>
          <w:lang w:val="en-GB"/>
        </w:rPr>
      </w:pPr>
      <w:r w:rsidRPr="00D822A3">
        <w:rPr>
          <w:highlight w:val="white"/>
          <w:lang w:val="en-GB"/>
        </w:rPr>
        <w:t xml:space="preserve">              IEnumerator&lt;Symbol&gt; enumerator =</w:t>
      </w:r>
    </w:p>
    <w:p w14:paraId="6D1DD64D" w14:textId="32688B66" w:rsidR="007B6ED0" w:rsidRPr="00D822A3" w:rsidRDefault="00973A91"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 memberMap.Values.GetEnumerator();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lastRenderedPageBreak/>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rsidP="0083315B">
      <w:pPr>
        <w:pStyle w:val="Rubrik3"/>
        <w:numPr>
          <w:ilvl w:val="2"/>
          <w:numId w:val="171"/>
        </w:numPr>
        <w:rPr>
          <w:ins w:id="373" w:author="Stefan Bjornander" w:date="2015-04-25T17:29:00Z"/>
          <w:lang w:val="en-GB"/>
        </w:rPr>
        <w:pPrChange w:id="374" w:author="Stefan Bjornander" w:date="2015-04-25T17:29:00Z">
          <w:pPr>
            <w:pStyle w:val="Code"/>
          </w:pPr>
        </w:pPrChange>
      </w:pPr>
      <w:ins w:id="375" w:author="Stefan Bjornander" w:date="2015-04-25T17:28:00Z">
        <w:r w:rsidRPr="0083315B">
          <w:rPr>
            <w:lang w:val="en-GB"/>
          </w:rPr>
          <w:t xml:space="preserve">Static </w:t>
        </w:r>
      </w:ins>
      <w:r w:rsidRPr="0083315B">
        <w:rPr>
          <w:lang w:val="en-GB"/>
        </w:rPr>
        <w:t>Initialization</w:t>
      </w:r>
    </w:p>
    <w:p w14:paraId="052D947E" w14:textId="77777777" w:rsidR="0083315B" w:rsidRDefault="0083315B" w:rsidP="0083315B">
      <w:pPr>
        <w:rPr>
          <w:lang w:val="en-GB"/>
        </w:rPr>
      </w:pPr>
      <w:ins w:id="376" w:author="Stefan Bjornander" w:date="2015-04-25T17:29:00Z">
        <w:r w:rsidRPr="00D822A3">
          <w:rPr>
            <w:lang w:val="en-GB"/>
          </w:rPr>
          <w:t xml:space="preserve">Static </w:t>
        </w:r>
      </w:ins>
      <w:r w:rsidRPr="00D822A3">
        <w:rPr>
          <w:lang w:val="en-GB"/>
        </w:rPr>
        <w:t>initialization</w:t>
      </w:r>
      <w:ins w:id="377" w:author="Stefan Bjornander" w:date="2015-04-25T17:29:00Z">
        <w:r w:rsidRPr="00D822A3">
          <w:rPr>
            <w:lang w:val="en-GB"/>
          </w:rPr>
          <w:t xml:space="preserve"> occurs when a static variable </w:t>
        </w:r>
      </w:ins>
      <w:r w:rsidRPr="00D822A3">
        <w:rPr>
          <w:lang w:val="en-GB"/>
        </w:rPr>
        <w:t>becomes</w:t>
      </w:r>
      <w:ins w:id="378" w:author="Stefan Bjornander" w:date="2015-04-25T17:29:00Z">
        <w:r w:rsidRPr="00D822A3">
          <w:rPr>
            <w:lang w:val="en-GB"/>
          </w:rPr>
          <w:t xml:space="preserve"> </w:t>
        </w:r>
      </w:ins>
      <w:r w:rsidRPr="00D822A3">
        <w:rPr>
          <w:lang w:val="en-GB"/>
        </w:rPr>
        <w:t>initialized</w:t>
      </w:r>
      <w:ins w:id="379" w:author="Stefan Bjornander" w:date="2015-04-25T17:29:00Z">
        <w:r w:rsidRPr="00D822A3">
          <w:rPr>
            <w:lang w:val="en-GB"/>
          </w:rPr>
          <w:t>.</w:t>
        </w:r>
      </w:ins>
      <w:ins w:id="380" w:author="Stefan Bjornander" w:date="2015-04-25T17:32:00Z">
        <w:r w:rsidRPr="00D822A3">
          <w:rPr>
            <w:lang w:val="en-GB"/>
          </w:rPr>
          <w:t xml:space="preserve"> The </w:t>
        </w:r>
      </w:ins>
      <w:r w:rsidRPr="00D822A3">
        <w:rPr>
          <w:lang w:val="en-GB"/>
        </w:rPr>
        <w:t>initialization</w:t>
      </w:r>
      <w:ins w:id="381"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2"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lastRenderedPageBreak/>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77777777" w:rsidR="00517768" w:rsidRPr="00D822A3" w:rsidRDefault="00517768" w:rsidP="00673567">
      <w:pPr>
        <w:pStyle w:val="Code"/>
        <w:rPr>
          <w:highlight w:val="white"/>
          <w:lang w:val="en-GB"/>
        </w:rPr>
      </w:pPr>
      <w:r w:rsidRPr="00D822A3">
        <w:rPr>
          <w:highlight w:val="white"/>
          <w:lang w:val="en-GB"/>
        </w:rPr>
        <w:t xml:space="preserve">              IDictionary&lt;string,Symbol&gt; memberMap = toType.MemberMap;</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6ED793B7"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memberMap.Count))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2F9228ED" w14:textId="77777777" w:rsidR="005F341E" w:rsidRPr="00D822A3" w:rsidRDefault="00517768" w:rsidP="00673567">
      <w:pPr>
        <w:pStyle w:val="Code"/>
        <w:rPr>
          <w:highlight w:val="white"/>
          <w:lang w:val="en-GB"/>
        </w:rPr>
      </w:pPr>
      <w:r w:rsidRPr="00D822A3">
        <w:rPr>
          <w:highlight w:val="white"/>
          <w:lang w:val="en-GB"/>
        </w:rPr>
        <w:t xml:space="preserve">              IEnumerator&lt;Symbol&gt; enumerator =</w:t>
      </w:r>
    </w:p>
    <w:p w14:paraId="79E010E0" w14:textId="176477C2"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memberMap.Values.GetEnumerator();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lastRenderedPageBreak/>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r w:rsidRPr="00BF21D4">
        <w:rPr>
          <w:rStyle w:val="KeyWord0"/>
          <w:b/>
          <w:bCs/>
          <w:highlight w:val="white"/>
          <w:lang w:val="en-GB"/>
        </w:rPr>
        <w:t>Modify Initializer</w:t>
      </w:r>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3" w:name="_Ref54016586"/>
      <w:bookmarkStart w:id="384" w:name="_Ref54016644"/>
      <w:bookmarkStart w:id="385" w:name="_Toc54119923"/>
      <w:r w:rsidRPr="00D822A3">
        <w:rPr>
          <w:lang w:val="en-GB"/>
        </w:rPr>
        <w:lastRenderedPageBreak/>
        <w:t>Middle Code Optimization</w:t>
      </w:r>
      <w:bookmarkEnd w:id="186"/>
      <w:bookmarkEnd w:id="383"/>
      <w:bookmarkEnd w:id="384"/>
      <w:bookmarkEnd w:id="385"/>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86" w:name="_Toc54119924"/>
      <w:r w:rsidRPr="00D822A3">
        <w:rPr>
          <w:lang w:val="en-GB"/>
        </w:rPr>
        <w:t>Object to Integer Addresses</w:t>
      </w:r>
      <w:bookmarkEnd w:id="386"/>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87" w:name="_Toc54119925"/>
      <w:proofErr w:type="spellStart"/>
      <w:r w:rsidRPr="00D822A3">
        <w:rPr>
          <w:lang w:val="en-GB"/>
        </w:rPr>
        <w:t>Goto</w:t>
      </w:r>
      <w:proofErr w:type="spellEnd"/>
      <w:r w:rsidRPr="00D822A3">
        <w:rPr>
          <w:lang w:val="en-GB"/>
        </w:rPr>
        <w:t xml:space="preserve"> Next Instructions</w:t>
      </w:r>
      <w:bookmarkEnd w:id="387"/>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88" w:name="_Toc5411992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88"/>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89" w:name="_Toc54119927"/>
      <w:proofErr w:type="spellStart"/>
      <w:r w:rsidRPr="00D822A3">
        <w:rPr>
          <w:lang w:val="en-GB"/>
        </w:rPr>
        <w:t>Goto</w:t>
      </w:r>
      <w:proofErr w:type="spellEnd"/>
      <w:r w:rsidRPr="00D822A3">
        <w:rPr>
          <w:lang w:val="en-GB"/>
        </w:rPr>
        <w:t xml:space="preserve"> Chains</w:t>
      </w:r>
      <w:bookmarkEnd w:id="389"/>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0" w:name="_Toc54119928"/>
      <w:r w:rsidRPr="00D822A3">
        <w:rPr>
          <w:lang w:val="en-GB"/>
        </w:rPr>
        <w:t>Remove</w:t>
      </w:r>
      <w:r w:rsidR="00036C5E" w:rsidRPr="00D822A3">
        <w:rPr>
          <w:lang w:val="en-GB"/>
        </w:rPr>
        <w:t xml:space="preserve"> Unreachable Code</w:t>
      </w:r>
      <w:bookmarkEnd w:id="390"/>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1" w:name="_Toc54119929"/>
      <w:r w:rsidRPr="00D822A3">
        <w:rPr>
          <w:lang w:val="en-GB"/>
        </w:rPr>
        <w:t>Remove Push-Pop Chains</w:t>
      </w:r>
      <w:bookmarkEnd w:id="391"/>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2" w:name="_Toc54119930"/>
      <w:r w:rsidRPr="00D822A3">
        <w:rPr>
          <w:lang w:val="en-GB"/>
        </w:rPr>
        <w:t>Merge</w:t>
      </w:r>
      <w:r w:rsidR="00E33CCC" w:rsidRPr="00D822A3">
        <w:rPr>
          <w:lang w:val="en-GB"/>
        </w:rPr>
        <w:t xml:space="preserve"> Pop-Push Chains</w:t>
      </w:r>
      <w:bookmarkEnd w:id="392"/>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3" w:name="_Toc54119931"/>
      <w:r w:rsidRPr="00D822A3">
        <w:rPr>
          <w:lang w:val="en-GB"/>
        </w:rPr>
        <w:t>Change Top-Pop to Pop</w:t>
      </w:r>
      <w:bookmarkEnd w:id="393"/>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394" w:name="_Toc54119932"/>
      <w:r w:rsidRPr="00D822A3">
        <w:rPr>
          <w:highlight w:val="white"/>
          <w:lang w:val="en-GB"/>
        </w:rPr>
        <w:t>Sematic Optimization</w:t>
      </w:r>
      <w:bookmarkEnd w:id="394"/>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lastRenderedPageBreak/>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lastRenderedPageBreak/>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lastRenderedPageBreak/>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395" w:name="_Toc54119933"/>
      <w:r w:rsidRPr="00D822A3">
        <w:rPr>
          <w:highlight w:val="white"/>
          <w:lang w:val="en-GB"/>
        </w:rPr>
        <w:t>Optimize Relation Expression</w:t>
      </w:r>
      <w:bookmarkEnd w:id="395"/>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41DD89D9"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207336" w:rsidRPr="00D822A3">
        <w:rPr>
          <w:highlight w:val="white"/>
          <w:lang w:val="en-GB"/>
        </w:rPr>
        <w:t>9</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396" w:name="_Toc5411993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396"/>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397" w:name="_Toc54119935"/>
      <w:r w:rsidRPr="00D822A3">
        <w:rPr>
          <w:lang w:val="en-GB"/>
        </w:rPr>
        <w:t>Remove Trivial Assignment</w:t>
      </w:r>
      <w:bookmarkEnd w:id="397"/>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398" w:name="_Toc54119936"/>
      <w:r w:rsidRPr="00D822A3">
        <w:rPr>
          <w:lang w:val="en-GB"/>
        </w:rPr>
        <w:t xml:space="preserve">Remove </w:t>
      </w:r>
      <w:r w:rsidR="00F03A18" w:rsidRPr="00D822A3">
        <w:rPr>
          <w:lang w:val="en-GB"/>
        </w:rPr>
        <w:t>Cleared</w:t>
      </w:r>
      <w:r w:rsidRPr="00D822A3">
        <w:rPr>
          <w:lang w:val="en-GB"/>
        </w:rPr>
        <w:t xml:space="preserve"> Code</w:t>
      </w:r>
      <w:bookmarkEnd w:id="398"/>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399" w:name="_Ref54016612"/>
      <w:bookmarkStart w:id="400" w:name="_Ref54016688"/>
      <w:bookmarkStart w:id="401" w:name="_Toc54119937"/>
      <w:r w:rsidRPr="00D822A3">
        <w:rPr>
          <w:lang w:val="en-GB"/>
        </w:rPr>
        <w:lastRenderedPageBreak/>
        <w:t>Assembly Code Generation</w:t>
      </w:r>
      <w:bookmarkEnd w:id="399"/>
      <w:bookmarkEnd w:id="400"/>
      <w:bookmarkEnd w:id="401"/>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2" w:name="_Toc54119938"/>
      <w:r w:rsidRPr="00D822A3">
        <w:rPr>
          <w:lang w:val="en-GB"/>
        </w:rPr>
        <w:t>Runtime Management</w:t>
      </w:r>
      <w:bookmarkEnd w:id="402"/>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913E79" w:rsidRPr="00D2146B" w:rsidRDefault="00913E7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913E79" w:rsidRPr="00D2146B" w:rsidRDefault="00913E7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913E79" w:rsidRPr="00D2146B" w:rsidRDefault="00913E7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913E79" w:rsidRPr="00D2146B" w:rsidRDefault="00913E7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913E79" w:rsidRPr="00D2146B" w:rsidRDefault="00913E79" w:rsidP="00D2146B">
                              <w:pPr>
                                <w:spacing w:before="0" w:after="0"/>
                                <w:rPr>
                                  <w:sz w:val="18"/>
                                  <w:szCs w:val="18"/>
                                  <w:lang w:val="sv-SE"/>
                                </w:rPr>
                              </w:pPr>
                              <w:r w:rsidRPr="00D2146B">
                                <w:rPr>
                                  <w:sz w:val="18"/>
                                  <w:szCs w:val="18"/>
                                  <w:lang w:val="sv-SE"/>
                                </w:rPr>
                                <w:t>Ellipse Frame Pointer</w:t>
                              </w:r>
                            </w:p>
                            <w:p w14:paraId="366E1AE1" w14:textId="757FAE9A" w:rsidR="00913E79" w:rsidRPr="00D2146B" w:rsidRDefault="00913E79" w:rsidP="00D2146B">
                              <w:pPr>
                                <w:spacing w:before="0" w:after="0"/>
                                <w:rPr>
                                  <w:sz w:val="18"/>
                                  <w:szCs w:val="18"/>
                                  <w:lang w:val="sv-SE"/>
                                </w:rPr>
                              </w:pPr>
                              <w:r w:rsidRPr="00D2146B">
                                <w:rPr>
                                  <w:sz w:val="18"/>
                                  <w:szCs w:val="18"/>
                                  <w:lang w:val="sv-SE"/>
                                </w:rPr>
                                <w:t>Regular Frame Pointer</w:t>
                              </w:r>
                            </w:p>
                            <w:p w14:paraId="3E5A4966" w14:textId="38836501" w:rsidR="00913E79" w:rsidRPr="00D2146B" w:rsidRDefault="00913E7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913E79" w:rsidRPr="00D2146B" w:rsidRDefault="00913E79" w:rsidP="00D2146B">
                              <w:pPr>
                                <w:spacing w:before="0" w:after="0"/>
                                <w:rPr>
                                  <w:sz w:val="18"/>
                                  <w:szCs w:val="18"/>
                                  <w:lang w:val="sv-SE"/>
                                </w:rPr>
                              </w:pPr>
                            </w:p>
                            <w:p w14:paraId="48B5950A" w14:textId="77777777" w:rsidR="00913E79" w:rsidRPr="00D2146B" w:rsidRDefault="00913E79"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913E79" w:rsidRPr="00D2146B" w:rsidRDefault="00913E79"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913E79" w:rsidRPr="00D2146B" w:rsidRDefault="00913E7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913E79" w:rsidRPr="00D2146B" w:rsidRDefault="00913E7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913E79" w:rsidRPr="00D2146B" w:rsidRDefault="00913E7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913E79" w:rsidRPr="00D2146B" w:rsidRDefault="00913E7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913E79" w:rsidRPr="00D2146B" w:rsidRDefault="00913E7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913E79" w:rsidRPr="00D2146B" w:rsidRDefault="00913E7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913E79" w:rsidRPr="00D2146B" w:rsidRDefault="00913E7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913E79" w:rsidRPr="00D2146B" w:rsidRDefault="00913E79" w:rsidP="00D2146B">
                              <w:pPr>
                                <w:spacing w:before="0" w:after="0" w:line="256" w:lineRule="auto"/>
                                <w:rPr>
                                  <w:sz w:val="18"/>
                                  <w:szCs w:val="18"/>
                                </w:rPr>
                              </w:pPr>
                              <w:r w:rsidRPr="00D2146B">
                                <w:rPr>
                                  <w:rFonts w:eastAsia="Calibri"/>
                                  <w:color w:val="000000"/>
                                  <w:sz w:val="18"/>
                                  <w:szCs w:val="18"/>
                                </w:rPr>
                                <w:t> </w:t>
                              </w:r>
                            </w:p>
                            <w:p w14:paraId="2924CD49" w14:textId="77777777" w:rsidR="00913E79" w:rsidRPr="00D2146B" w:rsidRDefault="00913E79"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913E79" w:rsidRPr="00D2146B" w:rsidRDefault="00913E79"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913E79" w:rsidRPr="00D2146B" w:rsidRDefault="00913E7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913E79" w:rsidRPr="00D2146B" w:rsidRDefault="00913E7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913E79" w:rsidRPr="00D2146B" w:rsidRDefault="00913E7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913E79" w:rsidRPr="00D2146B" w:rsidRDefault="00913E7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913E79" w:rsidRPr="00D2146B" w:rsidRDefault="00913E7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913E79" w:rsidRPr="00D2146B" w:rsidRDefault="00913E79" w:rsidP="00D2146B">
                              <w:pPr>
                                <w:spacing w:before="0" w:after="0" w:line="254" w:lineRule="auto"/>
                                <w:rPr>
                                  <w:sz w:val="18"/>
                                  <w:szCs w:val="18"/>
                                </w:rPr>
                              </w:pPr>
                              <w:r w:rsidRPr="00D2146B">
                                <w:rPr>
                                  <w:rFonts w:eastAsia="Calibri"/>
                                  <w:color w:val="000000"/>
                                  <w:sz w:val="18"/>
                                  <w:szCs w:val="18"/>
                                </w:rPr>
                                <w:t> </w:t>
                              </w:r>
                            </w:p>
                            <w:p w14:paraId="1ECBE518" w14:textId="77777777" w:rsidR="00913E79" w:rsidRPr="00D2146B" w:rsidRDefault="00913E79"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913E79" w:rsidRPr="00D2146B" w:rsidRDefault="00913E79"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913E79" w:rsidRPr="00D2146B" w:rsidRDefault="00913E7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913E79" w:rsidRPr="00D2146B" w:rsidRDefault="00913E7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913E79" w:rsidRPr="00D2146B" w:rsidRDefault="00913E7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913E79" w:rsidRPr="00D2146B" w:rsidRDefault="00913E7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913E79" w:rsidRPr="00D2146B" w:rsidRDefault="00913E79" w:rsidP="00D2146B">
                        <w:pPr>
                          <w:spacing w:before="0" w:after="0"/>
                          <w:rPr>
                            <w:sz w:val="18"/>
                            <w:szCs w:val="18"/>
                            <w:lang w:val="sv-SE"/>
                          </w:rPr>
                        </w:pPr>
                        <w:r w:rsidRPr="00D2146B">
                          <w:rPr>
                            <w:sz w:val="18"/>
                            <w:szCs w:val="18"/>
                            <w:lang w:val="sv-SE"/>
                          </w:rPr>
                          <w:t>Ellipse Frame Pointer</w:t>
                        </w:r>
                      </w:p>
                      <w:p w14:paraId="366E1AE1" w14:textId="757FAE9A" w:rsidR="00913E79" w:rsidRPr="00D2146B" w:rsidRDefault="00913E79" w:rsidP="00D2146B">
                        <w:pPr>
                          <w:spacing w:before="0" w:after="0"/>
                          <w:rPr>
                            <w:sz w:val="18"/>
                            <w:szCs w:val="18"/>
                            <w:lang w:val="sv-SE"/>
                          </w:rPr>
                        </w:pPr>
                        <w:r w:rsidRPr="00D2146B">
                          <w:rPr>
                            <w:sz w:val="18"/>
                            <w:szCs w:val="18"/>
                            <w:lang w:val="sv-SE"/>
                          </w:rPr>
                          <w:t>Regular Frame Pointer</w:t>
                        </w:r>
                      </w:p>
                      <w:p w14:paraId="3E5A4966" w14:textId="38836501" w:rsidR="00913E79" w:rsidRPr="00D2146B" w:rsidRDefault="00913E7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913E79" w:rsidRPr="00D2146B" w:rsidRDefault="00913E79" w:rsidP="00D2146B">
                        <w:pPr>
                          <w:spacing w:before="0" w:after="0"/>
                          <w:rPr>
                            <w:sz w:val="18"/>
                            <w:szCs w:val="18"/>
                            <w:lang w:val="sv-SE"/>
                          </w:rPr>
                        </w:pPr>
                      </w:p>
                      <w:p w14:paraId="48B5950A" w14:textId="77777777" w:rsidR="00913E79" w:rsidRPr="00D2146B" w:rsidRDefault="00913E79"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913E79" w:rsidRPr="00D2146B" w:rsidRDefault="00913E79"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913E79" w:rsidRPr="00D2146B" w:rsidRDefault="00913E7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913E79" w:rsidRPr="00D2146B" w:rsidRDefault="00913E7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913E79" w:rsidRPr="00D2146B" w:rsidRDefault="00913E7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913E79" w:rsidRPr="00D2146B" w:rsidRDefault="00913E7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913E79" w:rsidRPr="00D2146B" w:rsidRDefault="00913E7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913E79" w:rsidRPr="00D2146B" w:rsidRDefault="00913E7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913E79" w:rsidRPr="00D2146B" w:rsidRDefault="00913E7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913E79" w:rsidRPr="00D2146B" w:rsidRDefault="00913E79" w:rsidP="00D2146B">
                        <w:pPr>
                          <w:spacing w:before="0" w:after="0" w:line="256" w:lineRule="auto"/>
                          <w:rPr>
                            <w:sz w:val="18"/>
                            <w:szCs w:val="18"/>
                          </w:rPr>
                        </w:pPr>
                        <w:r w:rsidRPr="00D2146B">
                          <w:rPr>
                            <w:rFonts w:eastAsia="Calibri"/>
                            <w:color w:val="000000"/>
                            <w:sz w:val="18"/>
                            <w:szCs w:val="18"/>
                          </w:rPr>
                          <w:t> </w:t>
                        </w:r>
                      </w:p>
                      <w:p w14:paraId="2924CD49" w14:textId="77777777" w:rsidR="00913E79" w:rsidRPr="00D2146B" w:rsidRDefault="00913E79"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913E79" w:rsidRPr="00D2146B" w:rsidRDefault="00913E79"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913E79" w:rsidRPr="00D2146B" w:rsidRDefault="00913E7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913E79" w:rsidRPr="00D2146B" w:rsidRDefault="00913E7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913E79" w:rsidRPr="00D2146B" w:rsidRDefault="00913E7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913E79" w:rsidRPr="00D2146B" w:rsidRDefault="00913E7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913E79" w:rsidRPr="00D2146B" w:rsidRDefault="00913E7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913E79" w:rsidRPr="00D2146B" w:rsidRDefault="00913E79" w:rsidP="00D2146B">
                        <w:pPr>
                          <w:spacing w:before="0" w:after="0" w:line="254" w:lineRule="auto"/>
                          <w:rPr>
                            <w:sz w:val="18"/>
                            <w:szCs w:val="18"/>
                          </w:rPr>
                        </w:pPr>
                        <w:r w:rsidRPr="00D2146B">
                          <w:rPr>
                            <w:rFonts w:eastAsia="Calibri"/>
                            <w:color w:val="000000"/>
                            <w:sz w:val="18"/>
                            <w:szCs w:val="18"/>
                          </w:rPr>
                          <w:t> </w:t>
                        </w:r>
                      </w:p>
                      <w:p w14:paraId="1ECBE518" w14:textId="77777777" w:rsidR="00913E79" w:rsidRPr="00D2146B" w:rsidRDefault="00913E79"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913E79" w:rsidRPr="00D2146B" w:rsidRDefault="00913E79"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913E79" w:rsidRPr="00D2146B" w:rsidRDefault="00913E7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913E79" w:rsidRDefault="00913E7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913E79" w:rsidRDefault="00913E7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913E79" w:rsidRPr="00D2146B" w:rsidRDefault="00913E7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913E79" w:rsidRPr="00D2146B" w:rsidRDefault="00913E7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913E79" w:rsidRPr="00D2146B" w:rsidRDefault="00913E7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913E79" w:rsidRPr="00D2146B" w:rsidRDefault="00913E7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913E79" w:rsidRPr="00D2146B" w:rsidRDefault="00913E79" w:rsidP="002903DF">
                              <w:pPr>
                                <w:spacing w:before="0" w:after="0"/>
                                <w:rPr>
                                  <w:sz w:val="18"/>
                                  <w:szCs w:val="18"/>
                                  <w:lang w:val="sv-SE"/>
                                </w:rPr>
                              </w:pPr>
                              <w:r w:rsidRPr="00D2146B">
                                <w:rPr>
                                  <w:sz w:val="18"/>
                                  <w:szCs w:val="18"/>
                                  <w:lang w:val="sv-SE"/>
                                </w:rPr>
                                <w:t>Ellipse Frame Pointer</w:t>
                              </w:r>
                            </w:p>
                            <w:p w14:paraId="5718813E" w14:textId="77777777" w:rsidR="00913E79" w:rsidRPr="00D2146B" w:rsidRDefault="00913E79" w:rsidP="002903DF">
                              <w:pPr>
                                <w:spacing w:before="0" w:after="0"/>
                                <w:rPr>
                                  <w:sz w:val="18"/>
                                  <w:szCs w:val="18"/>
                                  <w:lang w:val="sv-SE"/>
                                </w:rPr>
                              </w:pPr>
                              <w:r w:rsidRPr="00D2146B">
                                <w:rPr>
                                  <w:sz w:val="18"/>
                                  <w:szCs w:val="18"/>
                                  <w:lang w:val="sv-SE"/>
                                </w:rPr>
                                <w:t>Regular Frame Pointer</w:t>
                              </w:r>
                            </w:p>
                            <w:p w14:paraId="62230721" w14:textId="77777777" w:rsidR="00913E79" w:rsidRPr="00D2146B" w:rsidRDefault="00913E7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913E79" w:rsidRPr="00D2146B" w:rsidRDefault="00913E79" w:rsidP="002903DF">
                              <w:pPr>
                                <w:spacing w:before="0" w:after="0"/>
                                <w:rPr>
                                  <w:sz w:val="18"/>
                                  <w:szCs w:val="18"/>
                                  <w:lang w:val="sv-SE"/>
                                </w:rPr>
                              </w:pPr>
                            </w:p>
                            <w:p w14:paraId="3BE3217A" w14:textId="77777777" w:rsidR="00913E79" w:rsidRPr="00D2146B" w:rsidRDefault="00913E79"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913E79" w:rsidRPr="00D2146B" w:rsidRDefault="00913E79"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913E79" w:rsidRPr="00D2146B" w:rsidRDefault="00913E7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913E79" w:rsidRDefault="00913E7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913E79" w:rsidRPr="00D2146B" w:rsidRDefault="00913E79" w:rsidP="002903DF">
                              <w:pPr>
                                <w:spacing w:before="0" w:after="0" w:line="256" w:lineRule="auto"/>
                                <w:rPr>
                                  <w:sz w:val="18"/>
                                  <w:szCs w:val="18"/>
                                </w:rPr>
                              </w:pPr>
                              <w:r>
                                <w:rPr>
                                  <w:rFonts w:eastAsia="Calibri"/>
                                  <w:color w:val="000000"/>
                                  <w:sz w:val="18"/>
                                  <w:szCs w:val="18"/>
                                </w:rPr>
                                <w:t>Elliptic parameter: 21</w:t>
                              </w:r>
                            </w:p>
                            <w:p w14:paraId="0F8126A1" w14:textId="77777777" w:rsidR="00913E79" w:rsidRPr="00D2146B" w:rsidRDefault="00913E7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913E79" w:rsidRPr="00D2146B" w:rsidRDefault="00913E7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913E79" w:rsidRPr="00D2146B" w:rsidRDefault="00913E7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913E79" w:rsidRPr="00D2146B" w:rsidRDefault="00913E7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913E79" w:rsidRPr="00D2146B" w:rsidRDefault="00913E7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913E79" w:rsidRPr="00D2146B" w:rsidRDefault="00913E79" w:rsidP="002903DF">
                              <w:pPr>
                                <w:spacing w:before="0" w:after="0" w:line="256" w:lineRule="auto"/>
                                <w:rPr>
                                  <w:sz w:val="18"/>
                                  <w:szCs w:val="18"/>
                                </w:rPr>
                              </w:pPr>
                              <w:r w:rsidRPr="00D2146B">
                                <w:rPr>
                                  <w:rFonts w:eastAsia="Calibri"/>
                                  <w:color w:val="000000"/>
                                  <w:sz w:val="18"/>
                                  <w:szCs w:val="18"/>
                                </w:rPr>
                                <w:t> </w:t>
                              </w:r>
                            </w:p>
                            <w:p w14:paraId="28313E96" w14:textId="77777777" w:rsidR="00913E79" w:rsidRPr="00D2146B" w:rsidRDefault="00913E79"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913E79" w:rsidRPr="00D2146B" w:rsidRDefault="00913E79"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913E79" w:rsidRPr="00D2146B" w:rsidRDefault="00913E7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913E79" w:rsidRPr="00D2146B" w:rsidRDefault="00913E7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913E79" w:rsidRPr="00D2146B" w:rsidRDefault="00913E7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913E79" w:rsidRPr="00D2146B" w:rsidRDefault="00913E7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913E79" w:rsidRPr="00D2146B" w:rsidRDefault="00913E7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913E79" w:rsidRPr="00D2146B" w:rsidRDefault="00913E79" w:rsidP="002903DF">
                              <w:pPr>
                                <w:spacing w:before="0" w:after="0" w:line="254" w:lineRule="auto"/>
                                <w:rPr>
                                  <w:sz w:val="18"/>
                                  <w:szCs w:val="18"/>
                                </w:rPr>
                              </w:pPr>
                              <w:r w:rsidRPr="00D2146B">
                                <w:rPr>
                                  <w:rFonts w:eastAsia="Calibri"/>
                                  <w:color w:val="000000"/>
                                  <w:sz w:val="18"/>
                                  <w:szCs w:val="18"/>
                                </w:rPr>
                                <w:t> </w:t>
                              </w:r>
                            </w:p>
                            <w:p w14:paraId="48FC4ABF" w14:textId="77777777" w:rsidR="00913E79" w:rsidRPr="00D2146B" w:rsidRDefault="00913E79"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913E79" w:rsidRPr="00D2146B" w:rsidRDefault="00913E79"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913E79" w:rsidRPr="00D2146B" w:rsidRDefault="00913E7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913E79" w:rsidRDefault="00913E7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913E79" w:rsidRDefault="00913E7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913E79" w:rsidRPr="00D2146B" w:rsidRDefault="00913E7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913E79" w:rsidRPr="00D2146B" w:rsidRDefault="00913E7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913E79" w:rsidRPr="00D2146B" w:rsidRDefault="00913E7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913E79" w:rsidRPr="00D2146B" w:rsidRDefault="00913E7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913E79" w:rsidRPr="00D2146B" w:rsidRDefault="00913E79" w:rsidP="002903DF">
                        <w:pPr>
                          <w:spacing w:before="0" w:after="0"/>
                          <w:rPr>
                            <w:sz w:val="18"/>
                            <w:szCs w:val="18"/>
                            <w:lang w:val="sv-SE"/>
                          </w:rPr>
                        </w:pPr>
                        <w:r w:rsidRPr="00D2146B">
                          <w:rPr>
                            <w:sz w:val="18"/>
                            <w:szCs w:val="18"/>
                            <w:lang w:val="sv-SE"/>
                          </w:rPr>
                          <w:t>Ellipse Frame Pointer</w:t>
                        </w:r>
                      </w:p>
                      <w:p w14:paraId="5718813E" w14:textId="77777777" w:rsidR="00913E79" w:rsidRPr="00D2146B" w:rsidRDefault="00913E79" w:rsidP="002903DF">
                        <w:pPr>
                          <w:spacing w:before="0" w:after="0"/>
                          <w:rPr>
                            <w:sz w:val="18"/>
                            <w:szCs w:val="18"/>
                            <w:lang w:val="sv-SE"/>
                          </w:rPr>
                        </w:pPr>
                        <w:r w:rsidRPr="00D2146B">
                          <w:rPr>
                            <w:sz w:val="18"/>
                            <w:szCs w:val="18"/>
                            <w:lang w:val="sv-SE"/>
                          </w:rPr>
                          <w:t>Regular Frame Pointer</w:t>
                        </w:r>
                      </w:p>
                      <w:p w14:paraId="62230721" w14:textId="77777777" w:rsidR="00913E79" w:rsidRPr="00D2146B" w:rsidRDefault="00913E7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913E79" w:rsidRPr="00D2146B" w:rsidRDefault="00913E79" w:rsidP="002903DF">
                        <w:pPr>
                          <w:spacing w:before="0" w:after="0"/>
                          <w:rPr>
                            <w:sz w:val="18"/>
                            <w:szCs w:val="18"/>
                            <w:lang w:val="sv-SE"/>
                          </w:rPr>
                        </w:pPr>
                      </w:p>
                      <w:p w14:paraId="3BE3217A" w14:textId="77777777" w:rsidR="00913E79" w:rsidRPr="00D2146B" w:rsidRDefault="00913E79"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913E79" w:rsidRPr="00D2146B" w:rsidRDefault="00913E79"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913E79" w:rsidRPr="00D2146B" w:rsidRDefault="00913E7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913E79" w:rsidRDefault="00913E7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913E79" w:rsidRPr="00D2146B" w:rsidRDefault="00913E79" w:rsidP="002903DF">
                        <w:pPr>
                          <w:spacing w:before="0" w:after="0" w:line="256" w:lineRule="auto"/>
                          <w:rPr>
                            <w:sz w:val="18"/>
                            <w:szCs w:val="18"/>
                          </w:rPr>
                        </w:pPr>
                        <w:r>
                          <w:rPr>
                            <w:rFonts w:eastAsia="Calibri"/>
                            <w:color w:val="000000"/>
                            <w:sz w:val="18"/>
                            <w:szCs w:val="18"/>
                          </w:rPr>
                          <w:t>Elliptic parameter: 21</w:t>
                        </w:r>
                      </w:p>
                      <w:p w14:paraId="0F8126A1" w14:textId="77777777" w:rsidR="00913E79" w:rsidRPr="00D2146B" w:rsidRDefault="00913E7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913E79" w:rsidRPr="00D2146B" w:rsidRDefault="00913E7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913E79" w:rsidRPr="00D2146B" w:rsidRDefault="00913E7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913E79" w:rsidRPr="00D2146B" w:rsidRDefault="00913E7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913E79" w:rsidRPr="00D2146B" w:rsidRDefault="00913E7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913E79" w:rsidRPr="00D2146B" w:rsidRDefault="00913E79" w:rsidP="002903DF">
                        <w:pPr>
                          <w:spacing w:before="0" w:after="0" w:line="256" w:lineRule="auto"/>
                          <w:rPr>
                            <w:sz w:val="18"/>
                            <w:szCs w:val="18"/>
                          </w:rPr>
                        </w:pPr>
                        <w:r w:rsidRPr="00D2146B">
                          <w:rPr>
                            <w:rFonts w:eastAsia="Calibri"/>
                            <w:color w:val="000000"/>
                            <w:sz w:val="18"/>
                            <w:szCs w:val="18"/>
                          </w:rPr>
                          <w:t> </w:t>
                        </w:r>
                      </w:p>
                      <w:p w14:paraId="28313E96" w14:textId="77777777" w:rsidR="00913E79" w:rsidRPr="00D2146B" w:rsidRDefault="00913E79"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913E79" w:rsidRPr="00D2146B" w:rsidRDefault="00913E79"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913E79" w:rsidRPr="00D2146B" w:rsidRDefault="00913E7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913E79" w:rsidRPr="00D2146B" w:rsidRDefault="00913E7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913E79" w:rsidRPr="00D2146B" w:rsidRDefault="00913E7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913E79" w:rsidRPr="00D2146B" w:rsidRDefault="00913E7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913E79" w:rsidRPr="00D2146B" w:rsidRDefault="00913E7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913E79" w:rsidRPr="00D2146B" w:rsidRDefault="00913E79" w:rsidP="002903DF">
                        <w:pPr>
                          <w:spacing w:before="0" w:after="0" w:line="254" w:lineRule="auto"/>
                          <w:rPr>
                            <w:sz w:val="18"/>
                            <w:szCs w:val="18"/>
                          </w:rPr>
                        </w:pPr>
                        <w:r w:rsidRPr="00D2146B">
                          <w:rPr>
                            <w:rFonts w:eastAsia="Calibri"/>
                            <w:color w:val="000000"/>
                            <w:sz w:val="18"/>
                            <w:szCs w:val="18"/>
                          </w:rPr>
                          <w:t> </w:t>
                        </w:r>
                      </w:p>
                      <w:p w14:paraId="48FC4ABF" w14:textId="77777777" w:rsidR="00913E79" w:rsidRPr="00D2146B" w:rsidRDefault="00913E79"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913E79" w:rsidRPr="00D2146B" w:rsidRDefault="00913E79"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3" w:name="_Toc54119939"/>
      <w:r w:rsidRPr="00D822A3">
        <w:rPr>
          <w:lang w:val="en-GB"/>
        </w:rPr>
        <w:t>Assembly Operator</w:t>
      </w:r>
      <w:bookmarkEnd w:id="403"/>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04" w:name="_Toc54119940"/>
      <w:r w:rsidRPr="00D822A3">
        <w:rPr>
          <w:lang w:val="en-GB"/>
        </w:rPr>
        <w:t>Assembly Code</w:t>
      </w:r>
      <w:bookmarkEnd w:id="404"/>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05" w:name="_Toc54119941"/>
      <w:r w:rsidRPr="00D822A3">
        <w:rPr>
          <w:highlight w:val="white"/>
          <w:lang w:val="en-GB"/>
        </w:rPr>
        <w:t>Assembly Code Optimization</w:t>
      </w:r>
      <w:bookmarkEnd w:id="405"/>
    </w:p>
    <w:p w14:paraId="60537E46" w14:textId="33E4A110"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06" w:name="_Toc54119942"/>
      <w:r w:rsidRPr="00D822A3">
        <w:rPr>
          <w:highlight w:val="white"/>
          <w:lang w:val="en-GB"/>
        </w:rPr>
        <w:t xml:space="preserve">Operator </w:t>
      </w:r>
      <w:r w:rsidR="00CA5764" w:rsidRPr="00D822A3">
        <w:rPr>
          <w:highlight w:val="white"/>
          <w:lang w:val="en-GB"/>
        </w:rPr>
        <w:t>Test Methods</w:t>
      </w:r>
      <w:bookmarkEnd w:id="406"/>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07" w:name="_Toc54119943"/>
      <w:r w:rsidRPr="00D822A3">
        <w:rPr>
          <w:highlight w:val="white"/>
          <w:lang w:val="en-GB"/>
        </w:rPr>
        <w:t>Register Overlapping</w:t>
      </w:r>
      <w:bookmarkEnd w:id="407"/>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77777777"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proofErr w:type="gramStart"/>
      <w:r w:rsidRPr="00D822A3">
        <w:rPr>
          <w:highlight w:val="white"/>
          <w:lang w:val="en-GB"/>
        </w:rPr>
        <w:t>overlap</w:t>
      </w:r>
      <w:proofErr w:type="gramEnd"/>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77777777"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w:t>
      </w:r>
      <w:proofErr w:type="gramStart"/>
      <w:r w:rsidRPr="00D822A3">
        <w:rPr>
          <w:highlight w:val="white"/>
          <w:lang w:val="en-GB"/>
        </w:rPr>
        <w:t>overlap</w:t>
      </w:r>
      <w:proofErr w:type="gramEnd"/>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08" w:name="_Toc54119944"/>
      <w:r w:rsidRPr="00D822A3">
        <w:rPr>
          <w:highlight w:val="white"/>
          <w:lang w:val="en-GB"/>
        </w:rPr>
        <w:t>Register Size</w:t>
      </w:r>
      <w:bookmarkEnd w:id="408"/>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01AC54"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2441A" w:rsidRPr="00D822A3">
        <w:rPr>
          <w:rStyle w:val="KeyWord0"/>
          <w:highlight w:val="white"/>
          <w:lang w:val="en-GB"/>
        </w:rPr>
        <w:t>m_registerListSet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77777777" w:rsidR="00DF0E0B" w:rsidRPr="00D822A3" w:rsidRDefault="00DF0E0B" w:rsidP="00DF0E0B">
      <w:pPr>
        <w:pStyle w:val="Code"/>
        <w:rPr>
          <w:highlight w:val="white"/>
          <w:lang w:val="en-GB"/>
        </w:rPr>
      </w:pPr>
      <w:r w:rsidRPr="00D822A3">
        <w:rPr>
          <w:highlight w:val="white"/>
          <w:lang w:val="en-GB"/>
        </w:rPr>
        <w:t xml:space="preserve">    private static ISet&lt;IList&lt;Register&gt;&gt; m_registerListSet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1366FA46"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F26FD1" w:rsidRPr="00D822A3">
        <w:rPr>
          <w:rStyle w:val="KeyWord0"/>
          <w:highlight w:val="white"/>
          <w:lang w:val="en-GB"/>
        </w:rPr>
        <w:t>m_registerListSet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61F8431A" w:rsidR="002B21D0" w:rsidRPr="00D822A3" w:rsidRDefault="002B21D0" w:rsidP="002B21D0">
      <w:pPr>
        <w:rPr>
          <w:highlight w:val="white"/>
          <w:lang w:val="en-GB"/>
        </w:rPr>
      </w:pPr>
      <w:r w:rsidRPr="00D822A3">
        <w:rPr>
          <w:highlight w:val="white"/>
          <w:lang w:val="en-GB"/>
        </w:rPr>
        <w:t xml:space="preserve">Otherwise, we iterate through the </w:t>
      </w:r>
      <w:r w:rsidRPr="00D822A3">
        <w:rPr>
          <w:rStyle w:val="KeyWord0"/>
          <w:highlight w:val="white"/>
          <w:lang w:val="en-GB"/>
        </w:rPr>
        <w:t>m_registerListSet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77777777" w:rsidR="00DF0E0B" w:rsidRPr="00D822A3" w:rsidRDefault="00DF0E0B" w:rsidP="00DF0E0B">
      <w:pPr>
        <w:pStyle w:val="Code"/>
        <w:rPr>
          <w:highlight w:val="white"/>
          <w:lang w:val="en-GB"/>
        </w:rPr>
      </w:pPr>
      <w:r w:rsidRPr="00D822A3">
        <w:rPr>
          <w:highlight w:val="white"/>
          <w:lang w:val="en-GB"/>
        </w:rPr>
        <w:t xml:space="preserve">      foreach (IList&lt;Register&gt; registerList in m_registerListSet)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0E30731B"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proofErr w:type="gramStart"/>
      <w:r w:rsidR="00157DE4" w:rsidRPr="00D822A3">
        <w:rPr>
          <w:highlight w:val="white"/>
          <w:lang w:val="en-GB"/>
        </w:rPr>
        <w:t>suffixed</w:t>
      </w:r>
      <w:proofErr w:type="gramEnd"/>
      <w:r w:rsidR="00157DE4" w:rsidRPr="00D822A3">
        <w:rPr>
          <w:highlight w:val="white"/>
          <w:lang w:val="en-GB"/>
        </w:rPr>
        <w:t xml:space="preserve"> by the word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09" w:name="_Toc54119945"/>
      <w:proofErr w:type="spellStart"/>
      <w:r w:rsidRPr="00D822A3">
        <w:rPr>
          <w:highlight w:val="white"/>
          <w:lang w:val="en-GB"/>
        </w:rPr>
        <w:t>ToString</w:t>
      </w:r>
      <w:bookmarkEnd w:id="409"/>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0" w:name="_Toc54119946"/>
      <w:r w:rsidRPr="00D822A3">
        <w:rPr>
          <w:lang w:val="en-GB"/>
        </w:rPr>
        <w:t>Tracks</w:t>
      </w:r>
      <w:bookmarkEnd w:id="410"/>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1" w:name="_Toc54119947"/>
      <w:r w:rsidRPr="00D822A3">
        <w:rPr>
          <w:lang w:val="en-GB"/>
        </w:rPr>
        <w:t>Register Allocation</w:t>
      </w:r>
      <w:bookmarkEnd w:id="411"/>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2" w:name="_Toc54119948"/>
      <w:r w:rsidRPr="00D822A3">
        <w:rPr>
          <w:lang w:val="en-GB"/>
        </w:rPr>
        <w:t>Assembly Code Generation</w:t>
      </w:r>
      <w:bookmarkEnd w:id="412"/>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3" w:name="_Toc5411994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3"/>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14" w:name="_Toc5411995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14"/>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15" w:name="_Toc54119951"/>
      <w:r w:rsidRPr="00D822A3">
        <w:rPr>
          <w:highlight w:val="white"/>
          <w:lang w:val="en-GB"/>
        </w:rPr>
        <w:t>Function Calls</w:t>
      </w:r>
      <w:bookmarkEnd w:id="415"/>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 xml:space="preserve">The track map is pushed on the stack, and a new object is </w:t>
      </w:r>
      <w:proofErr w:type="spellStart"/>
      <w:r w:rsidRPr="00D822A3">
        <w:rPr>
          <w:highlight w:val="white"/>
          <w:lang w:val="en-GB"/>
        </w:rPr>
        <w:t>instanciated</w:t>
      </w:r>
      <w:proofErr w:type="spellEnd"/>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16"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16"/>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17" w:name="_Toc54119952"/>
      <w:r w:rsidRPr="00D822A3">
        <w:rPr>
          <w:highlight w:val="white"/>
          <w:lang w:val="en-GB"/>
        </w:rPr>
        <w:t>Loading Values into Registers</w:t>
      </w:r>
      <w:bookmarkEnd w:id="417"/>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18" w:name="_Toc5411995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18"/>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19" w:name="_Toc54119954"/>
      <w:r w:rsidRPr="00D822A3">
        <w:rPr>
          <w:highlight w:val="white"/>
          <w:lang w:val="en-GB"/>
        </w:rPr>
        <w:t>Load and Inspect Registers</w:t>
      </w:r>
      <w:bookmarkEnd w:id="419"/>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0" w:name="_Toc54119955"/>
      <w:r w:rsidRPr="00D822A3">
        <w:rPr>
          <w:highlight w:val="white"/>
          <w:lang w:val="en-GB"/>
        </w:rPr>
        <w:t>Initialization</w:t>
      </w:r>
      <w:bookmarkEnd w:id="420"/>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1" w:name="_Toc5411995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1"/>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2" w:name="_Toc54119957"/>
      <w:r w:rsidRPr="00D822A3">
        <w:rPr>
          <w:highlight w:val="white"/>
          <w:lang w:val="en-GB"/>
        </w:rPr>
        <w:lastRenderedPageBreak/>
        <w:t>Integral Assignment and Parameters</w:t>
      </w:r>
      <w:bookmarkEnd w:id="422"/>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3" w:name="_Toc54119958"/>
      <w:r w:rsidRPr="00D822A3">
        <w:rPr>
          <w:highlight w:val="white"/>
          <w:lang w:val="en-GB"/>
        </w:rPr>
        <w:t>Unary Integral Operations</w:t>
      </w:r>
      <w:bookmarkEnd w:id="423"/>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24" w:name="_Toc54119959"/>
      <w:r w:rsidRPr="00D822A3">
        <w:rPr>
          <w:highlight w:val="white"/>
          <w:lang w:val="en-GB"/>
        </w:rPr>
        <w:t>Integral Binary</w:t>
      </w:r>
      <w:bookmarkEnd w:id="424"/>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25" w:name="_Toc54119960"/>
      <w:r w:rsidRPr="00D822A3">
        <w:rPr>
          <w:highlight w:val="white"/>
          <w:lang w:val="en-GB"/>
        </w:rPr>
        <w:t>Base and Offset</w:t>
      </w:r>
      <w:bookmarkEnd w:id="425"/>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26" w:name="_Toc54119961"/>
      <w:r w:rsidRPr="00D822A3">
        <w:rPr>
          <w:highlight w:val="white"/>
          <w:lang w:val="en-GB"/>
        </w:rPr>
        <w:lastRenderedPageBreak/>
        <w:t>Case</w:t>
      </w:r>
      <w:bookmarkEnd w:id="426"/>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27" w:name="_Toc54119962"/>
      <w:r w:rsidRPr="00D822A3">
        <w:rPr>
          <w:highlight w:val="white"/>
          <w:lang w:val="en-GB"/>
        </w:rPr>
        <w:t>Address</w:t>
      </w:r>
      <w:bookmarkEnd w:id="427"/>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28" w:name="_Toc54119963"/>
      <w:r w:rsidRPr="00D822A3">
        <w:rPr>
          <w:highlight w:val="white"/>
          <w:lang w:val="en-GB"/>
        </w:rPr>
        <w:t>Floating Binary</w:t>
      </w:r>
      <w:bookmarkEnd w:id="428"/>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29" w:name="_Toc54119964"/>
      <w:r w:rsidRPr="00D822A3">
        <w:rPr>
          <w:highlight w:val="white"/>
          <w:lang w:val="en-GB"/>
        </w:rPr>
        <w:lastRenderedPageBreak/>
        <w:t>Floating Relation</w:t>
      </w:r>
      <w:bookmarkEnd w:id="429"/>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0" w:name="_Toc54119965"/>
      <w:r w:rsidRPr="00D822A3">
        <w:rPr>
          <w:highlight w:val="white"/>
          <w:lang w:val="en-GB"/>
        </w:rPr>
        <w:t>Floating Push and Pop</w:t>
      </w:r>
      <w:bookmarkEnd w:id="430"/>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1" w:name="_Toc54119966"/>
      <w:r w:rsidRPr="00D822A3">
        <w:rPr>
          <w:highlight w:val="white"/>
          <w:lang w:val="en-GB"/>
        </w:rPr>
        <w:t>Type Conversion</w:t>
      </w:r>
      <w:bookmarkEnd w:id="431"/>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2" w:name="_Toc54119967"/>
      <w:r w:rsidRPr="00D822A3">
        <w:rPr>
          <w:highlight w:val="white"/>
          <w:lang w:val="en-GB"/>
        </w:rPr>
        <w:t>Struct and Union</w:t>
      </w:r>
      <w:bookmarkEnd w:id="432"/>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3" w:name="_Toc54119968"/>
      <w:r w:rsidRPr="00D822A3">
        <w:rPr>
          <w:highlight w:val="white"/>
          <w:lang w:val="en-GB"/>
        </w:rPr>
        <w:t>Initialization Code</w:t>
      </w:r>
      <w:bookmarkEnd w:id="433"/>
    </w:p>
    <w:p w14:paraId="4A5AAFA6" w14:textId="574753E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34" w:name="_Toc54119969"/>
      <w:r w:rsidRPr="00D822A3">
        <w:rPr>
          <w:highlight w:val="white"/>
          <w:lang w:val="en-GB"/>
        </w:rPr>
        <w:t>Command Line Arguments</w:t>
      </w:r>
      <w:bookmarkEnd w:id="434"/>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913E79" w:rsidRPr="00DF14A9" w:rsidRDefault="00913E79"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913E79" w:rsidRPr="00490BCB" w:rsidRDefault="00913E79"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913E79" w:rsidRPr="00490BCB" w:rsidRDefault="00913E79"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913E79" w:rsidRPr="00490BCB" w:rsidRDefault="00913E79"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913E79" w:rsidRPr="00490BCB" w:rsidRDefault="00913E79"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913E79" w:rsidRPr="00490BCB" w:rsidRDefault="00913E79"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913E79" w:rsidRPr="00490BCB" w:rsidRDefault="00913E79"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913E79" w:rsidRPr="00090144" w:rsidRDefault="00913E79"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913E79" w:rsidRPr="00090144" w:rsidRDefault="00913E79" w:rsidP="00B70491">
                              <w:pPr>
                                <w:spacing w:before="0" w:after="0" w:line="240" w:lineRule="auto"/>
                                <w:rPr>
                                  <w:rFonts w:eastAsia="Calibri"/>
                                  <w:color w:val="000000"/>
                                </w:rPr>
                              </w:pPr>
                              <w:r w:rsidRPr="00090144">
                                <w:rPr>
                                  <w:rFonts w:eastAsia="Calibri"/>
                                  <w:color w:val="000000"/>
                                </w:rPr>
                                <w:t>Frame pointer of</w:t>
                              </w:r>
                            </w:p>
                            <w:p w14:paraId="77E191A3" w14:textId="77777777" w:rsidR="00913E79" w:rsidRPr="00090144" w:rsidRDefault="00913E79"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913E79" w:rsidRPr="00090144" w:rsidRDefault="00913E7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913E79" w:rsidRPr="00090144" w:rsidRDefault="00913E79"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913E79" w:rsidRPr="00090144" w:rsidRDefault="00913E79"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913E79" w:rsidRPr="00090144" w:rsidRDefault="00913E79"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913E79" w:rsidRDefault="00913E79"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913E79" w:rsidRDefault="00913E79"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913E79" w:rsidRDefault="00913E79"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913E79" w:rsidRDefault="00913E79"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913E79" w:rsidRPr="00DF14A9" w:rsidRDefault="00913E79"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913E79" w:rsidRPr="00490BCB" w:rsidRDefault="00913E79"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913E79" w:rsidRPr="00490BCB" w:rsidRDefault="00913E79"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913E79" w:rsidRPr="00490BCB" w:rsidRDefault="00913E79"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913E79" w:rsidRPr="00490BCB" w:rsidRDefault="00913E79"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913E79" w:rsidRPr="00490BCB" w:rsidRDefault="00913E79"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913E79" w:rsidRPr="00490BCB" w:rsidRDefault="00913E79"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913E79" w:rsidRPr="00490BCB" w:rsidRDefault="00913E7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913E79" w:rsidRPr="00090144" w:rsidRDefault="00913E79"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913E79" w:rsidRPr="00090144" w:rsidRDefault="00913E79" w:rsidP="00B70491">
                        <w:pPr>
                          <w:spacing w:before="0" w:after="0" w:line="240" w:lineRule="auto"/>
                          <w:rPr>
                            <w:rFonts w:eastAsia="Calibri"/>
                            <w:color w:val="000000"/>
                          </w:rPr>
                        </w:pPr>
                        <w:r w:rsidRPr="00090144">
                          <w:rPr>
                            <w:rFonts w:eastAsia="Calibri"/>
                            <w:color w:val="000000"/>
                          </w:rPr>
                          <w:t>Frame pointer of</w:t>
                        </w:r>
                      </w:p>
                      <w:p w14:paraId="77E191A3" w14:textId="77777777" w:rsidR="00913E79" w:rsidRPr="00090144" w:rsidRDefault="00913E79"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913E79" w:rsidRPr="00090144" w:rsidRDefault="00913E7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913E79" w:rsidRPr="00090144" w:rsidRDefault="00913E79"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913E79" w:rsidRPr="00090144" w:rsidRDefault="00913E79"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913E79" w:rsidRPr="00090144" w:rsidRDefault="00913E79"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913E79" w:rsidRDefault="00913E79"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913E79" w:rsidRDefault="00913E79"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913E79" w:rsidRDefault="00913E79"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913E79" w:rsidRDefault="00913E79"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35" w:name="_Toc54119970"/>
      <w:r w:rsidRPr="00D822A3">
        <w:rPr>
          <w:highlight w:val="white"/>
          <w:lang w:val="en-GB"/>
        </w:rPr>
        <w:t>Text List</w:t>
      </w:r>
      <w:bookmarkEnd w:id="435"/>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36" w:name="_Ref54009755"/>
      <w:bookmarkStart w:id="437" w:name="_Toc54119971"/>
      <w:bookmarkStart w:id="438" w:name="_Ref420874022"/>
      <w:r w:rsidRPr="00D822A3">
        <w:rPr>
          <w:lang w:val="en-GB"/>
        </w:rPr>
        <w:lastRenderedPageBreak/>
        <w:t>Executable Code Generation</w:t>
      </w:r>
      <w:bookmarkEnd w:id="436"/>
      <w:bookmarkEnd w:id="437"/>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39" w:name="_Toc54119972"/>
      <w:r w:rsidRPr="00D822A3">
        <w:rPr>
          <w:lang w:val="en-GB"/>
        </w:rPr>
        <w:t xml:space="preserve">The </w:t>
      </w:r>
      <w:r w:rsidR="00E6483C" w:rsidRPr="00D822A3">
        <w:rPr>
          <w:lang w:val="en-GB"/>
        </w:rPr>
        <w:t>Windows Mode</w:t>
      </w:r>
      <w:bookmarkEnd w:id="439"/>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0" w:name="_Toc54119973"/>
      <w:r w:rsidRPr="00D822A3">
        <w:rPr>
          <w:highlight w:val="white"/>
          <w:lang w:val="en-GB"/>
        </w:rPr>
        <w:t>Main</w:t>
      </w:r>
      <w:bookmarkEnd w:id="440"/>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4E94183E"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1" w:name="_Toc54119974"/>
      <w:r w:rsidRPr="00D822A3">
        <w:rPr>
          <w:highlight w:val="white"/>
          <w:lang w:val="en-GB"/>
        </w:rPr>
        <w:t>Type Size</w:t>
      </w:r>
      <w:bookmarkEnd w:id="441"/>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2" w:name="_Toc54119975"/>
      <w:r w:rsidRPr="00D822A3">
        <w:rPr>
          <w:highlight w:val="white"/>
          <w:lang w:val="en-GB"/>
        </w:rPr>
        <w:t>Static Symbol</w:t>
      </w:r>
      <w:bookmarkEnd w:id="442"/>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3" w:name="_Toc54119976"/>
      <w:r w:rsidRPr="00D822A3">
        <w:rPr>
          <w:highlight w:val="white"/>
          <w:lang w:val="en-GB"/>
        </w:rPr>
        <w:t>Static Value</w:t>
      </w:r>
      <w:bookmarkEnd w:id="443"/>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44" w:name="_Toc54119977"/>
      <w:r w:rsidRPr="00D822A3">
        <w:rPr>
          <w:highlight w:val="white"/>
          <w:lang w:val="en-GB"/>
        </w:rPr>
        <w:t>Function End</w:t>
      </w:r>
      <w:bookmarkEnd w:id="444"/>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45" w:name="_Toc54119978"/>
      <w:r w:rsidRPr="00D822A3">
        <w:rPr>
          <w:highlight w:val="white"/>
          <w:lang w:val="en-GB"/>
        </w:rPr>
        <w:t>Target Code Generation</w:t>
      </w:r>
      <w:bookmarkEnd w:id="445"/>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46" w:name="_Toc54119979"/>
      <w:r w:rsidRPr="00D822A3">
        <w:rPr>
          <w:highlight w:val="white"/>
          <w:lang w:val="en-GB"/>
        </w:rPr>
        <w:t>Exit</w:t>
      </w:r>
      <w:bookmarkEnd w:id="446"/>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47" w:name="_Toc54119980"/>
      <w:r w:rsidRPr="00D822A3">
        <w:rPr>
          <w:highlight w:val="white"/>
          <w:lang w:val="en-GB"/>
        </w:rPr>
        <w:t>Initialization Code</w:t>
      </w:r>
      <w:bookmarkEnd w:id="447"/>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48" w:name="_Toc54119981"/>
      <w:r w:rsidRPr="00D822A3">
        <w:rPr>
          <w:highlight w:val="white"/>
          <w:lang w:val="en-GB"/>
        </w:rPr>
        <w:t>Command Line Arguments</w:t>
      </w:r>
      <w:bookmarkEnd w:id="448"/>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913E79" w:rsidRPr="00DF14A9" w:rsidRDefault="00913E79"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913E79" w:rsidRPr="00490BCB" w:rsidRDefault="00913E79"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913E79" w:rsidRPr="00490BCB" w:rsidRDefault="00913E79"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913E79" w:rsidRPr="00490BCB" w:rsidRDefault="00913E79"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913E79" w:rsidRPr="00490BCB" w:rsidRDefault="00913E7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913E79" w:rsidRPr="00090144" w:rsidRDefault="00913E79"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913E79" w:rsidRPr="00090144" w:rsidRDefault="00913E79" w:rsidP="00605AE9">
                              <w:pPr>
                                <w:spacing w:before="0" w:after="0" w:line="240" w:lineRule="auto"/>
                                <w:rPr>
                                  <w:rFonts w:eastAsia="Calibri"/>
                                  <w:color w:val="000000"/>
                                </w:rPr>
                              </w:pPr>
                              <w:r w:rsidRPr="00090144">
                                <w:rPr>
                                  <w:rFonts w:eastAsia="Calibri"/>
                                  <w:color w:val="000000"/>
                                </w:rPr>
                                <w:t>Frame pointer of</w:t>
                              </w:r>
                            </w:p>
                            <w:p w14:paraId="68E90914" w14:textId="77777777" w:rsidR="00913E79" w:rsidRPr="00090144" w:rsidRDefault="00913E79"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913E79" w:rsidRPr="00090144" w:rsidRDefault="00913E7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913E79" w:rsidRPr="00090144" w:rsidRDefault="00913E79"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913E79" w:rsidRPr="00090144" w:rsidRDefault="00913E79"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913E79" w:rsidRPr="00090144" w:rsidRDefault="00913E79"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913E79" w:rsidRDefault="00913E79"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913E79" w:rsidRDefault="00913E79"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913E79" w:rsidRDefault="00913E79"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913E79" w:rsidRDefault="00913E79"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913E79" w:rsidRDefault="00913E79"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913E79" w:rsidRDefault="00913E7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913E79" w:rsidRPr="00582B75" w:rsidRDefault="00913E79"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913E79" w:rsidRPr="00490BCB" w:rsidRDefault="00913E79"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913E79" w:rsidRPr="00490BCB" w:rsidRDefault="00913E79"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913E79" w:rsidRDefault="00913E79"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913E79" w:rsidRPr="00E55D4A" w:rsidRDefault="00913E79"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913E79" w:rsidRDefault="00913E79"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913E79" w:rsidRDefault="00913E79"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913E79" w:rsidRDefault="00913E79"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913E79" w:rsidRDefault="00913E7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913E79" w:rsidRDefault="00913E7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913E79" w:rsidRDefault="00913E7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913E79" w:rsidRDefault="00913E7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913E79" w:rsidRDefault="00913E79"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913E79" w:rsidRDefault="00913E7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913E79" w:rsidRDefault="00913E79"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913E79" w:rsidRDefault="00913E7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913E79" w:rsidRDefault="00913E79"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913E79" w:rsidRDefault="00913E7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913E79" w:rsidRDefault="00913E7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913E79" w:rsidRDefault="00913E79" w:rsidP="00496983">
                              <w:pPr>
                                <w:spacing w:before="0" w:line="257" w:lineRule="auto"/>
                                <w:jc w:val="center"/>
                                <w:rPr>
                                  <w:sz w:val="24"/>
                                  <w:szCs w:val="24"/>
                                </w:rPr>
                              </w:pPr>
                              <w:r>
                                <w:rPr>
                                  <w:rFonts w:eastAsia="Calibri"/>
                                  <w:color w:val="000000"/>
                                  <w:sz w:val="16"/>
                                  <w:szCs w:val="16"/>
                                </w:rPr>
                                <w:t>129</w:t>
                              </w:r>
                            </w:p>
                            <w:p w14:paraId="3E4A06D3" w14:textId="77777777" w:rsidR="00913E79" w:rsidRDefault="00913E79"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913E79" w:rsidRDefault="00913E79"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913E79" w:rsidRDefault="00913E7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913E79" w:rsidRDefault="00913E7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913E79" w:rsidRDefault="00913E79" w:rsidP="006A7496">
                              <w:pPr>
                                <w:spacing w:before="100" w:line="257" w:lineRule="auto"/>
                                <w:jc w:val="left"/>
                                <w:rPr>
                                  <w:sz w:val="24"/>
                                  <w:szCs w:val="24"/>
                                </w:rPr>
                              </w:pPr>
                              <w:r>
                                <w:rPr>
                                  <w:rFonts w:eastAsia="Calibri"/>
                                  <w:color w:val="000000"/>
                                  <w:sz w:val="16"/>
                                  <w:szCs w:val="16"/>
                                </w:rPr>
                                <w:t>Before</w:t>
                              </w:r>
                            </w:p>
                            <w:p w14:paraId="6B197F32" w14:textId="77777777" w:rsidR="00913E79" w:rsidRDefault="00913E79"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913E79" w:rsidRDefault="00913E79" w:rsidP="006A7496">
                              <w:pPr>
                                <w:spacing w:before="100" w:line="256" w:lineRule="auto"/>
                                <w:rPr>
                                  <w:sz w:val="24"/>
                                  <w:szCs w:val="24"/>
                                </w:rPr>
                              </w:pPr>
                              <w:r>
                                <w:rPr>
                                  <w:rFonts w:eastAsia="Calibri"/>
                                  <w:color w:val="000000"/>
                                  <w:sz w:val="16"/>
                                  <w:szCs w:val="16"/>
                                </w:rPr>
                                <w:t>After</w:t>
                              </w:r>
                            </w:p>
                            <w:p w14:paraId="7E3E04C8" w14:textId="77777777" w:rsidR="00913E79" w:rsidRDefault="00913E79"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913E79" w:rsidRPr="00DF14A9" w:rsidRDefault="00913E79"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913E79" w:rsidRPr="00490BCB" w:rsidRDefault="00913E79"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913E79" w:rsidRPr="00490BCB" w:rsidRDefault="00913E79"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913E79" w:rsidRPr="00490BCB" w:rsidRDefault="00913E79"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913E79" w:rsidRPr="00490BCB" w:rsidRDefault="00913E7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913E79" w:rsidRPr="00490BCB" w:rsidRDefault="00913E7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913E79" w:rsidRPr="00090144" w:rsidRDefault="00913E79"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913E79" w:rsidRPr="00090144" w:rsidRDefault="00913E79" w:rsidP="00605AE9">
                        <w:pPr>
                          <w:spacing w:before="0" w:after="0" w:line="240" w:lineRule="auto"/>
                          <w:rPr>
                            <w:rFonts w:eastAsia="Calibri"/>
                            <w:color w:val="000000"/>
                          </w:rPr>
                        </w:pPr>
                        <w:r w:rsidRPr="00090144">
                          <w:rPr>
                            <w:rFonts w:eastAsia="Calibri"/>
                            <w:color w:val="000000"/>
                          </w:rPr>
                          <w:t>Frame pointer of</w:t>
                        </w:r>
                      </w:p>
                      <w:p w14:paraId="68E90914" w14:textId="77777777" w:rsidR="00913E79" w:rsidRPr="00090144" w:rsidRDefault="00913E79"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913E79" w:rsidRPr="00090144" w:rsidRDefault="00913E7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913E79" w:rsidRPr="00090144" w:rsidRDefault="00913E79"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913E79" w:rsidRPr="00090144" w:rsidRDefault="00913E79"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913E79" w:rsidRPr="00090144" w:rsidRDefault="00913E79"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913E79" w:rsidRDefault="00913E79"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913E79" w:rsidRDefault="00913E79"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913E79" w:rsidRDefault="00913E79"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913E79" w:rsidRDefault="00913E79"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913E79" w:rsidRDefault="00913E79"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913E79" w:rsidRDefault="00913E7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913E79" w:rsidRPr="00582B75" w:rsidRDefault="00913E79"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913E79" w:rsidRPr="00490BCB" w:rsidRDefault="00913E79"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913E79" w:rsidRPr="00490BCB" w:rsidRDefault="00913E79"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913E79" w:rsidRDefault="00913E79"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913E79" w:rsidRPr="00E55D4A" w:rsidRDefault="00913E79"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913E79" w:rsidRDefault="00913E79"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913E79" w:rsidRDefault="00913E79"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913E79" w:rsidRDefault="00913E79"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913E79" w:rsidRDefault="00913E79"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913E79" w:rsidRDefault="00913E79"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913E79" w:rsidRDefault="00913E79"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913E79" w:rsidRDefault="00913E79"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913E79" w:rsidRDefault="00913E79"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913E79" w:rsidRDefault="00913E79"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913E79" w:rsidRDefault="00913E79"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913E79" w:rsidRDefault="00913E79"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913E79" w:rsidRDefault="00913E79"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913E79" w:rsidRDefault="00913E79"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913E79" w:rsidRDefault="00913E79"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913E79" w:rsidRDefault="00913E79" w:rsidP="00496983">
                        <w:pPr>
                          <w:spacing w:before="0" w:line="257" w:lineRule="auto"/>
                          <w:jc w:val="center"/>
                          <w:rPr>
                            <w:sz w:val="24"/>
                            <w:szCs w:val="24"/>
                          </w:rPr>
                        </w:pPr>
                        <w:r>
                          <w:rPr>
                            <w:rFonts w:eastAsia="Calibri"/>
                            <w:color w:val="000000"/>
                            <w:sz w:val="16"/>
                            <w:szCs w:val="16"/>
                          </w:rPr>
                          <w:t>129</w:t>
                        </w:r>
                      </w:p>
                      <w:p w14:paraId="3E4A06D3" w14:textId="77777777" w:rsidR="00913E79" w:rsidRDefault="00913E79"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913E79" w:rsidRDefault="00913E79"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913E79" w:rsidRDefault="00913E79"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913E79" w:rsidRDefault="00913E79"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913E79" w:rsidRDefault="00913E79" w:rsidP="006A7496">
                        <w:pPr>
                          <w:spacing w:before="100" w:line="257" w:lineRule="auto"/>
                          <w:jc w:val="left"/>
                          <w:rPr>
                            <w:sz w:val="24"/>
                            <w:szCs w:val="24"/>
                          </w:rPr>
                        </w:pPr>
                        <w:r>
                          <w:rPr>
                            <w:rFonts w:eastAsia="Calibri"/>
                            <w:color w:val="000000"/>
                            <w:sz w:val="16"/>
                            <w:szCs w:val="16"/>
                          </w:rPr>
                          <w:t>Before</w:t>
                        </w:r>
                      </w:p>
                      <w:p w14:paraId="6B197F32" w14:textId="77777777" w:rsidR="00913E79" w:rsidRDefault="00913E79"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913E79" w:rsidRDefault="00913E79" w:rsidP="006A7496">
                        <w:pPr>
                          <w:spacing w:before="100" w:line="256" w:lineRule="auto"/>
                          <w:rPr>
                            <w:sz w:val="24"/>
                            <w:szCs w:val="24"/>
                          </w:rPr>
                        </w:pPr>
                        <w:r>
                          <w:rPr>
                            <w:rFonts w:eastAsia="Calibri"/>
                            <w:color w:val="000000"/>
                            <w:sz w:val="16"/>
                            <w:szCs w:val="16"/>
                          </w:rPr>
                          <w:t>After</w:t>
                        </w:r>
                      </w:p>
                      <w:p w14:paraId="7E3E04C8" w14:textId="77777777" w:rsidR="00913E79" w:rsidRDefault="00913E79"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49" w:name="_Toc54119982"/>
      <w:r w:rsidRPr="00D822A3">
        <w:rPr>
          <w:highlight w:val="white"/>
          <w:lang w:val="en-GB"/>
        </w:rPr>
        <w:t>Windows Jump Info</w:t>
      </w:r>
      <w:bookmarkEnd w:id="449"/>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0" w:name="_Toc54119983"/>
      <w:r w:rsidRPr="00D822A3">
        <w:rPr>
          <w:highlight w:val="white"/>
          <w:lang w:val="en-GB"/>
        </w:rPr>
        <w:t>Windows Byte List</w:t>
      </w:r>
      <w:bookmarkEnd w:id="450"/>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1" w:name="_Hlk51314142"/>
      <w:r w:rsidRPr="00D822A3">
        <w:rPr>
          <w:highlight w:val="white"/>
          <w:lang w:val="en-GB"/>
        </w:rPr>
        <w:t>WindowsByteList</w:t>
      </w:r>
      <w:bookmarkEnd w:id="451"/>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2" w:name="_Toc5411998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2"/>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operator </w:t>
            </w:r>
            <w:proofErr w:type="gramStart"/>
            <w:r w:rsidRPr="00D822A3">
              <w:rPr>
                <w:lang w:val="en-GB"/>
              </w:rPr>
              <w:t>register</w:t>
            </w:r>
            <w:proofErr w:type="gramEnd"/>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3"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[register + offset]</w:t>
            </w:r>
          </w:p>
          <w:p w14:paraId="158F1D81" w14:textId="77777777" w:rsidR="008C2FC7" w:rsidRPr="00D822A3" w:rsidRDefault="008C2FC7" w:rsidP="003D2653">
            <w:pPr>
              <w:spacing w:before="0" w:after="40"/>
              <w:rPr>
                <w:lang w:val="en-GB"/>
              </w:rPr>
            </w:pPr>
            <w:r w:rsidRPr="00D822A3">
              <w:rPr>
                <w:lang w:val="en-GB"/>
              </w:rPr>
              <w:t xml:space="preserve">binary operator </w:t>
            </w:r>
            <w:proofErr w:type="gramStart"/>
            <w:r w:rsidRPr="00D822A3">
              <w:rPr>
                <w:lang w:val="en-GB"/>
              </w:rPr>
              <w:t>register</w:t>
            </w:r>
            <w:proofErr w:type="gramEnd"/>
            <w:r w:rsidRPr="00D822A3">
              <w:rPr>
                <w:lang w:val="en-GB"/>
              </w:rPr>
              <w:t>,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3"/>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54" w:name="_Ref419646553"/>
      <w:bookmarkStart w:id="455" w:name="_Toc54119985"/>
      <w:r w:rsidRPr="00D822A3">
        <w:rPr>
          <w:lang w:val="en-GB"/>
        </w:rPr>
        <w:t>Linking</w:t>
      </w:r>
      <w:bookmarkEnd w:id="454"/>
      <w:bookmarkEnd w:id="455"/>
    </w:p>
    <w:bookmarkEnd w:id="438"/>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56" w:name="_Toc54119986"/>
      <w:r w:rsidRPr="00D822A3">
        <w:rPr>
          <w:lang w:val="en-GB"/>
        </w:rPr>
        <w:lastRenderedPageBreak/>
        <w:t>The Linker Class</w:t>
      </w:r>
      <w:bookmarkEnd w:id="456"/>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77777777"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E61F62" w:rsidRPr="00D822A3">
        <w:rPr>
          <w:rStyle w:val="Fotnotsreferens"/>
          <w:lang w:val="en-GB"/>
        </w:rPr>
        <w:footnoteReference w:id="1"/>
      </w:r>
      <w:r w:rsidR="006A5F1A" w:rsidRPr="00D822A3">
        <w:rPr>
          <w:lang w:val="en-GB"/>
        </w:rPr>
        <w:t>.</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77777777"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DB458B" w:rsidRPr="00D822A3">
        <w:rPr>
          <w:rStyle w:val="Fotnotsreferens"/>
          <w:lang w:val="en-GB"/>
        </w:rPr>
        <w:footnoteReference w:id="2"/>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lastRenderedPageBreak/>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57"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57"/>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lastRenderedPageBreak/>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lastRenderedPageBreak/>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lastRenderedPageBreak/>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lastRenderedPageBreak/>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58" w:name="_Toc54119987"/>
      <w:r w:rsidRPr="00D822A3">
        <w:rPr>
          <w:lang w:val="en-GB"/>
        </w:rPr>
        <w:lastRenderedPageBreak/>
        <w:t xml:space="preserve">The </w:t>
      </w:r>
      <w:r w:rsidR="002554E1" w:rsidRPr="00D822A3">
        <w:rPr>
          <w:lang w:val="en-GB"/>
        </w:rPr>
        <w:t>Standard Library</w:t>
      </w:r>
      <w:bookmarkEnd w:id="458"/>
    </w:p>
    <w:p w14:paraId="21B660CB" w14:textId="0EAC07D4" w:rsidR="00EE220E" w:rsidRPr="00D822A3" w:rsidRDefault="00503728" w:rsidP="00265BDF">
      <w:pPr>
        <w:pStyle w:val="Rubrik2"/>
        <w:rPr>
          <w:lang w:val="en-GB"/>
        </w:rPr>
      </w:pPr>
      <w:bookmarkStart w:id="459" w:name="_Toc54119988"/>
      <w:r w:rsidRPr="00D822A3">
        <w:rPr>
          <w:lang w:val="en-GB"/>
        </w:rPr>
        <w:t>Integral and Floating Limits</w:t>
      </w:r>
      <w:bookmarkEnd w:id="459"/>
    </w:p>
    <w:p w14:paraId="2F6FA423" w14:textId="3F5C7578"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proofErr w:type="spellStart"/>
      <w:r w:rsidRPr="00D822A3">
        <w:rPr>
          <w:lang w:val="en-GB"/>
        </w:rPr>
        <w:t>f</w:t>
      </w:r>
      <w:r w:rsidR="003D1398" w:rsidRPr="00D822A3">
        <w:rPr>
          <w:lang w:val="en-GB"/>
        </w:rPr>
        <w:t>loat.h</w:t>
      </w:r>
      <w:proofErr w:type="spellEnd"/>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0" w:name="_Toc5411998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0"/>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1" w:name="_Toc54119990"/>
      <w:r w:rsidRPr="00D822A3">
        <w:rPr>
          <w:lang w:val="en-GB"/>
        </w:rPr>
        <w:t>Locale Data</w:t>
      </w:r>
      <w:bookmarkEnd w:id="461"/>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2" w:name="_Toc54119991"/>
      <w:r w:rsidRPr="00D822A3">
        <w:rPr>
          <w:lang w:val="en-GB"/>
        </w:rPr>
        <w:t>Character Types</w:t>
      </w:r>
      <w:bookmarkEnd w:id="462"/>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3" w:name="_Toc54119992"/>
      <w:r w:rsidRPr="00D822A3">
        <w:rPr>
          <w:lang w:val="en-GB"/>
        </w:rPr>
        <w:t>S</w:t>
      </w:r>
      <w:r w:rsidR="00EE220E" w:rsidRPr="00D822A3">
        <w:rPr>
          <w:lang w:val="en-GB"/>
        </w:rPr>
        <w:t>tring</w:t>
      </w:r>
      <w:r w:rsidRPr="00D822A3">
        <w:rPr>
          <w:lang w:val="en-GB"/>
        </w:rPr>
        <w:t>s</w:t>
      </w:r>
      <w:bookmarkEnd w:id="463"/>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64" w:name="_Toc54119993"/>
      <w:r w:rsidRPr="00D822A3">
        <w:rPr>
          <w:lang w:val="en-GB"/>
        </w:rPr>
        <w:lastRenderedPageBreak/>
        <w:t>Long Jumps</w:t>
      </w:r>
      <w:bookmarkEnd w:id="464"/>
    </w:p>
    <w:p w14:paraId="00D8C1C3" w14:textId="25F4332E" w:rsidR="00D62A8B"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D62A8B" w:rsidRPr="00D822A3">
        <w:rPr>
          <w:lang w:val="en-GB"/>
        </w:rPr>
        <w:t>mp.h</w:t>
      </w:r>
      <w:proofErr w:type="spellEnd"/>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6B09A1A8" w:rsidR="00555D55" w:rsidRPr="00D822A3" w:rsidRDefault="00555D55" w:rsidP="00265BDF">
      <w:pPr>
        <w:pStyle w:val="Rubrik2"/>
        <w:rPr>
          <w:lang w:val="en-GB"/>
        </w:rPr>
      </w:pPr>
      <w:bookmarkStart w:id="465" w:name="_Toc54119994"/>
      <w:r w:rsidRPr="00D822A3">
        <w:rPr>
          <w:lang w:val="en-GB"/>
        </w:rPr>
        <w:t>Mathematical Functions</w:t>
      </w:r>
      <w:bookmarkEnd w:id="465"/>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77777777" w:rsidR="00555D55" w:rsidRPr="00D822A3" w:rsidRDefault="00555D55" w:rsidP="00555D55">
      <w:pPr>
        <w:pStyle w:val="Code"/>
        <w:rPr>
          <w:highlight w:val="white"/>
          <w:lang w:val="en-GB"/>
        </w:rPr>
      </w:pPr>
    </w:p>
    <w:p w14:paraId="333C5EF4" w14:textId="77777777" w:rsidR="00555D55" w:rsidRPr="00D822A3" w:rsidRDefault="00555D55" w:rsidP="00555D55">
      <w:pPr>
        <w:pStyle w:val="Code"/>
        <w:rPr>
          <w:highlight w:val="white"/>
          <w:lang w:val="en-GB"/>
        </w:rPr>
      </w:pPr>
      <w:r w:rsidRPr="00D822A3">
        <w:rPr>
          <w:highlight w:val="white"/>
          <w:lang w:val="en-GB"/>
        </w:rPr>
        <w:t>#define PI 3.1415926535897932384626433</w:t>
      </w:r>
    </w:p>
    <w:p w14:paraId="2E13773B" w14:textId="77777777" w:rsidR="00555D55" w:rsidRPr="00D822A3" w:rsidRDefault="00555D55" w:rsidP="00555D55">
      <w:pPr>
        <w:pStyle w:val="Code"/>
        <w:rPr>
          <w:highlight w:val="white"/>
          <w:lang w:val="en-GB"/>
        </w:rPr>
      </w:pPr>
      <w:r w:rsidRPr="00D822A3">
        <w:rPr>
          <w:highlight w:val="white"/>
          <w:lang w:val="en-GB"/>
        </w:rPr>
        <w:t>#define E 2.7182818284590452353602874</w:t>
      </w:r>
    </w:p>
    <w:p w14:paraId="3BD1DBF0" w14:textId="77777777" w:rsidR="00555D55" w:rsidRPr="00D822A3" w:rsidRDefault="00555D55" w:rsidP="00555D55">
      <w:pPr>
        <w:pStyle w:val="Code"/>
        <w:rPr>
          <w:highlight w:val="white"/>
          <w:lang w:val="en-GB"/>
        </w:rPr>
      </w:pPr>
      <w:r w:rsidRPr="00D822A3">
        <w:rPr>
          <w:highlight w:val="white"/>
          <w:lang w:val="en-GB"/>
        </w:rPr>
        <w:t>#define EPSILON 1e-9</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7B482473" w:rsidR="00555D55" w:rsidRPr="00D822A3" w:rsidRDefault="00555D55" w:rsidP="00555D55">
      <w:pPr>
        <w:pStyle w:val="Code"/>
        <w:rPr>
          <w:highlight w:val="white"/>
          <w:lang w:val="en-GB"/>
        </w:rPr>
      </w:pPr>
      <w:r w:rsidRPr="00D822A3">
        <w:rPr>
          <w:highlight w:val="white"/>
          <w:lang w:val="en-GB"/>
        </w:rPr>
        <w:t>#endif</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7F1F3F0A"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000B0AC0" w14:textId="77777777" w:rsidR="00555D55" w:rsidRPr="00D822A3" w:rsidRDefault="00555D55" w:rsidP="00555D55">
      <w:pPr>
        <w:pStyle w:val="Code"/>
        <w:rPr>
          <w:highlight w:val="white"/>
          <w:lang w:val="en-GB"/>
        </w:rPr>
      </w:pPr>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2D67806" w14:textId="77777777" w:rsidR="00555D55" w:rsidRPr="00D822A3" w:rsidRDefault="00555D55" w:rsidP="00555D55">
      <w:pPr>
        <w:pStyle w:val="Code"/>
        <w:rPr>
          <w:highlight w:val="white"/>
          <w:lang w:val="en-GB"/>
        </w:rPr>
      </w:pPr>
      <w:r w:rsidRPr="00D822A3">
        <w:rPr>
          <w:highlight w:val="white"/>
          <w:lang w:val="en-GB"/>
        </w:rPr>
        <w:t xml:space="preserve">  double n = 0, faculty = 1, power = 1, term, sum = 0;</w:t>
      </w:r>
    </w:p>
    <w:p w14:paraId="38C75D6A" w14:textId="77777777" w:rsidR="00555D55" w:rsidRPr="00D822A3" w:rsidRDefault="00555D55" w:rsidP="00555D55">
      <w:pPr>
        <w:pStyle w:val="Code"/>
        <w:rPr>
          <w:highlight w:val="white"/>
          <w:lang w:val="en-GB"/>
        </w:rPr>
      </w:pPr>
    </w:p>
    <w:p w14:paraId="5357802D" w14:textId="77777777" w:rsidR="00555D55" w:rsidRPr="00D822A3" w:rsidRDefault="00555D55" w:rsidP="00555D55">
      <w:pPr>
        <w:pStyle w:val="Code"/>
        <w:rPr>
          <w:highlight w:val="white"/>
          <w:lang w:val="en-GB"/>
        </w:rPr>
      </w:pPr>
      <w:r w:rsidRPr="00D822A3">
        <w:rPr>
          <w:highlight w:val="white"/>
          <w:lang w:val="en-GB"/>
        </w:rPr>
        <w:t xml:space="preserve">  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77777777" w:rsidR="00555D55" w:rsidRPr="00D822A3" w:rsidRDefault="00555D55" w:rsidP="00555D55">
      <w:pPr>
        <w:pStyle w:val="Code"/>
        <w:rPr>
          <w:highlight w:val="white"/>
          <w:lang w:val="en-GB"/>
        </w:rPr>
      </w:pPr>
      <w:r w:rsidRPr="00D822A3">
        <w:rPr>
          <w:highlight w:val="white"/>
          <w:lang w:val="en-GB"/>
        </w:rPr>
        <w:t xml:space="preserve">    power *= x;</w:t>
      </w:r>
    </w:p>
    <w:p w14:paraId="47B4EEE6" w14:textId="77777777" w:rsidR="00555D55" w:rsidRPr="00D822A3" w:rsidRDefault="00555D55" w:rsidP="00555D55">
      <w:pPr>
        <w:pStyle w:val="Code"/>
        <w:rPr>
          <w:highlight w:val="white"/>
          <w:lang w:val="en-GB"/>
        </w:rPr>
      </w:pPr>
      <w:r w:rsidRPr="00D822A3">
        <w:rPr>
          <w:highlight w:val="white"/>
          <w:lang w:val="en-GB"/>
        </w:rPr>
        <w:t xml:space="preserve">    faculty *= ++n;</w:t>
      </w:r>
    </w:p>
    <w:p w14:paraId="033DBBDC"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77777777" w:rsidR="00555D55" w:rsidRPr="00D822A3" w:rsidRDefault="00555D55" w:rsidP="00555D55">
      <w:pPr>
        <w:pStyle w:val="Code"/>
        <w:rPr>
          <w:highlight w:val="white"/>
          <w:lang w:val="en-GB"/>
        </w:rPr>
      </w:pPr>
      <w:r w:rsidRPr="00D822A3">
        <w:rPr>
          <w:highlight w:val="white"/>
          <w:lang w:val="en-GB"/>
        </w:rPr>
        <w:t>}</w:t>
      </w:r>
    </w:p>
    <w:p w14:paraId="3ECEA4A0" w14:textId="77777777" w:rsidR="00555D55" w:rsidRPr="00D822A3" w:rsidRDefault="00555D55" w:rsidP="00555D55">
      <w:pPr>
        <w:pStyle w:val="Code"/>
        <w:rPr>
          <w:highlight w:val="white"/>
          <w:lang w:val="en-GB"/>
        </w:rPr>
      </w:pPr>
    </w:p>
    <w:p w14:paraId="188E765A" w14:textId="77777777" w:rsidR="00555D55" w:rsidRPr="00D822A3" w:rsidRDefault="00555D55" w:rsidP="00555D55">
      <w:pPr>
        <w:pStyle w:val="Code"/>
        <w:rPr>
          <w:highlight w:val="white"/>
          <w:lang w:val="en-GB"/>
        </w:rPr>
      </w:pPr>
      <w:r w:rsidRPr="00D822A3">
        <w:rPr>
          <w:highlight w:val="white"/>
          <w:lang w:val="en-GB"/>
        </w:rPr>
        <w:t>static double logX(double x) { // [1/E,1]</w:t>
      </w:r>
    </w:p>
    <w:p w14:paraId="45D5FF89" w14:textId="77777777" w:rsidR="00555D55" w:rsidRPr="00D822A3" w:rsidRDefault="00555D55" w:rsidP="00555D55">
      <w:pPr>
        <w:pStyle w:val="Code"/>
        <w:rPr>
          <w:highlight w:val="white"/>
          <w:lang w:val="en-GB"/>
        </w:rPr>
      </w:pPr>
      <w:r w:rsidRPr="00D822A3">
        <w:rPr>
          <w:highlight w:val="white"/>
          <w:lang w:val="en-GB"/>
        </w:rPr>
        <w:t xml:space="preserve">  double n = 1, plusMinusOne = 1, x_minus_1 = x - 1,</w:t>
      </w:r>
    </w:p>
    <w:p w14:paraId="2C5F2793" w14:textId="0BFBCE81" w:rsidR="00555D55" w:rsidRPr="00D822A3" w:rsidRDefault="00555D55" w:rsidP="00555D55">
      <w:pPr>
        <w:pStyle w:val="Code"/>
        <w:rPr>
          <w:highlight w:val="white"/>
          <w:lang w:val="en-GB"/>
        </w:rPr>
      </w:pPr>
      <w:r w:rsidRPr="00D822A3">
        <w:rPr>
          <w:highlight w:val="white"/>
          <w:lang w:val="en-GB"/>
        </w:rPr>
        <w:t xml:space="preserve">         term, sum = 0, power = x_minus_1;</w:t>
      </w:r>
    </w:p>
    <w:p w14:paraId="597DF3D0" w14:textId="77777777" w:rsidR="00555D55" w:rsidRPr="00D822A3" w:rsidRDefault="00555D55" w:rsidP="00555D55">
      <w:pPr>
        <w:pStyle w:val="Code"/>
        <w:rPr>
          <w:highlight w:val="white"/>
          <w:lang w:val="en-GB"/>
        </w:rPr>
      </w:pPr>
    </w:p>
    <w:p w14:paraId="4FFF625B" w14:textId="77777777" w:rsidR="00555D55" w:rsidRPr="00D822A3" w:rsidRDefault="00555D55" w:rsidP="00555D55">
      <w:pPr>
        <w:pStyle w:val="Code"/>
        <w:rPr>
          <w:highlight w:val="white"/>
          <w:lang w:val="en-GB"/>
        </w:rPr>
      </w:pPr>
      <w:r w:rsidRPr="00D822A3">
        <w:rPr>
          <w:highlight w:val="white"/>
          <w:lang w:val="en-GB"/>
        </w:rPr>
        <w:t xml:space="preserve">  do {</w:t>
      </w:r>
    </w:p>
    <w:p w14:paraId="136D1733" w14:textId="77777777" w:rsidR="00555D55" w:rsidRPr="00D822A3" w:rsidRDefault="00555D55" w:rsidP="00555D55">
      <w:pPr>
        <w:pStyle w:val="Code"/>
        <w:rPr>
          <w:highlight w:val="white"/>
          <w:lang w:val="en-GB"/>
        </w:rPr>
      </w:pPr>
      <w:r w:rsidRPr="00D822A3">
        <w:rPr>
          <w:highlight w:val="white"/>
          <w:lang w:val="en-GB"/>
        </w:rPr>
        <w:t xml:space="preserve">    term = plusMinusOne * (power / n++);</w:t>
      </w:r>
    </w:p>
    <w:p w14:paraId="5B1FC6B5" w14:textId="77777777" w:rsidR="00555D55" w:rsidRPr="00D822A3" w:rsidRDefault="00555D55" w:rsidP="00555D55">
      <w:pPr>
        <w:pStyle w:val="Code"/>
        <w:rPr>
          <w:highlight w:val="white"/>
          <w:lang w:val="en-GB"/>
        </w:rPr>
      </w:pPr>
      <w:r w:rsidRPr="00D822A3">
        <w:rPr>
          <w:highlight w:val="white"/>
          <w:lang w:val="en-GB"/>
        </w:rPr>
        <w:t xml:space="preserve">    sum += term;</w:t>
      </w:r>
    </w:p>
    <w:p w14:paraId="6D16FD05" w14:textId="77777777" w:rsidR="00555D55" w:rsidRPr="00D822A3" w:rsidRDefault="00555D55" w:rsidP="00555D55">
      <w:pPr>
        <w:pStyle w:val="Code"/>
        <w:rPr>
          <w:highlight w:val="white"/>
          <w:lang w:val="en-GB"/>
        </w:rPr>
      </w:pPr>
      <w:r w:rsidRPr="00D822A3">
        <w:rPr>
          <w:highlight w:val="white"/>
          <w:lang w:val="en-GB"/>
        </w:rPr>
        <w:t xml:space="preserve">    power *= x_minus_1;</w:t>
      </w:r>
    </w:p>
    <w:p w14:paraId="25F59EE8" w14:textId="77777777" w:rsidR="00555D55" w:rsidRPr="00D822A3" w:rsidRDefault="00555D55" w:rsidP="00555D55">
      <w:pPr>
        <w:pStyle w:val="Code"/>
        <w:rPr>
          <w:highlight w:val="white"/>
          <w:lang w:val="en-GB"/>
        </w:rPr>
      </w:pPr>
      <w:r w:rsidRPr="00D822A3">
        <w:rPr>
          <w:highlight w:val="white"/>
          <w:lang w:val="en-GB"/>
        </w:rPr>
        <w:t xml:space="preserve">    plusMinusOne *= -1.0;</w:t>
      </w:r>
    </w:p>
    <w:p w14:paraId="5ADDE7F2"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0E181B90" w14:textId="77777777" w:rsidR="00555D55" w:rsidRPr="00D822A3" w:rsidRDefault="00555D55" w:rsidP="00555D55">
      <w:pPr>
        <w:pStyle w:val="Code"/>
        <w:rPr>
          <w:highlight w:val="white"/>
          <w:lang w:val="en-GB"/>
        </w:rPr>
      </w:pPr>
    </w:p>
    <w:p w14:paraId="4DE62553" w14:textId="77777777" w:rsidR="00555D55" w:rsidRPr="00D822A3" w:rsidRDefault="00555D55" w:rsidP="00555D55">
      <w:pPr>
        <w:pStyle w:val="Code"/>
        <w:rPr>
          <w:highlight w:val="white"/>
          <w:lang w:val="en-GB"/>
        </w:rPr>
      </w:pPr>
      <w:r w:rsidRPr="00D822A3">
        <w:rPr>
          <w:highlight w:val="white"/>
          <w:lang w:val="en-GB"/>
        </w:rPr>
        <w:t xml:space="preserve">  return sum;</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7777777" w:rsidR="00555D55" w:rsidRPr="00D822A3" w:rsidRDefault="00555D55" w:rsidP="00B92E77">
      <w:pPr>
        <w:pStyle w:val="Code"/>
        <w:rPr>
          <w:highlight w:val="white"/>
          <w:lang w:val="en-GB"/>
        </w:rPr>
      </w:pPr>
      <w:r w:rsidRPr="00D822A3">
        <w:rPr>
          <w:highlight w:val="white"/>
          <w:lang w:val="en-GB"/>
        </w:rPr>
        <w:t>double log(double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lastRenderedPageBreak/>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77777777" w:rsidR="00555D55" w:rsidRPr="00D822A3" w:rsidRDefault="00555D55" w:rsidP="00B92E77">
      <w:pPr>
        <w:pStyle w:val="Code"/>
        <w:rPr>
          <w:highlight w:val="white"/>
          <w:lang w:val="en-GB"/>
        </w:rPr>
      </w:pPr>
      <w:r w:rsidRPr="00D822A3">
        <w:rPr>
          <w:highlight w:val="white"/>
          <w:lang w:val="en-GB"/>
        </w:rPr>
        <w:t>}</w:t>
      </w:r>
    </w:p>
    <w:p w14:paraId="42C23826" w14:textId="77777777" w:rsidR="00555D55" w:rsidRPr="00D822A3" w:rsidRDefault="00555D55" w:rsidP="00B92E77">
      <w:pPr>
        <w:pStyle w:val="Code"/>
        <w:rPr>
          <w:highlight w:val="white"/>
          <w:lang w:val="en-GB"/>
        </w:rPr>
      </w:pPr>
    </w:p>
    <w:p w14:paraId="1E3D76CD" w14:textId="0129FC57" w:rsidR="00555D55" w:rsidRPr="00D822A3" w:rsidRDefault="00555D55" w:rsidP="00B92E77">
      <w:pPr>
        <w:pStyle w:val="Code"/>
        <w:rPr>
          <w:highlight w:val="white"/>
          <w:lang w:val="en-GB"/>
        </w:rPr>
      </w:pPr>
      <w:r w:rsidRPr="00D822A3">
        <w:rPr>
          <w:highlight w:val="white"/>
          <w:lang w:val="en-GB"/>
        </w:rPr>
        <w:t>double log10(double x) {</w:t>
      </w:r>
    </w:p>
    <w:p w14:paraId="37034F58" w14:textId="4D1D8952" w:rsidR="00555D55" w:rsidRPr="00D822A3" w:rsidRDefault="00555D55" w:rsidP="00B92E77">
      <w:pPr>
        <w:pStyle w:val="Code"/>
        <w:rPr>
          <w:highlight w:val="white"/>
          <w:lang w:val="en-GB"/>
        </w:rPr>
      </w:pPr>
      <w:r w:rsidRPr="00D822A3">
        <w:rPr>
          <w:highlight w:val="white"/>
          <w:lang w:val="en-GB"/>
        </w:rPr>
        <w:t xml:space="preserve">  return 0.4342944820 * log(x);</w:t>
      </w:r>
    </w:p>
    <w:p w14:paraId="2FE750F3" w14:textId="77777777"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77777777" w:rsidR="00555D55" w:rsidRPr="00D822A3" w:rsidRDefault="00555D55" w:rsidP="00B92E77">
      <w:pPr>
        <w:pStyle w:val="Code"/>
        <w:rPr>
          <w:highlight w:val="white"/>
          <w:lang w:val="en-GB"/>
        </w:rPr>
      </w:pPr>
      <w:r w:rsidRPr="00D822A3">
        <w:rPr>
          <w:highlight w:val="white"/>
          <w:lang w:val="en-GB"/>
        </w:rPr>
        <w:t>int log10_int(double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lastRenderedPageBreak/>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77777777" w:rsidR="00555D55" w:rsidRPr="00D822A3" w:rsidRDefault="00555D55" w:rsidP="00E92687">
      <w:pPr>
        <w:pStyle w:val="Code"/>
        <w:rPr>
          <w:highlight w:val="white"/>
          <w:lang w:val="en-GB"/>
        </w:rPr>
      </w:pPr>
      <w:r w:rsidRPr="00D822A3">
        <w:rPr>
          <w:highlight w:val="white"/>
          <w:lang w:val="en-GB"/>
        </w:rPr>
        <w:t>}</w:t>
      </w:r>
    </w:p>
    <w:p w14:paraId="4699778A" w14:textId="77777777" w:rsidR="00555D55" w:rsidRPr="00D822A3" w:rsidRDefault="00555D55" w:rsidP="00E92687">
      <w:pPr>
        <w:pStyle w:val="Code"/>
        <w:rPr>
          <w:highlight w:val="white"/>
          <w:lang w:val="en-GB"/>
        </w:rPr>
      </w:pPr>
    </w:p>
    <w:p w14:paraId="088BD602" w14:textId="77777777" w:rsidR="00555D55" w:rsidRPr="00D822A3" w:rsidRDefault="00555D55" w:rsidP="00E92687">
      <w:pPr>
        <w:pStyle w:val="Code"/>
        <w:rPr>
          <w:highlight w:val="white"/>
          <w:lang w:val="en-GB"/>
        </w:rPr>
      </w:pPr>
      <w:r w:rsidRPr="00D822A3">
        <w:rPr>
          <w:highlight w:val="white"/>
          <w:lang w:val="en-GB"/>
        </w:rPr>
        <w:t>double pow_int(double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77777777" w:rsidR="00555D55" w:rsidRPr="00D822A3" w:rsidRDefault="00555D55" w:rsidP="00E92687">
      <w:pPr>
        <w:pStyle w:val="Code"/>
        <w:rPr>
          <w:highlight w:val="white"/>
          <w:lang w:val="en-GB"/>
        </w:rPr>
      </w:pPr>
      <w:r w:rsidRPr="00D822A3">
        <w:rPr>
          <w:highlight w:val="white"/>
          <w:lang w:val="en-GB"/>
        </w:rPr>
        <w:t>}</w:t>
      </w:r>
    </w:p>
    <w:p w14:paraId="44877B9F" w14:textId="77777777" w:rsidR="00555D55" w:rsidRPr="00D822A3" w:rsidRDefault="00555D55" w:rsidP="00E92687">
      <w:pPr>
        <w:pStyle w:val="Code"/>
        <w:rPr>
          <w:highlight w:val="white"/>
          <w:lang w:val="en-GB"/>
        </w:rPr>
      </w:pPr>
    </w:p>
    <w:p w14:paraId="1C9E6B5D" w14:textId="77777777" w:rsidR="00555D55" w:rsidRPr="00D822A3" w:rsidRDefault="00555D55" w:rsidP="00E92687">
      <w:pPr>
        <w:pStyle w:val="Code"/>
        <w:rPr>
          <w:highlight w:val="white"/>
          <w:lang w:val="en-GB"/>
        </w:rPr>
      </w:pPr>
      <w:r w:rsidRPr="00D822A3">
        <w:rPr>
          <w:highlight w:val="white"/>
          <w:lang w:val="en-GB"/>
        </w:rPr>
        <w:t>double pow(double x, double y) {</w:t>
      </w:r>
    </w:p>
    <w:p w14:paraId="04899825" w14:textId="77777777" w:rsidR="00555D55" w:rsidRPr="00D822A3" w:rsidRDefault="00555D55" w:rsidP="00E92687">
      <w:pPr>
        <w:pStyle w:val="Code"/>
        <w:rPr>
          <w:highlight w:val="white"/>
          <w:lang w:val="en-GB"/>
        </w:rPr>
      </w:pPr>
      <w:r w:rsidRPr="00D822A3">
        <w:rPr>
          <w:highlight w:val="white"/>
          <w:lang w:val="en-GB"/>
        </w:rPr>
        <w:t xml:space="preserve">  if (x &gt; 0)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77777777" w:rsidR="00555D55" w:rsidRPr="00D822A3" w:rsidRDefault="00555D55" w:rsidP="00E92687">
      <w:pPr>
        <w:pStyle w:val="Code"/>
        <w:rPr>
          <w:highlight w:val="white"/>
          <w:lang w:val="en-GB"/>
        </w:rPr>
      </w:pPr>
      <w:r w:rsidRPr="00D822A3">
        <w:rPr>
          <w:highlight w:val="white"/>
          <w:lang w:val="en-GB"/>
        </w:rPr>
        <w:t xml:space="preserve">  }</w:t>
      </w:r>
    </w:p>
    <w:p w14:paraId="08CF4F6E" w14:textId="77777777" w:rsidR="00555D55" w:rsidRPr="00D822A3" w:rsidRDefault="00555D55" w:rsidP="00E92687">
      <w:pPr>
        <w:pStyle w:val="Code"/>
        <w:rPr>
          <w:highlight w:val="white"/>
          <w:lang w:val="en-GB"/>
        </w:rPr>
      </w:pPr>
      <w:r w:rsidRPr="00D822A3">
        <w:rPr>
          <w:highlight w:val="white"/>
          <w:lang w:val="en-GB"/>
        </w:rPr>
        <w:t xml:space="preserve">  else {</w:t>
      </w:r>
    </w:p>
    <w:p w14:paraId="308ACE3A" w14:textId="77777777" w:rsidR="00555D55" w:rsidRPr="00D822A3" w:rsidRDefault="00555D55" w:rsidP="00E92687">
      <w:pPr>
        <w:pStyle w:val="Code"/>
        <w:rPr>
          <w:highlight w:val="white"/>
          <w:lang w:val="en-GB"/>
        </w:rPr>
      </w:pPr>
      <w:r w:rsidRPr="00D822A3">
        <w:rPr>
          <w:highlight w:val="white"/>
          <w:lang w:val="en-GB"/>
        </w:rPr>
        <w:t xml:space="preserve">    errno = EDOM;</w:t>
      </w:r>
    </w:p>
    <w:p w14:paraId="58164CAD" w14:textId="77777777" w:rsidR="00555D55" w:rsidRPr="00D822A3" w:rsidRDefault="00555D55" w:rsidP="00E92687">
      <w:pPr>
        <w:pStyle w:val="Code"/>
        <w:rPr>
          <w:highlight w:val="white"/>
          <w:lang w:val="en-GB"/>
        </w:rPr>
      </w:pPr>
      <w:r w:rsidRPr="00D822A3">
        <w:rPr>
          <w:highlight w:val="white"/>
          <w:lang w:val="en-GB"/>
        </w:rPr>
        <w:t xml:space="preserve">    exit(-1);</w:t>
      </w:r>
    </w:p>
    <w:p w14:paraId="6A887F3B" w14:textId="77777777" w:rsidR="00555D55" w:rsidRPr="00D822A3" w:rsidRDefault="00555D55" w:rsidP="00E92687">
      <w:pPr>
        <w:pStyle w:val="Code"/>
        <w:rPr>
          <w:highlight w:val="white"/>
          <w:lang w:val="en-GB"/>
        </w:rPr>
      </w:pPr>
      <w:r w:rsidRPr="00D822A3">
        <w:rPr>
          <w:highlight w:val="white"/>
          <w:lang w:val="en-GB"/>
        </w:rPr>
        <w:t xml:space="preserve">    return 0;</w:t>
      </w:r>
    </w:p>
    <w:p w14:paraId="1185FA57" w14:textId="77777777" w:rsidR="00555D55" w:rsidRPr="00D822A3" w:rsidRDefault="00555D55" w:rsidP="00E92687">
      <w:pPr>
        <w:pStyle w:val="Code"/>
        <w:rPr>
          <w:highlight w:val="white"/>
          <w:lang w:val="en-GB"/>
        </w:rPr>
      </w:pPr>
      <w:r w:rsidRPr="00D822A3">
        <w:rPr>
          <w:highlight w:val="white"/>
          <w:lang w:val="en-GB"/>
        </w:rPr>
        <w:t xml:space="preserve">  }</w:t>
      </w:r>
    </w:p>
    <w:p w14:paraId="5BE19167" w14:textId="77777777" w:rsidR="00555D55" w:rsidRPr="00D822A3" w:rsidRDefault="00555D55" w:rsidP="00E92687">
      <w:pPr>
        <w:pStyle w:val="Code"/>
        <w:rPr>
          <w:highlight w:val="white"/>
          <w:lang w:val="en-GB"/>
        </w:rPr>
      </w:pPr>
      <w:r w:rsidRPr="00D822A3">
        <w:rPr>
          <w:highlight w:val="white"/>
          <w:lang w:val="en-GB"/>
        </w:rPr>
        <w:t>}</w:t>
      </w:r>
    </w:p>
    <w:p w14:paraId="7794064A" w14:textId="77777777" w:rsidR="00555D55" w:rsidRPr="00D822A3" w:rsidRDefault="00555D55" w:rsidP="00E92687">
      <w:pPr>
        <w:pStyle w:val="Code"/>
        <w:rPr>
          <w:highlight w:val="white"/>
          <w:lang w:val="en-GB"/>
        </w:rPr>
      </w:pPr>
    </w:p>
    <w:p w14:paraId="04C237FA" w14:textId="77777777" w:rsidR="00555D55" w:rsidRPr="00D822A3" w:rsidRDefault="00555D55" w:rsidP="00E92687">
      <w:pPr>
        <w:pStyle w:val="Code"/>
        <w:rPr>
          <w:highlight w:val="white"/>
          <w:lang w:val="en-GB"/>
        </w:rPr>
      </w:pPr>
      <w:r w:rsidRPr="00D822A3">
        <w:rPr>
          <w:highlight w:val="white"/>
          <w:lang w:val="en-GB"/>
        </w:rPr>
        <w:t>double ldexp(double x, int n) {</w:t>
      </w:r>
    </w:p>
    <w:p w14:paraId="29EA254C" w14:textId="77777777" w:rsidR="00555D55" w:rsidRPr="00D822A3" w:rsidRDefault="00555D55" w:rsidP="00E92687">
      <w:pPr>
        <w:pStyle w:val="Code"/>
        <w:rPr>
          <w:highlight w:val="white"/>
          <w:lang w:val="en-GB"/>
        </w:rPr>
      </w:pPr>
      <w:r w:rsidRPr="00D822A3">
        <w:rPr>
          <w:highlight w:val="white"/>
          <w:lang w:val="en-GB"/>
        </w:rPr>
        <w:t xml:space="preserve">  return x * pow(2, (double)n);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lastRenderedPageBreak/>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77777777" w:rsidR="00555D55" w:rsidRPr="00D822A3" w:rsidRDefault="00555D55" w:rsidP="00E92687">
      <w:pPr>
        <w:pStyle w:val="Code"/>
        <w:rPr>
          <w:highlight w:val="white"/>
          <w:lang w:val="en-GB"/>
        </w:rPr>
      </w:pPr>
      <w:r w:rsidRPr="00D822A3">
        <w:rPr>
          <w:highlight w:val="white"/>
          <w:lang w:val="en-GB"/>
        </w:rPr>
        <w:t>}</w:t>
      </w:r>
    </w:p>
    <w:p w14:paraId="5237834B" w14:textId="77777777" w:rsidR="00555D55" w:rsidRPr="00D822A3" w:rsidRDefault="00555D55" w:rsidP="00B92E77">
      <w:pPr>
        <w:pStyle w:val="Code"/>
        <w:rPr>
          <w:highlight w:val="white"/>
          <w:lang w:val="en-GB"/>
        </w:rPr>
      </w:pPr>
    </w:p>
    <w:p w14:paraId="36B4C637" w14:textId="77777777" w:rsidR="00555D55" w:rsidRPr="00D822A3" w:rsidRDefault="00555D55" w:rsidP="00B92E77">
      <w:pPr>
        <w:pStyle w:val="Code"/>
        <w:rPr>
          <w:highlight w:val="white"/>
          <w:lang w:val="en-GB"/>
        </w:rPr>
      </w:pPr>
      <w:r w:rsidRPr="00D822A3">
        <w:rPr>
          <w:highlight w:val="white"/>
          <w:lang w:val="en-GB"/>
        </w:rPr>
        <w:t>double sin(double x) {</w:t>
      </w:r>
    </w:p>
    <w:p w14:paraId="5024EA0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x, term, sum = 0;</w:t>
      </w:r>
    </w:p>
    <w:p w14:paraId="3332AAF1" w14:textId="77777777" w:rsidR="00555D55" w:rsidRPr="00D822A3" w:rsidRDefault="00555D55" w:rsidP="00B92E77">
      <w:pPr>
        <w:pStyle w:val="Code"/>
        <w:rPr>
          <w:highlight w:val="white"/>
          <w:lang w:val="en-GB"/>
        </w:rPr>
      </w:pPr>
    </w:p>
    <w:p w14:paraId="39D4B352" w14:textId="77777777" w:rsidR="00555D55" w:rsidRPr="00D822A3" w:rsidRDefault="00555D55" w:rsidP="00B92E77">
      <w:pPr>
        <w:pStyle w:val="Code"/>
        <w:rPr>
          <w:highlight w:val="white"/>
          <w:lang w:val="en-GB"/>
        </w:rPr>
      </w:pPr>
      <w:r w:rsidRPr="00D822A3">
        <w:rPr>
          <w:highlight w:val="white"/>
          <w:lang w:val="en-GB"/>
        </w:rPr>
        <w:t xml:space="preserve">  do {</w:t>
      </w:r>
    </w:p>
    <w:p w14:paraId="2FF02D7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77777777" w:rsidR="00555D55" w:rsidRPr="00D822A3" w:rsidRDefault="00555D55" w:rsidP="00B92E77">
      <w:pPr>
        <w:pStyle w:val="Code"/>
        <w:rPr>
          <w:highlight w:val="white"/>
          <w:lang w:val="en-GB"/>
        </w:rPr>
      </w:pPr>
      <w:r w:rsidRPr="00D822A3">
        <w:rPr>
          <w:highlight w:val="white"/>
          <w:lang w:val="en-GB"/>
        </w:rPr>
        <w:t xml:space="preserve">    faculty *= (n + 2) * (n + 3);</w:t>
      </w:r>
    </w:p>
    <w:p w14:paraId="379D9680" w14:textId="77777777" w:rsidR="00555D55" w:rsidRPr="00D822A3" w:rsidRDefault="00555D55" w:rsidP="00B92E77">
      <w:pPr>
        <w:pStyle w:val="Code"/>
        <w:rPr>
          <w:highlight w:val="white"/>
          <w:lang w:val="en-GB"/>
        </w:rPr>
      </w:pPr>
      <w:r w:rsidRPr="00D822A3">
        <w:rPr>
          <w:highlight w:val="white"/>
          <w:lang w:val="en-GB"/>
        </w:rPr>
        <w:t xml:space="preserve">    n += 2;</w:t>
      </w:r>
    </w:p>
    <w:p w14:paraId="33A387D7"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77777777" w:rsidR="00555D55" w:rsidRPr="00D822A3" w:rsidRDefault="00555D55" w:rsidP="00B92E77">
      <w:pPr>
        <w:pStyle w:val="Code"/>
        <w:rPr>
          <w:highlight w:val="white"/>
          <w:lang w:val="en-GB"/>
        </w:rPr>
      </w:pPr>
      <w:r w:rsidRPr="00D822A3">
        <w:rPr>
          <w:highlight w:val="white"/>
          <w:lang w:val="en-GB"/>
        </w:rPr>
        <w:t>}</w:t>
      </w:r>
    </w:p>
    <w:p w14:paraId="36D2D01B" w14:textId="77777777" w:rsidR="00555D55" w:rsidRPr="00D822A3" w:rsidRDefault="00555D55" w:rsidP="00B92E77">
      <w:pPr>
        <w:pStyle w:val="Code"/>
        <w:rPr>
          <w:highlight w:val="white"/>
          <w:lang w:val="en-GB"/>
        </w:rPr>
      </w:pPr>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50C3D9D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1, term, sum = 0;</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77777777" w:rsidR="00555D55" w:rsidRPr="00D822A3" w:rsidRDefault="00555D55" w:rsidP="00B92E77">
      <w:pPr>
        <w:pStyle w:val="Code"/>
        <w:rPr>
          <w:highlight w:val="white"/>
          <w:lang w:val="en-GB"/>
        </w:rPr>
      </w:pPr>
      <w:r w:rsidRPr="00D822A3">
        <w:rPr>
          <w:highlight w:val="white"/>
          <w:lang w:val="en-GB"/>
        </w:rPr>
        <w:t>}</w:t>
      </w:r>
    </w:p>
    <w:p w14:paraId="17EB155F" w14:textId="77777777" w:rsidR="00555D55" w:rsidRPr="00D822A3" w:rsidRDefault="00555D55" w:rsidP="00B92E77">
      <w:pPr>
        <w:pStyle w:val="Code"/>
        <w:rPr>
          <w:highlight w:val="white"/>
          <w:lang w:val="en-GB"/>
        </w:rPr>
      </w:pPr>
    </w:p>
    <w:p w14:paraId="309FA897" w14:textId="77777777" w:rsidR="00555D55" w:rsidRPr="00D822A3" w:rsidRDefault="00555D55" w:rsidP="00B92E77">
      <w:pPr>
        <w:pStyle w:val="Code"/>
        <w:rPr>
          <w:highlight w:val="white"/>
          <w:lang w:val="en-GB"/>
        </w:rPr>
      </w:pPr>
      <w:r w:rsidRPr="00D822A3">
        <w:rPr>
          <w:highlight w:val="white"/>
          <w:lang w:val="en-GB"/>
        </w:rPr>
        <w:t>double tan(double x) {</w:t>
      </w:r>
    </w:p>
    <w:p w14:paraId="781382D7" w14:textId="77777777" w:rsidR="00555D55" w:rsidRPr="00D822A3" w:rsidRDefault="00555D55" w:rsidP="00B92E77">
      <w:pPr>
        <w:pStyle w:val="Code"/>
        <w:rPr>
          <w:highlight w:val="white"/>
          <w:lang w:val="en-GB"/>
        </w:rPr>
      </w:pPr>
      <w:r w:rsidRPr="00D822A3">
        <w:rPr>
          <w:highlight w:val="white"/>
          <w:lang w:val="en-GB"/>
        </w:rPr>
        <w:t xml:space="preserve">  double cos_value  = cos(x);</w:t>
      </w:r>
    </w:p>
    <w:p w14:paraId="1F8F7814" w14:textId="77777777" w:rsidR="00555D55" w:rsidRPr="00D822A3" w:rsidRDefault="00555D55" w:rsidP="00B92E77">
      <w:pPr>
        <w:pStyle w:val="Code"/>
        <w:rPr>
          <w:highlight w:val="white"/>
          <w:lang w:val="en-GB"/>
        </w:rPr>
      </w:pPr>
    </w:p>
    <w:p w14:paraId="5DFE6869" w14:textId="77777777" w:rsidR="00555D55" w:rsidRPr="00D822A3" w:rsidRDefault="00555D55" w:rsidP="00B92E77">
      <w:pPr>
        <w:pStyle w:val="Code"/>
        <w:rPr>
          <w:highlight w:val="white"/>
          <w:lang w:val="en-GB"/>
        </w:rPr>
      </w:pPr>
      <w:r w:rsidRPr="00D822A3">
        <w:rPr>
          <w:highlight w:val="white"/>
          <w:lang w:val="en-GB"/>
        </w:rPr>
        <w:t xml:space="preserve">  if (cos_value != 0) {</w:t>
      </w:r>
    </w:p>
    <w:p w14:paraId="03F8797C" w14:textId="77777777" w:rsidR="00555D55" w:rsidRPr="00D822A3" w:rsidRDefault="00555D55" w:rsidP="00B92E77">
      <w:pPr>
        <w:pStyle w:val="Code"/>
        <w:rPr>
          <w:highlight w:val="white"/>
          <w:lang w:val="en-GB"/>
        </w:rPr>
      </w:pPr>
      <w:r w:rsidRPr="00D822A3">
        <w:rPr>
          <w:highlight w:val="white"/>
          <w:lang w:val="en-GB"/>
        </w:rPr>
        <w:t xml:space="preserve">    return sin(x) / cos_value;</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77777777" w:rsidR="00555D55" w:rsidRPr="00D822A3" w:rsidRDefault="00555D55" w:rsidP="00B92E77">
      <w:pPr>
        <w:pStyle w:val="Code"/>
        <w:rPr>
          <w:highlight w:val="white"/>
          <w:lang w:val="en-GB"/>
        </w:rPr>
      </w:pPr>
      <w:r w:rsidRPr="00D822A3">
        <w:rPr>
          <w:highlight w:val="white"/>
          <w:lang w:val="en-GB"/>
        </w:rPr>
        <w:t>}</w:t>
      </w:r>
    </w:p>
    <w:p w14:paraId="395C47F3" w14:textId="77777777" w:rsidR="00555D55" w:rsidRPr="00D822A3" w:rsidRDefault="00555D55" w:rsidP="00B92E77">
      <w:pPr>
        <w:pStyle w:val="Code"/>
        <w:rPr>
          <w:highlight w:val="white"/>
          <w:lang w:val="en-GB"/>
        </w:rPr>
      </w:pPr>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247A1D71" w14:textId="77777777" w:rsidR="00555D55" w:rsidRPr="00D822A3" w:rsidRDefault="00555D55" w:rsidP="00B92E77">
      <w:pPr>
        <w:pStyle w:val="Code"/>
        <w:rPr>
          <w:highlight w:val="white"/>
          <w:lang w:val="en-GB"/>
        </w:rPr>
      </w:pPr>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6E1DC18" w14:textId="77777777" w:rsidR="00555D55" w:rsidRPr="00D822A3" w:rsidRDefault="00555D55" w:rsidP="00B92E77">
      <w:pPr>
        <w:pStyle w:val="Code"/>
        <w:rPr>
          <w:highlight w:val="white"/>
          <w:lang w:val="en-GB"/>
        </w:rPr>
      </w:pPr>
    </w:p>
    <w:p w14:paraId="61C55DF5" w14:textId="77777777"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lastRenderedPageBreak/>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77777777" w:rsidR="00555D55" w:rsidRPr="00D822A3" w:rsidRDefault="00555D55" w:rsidP="00B92E77">
      <w:pPr>
        <w:pStyle w:val="Code"/>
        <w:rPr>
          <w:highlight w:val="white"/>
          <w:lang w:val="en-GB"/>
        </w:rPr>
      </w:pPr>
    </w:p>
    <w:p w14:paraId="27DE2F5D" w14:textId="77777777" w:rsidR="00555D55" w:rsidRPr="00D822A3" w:rsidRDefault="00555D55" w:rsidP="00B92E77">
      <w:pPr>
        <w:pStyle w:val="Code"/>
        <w:rPr>
          <w:highlight w:val="white"/>
          <w:lang w:val="en-GB"/>
        </w:rPr>
      </w:pPr>
      <w:r w:rsidRPr="00D822A3">
        <w:rPr>
          <w:highlight w:val="white"/>
          <w:lang w:val="en-GB"/>
        </w:rPr>
        <w:t>double sqrt(double v) {</w:t>
      </w:r>
    </w:p>
    <w:p w14:paraId="11CBD609" w14:textId="77777777" w:rsidR="00555D55" w:rsidRPr="00D822A3" w:rsidRDefault="00555D55" w:rsidP="00B92E77">
      <w:pPr>
        <w:pStyle w:val="Code"/>
        <w:rPr>
          <w:highlight w:val="white"/>
          <w:lang w:val="en-GB"/>
        </w:rPr>
      </w:pPr>
      <w:r w:rsidRPr="00D822A3">
        <w:rPr>
          <w:highlight w:val="white"/>
          <w:lang w:val="en-GB"/>
        </w:rPr>
        <w:t xml:space="preserve">  if (v &gt;= 0) {</w:t>
      </w:r>
    </w:p>
    <w:p w14:paraId="53DEC32D"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77777777" w:rsidR="00555D55" w:rsidRPr="00D822A3" w:rsidRDefault="00555D55" w:rsidP="00B92E77">
      <w:pPr>
        <w:pStyle w:val="Code"/>
        <w:rPr>
          <w:highlight w:val="white"/>
          <w:lang w:val="en-GB"/>
        </w:rPr>
      </w:pPr>
      <w:r w:rsidRPr="00D822A3">
        <w:rPr>
          <w:highlight w:val="white"/>
          <w:lang w:val="en-GB"/>
        </w:rPr>
        <w:t xml:space="preserve">      x = x_nplus1;</w:t>
      </w:r>
    </w:p>
    <w:p w14:paraId="3EB5B55D" w14:textId="77777777" w:rsidR="00555D55" w:rsidRPr="00D822A3" w:rsidRDefault="00555D55" w:rsidP="00B92E77">
      <w:pPr>
        <w:pStyle w:val="Code"/>
        <w:rPr>
          <w:highlight w:val="white"/>
          <w:lang w:val="en-GB"/>
        </w:rPr>
      </w:pPr>
      <w:r w:rsidRPr="00D822A3">
        <w:rPr>
          <w:highlight w:val="white"/>
          <w:lang w:val="en-GB"/>
        </w:rPr>
        <w:t xml:space="preserve">      x_nplus1 = (x + (v / x)) / 2;</w:t>
      </w:r>
    </w:p>
    <w:p w14:paraId="5BFB8647"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5B5B354C" w14:textId="77777777" w:rsidR="00555D55" w:rsidRPr="00D822A3" w:rsidRDefault="00555D55" w:rsidP="00B92E77">
      <w:pPr>
        <w:pStyle w:val="Code"/>
        <w:rPr>
          <w:highlight w:val="white"/>
          <w:lang w:val="en-GB"/>
        </w:rPr>
      </w:pPr>
    </w:p>
    <w:p w14:paraId="551886D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5F53B14D" w14:textId="77777777" w:rsidR="00555D55" w:rsidRPr="00D822A3" w:rsidRDefault="00555D55" w:rsidP="00B92E77">
      <w:pPr>
        <w:pStyle w:val="Code"/>
        <w:rPr>
          <w:highlight w:val="white"/>
          <w:lang w:val="en-GB"/>
        </w:rPr>
      </w:pPr>
    </w:p>
    <w:p w14:paraId="28C5BBFA" w14:textId="77777777" w:rsidR="00555D55" w:rsidRPr="00D822A3" w:rsidRDefault="00555D55" w:rsidP="00B92E77">
      <w:pPr>
        <w:pStyle w:val="Code"/>
        <w:rPr>
          <w:highlight w:val="white"/>
          <w:lang w:val="en-GB"/>
        </w:rPr>
      </w:pPr>
      <w:r w:rsidRPr="00D822A3">
        <w:rPr>
          <w:highlight w:val="white"/>
          <w:lang w:val="en-GB"/>
        </w:rPr>
        <w:t>double asin(double v) {</w:t>
      </w:r>
    </w:p>
    <w:p w14:paraId="7B06DDDF" w14:textId="77777777" w:rsidR="00555D55" w:rsidRPr="00D822A3" w:rsidRDefault="00555D55" w:rsidP="00B92E77">
      <w:pPr>
        <w:pStyle w:val="Code"/>
        <w:rPr>
          <w:highlight w:val="white"/>
          <w:lang w:val="en-GB"/>
        </w:rPr>
      </w:pPr>
      <w:r w:rsidRPr="00D822A3">
        <w:rPr>
          <w:highlight w:val="white"/>
          <w:lang w:val="en-GB"/>
        </w:rPr>
        <w:t xml:space="preserve">  if (v == 1) {</w:t>
      </w:r>
    </w:p>
    <w:p w14:paraId="517AB291"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B213692" w14:textId="77777777" w:rsidR="00555D55" w:rsidRPr="00D822A3" w:rsidRDefault="00555D55" w:rsidP="00B92E77">
      <w:pPr>
        <w:pStyle w:val="Code"/>
        <w:rPr>
          <w:highlight w:val="white"/>
          <w:lang w:val="en-GB"/>
        </w:rPr>
      </w:pPr>
      <w:r w:rsidRPr="00D822A3">
        <w:rPr>
          <w:highlight w:val="white"/>
          <w:lang w:val="en-GB"/>
        </w:rPr>
        <w:t xml:space="preserve">  }</w:t>
      </w:r>
    </w:p>
    <w:p w14:paraId="74376D55"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0D6A3E1C"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3FDD5EC3" w14:textId="77777777" w:rsidR="00555D55" w:rsidRPr="00D822A3" w:rsidRDefault="00555D55" w:rsidP="00B92E77">
      <w:pPr>
        <w:pStyle w:val="Code"/>
        <w:rPr>
          <w:highlight w:val="white"/>
          <w:lang w:val="en-GB"/>
        </w:rPr>
      </w:pPr>
      <w:r w:rsidRPr="00D822A3">
        <w:rPr>
          <w:highlight w:val="white"/>
          <w:lang w:val="en-GB"/>
        </w:rPr>
        <w:t xml:space="preserve">  }</w:t>
      </w:r>
    </w:p>
    <w:p w14:paraId="2A892739"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6AB27B0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5C2622F7" w14:textId="77777777" w:rsidR="00555D55" w:rsidRPr="00D822A3" w:rsidRDefault="00555D55" w:rsidP="00B92E77">
      <w:pPr>
        <w:pStyle w:val="Code"/>
        <w:rPr>
          <w:highlight w:val="white"/>
          <w:lang w:val="en-GB"/>
        </w:rPr>
      </w:pPr>
    </w:p>
    <w:p w14:paraId="3E1847C1" w14:textId="77777777" w:rsidR="00555D55" w:rsidRPr="00D822A3" w:rsidRDefault="00555D55" w:rsidP="00B92E77">
      <w:pPr>
        <w:pStyle w:val="Code"/>
        <w:rPr>
          <w:highlight w:val="white"/>
          <w:lang w:val="en-GB"/>
        </w:rPr>
      </w:pPr>
      <w:r w:rsidRPr="00D822A3">
        <w:rPr>
          <w:highlight w:val="white"/>
          <w:lang w:val="en-GB"/>
        </w:rPr>
        <w:t xml:space="preserve">    do {</w:t>
      </w:r>
    </w:p>
    <w:p w14:paraId="448591C7"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33650E4" w14:textId="77777777" w:rsidR="00555D55" w:rsidRPr="00D822A3" w:rsidRDefault="00555D55" w:rsidP="00B92E77">
      <w:pPr>
        <w:pStyle w:val="Code"/>
        <w:rPr>
          <w:highlight w:val="white"/>
          <w:lang w:val="en-GB"/>
        </w:rPr>
      </w:pPr>
      <w:r w:rsidRPr="00D822A3">
        <w:rPr>
          <w:highlight w:val="white"/>
          <w:lang w:val="en-GB"/>
        </w:rPr>
        <w:t xml:space="preserve">      x_nplus1 = x - tan(x) + (v / cos(x));</w:t>
      </w:r>
    </w:p>
    <w:p w14:paraId="65CA0D3F"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136B2299" w14:textId="77777777" w:rsidR="00555D55" w:rsidRPr="00D822A3" w:rsidRDefault="00555D55" w:rsidP="00B92E77">
      <w:pPr>
        <w:pStyle w:val="Code"/>
        <w:rPr>
          <w:highlight w:val="white"/>
          <w:lang w:val="en-GB"/>
        </w:rPr>
      </w:pPr>
    </w:p>
    <w:p w14:paraId="101B12F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79B336DD" w14:textId="77777777" w:rsidR="00555D55" w:rsidRPr="00D822A3" w:rsidRDefault="00555D55" w:rsidP="00B92E77">
      <w:pPr>
        <w:pStyle w:val="Code"/>
        <w:rPr>
          <w:highlight w:val="white"/>
          <w:lang w:val="en-GB"/>
        </w:rPr>
      </w:pPr>
      <w:r w:rsidRPr="00D822A3">
        <w:rPr>
          <w:highlight w:val="white"/>
          <w:lang w:val="en-GB"/>
        </w:rPr>
        <w:t xml:space="preserve">  }</w:t>
      </w:r>
    </w:p>
    <w:p w14:paraId="6B4CB1C5" w14:textId="77777777" w:rsidR="00555D55" w:rsidRPr="00D822A3" w:rsidRDefault="00555D55" w:rsidP="00B92E77">
      <w:pPr>
        <w:pStyle w:val="Code"/>
        <w:rPr>
          <w:highlight w:val="white"/>
          <w:lang w:val="en-GB"/>
        </w:rPr>
      </w:pPr>
      <w:r w:rsidRPr="00D822A3">
        <w:rPr>
          <w:highlight w:val="white"/>
          <w:lang w:val="en-GB"/>
        </w:rPr>
        <w:t xml:space="preserve">  else {</w:t>
      </w:r>
    </w:p>
    <w:p w14:paraId="784CCB93" w14:textId="77777777" w:rsidR="00555D55" w:rsidRPr="00D822A3" w:rsidRDefault="00555D55" w:rsidP="00B92E77">
      <w:pPr>
        <w:pStyle w:val="Code"/>
        <w:rPr>
          <w:highlight w:val="white"/>
          <w:lang w:val="en-GB"/>
        </w:rPr>
      </w:pPr>
      <w:r w:rsidRPr="00D822A3">
        <w:rPr>
          <w:highlight w:val="white"/>
          <w:lang w:val="en-GB"/>
        </w:rPr>
        <w:t xml:space="preserve">    errno = EDOM;</w:t>
      </w:r>
    </w:p>
    <w:p w14:paraId="352AADBB" w14:textId="77777777" w:rsidR="00555D55" w:rsidRPr="00D822A3" w:rsidRDefault="00555D55" w:rsidP="00B92E77">
      <w:pPr>
        <w:pStyle w:val="Code"/>
        <w:rPr>
          <w:highlight w:val="white"/>
          <w:lang w:val="en-GB"/>
        </w:rPr>
      </w:pPr>
      <w:r w:rsidRPr="00D822A3">
        <w:rPr>
          <w:highlight w:val="white"/>
          <w:lang w:val="en-GB"/>
        </w:rPr>
        <w:t xml:space="preserve">    return 0;</w:t>
      </w:r>
    </w:p>
    <w:p w14:paraId="4157A4FE" w14:textId="77777777" w:rsidR="00555D55" w:rsidRPr="00D822A3" w:rsidRDefault="00555D55" w:rsidP="00B92E77">
      <w:pPr>
        <w:pStyle w:val="Code"/>
        <w:rPr>
          <w:highlight w:val="white"/>
          <w:lang w:val="en-GB"/>
        </w:rPr>
      </w:pPr>
      <w:r w:rsidRPr="00D822A3">
        <w:rPr>
          <w:highlight w:val="white"/>
          <w:lang w:val="en-GB"/>
        </w:rPr>
        <w:t xml:space="preserve">  }</w:t>
      </w:r>
    </w:p>
    <w:p w14:paraId="5A6177BE" w14:textId="77777777" w:rsidR="00555D55" w:rsidRPr="00D822A3" w:rsidRDefault="00555D55" w:rsidP="00B92E77">
      <w:pPr>
        <w:pStyle w:val="Code"/>
        <w:rPr>
          <w:highlight w:val="white"/>
          <w:lang w:val="en-GB"/>
        </w:rPr>
      </w:pPr>
      <w:r w:rsidRPr="00D822A3">
        <w:rPr>
          <w:highlight w:val="white"/>
          <w:lang w:val="en-GB"/>
        </w:rPr>
        <w:t>}</w:t>
      </w:r>
    </w:p>
    <w:p w14:paraId="683B9B33" w14:textId="77777777" w:rsidR="00555D55" w:rsidRPr="00D822A3" w:rsidRDefault="00555D55" w:rsidP="00B92E77">
      <w:pPr>
        <w:pStyle w:val="Code"/>
        <w:rPr>
          <w:highlight w:val="white"/>
          <w:lang w:val="en-GB"/>
        </w:rPr>
      </w:pPr>
    </w:p>
    <w:p w14:paraId="51BDD1F0" w14:textId="77777777" w:rsidR="00555D55" w:rsidRPr="00D822A3" w:rsidRDefault="00555D55" w:rsidP="00B92E77">
      <w:pPr>
        <w:pStyle w:val="Code"/>
        <w:rPr>
          <w:highlight w:val="white"/>
          <w:lang w:val="en-GB"/>
        </w:rPr>
      </w:pPr>
      <w:r w:rsidRPr="00D822A3">
        <w:rPr>
          <w:highlight w:val="white"/>
          <w:lang w:val="en-GB"/>
        </w:rPr>
        <w:t>double acos(double v) {</w:t>
      </w:r>
    </w:p>
    <w:p w14:paraId="7A2BB8EE" w14:textId="77777777" w:rsidR="00555D55" w:rsidRPr="00D822A3" w:rsidRDefault="00555D55" w:rsidP="00B92E77">
      <w:pPr>
        <w:pStyle w:val="Code"/>
        <w:rPr>
          <w:highlight w:val="white"/>
          <w:lang w:val="en-GB"/>
        </w:rPr>
      </w:pPr>
      <w:r w:rsidRPr="00D822A3">
        <w:rPr>
          <w:highlight w:val="white"/>
          <w:lang w:val="en-GB"/>
        </w:rPr>
        <w:t xml:space="preserve">  if (v == 1) {</w:t>
      </w:r>
    </w:p>
    <w:p w14:paraId="7A626D01" w14:textId="77777777" w:rsidR="00555D55" w:rsidRPr="00D822A3" w:rsidRDefault="00555D55" w:rsidP="00B92E77">
      <w:pPr>
        <w:pStyle w:val="Code"/>
        <w:rPr>
          <w:highlight w:val="white"/>
          <w:lang w:val="en-GB"/>
        </w:rPr>
      </w:pPr>
      <w:r w:rsidRPr="00D822A3">
        <w:rPr>
          <w:highlight w:val="white"/>
          <w:lang w:val="en-GB"/>
        </w:rPr>
        <w:t xml:space="preserve">    return 0;</w:t>
      </w:r>
    </w:p>
    <w:p w14:paraId="2CFCCAF5" w14:textId="77777777" w:rsidR="00555D55" w:rsidRPr="00D822A3" w:rsidRDefault="00555D55" w:rsidP="00B92E77">
      <w:pPr>
        <w:pStyle w:val="Code"/>
        <w:rPr>
          <w:highlight w:val="white"/>
          <w:lang w:val="en-GB"/>
        </w:rPr>
      </w:pPr>
      <w:r w:rsidRPr="00D822A3">
        <w:rPr>
          <w:highlight w:val="white"/>
          <w:lang w:val="en-GB"/>
        </w:rPr>
        <w:t xml:space="preserve">  }</w:t>
      </w:r>
    </w:p>
    <w:p w14:paraId="7902DBC3"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DB5C1F8"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40DF4A4B" w14:textId="77777777" w:rsidR="00555D55" w:rsidRPr="00D822A3" w:rsidRDefault="00555D55" w:rsidP="00B92E77">
      <w:pPr>
        <w:pStyle w:val="Code"/>
        <w:rPr>
          <w:highlight w:val="white"/>
          <w:lang w:val="en-GB"/>
        </w:rPr>
      </w:pPr>
    </w:p>
    <w:p w14:paraId="5131FB2F" w14:textId="77777777" w:rsidR="00555D55" w:rsidRPr="00D822A3" w:rsidRDefault="00555D55" w:rsidP="00B92E77">
      <w:pPr>
        <w:pStyle w:val="Code"/>
        <w:rPr>
          <w:highlight w:val="white"/>
          <w:lang w:val="en-GB"/>
        </w:rPr>
      </w:pPr>
      <w:r w:rsidRPr="00D822A3">
        <w:rPr>
          <w:highlight w:val="white"/>
          <w:lang w:val="en-GB"/>
        </w:rPr>
        <w:t xml:space="preserve">    do {</w:t>
      </w:r>
    </w:p>
    <w:p w14:paraId="057E0F0C"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013F216" w14:textId="77777777" w:rsidR="00555D55" w:rsidRPr="00D822A3" w:rsidRDefault="00555D55" w:rsidP="00B92E77">
      <w:pPr>
        <w:pStyle w:val="Code"/>
        <w:rPr>
          <w:highlight w:val="white"/>
          <w:lang w:val="en-GB"/>
        </w:rPr>
      </w:pPr>
      <w:r w:rsidRPr="00D822A3">
        <w:rPr>
          <w:highlight w:val="white"/>
          <w:lang w:val="en-GB"/>
        </w:rPr>
        <w:t xml:space="preserve">      x_nplus1 = x + (1 / tan(x)) - (v / sin(x));</w:t>
      </w:r>
    </w:p>
    <w:p w14:paraId="283B0EB6"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CB011FD" w14:textId="77777777" w:rsidR="00555D55" w:rsidRPr="00D822A3" w:rsidRDefault="00555D55" w:rsidP="00B92E77">
      <w:pPr>
        <w:pStyle w:val="Code"/>
        <w:rPr>
          <w:highlight w:val="white"/>
          <w:lang w:val="en-GB"/>
        </w:rPr>
      </w:pPr>
    </w:p>
    <w:p w14:paraId="09AF07C1"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1AC93FDF" w14:textId="77777777" w:rsidR="00555D55" w:rsidRPr="00D822A3" w:rsidRDefault="00555D55" w:rsidP="00B92E77">
      <w:pPr>
        <w:pStyle w:val="Code"/>
        <w:rPr>
          <w:highlight w:val="white"/>
          <w:lang w:val="en-GB"/>
        </w:rPr>
      </w:pPr>
      <w:r w:rsidRPr="00D822A3">
        <w:rPr>
          <w:highlight w:val="white"/>
          <w:lang w:val="en-GB"/>
        </w:rPr>
        <w:t xml:space="preserve">  }</w:t>
      </w:r>
    </w:p>
    <w:p w14:paraId="35A40FCD" w14:textId="77777777" w:rsidR="00555D55" w:rsidRPr="00D822A3" w:rsidRDefault="00555D55" w:rsidP="00B92E77">
      <w:pPr>
        <w:pStyle w:val="Code"/>
        <w:rPr>
          <w:highlight w:val="white"/>
          <w:lang w:val="en-GB"/>
        </w:rPr>
      </w:pPr>
      <w:r w:rsidRPr="00D822A3">
        <w:rPr>
          <w:highlight w:val="white"/>
          <w:lang w:val="en-GB"/>
        </w:rPr>
        <w:lastRenderedPageBreak/>
        <w:t xml:space="preserve">  else {</w:t>
      </w:r>
    </w:p>
    <w:p w14:paraId="71FEF161" w14:textId="77777777" w:rsidR="00555D55" w:rsidRPr="00D822A3" w:rsidRDefault="00555D55" w:rsidP="00B92E77">
      <w:pPr>
        <w:pStyle w:val="Code"/>
        <w:rPr>
          <w:highlight w:val="white"/>
          <w:lang w:val="en-GB"/>
        </w:rPr>
      </w:pPr>
      <w:r w:rsidRPr="00D822A3">
        <w:rPr>
          <w:highlight w:val="white"/>
          <w:lang w:val="en-GB"/>
        </w:rPr>
        <w:t xml:space="preserve">    errno = EDOM;</w:t>
      </w:r>
    </w:p>
    <w:p w14:paraId="5C7F0222" w14:textId="77777777" w:rsidR="00555D55" w:rsidRPr="00D822A3" w:rsidRDefault="00555D55" w:rsidP="00B92E77">
      <w:pPr>
        <w:pStyle w:val="Code"/>
        <w:rPr>
          <w:highlight w:val="white"/>
          <w:lang w:val="en-GB"/>
        </w:rPr>
      </w:pPr>
      <w:r w:rsidRPr="00D822A3">
        <w:rPr>
          <w:highlight w:val="white"/>
          <w:lang w:val="en-GB"/>
        </w:rPr>
        <w:t xml:space="preserve">    return 0;</w:t>
      </w:r>
    </w:p>
    <w:p w14:paraId="0F81C1C6" w14:textId="77777777" w:rsidR="00555D55" w:rsidRPr="00D822A3" w:rsidRDefault="00555D55" w:rsidP="00B92E77">
      <w:pPr>
        <w:pStyle w:val="Code"/>
        <w:rPr>
          <w:highlight w:val="white"/>
          <w:lang w:val="en-GB"/>
        </w:rPr>
      </w:pPr>
      <w:r w:rsidRPr="00D822A3">
        <w:rPr>
          <w:highlight w:val="white"/>
          <w:lang w:val="en-GB"/>
        </w:rPr>
        <w:t xml:space="preserve">  }</w:t>
      </w:r>
    </w:p>
    <w:p w14:paraId="7FF38039" w14:textId="77777777" w:rsidR="00555D55" w:rsidRPr="00D822A3" w:rsidRDefault="00555D55" w:rsidP="00B92E77">
      <w:pPr>
        <w:pStyle w:val="Code"/>
        <w:rPr>
          <w:highlight w:val="white"/>
          <w:lang w:val="en-GB"/>
        </w:rPr>
      </w:pPr>
      <w:r w:rsidRPr="00D822A3">
        <w:rPr>
          <w:highlight w:val="white"/>
          <w:lang w:val="en-GB"/>
        </w:rPr>
        <w:t>}</w:t>
      </w:r>
    </w:p>
    <w:p w14:paraId="3B8B0CDC" w14:textId="77777777" w:rsidR="00555D55" w:rsidRPr="00D822A3" w:rsidRDefault="00555D55" w:rsidP="00B92E77">
      <w:pPr>
        <w:pStyle w:val="Code"/>
        <w:rPr>
          <w:highlight w:val="white"/>
          <w:lang w:val="en-GB"/>
        </w:rPr>
      </w:pPr>
    </w:p>
    <w:p w14:paraId="60791B07" w14:textId="77777777" w:rsidR="00555D55" w:rsidRPr="00D822A3" w:rsidRDefault="00555D55" w:rsidP="00B92E77">
      <w:pPr>
        <w:pStyle w:val="Code"/>
        <w:rPr>
          <w:highlight w:val="white"/>
          <w:lang w:val="en-GB"/>
        </w:rPr>
      </w:pPr>
      <w:r w:rsidRPr="00D822A3">
        <w:rPr>
          <w:highlight w:val="white"/>
          <w:lang w:val="en-GB"/>
        </w:rPr>
        <w:t>double square(double x) {</w:t>
      </w:r>
    </w:p>
    <w:p w14:paraId="210EC3D8" w14:textId="77777777" w:rsidR="00555D55" w:rsidRPr="00D822A3" w:rsidRDefault="00555D55" w:rsidP="00B92E77">
      <w:pPr>
        <w:pStyle w:val="Code"/>
        <w:rPr>
          <w:highlight w:val="white"/>
          <w:lang w:val="en-GB"/>
        </w:rPr>
      </w:pPr>
      <w:r w:rsidRPr="00D822A3">
        <w:rPr>
          <w:highlight w:val="white"/>
          <w:lang w:val="en-GB"/>
        </w:rPr>
        <w:t xml:space="preserve">  return x * x;</w:t>
      </w:r>
    </w:p>
    <w:p w14:paraId="4E7C0950" w14:textId="77777777" w:rsidR="00555D55" w:rsidRPr="00D822A3" w:rsidRDefault="00555D55" w:rsidP="00B92E77">
      <w:pPr>
        <w:pStyle w:val="Code"/>
        <w:rPr>
          <w:highlight w:val="white"/>
          <w:lang w:val="en-GB"/>
        </w:rPr>
      </w:pPr>
      <w:r w:rsidRPr="00D822A3">
        <w:rPr>
          <w:highlight w:val="white"/>
          <w:lang w:val="en-GB"/>
        </w:rPr>
        <w:t>}</w:t>
      </w:r>
    </w:p>
    <w:p w14:paraId="077E25B9" w14:textId="77777777" w:rsidR="00555D55" w:rsidRPr="00D822A3" w:rsidRDefault="00555D55" w:rsidP="00B92E77">
      <w:pPr>
        <w:pStyle w:val="Code"/>
        <w:rPr>
          <w:highlight w:val="white"/>
          <w:lang w:val="en-GB"/>
        </w:rPr>
      </w:pPr>
    </w:p>
    <w:p w14:paraId="0D79CDA7" w14:textId="77777777" w:rsidR="00555D55" w:rsidRPr="00D822A3" w:rsidRDefault="00555D55" w:rsidP="00B92E77">
      <w:pPr>
        <w:pStyle w:val="Code"/>
        <w:rPr>
          <w:highlight w:val="white"/>
          <w:lang w:val="en-GB"/>
        </w:rPr>
      </w:pPr>
      <w:r w:rsidRPr="00D822A3">
        <w:rPr>
          <w:highlight w:val="white"/>
          <w:lang w:val="en-GB"/>
        </w:rPr>
        <w:t>double atan(double v) {</w:t>
      </w:r>
    </w:p>
    <w:p w14:paraId="14D32FED" w14:textId="77777777" w:rsidR="00555D55" w:rsidRPr="00D822A3" w:rsidRDefault="00555D55" w:rsidP="00B92E77">
      <w:pPr>
        <w:pStyle w:val="Code"/>
        <w:rPr>
          <w:highlight w:val="white"/>
          <w:lang w:val="en-GB"/>
        </w:rPr>
      </w:pPr>
      <w:r w:rsidRPr="00D822A3">
        <w:rPr>
          <w:highlight w:val="white"/>
          <w:lang w:val="en-GB"/>
        </w:rPr>
        <w:t xml:space="preserve">  if (v == 0) {</w:t>
      </w:r>
    </w:p>
    <w:p w14:paraId="04E249AE" w14:textId="77777777" w:rsidR="00555D55" w:rsidRPr="00D822A3" w:rsidRDefault="00555D55" w:rsidP="00B92E77">
      <w:pPr>
        <w:pStyle w:val="Code"/>
        <w:rPr>
          <w:highlight w:val="white"/>
          <w:lang w:val="en-GB"/>
        </w:rPr>
      </w:pPr>
      <w:r w:rsidRPr="00D822A3">
        <w:rPr>
          <w:highlight w:val="white"/>
          <w:lang w:val="en-GB"/>
        </w:rPr>
        <w:t xml:space="preserve">    return 0;</w:t>
      </w:r>
    </w:p>
    <w:p w14:paraId="78313C9F" w14:textId="77777777" w:rsidR="00555D55" w:rsidRPr="00D822A3" w:rsidRDefault="00555D55" w:rsidP="00B92E77">
      <w:pPr>
        <w:pStyle w:val="Code"/>
        <w:rPr>
          <w:highlight w:val="white"/>
          <w:lang w:val="en-GB"/>
        </w:rPr>
      </w:pPr>
      <w:r w:rsidRPr="00D822A3">
        <w:rPr>
          <w:highlight w:val="white"/>
          <w:lang w:val="en-GB"/>
        </w:rPr>
        <w:t xml:space="preserve">  }</w:t>
      </w:r>
    </w:p>
    <w:p w14:paraId="13EFAA9B"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6C70C61C"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3D6D1D27" w14:textId="77777777" w:rsidR="00555D55" w:rsidRPr="00D822A3" w:rsidRDefault="00555D55" w:rsidP="00B92E77">
      <w:pPr>
        <w:pStyle w:val="Code"/>
        <w:rPr>
          <w:highlight w:val="white"/>
          <w:lang w:val="en-GB"/>
        </w:rPr>
      </w:pPr>
      <w:r w:rsidRPr="00D822A3">
        <w:rPr>
          <w:highlight w:val="white"/>
          <w:lang w:val="en-GB"/>
        </w:rPr>
        <w:t xml:space="preserve">  }</w:t>
      </w:r>
    </w:p>
    <w:p w14:paraId="1E043A1C"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23360EF4"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6BE864C1" w14:textId="77777777" w:rsidR="00555D55" w:rsidRPr="00D822A3" w:rsidRDefault="00555D55" w:rsidP="00B92E77">
      <w:pPr>
        <w:pStyle w:val="Code"/>
        <w:rPr>
          <w:highlight w:val="white"/>
          <w:lang w:val="en-GB"/>
        </w:rPr>
      </w:pPr>
      <w:r w:rsidRPr="00D822A3">
        <w:rPr>
          <w:highlight w:val="white"/>
          <w:lang w:val="en-GB"/>
        </w:rPr>
        <w:t xml:space="preserve">  }</w:t>
      </w:r>
    </w:p>
    <w:p w14:paraId="4D6E3035" w14:textId="77777777" w:rsidR="00555D55" w:rsidRPr="00D822A3" w:rsidRDefault="00555D55" w:rsidP="00B92E77">
      <w:pPr>
        <w:pStyle w:val="Code"/>
        <w:rPr>
          <w:highlight w:val="white"/>
          <w:lang w:val="en-GB"/>
        </w:rPr>
      </w:pPr>
      <w:r w:rsidRPr="00D822A3">
        <w:rPr>
          <w:highlight w:val="white"/>
          <w:lang w:val="en-GB"/>
        </w:rPr>
        <w:t xml:space="preserve">  else if (fabs(v) &lt; 0.5) {</w:t>
      </w:r>
    </w:p>
    <w:p w14:paraId="173C30E8" w14:textId="77777777" w:rsidR="00555D55" w:rsidRPr="00D822A3" w:rsidRDefault="00555D55" w:rsidP="00B92E77">
      <w:pPr>
        <w:pStyle w:val="Code"/>
        <w:rPr>
          <w:highlight w:val="white"/>
          <w:lang w:val="en-GB"/>
        </w:rPr>
      </w:pPr>
      <w:r w:rsidRPr="00D822A3">
        <w:rPr>
          <w:highlight w:val="white"/>
          <w:lang w:val="en-GB"/>
        </w:rPr>
        <w:t xml:space="preserve">    int sign = 1, denominator = 1; // count = 0;</w:t>
      </w:r>
    </w:p>
    <w:p w14:paraId="7B2CEAFA" w14:textId="77777777" w:rsidR="00555D55" w:rsidRPr="00D822A3" w:rsidRDefault="00555D55" w:rsidP="00B92E77">
      <w:pPr>
        <w:pStyle w:val="Code"/>
        <w:rPr>
          <w:highlight w:val="white"/>
          <w:lang w:val="en-GB"/>
        </w:rPr>
      </w:pPr>
      <w:r w:rsidRPr="00D822A3">
        <w:rPr>
          <w:highlight w:val="white"/>
          <w:lang w:val="en-GB"/>
        </w:rPr>
        <w:t xml:space="preserve">    double product = v, term, sum = 0;</w:t>
      </w:r>
    </w:p>
    <w:p w14:paraId="053F6997" w14:textId="77777777" w:rsidR="00555D55" w:rsidRPr="00D822A3" w:rsidRDefault="00555D55" w:rsidP="00B92E77">
      <w:pPr>
        <w:pStyle w:val="Code"/>
        <w:rPr>
          <w:highlight w:val="white"/>
          <w:lang w:val="en-GB"/>
        </w:rPr>
      </w:pPr>
    </w:p>
    <w:p w14:paraId="6CC28791" w14:textId="77777777" w:rsidR="00555D55" w:rsidRPr="00D822A3" w:rsidRDefault="00555D55" w:rsidP="00B92E77">
      <w:pPr>
        <w:pStyle w:val="Code"/>
        <w:rPr>
          <w:highlight w:val="white"/>
          <w:lang w:val="en-GB"/>
        </w:rPr>
      </w:pPr>
      <w:r w:rsidRPr="00D822A3">
        <w:rPr>
          <w:highlight w:val="white"/>
          <w:lang w:val="en-GB"/>
        </w:rPr>
        <w:t xml:space="preserve">    do {</w:t>
      </w:r>
    </w:p>
    <w:p w14:paraId="7DD7AAFA" w14:textId="77777777" w:rsidR="00555D55" w:rsidRPr="00D822A3" w:rsidRDefault="00555D55" w:rsidP="00B92E77">
      <w:pPr>
        <w:pStyle w:val="Code"/>
        <w:rPr>
          <w:highlight w:val="white"/>
          <w:lang w:val="en-GB"/>
        </w:rPr>
      </w:pPr>
      <w:r w:rsidRPr="00D822A3">
        <w:rPr>
          <w:highlight w:val="white"/>
          <w:lang w:val="en-GB"/>
        </w:rPr>
        <w:t xml:space="preserve">      term = sign * product / denominator;</w:t>
      </w:r>
    </w:p>
    <w:p w14:paraId="55C728D6" w14:textId="77777777" w:rsidR="00555D55" w:rsidRPr="00D822A3" w:rsidRDefault="00555D55" w:rsidP="00B92E77">
      <w:pPr>
        <w:pStyle w:val="Code"/>
        <w:rPr>
          <w:highlight w:val="white"/>
          <w:lang w:val="en-GB"/>
        </w:rPr>
      </w:pPr>
      <w:r w:rsidRPr="00D822A3">
        <w:rPr>
          <w:highlight w:val="white"/>
          <w:lang w:val="en-GB"/>
        </w:rPr>
        <w:t xml:space="preserve">      sum += term;</w:t>
      </w:r>
    </w:p>
    <w:p w14:paraId="547688DC" w14:textId="77777777" w:rsidR="00555D55" w:rsidRPr="00D822A3" w:rsidRDefault="00555D55" w:rsidP="00B92E77">
      <w:pPr>
        <w:pStyle w:val="Code"/>
        <w:rPr>
          <w:highlight w:val="white"/>
          <w:lang w:val="en-GB"/>
        </w:rPr>
      </w:pPr>
      <w:r w:rsidRPr="00D822A3">
        <w:rPr>
          <w:highlight w:val="white"/>
          <w:lang w:val="en-GB"/>
        </w:rPr>
        <w:t xml:space="preserve">      sign = -sign;</w:t>
      </w:r>
    </w:p>
    <w:p w14:paraId="626D4812" w14:textId="77777777" w:rsidR="00555D55" w:rsidRPr="00D822A3" w:rsidRDefault="00555D55" w:rsidP="00B92E77">
      <w:pPr>
        <w:pStyle w:val="Code"/>
        <w:rPr>
          <w:highlight w:val="white"/>
          <w:lang w:val="en-GB"/>
        </w:rPr>
      </w:pPr>
      <w:r w:rsidRPr="00D822A3">
        <w:rPr>
          <w:highlight w:val="white"/>
          <w:lang w:val="en-GB"/>
        </w:rPr>
        <w:t xml:space="preserve">      product *= v * v;</w:t>
      </w:r>
    </w:p>
    <w:p w14:paraId="1572C6D0" w14:textId="77777777" w:rsidR="00555D55" w:rsidRPr="00D822A3" w:rsidRDefault="00555D55" w:rsidP="00B92E77">
      <w:pPr>
        <w:pStyle w:val="Code"/>
        <w:rPr>
          <w:highlight w:val="white"/>
          <w:lang w:val="en-GB"/>
        </w:rPr>
      </w:pPr>
      <w:r w:rsidRPr="00D822A3">
        <w:rPr>
          <w:highlight w:val="white"/>
          <w:lang w:val="en-GB"/>
        </w:rPr>
        <w:t xml:space="preserve">      denominator += 2;</w:t>
      </w:r>
    </w:p>
    <w:p w14:paraId="6F41DF18"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4D188B23" w14:textId="77777777" w:rsidR="00555D55" w:rsidRPr="00D822A3" w:rsidRDefault="00555D55" w:rsidP="00B92E77">
      <w:pPr>
        <w:pStyle w:val="Code"/>
        <w:rPr>
          <w:highlight w:val="white"/>
          <w:lang w:val="en-GB"/>
        </w:rPr>
      </w:pPr>
    </w:p>
    <w:p w14:paraId="419E9B73" w14:textId="77777777" w:rsidR="00555D55" w:rsidRPr="00D822A3" w:rsidRDefault="00555D55" w:rsidP="00B92E77">
      <w:pPr>
        <w:pStyle w:val="Code"/>
        <w:rPr>
          <w:highlight w:val="white"/>
          <w:lang w:val="en-GB"/>
        </w:rPr>
      </w:pPr>
      <w:r w:rsidRPr="00D822A3">
        <w:rPr>
          <w:highlight w:val="white"/>
          <w:lang w:val="en-GB"/>
        </w:rPr>
        <w:t xml:space="preserve">    return sum;</w:t>
      </w:r>
    </w:p>
    <w:p w14:paraId="7CBE6D88" w14:textId="77777777" w:rsidR="00555D55" w:rsidRPr="00D822A3" w:rsidRDefault="00555D55" w:rsidP="00B92E77">
      <w:pPr>
        <w:pStyle w:val="Code"/>
        <w:rPr>
          <w:highlight w:val="white"/>
          <w:lang w:val="en-GB"/>
        </w:rPr>
      </w:pPr>
      <w:r w:rsidRPr="00D822A3">
        <w:rPr>
          <w:highlight w:val="white"/>
          <w:lang w:val="en-GB"/>
        </w:rPr>
        <w:t xml:space="preserve">  }</w:t>
      </w:r>
    </w:p>
    <w:p w14:paraId="307CE3AF"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42376BFE"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6336CAAF" w14:textId="77777777" w:rsidR="00555D55" w:rsidRPr="00D822A3" w:rsidRDefault="00555D55" w:rsidP="00B92E77">
      <w:pPr>
        <w:pStyle w:val="Code"/>
        <w:rPr>
          <w:highlight w:val="white"/>
          <w:lang w:val="en-GB"/>
        </w:rPr>
      </w:pPr>
    </w:p>
    <w:p w14:paraId="480A8C7E" w14:textId="77777777" w:rsidR="00555D55" w:rsidRPr="00D822A3" w:rsidRDefault="00555D55" w:rsidP="00B92E77">
      <w:pPr>
        <w:pStyle w:val="Code"/>
        <w:rPr>
          <w:highlight w:val="white"/>
          <w:lang w:val="en-GB"/>
        </w:rPr>
      </w:pPr>
      <w:r w:rsidRPr="00D822A3">
        <w:rPr>
          <w:highlight w:val="white"/>
          <w:lang w:val="en-GB"/>
        </w:rPr>
        <w:t xml:space="preserve">    do {</w:t>
      </w:r>
    </w:p>
    <w:p w14:paraId="57BC8D59" w14:textId="77777777" w:rsidR="00555D55" w:rsidRPr="00D822A3" w:rsidRDefault="00555D55" w:rsidP="00B92E77">
      <w:pPr>
        <w:pStyle w:val="Code"/>
        <w:rPr>
          <w:highlight w:val="white"/>
          <w:lang w:val="en-GB"/>
        </w:rPr>
      </w:pPr>
      <w:r w:rsidRPr="00D822A3">
        <w:rPr>
          <w:highlight w:val="white"/>
          <w:lang w:val="en-GB"/>
        </w:rPr>
        <w:t xml:space="preserve">      x = x_nplus1;</w:t>
      </w:r>
    </w:p>
    <w:p w14:paraId="7787656C"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204AD520"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1DEEDE3" w14:textId="77777777" w:rsidR="00555D55" w:rsidRPr="00D822A3" w:rsidRDefault="00555D55" w:rsidP="00B92E77">
      <w:pPr>
        <w:pStyle w:val="Code"/>
        <w:rPr>
          <w:highlight w:val="white"/>
          <w:lang w:val="en-GB"/>
        </w:rPr>
      </w:pPr>
    </w:p>
    <w:p w14:paraId="1058FF53"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4147CF52" w14:textId="77777777" w:rsidR="00555D55" w:rsidRPr="00D822A3" w:rsidRDefault="00555D55" w:rsidP="00B92E77">
      <w:pPr>
        <w:pStyle w:val="Code"/>
        <w:rPr>
          <w:highlight w:val="white"/>
          <w:lang w:val="en-GB"/>
        </w:rPr>
      </w:pPr>
      <w:r w:rsidRPr="00D822A3">
        <w:rPr>
          <w:highlight w:val="white"/>
          <w:lang w:val="en-GB"/>
        </w:rPr>
        <w:t xml:space="preserve">  }</w:t>
      </w:r>
    </w:p>
    <w:p w14:paraId="7AE95128" w14:textId="77777777" w:rsidR="00555D55" w:rsidRPr="00D822A3" w:rsidRDefault="00555D55" w:rsidP="00B92E77">
      <w:pPr>
        <w:pStyle w:val="Code"/>
        <w:rPr>
          <w:highlight w:val="white"/>
          <w:lang w:val="en-GB"/>
        </w:rPr>
      </w:pPr>
      <w:r w:rsidRPr="00D822A3">
        <w:rPr>
          <w:highlight w:val="white"/>
          <w:lang w:val="en-GB"/>
        </w:rPr>
        <w:t xml:space="preserve">  else {</w:t>
      </w:r>
    </w:p>
    <w:p w14:paraId="63DB599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71093C56" w14:textId="77777777" w:rsidR="00555D55" w:rsidRPr="00D822A3" w:rsidRDefault="00555D55" w:rsidP="00B92E77">
      <w:pPr>
        <w:pStyle w:val="Code"/>
        <w:rPr>
          <w:highlight w:val="white"/>
          <w:lang w:val="en-GB"/>
        </w:rPr>
      </w:pPr>
      <w:r w:rsidRPr="00D822A3">
        <w:rPr>
          <w:highlight w:val="white"/>
          <w:lang w:val="en-GB"/>
        </w:rPr>
        <w:t xml:space="preserve">    return 0;</w:t>
      </w:r>
    </w:p>
    <w:p w14:paraId="0A5CB5D1" w14:textId="77777777" w:rsidR="00555D55" w:rsidRPr="00D822A3" w:rsidRDefault="00555D55" w:rsidP="00B92E77">
      <w:pPr>
        <w:pStyle w:val="Code"/>
        <w:rPr>
          <w:highlight w:val="white"/>
          <w:lang w:val="en-GB"/>
        </w:rPr>
      </w:pPr>
      <w:r w:rsidRPr="00D822A3">
        <w:rPr>
          <w:highlight w:val="white"/>
          <w:lang w:val="en-GB"/>
        </w:rPr>
        <w:t xml:space="preserve">  }</w:t>
      </w:r>
    </w:p>
    <w:p w14:paraId="21B7CF18" w14:textId="77777777" w:rsidR="00555D55" w:rsidRPr="00D822A3" w:rsidRDefault="00555D55" w:rsidP="00B92E77">
      <w:pPr>
        <w:pStyle w:val="Code"/>
        <w:rPr>
          <w:highlight w:val="white"/>
          <w:lang w:val="en-GB"/>
        </w:rPr>
      </w:pPr>
      <w:r w:rsidRPr="00D822A3">
        <w:rPr>
          <w:highlight w:val="white"/>
          <w:lang w:val="en-GB"/>
        </w:rPr>
        <w:t>}</w:t>
      </w:r>
    </w:p>
    <w:p w14:paraId="2390A017" w14:textId="77777777" w:rsidR="00555D55" w:rsidRPr="00D822A3" w:rsidRDefault="00555D55" w:rsidP="00B92E77">
      <w:pPr>
        <w:pStyle w:val="Code"/>
        <w:rPr>
          <w:highlight w:val="white"/>
          <w:lang w:val="en-GB"/>
        </w:rPr>
      </w:pPr>
    </w:p>
    <w:p w14:paraId="7E5A5A0F" w14:textId="77777777" w:rsidR="00555D55" w:rsidRPr="00D822A3" w:rsidRDefault="00555D55" w:rsidP="00B92E77">
      <w:pPr>
        <w:pStyle w:val="Code"/>
        <w:rPr>
          <w:highlight w:val="white"/>
          <w:lang w:val="en-GB"/>
        </w:rPr>
      </w:pPr>
      <w:r w:rsidRPr="00D822A3">
        <w:rPr>
          <w:highlight w:val="white"/>
          <w:lang w:val="en-GB"/>
        </w:rPr>
        <w:t>double atanX(double v) {</w:t>
      </w:r>
    </w:p>
    <w:p w14:paraId="6B3DEB21" w14:textId="77777777" w:rsidR="00555D55" w:rsidRPr="00D822A3" w:rsidRDefault="00555D55" w:rsidP="00B92E77">
      <w:pPr>
        <w:pStyle w:val="Code"/>
        <w:rPr>
          <w:highlight w:val="white"/>
          <w:lang w:val="en-GB"/>
        </w:rPr>
      </w:pPr>
      <w:r w:rsidRPr="00D822A3">
        <w:rPr>
          <w:highlight w:val="white"/>
          <w:lang w:val="en-GB"/>
        </w:rPr>
        <w:t xml:space="preserve">  if (v == 0) {</w:t>
      </w:r>
    </w:p>
    <w:p w14:paraId="41725097" w14:textId="77777777" w:rsidR="00555D55" w:rsidRPr="00D822A3" w:rsidRDefault="00555D55" w:rsidP="00B92E77">
      <w:pPr>
        <w:pStyle w:val="Code"/>
        <w:rPr>
          <w:highlight w:val="white"/>
          <w:lang w:val="en-GB"/>
        </w:rPr>
      </w:pPr>
      <w:r w:rsidRPr="00D822A3">
        <w:rPr>
          <w:highlight w:val="white"/>
          <w:lang w:val="en-GB"/>
        </w:rPr>
        <w:t xml:space="preserve">    return 0;</w:t>
      </w:r>
    </w:p>
    <w:p w14:paraId="598A9795" w14:textId="77777777" w:rsidR="00555D55" w:rsidRPr="00D822A3" w:rsidRDefault="00555D55" w:rsidP="00B92E77">
      <w:pPr>
        <w:pStyle w:val="Code"/>
        <w:rPr>
          <w:highlight w:val="white"/>
          <w:lang w:val="en-GB"/>
        </w:rPr>
      </w:pPr>
      <w:r w:rsidRPr="00D822A3">
        <w:rPr>
          <w:highlight w:val="white"/>
          <w:lang w:val="en-GB"/>
        </w:rPr>
        <w:t xml:space="preserve">  }</w:t>
      </w:r>
    </w:p>
    <w:p w14:paraId="34E60A18"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81E01D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3238E3F4" w14:textId="77777777" w:rsidR="00555D55" w:rsidRPr="00D822A3" w:rsidRDefault="00555D55" w:rsidP="00B92E77">
      <w:pPr>
        <w:pStyle w:val="Code"/>
        <w:rPr>
          <w:highlight w:val="white"/>
          <w:lang w:val="en-GB"/>
        </w:rPr>
      </w:pPr>
    </w:p>
    <w:p w14:paraId="4B8DDB7C" w14:textId="77777777" w:rsidR="00555D55" w:rsidRPr="00D822A3" w:rsidRDefault="00555D55" w:rsidP="00B92E77">
      <w:pPr>
        <w:pStyle w:val="Code"/>
        <w:rPr>
          <w:highlight w:val="white"/>
          <w:lang w:val="en-GB"/>
        </w:rPr>
      </w:pPr>
      <w:r w:rsidRPr="00D822A3">
        <w:rPr>
          <w:highlight w:val="white"/>
          <w:lang w:val="en-GB"/>
        </w:rPr>
        <w:lastRenderedPageBreak/>
        <w:t xml:space="preserve">    do {</w:t>
      </w:r>
    </w:p>
    <w:p w14:paraId="1C2A07B4" w14:textId="77777777" w:rsidR="00555D55" w:rsidRPr="00D822A3" w:rsidRDefault="00555D55" w:rsidP="00B92E77">
      <w:pPr>
        <w:pStyle w:val="Code"/>
        <w:rPr>
          <w:highlight w:val="white"/>
          <w:lang w:val="en-GB"/>
        </w:rPr>
      </w:pPr>
      <w:r w:rsidRPr="00D822A3">
        <w:rPr>
          <w:highlight w:val="white"/>
          <w:lang w:val="en-GB"/>
        </w:rPr>
        <w:t xml:space="preserve">      x = x_nplus1;</w:t>
      </w:r>
    </w:p>
    <w:p w14:paraId="13764E33"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3CA2AAC8"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477E9399" w14:textId="77777777" w:rsidR="00555D55" w:rsidRPr="00D822A3" w:rsidRDefault="00555D55" w:rsidP="00B92E77">
      <w:pPr>
        <w:pStyle w:val="Code"/>
        <w:rPr>
          <w:highlight w:val="white"/>
          <w:lang w:val="en-GB"/>
        </w:rPr>
      </w:pPr>
    </w:p>
    <w:p w14:paraId="5DF11F5C"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064CF0E8" w14:textId="77777777" w:rsidR="00555D55" w:rsidRPr="00D822A3" w:rsidRDefault="00555D55" w:rsidP="00B92E77">
      <w:pPr>
        <w:pStyle w:val="Code"/>
        <w:rPr>
          <w:highlight w:val="white"/>
          <w:lang w:val="en-GB"/>
        </w:rPr>
      </w:pPr>
      <w:r w:rsidRPr="00D822A3">
        <w:rPr>
          <w:highlight w:val="white"/>
          <w:lang w:val="en-GB"/>
        </w:rPr>
        <w:t xml:space="preserve">  }</w:t>
      </w:r>
    </w:p>
    <w:p w14:paraId="50C297A6" w14:textId="77777777" w:rsidR="00555D55" w:rsidRPr="00D822A3" w:rsidRDefault="00555D55" w:rsidP="00B92E77">
      <w:pPr>
        <w:pStyle w:val="Code"/>
        <w:rPr>
          <w:highlight w:val="white"/>
          <w:lang w:val="en-GB"/>
        </w:rPr>
      </w:pPr>
      <w:r w:rsidRPr="00D822A3">
        <w:rPr>
          <w:highlight w:val="white"/>
          <w:lang w:val="en-GB"/>
        </w:rPr>
        <w:t xml:space="preserve">  else {</w:t>
      </w:r>
    </w:p>
    <w:p w14:paraId="54408AF4"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B1F8FB4" w14:textId="77777777" w:rsidR="00555D55" w:rsidRPr="00D822A3" w:rsidRDefault="00555D55" w:rsidP="00B92E77">
      <w:pPr>
        <w:pStyle w:val="Code"/>
        <w:rPr>
          <w:highlight w:val="white"/>
          <w:lang w:val="en-GB"/>
        </w:rPr>
      </w:pPr>
      <w:r w:rsidRPr="00D822A3">
        <w:rPr>
          <w:highlight w:val="white"/>
          <w:lang w:val="en-GB"/>
        </w:rPr>
        <w:t xml:space="preserve">    return 0;</w:t>
      </w:r>
    </w:p>
    <w:p w14:paraId="14D8B6CC" w14:textId="77777777" w:rsidR="00555D55" w:rsidRPr="00D822A3" w:rsidRDefault="00555D55" w:rsidP="00B92E77">
      <w:pPr>
        <w:pStyle w:val="Code"/>
        <w:rPr>
          <w:highlight w:val="white"/>
          <w:lang w:val="en-GB"/>
        </w:rPr>
      </w:pPr>
      <w:r w:rsidRPr="00D822A3">
        <w:rPr>
          <w:highlight w:val="white"/>
          <w:lang w:val="en-GB"/>
        </w:rPr>
        <w:t xml:space="preserve">  }</w:t>
      </w:r>
    </w:p>
    <w:p w14:paraId="58E971BF" w14:textId="77777777" w:rsidR="00555D55" w:rsidRPr="00D822A3" w:rsidRDefault="00555D55" w:rsidP="00B92E77">
      <w:pPr>
        <w:pStyle w:val="Code"/>
        <w:rPr>
          <w:highlight w:val="white"/>
          <w:lang w:val="en-GB"/>
        </w:rPr>
      </w:pPr>
      <w:r w:rsidRPr="00D822A3">
        <w:rPr>
          <w:highlight w:val="white"/>
          <w:lang w:val="en-GB"/>
        </w:rPr>
        <w:t>}</w:t>
      </w:r>
    </w:p>
    <w:p w14:paraId="0EBD8ABA" w14:textId="77777777" w:rsidR="00555D55" w:rsidRPr="00D822A3" w:rsidRDefault="00555D55" w:rsidP="00B92E77">
      <w:pPr>
        <w:pStyle w:val="Code"/>
        <w:rPr>
          <w:highlight w:val="white"/>
          <w:lang w:val="en-GB"/>
        </w:rPr>
      </w:pPr>
    </w:p>
    <w:p w14:paraId="187FA8FC" w14:textId="77777777" w:rsidR="00555D55" w:rsidRPr="00D822A3" w:rsidRDefault="00555D55" w:rsidP="00B92E77">
      <w:pPr>
        <w:pStyle w:val="Code"/>
        <w:rPr>
          <w:highlight w:val="white"/>
          <w:lang w:val="en-GB"/>
        </w:rPr>
      </w:pPr>
      <w:r w:rsidRPr="00D822A3">
        <w:rPr>
          <w:highlight w:val="white"/>
          <w:lang w:val="en-GB"/>
        </w:rPr>
        <w:t>double atan2(double num, double denum) {</w:t>
      </w:r>
    </w:p>
    <w:p w14:paraId="748293DA" w14:textId="77777777" w:rsidR="00555D55" w:rsidRPr="00D822A3" w:rsidRDefault="00555D55" w:rsidP="00B92E77">
      <w:pPr>
        <w:pStyle w:val="Code"/>
        <w:rPr>
          <w:highlight w:val="white"/>
          <w:lang w:val="en-GB"/>
        </w:rPr>
      </w:pPr>
      <w:r w:rsidRPr="00D822A3">
        <w:rPr>
          <w:highlight w:val="white"/>
          <w:lang w:val="en-GB"/>
        </w:rPr>
        <w:t xml:space="preserve">  if (denum &gt; 0) {</w:t>
      </w:r>
    </w:p>
    <w:p w14:paraId="506EF6E6" w14:textId="77777777" w:rsidR="00555D55" w:rsidRPr="00D822A3" w:rsidRDefault="00555D55" w:rsidP="00B92E77">
      <w:pPr>
        <w:pStyle w:val="Code"/>
        <w:rPr>
          <w:highlight w:val="white"/>
          <w:lang w:val="en-GB"/>
        </w:rPr>
      </w:pPr>
      <w:r w:rsidRPr="00D822A3">
        <w:rPr>
          <w:highlight w:val="white"/>
          <w:lang w:val="en-GB"/>
        </w:rPr>
        <w:t xml:space="preserve">    return atan(num / denum);</w:t>
      </w:r>
    </w:p>
    <w:p w14:paraId="4C02B430" w14:textId="77777777" w:rsidR="00555D55" w:rsidRPr="00D822A3" w:rsidRDefault="00555D55" w:rsidP="00B92E77">
      <w:pPr>
        <w:pStyle w:val="Code"/>
        <w:rPr>
          <w:highlight w:val="white"/>
          <w:lang w:val="en-GB"/>
        </w:rPr>
      </w:pPr>
      <w:r w:rsidRPr="00D822A3">
        <w:rPr>
          <w:highlight w:val="white"/>
          <w:lang w:val="en-GB"/>
        </w:rPr>
        <w:t xml:space="preserve">  }</w:t>
      </w:r>
    </w:p>
    <w:p w14:paraId="1EC77F17" w14:textId="77777777" w:rsidR="00555D55" w:rsidRPr="00D822A3" w:rsidRDefault="00555D55" w:rsidP="00B92E77">
      <w:pPr>
        <w:pStyle w:val="Code"/>
        <w:rPr>
          <w:highlight w:val="white"/>
          <w:lang w:val="en-GB"/>
        </w:rPr>
      </w:pPr>
    </w:p>
    <w:p w14:paraId="66634D2D" w14:textId="77777777" w:rsidR="00555D55" w:rsidRPr="00D822A3" w:rsidRDefault="00555D55" w:rsidP="00B92E77">
      <w:pPr>
        <w:pStyle w:val="Code"/>
        <w:rPr>
          <w:highlight w:val="white"/>
          <w:lang w:val="en-GB"/>
        </w:rPr>
      </w:pPr>
      <w:r w:rsidRPr="00D822A3">
        <w:rPr>
          <w:highlight w:val="white"/>
          <w:lang w:val="en-GB"/>
        </w:rPr>
        <w:t xml:space="preserve">  else if ((num &gt;= 0) &amp;&amp; (denum &lt; 0))  {</w:t>
      </w:r>
    </w:p>
    <w:p w14:paraId="0A949D8E"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026CFAC6" w14:textId="77777777" w:rsidR="00555D55" w:rsidRPr="00D822A3" w:rsidRDefault="00555D55" w:rsidP="00B92E77">
      <w:pPr>
        <w:pStyle w:val="Code"/>
        <w:rPr>
          <w:highlight w:val="white"/>
          <w:lang w:val="en-GB"/>
        </w:rPr>
      </w:pPr>
      <w:r w:rsidRPr="00D822A3">
        <w:rPr>
          <w:highlight w:val="white"/>
          <w:lang w:val="en-GB"/>
        </w:rPr>
        <w:t xml:space="preserve">  }</w:t>
      </w:r>
    </w:p>
    <w:p w14:paraId="29DD3B86" w14:textId="77777777" w:rsidR="00555D55" w:rsidRPr="00D822A3" w:rsidRDefault="00555D55" w:rsidP="00B92E77">
      <w:pPr>
        <w:pStyle w:val="Code"/>
        <w:rPr>
          <w:highlight w:val="white"/>
          <w:lang w:val="en-GB"/>
        </w:rPr>
      </w:pPr>
    </w:p>
    <w:p w14:paraId="27414300" w14:textId="77777777" w:rsidR="00555D55" w:rsidRPr="00D822A3" w:rsidRDefault="00555D55" w:rsidP="00B92E77">
      <w:pPr>
        <w:pStyle w:val="Code"/>
        <w:rPr>
          <w:highlight w:val="white"/>
          <w:lang w:val="en-GB"/>
        </w:rPr>
      </w:pPr>
      <w:r w:rsidRPr="00D822A3">
        <w:rPr>
          <w:highlight w:val="white"/>
          <w:lang w:val="en-GB"/>
        </w:rPr>
        <w:t xml:space="preserve">  else if ((num &lt; 0) &amp;&amp; (denum &lt; 0)) {</w:t>
      </w:r>
    </w:p>
    <w:p w14:paraId="0DB40DC7"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4F81364D" w14:textId="77777777" w:rsidR="00555D55" w:rsidRPr="00D822A3" w:rsidRDefault="00555D55" w:rsidP="00B92E77">
      <w:pPr>
        <w:pStyle w:val="Code"/>
        <w:rPr>
          <w:highlight w:val="white"/>
          <w:lang w:val="en-GB"/>
        </w:rPr>
      </w:pPr>
      <w:r w:rsidRPr="00D822A3">
        <w:rPr>
          <w:highlight w:val="white"/>
          <w:lang w:val="en-GB"/>
        </w:rPr>
        <w:t xml:space="preserve">  }</w:t>
      </w:r>
    </w:p>
    <w:p w14:paraId="2B0D0BDB" w14:textId="77777777" w:rsidR="00555D55" w:rsidRPr="00D822A3" w:rsidRDefault="00555D55" w:rsidP="00B92E77">
      <w:pPr>
        <w:pStyle w:val="Code"/>
        <w:rPr>
          <w:highlight w:val="white"/>
          <w:lang w:val="en-GB"/>
        </w:rPr>
      </w:pPr>
      <w:r w:rsidRPr="00D822A3">
        <w:rPr>
          <w:highlight w:val="white"/>
          <w:lang w:val="en-GB"/>
        </w:rPr>
        <w:t xml:space="preserve">  </w:t>
      </w:r>
    </w:p>
    <w:p w14:paraId="2E8C88E8" w14:textId="77777777" w:rsidR="00555D55" w:rsidRPr="00D822A3" w:rsidRDefault="00555D55" w:rsidP="00B92E77">
      <w:pPr>
        <w:pStyle w:val="Code"/>
        <w:rPr>
          <w:highlight w:val="white"/>
          <w:lang w:val="en-GB"/>
        </w:rPr>
      </w:pPr>
      <w:r w:rsidRPr="00D822A3">
        <w:rPr>
          <w:highlight w:val="white"/>
          <w:lang w:val="en-GB"/>
        </w:rPr>
        <w:t xml:space="preserve">  else if ((num &gt; 0) &amp;&amp; (denum == 0))  {</w:t>
      </w:r>
    </w:p>
    <w:p w14:paraId="606CF689"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4F3ABFD5" w14:textId="77777777" w:rsidR="00555D55" w:rsidRPr="00D822A3" w:rsidRDefault="00555D55" w:rsidP="00B92E77">
      <w:pPr>
        <w:pStyle w:val="Code"/>
        <w:rPr>
          <w:highlight w:val="white"/>
          <w:lang w:val="en-GB"/>
        </w:rPr>
      </w:pPr>
      <w:r w:rsidRPr="00D822A3">
        <w:rPr>
          <w:highlight w:val="white"/>
          <w:lang w:val="en-GB"/>
        </w:rPr>
        <w:t xml:space="preserve">  }</w:t>
      </w:r>
    </w:p>
    <w:p w14:paraId="1BDE34F5" w14:textId="77777777" w:rsidR="00555D55" w:rsidRPr="00D822A3" w:rsidRDefault="00555D55" w:rsidP="00B92E77">
      <w:pPr>
        <w:pStyle w:val="Code"/>
        <w:rPr>
          <w:highlight w:val="white"/>
          <w:lang w:val="en-GB"/>
        </w:rPr>
      </w:pPr>
    </w:p>
    <w:p w14:paraId="36A26808" w14:textId="77777777" w:rsidR="00555D55" w:rsidRPr="00D822A3" w:rsidRDefault="00555D55" w:rsidP="00B92E77">
      <w:pPr>
        <w:pStyle w:val="Code"/>
        <w:rPr>
          <w:highlight w:val="white"/>
          <w:lang w:val="en-GB"/>
        </w:rPr>
      </w:pPr>
      <w:r w:rsidRPr="00D822A3">
        <w:rPr>
          <w:highlight w:val="white"/>
          <w:lang w:val="en-GB"/>
        </w:rPr>
        <w:t xml:space="preserve">  else if ((num &lt; 0) &amp;&amp; (denum == 0))  {</w:t>
      </w:r>
    </w:p>
    <w:p w14:paraId="0F7DCA42"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7C50729" w14:textId="77777777" w:rsidR="00555D55" w:rsidRPr="00D822A3" w:rsidRDefault="00555D55" w:rsidP="00B92E77">
      <w:pPr>
        <w:pStyle w:val="Code"/>
        <w:rPr>
          <w:highlight w:val="white"/>
          <w:lang w:val="en-GB"/>
        </w:rPr>
      </w:pPr>
      <w:r w:rsidRPr="00D822A3">
        <w:rPr>
          <w:highlight w:val="white"/>
          <w:lang w:val="en-GB"/>
        </w:rPr>
        <w:t xml:space="preserve">  }</w:t>
      </w:r>
    </w:p>
    <w:p w14:paraId="0CB0B126" w14:textId="77777777" w:rsidR="00555D55" w:rsidRPr="00D822A3" w:rsidRDefault="00555D55" w:rsidP="00B92E77">
      <w:pPr>
        <w:pStyle w:val="Code"/>
        <w:rPr>
          <w:highlight w:val="white"/>
          <w:lang w:val="en-GB"/>
        </w:rPr>
      </w:pPr>
    </w:p>
    <w:p w14:paraId="7188BEF1" w14:textId="77777777" w:rsidR="00555D55" w:rsidRPr="00D822A3" w:rsidRDefault="00555D55" w:rsidP="00B92E77">
      <w:pPr>
        <w:pStyle w:val="Code"/>
        <w:rPr>
          <w:highlight w:val="white"/>
          <w:lang w:val="en-GB"/>
        </w:rPr>
      </w:pPr>
      <w:r w:rsidRPr="00D822A3">
        <w:rPr>
          <w:highlight w:val="white"/>
          <w:lang w:val="en-GB"/>
        </w:rPr>
        <w:t xml:space="preserve">  else {</w:t>
      </w:r>
    </w:p>
    <w:p w14:paraId="26120FF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1DFB9701" w14:textId="77777777" w:rsidR="00555D55" w:rsidRPr="00D822A3" w:rsidRDefault="00555D55" w:rsidP="00B92E77">
      <w:pPr>
        <w:pStyle w:val="Code"/>
        <w:rPr>
          <w:highlight w:val="white"/>
          <w:lang w:val="en-GB"/>
        </w:rPr>
      </w:pPr>
      <w:r w:rsidRPr="00D822A3">
        <w:rPr>
          <w:highlight w:val="white"/>
          <w:lang w:val="en-GB"/>
        </w:rPr>
        <w:t xml:space="preserve">    return 0;</w:t>
      </w:r>
    </w:p>
    <w:p w14:paraId="57DCC925" w14:textId="77777777" w:rsidR="00555D55" w:rsidRPr="00D822A3" w:rsidRDefault="00555D55" w:rsidP="00B92E77">
      <w:pPr>
        <w:pStyle w:val="Code"/>
        <w:rPr>
          <w:highlight w:val="white"/>
          <w:lang w:val="en-GB"/>
        </w:rPr>
      </w:pPr>
      <w:r w:rsidRPr="00D822A3">
        <w:rPr>
          <w:highlight w:val="white"/>
          <w:lang w:val="en-GB"/>
        </w:rPr>
        <w:t xml:space="preserve">  }</w:t>
      </w:r>
    </w:p>
    <w:p w14:paraId="4C1D6ABB" w14:textId="77777777" w:rsidR="00555D55" w:rsidRPr="00D822A3" w:rsidRDefault="00555D55" w:rsidP="00B92E77">
      <w:pPr>
        <w:pStyle w:val="Code"/>
        <w:rPr>
          <w:highlight w:val="white"/>
          <w:lang w:val="en-GB"/>
        </w:rPr>
      </w:pPr>
      <w:r w:rsidRPr="00D822A3">
        <w:rPr>
          <w:highlight w:val="white"/>
          <w:lang w:val="en-GB"/>
        </w:rPr>
        <w:t>}</w:t>
      </w:r>
    </w:p>
    <w:p w14:paraId="6AF166D1" w14:textId="77777777" w:rsidR="00B92E77" w:rsidRPr="00D822A3" w:rsidRDefault="00B92E77" w:rsidP="00B92E77">
      <w:pPr>
        <w:pStyle w:val="Code"/>
        <w:rPr>
          <w:highlight w:val="white"/>
          <w:lang w:val="en-GB"/>
        </w:rPr>
      </w:pP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77777777" w:rsidR="00555D55" w:rsidRPr="00D822A3" w:rsidRDefault="00555D55" w:rsidP="00B92E77">
      <w:pPr>
        <w:pStyle w:val="Code"/>
        <w:rPr>
          <w:highlight w:val="white"/>
          <w:lang w:val="en-GB"/>
        </w:rPr>
      </w:pPr>
      <w:r w:rsidRPr="00D822A3">
        <w:rPr>
          <w:highlight w:val="white"/>
          <w:lang w:val="en-GB"/>
        </w:rPr>
        <w:t xml:space="preserve">  return (double) (long) x;</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77777777" w:rsidR="00555D55" w:rsidRPr="00D822A3" w:rsidRDefault="00555D55" w:rsidP="00B92E77">
      <w:pPr>
        <w:pStyle w:val="Code"/>
        <w:rPr>
          <w:highlight w:val="white"/>
          <w:lang w:val="en-GB"/>
        </w:rPr>
      </w:pPr>
      <w:r w:rsidRPr="00D822A3">
        <w:rPr>
          <w:highlight w:val="white"/>
          <w:lang w:val="en-GB"/>
        </w:rPr>
        <w:t xml:space="preserve">  return (double) (long) (x + 0.999999999999);</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77777777" w:rsidR="00555D55" w:rsidRPr="00D822A3" w:rsidRDefault="00555D55" w:rsidP="00B92E77">
      <w:pPr>
        <w:pStyle w:val="Code"/>
        <w:rPr>
          <w:highlight w:val="white"/>
          <w:lang w:val="en-GB"/>
        </w:rPr>
      </w:pPr>
      <w:r w:rsidRPr="00D822A3">
        <w:rPr>
          <w:highlight w:val="white"/>
          <w:lang w:val="en-GB"/>
        </w:rPr>
        <w:lastRenderedPageBreak/>
        <w:t xml:space="preserve">  return (double) (long) ((x &lt; 0) ? (x - 0.5) : (x + 0.5));</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77777777" w:rsidR="00555D55" w:rsidRPr="00D822A3" w:rsidRDefault="00555D55" w:rsidP="00CE2940">
      <w:pPr>
        <w:pStyle w:val="Code"/>
        <w:rPr>
          <w:highlight w:val="white"/>
          <w:lang w:val="en-GB"/>
        </w:rPr>
      </w:pPr>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7777777" w:rsidR="00555D55" w:rsidRPr="00D822A3" w:rsidRDefault="00555D55" w:rsidP="00CE2940">
      <w:pPr>
        <w:pStyle w:val="Code"/>
        <w:rPr>
          <w:highlight w:val="white"/>
          <w:lang w:val="en-GB"/>
        </w:rPr>
      </w:pP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66" w:name="_Toc54119995"/>
      <w:r w:rsidRPr="00D822A3">
        <w:rPr>
          <w:lang w:val="en-GB"/>
        </w:rPr>
        <w:t>Standard Input/Output</w:t>
      </w:r>
      <w:bookmarkEnd w:id="466"/>
    </w:p>
    <w:p w14:paraId="3C220EF3" w14:textId="1BD57CBB" w:rsidR="00F67D04" w:rsidRPr="00D822A3"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67" w:name="_Toc54119996"/>
      <w:r w:rsidRPr="00D822A3">
        <w:rPr>
          <w:lang w:val="en-GB"/>
        </w:rPr>
        <w:t>Printing</w:t>
      </w:r>
      <w:bookmarkEnd w:id="467"/>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lastRenderedPageBreak/>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lastRenderedPageBreak/>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lastRenderedPageBreak/>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lastRenderedPageBreak/>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lastRenderedPageBreak/>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lastRenderedPageBreak/>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lastRenderedPageBreak/>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lastRenderedPageBreak/>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lastRenderedPageBreak/>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lastRenderedPageBreak/>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68" w:name="_Toc54119997"/>
      <w:r w:rsidRPr="00D822A3">
        <w:rPr>
          <w:lang w:val="en-GB"/>
        </w:rPr>
        <w:t>Scanning</w:t>
      </w:r>
      <w:bookmarkEnd w:id="468"/>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proofErr w:type="spellStart"/>
      <w:r w:rsidRPr="00D822A3">
        <w:rPr>
          <w:lang w:val="en-GB"/>
        </w:rPr>
        <w:lastRenderedPageBreak/>
        <w:t>s</w:t>
      </w:r>
      <w:r w:rsidR="008361EE" w:rsidRPr="00D822A3">
        <w:rPr>
          <w:lang w:val="en-GB"/>
        </w:rPr>
        <w:t>canf.c</w:t>
      </w:r>
      <w:proofErr w:type="spellEnd"/>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lastRenderedPageBreak/>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lastRenderedPageBreak/>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lastRenderedPageBreak/>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lastRenderedPageBreak/>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lastRenderedPageBreak/>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lastRenderedPageBreak/>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lastRenderedPageBreak/>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lastRenderedPageBreak/>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69" w:name="_Toc5411999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69"/>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lastRenderedPageBreak/>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lastRenderedPageBreak/>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lastRenderedPageBreak/>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lastRenderedPageBreak/>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lastRenderedPageBreak/>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lastRenderedPageBreak/>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0" w:name="_Toc54119999"/>
      <w:r w:rsidRPr="00D822A3">
        <w:rPr>
          <w:lang w:val="en-GB"/>
        </w:rPr>
        <w:t>The Standard Library</w:t>
      </w:r>
      <w:bookmarkEnd w:id="470"/>
    </w:p>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proofErr w:type="spellEnd"/>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lastRenderedPageBreak/>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lastRenderedPageBreak/>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1" w:name="_Toc54120000"/>
      <w:r w:rsidRPr="00D822A3">
        <w:rPr>
          <w:lang w:val="en-GB"/>
        </w:rPr>
        <w:t>T</w:t>
      </w:r>
      <w:r w:rsidR="00D62A8B" w:rsidRPr="00D822A3">
        <w:rPr>
          <w:lang w:val="en-GB"/>
        </w:rPr>
        <w:t>ime</w:t>
      </w:r>
      <w:bookmarkEnd w:id="471"/>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lastRenderedPageBreak/>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lastRenderedPageBreak/>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lastRenderedPageBreak/>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lastRenderedPageBreak/>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lastRenderedPageBreak/>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lastRenderedPageBreak/>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lastRenderedPageBreak/>
        <w:t>}</w:t>
      </w:r>
    </w:p>
    <w:p w14:paraId="091577D2" w14:textId="77777777" w:rsidR="005B1C6D" w:rsidRPr="00D822A3" w:rsidRDefault="005B1C6D" w:rsidP="00845EA9">
      <w:pPr>
        <w:pStyle w:val="Appendix"/>
      </w:pPr>
      <w:bookmarkStart w:id="472" w:name="_Ref54018755"/>
      <w:bookmarkStart w:id="473" w:name="_Toc54120001"/>
      <w:bookmarkStart w:id="474" w:name="_Ref417644950"/>
      <w:r w:rsidRPr="00D822A3">
        <w:lastRenderedPageBreak/>
        <w:t xml:space="preserve">The </w:t>
      </w:r>
      <w:proofErr w:type="spellStart"/>
      <w:r w:rsidRPr="00D822A3">
        <w:t>Preprocessor</w:t>
      </w:r>
      <w:bookmarkEnd w:id="472"/>
      <w:bookmarkEnd w:id="473"/>
      <w:proofErr w:type="spellEnd"/>
    </w:p>
    <w:p w14:paraId="17A25FF3" w14:textId="2693ADE5" w:rsidR="005B1C6D" w:rsidRPr="00D822A3" w:rsidRDefault="005B1C6D" w:rsidP="005B1C6D">
      <w:pPr>
        <w:rPr>
          <w:lang w:val="en-GB"/>
        </w:rPr>
      </w:pPr>
      <w:r w:rsidRPr="00D822A3">
        <w:rPr>
          <w:lang w:val="en-GB"/>
        </w:rPr>
        <w:t xml:space="preserve">Basically, the </w:t>
      </w:r>
      <w:r w:rsidR="001B227C" w:rsidRPr="00D822A3">
        <w:rPr>
          <w:lang w:val="en-GB"/>
        </w:rPr>
        <w:t xml:space="preserve">implementation of the </w:t>
      </w:r>
      <w:proofErr w:type="spellStart"/>
      <w:r w:rsidRPr="00D822A3">
        <w:rPr>
          <w:lang w:val="en-GB"/>
        </w:rPr>
        <w:t>preprocessor</w:t>
      </w:r>
      <w:proofErr w:type="spellEnd"/>
      <w:r w:rsidRPr="00D822A3">
        <w:rPr>
          <w:lang w:val="en-GB"/>
        </w:rPr>
        <w:t xml:space="preserve"> </w:t>
      </w:r>
      <w:r w:rsidR="001B227C" w:rsidRPr="00D822A3">
        <w:rPr>
          <w:lang w:val="en-GB"/>
        </w:rPr>
        <w:t>can be divided into two</w:t>
      </w:r>
      <w:r w:rsidRPr="00D822A3">
        <w:rPr>
          <w:lang w:val="en-GB"/>
        </w:rPr>
        <w:t xml:space="preserve"> parts, where the first part is a scanner and a </w:t>
      </w:r>
      <w:r w:rsidR="00CA1912" w:rsidRPr="00D822A3">
        <w:rPr>
          <w:lang w:val="en-GB"/>
        </w:rPr>
        <w:t>parser,</w:t>
      </w:r>
      <w:r w:rsidRPr="00D822A3">
        <w:rPr>
          <w:lang w:val="en-GB"/>
        </w:rPr>
        <w:t xml:space="preserve"> and the second part takes care of comments, string, and characters as well as handling macros and conditional programming.</w:t>
      </w:r>
    </w:p>
    <w:p w14:paraId="4B47AAA5" w14:textId="77777777" w:rsidR="005B1C6D" w:rsidRPr="00D822A3" w:rsidRDefault="005B1C6D" w:rsidP="005B1C6D">
      <w:pPr>
        <w:pStyle w:val="Rubrik2"/>
        <w:rPr>
          <w:lang w:val="en-GB"/>
        </w:rPr>
      </w:pPr>
      <w:bookmarkStart w:id="475" w:name="_Ref418256130"/>
      <w:bookmarkStart w:id="476" w:name="_Toc54120002"/>
      <w:r w:rsidRPr="00D822A3">
        <w:rPr>
          <w:lang w:val="en-GB"/>
        </w:rPr>
        <w:t>The Expression Parser</w:t>
      </w:r>
      <w:bookmarkEnd w:id="475"/>
      <w:bookmarkEnd w:id="476"/>
    </w:p>
    <w:p w14:paraId="176A4CB8" w14:textId="77777777" w:rsidR="005B1C6D" w:rsidRPr="00D822A3" w:rsidRDefault="005B1C6D" w:rsidP="005B1C6D">
      <w:pPr>
        <w:pStyle w:val="Rubrik3"/>
        <w:rPr>
          <w:lang w:val="en-GB"/>
        </w:rPr>
      </w:pPr>
      <w:bookmarkStart w:id="477" w:name="_Toc54120003"/>
      <w:r w:rsidRPr="00D822A3">
        <w:rPr>
          <w:lang w:val="en-GB"/>
        </w:rPr>
        <w:t>The Grammar</w:t>
      </w:r>
      <w:bookmarkEnd w:id="477"/>
    </w:p>
    <w:p w14:paraId="640DDAFA" w14:textId="766D9C66" w:rsidR="005B1C6D" w:rsidRPr="00D822A3" w:rsidRDefault="005B1C6D" w:rsidP="005B1C6D">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To do so, we need a parser and a scanner, and we use </w:t>
      </w:r>
      <w:proofErr w:type="spellStart"/>
      <w:r w:rsidRPr="00D822A3">
        <w:rPr>
          <w:lang w:val="en-GB"/>
        </w:rPr>
        <w:t>GPLEX</w:t>
      </w:r>
      <w:proofErr w:type="spellEnd"/>
      <w:r w:rsidRPr="00D822A3">
        <w:rPr>
          <w:lang w:val="en-GB"/>
        </w:rPr>
        <w:t xml:space="preserve"> and </w:t>
      </w:r>
      <w:proofErr w:type="spellStart"/>
      <w:r w:rsidRPr="00D822A3">
        <w:rPr>
          <w:lang w:val="en-GB"/>
        </w:rPr>
        <w:t>GPPG</w:t>
      </w:r>
      <w:proofErr w:type="spellEnd"/>
      <w:r w:rsidRPr="00D822A3">
        <w:rPr>
          <w:lang w:val="en-GB"/>
        </w:rPr>
        <w:t xml:space="preserve"> from Chapter </w:t>
      </w:r>
      <w:r w:rsidR="00115AE9" w:rsidRPr="00D822A3">
        <w:rPr>
          <w:lang w:val="en-GB"/>
        </w:rPr>
        <w:fldChar w:fldCharType="begin"/>
      </w:r>
      <w:r w:rsidR="00115AE9" w:rsidRPr="00D822A3">
        <w:rPr>
          <w:lang w:val="en-GB"/>
        </w:rPr>
        <w:instrText xml:space="preserve"> REF _Ref54016524 \r \h </w:instrText>
      </w:r>
      <w:r w:rsidR="00115AE9" w:rsidRPr="00D822A3">
        <w:rPr>
          <w:lang w:val="en-GB"/>
        </w:rPr>
      </w:r>
      <w:r w:rsidR="00115AE9" w:rsidRPr="00D822A3">
        <w:rPr>
          <w:lang w:val="en-GB"/>
        </w:rPr>
        <w:fldChar w:fldCharType="separate"/>
      </w:r>
      <w:r w:rsidR="00207336" w:rsidRPr="00D822A3">
        <w:rPr>
          <w:lang w:val="en-GB"/>
        </w:rPr>
        <w:t>2</w:t>
      </w:r>
      <w:r w:rsidR="00115AE9" w:rsidRPr="00D822A3">
        <w:rPr>
          <w:lang w:val="en-GB"/>
        </w:rPr>
        <w:fldChar w:fldCharType="end"/>
      </w:r>
      <w:r w:rsidR="00115AE9" w:rsidRPr="00D822A3">
        <w:rPr>
          <w:lang w:val="en-GB"/>
        </w:rPr>
        <w:t xml:space="preserve"> and </w:t>
      </w:r>
      <w:r w:rsidR="00115AE9" w:rsidRPr="00D822A3">
        <w:rPr>
          <w:lang w:val="en-GB"/>
        </w:rPr>
        <w:fldChar w:fldCharType="begin"/>
      </w:r>
      <w:r w:rsidR="00115AE9" w:rsidRPr="00D822A3">
        <w:rPr>
          <w:lang w:val="en-GB"/>
        </w:rPr>
        <w:instrText xml:space="preserve"> REF _Ref54016552 \r \h </w:instrText>
      </w:r>
      <w:r w:rsidR="00115AE9" w:rsidRPr="00D822A3">
        <w:rPr>
          <w:lang w:val="en-GB"/>
        </w:rPr>
      </w:r>
      <w:r w:rsidR="00115AE9" w:rsidRPr="00D822A3">
        <w:rPr>
          <w:lang w:val="en-GB"/>
        </w:rPr>
        <w:fldChar w:fldCharType="separate"/>
      </w:r>
      <w:r w:rsidR="00207336" w:rsidRPr="00D822A3">
        <w:rPr>
          <w:lang w:val="en-GB"/>
        </w:rPr>
        <w:t>3</w:t>
      </w:r>
      <w:r w:rsidR="00115AE9" w:rsidRPr="00D822A3">
        <w:rPr>
          <w:lang w:val="en-GB"/>
        </w:rPr>
        <w:fldChar w:fldCharType="end"/>
      </w:r>
      <w:r w:rsidRPr="00D822A3">
        <w:rPr>
          <w:lang w:val="en-GB"/>
        </w:rPr>
        <w:t>. The grammar of an expression follows below.</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77777777" w:rsidR="005B1C6D" w:rsidRPr="00D822A3" w:rsidRDefault="005B1C6D" w:rsidP="005B1C6D">
      <w:pPr>
        <w:pStyle w:val="Code"/>
        <w:rPr>
          <w:lang w:val="en-GB"/>
        </w:rPr>
      </w:pPr>
      <w:r w:rsidRPr="00D822A3">
        <w:rPr>
          <w:lang w:val="en-GB"/>
        </w:rPr>
        <w:t xml:space="preserve">    BITWISE_OR_expression</w:t>
      </w:r>
    </w:p>
    <w:p w14:paraId="67888068"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BITWISE_OR_expression</w:t>
      </w:r>
    </w:p>
    <w:p w14:paraId="7AB30BA4" w14:textId="77777777" w:rsidR="005B1C6D" w:rsidRPr="00D822A3" w:rsidRDefault="005B1C6D" w:rsidP="005B1C6D">
      <w:pPr>
        <w:pStyle w:val="Code"/>
        <w:rPr>
          <w:lang w:val="en-GB"/>
        </w:rPr>
      </w:pPr>
    </w:p>
    <w:p w14:paraId="41D28811" w14:textId="77777777" w:rsidR="005B1C6D" w:rsidRPr="00D822A3" w:rsidRDefault="005B1C6D" w:rsidP="005B1C6D">
      <w:pPr>
        <w:pStyle w:val="Code"/>
        <w:rPr>
          <w:lang w:val="en-GB"/>
        </w:rPr>
      </w:pPr>
      <w:r w:rsidRPr="00D822A3">
        <w:rPr>
          <w:lang w:val="en-GB"/>
        </w:rPr>
        <w:t>BITWISE_OR_expression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77777777" w:rsidR="005B1C6D" w:rsidRPr="00D822A3" w:rsidRDefault="005B1C6D" w:rsidP="005B1C6D">
      <w:pPr>
        <w:pStyle w:val="Code"/>
        <w:rPr>
          <w:lang w:val="en-GB"/>
        </w:rPr>
      </w:pPr>
      <w:r w:rsidRPr="00D822A3">
        <w:rPr>
          <w:lang w:val="en-GB"/>
        </w:rPr>
        <w:t xml:space="preserve">  | BITWISE_OR_expression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lastRenderedPageBreak/>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78" w:name="_Toc54120004"/>
      <w:r w:rsidRPr="00D822A3">
        <w:rPr>
          <w:lang w:val="en-GB"/>
        </w:rPr>
        <w:t>The Parser</w:t>
      </w:r>
      <w:bookmarkEnd w:id="478"/>
    </w:p>
    <w:p w14:paraId="1306B22E" w14:textId="4A1E91C6" w:rsidR="005B1C6D" w:rsidRPr="00D822A3" w:rsidRDefault="005B1C6D" w:rsidP="005B1C6D">
      <w:pPr>
        <w:rPr>
          <w:lang w:val="en-GB"/>
        </w:rPr>
      </w:pPr>
      <w:r w:rsidRPr="00D822A3">
        <w:rPr>
          <w:lang w:val="en-GB"/>
        </w:rPr>
        <w:t xml:space="preserve">The parser is divided into two parts: one part that defines the rules and tokens, and one part that defines the grammar rules. As mentioned in Section </w:t>
      </w:r>
      <w:r w:rsidRPr="00D822A3">
        <w:rPr>
          <w:lang w:val="en-GB"/>
        </w:rPr>
        <w:fldChar w:fldCharType="begin"/>
      </w:r>
      <w:r w:rsidRPr="00D822A3">
        <w:rPr>
          <w:lang w:val="en-GB"/>
        </w:rPr>
        <w:instrText xml:space="preserve"> REF _Ref418230958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xml:space="preserve">, the parser defined in </w:t>
      </w:r>
      <w:proofErr w:type="spellStart"/>
      <w:r w:rsidRPr="00D822A3">
        <w:rPr>
          <w:lang w:val="en-GB"/>
        </w:rPr>
        <w:t>GPPG</w:t>
      </w:r>
      <w:proofErr w:type="spellEnd"/>
      <w:r w:rsidRPr="00D822A3">
        <w:rPr>
          <w:lang w:val="en-GB"/>
        </w:rPr>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w:t>
      </w:r>
      <w:proofErr w:type="gramStart"/>
      <w:r w:rsidRPr="00D822A3">
        <w:rPr>
          <w:lang w:val="en-GB"/>
        </w:rPr>
        <w:t>integer</w:t>
      </w:r>
      <w:proofErr w:type="gramEnd"/>
      <w:r w:rsidRPr="00D822A3">
        <w:rPr>
          <w:lang w:val="en-GB"/>
        </w:rPr>
        <w:t xml:space="preserve"> and the value of each non-terminal is also an integer (real values are not used by the </w:t>
      </w:r>
      <w:proofErr w:type="spellStart"/>
      <w:r w:rsidRPr="00D822A3">
        <w:rPr>
          <w:lang w:val="en-GB"/>
        </w:rPr>
        <w:t>preprocessor</w:t>
      </w:r>
      <w:proofErr w:type="spellEnd"/>
      <w:r w:rsidRPr="00D822A3">
        <w:rPr>
          <w:lang w:val="en-GB"/>
        </w:rPr>
        <w:t xml:space="preserve">). </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F2604AE" w14:textId="77777777" w:rsidR="005B1C6D" w:rsidRPr="00D822A3" w:rsidRDefault="005B1C6D" w:rsidP="005B1C6D">
      <w:pPr>
        <w:pStyle w:val="Code"/>
        <w:rPr>
          <w:highlight w:val="white"/>
          <w:lang w:val="en-GB"/>
        </w:rPr>
      </w:pPr>
      <w:r w:rsidRPr="00D822A3">
        <w:rPr>
          <w:highlight w:val="white"/>
          <w:lang w:val="en-GB"/>
        </w:rPr>
        <w:t xml:space="preserve">       QUESTION_MARK COLON LEFT_PARENTHESIS RIGHT_PARENTHESIS LOGICAL_OR LOGICAL_AND</w:t>
      </w:r>
    </w:p>
    <w:p w14:paraId="508E6B2A" w14:textId="77777777" w:rsidR="005B1C6D" w:rsidRPr="00D822A3" w:rsidRDefault="005B1C6D" w:rsidP="005B1C6D">
      <w:pPr>
        <w:pStyle w:val="Code"/>
        <w:rPr>
          <w:highlight w:val="white"/>
          <w:lang w:val="en-GB"/>
        </w:rPr>
      </w:pPr>
      <w:r w:rsidRPr="00D822A3">
        <w:rPr>
          <w:highlight w:val="white"/>
          <w:lang w:val="en-GB"/>
        </w:rPr>
        <w:t xml:space="preserve">       LOGICAL_NOT BITWISE_XOR BITWISE_OR BITWISE_AND BITWISE_NOT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lastRenderedPageBreak/>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77777777" w:rsidR="005B1C6D" w:rsidRPr="00D822A3" w:rsidRDefault="005B1C6D" w:rsidP="005B1C6D">
      <w:pPr>
        <w:pStyle w:val="Code"/>
        <w:rPr>
          <w:highlight w:val="white"/>
          <w:lang w:val="en-GB"/>
        </w:rPr>
      </w:pPr>
      <w:r w:rsidRPr="00D822A3">
        <w:rPr>
          <w:highlight w:val="white"/>
          <w:lang w:val="en-GB"/>
        </w:rPr>
        <w:t xml:space="preserve">                      logical_and_expression 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77777777" w:rsidR="005B1C6D" w:rsidRPr="00D822A3" w:rsidRDefault="005B1C6D" w:rsidP="005B1C6D">
      <w:pPr>
        <w:pStyle w:val="Code"/>
        <w:rPr>
          <w:highlight w:val="white"/>
          <w:lang w:val="en-GB"/>
        </w:rPr>
      </w:pP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7777777" w:rsidR="005B1C6D" w:rsidRPr="00D822A3" w:rsidRDefault="005B1C6D" w:rsidP="005B1C6D">
      <w:pPr>
        <w:pStyle w:val="Code"/>
        <w:rPr>
          <w:highlight w:val="white"/>
          <w:lang w:val="en-GB"/>
        </w:rPr>
      </w:pP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77777777" w:rsidR="005B1C6D" w:rsidRPr="00D822A3" w:rsidRDefault="005B1C6D" w:rsidP="005B1C6D">
      <w:pPr>
        <w:pStyle w:val="Code"/>
        <w:rPr>
          <w:highlight w:val="white"/>
          <w:lang w:val="en-GB"/>
        </w:rPr>
      </w:pPr>
      <w:r w:rsidRPr="00D822A3">
        <w:rPr>
          <w:highlight w:val="white"/>
          <w:lang w:val="en-GB"/>
        </w:rPr>
        <w:t xml:space="preserve">    bitwise_or_expression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77777777" w:rsidR="005B1C6D" w:rsidRPr="00D822A3" w:rsidRDefault="005B1C6D" w:rsidP="005B1C6D">
      <w:pPr>
        <w:pStyle w:val="Code"/>
        <w:rPr>
          <w:highlight w:val="white"/>
          <w:lang w:val="en-GB"/>
        </w:rPr>
      </w:pPr>
      <w:r w:rsidRPr="00D822A3">
        <w:rPr>
          <w:highlight w:val="white"/>
          <w:lang w:val="en-GB"/>
        </w:rPr>
        <w:t xml:space="preserve">  | bitwise_and_expression LOGICAL_AND bitwise_or_expression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7777777" w:rsidR="005B1C6D" w:rsidRPr="00D822A3" w:rsidRDefault="005B1C6D" w:rsidP="005B1C6D">
      <w:pPr>
        <w:pStyle w:val="Code"/>
        <w:rPr>
          <w:highlight w:val="white"/>
          <w:lang w:val="en-GB"/>
        </w:rPr>
      </w:pPr>
      <w:r w:rsidRPr="00D822A3">
        <w:rPr>
          <w:highlight w:val="white"/>
          <w:lang w:val="en-GB"/>
        </w:rPr>
        <w:t>bitwise_or_expression:</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77777777" w:rsidR="005B1C6D" w:rsidRPr="00D822A3" w:rsidRDefault="005B1C6D" w:rsidP="005B1C6D">
      <w:pPr>
        <w:pStyle w:val="Code"/>
        <w:rPr>
          <w:highlight w:val="white"/>
          <w:lang w:val="en-GB"/>
        </w:rPr>
      </w:pPr>
      <w:r w:rsidRPr="00D822A3">
        <w:rPr>
          <w:highlight w:val="white"/>
          <w:lang w:val="en-GB"/>
        </w:rPr>
        <w:t xml:space="preserve">  | bitwise_or_expression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77777777" w:rsidR="005B1C6D" w:rsidRPr="00D822A3" w:rsidRDefault="005B1C6D" w:rsidP="0092795B">
            <w:pPr>
              <w:rPr>
                <w:lang w:val="en-GB"/>
              </w:rPr>
            </w:pPr>
            <w:r w:rsidRPr="00D822A3">
              <w:rPr>
                <w:lang w:val="en-GB"/>
              </w:rPr>
              <w:t>With parenthesis</w:t>
            </w:r>
          </w:p>
        </w:tc>
        <w:tc>
          <w:tcPr>
            <w:tcW w:w="4675" w:type="dxa"/>
          </w:tcPr>
          <w:p w14:paraId="34A3F102" w14:textId="77777777" w:rsidR="005B1C6D" w:rsidRPr="00D822A3" w:rsidRDefault="005B1C6D" w:rsidP="0092795B">
            <w:pPr>
              <w:rPr>
                <w:lang w:val="en-GB"/>
              </w:rPr>
            </w:pPr>
            <w:r w:rsidRPr="00D822A3">
              <w:rPr>
                <w:lang w:val="en-GB"/>
              </w:rPr>
              <w:t>Without parenthesis</w:t>
            </w:r>
          </w:p>
        </w:tc>
      </w:tr>
    </w:tbl>
    <w:p w14:paraId="0DF66194" w14:textId="77777777" w:rsidR="005B1C6D" w:rsidRPr="00D822A3" w:rsidRDefault="005B1C6D" w:rsidP="005B1C6D">
      <w:pPr>
        <w:pStyle w:val="Code"/>
        <w:rPr>
          <w:highlight w:val="white"/>
          <w:lang w:val="en-GB"/>
        </w:rPr>
      </w:pPr>
      <w:bookmarkStart w:id="479" w:name="_Ref418278877"/>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F3055A2" w14:textId="77777777" w:rsidR="005B1C6D" w:rsidRPr="00D822A3" w:rsidRDefault="005B1C6D" w:rsidP="005B1C6D">
      <w:pPr>
        <w:pStyle w:val="Rubrik3"/>
        <w:rPr>
          <w:lang w:val="en-GB"/>
        </w:rPr>
      </w:pPr>
      <w:bookmarkStart w:id="480" w:name="_Toc54120005"/>
      <w:r w:rsidRPr="00D822A3">
        <w:rPr>
          <w:lang w:val="en-GB"/>
        </w:rPr>
        <w:t>The Scanner</w:t>
      </w:r>
      <w:bookmarkEnd w:id="479"/>
      <w:bookmarkEnd w:id="480"/>
    </w:p>
    <w:p w14:paraId="3C52097C" w14:textId="3AFD2606"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207336" w:rsidRPr="00D822A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4B62619" w:rsidR="005B1C6D" w:rsidRPr="00D822A3" w:rsidRDefault="005B1C6D" w:rsidP="005B1C6D">
      <w:pPr>
        <w:pStyle w:val="Rubrik2"/>
        <w:rPr>
          <w:lang w:val="en-GB"/>
        </w:rPr>
      </w:pPr>
      <w:bookmarkStart w:id="481" w:name="_Toc5412000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Pr="00D822A3">
        <w:rPr>
          <w:lang w:val="en-GB"/>
        </w:rPr>
        <w:t>Parser</w:t>
      </w:r>
      <w:bookmarkEnd w:id="481"/>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lastRenderedPageBreak/>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092689F3"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207336" w:rsidRPr="00D822A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lastRenderedPageBreak/>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503F6931" w14:textId="77777777" w:rsidR="005B1C6D" w:rsidRPr="00D822A3" w:rsidRDefault="005B1C6D" w:rsidP="005B1C6D">
      <w:pPr>
        <w:pStyle w:val="Rubrik2"/>
        <w:rPr>
          <w:lang w:val="en-GB"/>
        </w:rPr>
      </w:pPr>
      <w:bookmarkStart w:id="482" w:name="_Toc54120007"/>
      <w:r w:rsidRPr="00D822A3">
        <w:rPr>
          <w:lang w:val="en-GB"/>
        </w:rPr>
        <w:t xml:space="preserve">The </w:t>
      </w:r>
      <w:proofErr w:type="spellStart"/>
      <w:r w:rsidRPr="00D822A3">
        <w:rPr>
          <w:lang w:val="en-GB"/>
        </w:rPr>
        <w:t>Preprocessor</w:t>
      </w:r>
      <w:bookmarkEnd w:id="482"/>
      <w:proofErr w:type="spellEnd"/>
    </w:p>
    <w:p w14:paraId="2BB354C5" w14:textId="77777777" w:rsidR="005B1C6D" w:rsidRPr="00D822A3" w:rsidRDefault="005B1C6D" w:rsidP="005B1C6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19C7C67C" w14:textId="77777777" w:rsidR="005B1C6D" w:rsidRPr="00D822A3" w:rsidRDefault="005B1C6D" w:rsidP="005B1C6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their modern equivalents.</w:t>
      </w:r>
    </w:p>
    <w:p w14:paraId="20165060" w14:textId="77777777" w:rsidR="005B1C6D" w:rsidRPr="00D822A3" w:rsidRDefault="005B1C6D" w:rsidP="005B1C6D">
      <w:pPr>
        <w:pStyle w:val="Liststycke"/>
        <w:numPr>
          <w:ilvl w:val="0"/>
          <w:numId w:val="74"/>
        </w:numPr>
        <w:rPr>
          <w:lang w:val="en-GB"/>
        </w:rPr>
      </w:pPr>
      <w:r w:rsidRPr="00D822A3">
        <w:rPr>
          <w:b/>
          <w:lang w:val="en-GB"/>
        </w:rPr>
        <w:t>Comments</w:t>
      </w:r>
      <w:r w:rsidRPr="00D822A3">
        <w:rPr>
          <w:lang w:val="en-GB"/>
        </w:rPr>
        <w:t>. Each block comment or line comment is replaced by blank characters.</w:t>
      </w:r>
    </w:p>
    <w:p w14:paraId="131637BD" w14:textId="77777777" w:rsidR="005B1C6D" w:rsidRPr="00D822A3" w:rsidRDefault="005B1C6D" w:rsidP="005B1C6D">
      <w:pPr>
        <w:pStyle w:val="Liststycke"/>
        <w:numPr>
          <w:ilvl w:val="0"/>
          <w:numId w:val="74"/>
        </w:numPr>
        <w:rPr>
          <w:lang w:val="en-GB"/>
        </w:rPr>
      </w:pPr>
      <w:r w:rsidRPr="00D822A3">
        <w:rPr>
          <w:b/>
          <w:lang w:val="en-GB"/>
        </w:rPr>
        <w:lastRenderedPageBreak/>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D822A3" w:rsidRDefault="005B1C6D" w:rsidP="005B1C6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7B7F122B" w14:textId="77777777" w:rsidR="005B1C6D" w:rsidRPr="00D822A3" w:rsidRDefault="005B1C6D" w:rsidP="005B1C6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54E8FA66" w14:textId="77777777" w:rsidR="005B1C6D" w:rsidRPr="00D822A3" w:rsidRDefault="005B1C6D" w:rsidP="005B1C6D">
      <w:pPr>
        <w:pStyle w:val="Liststycke"/>
        <w:numPr>
          <w:ilvl w:val="0"/>
          <w:numId w:val="74"/>
        </w:numPr>
        <w:rPr>
          <w:lang w:val="en-GB"/>
        </w:rPr>
      </w:pPr>
      <w:r w:rsidRPr="00D822A3">
        <w:rPr>
          <w:b/>
          <w:lang w:val="en-GB"/>
        </w:rPr>
        <w:t>Macro expansion</w:t>
      </w:r>
      <w:r w:rsidRPr="00D822A3">
        <w:rPr>
          <w:lang w:val="en-GB"/>
        </w:rPr>
        <w:t xml:space="preserve">. The source code is </w:t>
      </w:r>
      <w:proofErr w:type="gramStart"/>
      <w:r w:rsidRPr="00D822A3">
        <w:rPr>
          <w:lang w:val="en-GB"/>
        </w:rPr>
        <w:t>traversed</w:t>
      </w:r>
      <w:proofErr w:type="gramEnd"/>
      <w:r w:rsidRPr="00D822A3">
        <w:rPr>
          <w:lang w:val="en-GB"/>
        </w:rPr>
        <w:t xml:space="preserve"> and each macro is expanded. Since the contents of each character and string constant has been translated into slash </w:t>
      </w:r>
      <w:proofErr w:type="gramStart"/>
      <w:r w:rsidRPr="00D822A3">
        <w:rPr>
          <w:lang w:val="en-GB"/>
        </w:rPr>
        <w:t>codes</w:t>
      </w:r>
      <w:proofErr w:type="gramEnd"/>
      <w:r w:rsidRPr="00D822A3">
        <w:rPr>
          <w:lang w:val="en-GB"/>
        </w:rPr>
        <w:t xml:space="preserve"> we do not need to check whether the macro to be expanded is part of a character of string.</w:t>
      </w:r>
    </w:p>
    <w:p w14:paraId="08DB01C9" w14:textId="77777777" w:rsidR="005B1C6D" w:rsidRPr="00D822A3" w:rsidRDefault="005B1C6D" w:rsidP="005B1C6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54E0309E" w14:textId="77777777" w:rsidR="005B1C6D" w:rsidRPr="00D822A3" w:rsidRDefault="005B1C6D" w:rsidP="005B1C6D">
      <w:pPr>
        <w:rPr>
          <w:lang w:val="en-GB"/>
        </w:rPr>
      </w:pPr>
      <w:r w:rsidRPr="00D822A3">
        <w:rPr>
          <w:lang w:val="en-GB"/>
        </w:rPr>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77777777"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2A2783A0" w14:textId="18E111FB" w:rsidR="00BB3615" w:rsidRPr="00D822A3" w:rsidRDefault="00BB3615" w:rsidP="00BB3615">
      <w:pPr>
        <w:pStyle w:val="Code"/>
        <w:rPr>
          <w:highlight w:val="white"/>
          <w:lang w:val="en-GB"/>
        </w:rPr>
      </w:pPr>
      <w:r w:rsidRPr="00D822A3">
        <w:rPr>
          <w:highlight w:val="white"/>
          <w:lang w:val="en-GB"/>
        </w:rPr>
        <w:t xml:space="preserve">    private Stack&lt;Triple&lt;bool,bool,bool&gt;&gt; </w:t>
      </w:r>
      <w:r w:rsidR="000647D5" w:rsidRPr="00D822A3">
        <w:rPr>
          <w:highlight w:val="white"/>
          <w:lang w:val="en-GB"/>
        </w:rPr>
        <w:t>m_i</w:t>
      </w:r>
      <w:r w:rsidRPr="00D822A3">
        <w:rPr>
          <w:highlight w:val="white"/>
          <w:lang w:val="en-GB"/>
        </w:rPr>
        <w:t>fStack =</w:t>
      </w:r>
    </w:p>
    <w:p w14:paraId="48F14C2B" w14:textId="6FCB7863" w:rsidR="00BB3615" w:rsidRPr="00D822A3" w:rsidRDefault="00BB3615" w:rsidP="00BB3615">
      <w:pPr>
        <w:pStyle w:val="Code"/>
        <w:rPr>
          <w:highlight w:val="white"/>
          <w:lang w:val="en-GB"/>
        </w:rPr>
      </w:pPr>
      <w:r w:rsidRPr="00D822A3">
        <w:rPr>
          <w:highlight w:val="white"/>
          <w:lang w:val="en-GB"/>
        </w:rPr>
        <w:t xml:space="preserve">              new Stack&lt;Triple&lt;bool</w:t>
      </w:r>
      <w:r w:rsidR="00E43D79" w:rsidRPr="00D822A3">
        <w:rPr>
          <w:highlight w:val="white"/>
          <w:lang w:val="en-GB"/>
        </w:rPr>
        <w:t>p</w:t>
      </w:r>
      <w:r w:rsidRPr="00D822A3">
        <w:rPr>
          <w:highlight w:val="white"/>
          <w:lang w:val="en-GB"/>
        </w:rPr>
        <w:t xml:space="preserve"> bool, bool&gt;&gt;();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77777777"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lastRenderedPageBreak/>
        <w:t xml:space="preserve">      </w:t>
      </w:r>
      <w:r w:rsidR="005C5E64" w:rsidRPr="00D822A3">
        <w:rPr>
          <w:highlight w:val="white"/>
          <w:lang w:val="en-GB"/>
        </w:rPr>
        <w:t>DoProcess</w:t>
      </w:r>
      <w:r w:rsidRPr="00D822A3">
        <w:rPr>
          <w:highlight w:val="white"/>
          <w:lang w:val="en-GB"/>
        </w:rPr>
        <w:t>(file);</w:t>
      </w:r>
    </w:p>
    <w:p w14:paraId="75474638" w14:textId="77777777" w:rsidR="00A95CB2" w:rsidRPr="00D822A3" w:rsidRDefault="00A95CB2" w:rsidP="00A95CB2">
      <w:pPr>
        <w:pStyle w:val="Code"/>
        <w:rPr>
          <w:highlight w:val="white"/>
          <w:lang w:val="en-GB"/>
        </w:rPr>
      </w:pPr>
      <w:r w:rsidRPr="00D822A3">
        <w:rPr>
          <w:highlight w:val="white"/>
          <w:lang w:val="en-GB"/>
        </w:rPr>
        <w:t xml:space="preserve">      Assert.Error(m_ifStack.Count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5438DADC" w:rsidR="005B1C6D" w:rsidRPr="00D822A3" w:rsidRDefault="005B1C6D" w:rsidP="005B1C6D">
      <w:pPr>
        <w:pStyle w:val="Code"/>
        <w:rPr>
          <w:highlight w:val="white"/>
          <w:lang w:val="en-GB"/>
        </w:rPr>
      </w:pPr>
      <w:r w:rsidRPr="00D822A3">
        <w:rPr>
          <w:highlight w:val="white"/>
          <w:lang w:val="en-GB"/>
        </w:rPr>
        <w:t xml:space="preserve">      int stackSize = </w:t>
      </w:r>
      <w:r w:rsidR="001B280B" w:rsidRPr="00D822A3">
        <w:rPr>
          <w:highlight w:val="white"/>
          <w:lang w:val="en-GB"/>
        </w:rPr>
        <w:t>M_ifStack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7953F93"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3" w:name="_Toc54120008"/>
      <w:r w:rsidRPr="00D822A3">
        <w:rPr>
          <w:lang w:val="en-GB"/>
        </w:rPr>
        <w:t>Tri Graphs</w:t>
      </w:r>
      <w:bookmarkEnd w:id="483"/>
    </w:p>
    <w:p w14:paraId="4EF4ADBC" w14:textId="77777777" w:rsidR="005B1C6D" w:rsidRPr="00D822A3" w:rsidRDefault="005B1C6D" w:rsidP="005B1C6D">
      <w:pPr>
        <w:rPr>
          <w:lang w:val="en-GB"/>
        </w:rPr>
      </w:pPr>
      <w:r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77777777" w:rsidR="005B1C6D" w:rsidRPr="00D822A3" w:rsidRDefault="005B1C6D" w:rsidP="005B1C6D">
      <w:pPr>
        <w:rPr>
          <w:lang w:val="en-GB"/>
        </w:rPr>
      </w:pPr>
      <w:r w:rsidRPr="00D822A3">
        <w:rPr>
          <w:lang w:val="en-GB"/>
        </w:rPr>
        <w:t>The tri graphs sequences are easy to replace, since we do not need to take any consideration in whether the tri graphs are placed inside strings, characters, or comments.</w:t>
      </w:r>
    </w:p>
    <w:p w14:paraId="04633C37" w14:textId="77777777" w:rsidR="005B1C6D" w:rsidRPr="00D822A3" w:rsidRDefault="005B1C6D" w:rsidP="005B1C6D">
      <w:pPr>
        <w:pStyle w:val="Code"/>
        <w:rPr>
          <w:highlight w:val="white"/>
          <w:lang w:val="en-GB"/>
        </w:rPr>
      </w:pPr>
      <w:r w:rsidRPr="00D822A3">
        <w:rPr>
          <w:highlight w:val="white"/>
          <w:lang w:val="en-GB"/>
        </w:rPr>
        <w:t xml:space="preserve">    private static IDictionary&lt;char,char&gt; TriGraphMap =</w:t>
      </w:r>
    </w:p>
    <w:p w14:paraId="6E09C7F2" w14:textId="77777777" w:rsidR="005B1C6D" w:rsidRPr="00D822A3" w:rsidRDefault="005B1C6D" w:rsidP="005B1C6D">
      <w:pPr>
        <w:pStyle w:val="Code"/>
        <w:rPr>
          <w:highlight w:val="white"/>
          <w:lang w:val="en-GB"/>
        </w:rPr>
      </w:pPr>
      <w:r w:rsidRPr="00D822A3">
        <w:rPr>
          <w:highlight w:val="white"/>
          <w:lang w:val="en-GB"/>
        </w:rPr>
        <w:t xml:space="preserve">      new Dictionary&lt;char,char&gt;() {{'=', '#'}, {'/', '\\'}, {'\'', '^'},</w:t>
      </w:r>
    </w:p>
    <w:p w14:paraId="08487113" w14:textId="77777777" w:rsidR="005B1C6D" w:rsidRPr="00D822A3" w:rsidRDefault="005B1C6D" w:rsidP="005B1C6D">
      <w:pPr>
        <w:pStyle w:val="Code"/>
        <w:rPr>
          <w:highlight w:val="white"/>
          <w:lang w:val="en-GB"/>
        </w:rPr>
      </w:pPr>
      <w:r w:rsidRPr="00D822A3">
        <w:rPr>
          <w:highlight w:val="white"/>
          <w:lang w:val="en-GB"/>
        </w:rPr>
        <w:t xml:space="preserve">                                   {'(', '['}, {')', ']'}, {'!', '|'},</w:t>
      </w:r>
    </w:p>
    <w:p w14:paraId="5E269794" w14:textId="77777777" w:rsidR="005B1C6D" w:rsidRPr="00D822A3" w:rsidRDefault="005B1C6D" w:rsidP="005B1C6D">
      <w:pPr>
        <w:pStyle w:val="Code"/>
        <w:rPr>
          <w:highlight w:val="white"/>
          <w:lang w:val="en-GB"/>
        </w:rPr>
      </w:pPr>
      <w:r w:rsidRPr="00D822A3">
        <w:rPr>
          <w:highlight w:val="white"/>
          <w:lang w:val="en-GB"/>
        </w:rPr>
        <w:lastRenderedPageBreak/>
        <w:t xml:space="preserve">                                   {'&lt;', '{'}, {'&gt;', '}'}, {'-', '~'}};</w:t>
      </w:r>
    </w:p>
    <w:p w14:paraId="0991F305" w14:textId="77777777" w:rsidR="005B1C6D" w:rsidRPr="00D822A3" w:rsidRDefault="005B1C6D" w:rsidP="005B1C6D">
      <w:pPr>
        <w:pStyle w:val="Code"/>
        <w:rPr>
          <w:highlight w:val="white"/>
          <w:lang w:val="en-GB"/>
        </w:rPr>
      </w:pPr>
    </w:p>
    <w:p w14:paraId="3F24A9A9" w14:textId="77777777" w:rsidR="005B1C6D" w:rsidRPr="00D822A3" w:rsidRDefault="005B1C6D" w:rsidP="005B1C6D">
      <w:pPr>
        <w:pStyle w:val="Code"/>
        <w:rPr>
          <w:highlight w:val="white"/>
          <w:lang w:val="en-GB"/>
        </w:rPr>
      </w:pPr>
      <w:r w:rsidRPr="00D822A3">
        <w:rPr>
          <w:highlight w:val="white"/>
          <w:lang w:val="en-GB"/>
        </w:rPr>
        <w:t xml:space="preserve">    public void GenerateTriGraphs(StringBuilder buffer) {</w:t>
      </w:r>
    </w:p>
    <w:p w14:paraId="7C8D7DA0"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- 1); ++index) {</w:t>
      </w:r>
    </w:p>
    <w:p w14:paraId="5B195D08" w14:textId="77777777" w:rsidR="005B1C6D" w:rsidRPr="00D822A3" w:rsidRDefault="005B1C6D" w:rsidP="005B1C6D">
      <w:pPr>
        <w:pStyle w:val="Code"/>
        <w:rPr>
          <w:highlight w:val="white"/>
          <w:lang w:val="en-GB"/>
        </w:rPr>
      </w:pPr>
      <w:r w:rsidRPr="00D822A3">
        <w:rPr>
          <w:highlight w:val="white"/>
          <w:lang w:val="en-GB"/>
        </w:rPr>
        <w:t xml:space="preserve">        if ((buffer[index] == '?') &amp;&amp;</w:t>
      </w:r>
    </w:p>
    <w:p w14:paraId="7712EA1F" w14:textId="77777777" w:rsidR="005B1C6D" w:rsidRPr="00D822A3" w:rsidRDefault="005B1C6D" w:rsidP="005B1C6D">
      <w:pPr>
        <w:pStyle w:val="Code"/>
        <w:rPr>
          <w:highlight w:val="white"/>
          <w:lang w:val="en-GB"/>
        </w:rPr>
      </w:pPr>
      <w:r w:rsidRPr="00D822A3">
        <w:rPr>
          <w:highlight w:val="white"/>
          <w:lang w:val="en-GB"/>
        </w:rPr>
        <w:t xml:space="preserve">            TriGraphMap.ContainsKey(buffer[index + 1]) &amp;&amp;</w:t>
      </w:r>
    </w:p>
    <w:p w14:paraId="2BACAEE2" w14:textId="77777777" w:rsidR="005B1C6D" w:rsidRPr="00D822A3" w:rsidRDefault="005B1C6D" w:rsidP="005B1C6D">
      <w:pPr>
        <w:pStyle w:val="Code"/>
        <w:rPr>
          <w:highlight w:val="white"/>
          <w:lang w:val="en-GB"/>
        </w:rPr>
      </w:pPr>
      <w:r w:rsidRPr="00D822A3">
        <w:rPr>
          <w:highlight w:val="white"/>
          <w:lang w:val="en-GB"/>
        </w:rPr>
        <w:t xml:space="preserve">            !((index &gt; 0) &amp;&amp; (buffer[index - 1] == '\\'))) {</w:t>
      </w:r>
    </w:p>
    <w:p w14:paraId="1ABDE540" w14:textId="77777777" w:rsidR="005B1C6D" w:rsidRPr="00D822A3" w:rsidRDefault="005B1C6D" w:rsidP="005B1C6D">
      <w:pPr>
        <w:pStyle w:val="Code"/>
        <w:rPr>
          <w:highlight w:val="white"/>
          <w:lang w:val="en-GB"/>
        </w:rPr>
      </w:pPr>
      <w:r w:rsidRPr="00D822A3">
        <w:rPr>
          <w:highlight w:val="white"/>
          <w:lang w:val="en-GB"/>
        </w:rPr>
        <w:t xml:space="preserve">          buffer[index] = TriGraphMap[buffer[index + 1]];</w:t>
      </w:r>
    </w:p>
    <w:p w14:paraId="0210973B" w14:textId="77777777" w:rsidR="005B1C6D" w:rsidRPr="00D822A3" w:rsidRDefault="005B1C6D" w:rsidP="005B1C6D">
      <w:pPr>
        <w:pStyle w:val="Code"/>
        <w:rPr>
          <w:highlight w:val="white"/>
          <w:lang w:val="en-GB"/>
        </w:rPr>
      </w:pPr>
      <w:r w:rsidRPr="00D822A3">
        <w:rPr>
          <w:highlight w:val="white"/>
          <w:lang w:val="en-GB"/>
        </w:rPr>
        <w:t xml:space="preserve">          buffer.Remove(index + 1, 1);</w:t>
      </w:r>
    </w:p>
    <w:p w14:paraId="518650C7" w14:textId="77777777" w:rsidR="005B1C6D" w:rsidRPr="00D822A3" w:rsidRDefault="005B1C6D" w:rsidP="005B1C6D">
      <w:pPr>
        <w:pStyle w:val="Code"/>
        <w:rPr>
          <w:highlight w:val="white"/>
          <w:lang w:val="en-GB"/>
        </w:rPr>
      </w:pPr>
      <w:r w:rsidRPr="00D822A3">
        <w:rPr>
          <w:highlight w:val="white"/>
          <w:lang w:val="en-GB"/>
        </w:rPr>
        <w:t xml:space="preserve">        }</w:t>
      </w:r>
    </w:p>
    <w:p w14:paraId="28D5D1CA" w14:textId="77777777" w:rsidR="005B1C6D" w:rsidRPr="00D822A3" w:rsidRDefault="005B1C6D" w:rsidP="005B1C6D">
      <w:pPr>
        <w:pStyle w:val="Code"/>
        <w:rPr>
          <w:highlight w:val="white"/>
          <w:lang w:val="en-GB"/>
        </w:rPr>
      </w:pPr>
      <w:r w:rsidRPr="00D822A3">
        <w:rPr>
          <w:highlight w:val="white"/>
          <w:lang w:val="en-GB"/>
        </w:rPr>
        <w:t xml:space="preserve">      }</w:t>
      </w:r>
    </w:p>
    <w:p w14:paraId="2DDE07A7" w14:textId="77777777" w:rsidR="005B1C6D" w:rsidRPr="00D822A3" w:rsidRDefault="005B1C6D" w:rsidP="005B1C6D">
      <w:pPr>
        <w:pStyle w:val="Code"/>
        <w:rPr>
          <w:highlight w:val="white"/>
          <w:lang w:val="en-GB"/>
        </w:rPr>
      </w:pPr>
      <w:r w:rsidRPr="00D822A3">
        <w:rPr>
          <w:highlight w:val="white"/>
          <w:lang w:val="en-GB"/>
        </w:rPr>
        <w:t xml:space="preserve">    }</w:t>
      </w:r>
    </w:p>
    <w:p w14:paraId="39D86045" w14:textId="77777777" w:rsidR="005B1C6D" w:rsidRPr="00D822A3" w:rsidRDefault="005B1C6D" w:rsidP="005B1C6D">
      <w:pPr>
        <w:pStyle w:val="Rubrik3"/>
        <w:numPr>
          <w:ilvl w:val="2"/>
          <w:numId w:val="5"/>
        </w:numPr>
        <w:rPr>
          <w:lang w:val="en-GB"/>
        </w:rPr>
      </w:pPr>
      <w:bookmarkStart w:id="484" w:name="_Toc54120009"/>
      <w:r w:rsidRPr="00D822A3">
        <w:rPr>
          <w:lang w:val="en-GB"/>
        </w:rPr>
        <w:t>Comments, Strings, and Characters</w:t>
      </w:r>
      <w:bookmarkEnd w:id="48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85" w:name="_Ref418258402"/>
      <w:bookmarkStart w:id="486" w:name="_Toc54120010"/>
      <w:r w:rsidRPr="00D822A3">
        <w:rPr>
          <w:lang w:val="en-GB"/>
        </w:rPr>
        <w:t>Slash Codes</w:t>
      </w:r>
      <w:bookmarkEnd w:id="485"/>
      <w:bookmarkEnd w:id="486"/>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87" w:name="_Toc54120011"/>
      <w:r w:rsidRPr="00D822A3">
        <w:rPr>
          <w:lang w:val="en-GB"/>
        </w:rPr>
        <w:t>The Line List</w:t>
      </w:r>
      <w:bookmarkEnd w:id="48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lastRenderedPageBreak/>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isVisible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w:t>
      </w:r>
      <w:proofErr w:type="gramStart"/>
      <w:r w:rsidRPr="00D822A3">
        <w:rPr>
          <w:lang w:val="en-GB"/>
        </w:rPr>
        <w:t>visible</w:t>
      </w:r>
      <w:proofErr w:type="gramEnd"/>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45445973" w:rsidR="005B1C6D" w:rsidRPr="00D822A3" w:rsidRDefault="005B1C6D" w:rsidP="005B1C6D">
      <w:pPr>
        <w:pStyle w:val="Code"/>
        <w:rPr>
          <w:highlight w:val="white"/>
          <w:lang w:val="en-GB"/>
        </w:rPr>
      </w:pPr>
      <w:r w:rsidRPr="00D822A3">
        <w:rPr>
          <w:highlight w:val="white"/>
          <w:lang w:val="en-GB"/>
        </w:rPr>
        <w:t xml:space="preserve">      foreach (Triple&lt;bool,bool,bool&gt; triple in </w:t>
      </w:r>
      <w:r w:rsidR="001B280B" w:rsidRPr="00D822A3">
        <w:rPr>
          <w:highlight w:val="white"/>
          <w:lang w:val="en-GB"/>
        </w:rPr>
        <w:t>M_ifStack</w:t>
      </w:r>
      <w:r w:rsidRPr="00D822A3">
        <w:rPr>
          <w:highlight w:val="white"/>
          <w:lang w:val="en-GB"/>
        </w:rPr>
        <w:t>) {</w:t>
      </w:r>
    </w:p>
    <w:p w14:paraId="3AFE6DC2" w14:textId="77777777" w:rsidR="005B1C6D" w:rsidRPr="00D822A3" w:rsidRDefault="005B1C6D" w:rsidP="005B1C6D">
      <w:pPr>
        <w:pStyle w:val="Code"/>
        <w:rPr>
          <w:highlight w:val="white"/>
          <w:lang w:val="en-GB"/>
        </w:rPr>
      </w:pPr>
      <w:r w:rsidRPr="00D822A3">
        <w:rPr>
          <w:highlight w:val="white"/>
          <w:lang w:val="en-GB"/>
        </w:rPr>
        <w:t xml:space="preserve">        bool currentStatus = triple.Second;</w:t>
      </w:r>
    </w:p>
    <w:p w14:paraId="4DC57129" w14:textId="77777777" w:rsidR="005B1C6D" w:rsidRPr="00D822A3" w:rsidRDefault="005B1C6D" w:rsidP="005B1C6D">
      <w:pPr>
        <w:pStyle w:val="Code"/>
        <w:rPr>
          <w:highlight w:val="white"/>
          <w:lang w:val="en-GB"/>
        </w:rPr>
      </w:pPr>
      <w:r w:rsidRPr="00D822A3">
        <w:rPr>
          <w:highlight w:val="white"/>
          <w:lang w:val="en-GB"/>
        </w:rPr>
        <w:t xml:space="preserve">      </w:t>
      </w:r>
    </w:p>
    <w:p w14:paraId="2A9308E3" w14:textId="77777777" w:rsidR="005B1C6D" w:rsidRPr="00D822A3" w:rsidRDefault="005B1C6D" w:rsidP="005B1C6D">
      <w:pPr>
        <w:pStyle w:val="Code"/>
        <w:rPr>
          <w:highlight w:val="white"/>
          <w:lang w:val="en-GB"/>
        </w:rPr>
      </w:pPr>
      <w:r w:rsidRPr="00D822A3">
        <w:rPr>
          <w:highlight w:val="white"/>
          <w:lang w:val="en-GB"/>
        </w:rPr>
        <w:t xml:space="preserve">        if (!currentStatus)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lastRenderedPageBreak/>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88" w:name="_Toc54120012"/>
      <w:r w:rsidRPr="00D822A3">
        <w:rPr>
          <w:lang w:val="en-GB"/>
        </w:rPr>
        <w:t>Lines</w:t>
      </w:r>
      <w:bookmarkEnd w:id="488"/>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89" w:name="_Toc54120013"/>
      <w:r w:rsidRPr="00D822A3">
        <w:rPr>
          <w:lang w:val="en-GB"/>
        </w:rPr>
        <w:t>Includes</w:t>
      </w:r>
      <w:bookmarkEnd w:id="48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0" w:name="_Toc54120014"/>
      <w:r w:rsidRPr="00D822A3">
        <w:rPr>
          <w:lang w:val="en-GB"/>
        </w:rPr>
        <w:t>Macros</w:t>
      </w:r>
      <w:bookmarkEnd w:id="49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lastRenderedPageBreak/>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1" w:name="_Toc54120015"/>
      <w:r w:rsidRPr="00D822A3">
        <w:rPr>
          <w:lang w:val="en-GB"/>
        </w:rPr>
        <w:t>Conditional Programming</w:t>
      </w:r>
      <w:bookmarkEnd w:id="491"/>
    </w:p>
    <w:p w14:paraId="526D3151" w14:textId="1FE0F5D9"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207336" w:rsidRPr="00D822A3">
        <w:rPr>
          <w:lang w:val="en-GB"/>
        </w:rPr>
        <w:t>15.11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EC07D1B" w14:textId="2D079021"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98C39E5"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lastRenderedPageBreak/>
        <w:t xml:space="preserve">      bool result =</w:t>
      </w:r>
      <w:r w:rsidR="004E4FD1" w:rsidRPr="00D822A3">
        <w:rPr>
          <w:highlight w:val="white"/>
          <w:lang w:val="en-GB"/>
        </w:rPr>
        <w:t xml:space="preserve"> m_m</w:t>
      </w:r>
      <w:r w:rsidRPr="00D822A3">
        <w:rPr>
          <w:highlight w:val="white"/>
          <w:lang w:val="en-GB"/>
        </w:rPr>
        <w:t>acroMap.ContainsKey((string) tokenList[2].Value);</w:t>
      </w:r>
    </w:p>
    <w:p w14:paraId="2ADB57E6" w14:textId="7489CB3F" w:rsidR="007B09BE"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31F9F56" w14:textId="45E06191" w:rsidR="005B1C6D" w:rsidRPr="00D822A3" w:rsidRDefault="007B09BE" w:rsidP="005B1C6D">
      <w:pPr>
        <w:pStyle w:val="Code"/>
        <w:rPr>
          <w:highlight w:val="white"/>
          <w:lang w:val="en-GB"/>
        </w:rPr>
      </w:pPr>
      <w:r w:rsidRPr="00D822A3">
        <w:rPr>
          <w:highlight w:val="white"/>
          <w:lang w:val="en-GB"/>
        </w:rPr>
        <w:t xml:space="preserve">                                    </w:t>
      </w:r>
      <w:r w:rsidR="005B1C6D"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62BC20EA" w14:textId="77777777" w:rsidR="001B280B"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 xml:space="preserve">.Push(new Triple&lt;bool,bool,bool&gt;                                   </w:t>
      </w:r>
    </w:p>
    <w:p w14:paraId="0A0D1DDE" w14:textId="2477D300" w:rsidR="005B1C6D" w:rsidRPr="00D822A3" w:rsidRDefault="001B280B" w:rsidP="005B1C6D">
      <w:pPr>
        <w:pStyle w:val="Code"/>
        <w:rPr>
          <w:highlight w:val="white"/>
          <w:lang w:val="en-GB"/>
        </w:rPr>
      </w:pPr>
      <w:r w:rsidRPr="00D822A3">
        <w:rPr>
          <w:highlight w:val="white"/>
          <w:lang w:val="en-GB"/>
        </w:rPr>
        <w:t xml:space="preserve">                     </w:t>
      </w:r>
      <w:r w:rsidR="005B1C6D" w:rsidRPr="00D822A3">
        <w:rPr>
          <w:highlight w:val="white"/>
          <w:lang w:val="en-GB"/>
        </w:rPr>
        <w:t xml:space="preserve"> </w:t>
      </w:r>
      <w:r w:rsidRPr="00D822A3">
        <w:rPr>
          <w:highlight w:val="white"/>
          <w:lang w:val="en-GB"/>
        </w:rPr>
        <w:t xml:space="preserve">   </w:t>
      </w:r>
      <w:r w:rsidR="005B1C6D"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39DCF722"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72475A86"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730E846A" w14:textId="77777777" w:rsidR="005B1C6D" w:rsidRPr="00D822A3" w:rsidRDefault="005B1C6D" w:rsidP="005B1C6D">
      <w:pPr>
        <w:pStyle w:val="Code"/>
        <w:rPr>
          <w:highlight w:val="white"/>
          <w:lang w:val="en-GB"/>
        </w:rPr>
      </w:pPr>
      <w:r w:rsidRPr="00D822A3">
        <w:rPr>
          <w:highlight w:val="white"/>
          <w:lang w:val="en-GB"/>
        </w:rPr>
        <w:t xml:space="preserve">      bool elseStatus = triple.Third;</w:t>
      </w:r>
    </w:p>
    <w:p w14:paraId="0EFAD78A" w14:textId="77777777" w:rsidR="005B1C6D" w:rsidRPr="00D822A3" w:rsidRDefault="005B1C6D" w:rsidP="005B1C6D">
      <w:pPr>
        <w:pStyle w:val="Code"/>
        <w:rPr>
          <w:highlight w:val="white"/>
          <w:lang w:val="en-GB"/>
        </w:rPr>
      </w:pPr>
      <w:r w:rsidRPr="00D822A3">
        <w:rPr>
          <w:highlight w:val="white"/>
          <w:lang w:val="en-GB"/>
        </w:rPr>
        <w:t xml:space="preserve">      Assert.Error(!elseStatus,</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19A7E32B"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58C2B4BF" w14:textId="77777777" w:rsidR="005B1C6D" w:rsidRPr="00D822A3" w:rsidRDefault="005B1C6D" w:rsidP="005B1C6D">
      <w:pPr>
        <w:pStyle w:val="Code"/>
        <w:rPr>
          <w:highlight w:val="white"/>
          <w:lang w:val="en-GB"/>
        </w:rPr>
      </w:pPr>
      <w:r w:rsidRPr="00D822A3">
        <w:rPr>
          <w:highlight w:val="white"/>
          <w:lang w:val="en-GB"/>
        </w:rPr>
        <w:t xml:space="preserve">      if (totalStatus) {</w:t>
      </w:r>
    </w:p>
    <w:p w14:paraId="409CF235" w14:textId="6C749FEA"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6004A787" w14:textId="77777777" w:rsidR="005B1C6D" w:rsidRPr="00D822A3" w:rsidRDefault="005B1C6D" w:rsidP="005B1C6D">
      <w:pPr>
        <w:pStyle w:val="Code"/>
        <w:rPr>
          <w:highlight w:val="white"/>
          <w:lang w:val="en-GB"/>
        </w:rPr>
      </w:pPr>
      <w:r w:rsidRPr="00D822A3">
        <w:rPr>
          <w:highlight w:val="white"/>
          <w:lang w:val="en-GB"/>
        </w:rPr>
        <w:t xml:space="preserve">                                 (true,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F3E1B61" w14:textId="7F6114CF"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5CAD0113"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1ACF890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7CD0AFD8"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519BDFD8" w14:textId="77777777" w:rsidR="005B1C6D" w:rsidRPr="00D822A3" w:rsidRDefault="005B1C6D" w:rsidP="005B1C6D">
      <w:pPr>
        <w:pStyle w:val="Code"/>
        <w:rPr>
          <w:highlight w:val="white"/>
          <w:lang w:val="en-GB"/>
        </w:rPr>
      </w:pPr>
      <w:r w:rsidRPr="00D822A3">
        <w:rPr>
          <w:highlight w:val="white"/>
          <w:lang w:val="en-GB"/>
        </w:rPr>
        <w:lastRenderedPageBreak/>
        <w:t xml:space="preserve">      bool elseStatus = triple.Third;</w:t>
      </w:r>
    </w:p>
    <w:p w14:paraId="63E74C2A" w14:textId="77777777" w:rsidR="005B1C6D" w:rsidRPr="00D822A3" w:rsidRDefault="005B1C6D" w:rsidP="005B1C6D">
      <w:pPr>
        <w:pStyle w:val="Code"/>
        <w:rPr>
          <w:highlight w:val="white"/>
          <w:lang w:val="en-GB"/>
        </w:rPr>
      </w:pPr>
      <w:r w:rsidRPr="00D822A3">
        <w:rPr>
          <w:highlight w:val="white"/>
          <w:lang w:val="en-GB"/>
        </w:rPr>
        <w:t xml:space="preserve">      Assert.Error(!elseStatus, Message.Else_directive_after_else_directive);</w:t>
      </w:r>
    </w:p>
    <w:p w14:paraId="3B61DA46" w14:textId="77777777" w:rsidR="005B1C6D" w:rsidRPr="00D822A3" w:rsidRDefault="005B1C6D" w:rsidP="005B1C6D">
      <w:pPr>
        <w:pStyle w:val="Code"/>
        <w:rPr>
          <w:highlight w:val="white"/>
          <w:lang w:val="en-GB"/>
        </w:rPr>
      </w:pPr>
    </w:p>
    <w:p w14:paraId="33FF824D"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6C3699C3" w14:textId="5A9EEE44"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 bool, bool&gt;</w:t>
      </w:r>
    </w:p>
    <w:p w14:paraId="05B5CD39" w14:textId="77777777" w:rsidR="005B1C6D" w:rsidRPr="00D822A3" w:rsidRDefault="005B1C6D" w:rsidP="005B1C6D">
      <w:pPr>
        <w:pStyle w:val="Code"/>
        <w:rPr>
          <w:highlight w:val="white"/>
          <w:lang w:val="en-GB"/>
        </w:rPr>
      </w:pPr>
      <w:r w:rsidRPr="00D822A3">
        <w:rPr>
          <w:highlight w:val="white"/>
          <w:lang w:val="en-GB"/>
        </w:rPr>
        <w:t xml:space="preserve">                                          (!totalStatus, !totalStatus,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C58A7B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185C93F6"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2" w:name="_Toc54120016"/>
      <w:r w:rsidRPr="00D822A3">
        <w:rPr>
          <w:lang w:val="en-GB"/>
        </w:rPr>
        <w:t>Macro Expansion</w:t>
      </w:r>
      <w:bookmarkEnd w:id="49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1A82246A"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207336" w:rsidRPr="00D822A3">
        <w:rPr>
          <w:lang w:val="en-GB"/>
        </w:rPr>
        <w:t>15.13.2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lastRenderedPageBreak/>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lastRenderedPageBreak/>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lastRenderedPageBreak/>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3" w:name="_Toc54120017"/>
      <w:r w:rsidRPr="00D822A3">
        <w:rPr>
          <w:lang w:val="en-GB"/>
        </w:rPr>
        <w:t>String Merging</w:t>
      </w:r>
      <w:bookmarkEnd w:id="49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lastRenderedPageBreak/>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494" w:name="_Toc54120018"/>
      <w:r w:rsidRPr="00D822A3">
        <w:lastRenderedPageBreak/>
        <w:t>The C Grammar</w:t>
      </w:r>
      <w:bookmarkEnd w:id="474"/>
      <w:bookmarkEnd w:id="494"/>
    </w:p>
    <w:p w14:paraId="5EE70CDE" w14:textId="77777777" w:rsidR="00CB1AB5" w:rsidRPr="00EC76D5" w:rsidRDefault="00CB1AB5" w:rsidP="00CB1AB5">
      <w:bookmarkStart w:id="495" w:name="_Ref418184656"/>
      <w:bookmarkStart w:id="496" w:name="_Toc54120021"/>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r>
        <w:t xml:space="preserve"> "</w:t>
      </w:r>
    </w:p>
    <w:p w14:paraId="60E585F3" w14:textId="77777777" w:rsidR="00CB1AB5" w:rsidRPr="00EC76D5" w:rsidRDefault="00CB1AB5" w:rsidP="00CB1AB5">
      <w:pPr>
        <w:pStyle w:val="Rubrik2"/>
      </w:pPr>
      <w:bookmarkStart w:id="497" w:name="_Toc49764472"/>
      <w:r w:rsidRPr="00EC76D5">
        <w:t>The Preprocessor Grammar</w:t>
      </w:r>
      <w:bookmarkEnd w:id="497"/>
    </w:p>
    <w:p w14:paraId="6050AB4B" w14:textId="77777777" w:rsidR="00CB1AB5" w:rsidRPr="00EC76D5" w:rsidRDefault="00CB1AB5" w:rsidP="00CB1AB5">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t>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77777777" w:rsidR="00CB1AB5" w:rsidRPr="00EC76D5" w:rsidRDefault="00CB1AB5" w:rsidP="00CB1AB5">
      <w:pPr>
        <w:pStyle w:val="Code"/>
      </w:pPr>
      <w:r w:rsidRPr="00EC76D5">
        <w:t xml:space="preserve">  | # line constant “filename”</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498" w:name="_Toc49764473"/>
      <w:r w:rsidRPr="00EC76D5">
        <w:t>The Language Grammar</w:t>
      </w:r>
      <w:bookmarkEnd w:id="498"/>
    </w:p>
    <w:p w14:paraId="69CBCC96" w14:textId="77777777"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77777777" w:rsidR="00CB1AB5" w:rsidRPr="00EC76D5" w:rsidRDefault="00CB1AB5" w:rsidP="00CB1AB5">
      <w:pPr>
        <w:pStyle w:val="Code"/>
      </w:pPr>
      <w:r w:rsidRPr="00EC76D5">
        <w:t xml:space="preserve">    </w:t>
      </w:r>
      <w:r>
        <w:rPr>
          <w:i/>
        </w:rPr>
        <w:t>BITWISE_OR</w:t>
      </w:r>
      <w:r w:rsidRPr="00EC76D5">
        <w:t>_</w:t>
      </w:r>
      <w:r w:rsidRPr="00EC76D5">
        <w:rPr>
          <w:i/>
        </w:rPr>
        <w:t>expression</w:t>
      </w:r>
      <w:r w:rsidRPr="00EC76D5">
        <w:t xml:space="preserve">  </w:t>
      </w:r>
    </w:p>
    <w:p w14:paraId="5181C7F2"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Pr>
          <w:i/>
        </w:rPr>
        <w:t>BITWISE_OR</w:t>
      </w:r>
      <w:r w:rsidRPr="00EC76D5">
        <w:t>_</w:t>
      </w:r>
      <w:r w:rsidRPr="00EC76D5">
        <w:rPr>
          <w:i/>
        </w:rPr>
        <w:t>expression</w:t>
      </w:r>
    </w:p>
    <w:p w14:paraId="7AE075DD" w14:textId="77777777" w:rsidR="00CB1AB5" w:rsidRPr="00EC76D5" w:rsidRDefault="00CB1AB5" w:rsidP="00CB1AB5">
      <w:pPr>
        <w:pStyle w:val="Code"/>
      </w:pPr>
    </w:p>
    <w:p w14:paraId="10168F28" w14:textId="77777777" w:rsidR="00CB1AB5" w:rsidRPr="00EC76D5" w:rsidRDefault="00CB1AB5" w:rsidP="00CB1AB5">
      <w:pPr>
        <w:pStyle w:val="Code"/>
      </w:pPr>
      <w:r>
        <w:rPr>
          <w:i/>
        </w:rPr>
        <w:t>BITWISE_OR</w:t>
      </w:r>
      <w:r w:rsidRPr="00EC76D5">
        <w:t>_</w:t>
      </w:r>
      <w:r w:rsidRPr="00EC76D5">
        <w:rPr>
          <w:i/>
        </w:rPr>
        <w:t>expression</w:t>
      </w:r>
      <w:r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77777777" w:rsidR="00CB1AB5" w:rsidRPr="00EC76D5" w:rsidRDefault="00CB1AB5" w:rsidP="00CB1AB5">
      <w:pPr>
        <w:pStyle w:val="Code"/>
      </w:pPr>
      <w:r w:rsidRPr="00EC76D5">
        <w:t xml:space="preserve">  | </w:t>
      </w:r>
      <w:r>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proofErr w:type="spellStart"/>
      <w:r w:rsidRPr="00D822A3">
        <w:lastRenderedPageBreak/>
        <w:t>GPPG</w:t>
      </w:r>
      <w:proofErr w:type="spellEnd"/>
      <w:r w:rsidRPr="00D822A3">
        <w:t xml:space="preserve"> and </w:t>
      </w:r>
      <w:proofErr w:type="spellStart"/>
      <w:r w:rsidRPr="00D822A3">
        <w:t>GPLEX</w:t>
      </w:r>
      <w:bookmarkEnd w:id="495"/>
      <w:bookmarkEnd w:id="496"/>
      <w:proofErr w:type="spellEnd"/>
    </w:p>
    <w:p w14:paraId="3256B955" w14:textId="77777777"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to construct a parser and scanner for a simple programming language.</w:t>
      </w:r>
    </w:p>
    <w:p w14:paraId="4410B251" w14:textId="77777777" w:rsidR="007660EE" w:rsidRPr="00D822A3" w:rsidRDefault="007660EE" w:rsidP="007660EE">
      <w:pPr>
        <w:pStyle w:val="Rubrik3"/>
        <w:rPr>
          <w:lang w:val="en-GB"/>
        </w:rPr>
      </w:pPr>
      <w:bookmarkStart w:id="499" w:name="_Toc54120022"/>
      <w:r w:rsidRPr="00D822A3">
        <w:rPr>
          <w:lang w:val="en-GB"/>
        </w:rPr>
        <w:t>The Language</w:t>
      </w:r>
      <w:bookmarkEnd w:id="499"/>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0" w:name="_Toc54120023"/>
      <w:r w:rsidRPr="00D822A3">
        <w:rPr>
          <w:lang w:val="en-GB"/>
        </w:rPr>
        <w:lastRenderedPageBreak/>
        <w:t>The Grammar</w:t>
      </w:r>
      <w:bookmarkEnd w:id="500"/>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1" w:name="_Toc54120024"/>
      <w:proofErr w:type="spellStart"/>
      <w:r w:rsidRPr="00D822A3">
        <w:rPr>
          <w:lang w:val="en-GB"/>
        </w:rPr>
        <w:t>GPPG</w:t>
      </w:r>
      <w:bookmarkEnd w:id="501"/>
      <w:proofErr w:type="spellEnd"/>
    </w:p>
    <w:p w14:paraId="3F9D3945"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Pr="00D822A3">
        <w:rPr>
          <w:rStyle w:val="Fotnotsreferens"/>
          <w:lang w:val="en-GB"/>
        </w:rPr>
        <w:footnoteReference w:id="3"/>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lastRenderedPageBreak/>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02"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lastRenderedPageBreak/>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lastRenderedPageBreak/>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03" w:name="_Toc54120025"/>
      <w:proofErr w:type="spellStart"/>
      <w:r w:rsidRPr="00D822A3">
        <w:rPr>
          <w:lang w:val="en-GB"/>
        </w:rPr>
        <w:t>JPlex</w:t>
      </w:r>
      <w:bookmarkEnd w:id="502"/>
      <w:bookmarkEnd w:id="503"/>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lastRenderedPageBreak/>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t>}</w:t>
      </w:r>
    </w:p>
    <w:p w14:paraId="2551028A" w14:textId="77777777" w:rsidR="007660EE" w:rsidRPr="00D822A3" w:rsidRDefault="007660EE" w:rsidP="007660EE">
      <w:pPr>
        <w:pStyle w:val="Rubrik3"/>
        <w:rPr>
          <w:lang w:val="en-GB"/>
        </w:rPr>
      </w:pPr>
      <w:bookmarkStart w:id="504" w:name="_Toc54120026"/>
      <w:r w:rsidRPr="00D822A3">
        <w:rPr>
          <w:lang w:val="en-GB"/>
        </w:rPr>
        <w:t>Main</w:t>
      </w:r>
      <w:bookmarkEnd w:id="504"/>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lastRenderedPageBreak/>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05" w:name="_Toc54120027"/>
      <w:r w:rsidRPr="00D822A3">
        <w:lastRenderedPageBreak/>
        <w:t>Auxiliary Classes</w:t>
      </w:r>
      <w:bookmarkEnd w:id="505"/>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06" w:name="_Toc54120028"/>
      <w:r w:rsidRPr="00D822A3">
        <w:rPr>
          <w:lang w:val="en-GB"/>
        </w:rPr>
        <w:t>Error Handling</w:t>
      </w:r>
      <w:bookmarkEnd w:id="506"/>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07" w:name="_Toc54120029"/>
      <w:r w:rsidRPr="00D822A3">
        <w:rPr>
          <w:lang w:val="en-GB"/>
        </w:rPr>
        <w:t>Container Classes</w:t>
      </w:r>
      <w:bookmarkEnd w:id="507"/>
    </w:p>
    <w:p w14:paraId="323D94FB" w14:textId="77777777" w:rsidR="005E7D2C" w:rsidRPr="00D822A3" w:rsidRDefault="005E7D2C" w:rsidP="005E7D2C">
      <w:pPr>
        <w:rPr>
          <w:lang w:val="en-GB"/>
        </w:rPr>
      </w:pPr>
      <w:r w:rsidRPr="00D822A3">
        <w:rPr>
          <w:lang w:val="en-GB"/>
        </w:rPr>
        <w:t>C# has a large class library holding many container classes. However, there are no classes for ordered or unordered pairs, there is also no classes for triples or tuples.</w:t>
      </w:r>
    </w:p>
    <w:p w14:paraId="7F892F41" w14:textId="77777777" w:rsidR="005E7D2C" w:rsidRPr="00D822A3" w:rsidRDefault="005E7D2C" w:rsidP="005E7D2C">
      <w:pPr>
        <w:pStyle w:val="Rubrik3"/>
        <w:rPr>
          <w:lang w:val="en-GB"/>
        </w:rPr>
      </w:pPr>
      <w:bookmarkStart w:id="508" w:name="_Toc54120030"/>
      <w:r w:rsidRPr="00D822A3">
        <w:rPr>
          <w:lang w:val="en-GB"/>
        </w:rPr>
        <w:t>Ordered Pair</w:t>
      </w:r>
      <w:bookmarkEnd w:id="508"/>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77777777" w:rsidR="005E7D2C" w:rsidRPr="00D822A3" w:rsidRDefault="005E7D2C" w:rsidP="005E7D2C">
      <w:pPr>
        <w:pStyle w:val="Code"/>
        <w:rPr>
          <w:lang w:val="en-GB"/>
        </w:rPr>
      </w:pPr>
      <w:r w:rsidRPr="00D822A3">
        <w:rPr>
          <w:highlight w:val="white"/>
          <w:lang w:val="en-GB"/>
        </w:rPr>
        <w:t>}</w:t>
      </w:r>
      <w:r w:rsidRPr="00D822A3">
        <w:rPr>
          <w:lang w:val="en-GB"/>
        </w:rPr>
        <w:t>Unordered Pair</w:t>
      </w:r>
    </w:p>
    <w:p w14:paraId="3AEDEA38" w14:textId="77777777" w:rsidR="005E7D2C" w:rsidRPr="00D822A3" w:rsidRDefault="005E7D2C" w:rsidP="005E7D2C">
      <w:pPr>
        <w:rPr>
          <w:lang w:val="en-GB"/>
        </w:rPr>
      </w:pPr>
      <w:r w:rsidRPr="00D822A3">
        <w:rPr>
          <w:rStyle w:val="KeyWord0"/>
          <w:lang w:val="en-GB"/>
        </w:rPr>
        <w:t>UnorderedPair</w:t>
      </w:r>
      <w:r w:rsidRPr="00D822A3">
        <w:rPr>
          <w:lang w:val="en-GB"/>
        </w:rPr>
        <w:t xml:space="preserve"> is a subclass of </w:t>
      </w:r>
      <w:r w:rsidRPr="00D822A3">
        <w:rPr>
          <w:rStyle w:val="KeyWord0"/>
          <w:lang w:val="en-GB"/>
        </w:rPr>
        <w:t>Pair</w:t>
      </w:r>
      <w:r w:rsidRPr="00D822A3">
        <w:rPr>
          <w:lang w:val="en-GB"/>
        </w:rPr>
        <w:t>, the difference is that two unordered pairs are considered equal even if their values are switched.</w:t>
      </w:r>
    </w:p>
    <w:p w14:paraId="543F426E" w14:textId="77777777" w:rsidR="005E7D2C" w:rsidRPr="00D822A3" w:rsidRDefault="005E7D2C" w:rsidP="005E7D2C">
      <w:pPr>
        <w:pStyle w:val="CodeHeader"/>
        <w:rPr>
          <w:lang w:val="en-GB"/>
        </w:rPr>
      </w:pPr>
      <w:proofErr w:type="spellStart"/>
      <w:r w:rsidRPr="00D822A3">
        <w:rPr>
          <w:lang w:val="en-GB"/>
        </w:rPr>
        <w:t>UnorderdPair.cs</w:t>
      </w:r>
      <w:proofErr w:type="spellEnd"/>
    </w:p>
    <w:p w14:paraId="19E458DE" w14:textId="77777777" w:rsidR="005E7D2C" w:rsidRPr="00D822A3" w:rsidRDefault="005E7D2C" w:rsidP="005E7D2C">
      <w:pPr>
        <w:pStyle w:val="Code"/>
        <w:rPr>
          <w:highlight w:val="white"/>
          <w:lang w:val="en-GB"/>
        </w:rPr>
      </w:pPr>
      <w:r w:rsidRPr="00D822A3">
        <w:rPr>
          <w:highlight w:val="white"/>
          <w:lang w:val="en-GB"/>
        </w:rPr>
        <w:t>namespace CCompiler {</w:t>
      </w:r>
    </w:p>
    <w:p w14:paraId="68320D7E" w14:textId="77777777" w:rsidR="005E7D2C" w:rsidRPr="00D822A3" w:rsidRDefault="005E7D2C" w:rsidP="005E7D2C">
      <w:pPr>
        <w:pStyle w:val="Code"/>
        <w:rPr>
          <w:highlight w:val="white"/>
          <w:lang w:val="en-GB"/>
        </w:rPr>
      </w:pPr>
      <w:r w:rsidRPr="00D822A3">
        <w:rPr>
          <w:highlight w:val="white"/>
          <w:lang w:val="en-GB"/>
        </w:rPr>
        <w:t xml:space="preserve">  public class UnorderedPair&lt;FirstType,SecondType&gt; :</w:t>
      </w:r>
    </w:p>
    <w:p w14:paraId="633C9A99" w14:textId="77777777" w:rsidR="005E7D2C" w:rsidRPr="00D822A3" w:rsidRDefault="005E7D2C" w:rsidP="005E7D2C">
      <w:pPr>
        <w:pStyle w:val="Code"/>
        <w:rPr>
          <w:highlight w:val="white"/>
          <w:lang w:val="en-GB"/>
        </w:rPr>
      </w:pPr>
      <w:r w:rsidRPr="00D822A3">
        <w:rPr>
          <w:highlight w:val="white"/>
          <w:lang w:val="en-GB"/>
        </w:rPr>
        <w:t xml:space="preserve">               Pair&lt;FirstType,SecondType&gt;{</w:t>
      </w:r>
    </w:p>
    <w:p w14:paraId="2703DB24" w14:textId="77777777" w:rsidR="005E7D2C" w:rsidRPr="00D822A3" w:rsidRDefault="005E7D2C" w:rsidP="005E7D2C">
      <w:pPr>
        <w:pStyle w:val="Code"/>
        <w:rPr>
          <w:highlight w:val="white"/>
          <w:lang w:val="en-GB"/>
        </w:rPr>
      </w:pPr>
      <w:r w:rsidRPr="00D822A3">
        <w:rPr>
          <w:highlight w:val="white"/>
          <w:lang w:val="en-GB"/>
        </w:rPr>
        <w:t xml:space="preserve">    public UnorderedPair(FirstType first, SecondType second)</w:t>
      </w:r>
    </w:p>
    <w:p w14:paraId="59FABBB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03000179" w14:textId="77777777" w:rsidR="005E7D2C" w:rsidRPr="00D822A3" w:rsidRDefault="005E7D2C" w:rsidP="005E7D2C">
      <w:pPr>
        <w:pStyle w:val="Code"/>
        <w:rPr>
          <w:highlight w:val="white"/>
          <w:lang w:val="en-GB"/>
        </w:rPr>
      </w:pPr>
      <w:r w:rsidRPr="00D822A3">
        <w:rPr>
          <w:highlight w:val="white"/>
          <w:lang w:val="en-GB"/>
        </w:rPr>
        <w:t xml:space="preserve">      // Empty.</w:t>
      </w:r>
    </w:p>
    <w:p w14:paraId="324535F5" w14:textId="77777777" w:rsidR="005E7D2C" w:rsidRPr="00D822A3" w:rsidRDefault="005E7D2C" w:rsidP="005E7D2C">
      <w:pPr>
        <w:pStyle w:val="Code"/>
        <w:rPr>
          <w:highlight w:val="white"/>
          <w:lang w:val="en-GB"/>
        </w:rPr>
      </w:pPr>
      <w:r w:rsidRPr="00D822A3">
        <w:rPr>
          <w:highlight w:val="white"/>
          <w:lang w:val="en-GB"/>
        </w:rPr>
        <w:t xml:space="preserve">    }</w:t>
      </w:r>
    </w:p>
    <w:p w14:paraId="2433B7EC" w14:textId="77777777" w:rsidR="005E7D2C" w:rsidRPr="00D822A3" w:rsidRDefault="005E7D2C" w:rsidP="005E7D2C">
      <w:pPr>
        <w:pStyle w:val="Code"/>
        <w:rPr>
          <w:highlight w:val="white"/>
          <w:lang w:val="en-GB"/>
        </w:rPr>
      </w:pPr>
    </w:p>
    <w:p w14:paraId="6F23A0E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4E02198"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6575AB3E" w14:textId="77777777" w:rsidR="005E7D2C" w:rsidRPr="00D822A3" w:rsidRDefault="005E7D2C" w:rsidP="005E7D2C">
      <w:pPr>
        <w:pStyle w:val="Code"/>
        <w:rPr>
          <w:highlight w:val="white"/>
          <w:lang w:val="en-GB"/>
        </w:rPr>
      </w:pPr>
      <w:r w:rsidRPr="00D822A3">
        <w:rPr>
          <w:highlight w:val="white"/>
          <w:lang w:val="en-GB"/>
        </w:rPr>
        <w:t xml:space="preserve">    }</w:t>
      </w:r>
    </w:p>
    <w:p w14:paraId="6E37605B" w14:textId="77777777" w:rsidR="005E7D2C" w:rsidRPr="00D822A3" w:rsidRDefault="005E7D2C" w:rsidP="005E7D2C">
      <w:pPr>
        <w:pStyle w:val="Code"/>
        <w:rPr>
          <w:highlight w:val="white"/>
          <w:lang w:val="en-GB"/>
        </w:rPr>
      </w:pPr>
    </w:p>
    <w:p w14:paraId="5D788668"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73C92DA7" w14:textId="77777777" w:rsidR="005E7D2C" w:rsidRPr="00D822A3" w:rsidRDefault="005E7D2C" w:rsidP="005E7D2C">
      <w:pPr>
        <w:pStyle w:val="Code"/>
        <w:rPr>
          <w:highlight w:val="white"/>
          <w:lang w:val="en-GB"/>
        </w:rPr>
      </w:pPr>
      <w:r w:rsidRPr="00D822A3">
        <w:rPr>
          <w:highlight w:val="white"/>
          <w:lang w:val="en-GB"/>
        </w:rPr>
        <w:t xml:space="preserve">      if (obj is UnorderedPair&lt;FirstType,SecondType&gt;) {</w:t>
      </w:r>
    </w:p>
    <w:p w14:paraId="07E952C3"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1D18B651" w14:textId="77777777" w:rsidR="005E7D2C" w:rsidRPr="00D822A3" w:rsidRDefault="005E7D2C" w:rsidP="005E7D2C">
      <w:pPr>
        <w:pStyle w:val="Code"/>
        <w:rPr>
          <w:highlight w:val="white"/>
          <w:lang w:val="en-GB"/>
        </w:rPr>
      </w:pPr>
      <w:r w:rsidRPr="00D822A3">
        <w:rPr>
          <w:highlight w:val="white"/>
          <w:lang w:val="en-GB"/>
        </w:rPr>
        <w:t xml:space="preserve">        return (First.Equals(pair.First) &amp;&amp; Second.Equals(pair.Second)) ||</w:t>
      </w:r>
    </w:p>
    <w:p w14:paraId="58171319" w14:textId="77777777" w:rsidR="005E7D2C" w:rsidRPr="00D822A3" w:rsidRDefault="005E7D2C" w:rsidP="005E7D2C">
      <w:pPr>
        <w:pStyle w:val="Code"/>
        <w:rPr>
          <w:highlight w:val="white"/>
          <w:lang w:val="en-GB"/>
        </w:rPr>
      </w:pPr>
      <w:r w:rsidRPr="00D822A3">
        <w:rPr>
          <w:highlight w:val="white"/>
          <w:lang w:val="en-GB"/>
        </w:rPr>
        <w:t xml:space="preserve">               (First.Equals(pair.Second) &amp;&amp; Second.Equals(pair.First));</w:t>
      </w:r>
    </w:p>
    <w:p w14:paraId="08447F7A" w14:textId="77777777" w:rsidR="005E7D2C" w:rsidRPr="00D822A3" w:rsidRDefault="005E7D2C" w:rsidP="005E7D2C">
      <w:pPr>
        <w:pStyle w:val="Code"/>
        <w:rPr>
          <w:highlight w:val="white"/>
          <w:lang w:val="en-GB"/>
        </w:rPr>
      </w:pPr>
      <w:r w:rsidRPr="00D822A3">
        <w:rPr>
          <w:highlight w:val="white"/>
          <w:lang w:val="en-GB"/>
        </w:rPr>
        <w:t xml:space="preserve">      }</w:t>
      </w:r>
    </w:p>
    <w:p w14:paraId="46DB132F" w14:textId="77777777" w:rsidR="005E7D2C" w:rsidRPr="00D822A3" w:rsidRDefault="005E7D2C" w:rsidP="005E7D2C">
      <w:pPr>
        <w:pStyle w:val="Code"/>
        <w:rPr>
          <w:highlight w:val="white"/>
          <w:lang w:val="en-GB"/>
        </w:rPr>
      </w:pPr>
      <w:r w:rsidRPr="00D822A3">
        <w:rPr>
          <w:highlight w:val="white"/>
          <w:lang w:val="en-GB"/>
        </w:rPr>
        <w:t xml:space="preserve">    </w:t>
      </w:r>
    </w:p>
    <w:p w14:paraId="5D7BBDD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F2E39FE" w14:textId="77777777" w:rsidR="005E7D2C" w:rsidRPr="00D822A3" w:rsidRDefault="005E7D2C" w:rsidP="005E7D2C">
      <w:pPr>
        <w:pStyle w:val="Code"/>
        <w:rPr>
          <w:highlight w:val="white"/>
          <w:lang w:val="en-GB"/>
        </w:rPr>
      </w:pPr>
      <w:r w:rsidRPr="00D822A3">
        <w:rPr>
          <w:highlight w:val="white"/>
          <w:lang w:val="en-GB"/>
        </w:rPr>
        <w:t xml:space="preserve">    }</w:t>
      </w:r>
    </w:p>
    <w:p w14:paraId="5B73A628" w14:textId="77777777" w:rsidR="005E7D2C" w:rsidRPr="00D822A3" w:rsidRDefault="005E7D2C" w:rsidP="005E7D2C">
      <w:pPr>
        <w:pStyle w:val="Code"/>
        <w:rPr>
          <w:highlight w:val="white"/>
          <w:lang w:val="en-GB"/>
        </w:rPr>
      </w:pPr>
      <w:r w:rsidRPr="00D822A3">
        <w:rPr>
          <w:highlight w:val="white"/>
          <w:lang w:val="en-GB"/>
        </w:rPr>
        <w:t xml:space="preserve">  }</w:t>
      </w:r>
    </w:p>
    <w:p w14:paraId="7EBA211F" w14:textId="77777777" w:rsidR="005E7D2C" w:rsidRPr="00D822A3" w:rsidRDefault="005E7D2C" w:rsidP="005E7D2C">
      <w:pPr>
        <w:pStyle w:val="Code"/>
        <w:rPr>
          <w:highlight w:val="white"/>
          <w:lang w:val="en-GB"/>
        </w:rPr>
      </w:pPr>
      <w:r w:rsidRPr="00D822A3">
        <w:rPr>
          <w:highlight w:val="white"/>
          <w:lang w:val="en-GB"/>
        </w:rPr>
        <w:t>}</w:t>
      </w:r>
    </w:p>
    <w:p w14:paraId="4595A53D" w14:textId="77777777" w:rsidR="005E7D2C" w:rsidRPr="00D822A3" w:rsidRDefault="005E7D2C" w:rsidP="005E7D2C">
      <w:pPr>
        <w:pStyle w:val="Rubrik3"/>
        <w:rPr>
          <w:lang w:val="en-GB"/>
        </w:rPr>
      </w:pPr>
      <w:bookmarkStart w:id="509" w:name="_Toc54120031"/>
      <w:r w:rsidRPr="00D822A3">
        <w:rPr>
          <w:lang w:val="en-GB"/>
        </w:rPr>
        <w:t>Triple</w:t>
      </w:r>
      <w:bookmarkEnd w:id="509"/>
    </w:p>
    <w:p w14:paraId="18F0DC1F" w14:textId="77777777" w:rsidR="005E7D2C" w:rsidRPr="00D822A3" w:rsidRDefault="005E7D2C" w:rsidP="005E7D2C">
      <w:pPr>
        <w:rPr>
          <w:lang w:val="en-GB"/>
        </w:rPr>
      </w:pPr>
      <w:r w:rsidRPr="00D822A3">
        <w:rPr>
          <w:lang w:val="en-GB"/>
        </w:rPr>
        <w:t xml:space="preserve">Moreover, we also need the class </w:t>
      </w:r>
      <w:r w:rsidRPr="00D822A3">
        <w:rPr>
          <w:rStyle w:val="KeyWord0"/>
          <w:lang w:val="en-GB"/>
        </w:rPr>
        <w:t>Triple</w:t>
      </w:r>
      <w:r w:rsidRPr="00D822A3">
        <w:rPr>
          <w:lang w:val="en-GB"/>
        </w:rPr>
        <w:t xml:space="preserve">, to hold three values. </w:t>
      </w:r>
      <w:r w:rsidRPr="00D822A3">
        <w:rPr>
          <w:rStyle w:val="KeyWord0"/>
          <w:lang w:val="en-GB"/>
        </w:rPr>
        <w:t>Triple</w:t>
      </w:r>
      <w:r w:rsidRPr="00D822A3">
        <w:rPr>
          <w:lang w:val="en-GB"/>
        </w:rPr>
        <w:t xml:space="preserve"> class is a direct sub class of </w:t>
      </w:r>
      <w:r w:rsidRPr="00D822A3">
        <w:rPr>
          <w:rStyle w:val="KeyWord0"/>
          <w:lang w:val="en-GB"/>
        </w:rPr>
        <w:t>Pair</w:t>
      </w:r>
      <w:r w:rsidRPr="00D822A3">
        <w:rPr>
          <w:lang w:val="en-GB"/>
        </w:rPr>
        <w:t>, it only adds the third value.</w:t>
      </w:r>
    </w:p>
    <w:p w14:paraId="6B394542" w14:textId="77777777" w:rsidR="005E7D2C" w:rsidRPr="00D822A3" w:rsidRDefault="005E7D2C" w:rsidP="005E7D2C">
      <w:pPr>
        <w:pStyle w:val="CodeListing"/>
        <w:rPr>
          <w:lang w:val="en-GB"/>
        </w:rPr>
      </w:pPr>
      <w:proofErr w:type="spellStart"/>
      <w:r w:rsidRPr="00D822A3">
        <w:rPr>
          <w:lang w:val="en-GB"/>
        </w:rPr>
        <w:t>Triple.cs</w:t>
      </w:r>
      <w:proofErr w:type="spellEnd"/>
    </w:p>
    <w:p w14:paraId="0F22F76E" w14:textId="77777777" w:rsidR="005E7D2C" w:rsidRPr="00D822A3" w:rsidRDefault="005E7D2C" w:rsidP="005E7D2C">
      <w:pPr>
        <w:pStyle w:val="Code"/>
        <w:rPr>
          <w:highlight w:val="white"/>
          <w:lang w:val="en-GB"/>
        </w:rPr>
      </w:pPr>
      <w:r w:rsidRPr="00D822A3">
        <w:rPr>
          <w:highlight w:val="white"/>
          <w:lang w:val="en-GB"/>
        </w:rPr>
        <w:lastRenderedPageBreak/>
        <w:t>namespace CCompiler {</w:t>
      </w:r>
    </w:p>
    <w:p w14:paraId="4B7AF394" w14:textId="77777777" w:rsidR="005E7D2C" w:rsidRPr="00D822A3" w:rsidRDefault="005E7D2C" w:rsidP="005E7D2C">
      <w:pPr>
        <w:pStyle w:val="Code"/>
        <w:rPr>
          <w:highlight w:val="white"/>
          <w:lang w:val="en-GB"/>
        </w:rPr>
      </w:pPr>
      <w:r w:rsidRPr="00D822A3">
        <w:rPr>
          <w:highlight w:val="white"/>
          <w:lang w:val="en-GB"/>
        </w:rPr>
        <w:t xml:space="preserve">  public class Triple&lt;FirstType,SecondType,ThirdType&gt; :</w:t>
      </w:r>
    </w:p>
    <w:p w14:paraId="46DF4C95" w14:textId="77777777" w:rsidR="005E7D2C" w:rsidRPr="00D822A3" w:rsidRDefault="005E7D2C" w:rsidP="005E7D2C">
      <w:pPr>
        <w:pStyle w:val="Code"/>
        <w:rPr>
          <w:highlight w:val="white"/>
          <w:lang w:val="en-GB"/>
        </w:rPr>
      </w:pPr>
      <w:r w:rsidRPr="00D822A3">
        <w:rPr>
          <w:highlight w:val="white"/>
          <w:lang w:val="en-GB"/>
        </w:rPr>
        <w:t xml:space="preserve">               Pair&lt;FirstType,SecondType&gt; {</w:t>
      </w:r>
    </w:p>
    <w:p w14:paraId="7F89C578" w14:textId="77777777" w:rsidR="005E7D2C" w:rsidRPr="00D822A3" w:rsidRDefault="005E7D2C" w:rsidP="005E7D2C">
      <w:pPr>
        <w:pStyle w:val="Code"/>
        <w:rPr>
          <w:highlight w:val="white"/>
          <w:lang w:val="en-GB"/>
        </w:rPr>
      </w:pPr>
      <w:r w:rsidRPr="00D822A3">
        <w:rPr>
          <w:highlight w:val="white"/>
          <w:lang w:val="en-GB"/>
        </w:rPr>
        <w:t xml:space="preserve">    private ThirdType m_third;</w:t>
      </w:r>
    </w:p>
    <w:p w14:paraId="63698886" w14:textId="77777777" w:rsidR="005E7D2C" w:rsidRPr="00D822A3" w:rsidRDefault="005E7D2C" w:rsidP="005E7D2C">
      <w:pPr>
        <w:pStyle w:val="Code"/>
        <w:rPr>
          <w:highlight w:val="white"/>
          <w:lang w:val="en-GB"/>
        </w:rPr>
      </w:pPr>
    </w:p>
    <w:p w14:paraId="62A7674D" w14:textId="77777777" w:rsidR="005E7D2C" w:rsidRPr="00D822A3" w:rsidRDefault="005E7D2C" w:rsidP="005E7D2C">
      <w:pPr>
        <w:pStyle w:val="Code"/>
        <w:rPr>
          <w:highlight w:val="white"/>
          <w:lang w:val="en-GB"/>
        </w:rPr>
      </w:pPr>
      <w:r w:rsidRPr="00D822A3">
        <w:rPr>
          <w:highlight w:val="white"/>
          <w:lang w:val="en-GB"/>
        </w:rPr>
        <w:t xml:space="preserve">    public Triple(FirstType first, SecondType second, ThirdType third) </w:t>
      </w:r>
    </w:p>
    <w:p w14:paraId="4B32E10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79EF53CE" w14:textId="77777777" w:rsidR="005E7D2C" w:rsidRPr="00D822A3" w:rsidRDefault="005E7D2C" w:rsidP="005E7D2C">
      <w:pPr>
        <w:pStyle w:val="Code"/>
        <w:rPr>
          <w:highlight w:val="white"/>
          <w:lang w:val="en-GB"/>
        </w:rPr>
      </w:pPr>
      <w:r w:rsidRPr="00D822A3">
        <w:rPr>
          <w:highlight w:val="white"/>
          <w:lang w:val="en-GB"/>
        </w:rPr>
        <w:t xml:space="preserve">      m_third = third;</w:t>
      </w:r>
    </w:p>
    <w:p w14:paraId="6D6F019D" w14:textId="77777777" w:rsidR="005E7D2C" w:rsidRPr="00D822A3" w:rsidRDefault="005E7D2C" w:rsidP="005E7D2C">
      <w:pPr>
        <w:pStyle w:val="Code"/>
        <w:rPr>
          <w:highlight w:val="white"/>
          <w:lang w:val="en-GB"/>
        </w:rPr>
      </w:pPr>
      <w:r w:rsidRPr="00D822A3">
        <w:rPr>
          <w:highlight w:val="white"/>
          <w:lang w:val="en-GB"/>
        </w:rPr>
        <w:t xml:space="preserve">    }</w:t>
      </w:r>
    </w:p>
    <w:p w14:paraId="569DE6EF" w14:textId="77777777" w:rsidR="005E7D2C" w:rsidRPr="00D822A3" w:rsidRDefault="005E7D2C" w:rsidP="005E7D2C">
      <w:pPr>
        <w:pStyle w:val="Code"/>
        <w:rPr>
          <w:highlight w:val="white"/>
          <w:lang w:val="en-GB"/>
        </w:rPr>
      </w:pPr>
      <w:r w:rsidRPr="00D822A3">
        <w:rPr>
          <w:highlight w:val="white"/>
          <w:lang w:val="en-GB"/>
        </w:rPr>
        <w:t xml:space="preserve">  </w:t>
      </w:r>
    </w:p>
    <w:p w14:paraId="02B14541" w14:textId="77777777" w:rsidR="005E7D2C" w:rsidRPr="00D822A3" w:rsidRDefault="005E7D2C" w:rsidP="005E7D2C">
      <w:pPr>
        <w:pStyle w:val="Code"/>
        <w:rPr>
          <w:highlight w:val="white"/>
          <w:lang w:val="en-GB"/>
        </w:rPr>
      </w:pPr>
      <w:r w:rsidRPr="00D822A3">
        <w:rPr>
          <w:highlight w:val="white"/>
          <w:lang w:val="en-GB"/>
        </w:rPr>
        <w:t xml:space="preserve">    public ThirdType Third {</w:t>
      </w:r>
    </w:p>
    <w:p w14:paraId="65BA8DB3" w14:textId="77777777" w:rsidR="005E7D2C" w:rsidRPr="00D822A3" w:rsidRDefault="005E7D2C" w:rsidP="005E7D2C">
      <w:pPr>
        <w:pStyle w:val="Code"/>
        <w:rPr>
          <w:highlight w:val="white"/>
          <w:lang w:val="en-GB"/>
        </w:rPr>
      </w:pPr>
      <w:r w:rsidRPr="00D822A3">
        <w:rPr>
          <w:highlight w:val="white"/>
          <w:lang w:val="en-GB"/>
        </w:rPr>
        <w:t xml:space="preserve">      get { return m_third; }</w:t>
      </w:r>
    </w:p>
    <w:p w14:paraId="40DB09FC" w14:textId="77777777" w:rsidR="005E7D2C" w:rsidRPr="00D822A3" w:rsidRDefault="005E7D2C" w:rsidP="005E7D2C">
      <w:pPr>
        <w:pStyle w:val="Code"/>
        <w:rPr>
          <w:highlight w:val="white"/>
          <w:lang w:val="en-GB"/>
        </w:rPr>
      </w:pPr>
      <w:r w:rsidRPr="00D822A3">
        <w:rPr>
          <w:highlight w:val="white"/>
          <w:lang w:val="en-GB"/>
        </w:rPr>
        <w:t xml:space="preserve">      set { m_third = value; }</w:t>
      </w:r>
    </w:p>
    <w:p w14:paraId="2E1ADFFD" w14:textId="77777777" w:rsidR="005E7D2C" w:rsidRPr="00D822A3" w:rsidRDefault="005E7D2C" w:rsidP="005E7D2C">
      <w:pPr>
        <w:pStyle w:val="Code"/>
        <w:rPr>
          <w:highlight w:val="white"/>
          <w:lang w:val="en-GB"/>
        </w:rPr>
      </w:pPr>
      <w:r w:rsidRPr="00D822A3">
        <w:rPr>
          <w:highlight w:val="white"/>
          <w:lang w:val="en-GB"/>
        </w:rPr>
        <w:t xml:space="preserve">    }</w:t>
      </w:r>
    </w:p>
    <w:p w14:paraId="580FC5C6" w14:textId="77777777" w:rsidR="005E7D2C" w:rsidRPr="00D822A3" w:rsidRDefault="005E7D2C" w:rsidP="005E7D2C">
      <w:pPr>
        <w:pStyle w:val="Code"/>
        <w:rPr>
          <w:highlight w:val="white"/>
          <w:lang w:val="en-GB"/>
        </w:rPr>
      </w:pPr>
      <w:r w:rsidRPr="00D822A3">
        <w:rPr>
          <w:highlight w:val="white"/>
          <w:lang w:val="en-GB"/>
        </w:rPr>
        <w:t xml:space="preserve">  </w:t>
      </w:r>
    </w:p>
    <w:p w14:paraId="7023271A"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0F9FF90C" w14:textId="77777777" w:rsidR="005E7D2C" w:rsidRPr="00D822A3" w:rsidRDefault="005E7D2C" w:rsidP="005E7D2C">
      <w:pPr>
        <w:pStyle w:val="Code"/>
        <w:rPr>
          <w:highlight w:val="white"/>
          <w:lang w:val="en-GB"/>
        </w:rPr>
      </w:pPr>
      <w:r w:rsidRPr="00D822A3">
        <w:rPr>
          <w:highlight w:val="white"/>
          <w:lang w:val="en-GB"/>
        </w:rPr>
        <w:t xml:space="preserve">      return base.GetHashCode() + m_third.GetHashCode();</w:t>
      </w:r>
    </w:p>
    <w:p w14:paraId="07220AB8" w14:textId="77777777" w:rsidR="005E7D2C" w:rsidRPr="00D822A3" w:rsidRDefault="005E7D2C" w:rsidP="005E7D2C">
      <w:pPr>
        <w:pStyle w:val="Code"/>
        <w:rPr>
          <w:highlight w:val="white"/>
          <w:lang w:val="en-GB"/>
        </w:rPr>
      </w:pPr>
      <w:r w:rsidRPr="00D822A3">
        <w:rPr>
          <w:highlight w:val="white"/>
          <w:lang w:val="en-GB"/>
        </w:rPr>
        <w:t xml:space="preserve">    }</w:t>
      </w:r>
    </w:p>
    <w:p w14:paraId="4001E1A7" w14:textId="77777777" w:rsidR="005E7D2C" w:rsidRPr="00D822A3" w:rsidRDefault="005E7D2C" w:rsidP="005E7D2C">
      <w:pPr>
        <w:pStyle w:val="Code"/>
        <w:rPr>
          <w:highlight w:val="white"/>
          <w:lang w:val="en-GB"/>
        </w:rPr>
      </w:pPr>
    </w:p>
    <w:p w14:paraId="233A8EF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188BAEFE" w14:textId="77777777" w:rsidR="005E7D2C" w:rsidRPr="00D822A3" w:rsidRDefault="005E7D2C" w:rsidP="005E7D2C">
      <w:pPr>
        <w:pStyle w:val="Code"/>
        <w:rPr>
          <w:highlight w:val="white"/>
          <w:lang w:val="en-GB"/>
        </w:rPr>
      </w:pPr>
      <w:r w:rsidRPr="00D822A3">
        <w:rPr>
          <w:highlight w:val="white"/>
          <w:lang w:val="en-GB"/>
        </w:rPr>
        <w:t xml:space="preserve">      if (obj is Triple&lt;FirstType,SecondType,ThirdType&gt;) {</w:t>
      </w:r>
    </w:p>
    <w:p w14:paraId="41C4F328"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triple =</w:t>
      </w:r>
    </w:p>
    <w:p w14:paraId="3BB117CE"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obj;</w:t>
      </w:r>
    </w:p>
    <w:p w14:paraId="13EAFE40" w14:textId="77777777" w:rsidR="005E7D2C" w:rsidRPr="00D822A3" w:rsidRDefault="005E7D2C" w:rsidP="005E7D2C">
      <w:pPr>
        <w:pStyle w:val="Code"/>
        <w:rPr>
          <w:highlight w:val="white"/>
          <w:lang w:val="en-GB"/>
        </w:rPr>
      </w:pPr>
      <w:r w:rsidRPr="00D822A3">
        <w:rPr>
          <w:highlight w:val="white"/>
          <w:lang w:val="en-GB"/>
        </w:rPr>
        <w:t xml:space="preserve">        return base.Equals(triple) &amp;&amp; m_third.Equals(triple.m_third);</w:t>
      </w:r>
    </w:p>
    <w:p w14:paraId="39288A82" w14:textId="77777777" w:rsidR="005E7D2C" w:rsidRPr="00D822A3" w:rsidRDefault="005E7D2C" w:rsidP="005E7D2C">
      <w:pPr>
        <w:pStyle w:val="Code"/>
        <w:rPr>
          <w:highlight w:val="white"/>
          <w:lang w:val="en-GB"/>
        </w:rPr>
      </w:pPr>
      <w:r w:rsidRPr="00D822A3">
        <w:rPr>
          <w:highlight w:val="white"/>
          <w:lang w:val="en-GB"/>
        </w:rPr>
        <w:t xml:space="preserve">      }</w:t>
      </w:r>
    </w:p>
    <w:p w14:paraId="63566BF9" w14:textId="77777777" w:rsidR="005E7D2C" w:rsidRPr="00D822A3" w:rsidRDefault="005E7D2C" w:rsidP="005E7D2C">
      <w:pPr>
        <w:pStyle w:val="Code"/>
        <w:rPr>
          <w:highlight w:val="white"/>
          <w:lang w:val="en-GB"/>
        </w:rPr>
      </w:pPr>
      <w:r w:rsidRPr="00D822A3">
        <w:rPr>
          <w:highlight w:val="white"/>
          <w:lang w:val="en-GB"/>
        </w:rPr>
        <w:t xml:space="preserve">    </w:t>
      </w:r>
    </w:p>
    <w:p w14:paraId="05792BFE"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4995E68" w14:textId="77777777" w:rsidR="005E7D2C" w:rsidRPr="00D822A3" w:rsidRDefault="005E7D2C" w:rsidP="005E7D2C">
      <w:pPr>
        <w:pStyle w:val="Code"/>
        <w:rPr>
          <w:highlight w:val="white"/>
          <w:lang w:val="en-GB"/>
        </w:rPr>
      </w:pPr>
      <w:r w:rsidRPr="00D822A3">
        <w:rPr>
          <w:highlight w:val="white"/>
          <w:lang w:val="en-GB"/>
        </w:rPr>
        <w:t xml:space="preserve">    }</w:t>
      </w:r>
    </w:p>
    <w:p w14:paraId="5AC778EC" w14:textId="77777777" w:rsidR="005E7D2C" w:rsidRPr="00D822A3" w:rsidRDefault="005E7D2C" w:rsidP="005E7D2C">
      <w:pPr>
        <w:pStyle w:val="Code"/>
        <w:rPr>
          <w:highlight w:val="white"/>
          <w:lang w:val="en-GB"/>
        </w:rPr>
      </w:pPr>
      <w:r w:rsidRPr="00D822A3">
        <w:rPr>
          <w:highlight w:val="white"/>
          <w:lang w:val="en-GB"/>
        </w:rPr>
        <w:t xml:space="preserve">  }</w:t>
      </w:r>
    </w:p>
    <w:p w14:paraId="3176D7F7" w14:textId="77777777"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0" w:name="_Toc54120032"/>
      <w:r w:rsidRPr="00D822A3">
        <w:rPr>
          <w:lang w:val="en-GB"/>
        </w:rPr>
        <w:t>Graph</w:t>
      </w:r>
      <w:bookmarkEnd w:id="510"/>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77777777" w:rsidR="005E7D2C" w:rsidRPr="00D822A3" w:rsidRDefault="005E7D2C" w:rsidP="005E7D2C">
      <w:pPr>
        <w:pStyle w:val="Code"/>
        <w:rPr>
          <w:highlight w:val="white"/>
          <w:lang w:val="en-GB"/>
        </w:rPr>
      </w:pPr>
      <w:r w:rsidRPr="00D822A3">
        <w:rPr>
          <w:highlight w:val="white"/>
          <w:lang w:val="en-GB"/>
        </w:rPr>
        <w:t xml:space="preserve">    private ISet&lt;UnorderedPair&lt;VertexType,VertexType&gt;&gt;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77777777" w:rsidR="005E7D2C" w:rsidRPr="00D822A3" w:rsidRDefault="005E7D2C" w:rsidP="005E7D2C">
      <w:pPr>
        <w:pStyle w:val="Code"/>
        <w:rPr>
          <w:highlight w:val="white"/>
          <w:lang w:val="en-GB"/>
        </w:rPr>
      </w:pPr>
      <w:r w:rsidRPr="00D822A3">
        <w:rPr>
          <w:highlight w:val="white"/>
          <w:lang w:val="en-GB"/>
        </w:rPr>
        <w:t xml:space="preserve">    public ISet&lt;UnorderedPair&lt;VertexType,VertexType&gt;&gt;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1" w:name="_Toc54120033"/>
      <w:r w:rsidRPr="00D822A3">
        <w:rPr>
          <w:lang w:val="en-GB"/>
        </w:rPr>
        <w:t>Addition and Removal of Vertices and Edges</w:t>
      </w:r>
      <w:bookmarkEnd w:id="511"/>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edgeSetCopy =</w:t>
      </w:r>
    </w:p>
    <w:p w14:paraId="4011B7C2"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HashSet&lt;UnorderedPair&lt;VertexType,VertexType&gt;&gt;(m_edgeSet);</w:t>
      </w:r>
    </w:p>
    <w:p w14:paraId="02C36572" w14:textId="77777777" w:rsidR="005E7D2C" w:rsidRPr="00D822A3" w:rsidRDefault="005E7D2C" w:rsidP="005E7D2C">
      <w:pPr>
        <w:pStyle w:val="Code"/>
        <w:rPr>
          <w:highlight w:val="white"/>
          <w:lang w:val="en-GB"/>
        </w:rPr>
      </w:pPr>
    </w:p>
    <w:p w14:paraId="1D178355"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4878D93B"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5C1B6BC0"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2" w:name="_Toc54120034"/>
      <w:r w:rsidRPr="00D822A3">
        <w:rPr>
          <w:lang w:val="en-GB"/>
        </w:rPr>
        <w:lastRenderedPageBreak/>
        <w:t>Graph Partition</w:t>
      </w:r>
      <w:bookmarkEnd w:id="512"/>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resultEdgeSet =</w:t>
      </w:r>
    </w:p>
    <w:p w14:paraId="266711B3"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223A6864" w14:textId="77777777" w:rsidR="005E7D2C" w:rsidRPr="00D822A3" w:rsidRDefault="005E7D2C" w:rsidP="005E7D2C">
      <w:pPr>
        <w:pStyle w:val="Rubrik2"/>
        <w:rPr>
          <w:lang w:val="en-GB"/>
        </w:rPr>
      </w:pPr>
      <w:bookmarkStart w:id="513" w:name="_Toc54120035"/>
      <w:proofErr w:type="spellStart"/>
      <w:r w:rsidRPr="00D822A3">
        <w:rPr>
          <w:lang w:val="en-GB"/>
        </w:rPr>
        <w:lastRenderedPageBreak/>
        <w:t>ListSet</w:t>
      </w:r>
      <w:proofErr w:type="spellEnd"/>
      <w:r w:rsidRPr="00D822A3">
        <w:rPr>
          <w:lang w:val="en-GB"/>
        </w:rPr>
        <w:t xml:space="preserve"> and </w:t>
      </w:r>
      <w:proofErr w:type="spellStart"/>
      <w:r w:rsidRPr="00D822A3">
        <w:rPr>
          <w:lang w:val="en-GB"/>
        </w:rPr>
        <w:t>ListMap</w:t>
      </w:r>
      <w:bookmarkEnd w:id="513"/>
      <w:proofErr w:type="spellEnd"/>
    </w:p>
    <w:p w14:paraId="35C39241"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ListSet</w:t>
      </w:r>
      <w:r w:rsidRPr="00D822A3">
        <w:rPr>
          <w:highlight w:val="white"/>
          <w:lang w:val="en-GB"/>
        </w:rPr>
        <w:t xml:space="preserve"> class implements the </w:t>
      </w:r>
      <w:r w:rsidRPr="00D822A3">
        <w:rPr>
          <w:rStyle w:val="KeyWord0"/>
          <w:highlight w:val="white"/>
          <w:lang w:val="en-GB"/>
        </w:rPr>
        <w:t>ISet</w:t>
      </w:r>
      <w:r w:rsidRPr="00D822A3">
        <w:rPr>
          <w:highlight w:val="white"/>
          <w:lang w:val="en-GB"/>
        </w:rPr>
        <w:t xml:space="preserve"> interface with the set as a simple list. The whole point with this implementation is that the values shall be stored in the order they are added. Therefore, the values are not ordered in the set, which make the </w:t>
      </w:r>
      <w:r w:rsidRPr="00D822A3">
        <w:rPr>
          <w:rStyle w:val="KeyWord0"/>
          <w:highlight w:val="white"/>
          <w:lang w:val="en-GB"/>
        </w:rPr>
        <w:t>Contains</w:t>
      </w:r>
      <w:r w:rsidRPr="00D822A3">
        <w:rPr>
          <w:highlight w:val="white"/>
          <w:lang w:val="en-GB"/>
        </w:rPr>
        <w:t xml:space="preserve">, </w:t>
      </w:r>
      <w:r w:rsidRPr="00D822A3">
        <w:rPr>
          <w:rStyle w:val="KeyWord0"/>
          <w:highlight w:val="white"/>
          <w:lang w:val="en-GB"/>
        </w:rPr>
        <w:t>IntersectWith</w:t>
      </w:r>
      <w:r w:rsidRPr="00D822A3">
        <w:rPr>
          <w:highlight w:val="white"/>
          <w:lang w:val="en-GB"/>
        </w:rPr>
        <w:t xml:space="preserve">, </w:t>
      </w:r>
      <w:r w:rsidRPr="00D822A3">
        <w:rPr>
          <w:rStyle w:val="KeyWord0"/>
          <w:highlight w:val="white"/>
          <w:lang w:val="en-GB"/>
        </w:rPr>
        <w:t>UnionWith</w:t>
      </w:r>
      <w:r w:rsidRPr="00D822A3">
        <w:rPr>
          <w:highlight w:val="white"/>
          <w:lang w:val="en-GB"/>
        </w:rPr>
        <w:t xml:space="preserve">, </w:t>
      </w:r>
      <w:r w:rsidRPr="00D822A3">
        <w:rPr>
          <w:rStyle w:val="KeyWord0"/>
          <w:highlight w:val="white"/>
          <w:lang w:val="en-GB"/>
        </w:rPr>
        <w:t>ExceptWith</w:t>
      </w:r>
      <w:r w:rsidRPr="00D822A3">
        <w:rPr>
          <w:highlight w:val="white"/>
          <w:lang w:val="en-GB"/>
        </w:rPr>
        <w:t xml:space="preserve">, and </w:t>
      </w:r>
      <w:r w:rsidRPr="00D822A3">
        <w:rPr>
          <w:rStyle w:val="KeyWord0"/>
          <w:highlight w:val="white"/>
          <w:lang w:val="en-GB"/>
        </w:rPr>
        <w:t>SymmetricExceptWith</w:t>
      </w:r>
      <w:r w:rsidRPr="00D822A3">
        <w:rPr>
          <w:highlight w:val="white"/>
          <w:lang w:val="en-GB"/>
        </w:rPr>
        <w:t xml:space="preserve"> (the union minus the intersection) ineffective. </w:t>
      </w:r>
    </w:p>
    <w:p w14:paraId="2ACE9DDB" w14:textId="77777777" w:rsidR="005E7D2C" w:rsidRPr="00D822A3" w:rsidRDefault="005E7D2C" w:rsidP="005E7D2C">
      <w:pPr>
        <w:pStyle w:val="CodeListing"/>
        <w:rPr>
          <w:highlight w:val="white"/>
          <w:lang w:val="en-GB"/>
        </w:rPr>
      </w:pPr>
      <w:proofErr w:type="spellStart"/>
      <w:r w:rsidRPr="00D822A3">
        <w:rPr>
          <w:highlight w:val="white"/>
          <w:lang w:val="en-GB"/>
        </w:rPr>
        <w:t>ListSet.cs</w:t>
      </w:r>
      <w:proofErr w:type="spellEnd"/>
    </w:p>
    <w:p w14:paraId="538AB705" w14:textId="77777777" w:rsidR="005E7D2C" w:rsidRPr="00D822A3" w:rsidRDefault="005E7D2C" w:rsidP="005E7D2C">
      <w:pPr>
        <w:pStyle w:val="Code"/>
        <w:rPr>
          <w:highlight w:val="white"/>
          <w:lang w:val="en-GB"/>
        </w:rPr>
      </w:pPr>
      <w:r w:rsidRPr="00D822A3">
        <w:rPr>
          <w:highlight w:val="white"/>
          <w:lang w:val="en-GB"/>
        </w:rPr>
        <w:t>using System.Text;</w:t>
      </w:r>
    </w:p>
    <w:p w14:paraId="0B9C1A34" w14:textId="77777777" w:rsidR="005E7D2C" w:rsidRPr="00D822A3" w:rsidRDefault="005E7D2C" w:rsidP="005E7D2C">
      <w:pPr>
        <w:pStyle w:val="Code"/>
        <w:rPr>
          <w:highlight w:val="white"/>
          <w:lang w:val="en-GB"/>
        </w:rPr>
      </w:pPr>
      <w:r w:rsidRPr="00D822A3">
        <w:rPr>
          <w:highlight w:val="white"/>
          <w:lang w:val="en-GB"/>
        </w:rPr>
        <w:t>using System.Collections;</w:t>
      </w:r>
    </w:p>
    <w:p w14:paraId="7EA5F921"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405368B1" w14:textId="77777777" w:rsidR="005E7D2C" w:rsidRPr="00D822A3" w:rsidRDefault="005E7D2C" w:rsidP="005E7D2C">
      <w:pPr>
        <w:pStyle w:val="Code"/>
        <w:rPr>
          <w:highlight w:val="white"/>
          <w:lang w:val="en-GB"/>
        </w:rPr>
      </w:pPr>
    </w:p>
    <w:p w14:paraId="5AE411F6" w14:textId="77777777" w:rsidR="005E7D2C" w:rsidRPr="00D822A3" w:rsidRDefault="005E7D2C" w:rsidP="005E7D2C">
      <w:pPr>
        <w:pStyle w:val="Code"/>
        <w:rPr>
          <w:highlight w:val="white"/>
          <w:lang w:val="en-GB"/>
        </w:rPr>
      </w:pPr>
      <w:r w:rsidRPr="00D822A3">
        <w:rPr>
          <w:highlight w:val="white"/>
          <w:lang w:val="en-GB"/>
        </w:rPr>
        <w:t>namespace CCompiler {</w:t>
      </w:r>
    </w:p>
    <w:p w14:paraId="7A91E507" w14:textId="77777777" w:rsidR="005E7D2C" w:rsidRPr="00D822A3" w:rsidRDefault="005E7D2C" w:rsidP="005E7D2C">
      <w:pPr>
        <w:pStyle w:val="Code"/>
        <w:rPr>
          <w:highlight w:val="white"/>
          <w:lang w:val="en-GB"/>
        </w:rPr>
      </w:pPr>
      <w:r w:rsidRPr="00D822A3">
        <w:rPr>
          <w:highlight w:val="white"/>
          <w:lang w:val="en-GB"/>
        </w:rPr>
        <w:t xml:space="preserve">  public class ListSet&lt;SetType&gt; : ISet&lt;SetType&gt; {</w:t>
      </w:r>
    </w:p>
    <w:p w14:paraId="4A0C3581" w14:textId="77777777" w:rsidR="005E7D2C" w:rsidRPr="00D822A3" w:rsidRDefault="005E7D2C" w:rsidP="005E7D2C">
      <w:pPr>
        <w:pStyle w:val="Code"/>
        <w:rPr>
          <w:highlight w:val="white"/>
          <w:lang w:val="en-GB"/>
        </w:rPr>
      </w:pPr>
      <w:r w:rsidRPr="00D822A3">
        <w:rPr>
          <w:highlight w:val="white"/>
          <w:lang w:val="en-GB"/>
        </w:rPr>
        <w:t xml:space="preserve">    private List&lt;SetType&gt; m_list = new List&lt;SetType&gt;();</w:t>
      </w:r>
    </w:p>
    <w:p w14:paraId="516D685C" w14:textId="77777777" w:rsidR="005E7D2C" w:rsidRPr="00D822A3" w:rsidRDefault="005E7D2C" w:rsidP="005E7D2C">
      <w:pPr>
        <w:pStyle w:val="Code"/>
        <w:rPr>
          <w:highlight w:val="white"/>
          <w:lang w:val="en-GB"/>
        </w:rPr>
      </w:pPr>
    </w:p>
    <w:p w14:paraId="6D496ABC" w14:textId="77777777" w:rsidR="005E7D2C" w:rsidRPr="00D822A3" w:rsidRDefault="005E7D2C" w:rsidP="005E7D2C">
      <w:pPr>
        <w:pStyle w:val="Code"/>
        <w:rPr>
          <w:highlight w:val="white"/>
          <w:lang w:val="en-GB"/>
        </w:rPr>
      </w:pPr>
      <w:r w:rsidRPr="00D822A3">
        <w:rPr>
          <w:highlight w:val="white"/>
          <w:lang w:val="en-GB"/>
        </w:rPr>
        <w:t xml:space="preserve">    public ListSet() {</w:t>
      </w:r>
    </w:p>
    <w:p w14:paraId="34909BEB" w14:textId="77777777" w:rsidR="005E7D2C" w:rsidRPr="00D822A3" w:rsidRDefault="005E7D2C" w:rsidP="005E7D2C">
      <w:pPr>
        <w:pStyle w:val="Code"/>
        <w:rPr>
          <w:highlight w:val="white"/>
          <w:lang w:val="en-GB"/>
        </w:rPr>
      </w:pPr>
      <w:r w:rsidRPr="00D822A3">
        <w:rPr>
          <w:highlight w:val="white"/>
          <w:lang w:val="en-GB"/>
        </w:rPr>
        <w:t xml:space="preserve">      // Empty.</w:t>
      </w:r>
    </w:p>
    <w:p w14:paraId="2ABA5652" w14:textId="77777777" w:rsidR="005E7D2C" w:rsidRPr="00D822A3" w:rsidRDefault="005E7D2C" w:rsidP="005E7D2C">
      <w:pPr>
        <w:pStyle w:val="Code"/>
        <w:rPr>
          <w:highlight w:val="white"/>
          <w:lang w:val="en-GB"/>
        </w:rPr>
      </w:pPr>
      <w:r w:rsidRPr="00D822A3">
        <w:rPr>
          <w:highlight w:val="white"/>
          <w:lang w:val="en-GB"/>
        </w:rPr>
        <w:t xml:space="preserve">    }</w:t>
      </w:r>
    </w:p>
    <w:p w14:paraId="498E5A5C" w14:textId="77777777" w:rsidR="005E7D2C" w:rsidRPr="00D822A3" w:rsidRDefault="005E7D2C" w:rsidP="005E7D2C">
      <w:pPr>
        <w:pStyle w:val="Code"/>
        <w:rPr>
          <w:highlight w:val="white"/>
          <w:lang w:val="en-GB"/>
        </w:rPr>
      </w:pPr>
    </w:p>
    <w:p w14:paraId="752D5BB4"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6823F1E3"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46038814" w14:textId="77777777" w:rsidR="005E7D2C" w:rsidRPr="00D822A3" w:rsidRDefault="005E7D2C" w:rsidP="005E7D2C">
      <w:pPr>
        <w:pStyle w:val="Code"/>
        <w:rPr>
          <w:highlight w:val="white"/>
          <w:lang w:val="en-GB"/>
        </w:rPr>
      </w:pPr>
      <w:r w:rsidRPr="00D822A3">
        <w:rPr>
          <w:highlight w:val="white"/>
          <w:lang w:val="en-GB"/>
        </w:rPr>
        <w:t xml:space="preserve">    }</w:t>
      </w:r>
    </w:p>
    <w:p w14:paraId="10882F5A" w14:textId="77777777" w:rsidR="005E7D2C" w:rsidRPr="00D822A3" w:rsidRDefault="005E7D2C" w:rsidP="005E7D2C">
      <w:pPr>
        <w:pStyle w:val="Code"/>
        <w:rPr>
          <w:highlight w:val="white"/>
          <w:lang w:val="en-GB"/>
        </w:rPr>
      </w:pPr>
    </w:p>
    <w:p w14:paraId="538D3921"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BD591FC"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4E5912" w14:textId="77777777" w:rsidR="005E7D2C" w:rsidRPr="00D822A3" w:rsidRDefault="005E7D2C" w:rsidP="005E7D2C">
      <w:pPr>
        <w:pStyle w:val="Code"/>
        <w:rPr>
          <w:highlight w:val="white"/>
          <w:lang w:val="en-GB"/>
        </w:rPr>
      </w:pPr>
      <w:r w:rsidRPr="00D822A3">
        <w:rPr>
          <w:highlight w:val="white"/>
          <w:lang w:val="en-GB"/>
        </w:rPr>
        <w:t xml:space="preserve">    }</w:t>
      </w:r>
    </w:p>
    <w:p w14:paraId="07BBF05E" w14:textId="77777777" w:rsidR="005E7D2C" w:rsidRPr="00D822A3" w:rsidRDefault="005E7D2C" w:rsidP="005E7D2C">
      <w:pPr>
        <w:pStyle w:val="Code"/>
        <w:rPr>
          <w:highlight w:val="white"/>
          <w:lang w:val="en-GB"/>
        </w:rPr>
      </w:pPr>
    </w:p>
    <w:p w14:paraId="5000FE1F" w14:textId="77777777" w:rsidR="005E7D2C" w:rsidRPr="00D822A3" w:rsidRDefault="005E7D2C" w:rsidP="005E7D2C">
      <w:pPr>
        <w:pStyle w:val="Code"/>
        <w:rPr>
          <w:highlight w:val="white"/>
          <w:lang w:val="en-GB"/>
        </w:rPr>
      </w:pPr>
      <w:r w:rsidRPr="00D822A3">
        <w:rPr>
          <w:highlight w:val="white"/>
          <w:lang w:val="en-GB"/>
        </w:rPr>
        <w:t xml:space="preserve">    public ListSet(SetType value) {</w:t>
      </w:r>
    </w:p>
    <w:p w14:paraId="5121B909"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15C47CF1" w14:textId="77777777" w:rsidR="005E7D2C" w:rsidRPr="00D822A3" w:rsidRDefault="005E7D2C" w:rsidP="005E7D2C">
      <w:pPr>
        <w:pStyle w:val="Code"/>
        <w:rPr>
          <w:highlight w:val="white"/>
          <w:lang w:val="en-GB"/>
        </w:rPr>
      </w:pPr>
      <w:r w:rsidRPr="00D822A3">
        <w:rPr>
          <w:highlight w:val="white"/>
          <w:lang w:val="en-GB"/>
        </w:rPr>
        <w:t xml:space="preserve">    }</w:t>
      </w:r>
    </w:p>
    <w:p w14:paraId="2DF9E7E4" w14:textId="77777777" w:rsidR="005E7D2C" w:rsidRPr="00D822A3" w:rsidRDefault="005E7D2C" w:rsidP="005E7D2C">
      <w:pPr>
        <w:pStyle w:val="Code"/>
        <w:rPr>
          <w:highlight w:val="white"/>
          <w:lang w:val="en-GB"/>
        </w:rPr>
      </w:pPr>
      <w:r w:rsidRPr="00D822A3">
        <w:rPr>
          <w:highlight w:val="white"/>
          <w:lang w:val="en-GB"/>
        </w:rPr>
        <w:t xml:space="preserve">  </w:t>
      </w:r>
    </w:p>
    <w:p w14:paraId="6741F476" w14:textId="77777777" w:rsidR="005E7D2C" w:rsidRPr="00D822A3" w:rsidRDefault="005E7D2C" w:rsidP="005E7D2C">
      <w:pPr>
        <w:pStyle w:val="Code"/>
        <w:rPr>
          <w:highlight w:val="white"/>
          <w:lang w:val="en-GB"/>
        </w:rPr>
      </w:pPr>
      <w:r w:rsidRPr="00D822A3">
        <w:rPr>
          <w:highlight w:val="white"/>
          <w:lang w:val="en-GB"/>
        </w:rPr>
        <w:t xml:space="preserve">    public ListSet(SetType[] array) {</w:t>
      </w:r>
    </w:p>
    <w:p w14:paraId="684C3C84" w14:textId="77777777" w:rsidR="005E7D2C" w:rsidRPr="00D822A3" w:rsidRDefault="005E7D2C" w:rsidP="005E7D2C">
      <w:pPr>
        <w:pStyle w:val="Code"/>
        <w:rPr>
          <w:highlight w:val="white"/>
          <w:lang w:val="en-GB"/>
        </w:rPr>
      </w:pPr>
      <w:r w:rsidRPr="00D822A3">
        <w:rPr>
          <w:highlight w:val="white"/>
          <w:lang w:val="en-GB"/>
        </w:rPr>
        <w:t xml:space="preserve">      m_list.AddRange(array);</w:t>
      </w:r>
    </w:p>
    <w:p w14:paraId="4FBA7223" w14:textId="77777777" w:rsidR="005E7D2C" w:rsidRPr="00D822A3" w:rsidRDefault="005E7D2C" w:rsidP="005E7D2C">
      <w:pPr>
        <w:pStyle w:val="Code"/>
        <w:rPr>
          <w:highlight w:val="white"/>
          <w:lang w:val="en-GB"/>
        </w:rPr>
      </w:pPr>
      <w:r w:rsidRPr="00D822A3">
        <w:rPr>
          <w:highlight w:val="white"/>
          <w:lang w:val="en-GB"/>
        </w:rPr>
        <w:t xml:space="preserve">    }</w:t>
      </w:r>
    </w:p>
    <w:p w14:paraId="3EB98EEB" w14:textId="77777777" w:rsidR="005E7D2C" w:rsidRPr="00D822A3" w:rsidRDefault="005E7D2C" w:rsidP="005E7D2C">
      <w:pPr>
        <w:pStyle w:val="Code"/>
        <w:rPr>
          <w:highlight w:val="white"/>
          <w:lang w:val="en-GB"/>
        </w:rPr>
      </w:pPr>
    </w:p>
    <w:p w14:paraId="6FAC9DEB" w14:textId="77777777" w:rsidR="005E7D2C" w:rsidRPr="00D822A3" w:rsidRDefault="005E7D2C" w:rsidP="005E7D2C">
      <w:pPr>
        <w:pStyle w:val="Code"/>
        <w:rPr>
          <w:highlight w:val="white"/>
          <w:lang w:val="en-GB"/>
        </w:rPr>
      </w:pPr>
      <w:r w:rsidRPr="00D822A3">
        <w:rPr>
          <w:highlight w:val="white"/>
          <w:lang w:val="en-GB"/>
        </w:rPr>
        <w:t xml:space="preserve">    public ListSet(IEnumerable&lt;SetType&gt; enumerable) {</w:t>
      </w:r>
    </w:p>
    <w:p w14:paraId="4C332453" w14:textId="77777777" w:rsidR="005E7D2C" w:rsidRPr="00D822A3" w:rsidRDefault="005E7D2C" w:rsidP="005E7D2C">
      <w:pPr>
        <w:pStyle w:val="Code"/>
        <w:rPr>
          <w:highlight w:val="white"/>
          <w:lang w:val="en-GB"/>
        </w:rPr>
      </w:pPr>
      <w:r w:rsidRPr="00D822A3">
        <w:rPr>
          <w:highlight w:val="white"/>
          <w:lang w:val="en-GB"/>
        </w:rPr>
        <w:t xml:space="preserve">      m_list.AddRange(enumerable);</w:t>
      </w:r>
    </w:p>
    <w:p w14:paraId="610569FA" w14:textId="77777777" w:rsidR="005E7D2C" w:rsidRPr="00D822A3" w:rsidRDefault="005E7D2C" w:rsidP="005E7D2C">
      <w:pPr>
        <w:pStyle w:val="Code"/>
        <w:rPr>
          <w:highlight w:val="white"/>
          <w:lang w:val="en-GB"/>
        </w:rPr>
      </w:pPr>
      <w:r w:rsidRPr="00D822A3">
        <w:rPr>
          <w:highlight w:val="white"/>
          <w:lang w:val="en-GB"/>
        </w:rPr>
        <w:t xml:space="preserve">    }</w:t>
      </w:r>
    </w:p>
    <w:p w14:paraId="27BF9641" w14:textId="77777777" w:rsidR="005E7D2C" w:rsidRPr="00D822A3" w:rsidRDefault="005E7D2C" w:rsidP="005E7D2C">
      <w:pPr>
        <w:pStyle w:val="Code"/>
        <w:rPr>
          <w:highlight w:val="white"/>
          <w:lang w:val="en-GB"/>
        </w:rPr>
      </w:pPr>
    </w:p>
    <w:p w14:paraId="7BF40DCE" w14:textId="77777777" w:rsidR="005E7D2C" w:rsidRPr="00D822A3" w:rsidRDefault="005E7D2C" w:rsidP="005E7D2C">
      <w:pPr>
        <w:pStyle w:val="Code"/>
        <w:rPr>
          <w:highlight w:val="white"/>
          <w:lang w:val="en-GB"/>
        </w:rPr>
      </w:pPr>
      <w:r w:rsidRPr="00D822A3">
        <w:rPr>
          <w:highlight w:val="white"/>
          <w:lang w:val="en-GB"/>
        </w:rPr>
        <w:t xml:space="preserve">    public void CopyTo(SetType[] array, int index) {</w:t>
      </w:r>
    </w:p>
    <w:p w14:paraId="5CC2A201"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1CDD81B" w14:textId="77777777" w:rsidR="005E7D2C" w:rsidRPr="00D822A3" w:rsidRDefault="005E7D2C" w:rsidP="005E7D2C">
      <w:pPr>
        <w:pStyle w:val="Code"/>
        <w:rPr>
          <w:highlight w:val="white"/>
          <w:lang w:val="en-GB"/>
        </w:rPr>
      </w:pPr>
      <w:r w:rsidRPr="00D822A3">
        <w:rPr>
          <w:highlight w:val="white"/>
          <w:lang w:val="en-GB"/>
        </w:rPr>
        <w:t xml:space="preserve">        array[index++] = value;</w:t>
      </w:r>
    </w:p>
    <w:p w14:paraId="40E8522F" w14:textId="77777777" w:rsidR="005E7D2C" w:rsidRPr="00D822A3" w:rsidRDefault="005E7D2C" w:rsidP="005E7D2C">
      <w:pPr>
        <w:pStyle w:val="Code"/>
        <w:rPr>
          <w:highlight w:val="white"/>
          <w:lang w:val="en-GB"/>
        </w:rPr>
      </w:pPr>
      <w:r w:rsidRPr="00D822A3">
        <w:rPr>
          <w:highlight w:val="white"/>
          <w:lang w:val="en-GB"/>
        </w:rPr>
        <w:t xml:space="preserve">      }</w:t>
      </w:r>
    </w:p>
    <w:p w14:paraId="2BA5AEC4" w14:textId="77777777" w:rsidR="005E7D2C" w:rsidRPr="00D822A3" w:rsidRDefault="005E7D2C" w:rsidP="005E7D2C">
      <w:pPr>
        <w:pStyle w:val="Code"/>
        <w:rPr>
          <w:highlight w:val="white"/>
          <w:lang w:val="en-GB"/>
        </w:rPr>
      </w:pPr>
      <w:r w:rsidRPr="00D822A3">
        <w:rPr>
          <w:highlight w:val="white"/>
          <w:lang w:val="en-GB"/>
        </w:rPr>
        <w:t xml:space="preserve">    }</w:t>
      </w:r>
    </w:p>
    <w:p w14:paraId="0E2E58F1" w14:textId="77777777" w:rsidR="005E7D2C" w:rsidRPr="00D822A3" w:rsidRDefault="005E7D2C" w:rsidP="005E7D2C">
      <w:pPr>
        <w:pStyle w:val="Code"/>
        <w:rPr>
          <w:highlight w:val="white"/>
          <w:lang w:val="en-GB"/>
        </w:rPr>
      </w:pPr>
    </w:p>
    <w:p w14:paraId="2316D0D2"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D55D5C4" w14:textId="77777777" w:rsidR="005E7D2C" w:rsidRPr="00D822A3" w:rsidRDefault="005E7D2C" w:rsidP="005E7D2C">
      <w:pPr>
        <w:pStyle w:val="Code"/>
        <w:rPr>
          <w:highlight w:val="white"/>
          <w:lang w:val="en-GB"/>
        </w:rPr>
      </w:pPr>
      <w:r w:rsidRPr="00D822A3">
        <w:rPr>
          <w:highlight w:val="white"/>
          <w:lang w:val="en-GB"/>
        </w:rPr>
        <w:t xml:space="preserve">      m_list.Clear();</w:t>
      </w:r>
    </w:p>
    <w:p w14:paraId="20F69300" w14:textId="77777777" w:rsidR="005E7D2C" w:rsidRPr="00D822A3" w:rsidRDefault="005E7D2C" w:rsidP="005E7D2C">
      <w:pPr>
        <w:pStyle w:val="Code"/>
        <w:rPr>
          <w:highlight w:val="white"/>
          <w:lang w:val="en-GB"/>
        </w:rPr>
      </w:pPr>
      <w:r w:rsidRPr="00D822A3">
        <w:rPr>
          <w:highlight w:val="white"/>
          <w:lang w:val="en-GB"/>
        </w:rPr>
        <w:t xml:space="preserve">    }</w:t>
      </w:r>
    </w:p>
    <w:p w14:paraId="2E7235D3" w14:textId="77777777" w:rsidR="005E7D2C" w:rsidRPr="00D822A3" w:rsidRDefault="005E7D2C" w:rsidP="005E7D2C">
      <w:pPr>
        <w:pStyle w:val="Code"/>
        <w:rPr>
          <w:highlight w:val="white"/>
          <w:lang w:val="en-GB"/>
        </w:rPr>
      </w:pPr>
      <w:r w:rsidRPr="00D822A3">
        <w:rPr>
          <w:highlight w:val="white"/>
          <w:lang w:val="en-GB"/>
        </w:rPr>
        <w:t xml:space="preserve">        </w:t>
      </w:r>
    </w:p>
    <w:p w14:paraId="6E87BCC9" w14:textId="77777777" w:rsidR="005E7D2C" w:rsidRPr="00D822A3" w:rsidRDefault="005E7D2C" w:rsidP="005E7D2C">
      <w:pPr>
        <w:pStyle w:val="Code"/>
        <w:rPr>
          <w:highlight w:val="white"/>
          <w:lang w:val="en-GB"/>
        </w:rPr>
      </w:pPr>
      <w:r w:rsidRPr="00D822A3">
        <w:rPr>
          <w:highlight w:val="white"/>
          <w:lang w:val="en-GB"/>
        </w:rPr>
        <w:t xml:space="preserve">    public bool Contains(SetType value) {</w:t>
      </w:r>
    </w:p>
    <w:p w14:paraId="686262C1" w14:textId="77777777" w:rsidR="005E7D2C" w:rsidRPr="00D822A3" w:rsidRDefault="005E7D2C" w:rsidP="005E7D2C">
      <w:pPr>
        <w:pStyle w:val="Code"/>
        <w:rPr>
          <w:highlight w:val="white"/>
          <w:lang w:val="en-GB"/>
        </w:rPr>
      </w:pPr>
      <w:r w:rsidRPr="00D822A3">
        <w:rPr>
          <w:highlight w:val="white"/>
          <w:lang w:val="en-GB"/>
        </w:rPr>
        <w:t xml:space="preserve">      return m_list.Contains(value);</w:t>
      </w:r>
    </w:p>
    <w:p w14:paraId="21736A25" w14:textId="77777777" w:rsidR="005E7D2C" w:rsidRPr="00D822A3" w:rsidRDefault="005E7D2C" w:rsidP="005E7D2C">
      <w:pPr>
        <w:pStyle w:val="Code"/>
        <w:rPr>
          <w:highlight w:val="white"/>
          <w:lang w:val="en-GB"/>
        </w:rPr>
      </w:pPr>
      <w:r w:rsidRPr="00D822A3">
        <w:rPr>
          <w:highlight w:val="white"/>
          <w:lang w:val="en-GB"/>
        </w:rPr>
        <w:t xml:space="preserve">    }</w:t>
      </w:r>
    </w:p>
    <w:p w14:paraId="63BBD3B9" w14:textId="77777777" w:rsidR="005E7D2C" w:rsidRPr="00D822A3" w:rsidRDefault="005E7D2C" w:rsidP="005E7D2C">
      <w:pPr>
        <w:pStyle w:val="Code"/>
        <w:rPr>
          <w:highlight w:val="white"/>
          <w:lang w:val="en-GB"/>
        </w:rPr>
      </w:pPr>
    </w:p>
    <w:p w14:paraId="37B64895" w14:textId="77777777" w:rsidR="005E7D2C" w:rsidRPr="00D822A3" w:rsidRDefault="005E7D2C" w:rsidP="005E7D2C">
      <w:pPr>
        <w:pStyle w:val="Code"/>
        <w:rPr>
          <w:highlight w:val="white"/>
          <w:lang w:val="en-GB"/>
        </w:rPr>
      </w:pPr>
      <w:r w:rsidRPr="00D822A3">
        <w:rPr>
          <w:highlight w:val="white"/>
          <w:lang w:val="en-GB"/>
        </w:rPr>
        <w:t xml:space="preserve">    void ICollection&lt;SetType&gt;.Add(SetType value) {</w:t>
      </w:r>
    </w:p>
    <w:p w14:paraId="670B56F1" w14:textId="77777777" w:rsidR="005E7D2C" w:rsidRPr="00D822A3" w:rsidRDefault="005E7D2C" w:rsidP="005E7D2C">
      <w:pPr>
        <w:pStyle w:val="Code"/>
        <w:rPr>
          <w:highlight w:val="white"/>
          <w:lang w:val="en-GB"/>
        </w:rPr>
      </w:pPr>
      <w:r w:rsidRPr="00D822A3">
        <w:rPr>
          <w:highlight w:val="white"/>
          <w:lang w:val="en-GB"/>
        </w:rPr>
        <w:lastRenderedPageBreak/>
        <w:t xml:space="preserve">      if (!m_list.Contains(value)) {</w:t>
      </w:r>
    </w:p>
    <w:p w14:paraId="39133B16"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31CE852C" w14:textId="77777777" w:rsidR="005E7D2C" w:rsidRPr="00D822A3" w:rsidRDefault="005E7D2C" w:rsidP="005E7D2C">
      <w:pPr>
        <w:pStyle w:val="Code"/>
        <w:rPr>
          <w:highlight w:val="white"/>
          <w:lang w:val="en-GB"/>
        </w:rPr>
      </w:pPr>
      <w:r w:rsidRPr="00D822A3">
        <w:rPr>
          <w:highlight w:val="white"/>
          <w:lang w:val="en-GB"/>
        </w:rPr>
        <w:t xml:space="preserve">      }</w:t>
      </w:r>
    </w:p>
    <w:p w14:paraId="5AD7BC14" w14:textId="77777777" w:rsidR="005E7D2C" w:rsidRPr="00D822A3" w:rsidRDefault="005E7D2C" w:rsidP="005E7D2C">
      <w:pPr>
        <w:pStyle w:val="Code"/>
        <w:rPr>
          <w:highlight w:val="white"/>
          <w:lang w:val="en-GB"/>
        </w:rPr>
      </w:pPr>
      <w:r w:rsidRPr="00D822A3">
        <w:rPr>
          <w:highlight w:val="white"/>
          <w:lang w:val="en-GB"/>
        </w:rPr>
        <w:t xml:space="preserve">    }</w:t>
      </w:r>
    </w:p>
    <w:p w14:paraId="215735F7" w14:textId="77777777" w:rsidR="005E7D2C" w:rsidRPr="00D822A3" w:rsidRDefault="005E7D2C" w:rsidP="005E7D2C">
      <w:pPr>
        <w:pStyle w:val="Code"/>
        <w:rPr>
          <w:highlight w:val="white"/>
          <w:lang w:val="en-GB"/>
        </w:rPr>
      </w:pPr>
    </w:p>
    <w:p w14:paraId="29BE1162" w14:textId="77777777" w:rsidR="005E7D2C" w:rsidRPr="00D822A3" w:rsidRDefault="005E7D2C" w:rsidP="005E7D2C">
      <w:pPr>
        <w:pStyle w:val="Code"/>
        <w:rPr>
          <w:highlight w:val="white"/>
          <w:lang w:val="en-GB"/>
        </w:rPr>
      </w:pPr>
      <w:r w:rsidRPr="00D822A3">
        <w:rPr>
          <w:highlight w:val="white"/>
          <w:lang w:val="en-GB"/>
        </w:rPr>
        <w:t xml:space="preserve">    bool ISet&lt;SetType&gt;.Add(SetType value) {</w:t>
      </w:r>
    </w:p>
    <w:p w14:paraId="7BADAF7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1318AC0"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74A4C0D6"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F86D0D1" w14:textId="77777777" w:rsidR="005E7D2C" w:rsidRPr="00D822A3" w:rsidRDefault="005E7D2C" w:rsidP="005E7D2C">
      <w:pPr>
        <w:pStyle w:val="Code"/>
        <w:rPr>
          <w:highlight w:val="white"/>
          <w:lang w:val="en-GB"/>
        </w:rPr>
      </w:pPr>
      <w:r w:rsidRPr="00D822A3">
        <w:rPr>
          <w:highlight w:val="white"/>
          <w:lang w:val="en-GB"/>
        </w:rPr>
        <w:t xml:space="preserve">      }</w:t>
      </w:r>
    </w:p>
    <w:p w14:paraId="2205E487" w14:textId="77777777" w:rsidR="005E7D2C" w:rsidRPr="00D822A3" w:rsidRDefault="005E7D2C" w:rsidP="005E7D2C">
      <w:pPr>
        <w:pStyle w:val="Code"/>
        <w:rPr>
          <w:highlight w:val="white"/>
          <w:lang w:val="en-GB"/>
        </w:rPr>
      </w:pPr>
    </w:p>
    <w:p w14:paraId="571CD99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08D49229" w14:textId="77777777" w:rsidR="005E7D2C" w:rsidRPr="00D822A3" w:rsidRDefault="005E7D2C" w:rsidP="005E7D2C">
      <w:pPr>
        <w:pStyle w:val="Code"/>
        <w:rPr>
          <w:highlight w:val="white"/>
          <w:lang w:val="en-GB"/>
        </w:rPr>
      </w:pPr>
      <w:r w:rsidRPr="00D822A3">
        <w:rPr>
          <w:highlight w:val="white"/>
          <w:lang w:val="en-GB"/>
        </w:rPr>
        <w:t xml:space="preserve">    }</w:t>
      </w:r>
    </w:p>
    <w:p w14:paraId="5DF7DE9F" w14:textId="77777777" w:rsidR="005E7D2C" w:rsidRPr="00D822A3" w:rsidRDefault="005E7D2C" w:rsidP="005E7D2C">
      <w:pPr>
        <w:pStyle w:val="Code"/>
        <w:rPr>
          <w:highlight w:val="white"/>
          <w:lang w:val="en-GB"/>
        </w:rPr>
      </w:pPr>
    </w:p>
    <w:p w14:paraId="09246EA7" w14:textId="77777777" w:rsidR="005E7D2C" w:rsidRPr="00D822A3" w:rsidRDefault="005E7D2C" w:rsidP="005E7D2C">
      <w:pPr>
        <w:pStyle w:val="Code"/>
        <w:rPr>
          <w:highlight w:val="white"/>
          <w:lang w:val="en-GB"/>
        </w:rPr>
      </w:pPr>
      <w:r w:rsidRPr="00D822A3">
        <w:rPr>
          <w:highlight w:val="white"/>
          <w:lang w:val="en-GB"/>
        </w:rPr>
        <w:t xml:space="preserve">    public bool Remove(SetType value) {</w:t>
      </w:r>
    </w:p>
    <w:p w14:paraId="55B5BDE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38443551"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2BBE46CF"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DAF39A2" w14:textId="77777777" w:rsidR="005E7D2C" w:rsidRPr="00D822A3" w:rsidRDefault="005E7D2C" w:rsidP="005E7D2C">
      <w:pPr>
        <w:pStyle w:val="Code"/>
        <w:rPr>
          <w:highlight w:val="white"/>
          <w:lang w:val="en-GB"/>
        </w:rPr>
      </w:pPr>
      <w:r w:rsidRPr="00D822A3">
        <w:rPr>
          <w:highlight w:val="white"/>
          <w:lang w:val="en-GB"/>
        </w:rPr>
        <w:t xml:space="preserve">      }</w:t>
      </w:r>
    </w:p>
    <w:p w14:paraId="0642CBCE" w14:textId="77777777" w:rsidR="005E7D2C" w:rsidRPr="00D822A3" w:rsidRDefault="005E7D2C" w:rsidP="005E7D2C">
      <w:pPr>
        <w:pStyle w:val="Code"/>
        <w:rPr>
          <w:highlight w:val="white"/>
          <w:lang w:val="en-GB"/>
        </w:rPr>
      </w:pPr>
    </w:p>
    <w:p w14:paraId="4B914A0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FD26848" w14:textId="77777777" w:rsidR="005E7D2C" w:rsidRPr="00D822A3" w:rsidRDefault="005E7D2C" w:rsidP="005E7D2C">
      <w:pPr>
        <w:pStyle w:val="Code"/>
        <w:rPr>
          <w:highlight w:val="white"/>
          <w:lang w:val="en-GB"/>
        </w:rPr>
      </w:pPr>
      <w:r w:rsidRPr="00D822A3">
        <w:rPr>
          <w:highlight w:val="white"/>
          <w:lang w:val="en-GB"/>
        </w:rPr>
        <w:t xml:space="preserve">    }</w:t>
      </w:r>
    </w:p>
    <w:p w14:paraId="65F7554A" w14:textId="77777777" w:rsidR="005E7D2C" w:rsidRPr="00D822A3" w:rsidRDefault="005E7D2C" w:rsidP="005E7D2C">
      <w:pPr>
        <w:pStyle w:val="Code"/>
        <w:rPr>
          <w:highlight w:val="white"/>
          <w:lang w:val="en-GB"/>
        </w:rPr>
      </w:pPr>
    </w:p>
    <w:p w14:paraId="5C8FEE7E"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18BD4638"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303BA225" w14:textId="77777777" w:rsidR="005E7D2C" w:rsidRPr="00D822A3" w:rsidRDefault="005E7D2C" w:rsidP="005E7D2C">
      <w:pPr>
        <w:pStyle w:val="Code"/>
        <w:rPr>
          <w:highlight w:val="white"/>
          <w:lang w:val="en-GB"/>
        </w:rPr>
      </w:pPr>
      <w:r w:rsidRPr="00D822A3">
        <w:rPr>
          <w:highlight w:val="white"/>
          <w:lang w:val="en-GB"/>
        </w:rPr>
        <w:t xml:space="preserve">    }</w:t>
      </w:r>
    </w:p>
    <w:p w14:paraId="7AC82A13" w14:textId="77777777" w:rsidR="005E7D2C" w:rsidRPr="00D822A3" w:rsidRDefault="005E7D2C" w:rsidP="005E7D2C">
      <w:pPr>
        <w:pStyle w:val="Code"/>
        <w:rPr>
          <w:highlight w:val="white"/>
          <w:lang w:val="en-GB"/>
        </w:rPr>
      </w:pPr>
    </w:p>
    <w:p w14:paraId="6C03036D" w14:textId="77777777" w:rsidR="005E7D2C" w:rsidRPr="00D822A3" w:rsidRDefault="005E7D2C" w:rsidP="005E7D2C">
      <w:pPr>
        <w:pStyle w:val="Code"/>
        <w:rPr>
          <w:highlight w:val="white"/>
          <w:lang w:val="en-GB"/>
        </w:rPr>
      </w:pPr>
      <w:r w:rsidRPr="00D822A3">
        <w:rPr>
          <w:highlight w:val="white"/>
          <w:lang w:val="en-GB"/>
        </w:rPr>
        <w:t xml:space="preserve">    IEnumerator&lt;SetType&gt; IEnumerable&lt;SetType&gt;.GetEnumerator() {</w:t>
      </w:r>
    </w:p>
    <w:p w14:paraId="4AA7556C"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1084EE93" w14:textId="77777777" w:rsidR="005E7D2C" w:rsidRPr="00D822A3" w:rsidRDefault="005E7D2C" w:rsidP="005E7D2C">
      <w:pPr>
        <w:pStyle w:val="Code"/>
        <w:rPr>
          <w:highlight w:val="white"/>
          <w:lang w:val="en-GB"/>
        </w:rPr>
      </w:pPr>
      <w:r w:rsidRPr="00D822A3">
        <w:rPr>
          <w:highlight w:val="white"/>
          <w:lang w:val="en-GB"/>
        </w:rPr>
        <w:t xml:space="preserve">    }</w:t>
      </w:r>
    </w:p>
    <w:p w14:paraId="56C124D0" w14:textId="77777777" w:rsidR="005E7D2C" w:rsidRPr="00D822A3" w:rsidRDefault="005E7D2C" w:rsidP="005E7D2C">
      <w:pPr>
        <w:pStyle w:val="Code"/>
        <w:rPr>
          <w:highlight w:val="white"/>
          <w:lang w:val="en-GB"/>
        </w:rPr>
      </w:pPr>
    </w:p>
    <w:p w14:paraId="4AAE2E3B" w14:textId="77777777" w:rsidR="005E7D2C" w:rsidRPr="00D822A3" w:rsidRDefault="005E7D2C" w:rsidP="005E7D2C">
      <w:pPr>
        <w:pStyle w:val="Code"/>
        <w:rPr>
          <w:highlight w:val="white"/>
          <w:lang w:val="en-GB"/>
        </w:rPr>
      </w:pPr>
      <w:r w:rsidRPr="00D822A3">
        <w:rPr>
          <w:highlight w:val="white"/>
          <w:lang w:val="en-GB"/>
        </w:rPr>
        <w:t xml:space="preserve">    public void IntersectWith(IEnumerable&lt;SetType&gt; enumerable) {</w:t>
      </w:r>
    </w:p>
    <w:p w14:paraId="1730722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3897875A" w14:textId="77777777" w:rsidR="005E7D2C" w:rsidRPr="00D822A3" w:rsidRDefault="005E7D2C" w:rsidP="005E7D2C">
      <w:pPr>
        <w:pStyle w:val="Code"/>
        <w:rPr>
          <w:highlight w:val="white"/>
          <w:lang w:val="en-GB"/>
        </w:rPr>
      </w:pPr>
    </w:p>
    <w:p w14:paraId="28304AFC"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FB95D5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53FC559"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5A82DE3E" w14:textId="77777777" w:rsidR="005E7D2C" w:rsidRPr="00D822A3" w:rsidRDefault="005E7D2C" w:rsidP="005E7D2C">
      <w:pPr>
        <w:pStyle w:val="Code"/>
        <w:rPr>
          <w:highlight w:val="white"/>
          <w:lang w:val="en-GB"/>
        </w:rPr>
      </w:pPr>
      <w:r w:rsidRPr="00D822A3">
        <w:rPr>
          <w:highlight w:val="white"/>
          <w:lang w:val="en-GB"/>
        </w:rPr>
        <w:t xml:space="preserve">        }</w:t>
      </w:r>
    </w:p>
    <w:p w14:paraId="6994D47A" w14:textId="77777777" w:rsidR="005E7D2C" w:rsidRPr="00D822A3" w:rsidRDefault="005E7D2C" w:rsidP="005E7D2C">
      <w:pPr>
        <w:pStyle w:val="Code"/>
        <w:rPr>
          <w:highlight w:val="white"/>
          <w:lang w:val="en-GB"/>
        </w:rPr>
      </w:pPr>
      <w:r w:rsidRPr="00D822A3">
        <w:rPr>
          <w:highlight w:val="white"/>
          <w:lang w:val="en-GB"/>
        </w:rPr>
        <w:t xml:space="preserve">      }</w:t>
      </w:r>
    </w:p>
    <w:p w14:paraId="0DA83200" w14:textId="77777777" w:rsidR="005E7D2C" w:rsidRPr="00D822A3" w:rsidRDefault="005E7D2C" w:rsidP="005E7D2C">
      <w:pPr>
        <w:pStyle w:val="Code"/>
        <w:rPr>
          <w:highlight w:val="white"/>
          <w:lang w:val="en-GB"/>
        </w:rPr>
      </w:pPr>
    </w:p>
    <w:p w14:paraId="0892F023"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081322CB" w14:textId="77777777" w:rsidR="005E7D2C" w:rsidRPr="00D822A3" w:rsidRDefault="005E7D2C" w:rsidP="005E7D2C">
      <w:pPr>
        <w:pStyle w:val="Code"/>
        <w:rPr>
          <w:highlight w:val="white"/>
          <w:lang w:val="en-GB"/>
        </w:rPr>
      </w:pPr>
      <w:r w:rsidRPr="00D822A3">
        <w:rPr>
          <w:highlight w:val="white"/>
          <w:lang w:val="en-GB"/>
        </w:rPr>
        <w:t xml:space="preserve">    }</w:t>
      </w:r>
    </w:p>
    <w:p w14:paraId="612A8270" w14:textId="77777777" w:rsidR="005E7D2C" w:rsidRPr="00D822A3" w:rsidRDefault="005E7D2C" w:rsidP="005E7D2C">
      <w:pPr>
        <w:pStyle w:val="Code"/>
        <w:rPr>
          <w:highlight w:val="white"/>
          <w:lang w:val="en-GB"/>
        </w:rPr>
      </w:pPr>
    </w:p>
    <w:p w14:paraId="36DAE179" w14:textId="77777777" w:rsidR="005E7D2C" w:rsidRPr="00D822A3" w:rsidRDefault="005E7D2C" w:rsidP="005E7D2C">
      <w:pPr>
        <w:pStyle w:val="Code"/>
        <w:rPr>
          <w:highlight w:val="white"/>
          <w:lang w:val="en-GB"/>
        </w:rPr>
      </w:pPr>
      <w:r w:rsidRPr="00D822A3">
        <w:rPr>
          <w:highlight w:val="white"/>
          <w:lang w:val="en-GB"/>
        </w:rPr>
        <w:t xml:space="preserve">    public void UnionWith(IEnumerable&lt;SetType&gt; enumerable) {</w:t>
      </w:r>
    </w:p>
    <w:p w14:paraId="0608B02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165BAAA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5AEAF9E"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29943045" w14:textId="77777777" w:rsidR="005E7D2C" w:rsidRPr="00D822A3" w:rsidRDefault="005E7D2C" w:rsidP="005E7D2C">
      <w:pPr>
        <w:pStyle w:val="Code"/>
        <w:rPr>
          <w:highlight w:val="white"/>
          <w:lang w:val="en-GB"/>
        </w:rPr>
      </w:pPr>
      <w:r w:rsidRPr="00D822A3">
        <w:rPr>
          <w:highlight w:val="white"/>
          <w:lang w:val="en-GB"/>
        </w:rPr>
        <w:t xml:space="preserve">        }</w:t>
      </w:r>
    </w:p>
    <w:p w14:paraId="350C81D0" w14:textId="77777777" w:rsidR="005E7D2C" w:rsidRPr="00D822A3" w:rsidRDefault="005E7D2C" w:rsidP="005E7D2C">
      <w:pPr>
        <w:pStyle w:val="Code"/>
        <w:rPr>
          <w:highlight w:val="white"/>
          <w:lang w:val="en-GB"/>
        </w:rPr>
      </w:pPr>
      <w:r w:rsidRPr="00D822A3">
        <w:rPr>
          <w:highlight w:val="white"/>
          <w:lang w:val="en-GB"/>
        </w:rPr>
        <w:t xml:space="preserve">      }</w:t>
      </w:r>
    </w:p>
    <w:p w14:paraId="3BDCCBA0" w14:textId="77777777" w:rsidR="005E7D2C" w:rsidRPr="00D822A3" w:rsidRDefault="005E7D2C" w:rsidP="005E7D2C">
      <w:pPr>
        <w:pStyle w:val="Code"/>
        <w:rPr>
          <w:highlight w:val="white"/>
          <w:lang w:val="en-GB"/>
        </w:rPr>
      </w:pPr>
      <w:r w:rsidRPr="00D822A3">
        <w:rPr>
          <w:highlight w:val="white"/>
          <w:lang w:val="en-GB"/>
        </w:rPr>
        <w:t xml:space="preserve">    }</w:t>
      </w:r>
    </w:p>
    <w:p w14:paraId="207C8268" w14:textId="77777777" w:rsidR="005E7D2C" w:rsidRPr="00D822A3" w:rsidRDefault="005E7D2C" w:rsidP="005E7D2C">
      <w:pPr>
        <w:pStyle w:val="Code"/>
        <w:rPr>
          <w:highlight w:val="white"/>
          <w:lang w:val="en-GB"/>
        </w:rPr>
      </w:pPr>
    </w:p>
    <w:p w14:paraId="63A39BFB" w14:textId="77777777" w:rsidR="005E7D2C" w:rsidRPr="00D822A3" w:rsidRDefault="005E7D2C" w:rsidP="005E7D2C">
      <w:pPr>
        <w:pStyle w:val="Code"/>
        <w:rPr>
          <w:highlight w:val="white"/>
          <w:lang w:val="en-GB"/>
        </w:rPr>
      </w:pPr>
      <w:r w:rsidRPr="00D822A3">
        <w:rPr>
          <w:highlight w:val="white"/>
          <w:lang w:val="en-GB"/>
        </w:rPr>
        <w:t xml:space="preserve">    public void ExceptWith(IEnumerable&lt;SetType&gt; enumerable) {</w:t>
      </w:r>
    </w:p>
    <w:p w14:paraId="16A3E1F9"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2820D59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0EAFBECE"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0737A55A" w14:textId="77777777" w:rsidR="005E7D2C" w:rsidRPr="00D822A3" w:rsidRDefault="005E7D2C" w:rsidP="005E7D2C">
      <w:pPr>
        <w:pStyle w:val="Code"/>
        <w:rPr>
          <w:highlight w:val="white"/>
          <w:lang w:val="en-GB"/>
        </w:rPr>
      </w:pPr>
      <w:r w:rsidRPr="00D822A3">
        <w:rPr>
          <w:highlight w:val="white"/>
          <w:lang w:val="en-GB"/>
        </w:rPr>
        <w:t xml:space="preserve">        }</w:t>
      </w:r>
    </w:p>
    <w:p w14:paraId="7CCF303A" w14:textId="77777777" w:rsidR="005E7D2C" w:rsidRPr="00D822A3" w:rsidRDefault="005E7D2C" w:rsidP="005E7D2C">
      <w:pPr>
        <w:pStyle w:val="Code"/>
        <w:rPr>
          <w:highlight w:val="white"/>
          <w:lang w:val="en-GB"/>
        </w:rPr>
      </w:pPr>
      <w:r w:rsidRPr="00D822A3">
        <w:rPr>
          <w:highlight w:val="white"/>
          <w:lang w:val="en-GB"/>
        </w:rPr>
        <w:t xml:space="preserve">      }</w:t>
      </w:r>
    </w:p>
    <w:p w14:paraId="337A2CAA"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71103884" w14:textId="77777777" w:rsidR="005E7D2C" w:rsidRPr="00D822A3" w:rsidRDefault="005E7D2C" w:rsidP="005E7D2C">
      <w:pPr>
        <w:pStyle w:val="Code"/>
        <w:rPr>
          <w:highlight w:val="white"/>
          <w:lang w:val="en-GB"/>
        </w:rPr>
      </w:pPr>
    </w:p>
    <w:p w14:paraId="16551A17" w14:textId="77777777" w:rsidR="005E7D2C" w:rsidRPr="00D822A3" w:rsidRDefault="005E7D2C" w:rsidP="005E7D2C">
      <w:pPr>
        <w:pStyle w:val="Code"/>
        <w:rPr>
          <w:highlight w:val="white"/>
          <w:lang w:val="en-GB"/>
        </w:rPr>
      </w:pPr>
      <w:r w:rsidRPr="00D822A3">
        <w:rPr>
          <w:highlight w:val="white"/>
          <w:lang w:val="en-GB"/>
        </w:rPr>
        <w:t xml:space="preserve">    public void SymmetricExceptWith(IEnumerable&lt;SetType&gt; enumerable) {</w:t>
      </w:r>
    </w:p>
    <w:p w14:paraId="59D69AD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18FE92E1"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9558FBC"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27822DF"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35DE9D5A" w14:textId="77777777" w:rsidR="005E7D2C" w:rsidRPr="00D822A3" w:rsidRDefault="005E7D2C" w:rsidP="005E7D2C">
      <w:pPr>
        <w:pStyle w:val="Code"/>
        <w:rPr>
          <w:highlight w:val="white"/>
          <w:lang w:val="en-GB"/>
        </w:rPr>
      </w:pPr>
      <w:r w:rsidRPr="00D822A3">
        <w:rPr>
          <w:highlight w:val="white"/>
          <w:lang w:val="en-GB"/>
        </w:rPr>
        <w:t xml:space="preserve">        }</w:t>
      </w:r>
    </w:p>
    <w:p w14:paraId="38476574" w14:textId="77777777" w:rsidR="005E7D2C" w:rsidRPr="00D822A3" w:rsidRDefault="005E7D2C" w:rsidP="005E7D2C">
      <w:pPr>
        <w:pStyle w:val="Code"/>
        <w:rPr>
          <w:highlight w:val="white"/>
          <w:lang w:val="en-GB"/>
        </w:rPr>
      </w:pPr>
      <w:r w:rsidRPr="00D822A3">
        <w:rPr>
          <w:highlight w:val="white"/>
          <w:lang w:val="en-GB"/>
        </w:rPr>
        <w:t xml:space="preserve">      }</w:t>
      </w:r>
    </w:p>
    <w:p w14:paraId="260BF23A" w14:textId="77777777" w:rsidR="005E7D2C" w:rsidRPr="00D822A3" w:rsidRDefault="005E7D2C" w:rsidP="005E7D2C">
      <w:pPr>
        <w:pStyle w:val="Code"/>
        <w:rPr>
          <w:highlight w:val="white"/>
          <w:lang w:val="en-GB"/>
        </w:rPr>
      </w:pPr>
    </w:p>
    <w:p w14:paraId="335861CE"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60ACE14B"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634BE2B2"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7144A871"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71FEF8D3" w14:textId="77777777" w:rsidR="005E7D2C" w:rsidRPr="00D822A3" w:rsidRDefault="005E7D2C" w:rsidP="005E7D2C">
      <w:pPr>
        <w:pStyle w:val="Code"/>
        <w:rPr>
          <w:highlight w:val="white"/>
          <w:lang w:val="en-GB"/>
        </w:rPr>
      </w:pPr>
      <w:r w:rsidRPr="00D822A3">
        <w:rPr>
          <w:highlight w:val="white"/>
          <w:lang w:val="en-GB"/>
        </w:rPr>
        <w:t xml:space="preserve">        }</w:t>
      </w:r>
    </w:p>
    <w:p w14:paraId="5D9CA791" w14:textId="77777777" w:rsidR="005E7D2C" w:rsidRPr="00D822A3" w:rsidRDefault="005E7D2C" w:rsidP="005E7D2C">
      <w:pPr>
        <w:pStyle w:val="Code"/>
        <w:rPr>
          <w:highlight w:val="white"/>
          <w:lang w:val="en-GB"/>
        </w:rPr>
      </w:pPr>
      <w:r w:rsidRPr="00D822A3">
        <w:rPr>
          <w:highlight w:val="white"/>
          <w:lang w:val="en-GB"/>
        </w:rPr>
        <w:t xml:space="preserve">      }</w:t>
      </w:r>
    </w:p>
    <w:p w14:paraId="5DD55BB0" w14:textId="77777777" w:rsidR="005E7D2C" w:rsidRPr="00D822A3" w:rsidRDefault="005E7D2C" w:rsidP="005E7D2C">
      <w:pPr>
        <w:pStyle w:val="Code"/>
        <w:rPr>
          <w:highlight w:val="white"/>
          <w:lang w:val="en-GB"/>
        </w:rPr>
      </w:pPr>
    </w:p>
    <w:p w14:paraId="5D2B4BFF"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610F6667" w14:textId="77777777" w:rsidR="005E7D2C" w:rsidRPr="00D822A3" w:rsidRDefault="005E7D2C" w:rsidP="005E7D2C">
      <w:pPr>
        <w:pStyle w:val="Code"/>
        <w:rPr>
          <w:highlight w:val="white"/>
          <w:lang w:val="en-GB"/>
        </w:rPr>
      </w:pPr>
      <w:r w:rsidRPr="00D822A3">
        <w:rPr>
          <w:highlight w:val="white"/>
          <w:lang w:val="en-GB"/>
        </w:rPr>
        <w:t xml:space="preserve">    }</w:t>
      </w:r>
    </w:p>
    <w:p w14:paraId="26D8656C" w14:textId="77777777" w:rsidR="005E7D2C" w:rsidRPr="00D822A3" w:rsidRDefault="005E7D2C" w:rsidP="005E7D2C">
      <w:pPr>
        <w:pStyle w:val="Code"/>
        <w:rPr>
          <w:highlight w:val="white"/>
          <w:lang w:val="en-GB"/>
        </w:rPr>
      </w:pPr>
    </w:p>
    <w:p w14:paraId="56B79834" w14:textId="77777777" w:rsidR="005E7D2C" w:rsidRPr="00D822A3" w:rsidRDefault="005E7D2C" w:rsidP="005E7D2C">
      <w:pPr>
        <w:pStyle w:val="Code"/>
        <w:rPr>
          <w:highlight w:val="white"/>
          <w:lang w:val="en-GB"/>
        </w:rPr>
      </w:pPr>
      <w:r w:rsidRPr="00D822A3">
        <w:rPr>
          <w:highlight w:val="white"/>
          <w:lang w:val="en-GB"/>
        </w:rPr>
        <w:t xml:space="preserve">    public bool IsSubsetOf(IEnumerable&lt;SetType&gt; enumerable) {</w:t>
      </w:r>
    </w:p>
    <w:p w14:paraId="5C56F707"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0F4FB637" w14:textId="77777777" w:rsidR="005E7D2C" w:rsidRPr="00D822A3" w:rsidRDefault="005E7D2C" w:rsidP="005E7D2C">
      <w:pPr>
        <w:pStyle w:val="Code"/>
        <w:rPr>
          <w:highlight w:val="white"/>
          <w:lang w:val="en-GB"/>
        </w:rPr>
      </w:pPr>
    </w:p>
    <w:p w14:paraId="000E1A53"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8149A6D"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09750AE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A2F6BEC" w14:textId="77777777" w:rsidR="005E7D2C" w:rsidRPr="00D822A3" w:rsidRDefault="005E7D2C" w:rsidP="005E7D2C">
      <w:pPr>
        <w:pStyle w:val="Code"/>
        <w:rPr>
          <w:highlight w:val="white"/>
          <w:lang w:val="en-GB"/>
        </w:rPr>
      </w:pPr>
      <w:r w:rsidRPr="00D822A3">
        <w:rPr>
          <w:highlight w:val="white"/>
          <w:lang w:val="en-GB"/>
        </w:rPr>
        <w:t xml:space="preserve">        }</w:t>
      </w:r>
    </w:p>
    <w:p w14:paraId="384C252F" w14:textId="77777777" w:rsidR="005E7D2C" w:rsidRPr="00D822A3" w:rsidRDefault="005E7D2C" w:rsidP="005E7D2C">
      <w:pPr>
        <w:pStyle w:val="Code"/>
        <w:rPr>
          <w:highlight w:val="white"/>
          <w:lang w:val="en-GB"/>
        </w:rPr>
      </w:pPr>
      <w:r w:rsidRPr="00D822A3">
        <w:rPr>
          <w:highlight w:val="white"/>
          <w:lang w:val="en-GB"/>
        </w:rPr>
        <w:t xml:space="preserve">      }</w:t>
      </w:r>
    </w:p>
    <w:p w14:paraId="5C3B5DDB" w14:textId="77777777" w:rsidR="005E7D2C" w:rsidRPr="00D822A3" w:rsidRDefault="005E7D2C" w:rsidP="005E7D2C">
      <w:pPr>
        <w:pStyle w:val="Code"/>
        <w:rPr>
          <w:highlight w:val="white"/>
          <w:lang w:val="en-GB"/>
        </w:rPr>
      </w:pPr>
    </w:p>
    <w:p w14:paraId="6C8C75F8"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3969C02" w14:textId="77777777" w:rsidR="005E7D2C" w:rsidRPr="00D822A3" w:rsidRDefault="005E7D2C" w:rsidP="005E7D2C">
      <w:pPr>
        <w:pStyle w:val="Code"/>
        <w:rPr>
          <w:highlight w:val="white"/>
          <w:lang w:val="en-GB"/>
        </w:rPr>
      </w:pPr>
      <w:r w:rsidRPr="00D822A3">
        <w:rPr>
          <w:highlight w:val="white"/>
          <w:lang w:val="en-GB"/>
        </w:rPr>
        <w:t xml:space="preserve">    }</w:t>
      </w:r>
    </w:p>
    <w:p w14:paraId="23EBEEBE" w14:textId="77777777" w:rsidR="005E7D2C" w:rsidRPr="00D822A3" w:rsidRDefault="005E7D2C" w:rsidP="005E7D2C">
      <w:pPr>
        <w:pStyle w:val="Code"/>
        <w:rPr>
          <w:highlight w:val="white"/>
          <w:lang w:val="en-GB"/>
        </w:rPr>
      </w:pPr>
    </w:p>
    <w:p w14:paraId="2D32A5B9" w14:textId="77777777" w:rsidR="005E7D2C" w:rsidRPr="00D822A3" w:rsidRDefault="005E7D2C" w:rsidP="005E7D2C">
      <w:pPr>
        <w:pStyle w:val="Code"/>
        <w:rPr>
          <w:highlight w:val="white"/>
          <w:lang w:val="en-GB"/>
        </w:rPr>
      </w:pPr>
      <w:r w:rsidRPr="00D822A3">
        <w:rPr>
          <w:highlight w:val="white"/>
          <w:lang w:val="en-GB"/>
        </w:rPr>
        <w:t xml:space="preserve">    public bool IsSupersetOf(IEnumerable&lt;SetType&gt; enumerable) {</w:t>
      </w:r>
    </w:p>
    <w:p w14:paraId="0B0C749D"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7E26CAB"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446FE0D2"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310A625" w14:textId="77777777" w:rsidR="005E7D2C" w:rsidRPr="00D822A3" w:rsidRDefault="005E7D2C" w:rsidP="005E7D2C">
      <w:pPr>
        <w:pStyle w:val="Code"/>
        <w:rPr>
          <w:highlight w:val="white"/>
          <w:lang w:val="en-GB"/>
        </w:rPr>
      </w:pPr>
      <w:r w:rsidRPr="00D822A3">
        <w:rPr>
          <w:highlight w:val="white"/>
          <w:lang w:val="en-GB"/>
        </w:rPr>
        <w:t xml:space="preserve">        }</w:t>
      </w:r>
    </w:p>
    <w:p w14:paraId="00C2825B" w14:textId="77777777" w:rsidR="005E7D2C" w:rsidRPr="00D822A3" w:rsidRDefault="005E7D2C" w:rsidP="005E7D2C">
      <w:pPr>
        <w:pStyle w:val="Code"/>
        <w:rPr>
          <w:highlight w:val="white"/>
          <w:lang w:val="en-GB"/>
        </w:rPr>
      </w:pPr>
      <w:r w:rsidRPr="00D822A3">
        <w:rPr>
          <w:highlight w:val="white"/>
          <w:lang w:val="en-GB"/>
        </w:rPr>
        <w:t xml:space="preserve">      }</w:t>
      </w:r>
    </w:p>
    <w:p w14:paraId="410F9747" w14:textId="77777777" w:rsidR="005E7D2C" w:rsidRPr="00D822A3" w:rsidRDefault="005E7D2C" w:rsidP="005E7D2C">
      <w:pPr>
        <w:pStyle w:val="Code"/>
        <w:rPr>
          <w:highlight w:val="white"/>
          <w:lang w:val="en-GB"/>
        </w:rPr>
      </w:pPr>
    </w:p>
    <w:p w14:paraId="0E2B5DCE"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BA7311" w14:textId="77777777" w:rsidR="005E7D2C" w:rsidRPr="00D822A3" w:rsidRDefault="005E7D2C" w:rsidP="005E7D2C">
      <w:pPr>
        <w:pStyle w:val="Code"/>
        <w:rPr>
          <w:highlight w:val="white"/>
          <w:lang w:val="en-GB"/>
        </w:rPr>
      </w:pPr>
      <w:r w:rsidRPr="00D822A3">
        <w:rPr>
          <w:highlight w:val="white"/>
          <w:lang w:val="en-GB"/>
        </w:rPr>
        <w:t xml:space="preserve">    }</w:t>
      </w:r>
    </w:p>
    <w:p w14:paraId="7BDD14BC" w14:textId="77777777" w:rsidR="005E7D2C" w:rsidRPr="00D822A3" w:rsidRDefault="005E7D2C" w:rsidP="005E7D2C">
      <w:pPr>
        <w:pStyle w:val="Code"/>
        <w:rPr>
          <w:highlight w:val="white"/>
          <w:lang w:val="en-GB"/>
        </w:rPr>
      </w:pPr>
    </w:p>
    <w:p w14:paraId="6B716E06" w14:textId="77777777" w:rsidR="005E7D2C" w:rsidRPr="00D822A3" w:rsidRDefault="005E7D2C" w:rsidP="005E7D2C">
      <w:pPr>
        <w:pStyle w:val="Code"/>
        <w:rPr>
          <w:highlight w:val="white"/>
          <w:lang w:val="en-GB"/>
        </w:rPr>
      </w:pPr>
      <w:r w:rsidRPr="00D822A3">
        <w:rPr>
          <w:highlight w:val="white"/>
          <w:lang w:val="en-GB"/>
        </w:rPr>
        <w:t xml:space="preserve">    public bool IsProperSubsetOf(IEnumerable&lt;SetType&gt; enumerable) {</w:t>
      </w:r>
    </w:p>
    <w:p w14:paraId="7996D496" w14:textId="77777777" w:rsidR="005E7D2C" w:rsidRPr="00D822A3" w:rsidRDefault="005E7D2C" w:rsidP="005E7D2C">
      <w:pPr>
        <w:pStyle w:val="Code"/>
        <w:rPr>
          <w:highlight w:val="white"/>
          <w:lang w:val="en-GB"/>
        </w:rPr>
      </w:pPr>
      <w:r w:rsidRPr="00D822A3">
        <w:rPr>
          <w:highlight w:val="white"/>
          <w:lang w:val="en-GB"/>
        </w:rPr>
        <w:t xml:space="preserve">      return IsSubsetOf(enumerable) &amp;&amp; !Equals(enumerable);</w:t>
      </w:r>
    </w:p>
    <w:p w14:paraId="2A667ACD" w14:textId="77777777" w:rsidR="005E7D2C" w:rsidRPr="00D822A3" w:rsidRDefault="005E7D2C" w:rsidP="005E7D2C">
      <w:pPr>
        <w:pStyle w:val="Code"/>
        <w:rPr>
          <w:highlight w:val="white"/>
          <w:lang w:val="en-GB"/>
        </w:rPr>
      </w:pPr>
      <w:r w:rsidRPr="00D822A3">
        <w:rPr>
          <w:highlight w:val="white"/>
          <w:lang w:val="en-GB"/>
        </w:rPr>
        <w:t xml:space="preserve">    }</w:t>
      </w:r>
    </w:p>
    <w:p w14:paraId="3881CB23" w14:textId="77777777" w:rsidR="005E7D2C" w:rsidRPr="00D822A3" w:rsidRDefault="005E7D2C" w:rsidP="005E7D2C">
      <w:pPr>
        <w:pStyle w:val="Code"/>
        <w:rPr>
          <w:highlight w:val="white"/>
          <w:lang w:val="en-GB"/>
        </w:rPr>
      </w:pPr>
    </w:p>
    <w:p w14:paraId="665ACE30" w14:textId="77777777" w:rsidR="005E7D2C" w:rsidRPr="00D822A3" w:rsidRDefault="005E7D2C" w:rsidP="005E7D2C">
      <w:pPr>
        <w:pStyle w:val="Code"/>
        <w:rPr>
          <w:highlight w:val="white"/>
          <w:lang w:val="en-GB"/>
        </w:rPr>
      </w:pPr>
      <w:r w:rsidRPr="00D822A3">
        <w:rPr>
          <w:highlight w:val="white"/>
          <w:lang w:val="en-GB"/>
        </w:rPr>
        <w:t xml:space="preserve">    public bool IsProperSupersetOf(IEnumerable&lt;SetType&gt; enumerable) {</w:t>
      </w:r>
    </w:p>
    <w:p w14:paraId="44A4E46C" w14:textId="77777777" w:rsidR="005E7D2C" w:rsidRPr="00D822A3" w:rsidRDefault="005E7D2C" w:rsidP="005E7D2C">
      <w:pPr>
        <w:pStyle w:val="Code"/>
        <w:rPr>
          <w:highlight w:val="white"/>
          <w:lang w:val="en-GB"/>
        </w:rPr>
      </w:pPr>
      <w:r w:rsidRPr="00D822A3">
        <w:rPr>
          <w:highlight w:val="white"/>
          <w:lang w:val="en-GB"/>
        </w:rPr>
        <w:t xml:space="preserve">      return IsSupersetOf(enumerable) &amp;&amp; !Equals(enumerable);</w:t>
      </w:r>
    </w:p>
    <w:p w14:paraId="04DBED09" w14:textId="77777777" w:rsidR="005E7D2C" w:rsidRPr="00D822A3" w:rsidRDefault="005E7D2C" w:rsidP="005E7D2C">
      <w:pPr>
        <w:pStyle w:val="Code"/>
        <w:rPr>
          <w:highlight w:val="white"/>
          <w:lang w:val="en-GB"/>
        </w:rPr>
      </w:pPr>
      <w:r w:rsidRPr="00D822A3">
        <w:rPr>
          <w:highlight w:val="white"/>
          <w:lang w:val="en-GB"/>
        </w:rPr>
        <w:t xml:space="preserve">    }</w:t>
      </w:r>
    </w:p>
    <w:p w14:paraId="04213808" w14:textId="77777777" w:rsidR="005E7D2C" w:rsidRPr="00D822A3" w:rsidRDefault="005E7D2C" w:rsidP="005E7D2C">
      <w:pPr>
        <w:pStyle w:val="Code"/>
        <w:rPr>
          <w:highlight w:val="white"/>
          <w:lang w:val="en-GB"/>
        </w:rPr>
      </w:pPr>
    </w:p>
    <w:p w14:paraId="096F4282" w14:textId="77777777" w:rsidR="005E7D2C" w:rsidRPr="00D822A3" w:rsidRDefault="005E7D2C" w:rsidP="005E7D2C">
      <w:pPr>
        <w:pStyle w:val="Code"/>
        <w:rPr>
          <w:highlight w:val="white"/>
          <w:lang w:val="en-GB"/>
        </w:rPr>
      </w:pPr>
      <w:r w:rsidRPr="00D822A3">
        <w:rPr>
          <w:highlight w:val="white"/>
          <w:lang w:val="en-GB"/>
        </w:rPr>
        <w:t xml:space="preserve">    public bool Overlaps(IEnumerable&lt;SetType&gt; enumerable) {</w:t>
      </w:r>
    </w:p>
    <w:p w14:paraId="0C57202A"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0579A1CF"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26413EAB"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0DF000" w14:textId="77777777" w:rsidR="005E7D2C" w:rsidRPr="00D822A3" w:rsidRDefault="005E7D2C" w:rsidP="005E7D2C">
      <w:pPr>
        <w:pStyle w:val="Code"/>
        <w:rPr>
          <w:highlight w:val="white"/>
          <w:lang w:val="en-GB"/>
        </w:rPr>
      </w:pPr>
      <w:r w:rsidRPr="00D822A3">
        <w:rPr>
          <w:highlight w:val="white"/>
          <w:lang w:val="en-GB"/>
        </w:rPr>
        <w:t xml:space="preserve">        }</w:t>
      </w:r>
    </w:p>
    <w:p w14:paraId="21BD0D96" w14:textId="77777777" w:rsidR="005E7D2C" w:rsidRPr="00D822A3" w:rsidRDefault="005E7D2C" w:rsidP="005E7D2C">
      <w:pPr>
        <w:pStyle w:val="Code"/>
        <w:rPr>
          <w:highlight w:val="white"/>
          <w:lang w:val="en-GB"/>
        </w:rPr>
      </w:pPr>
      <w:r w:rsidRPr="00D822A3">
        <w:rPr>
          <w:highlight w:val="white"/>
          <w:lang w:val="en-GB"/>
        </w:rPr>
        <w:t xml:space="preserve">      }</w:t>
      </w:r>
    </w:p>
    <w:p w14:paraId="6CBF084F" w14:textId="77777777" w:rsidR="005E7D2C" w:rsidRPr="00D822A3" w:rsidRDefault="005E7D2C" w:rsidP="005E7D2C">
      <w:pPr>
        <w:pStyle w:val="Code"/>
        <w:rPr>
          <w:highlight w:val="white"/>
          <w:lang w:val="en-GB"/>
        </w:rPr>
      </w:pPr>
    </w:p>
    <w:p w14:paraId="77AEB036" w14:textId="77777777" w:rsidR="005E7D2C" w:rsidRPr="00D822A3" w:rsidRDefault="005E7D2C" w:rsidP="005E7D2C">
      <w:pPr>
        <w:pStyle w:val="Code"/>
        <w:rPr>
          <w:highlight w:val="white"/>
          <w:lang w:val="en-GB"/>
        </w:rPr>
      </w:pPr>
      <w:r w:rsidRPr="00D822A3">
        <w:rPr>
          <w:highlight w:val="white"/>
          <w:lang w:val="en-GB"/>
        </w:rPr>
        <w:lastRenderedPageBreak/>
        <w:t xml:space="preserve">      return false;</w:t>
      </w:r>
    </w:p>
    <w:p w14:paraId="03AB0F04" w14:textId="77777777" w:rsidR="005E7D2C" w:rsidRPr="00D822A3" w:rsidRDefault="005E7D2C" w:rsidP="005E7D2C">
      <w:pPr>
        <w:pStyle w:val="Code"/>
        <w:rPr>
          <w:highlight w:val="white"/>
          <w:lang w:val="en-GB"/>
        </w:rPr>
      </w:pPr>
      <w:r w:rsidRPr="00D822A3">
        <w:rPr>
          <w:highlight w:val="white"/>
          <w:lang w:val="en-GB"/>
        </w:rPr>
        <w:t xml:space="preserve">    }</w:t>
      </w:r>
    </w:p>
    <w:p w14:paraId="546BC89F" w14:textId="77777777" w:rsidR="005E7D2C" w:rsidRPr="00D822A3" w:rsidRDefault="005E7D2C" w:rsidP="005E7D2C">
      <w:pPr>
        <w:pStyle w:val="Code"/>
        <w:rPr>
          <w:highlight w:val="white"/>
          <w:lang w:val="en-GB"/>
        </w:rPr>
      </w:pPr>
    </w:p>
    <w:p w14:paraId="45FC5022" w14:textId="77777777" w:rsidR="005E7D2C" w:rsidRPr="00D822A3" w:rsidRDefault="005E7D2C" w:rsidP="005E7D2C">
      <w:pPr>
        <w:pStyle w:val="Code"/>
        <w:rPr>
          <w:highlight w:val="white"/>
          <w:lang w:val="en-GB"/>
        </w:rPr>
      </w:pPr>
      <w:r w:rsidRPr="00D822A3">
        <w:rPr>
          <w:highlight w:val="white"/>
          <w:lang w:val="en-GB"/>
        </w:rPr>
        <w:t xml:space="preserve">    public bool SetEquals(IEnumerable&lt;SetType&gt; enumerable) {</w:t>
      </w:r>
    </w:p>
    <w:p w14:paraId="7B9AF00E"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01F842C6" w14:textId="77777777" w:rsidR="005E7D2C" w:rsidRPr="00D822A3" w:rsidRDefault="005E7D2C" w:rsidP="005E7D2C">
      <w:pPr>
        <w:pStyle w:val="Code"/>
        <w:rPr>
          <w:highlight w:val="white"/>
          <w:lang w:val="en-GB"/>
        </w:rPr>
      </w:pPr>
    </w:p>
    <w:p w14:paraId="2C2658C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629BD7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1A574F69"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28E314F" w14:textId="77777777" w:rsidR="005E7D2C" w:rsidRPr="00D822A3" w:rsidRDefault="005E7D2C" w:rsidP="005E7D2C">
      <w:pPr>
        <w:pStyle w:val="Code"/>
        <w:rPr>
          <w:highlight w:val="white"/>
          <w:lang w:val="en-GB"/>
        </w:rPr>
      </w:pPr>
      <w:r w:rsidRPr="00D822A3">
        <w:rPr>
          <w:highlight w:val="white"/>
          <w:lang w:val="en-GB"/>
        </w:rPr>
        <w:t xml:space="preserve">        }</w:t>
      </w:r>
    </w:p>
    <w:p w14:paraId="44066616" w14:textId="77777777" w:rsidR="005E7D2C" w:rsidRPr="00D822A3" w:rsidRDefault="005E7D2C" w:rsidP="005E7D2C">
      <w:pPr>
        <w:pStyle w:val="Code"/>
        <w:rPr>
          <w:highlight w:val="white"/>
          <w:lang w:val="en-GB"/>
        </w:rPr>
      </w:pPr>
    </w:p>
    <w:p w14:paraId="44873149" w14:textId="77777777" w:rsidR="005E7D2C" w:rsidRPr="00D822A3" w:rsidRDefault="005E7D2C" w:rsidP="005E7D2C">
      <w:pPr>
        <w:pStyle w:val="Code"/>
        <w:rPr>
          <w:highlight w:val="white"/>
          <w:lang w:val="en-GB"/>
        </w:rPr>
      </w:pPr>
      <w:r w:rsidRPr="00D822A3">
        <w:rPr>
          <w:highlight w:val="white"/>
          <w:lang w:val="en-GB"/>
        </w:rPr>
        <w:t xml:space="preserve">        ++count;</w:t>
      </w:r>
    </w:p>
    <w:p w14:paraId="117A8873" w14:textId="77777777" w:rsidR="005E7D2C" w:rsidRPr="00D822A3" w:rsidRDefault="005E7D2C" w:rsidP="005E7D2C">
      <w:pPr>
        <w:pStyle w:val="Code"/>
        <w:rPr>
          <w:highlight w:val="white"/>
          <w:lang w:val="en-GB"/>
        </w:rPr>
      </w:pPr>
      <w:r w:rsidRPr="00D822A3">
        <w:rPr>
          <w:highlight w:val="white"/>
          <w:lang w:val="en-GB"/>
        </w:rPr>
        <w:t xml:space="preserve">      }</w:t>
      </w:r>
    </w:p>
    <w:p w14:paraId="24D16FD5" w14:textId="77777777" w:rsidR="005E7D2C" w:rsidRPr="00D822A3" w:rsidRDefault="005E7D2C" w:rsidP="005E7D2C">
      <w:pPr>
        <w:pStyle w:val="Code"/>
        <w:rPr>
          <w:highlight w:val="white"/>
          <w:lang w:val="en-GB"/>
        </w:rPr>
      </w:pPr>
    </w:p>
    <w:p w14:paraId="11BBFFDF"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453B80B" w14:textId="77777777" w:rsidR="005E7D2C" w:rsidRPr="00D822A3" w:rsidRDefault="005E7D2C" w:rsidP="005E7D2C">
      <w:pPr>
        <w:pStyle w:val="Code"/>
        <w:rPr>
          <w:highlight w:val="white"/>
          <w:lang w:val="en-GB"/>
        </w:rPr>
      </w:pPr>
      <w:r w:rsidRPr="00D822A3">
        <w:rPr>
          <w:highlight w:val="white"/>
          <w:lang w:val="en-GB"/>
        </w:rPr>
        <w:t xml:space="preserve">    }</w:t>
      </w:r>
    </w:p>
    <w:p w14:paraId="4AC87A60" w14:textId="77777777" w:rsidR="005E7D2C" w:rsidRPr="00D822A3" w:rsidRDefault="005E7D2C" w:rsidP="005E7D2C">
      <w:pPr>
        <w:pStyle w:val="Code"/>
        <w:rPr>
          <w:highlight w:val="white"/>
          <w:lang w:val="en-GB"/>
        </w:rPr>
      </w:pPr>
    </w:p>
    <w:p w14:paraId="080BA2CC"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171317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2E849042" w14:textId="77777777" w:rsidR="005E7D2C" w:rsidRPr="00D822A3" w:rsidRDefault="005E7D2C" w:rsidP="005E7D2C">
      <w:pPr>
        <w:pStyle w:val="Code"/>
        <w:rPr>
          <w:highlight w:val="white"/>
          <w:lang w:val="en-GB"/>
        </w:rPr>
      </w:pPr>
      <w:r w:rsidRPr="00D822A3">
        <w:rPr>
          <w:highlight w:val="white"/>
          <w:lang w:val="en-GB"/>
        </w:rPr>
        <w:t xml:space="preserve">    }</w:t>
      </w:r>
    </w:p>
    <w:p w14:paraId="2E9EF384" w14:textId="77777777" w:rsidR="005E7D2C" w:rsidRPr="00D822A3" w:rsidRDefault="005E7D2C" w:rsidP="005E7D2C">
      <w:pPr>
        <w:pStyle w:val="Code"/>
        <w:rPr>
          <w:highlight w:val="white"/>
          <w:lang w:val="en-GB"/>
        </w:rPr>
      </w:pPr>
    </w:p>
    <w:p w14:paraId="22F0E9FE"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0F4D835A" w14:textId="77777777" w:rsidR="005E7D2C" w:rsidRPr="00D822A3" w:rsidRDefault="005E7D2C" w:rsidP="005E7D2C">
      <w:pPr>
        <w:pStyle w:val="Code"/>
        <w:rPr>
          <w:highlight w:val="white"/>
          <w:lang w:val="en-GB"/>
        </w:rPr>
      </w:pPr>
      <w:r w:rsidRPr="00D822A3">
        <w:rPr>
          <w:highlight w:val="white"/>
          <w:lang w:val="en-GB"/>
        </w:rPr>
        <w:t xml:space="preserve">      if (obj is IEnumerable&lt;SetType&gt;) {</w:t>
      </w:r>
    </w:p>
    <w:p w14:paraId="2BB4D183" w14:textId="77777777" w:rsidR="005E7D2C" w:rsidRPr="00D822A3" w:rsidRDefault="005E7D2C" w:rsidP="005E7D2C">
      <w:pPr>
        <w:pStyle w:val="Code"/>
        <w:rPr>
          <w:highlight w:val="white"/>
          <w:lang w:val="en-GB"/>
        </w:rPr>
      </w:pPr>
      <w:r w:rsidRPr="00D822A3">
        <w:rPr>
          <w:highlight w:val="white"/>
          <w:lang w:val="en-GB"/>
        </w:rPr>
        <w:t xml:space="preserve">        IEnumerable&lt;SetType&gt; enumerable = (IEnumerable&lt;SetType&gt;) obj;</w:t>
      </w:r>
    </w:p>
    <w:p w14:paraId="52D662CF" w14:textId="77777777" w:rsidR="005E7D2C" w:rsidRPr="00D822A3" w:rsidRDefault="005E7D2C" w:rsidP="005E7D2C">
      <w:pPr>
        <w:pStyle w:val="Code"/>
        <w:rPr>
          <w:highlight w:val="white"/>
          <w:lang w:val="en-GB"/>
        </w:rPr>
      </w:pPr>
      <w:r w:rsidRPr="00D822A3">
        <w:rPr>
          <w:highlight w:val="white"/>
          <w:lang w:val="en-GB"/>
        </w:rPr>
        <w:t xml:space="preserve">        return SetEquals(enumerable);</w:t>
      </w:r>
    </w:p>
    <w:p w14:paraId="05997F56" w14:textId="77777777" w:rsidR="005E7D2C" w:rsidRPr="00D822A3" w:rsidRDefault="005E7D2C" w:rsidP="005E7D2C">
      <w:pPr>
        <w:pStyle w:val="Code"/>
        <w:rPr>
          <w:highlight w:val="white"/>
          <w:lang w:val="en-GB"/>
        </w:rPr>
      </w:pPr>
      <w:r w:rsidRPr="00D822A3">
        <w:rPr>
          <w:highlight w:val="white"/>
          <w:lang w:val="en-GB"/>
        </w:rPr>
        <w:t xml:space="preserve">      }</w:t>
      </w:r>
    </w:p>
    <w:p w14:paraId="6CB6BB70" w14:textId="77777777" w:rsidR="005E7D2C" w:rsidRPr="00D822A3" w:rsidRDefault="005E7D2C" w:rsidP="005E7D2C">
      <w:pPr>
        <w:pStyle w:val="Code"/>
        <w:rPr>
          <w:highlight w:val="white"/>
          <w:lang w:val="en-GB"/>
        </w:rPr>
      </w:pPr>
    </w:p>
    <w:p w14:paraId="3941B68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904B9E8" w14:textId="77777777" w:rsidR="005E7D2C" w:rsidRPr="00D822A3" w:rsidRDefault="005E7D2C" w:rsidP="005E7D2C">
      <w:pPr>
        <w:pStyle w:val="Code"/>
        <w:rPr>
          <w:highlight w:val="white"/>
          <w:lang w:val="en-GB"/>
        </w:rPr>
      </w:pPr>
      <w:r w:rsidRPr="00D822A3">
        <w:rPr>
          <w:highlight w:val="white"/>
          <w:lang w:val="en-GB"/>
        </w:rPr>
        <w:t xml:space="preserve">    }</w:t>
      </w:r>
    </w:p>
    <w:p w14:paraId="355CB0BB" w14:textId="77777777" w:rsidR="005E7D2C" w:rsidRPr="00D822A3" w:rsidRDefault="005E7D2C" w:rsidP="005E7D2C">
      <w:pPr>
        <w:pStyle w:val="Code"/>
        <w:rPr>
          <w:highlight w:val="white"/>
          <w:lang w:val="en-GB"/>
        </w:rPr>
      </w:pPr>
      <w:r w:rsidRPr="00D822A3">
        <w:rPr>
          <w:highlight w:val="white"/>
          <w:lang w:val="en-GB"/>
        </w:rPr>
        <w:t xml:space="preserve">  }</w:t>
      </w:r>
    </w:p>
    <w:p w14:paraId="3FF4B94B" w14:textId="77777777" w:rsidR="005E7D2C" w:rsidRPr="00D822A3" w:rsidRDefault="005E7D2C" w:rsidP="005E7D2C">
      <w:pPr>
        <w:pStyle w:val="Code"/>
        <w:rPr>
          <w:highlight w:val="white"/>
          <w:lang w:val="en-GB"/>
        </w:rPr>
      </w:pPr>
      <w:r w:rsidRPr="00D822A3">
        <w:rPr>
          <w:highlight w:val="white"/>
          <w:lang w:val="en-GB"/>
        </w:rPr>
        <w:t>}</w:t>
      </w:r>
    </w:p>
    <w:p w14:paraId="2A755767" w14:textId="77777777" w:rsidR="005E7D2C" w:rsidRPr="00D822A3" w:rsidRDefault="005E7D2C" w:rsidP="005E7D2C">
      <w:pPr>
        <w:pStyle w:val="CodeHeader"/>
        <w:rPr>
          <w:lang w:val="en-GB"/>
        </w:rPr>
      </w:pPr>
      <w:proofErr w:type="spellStart"/>
      <w:r w:rsidRPr="00D822A3">
        <w:rPr>
          <w:highlight w:val="white"/>
          <w:lang w:val="en-GB"/>
        </w:rPr>
        <w:t>ListSetEnumerator</w:t>
      </w:r>
      <w:r w:rsidRPr="00D822A3">
        <w:rPr>
          <w:lang w:val="en-GB"/>
        </w:rPr>
        <w:t>.cs</w:t>
      </w:r>
      <w:proofErr w:type="spellEnd"/>
    </w:p>
    <w:p w14:paraId="72A6C622" w14:textId="77777777" w:rsidR="005E7D2C" w:rsidRPr="00D822A3" w:rsidRDefault="005E7D2C" w:rsidP="005E7D2C">
      <w:pPr>
        <w:pStyle w:val="Code"/>
        <w:rPr>
          <w:highlight w:val="white"/>
          <w:lang w:val="en-GB"/>
        </w:rPr>
      </w:pPr>
      <w:r w:rsidRPr="00D822A3">
        <w:rPr>
          <w:highlight w:val="white"/>
          <w:lang w:val="en-GB"/>
        </w:rPr>
        <w:t>using System;</w:t>
      </w:r>
    </w:p>
    <w:p w14:paraId="030BFDA4" w14:textId="77777777" w:rsidR="005E7D2C" w:rsidRPr="00D822A3" w:rsidRDefault="005E7D2C" w:rsidP="005E7D2C">
      <w:pPr>
        <w:pStyle w:val="Code"/>
        <w:rPr>
          <w:highlight w:val="white"/>
          <w:lang w:val="en-GB"/>
        </w:rPr>
      </w:pPr>
      <w:r w:rsidRPr="00D822A3">
        <w:rPr>
          <w:highlight w:val="white"/>
          <w:lang w:val="en-GB"/>
        </w:rPr>
        <w:t>using System.Collections;</w:t>
      </w:r>
    </w:p>
    <w:p w14:paraId="7E0E36A5"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02534F62" w14:textId="77777777" w:rsidR="005E7D2C" w:rsidRPr="00D822A3" w:rsidRDefault="005E7D2C" w:rsidP="005E7D2C">
      <w:pPr>
        <w:pStyle w:val="Code"/>
        <w:rPr>
          <w:highlight w:val="white"/>
          <w:lang w:val="en-GB"/>
        </w:rPr>
      </w:pPr>
    </w:p>
    <w:p w14:paraId="51191B52" w14:textId="77777777" w:rsidR="005E7D2C" w:rsidRPr="00D822A3" w:rsidRDefault="005E7D2C" w:rsidP="005E7D2C">
      <w:pPr>
        <w:pStyle w:val="Code"/>
        <w:rPr>
          <w:highlight w:val="white"/>
          <w:lang w:val="en-GB"/>
        </w:rPr>
      </w:pPr>
      <w:r w:rsidRPr="00D822A3">
        <w:rPr>
          <w:highlight w:val="white"/>
          <w:lang w:val="en-GB"/>
        </w:rPr>
        <w:t>namespace CCompiler {</w:t>
      </w:r>
    </w:p>
    <w:p w14:paraId="4B3A05E3" w14:textId="77777777" w:rsidR="005E7D2C" w:rsidRPr="00D822A3" w:rsidRDefault="005E7D2C" w:rsidP="005E7D2C">
      <w:pPr>
        <w:pStyle w:val="Code"/>
        <w:rPr>
          <w:highlight w:val="white"/>
          <w:lang w:val="en-GB"/>
        </w:rPr>
      </w:pPr>
      <w:r w:rsidRPr="00D822A3">
        <w:rPr>
          <w:highlight w:val="white"/>
          <w:lang w:val="en-GB"/>
        </w:rPr>
        <w:t xml:space="preserve">  class ListSetEnumerator&lt;SetType&gt; : IEnumerator&lt;SetType&gt; {</w:t>
      </w:r>
    </w:p>
    <w:p w14:paraId="0C00B1EE"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11B6B07C" w14:textId="77777777" w:rsidR="005E7D2C" w:rsidRPr="00D822A3" w:rsidRDefault="005E7D2C" w:rsidP="005E7D2C">
      <w:pPr>
        <w:pStyle w:val="Code"/>
        <w:rPr>
          <w:highlight w:val="white"/>
          <w:lang w:val="en-GB"/>
        </w:rPr>
      </w:pPr>
      <w:r w:rsidRPr="00D822A3">
        <w:rPr>
          <w:highlight w:val="white"/>
          <w:lang w:val="en-GB"/>
        </w:rPr>
        <w:t xml:space="preserve">    private List&lt;SetType&gt; m_list;</w:t>
      </w:r>
    </w:p>
    <w:p w14:paraId="289D414A" w14:textId="77777777" w:rsidR="005E7D2C" w:rsidRPr="00D822A3" w:rsidRDefault="005E7D2C" w:rsidP="005E7D2C">
      <w:pPr>
        <w:pStyle w:val="Code"/>
        <w:rPr>
          <w:highlight w:val="white"/>
          <w:lang w:val="en-GB"/>
        </w:rPr>
      </w:pPr>
    </w:p>
    <w:p w14:paraId="33DE8F39" w14:textId="77777777" w:rsidR="005E7D2C" w:rsidRPr="00D822A3" w:rsidRDefault="005E7D2C" w:rsidP="005E7D2C">
      <w:pPr>
        <w:pStyle w:val="Code"/>
        <w:rPr>
          <w:highlight w:val="white"/>
          <w:lang w:val="en-GB"/>
        </w:rPr>
      </w:pPr>
      <w:r w:rsidRPr="00D822A3">
        <w:rPr>
          <w:highlight w:val="white"/>
          <w:lang w:val="en-GB"/>
        </w:rPr>
        <w:t xml:space="preserve">    public ListSetEnumerator(List&lt;SetType&gt; list) {</w:t>
      </w:r>
    </w:p>
    <w:p w14:paraId="7C29414A"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55BAADF1" w14:textId="77777777" w:rsidR="005E7D2C" w:rsidRPr="00D822A3" w:rsidRDefault="005E7D2C" w:rsidP="005E7D2C">
      <w:pPr>
        <w:pStyle w:val="Code"/>
        <w:rPr>
          <w:highlight w:val="white"/>
          <w:lang w:val="en-GB"/>
        </w:rPr>
      </w:pPr>
      <w:r w:rsidRPr="00D822A3">
        <w:rPr>
          <w:highlight w:val="white"/>
          <w:lang w:val="en-GB"/>
        </w:rPr>
        <w:t xml:space="preserve">    }</w:t>
      </w:r>
    </w:p>
    <w:p w14:paraId="75AFCC57" w14:textId="77777777" w:rsidR="005E7D2C" w:rsidRPr="00D822A3" w:rsidRDefault="005E7D2C" w:rsidP="005E7D2C">
      <w:pPr>
        <w:pStyle w:val="Code"/>
        <w:rPr>
          <w:highlight w:val="white"/>
          <w:lang w:val="en-GB"/>
        </w:rPr>
      </w:pPr>
    </w:p>
    <w:p w14:paraId="743F24FB"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357AA94B" w14:textId="77777777" w:rsidR="005E7D2C" w:rsidRPr="00D822A3" w:rsidRDefault="005E7D2C" w:rsidP="005E7D2C">
      <w:pPr>
        <w:pStyle w:val="Code"/>
        <w:rPr>
          <w:highlight w:val="white"/>
          <w:lang w:val="en-GB"/>
        </w:rPr>
      </w:pPr>
      <w:r w:rsidRPr="00D822A3">
        <w:rPr>
          <w:highlight w:val="white"/>
          <w:lang w:val="en-GB"/>
        </w:rPr>
        <w:t xml:space="preserve">      ++m_index;</w:t>
      </w:r>
    </w:p>
    <w:p w14:paraId="3DBD82AE"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A4B1E49" w14:textId="77777777" w:rsidR="005E7D2C" w:rsidRPr="00D822A3" w:rsidRDefault="005E7D2C" w:rsidP="005E7D2C">
      <w:pPr>
        <w:pStyle w:val="Code"/>
        <w:rPr>
          <w:highlight w:val="white"/>
          <w:lang w:val="en-GB"/>
        </w:rPr>
      </w:pPr>
      <w:r w:rsidRPr="00D822A3">
        <w:rPr>
          <w:highlight w:val="white"/>
          <w:lang w:val="en-GB"/>
        </w:rPr>
        <w:t xml:space="preserve">    }</w:t>
      </w:r>
    </w:p>
    <w:p w14:paraId="1ED59E87" w14:textId="77777777" w:rsidR="005E7D2C" w:rsidRPr="00D822A3" w:rsidRDefault="005E7D2C" w:rsidP="005E7D2C">
      <w:pPr>
        <w:pStyle w:val="Code"/>
        <w:rPr>
          <w:highlight w:val="white"/>
          <w:lang w:val="en-GB"/>
        </w:rPr>
      </w:pPr>
    </w:p>
    <w:p w14:paraId="042F69E1"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29FD7F22" w14:textId="77777777" w:rsidR="005E7D2C" w:rsidRPr="00D822A3" w:rsidRDefault="005E7D2C" w:rsidP="005E7D2C">
      <w:pPr>
        <w:pStyle w:val="Code"/>
        <w:rPr>
          <w:highlight w:val="white"/>
          <w:lang w:val="en-GB"/>
        </w:rPr>
      </w:pPr>
      <w:r w:rsidRPr="00D822A3">
        <w:rPr>
          <w:highlight w:val="white"/>
          <w:lang w:val="en-GB"/>
        </w:rPr>
        <w:t xml:space="preserve">      m_index = 0;</w:t>
      </w:r>
    </w:p>
    <w:p w14:paraId="7D02FD23" w14:textId="77777777" w:rsidR="005E7D2C" w:rsidRPr="00D822A3" w:rsidRDefault="005E7D2C" w:rsidP="005E7D2C">
      <w:pPr>
        <w:pStyle w:val="Code"/>
        <w:rPr>
          <w:highlight w:val="white"/>
          <w:lang w:val="en-GB"/>
        </w:rPr>
      </w:pPr>
      <w:r w:rsidRPr="00D822A3">
        <w:rPr>
          <w:highlight w:val="white"/>
          <w:lang w:val="en-GB"/>
        </w:rPr>
        <w:t xml:space="preserve">    }</w:t>
      </w:r>
    </w:p>
    <w:p w14:paraId="76B613FC" w14:textId="77777777" w:rsidR="005E7D2C" w:rsidRPr="00D822A3" w:rsidRDefault="005E7D2C" w:rsidP="005E7D2C">
      <w:pPr>
        <w:pStyle w:val="Code"/>
        <w:rPr>
          <w:highlight w:val="white"/>
          <w:lang w:val="en-GB"/>
        </w:rPr>
      </w:pPr>
    </w:p>
    <w:p w14:paraId="42299685" w14:textId="77777777" w:rsidR="005E7D2C" w:rsidRPr="00D822A3" w:rsidRDefault="005E7D2C" w:rsidP="005E7D2C">
      <w:pPr>
        <w:pStyle w:val="Code"/>
        <w:rPr>
          <w:highlight w:val="white"/>
          <w:lang w:val="en-GB"/>
        </w:rPr>
      </w:pPr>
      <w:r w:rsidRPr="00D822A3">
        <w:rPr>
          <w:highlight w:val="white"/>
          <w:lang w:val="en-GB"/>
        </w:rPr>
        <w:t xml:space="preserve">    SetType IEnumerator&lt;SetType&gt;.Current {</w:t>
      </w:r>
    </w:p>
    <w:p w14:paraId="50803C6A" w14:textId="77777777" w:rsidR="005E7D2C" w:rsidRPr="00D822A3" w:rsidRDefault="005E7D2C" w:rsidP="005E7D2C">
      <w:pPr>
        <w:pStyle w:val="Code"/>
        <w:rPr>
          <w:highlight w:val="white"/>
          <w:lang w:val="en-GB"/>
        </w:rPr>
      </w:pPr>
      <w:r w:rsidRPr="00D822A3">
        <w:rPr>
          <w:highlight w:val="white"/>
          <w:lang w:val="en-GB"/>
        </w:rPr>
        <w:t xml:space="preserve">      get {</w:t>
      </w:r>
    </w:p>
    <w:p w14:paraId="629A8F03"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5E6D647E"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25B52006" w14:textId="77777777" w:rsidR="005E7D2C" w:rsidRPr="00D822A3" w:rsidRDefault="005E7D2C" w:rsidP="005E7D2C">
      <w:pPr>
        <w:pStyle w:val="Code"/>
        <w:rPr>
          <w:highlight w:val="white"/>
          <w:lang w:val="en-GB"/>
        </w:rPr>
      </w:pPr>
      <w:r w:rsidRPr="00D822A3">
        <w:rPr>
          <w:highlight w:val="white"/>
          <w:lang w:val="en-GB"/>
        </w:rPr>
        <w:t xml:space="preserve">        }</w:t>
      </w:r>
    </w:p>
    <w:p w14:paraId="309A4F63" w14:textId="77777777" w:rsidR="005E7D2C" w:rsidRPr="00D822A3" w:rsidRDefault="005E7D2C" w:rsidP="005E7D2C">
      <w:pPr>
        <w:pStyle w:val="Code"/>
        <w:rPr>
          <w:highlight w:val="white"/>
          <w:lang w:val="en-GB"/>
        </w:rPr>
      </w:pPr>
      <w:r w:rsidRPr="00D822A3">
        <w:rPr>
          <w:highlight w:val="white"/>
          <w:lang w:val="en-GB"/>
        </w:rPr>
        <w:t xml:space="preserve">        else {</w:t>
      </w:r>
    </w:p>
    <w:p w14:paraId="2AE44E33"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1398CE13" w14:textId="77777777" w:rsidR="005E7D2C" w:rsidRPr="00D822A3" w:rsidRDefault="005E7D2C" w:rsidP="005E7D2C">
      <w:pPr>
        <w:pStyle w:val="Code"/>
        <w:rPr>
          <w:highlight w:val="white"/>
          <w:lang w:val="en-GB"/>
        </w:rPr>
      </w:pPr>
      <w:r w:rsidRPr="00D822A3">
        <w:rPr>
          <w:highlight w:val="white"/>
          <w:lang w:val="en-GB"/>
        </w:rPr>
        <w:t xml:space="preserve">        }</w:t>
      </w:r>
    </w:p>
    <w:p w14:paraId="682676AE" w14:textId="77777777" w:rsidR="005E7D2C" w:rsidRPr="00D822A3" w:rsidRDefault="005E7D2C" w:rsidP="005E7D2C">
      <w:pPr>
        <w:pStyle w:val="Code"/>
        <w:rPr>
          <w:highlight w:val="white"/>
          <w:lang w:val="en-GB"/>
        </w:rPr>
      </w:pPr>
      <w:r w:rsidRPr="00D822A3">
        <w:rPr>
          <w:highlight w:val="white"/>
          <w:lang w:val="en-GB"/>
        </w:rPr>
        <w:t xml:space="preserve">      }</w:t>
      </w:r>
    </w:p>
    <w:p w14:paraId="26A3F1DD" w14:textId="77777777" w:rsidR="005E7D2C" w:rsidRPr="00D822A3" w:rsidRDefault="005E7D2C" w:rsidP="005E7D2C">
      <w:pPr>
        <w:pStyle w:val="Code"/>
        <w:rPr>
          <w:highlight w:val="white"/>
          <w:lang w:val="en-GB"/>
        </w:rPr>
      </w:pPr>
      <w:r w:rsidRPr="00D822A3">
        <w:rPr>
          <w:highlight w:val="white"/>
          <w:lang w:val="en-GB"/>
        </w:rPr>
        <w:t xml:space="preserve">    }</w:t>
      </w:r>
    </w:p>
    <w:p w14:paraId="7A828067" w14:textId="77777777" w:rsidR="005E7D2C" w:rsidRPr="00D822A3" w:rsidRDefault="005E7D2C" w:rsidP="005E7D2C">
      <w:pPr>
        <w:pStyle w:val="Code"/>
        <w:rPr>
          <w:highlight w:val="white"/>
          <w:lang w:val="en-GB"/>
        </w:rPr>
      </w:pPr>
    </w:p>
    <w:p w14:paraId="7B84D67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3223A3F7" w14:textId="77777777" w:rsidR="005E7D2C" w:rsidRPr="00D822A3" w:rsidRDefault="005E7D2C" w:rsidP="005E7D2C">
      <w:pPr>
        <w:pStyle w:val="Code"/>
        <w:rPr>
          <w:highlight w:val="white"/>
          <w:lang w:val="en-GB"/>
        </w:rPr>
      </w:pPr>
      <w:r w:rsidRPr="00D822A3">
        <w:rPr>
          <w:highlight w:val="white"/>
          <w:lang w:val="en-GB"/>
        </w:rPr>
        <w:t xml:space="preserve">      get {</w:t>
      </w:r>
    </w:p>
    <w:p w14:paraId="1C55F866"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29272757"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5E1CF69E" w14:textId="77777777" w:rsidR="005E7D2C" w:rsidRPr="00D822A3" w:rsidRDefault="005E7D2C" w:rsidP="005E7D2C">
      <w:pPr>
        <w:pStyle w:val="Code"/>
        <w:rPr>
          <w:highlight w:val="white"/>
          <w:lang w:val="en-GB"/>
        </w:rPr>
      </w:pPr>
      <w:r w:rsidRPr="00D822A3">
        <w:rPr>
          <w:highlight w:val="white"/>
          <w:lang w:val="en-GB"/>
        </w:rPr>
        <w:t xml:space="preserve">        }</w:t>
      </w:r>
    </w:p>
    <w:p w14:paraId="182DE637" w14:textId="77777777" w:rsidR="005E7D2C" w:rsidRPr="00D822A3" w:rsidRDefault="005E7D2C" w:rsidP="005E7D2C">
      <w:pPr>
        <w:pStyle w:val="Code"/>
        <w:rPr>
          <w:highlight w:val="white"/>
          <w:lang w:val="en-GB"/>
        </w:rPr>
      </w:pPr>
      <w:r w:rsidRPr="00D822A3">
        <w:rPr>
          <w:highlight w:val="white"/>
          <w:lang w:val="en-GB"/>
        </w:rPr>
        <w:t xml:space="preserve">        else {</w:t>
      </w:r>
    </w:p>
    <w:p w14:paraId="33E5852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731F35A" w14:textId="77777777" w:rsidR="005E7D2C" w:rsidRPr="00D822A3" w:rsidRDefault="005E7D2C" w:rsidP="005E7D2C">
      <w:pPr>
        <w:pStyle w:val="Code"/>
        <w:rPr>
          <w:highlight w:val="white"/>
          <w:lang w:val="en-GB"/>
        </w:rPr>
      </w:pPr>
      <w:r w:rsidRPr="00D822A3">
        <w:rPr>
          <w:highlight w:val="white"/>
          <w:lang w:val="en-GB"/>
        </w:rPr>
        <w:t xml:space="preserve">        }</w:t>
      </w:r>
    </w:p>
    <w:p w14:paraId="2251706E" w14:textId="77777777" w:rsidR="005E7D2C" w:rsidRPr="00D822A3" w:rsidRDefault="005E7D2C" w:rsidP="005E7D2C">
      <w:pPr>
        <w:pStyle w:val="Code"/>
        <w:rPr>
          <w:highlight w:val="white"/>
          <w:lang w:val="en-GB"/>
        </w:rPr>
      </w:pPr>
      <w:r w:rsidRPr="00D822A3">
        <w:rPr>
          <w:highlight w:val="white"/>
          <w:lang w:val="en-GB"/>
        </w:rPr>
        <w:t xml:space="preserve">      }</w:t>
      </w:r>
    </w:p>
    <w:p w14:paraId="2952F04C" w14:textId="77777777" w:rsidR="005E7D2C" w:rsidRPr="00D822A3" w:rsidRDefault="005E7D2C" w:rsidP="005E7D2C">
      <w:pPr>
        <w:pStyle w:val="Code"/>
        <w:rPr>
          <w:highlight w:val="white"/>
          <w:lang w:val="en-GB"/>
        </w:rPr>
      </w:pPr>
      <w:r w:rsidRPr="00D822A3">
        <w:rPr>
          <w:highlight w:val="white"/>
          <w:lang w:val="en-GB"/>
        </w:rPr>
        <w:t xml:space="preserve">    }</w:t>
      </w:r>
    </w:p>
    <w:p w14:paraId="6DD96042" w14:textId="77777777" w:rsidR="005E7D2C" w:rsidRPr="00D822A3" w:rsidRDefault="005E7D2C" w:rsidP="005E7D2C">
      <w:pPr>
        <w:pStyle w:val="Code"/>
        <w:rPr>
          <w:highlight w:val="white"/>
          <w:lang w:val="en-GB"/>
        </w:rPr>
      </w:pPr>
    </w:p>
    <w:p w14:paraId="474EBD36"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32BD9690" w14:textId="77777777" w:rsidR="005E7D2C" w:rsidRPr="00D822A3" w:rsidRDefault="005E7D2C" w:rsidP="005E7D2C">
      <w:pPr>
        <w:pStyle w:val="Code"/>
        <w:rPr>
          <w:highlight w:val="white"/>
          <w:lang w:val="en-GB"/>
        </w:rPr>
      </w:pPr>
      <w:r w:rsidRPr="00D822A3">
        <w:rPr>
          <w:highlight w:val="white"/>
          <w:lang w:val="en-GB"/>
        </w:rPr>
        <w:t xml:space="preserve">      // Empty.</w:t>
      </w:r>
    </w:p>
    <w:p w14:paraId="2E45D2E7" w14:textId="77777777" w:rsidR="005E7D2C" w:rsidRPr="00D822A3" w:rsidRDefault="005E7D2C" w:rsidP="005E7D2C">
      <w:pPr>
        <w:pStyle w:val="Code"/>
        <w:rPr>
          <w:highlight w:val="white"/>
          <w:lang w:val="en-GB"/>
        </w:rPr>
      </w:pPr>
      <w:r w:rsidRPr="00D822A3">
        <w:rPr>
          <w:highlight w:val="white"/>
          <w:lang w:val="en-GB"/>
        </w:rPr>
        <w:t xml:space="preserve">    }</w:t>
      </w:r>
    </w:p>
    <w:p w14:paraId="47B8B16C" w14:textId="77777777" w:rsidR="005E7D2C" w:rsidRPr="00D822A3" w:rsidRDefault="005E7D2C" w:rsidP="005E7D2C">
      <w:pPr>
        <w:pStyle w:val="Code"/>
        <w:rPr>
          <w:highlight w:val="white"/>
          <w:lang w:val="en-GB"/>
        </w:rPr>
      </w:pPr>
      <w:r w:rsidRPr="00D822A3">
        <w:rPr>
          <w:highlight w:val="white"/>
          <w:lang w:val="en-GB"/>
        </w:rPr>
        <w:t xml:space="preserve">  }</w:t>
      </w:r>
    </w:p>
    <w:p w14:paraId="137B5D58" w14:textId="77777777" w:rsidR="005E7D2C" w:rsidRPr="00D822A3" w:rsidRDefault="005E7D2C" w:rsidP="005E7D2C">
      <w:pPr>
        <w:pStyle w:val="Code"/>
        <w:rPr>
          <w:lang w:val="en-GB"/>
        </w:rPr>
      </w:pPr>
      <w:r w:rsidRPr="00D822A3">
        <w:rPr>
          <w:highlight w:val="white"/>
          <w:lang w:val="en-GB"/>
        </w:rPr>
        <w:t>}</w:t>
      </w:r>
    </w:p>
    <w:p w14:paraId="7EB8BC07"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ListMap</w:t>
      </w:r>
      <w:r w:rsidRPr="00D822A3">
        <w:rPr>
          <w:highlight w:val="white"/>
          <w:lang w:val="en-GB"/>
        </w:rPr>
        <w:t xml:space="preserve"> class implements the </w:t>
      </w:r>
      <w:r w:rsidRPr="00D822A3">
        <w:rPr>
          <w:rStyle w:val="KeyWord0"/>
          <w:highlight w:val="white"/>
          <w:lang w:val="en-GB"/>
        </w:rPr>
        <w:t>IDictionary</w:t>
      </w:r>
      <w:r w:rsidRPr="00D822A3">
        <w:rPr>
          <w:highlight w:val="white"/>
          <w:lang w:val="en-GB"/>
        </w:rPr>
        <w:t xml:space="preserve"> interface. The keys and value of the map are stored as pairs in a list.</w:t>
      </w:r>
    </w:p>
    <w:p w14:paraId="10124830" w14:textId="77777777" w:rsidR="005E7D2C" w:rsidRPr="00D822A3" w:rsidRDefault="005E7D2C" w:rsidP="005E7D2C">
      <w:pPr>
        <w:pStyle w:val="CodeHeader"/>
        <w:rPr>
          <w:lang w:val="en-GB"/>
        </w:rPr>
      </w:pPr>
      <w:proofErr w:type="spellStart"/>
      <w:r w:rsidRPr="00D822A3">
        <w:rPr>
          <w:lang w:val="en-GB"/>
        </w:rPr>
        <w:t>ListMap.cs</w:t>
      </w:r>
      <w:proofErr w:type="spellEnd"/>
    </w:p>
    <w:p w14:paraId="286825CB" w14:textId="77777777" w:rsidR="005E7D2C" w:rsidRPr="00D822A3" w:rsidRDefault="005E7D2C" w:rsidP="005E7D2C">
      <w:pPr>
        <w:pStyle w:val="Code"/>
        <w:rPr>
          <w:highlight w:val="white"/>
          <w:lang w:val="en-GB"/>
        </w:rPr>
      </w:pPr>
      <w:r w:rsidRPr="00D822A3">
        <w:rPr>
          <w:highlight w:val="white"/>
          <w:lang w:val="en-GB"/>
        </w:rPr>
        <w:t>using System;</w:t>
      </w:r>
    </w:p>
    <w:p w14:paraId="3E7E93BE" w14:textId="77777777" w:rsidR="005E7D2C" w:rsidRPr="00D822A3" w:rsidRDefault="005E7D2C" w:rsidP="005E7D2C">
      <w:pPr>
        <w:pStyle w:val="Code"/>
        <w:rPr>
          <w:highlight w:val="white"/>
          <w:lang w:val="en-GB"/>
        </w:rPr>
      </w:pPr>
      <w:r w:rsidRPr="00D822A3">
        <w:rPr>
          <w:highlight w:val="white"/>
          <w:lang w:val="en-GB"/>
        </w:rPr>
        <w:t>using System.Text;</w:t>
      </w:r>
    </w:p>
    <w:p w14:paraId="18F6C64E" w14:textId="77777777" w:rsidR="005E7D2C" w:rsidRPr="00D822A3" w:rsidRDefault="005E7D2C" w:rsidP="005E7D2C">
      <w:pPr>
        <w:pStyle w:val="Code"/>
        <w:rPr>
          <w:highlight w:val="white"/>
          <w:lang w:val="en-GB"/>
        </w:rPr>
      </w:pPr>
      <w:r w:rsidRPr="00D822A3">
        <w:rPr>
          <w:highlight w:val="white"/>
          <w:lang w:val="en-GB"/>
        </w:rPr>
        <w:t>using System.Collections;</w:t>
      </w:r>
    </w:p>
    <w:p w14:paraId="4E224F7D"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15504E3F" w14:textId="77777777" w:rsidR="005E7D2C" w:rsidRPr="00D822A3" w:rsidRDefault="005E7D2C" w:rsidP="005E7D2C">
      <w:pPr>
        <w:pStyle w:val="Code"/>
        <w:rPr>
          <w:highlight w:val="white"/>
          <w:lang w:val="en-GB"/>
        </w:rPr>
      </w:pPr>
    </w:p>
    <w:p w14:paraId="44D68693" w14:textId="77777777" w:rsidR="005E7D2C" w:rsidRPr="00D822A3" w:rsidRDefault="005E7D2C" w:rsidP="005E7D2C">
      <w:pPr>
        <w:pStyle w:val="Code"/>
        <w:rPr>
          <w:highlight w:val="white"/>
          <w:lang w:val="en-GB"/>
        </w:rPr>
      </w:pPr>
      <w:r w:rsidRPr="00D822A3">
        <w:rPr>
          <w:highlight w:val="white"/>
          <w:lang w:val="en-GB"/>
        </w:rPr>
        <w:t>namespace CCompiler {</w:t>
      </w:r>
    </w:p>
    <w:p w14:paraId="74F59E60" w14:textId="77777777" w:rsidR="005E7D2C" w:rsidRPr="00D822A3" w:rsidRDefault="005E7D2C" w:rsidP="005E7D2C">
      <w:pPr>
        <w:pStyle w:val="Code"/>
        <w:rPr>
          <w:highlight w:val="white"/>
          <w:lang w:val="en-GB"/>
        </w:rPr>
      </w:pPr>
      <w:r w:rsidRPr="00D822A3">
        <w:rPr>
          <w:highlight w:val="white"/>
          <w:lang w:val="en-GB"/>
        </w:rPr>
        <w:t xml:space="preserve">  public class ListMap&lt;KeyType,ValueType&gt; :</w:t>
      </w:r>
    </w:p>
    <w:p w14:paraId="0DC9B513" w14:textId="77777777" w:rsidR="005E7D2C" w:rsidRPr="00D822A3" w:rsidRDefault="005E7D2C" w:rsidP="005E7D2C">
      <w:pPr>
        <w:pStyle w:val="Code"/>
        <w:rPr>
          <w:highlight w:val="white"/>
          <w:lang w:val="en-GB"/>
        </w:rPr>
      </w:pPr>
      <w:r w:rsidRPr="00D822A3">
        <w:rPr>
          <w:highlight w:val="white"/>
          <w:lang w:val="en-GB"/>
        </w:rPr>
        <w:t xml:space="preserve">               IDictionary&lt;KeyType,ValueType&gt; {</w:t>
      </w:r>
    </w:p>
    <w:p w14:paraId="0E345879"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List&lt;KeyValuePair&lt;KeyType,ValueType&gt;&gt; m_list =</w:t>
      </w:r>
    </w:p>
    <w:p w14:paraId="0932C0C6" w14:textId="77777777" w:rsidR="005E7D2C" w:rsidRPr="00D822A3" w:rsidRDefault="005E7D2C" w:rsidP="005E7D2C">
      <w:pPr>
        <w:pStyle w:val="Code"/>
        <w:rPr>
          <w:highlight w:val="white"/>
          <w:lang w:val="en-GB"/>
        </w:rPr>
      </w:pPr>
      <w:r w:rsidRPr="00D822A3">
        <w:rPr>
          <w:highlight w:val="white"/>
          <w:lang w:val="en-GB"/>
        </w:rPr>
        <w:t xml:space="preserve">      new List&lt;KeyValuePair&lt;KeyType,ValueType&gt;&gt;();</w:t>
      </w:r>
    </w:p>
    <w:p w14:paraId="7B1A22D9" w14:textId="77777777" w:rsidR="005E7D2C" w:rsidRPr="00D822A3" w:rsidRDefault="005E7D2C" w:rsidP="005E7D2C">
      <w:pPr>
        <w:pStyle w:val="Code"/>
        <w:rPr>
          <w:highlight w:val="white"/>
          <w:lang w:val="en-GB"/>
        </w:rPr>
      </w:pPr>
    </w:p>
    <w:p w14:paraId="34B7E481"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0DC60481"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00A781F6" w14:textId="77777777" w:rsidR="005E7D2C" w:rsidRPr="00D822A3" w:rsidRDefault="005E7D2C" w:rsidP="005E7D2C">
      <w:pPr>
        <w:pStyle w:val="Code"/>
        <w:rPr>
          <w:highlight w:val="white"/>
          <w:lang w:val="en-GB"/>
        </w:rPr>
      </w:pPr>
      <w:r w:rsidRPr="00D822A3">
        <w:rPr>
          <w:highlight w:val="white"/>
          <w:lang w:val="en-GB"/>
        </w:rPr>
        <w:t xml:space="preserve">    }</w:t>
      </w:r>
    </w:p>
    <w:p w14:paraId="35317D94" w14:textId="77777777" w:rsidR="005E7D2C" w:rsidRPr="00D822A3" w:rsidRDefault="005E7D2C" w:rsidP="005E7D2C">
      <w:pPr>
        <w:pStyle w:val="Code"/>
        <w:rPr>
          <w:highlight w:val="white"/>
          <w:lang w:val="en-GB"/>
        </w:rPr>
      </w:pPr>
    </w:p>
    <w:p w14:paraId="46AB6DFC"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9A72C02" w14:textId="77777777" w:rsidR="005E7D2C" w:rsidRPr="00D822A3" w:rsidRDefault="005E7D2C" w:rsidP="005E7D2C">
      <w:pPr>
        <w:pStyle w:val="Code"/>
        <w:rPr>
          <w:highlight w:val="white"/>
          <w:lang w:val="en-GB"/>
        </w:rPr>
      </w:pPr>
      <w:r w:rsidRPr="00D822A3">
        <w:rPr>
          <w:highlight w:val="white"/>
          <w:lang w:val="en-GB"/>
        </w:rPr>
        <w:t xml:space="preserve">      m_list.Clear();</w:t>
      </w:r>
    </w:p>
    <w:p w14:paraId="5D502796" w14:textId="77777777" w:rsidR="005E7D2C" w:rsidRPr="00D822A3" w:rsidRDefault="005E7D2C" w:rsidP="005E7D2C">
      <w:pPr>
        <w:pStyle w:val="Code"/>
        <w:rPr>
          <w:highlight w:val="white"/>
          <w:lang w:val="en-GB"/>
        </w:rPr>
      </w:pPr>
      <w:r w:rsidRPr="00D822A3">
        <w:rPr>
          <w:highlight w:val="white"/>
          <w:lang w:val="en-GB"/>
        </w:rPr>
        <w:t xml:space="preserve">    }</w:t>
      </w:r>
    </w:p>
    <w:p w14:paraId="670B7DAE" w14:textId="77777777" w:rsidR="005E7D2C" w:rsidRPr="00D822A3" w:rsidRDefault="005E7D2C" w:rsidP="005E7D2C">
      <w:pPr>
        <w:pStyle w:val="Code"/>
        <w:rPr>
          <w:highlight w:val="white"/>
          <w:lang w:val="en-GB"/>
        </w:rPr>
      </w:pPr>
    </w:p>
    <w:p w14:paraId="3EE17465"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A3B2E04"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613BCC" w14:textId="77777777" w:rsidR="005E7D2C" w:rsidRPr="00D822A3" w:rsidRDefault="005E7D2C" w:rsidP="005E7D2C">
      <w:pPr>
        <w:pStyle w:val="Code"/>
        <w:rPr>
          <w:highlight w:val="white"/>
          <w:lang w:val="en-GB"/>
        </w:rPr>
      </w:pPr>
      <w:r w:rsidRPr="00D822A3">
        <w:rPr>
          <w:highlight w:val="white"/>
          <w:lang w:val="en-GB"/>
        </w:rPr>
        <w:t xml:space="preserve">    }</w:t>
      </w:r>
    </w:p>
    <w:p w14:paraId="5C3FF3F9" w14:textId="77777777" w:rsidR="005E7D2C" w:rsidRPr="00D822A3" w:rsidRDefault="005E7D2C" w:rsidP="005E7D2C">
      <w:pPr>
        <w:pStyle w:val="Code"/>
        <w:rPr>
          <w:highlight w:val="white"/>
          <w:lang w:val="en-GB"/>
        </w:rPr>
      </w:pPr>
    </w:p>
    <w:p w14:paraId="1C7F82D5" w14:textId="77777777" w:rsidR="005E7D2C" w:rsidRPr="00D822A3" w:rsidRDefault="005E7D2C" w:rsidP="005E7D2C">
      <w:pPr>
        <w:pStyle w:val="Code"/>
        <w:rPr>
          <w:highlight w:val="white"/>
          <w:lang w:val="en-GB"/>
        </w:rPr>
      </w:pPr>
      <w:r w:rsidRPr="00D822A3">
        <w:rPr>
          <w:highlight w:val="white"/>
          <w:lang w:val="en-GB"/>
        </w:rPr>
        <w:t xml:space="preserve">    public ValueType this[KeyType key] {</w:t>
      </w:r>
    </w:p>
    <w:p w14:paraId="62CAE404" w14:textId="77777777" w:rsidR="005E7D2C" w:rsidRPr="00D822A3" w:rsidRDefault="005E7D2C" w:rsidP="005E7D2C">
      <w:pPr>
        <w:pStyle w:val="Code"/>
        <w:rPr>
          <w:highlight w:val="white"/>
          <w:lang w:val="en-GB"/>
        </w:rPr>
      </w:pPr>
      <w:r w:rsidRPr="00D822A3">
        <w:rPr>
          <w:highlight w:val="white"/>
          <w:lang w:val="en-GB"/>
        </w:rPr>
        <w:t xml:space="preserve">      get {</w:t>
      </w:r>
    </w:p>
    <w:p w14:paraId="1C9A67F7" w14:textId="77777777" w:rsidR="005E7D2C" w:rsidRPr="00D822A3" w:rsidRDefault="005E7D2C" w:rsidP="005E7D2C">
      <w:pPr>
        <w:pStyle w:val="Code"/>
        <w:rPr>
          <w:highlight w:val="white"/>
          <w:lang w:val="en-GB"/>
        </w:rPr>
      </w:pPr>
      <w:r w:rsidRPr="00D822A3">
        <w:rPr>
          <w:highlight w:val="white"/>
          <w:lang w:val="en-GB"/>
        </w:rPr>
        <w:t xml:space="preserve">        if (key == null) {</w:t>
      </w:r>
    </w:p>
    <w:p w14:paraId="6A932188" w14:textId="77777777" w:rsidR="005E7D2C" w:rsidRPr="00D822A3" w:rsidRDefault="005E7D2C" w:rsidP="005E7D2C">
      <w:pPr>
        <w:pStyle w:val="Code"/>
        <w:rPr>
          <w:highlight w:val="white"/>
          <w:lang w:val="en-GB"/>
        </w:rPr>
      </w:pPr>
      <w:r w:rsidRPr="00D822A3">
        <w:rPr>
          <w:highlight w:val="white"/>
          <w:lang w:val="en-GB"/>
        </w:rPr>
        <w:t xml:space="preserve">          throw (new ArgumentNullException());</w:t>
      </w:r>
    </w:p>
    <w:p w14:paraId="297A3E17"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51ACD078" w14:textId="77777777" w:rsidR="005E7D2C" w:rsidRPr="00D822A3" w:rsidRDefault="005E7D2C" w:rsidP="005E7D2C">
      <w:pPr>
        <w:pStyle w:val="Code"/>
        <w:rPr>
          <w:highlight w:val="white"/>
          <w:lang w:val="en-GB"/>
        </w:rPr>
      </w:pPr>
    </w:p>
    <w:p w14:paraId="6DC67CCF" w14:textId="77777777" w:rsidR="005E7D2C" w:rsidRPr="00D822A3" w:rsidRDefault="005E7D2C" w:rsidP="005E7D2C">
      <w:pPr>
        <w:pStyle w:val="Code"/>
        <w:rPr>
          <w:highlight w:val="white"/>
          <w:lang w:val="en-GB"/>
        </w:rPr>
      </w:pPr>
      <w:r w:rsidRPr="00D822A3">
        <w:rPr>
          <w:highlight w:val="white"/>
          <w:lang w:val="en-GB"/>
        </w:rPr>
        <w:t xml:space="preserve">        ValueType value;</w:t>
      </w:r>
    </w:p>
    <w:p w14:paraId="72AEFCA5" w14:textId="77777777" w:rsidR="005E7D2C" w:rsidRPr="00D822A3" w:rsidRDefault="005E7D2C" w:rsidP="005E7D2C">
      <w:pPr>
        <w:pStyle w:val="Code"/>
        <w:rPr>
          <w:highlight w:val="white"/>
          <w:lang w:val="en-GB"/>
        </w:rPr>
      </w:pPr>
    </w:p>
    <w:p w14:paraId="3E1F3210" w14:textId="77777777" w:rsidR="005E7D2C" w:rsidRPr="00D822A3" w:rsidRDefault="005E7D2C" w:rsidP="005E7D2C">
      <w:pPr>
        <w:pStyle w:val="Code"/>
        <w:rPr>
          <w:highlight w:val="white"/>
          <w:lang w:val="en-GB"/>
        </w:rPr>
      </w:pPr>
      <w:r w:rsidRPr="00D822A3">
        <w:rPr>
          <w:highlight w:val="white"/>
          <w:lang w:val="en-GB"/>
        </w:rPr>
        <w:t xml:space="preserve">        if (TryGetValue(key, out value)) {</w:t>
      </w:r>
    </w:p>
    <w:p w14:paraId="4DD06DD9" w14:textId="77777777" w:rsidR="005E7D2C" w:rsidRPr="00D822A3" w:rsidRDefault="005E7D2C" w:rsidP="005E7D2C">
      <w:pPr>
        <w:pStyle w:val="Code"/>
        <w:rPr>
          <w:highlight w:val="white"/>
          <w:lang w:val="en-GB"/>
        </w:rPr>
      </w:pPr>
      <w:r w:rsidRPr="00D822A3">
        <w:rPr>
          <w:highlight w:val="white"/>
          <w:lang w:val="en-GB"/>
        </w:rPr>
        <w:t xml:space="preserve">          return value;</w:t>
      </w:r>
    </w:p>
    <w:p w14:paraId="5012F619" w14:textId="77777777" w:rsidR="005E7D2C" w:rsidRPr="00D822A3" w:rsidRDefault="005E7D2C" w:rsidP="005E7D2C">
      <w:pPr>
        <w:pStyle w:val="Code"/>
        <w:rPr>
          <w:highlight w:val="white"/>
          <w:lang w:val="en-GB"/>
        </w:rPr>
      </w:pPr>
      <w:r w:rsidRPr="00D822A3">
        <w:rPr>
          <w:highlight w:val="white"/>
          <w:lang w:val="en-GB"/>
        </w:rPr>
        <w:t xml:space="preserve">        }</w:t>
      </w:r>
    </w:p>
    <w:p w14:paraId="0277F5E0" w14:textId="77777777" w:rsidR="005E7D2C" w:rsidRPr="00D822A3" w:rsidRDefault="005E7D2C" w:rsidP="005E7D2C">
      <w:pPr>
        <w:pStyle w:val="Code"/>
        <w:rPr>
          <w:highlight w:val="white"/>
          <w:lang w:val="en-GB"/>
        </w:rPr>
      </w:pPr>
      <w:r w:rsidRPr="00D822A3">
        <w:rPr>
          <w:highlight w:val="white"/>
          <w:lang w:val="en-GB"/>
        </w:rPr>
        <w:t xml:space="preserve">        else {</w:t>
      </w:r>
    </w:p>
    <w:p w14:paraId="4F204F3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258BDDB5" w14:textId="77777777" w:rsidR="005E7D2C" w:rsidRPr="00D822A3" w:rsidRDefault="005E7D2C" w:rsidP="005E7D2C">
      <w:pPr>
        <w:pStyle w:val="Code"/>
        <w:rPr>
          <w:highlight w:val="white"/>
          <w:lang w:val="en-GB"/>
        </w:rPr>
      </w:pPr>
      <w:r w:rsidRPr="00D822A3">
        <w:rPr>
          <w:highlight w:val="white"/>
          <w:lang w:val="en-GB"/>
        </w:rPr>
        <w:t xml:space="preserve">        }</w:t>
      </w:r>
    </w:p>
    <w:p w14:paraId="01C52261" w14:textId="77777777" w:rsidR="005E7D2C" w:rsidRPr="00D822A3" w:rsidRDefault="005E7D2C" w:rsidP="005E7D2C">
      <w:pPr>
        <w:pStyle w:val="Code"/>
        <w:rPr>
          <w:highlight w:val="white"/>
          <w:lang w:val="en-GB"/>
        </w:rPr>
      </w:pPr>
      <w:r w:rsidRPr="00D822A3">
        <w:rPr>
          <w:highlight w:val="white"/>
          <w:lang w:val="en-GB"/>
        </w:rPr>
        <w:t xml:space="preserve">      }</w:t>
      </w:r>
    </w:p>
    <w:p w14:paraId="02C48A81" w14:textId="77777777" w:rsidR="005E7D2C" w:rsidRPr="00D822A3" w:rsidRDefault="005E7D2C" w:rsidP="005E7D2C">
      <w:pPr>
        <w:pStyle w:val="Code"/>
        <w:rPr>
          <w:highlight w:val="white"/>
          <w:lang w:val="en-GB"/>
        </w:rPr>
      </w:pPr>
    </w:p>
    <w:p w14:paraId="4902313C" w14:textId="77777777" w:rsidR="005E7D2C" w:rsidRPr="00D822A3" w:rsidRDefault="005E7D2C" w:rsidP="005E7D2C">
      <w:pPr>
        <w:pStyle w:val="Code"/>
        <w:rPr>
          <w:highlight w:val="white"/>
          <w:lang w:val="en-GB"/>
        </w:rPr>
      </w:pPr>
      <w:r w:rsidRPr="00D822A3">
        <w:rPr>
          <w:highlight w:val="white"/>
          <w:lang w:val="en-GB"/>
        </w:rPr>
        <w:t xml:space="preserve">      set {</w:t>
      </w:r>
    </w:p>
    <w:p w14:paraId="7427A860" w14:textId="77777777" w:rsidR="005E7D2C" w:rsidRPr="00D822A3" w:rsidRDefault="005E7D2C" w:rsidP="005E7D2C">
      <w:pPr>
        <w:pStyle w:val="Code"/>
        <w:rPr>
          <w:highlight w:val="white"/>
          <w:lang w:val="en-GB"/>
        </w:rPr>
      </w:pPr>
      <w:r w:rsidRPr="00D822A3">
        <w:rPr>
          <w:highlight w:val="white"/>
          <w:lang w:val="en-GB"/>
        </w:rPr>
        <w:t xml:space="preserve">        if (ContainsKey(key)) {</w:t>
      </w:r>
    </w:p>
    <w:p w14:paraId="30735E6A" w14:textId="77777777" w:rsidR="005E7D2C" w:rsidRPr="00D822A3" w:rsidRDefault="005E7D2C" w:rsidP="005E7D2C">
      <w:pPr>
        <w:pStyle w:val="Code"/>
        <w:rPr>
          <w:highlight w:val="white"/>
          <w:lang w:val="en-GB"/>
        </w:rPr>
      </w:pPr>
      <w:r w:rsidRPr="00D822A3">
        <w:rPr>
          <w:highlight w:val="white"/>
          <w:lang w:val="en-GB"/>
        </w:rPr>
        <w:t xml:space="preserve">          Remove(key);</w:t>
      </w:r>
    </w:p>
    <w:p w14:paraId="54F9E5F1" w14:textId="77777777" w:rsidR="005E7D2C" w:rsidRPr="00D822A3" w:rsidRDefault="005E7D2C" w:rsidP="005E7D2C">
      <w:pPr>
        <w:pStyle w:val="Code"/>
        <w:rPr>
          <w:highlight w:val="white"/>
          <w:lang w:val="en-GB"/>
        </w:rPr>
      </w:pPr>
      <w:r w:rsidRPr="00D822A3">
        <w:rPr>
          <w:highlight w:val="white"/>
          <w:lang w:val="en-GB"/>
        </w:rPr>
        <w:t xml:space="preserve">        }</w:t>
      </w:r>
    </w:p>
    <w:p w14:paraId="11F73BCD" w14:textId="77777777" w:rsidR="005E7D2C" w:rsidRPr="00D822A3" w:rsidRDefault="005E7D2C" w:rsidP="005E7D2C">
      <w:pPr>
        <w:pStyle w:val="Code"/>
        <w:rPr>
          <w:highlight w:val="white"/>
          <w:lang w:val="en-GB"/>
        </w:rPr>
      </w:pPr>
    </w:p>
    <w:p w14:paraId="54BDD481" w14:textId="77777777" w:rsidR="005E7D2C" w:rsidRPr="00D822A3" w:rsidRDefault="005E7D2C" w:rsidP="005E7D2C">
      <w:pPr>
        <w:pStyle w:val="Code"/>
        <w:rPr>
          <w:highlight w:val="white"/>
          <w:lang w:val="en-GB"/>
        </w:rPr>
      </w:pPr>
      <w:r w:rsidRPr="00D822A3">
        <w:rPr>
          <w:highlight w:val="white"/>
          <w:lang w:val="en-GB"/>
        </w:rPr>
        <w:t xml:space="preserve">        m_list.Add(new KeyValuePair&lt;KeyType,ValueType&gt;(key, value));</w:t>
      </w:r>
    </w:p>
    <w:p w14:paraId="118E3913" w14:textId="77777777" w:rsidR="005E7D2C" w:rsidRPr="00D822A3" w:rsidRDefault="005E7D2C" w:rsidP="005E7D2C">
      <w:pPr>
        <w:pStyle w:val="Code"/>
        <w:rPr>
          <w:highlight w:val="white"/>
          <w:lang w:val="en-GB"/>
        </w:rPr>
      </w:pPr>
      <w:r w:rsidRPr="00D822A3">
        <w:rPr>
          <w:highlight w:val="white"/>
          <w:lang w:val="en-GB"/>
        </w:rPr>
        <w:t xml:space="preserve">      }</w:t>
      </w:r>
    </w:p>
    <w:p w14:paraId="18304A13" w14:textId="77777777" w:rsidR="005E7D2C" w:rsidRPr="00D822A3" w:rsidRDefault="005E7D2C" w:rsidP="005E7D2C">
      <w:pPr>
        <w:pStyle w:val="Code"/>
        <w:rPr>
          <w:highlight w:val="white"/>
          <w:lang w:val="en-GB"/>
        </w:rPr>
      </w:pPr>
      <w:r w:rsidRPr="00D822A3">
        <w:rPr>
          <w:highlight w:val="white"/>
          <w:lang w:val="en-GB"/>
        </w:rPr>
        <w:t xml:space="preserve">    }</w:t>
      </w:r>
    </w:p>
    <w:p w14:paraId="0F9668E9" w14:textId="77777777" w:rsidR="005E7D2C" w:rsidRPr="00D822A3" w:rsidRDefault="005E7D2C" w:rsidP="005E7D2C">
      <w:pPr>
        <w:pStyle w:val="Code"/>
        <w:rPr>
          <w:highlight w:val="white"/>
          <w:lang w:val="en-GB"/>
        </w:rPr>
      </w:pPr>
    </w:p>
    <w:p w14:paraId="18437A5B" w14:textId="77777777" w:rsidR="005E7D2C" w:rsidRPr="00D822A3" w:rsidRDefault="005E7D2C" w:rsidP="005E7D2C">
      <w:pPr>
        <w:pStyle w:val="Code"/>
        <w:rPr>
          <w:highlight w:val="white"/>
          <w:lang w:val="en-GB"/>
        </w:rPr>
      </w:pPr>
      <w:r w:rsidRPr="00D822A3">
        <w:rPr>
          <w:highlight w:val="white"/>
          <w:lang w:val="en-GB"/>
        </w:rPr>
        <w:t xml:space="preserve">    public ICollection&lt;KeyType&gt; Keys {</w:t>
      </w:r>
    </w:p>
    <w:p w14:paraId="6FB9A203" w14:textId="77777777" w:rsidR="005E7D2C" w:rsidRPr="00D822A3" w:rsidRDefault="005E7D2C" w:rsidP="005E7D2C">
      <w:pPr>
        <w:pStyle w:val="Code"/>
        <w:rPr>
          <w:highlight w:val="white"/>
          <w:lang w:val="en-GB"/>
        </w:rPr>
      </w:pPr>
      <w:r w:rsidRPr="00D822A3">
        <w:rPr>
          <w:highlight w:val="white"/>
          <w:lang w:val="en-GB"/>
        </w:rPr>
        <w:t xml:space="preserve">      get {</w:t>
      </w:r>
    </w:p>
    <w:p w14:paraId="3F894CB1" w14:textId="77777777" w:rsidR="005E7D2C" w:rsidRPr="00D822A3" w:rsidRDefault="005E7D2C" w:rsidP="005E7D2C">
      <w:pPr>
        <w:pStyle w:val="Code"/>
        <w:rPr>
          <w:highlight w:val="white"/>
          <w:lang w:val="en-GB"/>
        </w:rPr>
      </w:pPr>
      <w:r w:rsidRPr="00D822A3">
        <w:rPr>
          <w:highlight w:val="white"/>
          <w:lang w:val="en-GB"/>
        </w:rPr>
        <w:t xml:space="preserve">        ICollection&lt;KeyType&gt; collection = new ListSet&lt;KeyType&gt;();</w:t>
      </w:r>
    </w:p>
    <w:p w14:paraId="11500908" w14:textId="77777777" w:rsidR="005E7D2C" w:rsidRPr="00D822A3" w:rsidRDefault="005E7D2C" w:rsidP="005E7D2C">
      <w:pPr>
        <w:pStyle w:val="Code"/>
        <w:rPr>
          <w:highlight w:val="white"/>
          <w:lang w:val="en-GB"/>
        </w:rPr>
      </w:pPr>
    </w:p>
    <w:p w14:paraId="46772C81"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64F33E55" w14:textId="77777777" w:rsidR="005E7D2C" w:rsidRPr="00D822A3" w:rsidRDefault="005E7D2C" w:rsidP="005E7D2C">
      <w:pPr>
        <w:pStyle w:val="Code"/>
        <w:rPr>
          <w:highlight w:val="white"/>
          <w:lang w:val="en-GB"/>
        </w:rPr>
      </w:pPr>
      <w:r w:rsidRPr="00D822A3">
        <w:rPr>
          <w:highlight w:val="white"/>
          <w:lang w:val="en-GB"/>
        </w:rPr>
        <w:t xml:space="preserve">          collection.Add(pair.Key);</w:t>
      </w:r>
    </w:p>
    <w:p w14:paraId="62AB2B2D" w14:textId="77777777" w:rsidR="005E7D2C" w:rsidRPr="00D822A3" w:rsidRDefault="005E7D2C" w:rsidP="005E7D2C">
      <w:pPr>
        <w:pStyle w:val="Code"/>
        <w:rPr>
          <w:highlight w:val="white"/>
          <w:lang w:val="en-GB"/>
        </w:rPr>
      </w:pPr>
      <w:r w:rsidRPr="00D822A3">
        <w:rPr>
          <w:highlight w:val="white"/>
          <w:lang w:val="en-GB"/>
        </w:rPr>
        <w:t xml:space="preserve">        }</w:t>
      </w:r>
    </w:p>
    <w:p w14:paraId="5BA4578E" w14:textId="77777777" w:rsidR="005E7D2C" w:rsidRPr="00D822A3" w:rsidRDefault="005E7D2C" w:rsidP="005E7D2C">
      <w:pPr>
        <w:pStyle w:val="Code"/>
        <w:rPr>
          <w:highlight w:val="white"/>
          <w:lang w:val="en-GB"/>
        </w:rPr>
      </w:pPr>
    </w:p>
    <w:p w14:paraId="4ABFC63E"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3A250254" w14:textId="77777777" w:rsidR="005E7D2C" w:rsidRPr="00D822A3" w:rsidRDefault="005E7D2C" w:rsidP="005E7D2C">
      <w:pPr>
        <w:pStyle w:val="Code"/>
        <w:rPr>
          <w:highlight w:val="white"/>
          <w:lang w:val="en-GB"/>
        </w:rPr>
      </w:pPr>
      <w:r w:rsidRPr="00D822A3">
        <w:rPr>
          <w:highlight w:val="white"/>
          <w:lang w:val="en-GB"/>
        </w:rPr>
        <w:t xml:space="preserve">      }</w:t>
      </w:r>
    </w:p>
    <w:p w14:paraId="38D72722" w14:textId="77777777" w:rsidR="005E7D2C" w:rsidRPr="00D822A3" w:rsidRDefault="005E7D2C" w:rsidP="005E7D2C">
      <w:pPr>
        <w:pStyle w:val="Code"/>
        <w:rPr>
          <w:highlight w:val="white"/>
          <w:lang w:val="en-GB"/>
        </w:rPr>
      </w:pPr>
      <w:r w:rsidRPr="00D822A3">
        <w:rPr>
          <w:highlight w:val="white"/>
          <w:lang w:val="en-GB"/>
        </w:rPr>
        <w:t xml:space="preserve">    }</w:t>
      </w:r>
    </w:p>
    <w:p w14:paraId="31051C4B" w14:textId="77777777" w:rsidR="005E7D2C" w:rsidRPr="00D822A3" w:rsidRDefault="005E7D2C" w:rsidP="005E7D2C">
      <w:pPr>
        <w:pStyle w:val="Code"/>
        <w:rPr>
          <w:highlight w:val="white"/>
          <w:lang w:val="en-GB"/>
        </w:rPr>
      </w:pPr>
    </w:p>
    <w:p w14:paraId="2C1B3407" w14:textId="77777777" w:rsidR="005E7D2C" w:rsidRPr="00D822A3" w:rsidRDefault="005E7D2C" w:rsidP="005E7D2C">
      <w:pPr>
        <w:pStyle w:val="Code"/>
        <w:rPr>
          <w:highlight w:val="white"/>
          <w:lang w:val="en-GB"/>
        </w:rPr>
      </w:pPr>
      <w:r w:rsidRPr="00D822A3">
        <w:rPr>
          <w:highlight w:val="white"/>
          <w:lang w:val="en-GB"/>
        </w:rPr>
        <w:t xml:space="preserve">    public ICollection&lt;ValueType&gt; Values {</w:t>
      </w:r>
    </w:p>
    <w:p w14:paraId="2AA7AEA9" w14:textId="77777777" w:rsidR="005E7D2C" w:rsidRPr="00D822A3" w:rsidRDefault="005E7D2C" w:rsidP="005E7D2C">
      <w:pPr>
        <w:pStyle w:val="Code"/>
        <w:rPr>
          <w:highlight w:val="white"/>
          <w:lang w:val="en-GB"/>
        </w:rPr>
      </w:pPr>
      <w:r w:rsidRPr="00D822A3">
        <w:rPr>
          <w:highlight w:val="white"/>
          <w:lang w:val="en-GB"/>
        </w:rPr>
        <w:t xml:space="preserve">      get {</w:t>
      </w:r>
    </w:p>
    <w:p w14:paraId="7DE4531F" w14:textId="77777777" w:rsidR="005E7D2C" w:rsidRPr="00D822A3" w:rsidRDefault="005E7D2C" w:rsidP="005E7D2C">
      <w:pPr>
        <w:pStyle w:val="Code"/>
        <w:rPr>
          <w:highlight w:val="white"/>
          <w:lang w:val="en-GB"/>
        </w:rPr>
      </w:pPr>
      <w:r w:rsidRPr="00D822A3">
        <w:rPr>
          <w:highlight w:val="white"/>
          <w:lang w:val="en-GB"/>
        </w:rPr>
        <w:t xml:space="preserve">        ICollection&lt;ValueType&gt; collection = new ListSet&lt;ValueType&gt;();</w:t>
      </w:r>
    </w:p>
    <w:p w14:paraId="3B55C246" w14:textId="77777777" w:rsidR="005E7D2C" w:rsidRPr="00D822A3" w:rsidRDefault="005E7D2C" w:rsidP="005E7D2C">
      <w:pPr>
        <w:pStyle w:val="Code"/>
        <w:rPr>
          <w:highlight w:val="white"/>
          <w:lang w:val="en-GB"/>
        </w:rPr>
      </w:pPr>
    </w:p>
    <w:p w14:paraId="640AD490"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0E89900D" w14:textId="77777777" w:rsidR="005E7D2C" w:rsidRPr="00D822A3" w:rsidRDefault="005E7D2C" w:rsidP="005E7D2C">
      <w:pPr>
        <w:pStyle w:val="Code"/>
        <w:rPr>
          <w:highlight w:val="white"/>
          <w:lang w:val="en-GB"/>
        </w:rPr>
      </w:pPr>
      <w:r w:rsidRPr="00D822A3">
        <w:rPr>
          <w:highlight w:val="white"/>
          <w:lang w:val="en-GB"/>
        </w:rPr>
        <w:t xml:space="preserve">          collection.Add(pair.Value);</w:t>
      </w:r>
    </w:p>
    <w:p w14:paraId="4E68003D" w14:textId="77777777" w:rsidR="005E7D2C" w:rsidRPr="00D822A3" w:rsidRDefault="005E7D2C" w:rsidP="005E7D2C">
      <w:pPr>
        <w:pStyle w:val="Code"/>
        <w:rPr>
          <w:highlight w:val="white"/>
          <w:lang w:val="en-GB"/>
        </w:rPr>
      </w:pPr>
      <w:r w:rsidRPr="00D822A3">
        <w:rPr>
          <w:highlight w:val="white"/>
          <w:lang w:val="en-GB"/>
        </w:rPr>
        <w:t xml:space="preserve">        }</w:t>
      </w:r>
    </w:p>
    <w:p w14:paraId="06DE02E0" w14:textId="77777777" w:rsidR="005E7D2C" w:rsidRPr="00D822A3" w:rsidRDefault="005E7D2C" w:rsidP="005E7D2C">
      <w:pPr>
        <w:pStyle w:val="Code"/>
        <w:rPr>
          <w:highlight w:val="white"/>
          <w:lang w:val="en-GB"/>
        </w:rPr>
      </w:pPr>
    </w:p>
    <w:p w14:paraId="0E20EF45"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2087DDC5" w14:textId="77777777" w:rsidR="005E7D2C" w:rsidRPr="00D822A3" w:rsidRDefault="005E7D2C" w:rsidP="005E7D2C">
      <w:pPr>
        <w:pStyle w:val="Code"/>
        <w:rPr>
          <w:highlight w:val="white"/>
          <w:lang w:val="en-GB"/>
        </w:rPr>
      </w:pPr>
      <w:r w:rsidRPr="00D822A3">
        <w:rPr>
          <w:highlight w:val="white"/>
          <w:lang w:val="en-GB"/>
        </w:rPr>
        <w:t xml:space="preserve">      }</w:t>
      </w:r>
    </w:p>
    <w:p w14:paraId="17538EC8" w14:textId="77777777" w:rsidR="005E7D2C" w:rsidRPr="00D822A3" w:rsidRDefault="005E7D2C" w:rsidP="005E7D2C">
      <w:pPr>
        <w:pStyle w:val="Code"/>
        <w:rPr>
          <w:highlight w:val="white"/>
          <w:lang w:val="en-GB"/>
        </w:rPr>
      </w:pPr>
      <w:r w:rsidRPr="00D822A3">
        <w:rPr>
          <w:highlight w:val="white"/>
          <w:lang w:val="en-GB"/>
        </w:rPr>
        <w:t xml:space="preserve">    }</w:t>
      </w:r>
    </w:p>
    <w:p w14:paraId="7B995BAE" w14:textId="77777777" w:rsidR="005E7D2C" w:rsidRPr="00D822A3" w:rsidRDefault="005E7D2C" w:rsidP="005E7D2C">
      <w:pPr>
        <w:pStyle w:val="Code"/>
        <w:rPr>
          <w:highlight w:val="white"/>
          <w:lang w:val="en-GB"/>
        </w:rPr>
      </w:pPr>
    </w:p>
    <w:p w14:paraId="455F17EC" w14:textId="77777777" w:rsidR="005E7D2C" w:rsidRPr="00D822A3" w:rsidRDefault="005E7D2C" w:rsidP="005E7D2C">
      <w:pPr>
        <w:pStyle w:val="Code"/>
        <w:rPr>
          <w:highlight w:val="white"/>
          <w:lang w:val="en-GB"/>
        </w:rPr>
      </w:pPr>
      <w:r w:rsidRPr="00D822A3">
        <w:rPr>
          <w:highlight w:val="white"/>
          <w:lang w:val="en-GB"/>
        </w:rPr>
        <w:t xml:space="preserve">    public void Add(KeyType key, ValueType value) {</w:t>
      </w:r>
    </w:p>
    <w:p w14:paraId="6C25A05C" w14:textId="77777777" w:rsidR="005E7D2C" w:rsidRPr="00D822A3" w:rsidRDefault="005E7D2C" w:rsidP="005E7D2C">
      <w:pPr>
        <w:pStyle w:val="Code"/>
        <w:rPr>
          <w:highlight w:val="white"/>
          <w:lang w:val="en-GB"/>
        </w:rPr>
      </w:pPr>
      <w:r w:rsidRPr="00D822A3">
        <w:rPr>
          <w:highlight w:val="white"/>
          <w:lang w:val="en-GB"/>
        </w:rPr>
        <w:t xml:space="preserve">      Add(new KeyValuePair&lt;KeyType,ValueType&gt;(key, value));</w:t>
      </w:r>
    </w:p>
    <w:p w14:paraId="7A85CB46" w14:textId="77777777" w:rsidR="005E7D2C" w:rsidRPr="00D822A3" w:rsidRDefault="005E7D2C" w:rsidP="005E7D2C">
      <w:pPr>
        <w:pStyle w:val="Code"/>
        <w:rPr>
          <w:highlight w:val="white"/>
          <w:lang w:val="en-GB"/>
        </w:rPr>
      </w:pPr>
      <w:r w:rsidRPr="00D822A3">
        <w:rPr>
          <w:highlight w:val="white"/>
          <w:lang w:val="en-GB"/>
        </w:rPr>
        <w:t xml:space="preserve">    }</w:t>
      </w:r>
    </w:p>
    <w:p w14:paraId="79D44552" w14:textId="77777777" w:rsidR="005E7D2C" w:rsidRPr="00D822A3" w:rsidRDefault="005E7D2C" w:rsidP="005E7D2C">
      <w:pPr>
        <w:pStyle w:val="Code"/>
        <w:rPr>
          <w:highlight w:val="white"/>
          <w:lang w:val="en-GB"/>
        </w:rPr>
      </w:pPr>
    </w:p>
    <w:p w14:paraId="5F745598" w14:textId="77777777" w:rsidR="005E7D2C" w:rsidRPr="00D822A3" w:rsidRDefault="005E7D2C" w:rsidP="005E7D2C">
      <w:pPr>
        <w:pStyle w:val="Code"/>
        <w:rPr>
          <w:highlight w:val="white"/>
          <w:lang w:val="en-GB"/>
        </w:rPr>
      </w:pPr>
      <w:r w:rsidRPr="00D822A3">
        <w:rPr>
          <w:highlight w:val="white"/>
          <w:lang w:val="en-GB"/>
        </w:rPr>
        <w:t xml:space="preserve">    public void Add(KeyValuePair&lt;KeyType,ValueType&gt; pair) {</w:t>
      </w:r>
    </w:p>
    <w:p w14:paraId="0D049D56" w14:textId="77777777" w:rsidR="005E7D2C" w:rsidRPr="00D822A3" w:rsidRDefault="005E7D2C" w:rsidP="005E7D2C">
      <w:pPr>
        <w:pStyle w:val="Code"/>
        <w:rPr>
          <w:highlight w:val="white"/>
          <w:lang w:val="en-GB"/>
        </w:rPr>
      </w:pPr>
      <w:r w:rsidRPr="00D822A3">
        <w:rPr>
          <w:highlight w:val="white"/>
          <w:lang w:val="en-GB"/>
        </w:rPr>
        <w:t xml:space="preserve">      if (ContainsKey(pair.Key)) {</w:t>
      </w:r>
    </w:p>
    <w:p w14:paraId="05149C0D" w14:textId="77777777" w:rsidR="005E7D2C" w:rsidRPr="00D822A3" w:rsidRDefault="005E7D2C" w:rsidP="005E7D2C">
      <w:pPr>
        <w:pStyle w:val="Code"/>
        <w:rPr>
          <w:highlight w:val="white"/>
          <w:lang w:val="en-GB"/>
        </w:rPr>
      </w:pPr>
      <w:r w:rsidRPr="00D822A3">
        <w:rPr>
          <w:highlight w:val="white"/>
          <w:lang w:val="en-GB"/>
        </w:rPr>
        <w:t xml:space="preserve">        throw (new ArgumentException());</w:t>
      </w:r>
    </w:p>
    <w:p w14:paraId="02B34DDB" w14:textId="77777777" w:rsidR="005E7D2C" w:rsidRPr="00D822A3" w:rsidRDefault="005E7D2C" w:rsidP="005E7D2C">
      <w:pPr>
        <w:pStyle w:val="Code"/>
        <w:rPr>
          <w:highlight w:val="white"/>
          <w:lang w:val="en-GB"/>
        </w:rPr>
      </w:pPr>
      <w:r w:rsidRPr="00D822A3">
        <w:rPr>
          <w:highlight w:val="white"/>
          <w:lang w:val="en-GB"/>
        </w:rPr>
        <w:t xml:space="preserve">      }</w:t>
      </w:r>
    </w:p>
    <w:p w14:paraId="33BE87B3" w14:textId="77777777" w:rsidR="005E7D2C" w:rsidRPr="00D822A3" w:rsidRDefault="005E7D2C" w:rsidP="005E7D2C">
      <w:pPr>
        <w:pStyle w:val="Code"/>
        <w:rPr>
          <w:highlight w:val="white"/>
          <w:lang w:val="en-GB"/>
        </w:rPr>
      </w:pPr>
      <w:r w:rsidRPr="00D822A3">
        <w:rPr>
          <w:highlight w:val="white"/>
          <w:lang w:val="en-GB"/>
        </w:rPr>
        <w:t xml:space="preserve">      </w:t>
      </w:r>
    </w:p>
    <w:p w14:paraId="2F68C043" w14:textId="77777777" w:rsidR="005E7D2C" w:rsidRPr="00D822A3" w:rsidRDefault="005E7D2C" w:rsidP="005E7D2C">
      <w:pPr>
        <w:pStyle w:val="Code"/>
        <w:rPr>
          <w:highlight w:val="white"/>
          <w:lang w:val="en-GB"/>
        </w:rPr>
      </w:pPr>
      <w:r w:rsidRPr="00D822A3">
        <w:rPr>
          <w:highlight w:val="white"/>
          <w:lang w:val="en-GB"/>
        </w:rPr>
        <w:t xml:space="preserve">      m_list.Add(pair);</w:t>
      </w:r>
    </w:p>
    <w:p w14:paraId="60A499D6" w14:textId="77777777" w:rsidR="005E7D2C" w:rsidRPr="00D822A3" w:rsidRDefault="005E7D2C" w:rsidP="005E7D2C">
      <w:pPr>
        <w:pStyle w:val="Code"/>
        <w:rPr>
          <w:highlight w:val="white"/>
          <w:lang w:val="en-GB"/>
        </w:rPr>
      </w:pPr>
      <w:r w:rsidRPr="00D822A3">
        <w:rPr>
          <w:highlight w:val="white"/>
          <w:lang w:val="en-GB"/>
        </w:rPr>
        <w:t xml:space="preserve">    }</w:t>
      </w:r>
    </w:p>
    <w:p w14:paraId="25AE9C3B" w14:textId="77777777" w:rsidR="005E7D2C" w:rsidRPr="00D822A3" w:rsidRDefault="005E7D2C" w:rsidP="005E7D2C">
      <w:pPr>
        <w:pStyle w:val="Code"/>
        <w:rPr>
          <w:highlight w:val="white"/>
          <w:lang w:val="en-GB"/>
        </w:rPr>
      </w:pPr>
    </w:p>
    <w:p w14:paraId="36AC5615" w14:textId="77777777" w:rsidR="005E7D2C" w:rsidRPr="00D822A3" w:rsidRDefault="005E7D2C" w:rsidP="005E7D2C">
      <w:pPr>
        <w:pStyle w:val="Code"/>
        <w:rPr>
          <w:highlight w:val="white"/>
          <w:lang w:val="en-GB"/>
        </w:rPr>
      </w:pPr>
      <w:r w:rsidRPr="00D822A3">
        <w:rPr>
          <w:highlight w:val="white"/>
          <w:lang w:val="en-GB"/>
        </w:rPr>
        <w:lastRenderedPageBreak/>
        <w:t xml:space="preserve">    public bool ContainsKey(KeyType key) {</w:t>
      </w:r>
    </w:p>
    <w:p w14:paraId="0C6F2485"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1ED8C155" w14:textId="77777777" w:rsidR="005E7D2C" w:rsidRPr="00D822A3" w:rsidRDefault="005E7D2C" w:rsidP="005E7D2C">
      <w:pPr>
        <w:pStyle w:val="Code"/>
        <w:rPr>
          <w:highlight w:val="white"/>
          <w:lang w:val="en-GB"/>
        </w:rPr>
      </w:pPr>
      <w:r w:rsidRPr="00D822A3">
        <w:rPr>
          <w:highlight w:val="white"/>
          <w:lang w:val="en-GB"/>
        </w:rPr>
        <w:t xml:space="preserve">        if (pair.Key.Equals(key)) {</w:t>
      </w:r>
    </w:p>
    <w:p w14:paraId="7C7DAA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C02DB6B" w14:textId="77777777" w:rsidR="005E7D2C" w:rsidRPr="00D822A3" w:rsidRDefault="005E7D2C" w:rsidP="005E7D2C">
      <w:pPr>
        <w:pStyle w:val="Code"/>
        <w:rPr>
          <w:highlight w:val="white"/>
          <w:lang w:val="en-GB"/>
        </w:rPr>
      </w:pPr>
      <w:r w:rsidRPr="00D822A3">
        <w:rPr>
          <w:highlight w:val="white"/>
          <w:lang w:val="en-GB"/>
        </w:rPr>
        <w:t xml:space="preserve">        }</w:t>
      </w:r>
    </w:p>
    <w:p w14:paraId="14A89FDE" w14:textId="77777777" w:rsidR="005E7D2C" w:rsidRPr="00D822A3" w:rsidRDefault="005E7D2C" w:rsidP="005E7D2C">
      <w:pPr>
        <w:pStyle w:val="Code"/>
        <w:rPr>
          <w:highlight w:val="white"/>
          <w:lang w:val="en-GB"/>
        </w:rPr>
      </w:pPr>
      <w:r w:rsidRPr="00D822A3">
        <w:rPr>
          <w:highlight w:val="white"/>
          <w:lang w:val="en-GB"/>
        </w:rPr>
        <w:t xml:space="preserve">      }</w:t>
      </w:r>
    </w:p>
    <w:p w14:paraId="2409D534" w14:textId="77777777" w:rsidR="005E7D2C" w:rsidRPr="00D822A3" w:rsidRDefault="005E7D2C" w:rsidP="005E7D2C">
      <w:pPr>
        <w:pStyle w:val="Code"/>
        <w:rPr>
          <w:highlight w:val="white"/>
          <w:lang w:val="en-GB"/>
        </w:rPr>
      </w:pPr>
    </w:p>
    <w:p w14:paraId="2844DF4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75370AF2" w14:textId="77777777" w:rsidR="005E7D2C" w:rsidRPr="00D822A3" w:rsidRDefault="005E7D2C" w:rsidP="005E7D2C">
      <w:pPr>
        <w:pStyle w:val="Code"/>
        <w:rPr>
          <w:highlight w:val="white"/>
          <w:lang w:val="en-GB"/>
        </w:rPr>
      </w:pPr>
      <w:r w:rsidRPr="00D822A3">
        <w:rPr>
          <w:highlight w:val="white"/>
          <w:lang w:val="en-GB"/>
        </w:rPr>
        <w:t xml:space="preserve">    }</w:t>
      </w:r>
    </w:p>
    <w:p w14:paraId="5BABE9C9" w14:textId="77777777" w:rsidR="005E7D2C" w:rsidRPr="00D822A3" w:rsidRDefault="005E7D2C" w:rsidP="005E7D2C">
      <w:pPr>
        <w:pStyle w:val="Code"/>
        <w:rPr>
          <w:highlight w:val="white"/>
          <w:lang w:val="en-GB"/>
        </w:rPr>
      </w:pPr>
    </w:p>
    <w:p w14:paraId="6D34B83B" w14:textId="77777777" w:rsidR="005E7D2C" w:rsidRPr="00D822A3" w:rsidRDefault="005E7D2C" w:rsidP="005E7D2C">
      <w:pPr>
        <w:pStyle w:val="Code"/>
        <w:rPr>
          <w:highlight w:val="white"/>
          <w:lang w:val="en-GB"/>
        </w:rPr>
      </w:pPr>
      <w:r w:rsidRPr="00D822A3">
        <w:rPr>
          <w:highlight w:val="white"/>
          <w:lang w:val="en-GB"/>
        </w:rPr>
        <w:t xml:space="preserve">    public bool Contains(KeyValuePair&lt;KeyType,ValueType&gt; pair) {</w:t>
      </w:r>
    </w:p>
    <w:p w14:paraId="1A8CA513" w14:textId="77777777" w:rsidR="005E7D2C" w:rsidRPr="00D822A3" w:rsidRDefault="005E7D2C" w:rsidP="005E7D2C">
      <w:pPr>
        <w:pStyle w:val="Code"/>
        <w:rPr>
          <w:highlight w:val="white"/>
          <w:lang w:val="en-GB"/>
        </w:rPr>
      </w:pPr>
      <w:r w:rsidRPr="00D822A3">
        <w:rPr>
          <w:highlight w:val="white"/>
          <w:lang w:val="en-GB"/>
        </w:rPr>
        <w:t xml:space="preserve">      return m_list.Contains(pair);</w:t>
      </w:r>
    </w:p>
    <w:p w14:paraId="20A58446" w14:textId="77777777" w:rsidR="005E7D2C" w:rsidRPr="00D822A3" w:rsidRDefault="005E7D2C" w:rsidP="005E7D2C">
      <w:pPr>
        <w:pStyle w:val="Code"/>
        <w:rPr>
          <w:highlight w:val="white"/>
          <w:lang w:val="en-GB"/>
        </w:rPr>
      </w:pPr>
      <w:r w:rsidRPr="00D822A3">
        <w:rPr>
          <w:highlight w:val="white"/>
          <w:lang w:val="en-GB"/>
        </w:rPr>
        <w:t xml:space="preserve">    }</w:t>
      </w:r>
    </w:p>
    <w:p w14:paraId="08D03804" w14:textId="77777777" w:rsidR="005E7D2C" w:rsidRPr="00D822A3" w:rsidRDefault="005E7D2C" w:rsidP="005E7D2C">
      <w:pPr>
        <w:pStyle w:val="Code"/>
        <w:rPr>
          <w:highlight w:val="white"/>
          <w:lang w:val="en-GB"/>
        </w:rPr>
      </w:pPr>
    </w:p>
    <w:p w14:paraId="3701A8FA" w14:textId="77777777" w:rsidR="005E7D2C" w:rsidRPr="00D822A3" w:rsidRDefault="005E7D2C" w:rsidP="005E7D2C">
      <w:pPr>
        <w:pStyle w:val="Code"/>
        <w:rPr>
          <w:highlight w:val="white"/>
          <w:lang w:val="en-GB"/>
        </w:rPr>
      </w:pPr>
      <w:r w:rsidRPr="00D822A3">
        <w:rPr>
          <w:highlight w:val="white"/>
          <w:lang w:val="en-GB"/>
        </w:rPr>
        <w:t xml:space="preserve">    public bool Remove(KeyType key) {</w:t>
      </w:r>
    </w:p>
    <w:p w14:paraId="55BC492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334F17D7"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7C524F32"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7CB524ED" w14:textId="77777777" w:rsidR="005E7D2C" w:rsidRPr="00D822A3" w:rsidRDefault="005E7D2C" w:rsidP="005E7D2C">
      <w:pPr>
        <w:pStyle w:val="Code"/>
        <w:rPr>
          <w:highlight w:val="white"/>
          <w:lang w:val="en-GB"/>
        </w:rPr>
      </w:pPr>
      <w:r w:rsidRPr="00D822A3">
        <w:rPr>
          <w:highlight w:val="white"/>
          <w:lang w:val="en-GB"/>
        </w:rPr>
        <w:t xml:space="preserve">          return true;</w:t>
      </w:r>
    </w:p>
    <w:p w14:paraId="4C568A5D" w14:textId="77777777" w:rsidR="005E7D2C" w:rsidRPr="00D822A3" w:rsidRDefault="005E7D2C" w:rsidP="005E7D2C">
      <w:pPr>
        <w:pStyle w:val="Code"/>
        <w:rPr>
          <w:highlight w:val="white"/>
          <w:lang w:val="en-GB"/>
        </w:rPr>
      </w:pPr>
      <w:r w:rsidRPr="00D822A3">
        <w:rPr>
          <w:highlight w:val="white"/>
          <w:lang w:val="en-GB"/>
        </w:rPr>
        <w:t xml:space="preserve">        }</w:t>
      </w:r>
    </w:p>
    <w:p w14:paraId="2F06EBC7" w14:textId="77777777" w:rsidR="005E7D2C" w:rsidRPr="00D822A3" w:rsidRDefault="005E7D2C" w:rsidP="005E7D2C">
      <w:pPr>
        <w:pStyle w:val="Code"/>
        <w:rPr>
          <w:highlight w:val="white"/>
          <w:lang w:val="en-GB"/>
        </w:rPr>
      </w:pPr>
      <w:r w:rsidRPr="00D822A3">
        <w:rPr>
          <w:highlight w:val="white"/>
          <w:lang w:val="en-GB"/>
        </w:rPr>
        <w:t xml:space="preserve">      }</w:t>
      </w:r>
    </w:p>
    <w:p w14:paraId="378FEA8A" w14:textId="77777777" w:rsidR="005E7D2C" w:rsidRPr="00D822A3" w:rsidRDefault="005E7D2C" w:rsidP="005E7D2C">
      <w:pPr>
        <w:pStyle w:val="Code"/>
        <w:rPr>
          <w:highlight w:val="white"/>
          <w:lang w:val="en-GB"/>
        </w:rPr>
      </w:pPr>
    </w:p>
    <w:p w14:paraId="2725814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4DD7621" w14:textId="77777777" w:rsidR="005E7D2C" w:rsidRPr="00D822A3" w:rsidRDefault="005E7D2C" w:rsidP="005E7D2C">
      <w:pPr>
        <w:pStyle w:val="Code"/>
        <w:rPr>
          <w:highlight w:val="white"/>
          <w:lang w:val="en-GB"/>
        </w:rPr>
      </w:pPr>
      <w:r w:rsidRPr="00D822A3">
        <w:rPr>
          <w:highlight w:val="white"/>
          <w:lang w:val="en-GB"/>
        </w:rPr>
        <w:t xml:space="preserve">    }</w:t>
      </w:r>
    </w:p>
    <w:p w14:paraId="1F09BB10" w14:textId="77777777" w:rsidR="005E7D2C" w:rsidRPr="00D822A3" w:rsidRDefault="005E7D2C" w:rsidP="005E7D2C">
      <w:pPr>
        <w:pStyle w:val="Code"/>
        <w:rPr>
          <w:highlight w:val="white"/>
          <w:lang w:val="en-GB"/>
        </w:rPr>
      </w:pPr>
    </w:p>
    <w:p w14:paraId="535A1DF1" w14:textId="77777777" w:rsidR="005E7D2C" w:rsidRPr="00D822A3" w:rsidRDefault="005E7D2C" w:rsidP="005E7D2C">
      <w:pPr>
        <w:pStyle w:val="Code"/>
        <w:rPr>
          <w:highlight w:val="white"/>
          <w:lang w:val="en-GB"/>
        </w:rPr>
      </w:pPr>
      <w:r w:rsidRPr="00D822A3">
        <w:rPr>
          <w:highlight w:val="white"/>
          <w:lang w:val="en-GB"/>
        </w:rPr>
        <w:t xml:space="preserve">    public bool Remove(KeyValuePair&lt;KeyType,ValueType&gt; pair) {</w:t>
      </w:r>
    </w:p>
    <w:p w14:paraId="433B8B2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573B60"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538DBFA5"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FFDFAC0" w14:textId="77777777" w:rsidR="005E7D2C" w:rsidRPr="00D822A3" w:rsidRDefault="005E7D2C" w:rsidP="005E7D2C">
      <w:pPr>
        <w:pStyle w:val="Code"/>
        <w:rPr>
          <w:highlight w:val="white"/>
          <w:lang w:val="en-GB"/>
        </w:rPr>
      </w:pPr>
      <w:r w:rsidRPr="00D822A3">
        <w:rPr>
          <w:highlight w:val="white"/>
          <w:lang w:val="en-GB"/>
        </w:rPr>
        <w:t xml:space="preserve">      }</w:t>
      </w:r>
    </w:p>
    <w:p w14:paraId="4D898179" w14:textId="77777777" w:rsidR="005E7D2C" w:rsidRPr="00D822A3" w:rsidRDefault="005E7D2C" w:rsidP="005E7D2C">
      <w:pPr>
        <w:pStyle w:val="Code"/>
        <w:rPr>
          <w:highlight w:val="white"/>
          <w:lang w:val="en-GB"/>
        </w:rPr>
      </w:pPr>
    </w:p>
    <w:p w14:paraId="2F38E43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3496C820" w14:textId="77777777" w:rsidR="005E7D2C" w:rsidRPr="00D822A3" w:rsidRDefault="005E7D2C" w:rsidP="005E7D2C">
      <w:pPr>
        <w:pStyle w:val="Code"/>
        <w:rPr>
          <w:highlight w:val="white"/>
          <w:lang w:val="en-GB"/>
        </w:rPr>
      </w:pPr>
      <w:r w:rsidRPr="00D822A3">
        <w:rPr>
          <w:highlight w:val="white"/>
          <w:lang w:val="en-GB"/>
        </w:rPr>
        <w:t xml:space="preserve">    }</w:t>
      </w:r>
    </w:p>
    <w:p w14:paraId="1788406E" w14:textId="77777777" w:rsidR="005E7D2C" w:rsidRPr="00D822A3" w:rsidRDefault="005E7D2C" w:rsidP="005E7D2C">
      <w:pPr>
        <w:pStyle w:val="Code"/>
        <w:rPr>
          <w:highlight w:val="white"/>
          <w:lang w:val="en-GB"/>
        </w:rPr>
      </w:pPr>
    </w:p>
    <w:p w14:paraId="611C7667" w14:textId="77777777" w:rsidR="005E7D2C" w:rsidRPr="00D822A3" w:rsidRDefault="005E7D2C" w:rsidP="005E7D2C">
      <w:pPr>
        <w:pStyle w:val="Code"/>
        <w:rPr>
          <w:highlight w:val="white"/>
          <w:lang w:val="en-GB"/>
        </w:rPr>
      </w:pPr>
      <w:r w:rsidRPr="00D822A3">
        <w:rPr>
          <w:highlight w:val="white"/>
          <w:lang w:val="en-GB"/>
        </w:rPr>
        <w:t xml:space="preserve">    public void CopyTo(KeyValuePair&lt;KeyType,ValueType&gt;[] array, int index) {</w:t>
      </w:r>
    </w:p>
    <w:p w14:paraId="1BF7415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779233A4" w14:textId="77777777" w:rsidR="005E7D2C" w:rsidRPr="00D822A3" w:rsidRDefault="005E7D2C" w:rsidP="005E7D2C">
      <w:pPr>
        <w:pStyle w:val="Code"/>
        <w:rPr>
          <w:highlight w:val="white"/>
          <w:lang w:val="en-GB"/>
        </w:rPr>
      </w:pPr>
      <w:r w:rsidRPr="00D822A3">
        <w:rPr>
          <w:highlight w:val="white"/>
          <w:lang w:val="en-GB"/>
        </w:rPr>
        <w:t xml:space="preserve">        array[index++] = pair;</w:t>
      </w:r>
    </w:p>
    <w:p w14:paraId="3ED40BA5" w14:textId="77777777" w:rsidR="005E7D2C" w:rsidRPr="00D822A3" w:rsidRDefault="005E7D2C" w:rsidP="005E7D2C">
      <w:pPr>
        <w:pStyle w:val="Code"/>
        <w:rPr>
          <w:highlight w:val="white"/>
          <w:lang w:val="en-GB"/>
        </w:rPr>
      </w:pPr>
      <w:r w:rsidRPr="00D822A3">
        <w:rPr>
          <w:highlight w:val="white"/>
          <w:lang w:val="en-GB"/>
        </w:rPr>
        <w:t xml:space="preserve">      }</w:t>
      </w:r>
    </w:p>
    <w:p w14:paraId="67CF9686" w14:textId="77777777" w:rsidR="005E7D2C" w:rsidRPr="00D822A3" w:rsidRDefault="005E7D2C" w:rsidP="005E7D2C">
      <w:pPr>
        <w:pStyle w:val="Code"/>
        <w:rPr>
          <w:highlight w:val="white"/>
          <w:lang w:val="en-GB"/>
        </w:rPr>
      </w:pPr>
      <w:r w:rsidRPr="00D822A3">
        <w:rPr>
          <w:highlight w:val="white"/>
          <w:lang w:val="en-GB"/>
        </w:rPr>
        <w:t xml:space="preserve">    }</w:t>
      </w:r>
    </w:p>
    <w:p w14:paraId="21CE8DDD" w14:textId="77777777" w:rsidR="005E7D2C" w:rsidRPr="00D822A3" w:rsidRDefault="005E7D2C" w:rsidP="005E7D2C">
      <w:pPr>
        <w:pStyle w:val="Code"/>
        <w:rPr>
          <w:highlight w:val="white"/>
          <w:lang w:val="en-GB"/>
        </w:rPr>
      </w:pPr>
    </w:p>
    <w:p w14:paraId="0C252271" w14:textId="77777777" w:rsidR="005E7D2C" w:rsidRPr="00D822A3" w:rsidRDefault="005E7D2C" w:rsidP="005E7D2C">
      <w:pPr>
        <w:pStyle w:val="Code"/>
        <w:rPr>
          <w:highlight w:val="white"/>
          <w:lang w:val="en-GB"/>
        </w:rPr>
      </w:pPr>
      <w:r w:rsidRPr="00D822A3">
        <w:rPr>
          <w:highlight w:val="white"/>
          <w:lang w:val="en-GB"/>
        </w:rPr>
        <w:t xml:space="preserve">    public bool TryGetValue(KeyType key, out ValueType value) {</w:t>
      </w:r>
    </w:p>
    <w:p w14:paraId="07A703A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2D43AC6E"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183AC97C" w14:textId="77777777" w:rsidR="005E7D2C" w:rsidRPr="00D822A3" w:rsidRDefault="005E7D2C" w:rsidP="005E7D2C">
      <w:pPr>
        <w:pStyle w:val="Code"/>
        <w:rPr>
          <w:highlight w:val="white"/>
          <w:lang w:val="en-GB"/>
        </w:rPr>
      </w:pPr>
      <w:r w:rsidRPr="00D822A3">
        <w:rPr>
          <w:highlight w:val="white"/>
          <w:lang w:val="en-GB"/>
        </w:rPr>
        <w:t xml:space="preserve">          value = pair.Value;</w:t>
      </w:r>
    </w:p>
    <w:p w14:paraId="225065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0152B5F9" w14:textId="77777777" w:rsidR="005E7D2C" w:rsidRPr="00D822A3" w:rsidRDefault="005E7D2C" w:rsidP="005E7D2C">
      <w:pPr>
        <w:pStyle w:val="Code"/>
        <w:rPr>
          <w:highlight w:val="white"/>
          <w:lang w:val="en-GB"/>
        </w:rPr>
      </w:pPr>
      <w:r w:rsidRPr="00D822A3">
        <w:rPr>
          <w:highlight w:val="white"/>
          <w:lang w:val="en-GB"/>
        </w:rPr>
        <w:t xml:space="preserve">        }</w:t>
      </w:r>
    </w:p>
    <w:p w14:paraId="5D1BB618" w14:textId="77777777" w:rsidR="005E7D2C" w:rsidRPr="00D822A3" w:rsidRDefault="005E7D2C" w:rsidP="005E7D2C">
      <w:pPr>
        <w:pStyle w:val="Code"/>
        <w:rPr>
          <w:highlight w:val="white"/>
          <w:lang w:val="en-GB"/>
        </w:rPr>
      </w:pPr>
      <w:r w:rsidRPr="00D822A3">
        <w:rPr>
          <w:highlight w:val="white"/>
          <w:lang w:val="en-GB"/>
        </w:rPr>
        <w:t xml:space="preserve">      }</w:t>
      </w:r>
    </w:p>
    <w:p w14:paraId="0B25B01B" w14:textId="77777777" w:rsidR="005E7D2C" w:rsidRPr="00D822A3" w:rsidRDefault="005E7D2C" w:rsidP="005E7D2C">
      <w:pPr>
        <w:pStyle w:val="Code"/>
        <w:rPr>
          <w:highlight w:val="white"/>
          <w:lang w:val="en-GB"/>
        </w:rPr>
      </w:pPr>
    </w:p>
    <w:p w14:paraId="3FE1C4A4" w14:textId="77777777" w:rsidR="005E7D2C" w:rsidRPr="00D822A3" w:rsidRDefault="005E7D2C" w:rsidP="005E7D2C">
      <w:pPr>
        <w:pStyle w:val="Code"/>
        <w:rPr>
          <w:highlight w:val="white"/>
          <w:lang w:val="en-GB"/>
        </w:rPr>
      </w:pPr>
      <w:r w:rsidRPr="00D822A3">
        <w:rPr>
          <w:highlight w:val="white"/>
          <w:lang w:val="en-GB"/>
        </w:rPr>
        <w:t xml:space="preserve">      value = default(ValueType);</w:t>
      </w:r>
    </w:p>
    <w:p w14:paraId="53419055"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54AF508" w14:textId="77777777" w:rsidR="005E7D2C" w:rsidRPr="00D822A3" w:rsidRDefault="005E7D2C" w:rsidP="005E7D2C">
      <w:pPr>
        <w:pStyle w:val="Code"/>
        <w:rPr>
          <w:highlight w:val="white"/>
          <w:lang w:val="en-GB"/>
        </w:rPr>
      </w:pPr>
      <w:r w:rsidRPr="00D822A3">
        <w:rPr>
          <w:highlight w:val="white"/>
          <w:lang w:val="en-GB"/>
        </w:rPr>
        <w:t xml:space="preserve">    }</w:t>
      </w:r>
    </w:p>
    <w:p w14:paraId="77A6F9D0" w14:textId="77777777" w:rsidR="005E7D2C" w:rsidRPr="00D822A3" w:rsidRDefault="005E7D2C" w:rsidP="005E7D2C">
      <w:pPr>
        <w:pStyle w:val="Code"/>
        <w:rPr>
          <w:highlight w:val="white"/>
          <w:lang w:val="en-GB"/>
        </w:rPr>
      </w:pPr>
    </w:p>
    <w:p w14:paraId="5BCA8C75"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047B53ED"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0A4F6266" w14:textId="77777777" w:rsidR="005E7D2C" w:rsidRPr="00D822A3" w:rsidRDefault="005E7D2C" w:rsidP="005E7D2C">
      <w:pPr>
        <w:pStyle w:val="Code"/>
        <w:rPr>
          <w:highlight w:val="white"/>
          <w:lang w:val="en-GB"/>
        </w:rPr>
      </w:pPr>
      <w:r w:rsidRPr="00D822A3">
        <w:rPr>
          <w:highlight w:val="white"/>
          <w:lang w:val="en-GB"/>
        </w:rPr>
        <w:t xml:space="preserve">    }</w:t>
      </w:r>
    </w:p>
    <w:p w14:paraId="227E987B" w14:textId="77777777" w:rsidR="005E7D2C" w:rsidRPr="00D822A3" w:rsidRDefault="005E7D2C" w:rsidP="005E7D2C">
      <w:pPr>
        <w:pStyle w:val="Code"/>
        <w:rPr>
          <w:highlight w:val="white"/>
          <w:lang w:val="en-GB"/>
        </w:rPr>
      </w:pPr>
    </w:p>
    <w:p w14:paraId="6DAC6DB7"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w:t>
      </w:r>
    </w:p>
    <w:p w14:paraId="0AF9E6D1" w14:textId="77777777" w:rsidR="005E7D2C" w:rsidRPr="00D822A3" w:rsidRDefault="005E7D2C" w:rsidP="005E7D2C">
      <w:pPr>
        <w:pStyle w:val="Code"/>
        <w:rPr>
          <w:highlight w:val="white"/>
          <w:lang w:val="en-GB"/>
        </w:rPr>
      </w:pPr>
      <w:r w:rsidRPr="00D822A3">
        <w:rPr>
          <w:highlight w:val="white"/>
          <w:lang w:val="en-GB"/>
        </w:rPr>
        <w:lastRenderedPageBreak/>
        <w:t xml:space="preserve">    IEnumerable&lt;KeyValuePair&lt;KeyType,ValueType&gt;&gt;.GetEnumerator() {</w:t>
      </w:r>
    </w:p>
    <w:p w14:paraId="3018919B"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3996AB32" w14:textId="77777777" w:rsidR="005E7D2C" w:rsidRPr="00D822A3" w:rsidRDefault="005E7D2C" w:rsidP="005E7D2C">
      <w:pPr>
        <w:pStyle w:val="Code"/>
        <w:rPr>
          <w:highlight w:val="white"/>
          <w:lang w:val="en-GB"/>
        </w:rPr>
      </w:pPr>
      <w:r w:rsidRPr="00D822A3">
        <w:rPr>
          <w:highlight w:val="white"/>
          <w:lang w:val="en-GB"/>
        </w:rPr>
        <w:t xml:space="preserve">    }</w:t>
      </w:r>
    </w:p>
    <w:p w14:paraId="6432665E" w14:textId="77777777" w:rsidR="005E7D2C" w:rsidRPr="00D822A3" w:rsidRDefault="005E7D2C" w:rsidP="005E7D2C">
      <w:pPr>
        <w:pStyle w:val="Code"/>
        <w:rPr>
          <w:highlight w:val="white"/>
          <w:lang w:val="en-GB"/>
        </w:rPr>
      </w:pPr>
    </w:p>
    <w:p w14:paraId="7C8E0FBE"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70FEE5E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7DC7C9AD" w14:textId="77777777" w:rsidR="005E7D2C" w:rsidRPr="00D822A3" w:rsidRDefault="005E7D2C" w:rsidP="005E7D2C">
      <w:pPr>
        <w:pStyle w:val="Code"/>
        <w:rPr>
          <w:highlight w:val="white"/>
          <w:lang w:val="en-GB"/>
        </w:rPr>
      </w:pPr>
      <w:r w:rsidRPr="00D822A3">
        <w:rPr>
          <w:highlight w:val="white"/>
          <w:lang w:val="en-GB"/>
        </w:rPr>
        <w:t xml:space="preserve">    }</w:t>
      </w:r>
    </w:p>
    <w:p w14:paraId="7490F98A" w14:textId="77777777" w:rsidR="005E7D2C" w:rsidRPr="00D822A3" w:rsidRDefault="005E7D2C" w:rsidP="005E7D2C">
      <w:pPr>
        <w:pStyle w:val="Code"/>
        <w:rPr>
          <w:highlight w:val="white"/>
          <w:lang w:val="en-GB"/>
        </w:rPr>
      </w:pPr>
    </w:p>
    <w:p w14:paraId="78C2218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4A8D6F18" w14:textId="77777777" w:rsidR="005E7D2C" w:rsidRPr="00D822A3" w:rsidRDefault="005E7D2C" w:rsidP="005E7D2C">
      <w:pPr>
        <w:pStyle w:val="Code"/>
        <w:rPr>
          <w:highlight w:val="white"/>
          <w:lang w:val="en-GB"/>
        </w:rPr>
      </w:pPr>
      <w:r w:rsidRPr="00D822A3">
        <w:rPr>
          <w:highlight w:val="white"/>
          <w:lang w:val="en-GB"/>
        </w:rPr>
        <w:t xml:space="preserve">      if (obj is IEnumerable&lt;KeyValuePair&lt;KeyType,ValueType&gt;&gt;) {</w:t>
      </w:r>
    </w:p>
    <w:p w14:paraId="2EEBBBF8"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enumerable =</w:t>
      </w:r>
    </w:p>
    <w:p w14:paraId="2496E12D"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obj;</w:t>
      </w:r>
    </w:p>
    <w:p w14:paraId="4B494B25"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55D4B570" w14:textId="77777777" w:rsidR="005E7D2C" w:rsidRPr="00D822A3" w:rsidRDefault="005E7D2C" w:rsidP="005E7D2C">
      <w:pPr>
        <w:pStyle w:val="Code"/>
        <w:rPr>
          <w:highlight w:val="white"/>
          <w:lang w:val="en-GB"/>
        </w:rPr>
      </w:pPr>
    </w:p>
    <w:p w14:paraId="5C41723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enumerable) {</w:t>
      </w:r>
    </w:p>
    <w:p w14:paraId="55C76A5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486F7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BE80CFB" w14:textId="77777777" w:rsidR="005E7D2C" w:rsidRPr="00D822A3" w:rsidRDefault="005E7D2C" w:rsidP="005E7D2C">
      <w:pPr>
        <w:pStyle w:val="Code"/>
        <w:rPr>
          <w:highlight w:val="white"/>
          <w:lang w:val="en-GB"/>
        </w:rPr>
      </w:pPr>
      <w:r w:rsidRPr="00D822A3">
        <w:rPr>
          <w:highlight w:val="white"/>
          <w:lang w:val="en-GB"/>
        </w:rPr>
        <w:t xml:space="preserve">          }</w:t>
      </w:r>
    </w:p>
    <w:p w14:paraId="3046C53D" w14:textId="77777777" w:rsidR="005E7D2C" w:rsidRPr="00D822A3" w:rsidRDefault="005E7D2C" w:rsidP="005E7D2C">
      <w:pPr>
        <w:pStyle w:val="Code"/>
        <w:rPr>
          <w:highlight w:val="white"/>
          <w:lang w:val="en-GB"/>
        </w:rPr>
      </w:pPr>
    </w:p>
    <w:p w14:paraId="260976A6" w14:textId="77777777" w:rsidR="005E7D2C" w:rsidRPr="00D822A3" w:rsidRDefault="005E7D2C" w:rsidP="005E7D2C">
      <w:pPr>
        <w:pStyle w:val="Code"/>
        <w:rPr>
          <w:highlight w:val="white"/>
          <w:lang w:val="en-GB"/>
        </w:rPr>
      </w:pPr>
      <w:r w:rsidRPr="00D822A3">
        <w:rPr>
          <w:highlight w:val="white"/>
          <w:lang w:val="en-GB"/>
        </w:rPr>
        <w:t xml:space="preserve">          ++count;</w:t>
      </w:r>
    </w:p>
    <w:p w14:paraId="54198EB4" w14:textId="77777777" w:rsidR="005E7D2C" w:rsidRPr="00D822A3" w:rsidRDefault="005E7D2C" w:rsidP="005E7D2C">
      <w:pPr>
        <w:pStyle w:val="Code"/>
        <w:rPr>
          <w:highlight w:val="white"/>
          <w:lang w:val="en-GB"/>
        </w:rPr>
      </w:pPr>
      <w:r w:rsidRPr="00D822A3">
        <w:rPr>
          <w:highlight w:val="white"/>
          <w:lang w:val="en-GB"/>
        </w:rPr>
        <w:t xml:space="preserve">        }</w:t>
      </w:r>
    </w:p>
    <w:p w14:paraId="73846568" w14:textId="77777777" w:rsidR="005E7D2C" w:rsidRPr="00D822A3" w:rsidRDefault="005E7D2C" w:rsidP="005E7D2C">
      <w:pPr>
        <w:pStyle w:val="Code"/>
        <w:rPr>
          <w:highlight w:val="white"/>
          <w:lang w:val="en-GB"/>
        </w:rPr>
      </w:pPr>
    </w:p>
    <w:p w14:paraId="393334B4"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C79A2D9" w14:textId="77777777" w:rsidR="005E7D2C" w:rsidRPr="00D822A3" w:rsidRDefault="005E7D2C" w:rsidP="005E7D2C">
      <w:pPr>
        <w:pStyle w:val="Code"/>
        <w:rPr>
          <w:highlight w:val="white"/>
          <w:lang w:val="en-GB"/>
        </w:rPr>
      </w:pPr>
      <w:r w:rsidRPr="00D822A3">
        <w:rPr>
          <w:highlight w:val="white"/>
          <w:lang w:val="en-GB"/>
        </w:rPr>
        <w:t xml:space="preserve">      }</w:t>
      </w:r>
    </w:p>
    <w:p w14:paraId="61694748" w14:textId="77777777" w:rsidR="005E7D2C" w:rsidRPr="00D822A3" w:rsidRDefault="005E7D2C" w:rsidP="005E7D2C">
      <w:pPr>
        <w:pStyle w:val="Code"/>
        <w:rPr>
          <w:highlight w:val="white"/>
          <w:lang w:val="en-GB"/>
        </w:rPr>
      </w:pPr>
    </w:p>
    <w:p w14:paraId="1EE0771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4457058" w14:textId="77777777" w:rsidR="005E7D2C" w:rsidRPr="00D822A3" w:rsidRDefault="005E7D2C" w:rsidP="005E7D2C">
      <w:pPr>
        <w:pStyle w:val="Code"/>
        <w:rPr>
          <w:highlight w:val="white"/>
          <w:lang w:val="en-GB"/>
        </w:rPr>
      </w:pPr>
      <w:r w:rsidRPr="00D822A3">
        <w:rPr>
          <w:highlight w:val="white"/>
          <w:lang w:val="en-GB"/>
        </w:rPr>
        <w:t xml:space="preserve">    }</w:t>
      </w:r>
    </w:p>
    <w:p w14:paraId="16F3A248" w14:textId="77777777" w:rsidR="005E7D2C" w:rsidRPr="00D822A3" w:rsidRDefault="005E7D2C" w:rsidP="005E7D2C">
      <w:pPr>
        <w:pStyle w:val="Code"/>
        <w:rPr>
          <w:highlight w:val="white"/>
          <w:lang w:val="en-GB"/>
        </w:rPr>
      </w:pPr>
      <w:r w:rsidRPr="00D822A3">
        <w:rPr>
          <w:highlight w:val="white"/>
          <w:lang w:val="en-GB"/>
        </w:rPr>
        <w:t xml:space="preserve">  }</w:t>
      </w:r>
    </w:p>
    <w:p w14:paraId="1BA5747B" w14:textId="77777777" w:rsidR="005E7D2C" w:rsidRPr="00D822A3" w:rsidRDefault="005E7D2C" w:rsidP="005E7D2C">
      <w:pPr>
        <w:pStyle w:val="Code"/>
        <w:rPr>
          <w:lang w:val="en-GB"/>
        </w:rPr>
      </w:pPr>
      <w:r w:rsidRPr="00D822A3">
        <w:rPr>
          <w:highlight w:val="white"/>
          <w:lang w:val="en-GB"/>
        </w:rPr>
        <w:t>}</w:t>
      </w:r>
    </w:p>
    <w:p w14:paraId="357261BC" w14:textId="77777777" w:rsidR="005E7D2C" w:rsidRPr="00D822A3" w:rsidRDefault="005E7D2C" w:rsidP="005E7D2C">
      <w:pPr>
        <w:pStyle w:val="CodeHeader"/>
        <w:rPr>
          <w:lang w:val="en-GB"/>
        </w:rPr>
      </w:pPr>
      <w:proofErr w:type="spellStart"/>
      <w:r w:rsidRPr="00D822A3">
        <w:rPr>
          <w:highlight w:val="white"/>
          <w:lang w:val="en-GB"/>
        </w:rPr>
        <w:t>ListMapEnumerator</w:t>
      </w:r>
      <w:r w:rsidRPr="00D822A3">
        <w:rPr>
          <w:lang w:val="en-GB"/>
        </w:rPr>
        <w:t>.cs</w:t>
      </w:r>
      <w:proofErr w:type="spellEnd"/>
    </w:p>
    <w:p w14:paraId="001C34FB" w14:textId="77777777" w:rsidR="005E7D2C" w:rsidRPr="00D822A3" w:rsidRDefault="005E7D2C" w:rsidP="005E7D2C">
      <w:pPr>
        <w:pStyle w:val="Code"/>
        <w:rPr>
          <w:highlight w:val="white"/>
          <w:lang w:val="en-GB"/>
        </w:rPr>
      </w:pPr>
      <w:r w:rsidRPr="00D822A3">
        <w:rPr>
          <w:highlight w:val="white"/>
          <w:lang w:val="en-GB"/>
        </w:rPr>
        <w:t>using System;</w:t>
      </w:r>
    </w:p>
    <w:p w14:paraId="55291FD4" w14:textId="77777777" w:rsidR="005E7D2C" w:rsidRPr="00D822A3" w:rsidRDefault="005E7D2C" w:rsidP="005E7D2C">
      <w:pPr>
        <w:pStyle w:val="Code"/>
        <w:rPr>
          <w:highlight w:val="white"/>
          <w:lang w:val="en-GB"/>
        </w:rPr>
      </w:pPr>
      <w:r w:rsidRPr="00D822A3">
        <w:rPr>
          <w:highlight w:val="white"/>
          <w:lang w:val="en-GB"/>
        </w:rPr>
        <w:t>using System.Collections;</w:t>
      </w:r>
    </w:p>
    <w:p w14:paraId="25B6ED06"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5AFBB58" w14:textId="77777777" w:rsidR="005E7D2C" w:rsidRPr="00D822A3" w:rsidRDefault="005E7D2C" w:rsidP="005E7D2C">
      <w:pPr>
        <w:pStyle w:val="Code"/>
        <w:rPr>
          <w:highlight w:val="white"/>
          <w:lang w:val="en-GB"/>
        </w:rPr>
      </w:pPr>
    </w:p>
    <w:p w14:paraId="71B319B3" w14:textId="77777777" w:rsidR="005E7D2C" w:rsidRPr="00D822A3" w:rsidRDefault="005E7D2C" w:rsidP="005E7D2C">
      <w:pPr>
        <w:pStyle w:val="Code"/>
        <w:rPr>
          <w:highlight w:val="white"/>
          <w:lang w:val="en-GB"/>
        </w:rPr>
      </w:pPr>
      <w:r w:rsidRPr="00D822A3">
        <w:rPr>
          <w:highlight w:val="white"/>
          <w:lang w:val="en-GB"/>
        </w:rPr>
        <w:t>namespace CCompiler {</w:t>
      </w:r>
    </w:p>
    <w:p w14:paraId="7EEDD63E" w14:textId="77777777" w:rsidR="005E7D2C" w:rsidRPr="00D822A3" w:rsidRDefault="005E7D2C" w:rsidP="005E7D2C">
      <w:pPr>
        <w:pStyle w:val="Code"/>
        <w:rPr>
          <w:highlight w:val="white"/>
          <w:lang w:val="en-GB"/>
        </w:rPr>
      </w:pPr>
      <w:r w:rsidRPr="00D822A3">
        <w:rPr>
          <w:highlight w:val="white"/>
          <w:lang w:val="en-GB"/>
        </w:rPr>
        <w:t xml:space="preserve">  class ListMapEnumerator&lt;KeyType,ValueType&gt; :</w:t>
      </w:r>
    </w:p>
    <w:p w14:paraId="05411039"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 {</w:t>
      </w:r>
    </w:p>
    <w:p w14:paraId="2C180C63"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319FF5DA"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 ValueType&gt;&gt; m_list;</w:t>
      </w:r>
    </w:p>
    <w:p w14:paraId="60A77566" w14:textId="77777777" w:rsidR="005E7D2C" w:rsidRPr="00D822A3" w:rsidRDefault="005E7D2C" w:rsidP="005E7D2C">
      <w:pPr>
        <w:pStyle w:val="Code"/>
        <w:rPr>
          <w:highlight w:val="white"/>
          <w:lang w:val="en-GB"/>
        </w:rPr>
      </w:pPr>
    </w:p>
    <w:p w14:paraId="134FB5A8" w14:textId="77777777" w:rsidR="005E7D2C" w:rsidRPr="00D822A3" w:rsidRDefault="005E7D2C" w:rsidP="005E7D2C">
      <w:pPr>
        <w:pStyle w:val="Code"/>
        <w:rPr>
          <w:highlight w:val="white"/>
          <w:lang w:val="en-GB"/>
        </w:rPr>
      </w:pPr>
      <w:r w:rsidRPr="00D822A3">
        <w:rPr>
          <w:highlight w:val="white"/>
          <w:lang w:val="en-GB"/>
        </w:rPr>
        <w:t xml:space="preserve">    public ListMapEnumerator(List&lt;KeyValuePair&lt;KeyType,ValueType&gt;&gt; list) {</w:t>
      </w:r>
    </w:p>
    <w:p w14:paraId="73F89B36"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236754C4" w14:textId="77777777" w:rsidR="005E7D2C" w:rsidRPr="00D822A3" w:rsidRDefault="005E7D2C" w:rsidP="005E7D2C">
      <w:pPr>
        <w:pStyle w:val="Code"/>
        <w:rPr>
          <w:highlight w:val="white"/>
          <w:lang w:val="en-GB"/>
        </w:rPr>
      </w:pPr>
      <w:r w:rsidRPr="00D822A3">
        <w:rPr>
          <w:highlight w:val="white"/>
          <w:lang w:val="en-GB"/>
        </w:rPr>
        <w:t xml:space="preserve">    }</w:t>
      </w:r>
    </w:p>
    <w:p w14:paraId="4E2B9747" w14:textId="77777777" w:rsidR="005E7D2C" w:rsidRPr="00D822A3" w:rsidRDefault="005E7D2C" w:rsidP="005E7D2C">
      <w:pPr>
        <w:pStyle w:val="Code"/>
        <w:rPr>
          <w:highlight w:val="white"/>
          <w:lang w:val="en-GB"/>
        </w:rPr>
      </w:pPr>
    </w:p>
    <w:p w14:paraId="795761D8"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2851A09E" w14:textId="77777777" w:rsidR="005E7D2C" w:rsidRPr="00D822A3" w:rsidRDefault="005E7D2C" w:rsidP="005E7D2C">
      <w:pPr>
        <w:pStyle w:val="Code"/>
        <w:rPr>
          <w:highlight w:val="white"/>
          <w:lang w:val="en-GB"/>
        </w:rPr>
      </w:pPr>
      <w:r w:rsidRPr="00D822A3">
        <w:rPr>
          <w:highlight w:val="white"/>
          <w:lang w:val="en-GB"/>
        </w:rPr>
        <w:t xml:space="preserve">      ++m_index;</w:t>
      </w:r>
    </w:p>
    <w:p w14:paraId="5E8B9EB2"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D53EF94" w14:textId="77777777" w:rsidR="005E7D2C" w:rsidRPr="00D822A3" w:rsidRDefault="005E7D2C" w:rsidP="005E7D2C">
      <w:pPr>
        <w:pStyle w:val="Code"/>
        <w:rPr>
          <w:highlight w:val="white"/>
          <w:lang w:val="en-GB"/>
        </w:rPr>
      </w:pPr>
      <w:r w:rsidRPr="00D822A3">
        <w:rPr>
          <w:highlight w:val="white"/>
          <w:lang w:val="en-GB"/>
        </w:rPr>
        <w:t xml:space="preserve">    }</w:t>
      </w:r>
    </w:p>
    <w:p w14:paraId="081ABD3D" w14:textId="77777777" w:rsidR="005E7D2C" w:rsidRPr="00D822A3" w:rsidRDefault="005E7D2C" w:rsidP="005E7D2C">
      <w:pPr>
        <w:pStyle w:val="Code"/>
        <w:rPr>
          <w:highlight w:val="white"/>
          <w:lang w:val="en-GB"/>
        </w:rPr>
      </w:pPr>
    </w:p>
    <w:p w14:paraId="04DA70AE"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4B217A6F" w14:textId="77777777" w:rsidR="005E7D2C" w:rsidRPr="00D822A3" w:rsidRDefault="005E7D2C" w:rsidP="005E7D2C">
      <w:pPr>
        <w:pStyle w:val="Code"/>
        <w:rPr>
          <w:highlight w:val="white"/>
          <w:lang w:val="en-GB"/>
        </w:rPr>
      </w:pPr>
      <w:r w:rsidRPr="00D822A3">
        <w:rPr>
          <w:highlight w:val="white"/>
          <w:lang w:val="en-GB"/>
        </w:rPr>
        <w:t xml:space="preserve">      m_index = 0;</w:t>
      </w:r>
    </w:p>
    <w:p w14:paraId="5E62C924" w14:textId="77777777" w:rsidR="005E7D2C" w:rsidRPr="00D822A3" w:rsidRDefault="005E7D2C" w:rsidP="005E7D2C">
      <w:pPr>
        <w:pStyle w:val="Code"/>
        <w:rPr>
          <w:highlight w:val="white"/>
          <w:lang w:val="en-GB"/>
        </w:rPr>
      </w:pPr>
      <w:r w:rsidRPr="00D822A3">
        <w:rPr>
          <w:highlight w:val="white"/>
          <w:lang w:val="en-GB"/>
        </w:rPr>
        <w:t xml:space="preserve">    }</w:t>
      </w:r>
    </w:p>
    <w:p w14:paraId="0ECB5B99" w14:textId="77777777" w:rsidR="005E7D2C" w:rsidRPr="00D822A3" w:rsidRDefault="005E7D2C" w:rsidP="005E7D2C">
      <w:pPr>
        <w:pStyle w:val="Code"/>
        <w:rPr>
          <w:highlight w:val="white"/>
          <w:lang w:val="en-GB"/>
        </w:rPr>
      </w:pPr>
    </w:p>
    <w:p w14:paraId="2A85B72D" w14:textId="77777777" w:rsidR="005E7D2C" w:rsidRPr="00D822A3" w:rsidRDefault="005E7D2C" w:rsidP="005E7D2C">
      <w:pPr>
        <w:pStyle w:val="Code"/>
        <w:rPr>
          <w:highlight w:val="white"/>
          <w:lang w:val="en-GB"/>
        </w:rPr>
      </w:pPr>
      <w:r w:rsidRPr="00D822A3">
        <w:rPr>
          <w:highlight w:val="white"/>
          <w:lang w:val="en-GB"/>
        </w:rPr>
        <w:t xml:space="preserve">    KeyValuePair&lt;KeyType,ValueType&gt;</w:t>
      </w:r>
    </w:p>
    <w:p w14:paraId="66D114D5"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IEnumerator&lt;KeyValuePair&lt;KeyType,ValueType&gt;&gt;.Current {</w:t>
      </w:r>
    </w:p>
    <w:p w14:paraId="7E192743" w14:textId="77777777" w:rsidR="005E7D2C" w:rsidRPr="00D822A3" w:rsidRDefault="005E7D2C" w:rsidP="005E7D2C">
      <w:pPr>
        <w:pStyle w:val="Code"/>
        <w:rPr>
          <w:highlight w:val="white"/>
          <w:lang w:val="en-GB"/>
        </w:rPr>
      </w:pPr>
      <w:r w:rsidRPr="00D822A3">
        <w:rPr>
          <w:highlight w:val="white"/>
          <w:lang w:val="en-GB"/>
        </w:rPr>
        <w:t xml:space="preserve">      get {</w:t>
      </w:r>
    </w:p>
    <w:p w14:paraId="26042728"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085F0014"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3F92AAE0" w14:textId="77777777" w:rsidR="005E7D2C" w:rsidRPr="00D822A3" w:rsidRDefault="005E7D2C" w:rsidP="005E7D2C">
      <w:pPr>
        <w:pStyle w:val="Code"/>
        <w:rPr>
          <w:highlight w:val="white"/>
          <w:lang w:val="en-GB"/>
        </w:rPr>
      </w:pPr>
      <w:r w:rsidRPr="00D822A3">
        <w:rPr>
          <w:highlight w:val="white"/>
          <w:lang w:val="en-GB"/>
        </w:rPr>
        <w:t xml:space="preserve">        }</w:t>
      </w:r>
    </w:p>
    <w:p w14:paraId="78B22245" w14:textId="77777777" w:rsidR="005E7D2C" w:rsidRPr="00D822A3" w:rsidRDefault="005E7D2C" w:rsidP="005E7D2C">
      <w:pPr>
        <w:pStyle w:val="Code"/>
        <w:rPr>
          <w:highlight w:val="white"/>
          <w:lang w:val="en-GB"/>
        </w:rPr>
      </w:pPr>
      <w:r w:rsidRPr="00D822A3">
        <w:rPr>
          <w:highlight w:val="white"/>
          <w:lang w:val="en-GB"/>
        </w:rPr>
        <w:t xml:space="preserve">        else {</w:t>
      </w:r>
    </w:p>
    <w:p w14:paraId="64D9BB88"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FFC4406" w14:textId="77777777" w:rsidR="005E7D2C" w:rsidRPr="00D822A3" w:rsidRDefault="005E7D2C" w:rsidP="005E7D2C">
      <w:pPr>
        <w:pStyle w:val="Code"/>
        <w:rPr>
          <w:highlight w:val="white"/>
          <w:lang w:val="en-GB"/>
        </w:rPr>
      </w:pPr>
      <w:r w:rsidRPr="00D822A3">
        <w:rPr>
          <w:highlight w:val="white"/>
          <w:lang w:val="en-GB"/>
        </w:rPr>
        <w:t xml:space="preserve">        }</w:t>
      </w:r>
    </w:p>
    <w:p w14:paraId="5BCA5812" w14:textId="77777777" w:rsidR="005E7D2C" w:rsidRPr="00D822A3" w:rsidRDefault="005E7D2C" w:rsidP="005E7D2C">
      <w:pPr>
        <w:pStyle w:val="Code"/>
        <w:rPr>
          <w:highlight w:val="white"/>
          <w:lang w:val="en-GB"/>
        </w:rPr>
      </w:pPr>
      <w:r w:rsidRPr="00D822A3">
        <w:rPr>
          <w:highlight w:val="white"/>
          <w:lang w:val="en-GB"/>
        </w:rPr>
        <w:t xml:space="preserve">      }</w:t>
      </w:r>
    </w:p>
    <w:p w14:paraId="7CA185B9" w14:textId="77777777" w:rsidR="005E7D2C" w:rsidRPr="00D822A3" w:rsidRDefault="005E7D2C" w:rsidP="005E7D2C">
      <w:pPr>
        <w:pStyle w:val="Code"/>
        <w:rPr>
          <w:highlight w:val="white"/>
          <w:lang w:val="en-GB"/>
        </w:rPr>
      </w:pPr>
      <w:r w:rsidRPr="00D822A3">
        <w:rPr>
          <w:highlight w:val="white"/>
          <w:lang w:val="en-GB"/>
        </w:rPr>
        <w:t xml:space="preserve">    }</w:t>
      </w:r>
    </w:p>
    <w:p w14:paraId="5B940C95" w14:textId="77777777" w:rsidR="005E7D2C" w:rsidRPr="00D822A3" w:rsidRDefault="005E7D2C" w:rsidP="005E7D2C">
      <w:pPr>
        <w:pStyle w:val="Code"/>
        <w:rPr>
          <w:highlight w:val="white"/>
          <w:lang w:val="en-GB"/>
        </w:rPr>
      </w:pPr>
    </w:p>
    <w:p w14:paraId="59B38C1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58113D25" w14:textId="77777777" w:rsidR="005E7D2C" w:rsidRPr="00D822A3" w:rsidRDefault="005E7D2C" w:rsidP="005E7D2C">
      <w:pPr>
        <w:pStyle w:val="Code"/>
        <w:rPr>
          <w:highlight w:val="white"/>
          <w:lang w:val="en-GB"/>
        </w:rPr>
      </w:pPr>
      <w:r w:rsidRPr="00D822A3">
        <w:rPr>
          <w:highlight w:val="white"/>
          <w:lang w:val="en-GB"/>
        </w:rPr>
        <w:t xml:space="preserve">      get {</w:t>
      </w:r>
    </w:p>
    <w:p w14:paraId="28638D88"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0E397320"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4D02487F" w14:textId="77777777" w:rsidR="005E7D2C" w:rsidRPr="00D822A3" w:rsidRDefault="005E7D2C" w:rsidP="005E7D2C">
      <w:pPr>
        <w:pStyle w:val="Code"/>
        <w:rPr>
          <w:highlight w:val="white"/>
          <w:lang w:val="en-GB"/>
        </w:rPr>
      </w:pPr>
      <w:r w:rsidRPr="00D822A3">
        <w:rPr>
          <w:highlight w:val="white"/>
          <w:lang w:val="en-GB"/>
        </w:rPr>
        <w:t xml:space="preserve">        }</w:t>
      </w:r>
    </w:p>
    <w:p w14:paraId="6BA420FA" w14:textId="77777777" w:rsidR="005E7D2C" w:rsidRPr="00D822A3" w:rsidRDefault="005E7D2C" w:rsidP="005E7D2C">
      <w:pPr>
        <w:pStyle w:val="Code"/>
        <w:rPr>
          <w:highlight w:val="white"/>
          <w:lang w:val="en-GB"/>
        </w:rPr>
      </w:pPr>
      <w:r w:rsidRPr="00D822A3">
        <w:rPr>
          <w:highlight w:val="white"/>
          <w:lang w:val="en-GB"/>
        </w:rPr>
        <w:t xml:space="preserve">        else {</w:t>
      </w:r>
    </w:p>
    <w:p w14:paraId="129205CB"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6F4F0AD" w14:textId="77777777" w:rsidR="005E7D2C" w:rsidRPr="00D822A3" w:rsidRDefault="005E7D2C" w:rsidP="005E7D2C">
      <w:pPr>
        <w:pStyle w:val="Code"/>
        <w:rPr>
          <w:highlight w:val="white"/>
          <w:lang w:val="en-GB"/>
        </w:rPr>
      </w:pPr>
      <w:r w:rsidRPr="00D822A3">
        <w:rPr>
          <w:highlight w:val="white"/>
          <w:lang w:val="en-GB"/>
        </w:rPr>
        <w:t xml:space="preserve">        }</w:t>
      </w:r>
    </w:p>
    <w:p w14:paraId="7DC1CB99" w14:textId="77777777" w:rsidR="005E7D2C" w:rsidRPr="00D822A3" w:rsidRDefault="005E7D2C" w:rsidP="005E7D2C">
      <w:pPr>
        <w:pStyle w:val="Code"/>
        <w:rPr>
          <w:highlight w:val="white"/>
          <w:lang w:val="en-GB"/>
        </w:rPr>
      </w:pPr>
      <w:r w:rsidRPr="00D822A3">
        <w:rPr>
          <w:highlight w:val="white"/>
          <w:lang w:val="en-GB"/>
        </w:rPr>
        <w:t xml:space="preserve">      }</w:t>
      </w:r>
    </w:p>
    <w:p w14:paraId="0EACB9FA" w14:textId="77777777" w:rsidR="005E7D2C" w:rsidRPr="00D822A3" w:rsidRDefault="005E7D2C" w:rsidP="005E7D2C">
      <w:pPr>
        <w:pStyle w:val="Code"/>
        <w:rPr>
          <w:highlight w:val="white"/>
          <w:lang w:val="en-GB"/>
        </w:rPr>
      </w:pPr>
      <w:r w:rsidRPr="00D822A3">
        <w:rPr>
          <w:highlight w:val="white"/>
          <w:lang w:val="en-GB"/>
        </w:rPr>
        <w:t xml:space="preserve">    }</w:t>
      </w:r>
    </w:p>
    <w:p w14:paraId="13675602" w14:textId="77777777" w:rsidR="005E7D2C" w:rsidRPr="00D822A3" w:rsidRDefault="005E7D2C" w:rsidP="005E7D2C">
      <w:pPr>
        <w:pStyle w:val="Code"/>
        <w:rPr>
          <w:highlight w:val="white"/>
          <w:lang w:val="en-GB"/>
        </w:rPr>
      </w:pPr>
    </w:p>
    <w:p w14:paraId="7E5B4850"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0EF2311B" w14:textId="77777777" w:rsidR="005E7D2C" w:rsidRPr="00D822A3" w:rsidRDefault="005E7D2C" w:rsidP="005E7D2C">
      <w:pPr>
        <w:pStyle w:val="Code"/>
        <w:rPr>
          <w:highlight w:val="white"/>
          <w:lang w:val="en-GB"/>
        </w:rPr>
      </w:pPr>
      <w:r w:rsidRPr="00D822A3">
        <w:rPr>
          <w:highlight w:val="white"/>
          <w:lang w:val="en-GB"/>
        </w:rPr>
        <w:t xml:space="preserve">      // Empty.</w:t>
      </w:r>
    </w:p>
    <w:p w14:paraId="7C529F03" w14:textId="77777777" w:rsidR="005E7D2C" w:rsidRPr="00D822A3" w:rsidRDefault="005E7D2C" w:rsidP="005E7D2C">
      <w:pPr>
        <w:pStyle w:val="Code"/>
        <w:rPr>
          <w:highlight w:val="white"/>
          <w:lang w:val="en-GB"/>
        </w:rPr>
      </w:pPr>
      <w:r w:rsidRPr="00D822A3">
        <w:rPr>
          <w:highlight w:val="white"/>
          <w:lang w:val="en-GB"/>
        </w:rPr>
        <w:t xml:space="preserve">    }</w:t>
      </w:r>
    </w:p>
    <w:p w14:paraId="08AB3DDD" w14:textId="77777777" w:rsidR="005E7D2C" w:rsidRPr="00D822A3" w:rsidRDefault="005E7D2C" w:rsidP="005E7D2C">
      <w:pPr>
        <w:pStyle w:val="Code"/>
        <w:rPr>
          <w:highlight w:val="white"/>
          <w:lang w:val="en-GB"/>
        </w:rPr>
      </w:pPr>
      <w:r w:rsidRPr="00D822A3">
        <w:rPr>
          <w:highlight w:val="white"/>
          <w:lang w:val="en-GB"/>
        </w:rPr>
        <w:t xml:space="preserve">  }</w:t>
      </w:r>
    </w:p>
    <w:p w14:paraId="061453B9" w14:textId="54DC878B"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14" w:name="_Toc32312748"/>
      <w:bookmarkStart w:id="515" w:name="_Toc128724229"/>
      <w:bookmarkStart w:id="516" w:name="_Toc323656800"/>
      <w:bookmarkStart w:id="517" w:name="_Toc324085682"/>
      <w:bookmarkStart w:id="518" w:name="_Ref324113434"/>
      <w:bookmarkStart w:id="519" w:name="_Toc324680324"/>
      <w:bookmarkStart w:id="520" w:name="_Toc54120036"/>
      <w:r w:rsidRPr="00D822A3">
        <w:lastRenderedPageBreak/>
        <w:t>The ASCII Table</w:t>
      </w:r>
      <w:bookmarkEnd w:id="514"/>
      <w:bookmarkEnd w:id="515"/>
      <w:bookmarkEnd w:id="516"/>
      <w:bookmarkEnd w:id="517"/>
      <w:bookmarkEnd w:id="518"/>
      <w:bookmarkEnd w:id="519"/>
      <w:bookmarkEnd w:id="52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1" w:name="_Toc54120037"/>
      <w:r w:rsidRPr="00D822A3">
        <w:lastRenderedPageBreak/>
        <w:t>A</w:t>
      </w:r>
      <w:r w:rsidR="00281D34" w:rsidRPr="00D822A3">
        <w:t xml:space="preserve"> Crash Course in C</w:t>
      </w:r>
      <w:bookmarkEnd w:id="52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4"/>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2" w:name="_Toc320485572"/>
      <w:bookmarkStart w:id="523" w:name="_Toc323656681"/>
      <w:bookmarkStart w:id="524" w:name="_Toc324085419"/>
      <w:bookmarkStart w:id="525" w:name="_Toc383781071"/>
      <w:bookmarkStart w:id="526" w:name="_Toc54120038"/>
      <w:r w:rsidRPr="00D822A3">
        <w:rPr>
          <w:lang w:val="en-GB"/>
        </w:rPr>
        <w:t>The Compiler and the Linker</w:t>
      </w:r>
      <w:bookmarkEnd w:id="522"/>
      <w:bookmarkEnd w:id="523"/>
      <w:bookmarkEnd w:id="524"/>
      <w:bookmarkEnd w:id="525"/>
      <w:bookmarkEnd w:id="52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913E79" w:rsidRPr="003F7CF1" w:rsidRDefault="00913E7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913E79" w:rsidRPr="003F7CF1" w:rsidRDefault="00913E7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913E79" w:rsidRPr="003F7CF1" w:rsidRDefault="00913E7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913E79" w:rsidRPr="003F7CF1" w:rsidRDefault="00913E7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913E79" w:rsidRPr="003F7CF1" w:rsidRDefault="00913E7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913E79" w:rsidRPr="003F7CF1" w:rsidRDefault="00913E79"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913E79" w:rsidRPr="003F7CF1" w:rsidRDefault="00913E7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913E79" w:rsidRPr="003F7CF1" w:rsidRDefault="00913E7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913E79" w:rsidRPr="003F7CF1" w:rsidRDefault="00913E7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913E79" w:rsidRPr="003F7CF1" w:rsidRDefault="00913E79"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913E79" w:rsidRPr="003F7CF1" w:rsidRDefault="00913E7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913E79" w:rsidRPr="003F7CF1" w:rsidRDefault="00913E79"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913E79" w:rsidRPr="003F7CF1" w:rsidRDefault="00913E7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913E79" w:rsidRPr="003F7CF1" w:rsidRDefault="00913E7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913E79" w:rsidRPr="003F7CF1" w:rsidRDefault="00913E79"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913E79" w:rsidRPr="003F7CF1" w:rsidRDefault="00913E79"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913E79" w:rsidRPr="003F7CF1" w:rsidRDefault="00913E79"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913E79" w:rsidRPr="003F7CF1" w:rsidRDefault="00913E7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27" w:name="_Toc320485573"/>
      <w:bookmarkStart w:id="528" w:name="_Toc323656682"/>
      <w:bookmarkStart w:id="529" w:name="_Toc324085420"/>
      <w:bookmarkStart w:id="530" w:name="_Toc383781072"/>
      <w:bookmarkStart w:id="531" w:name="_Toc54120039"/>
      <w:r w:rsidRPr="00D822A3">
        <w:rPr>
          <w:lang w:val="en-GB"/>
        </w:rPr>
        <w:t>The Hello-World Program</w:t>
      </w:r>
      <w:bookmarkEnd w:id="527"/>
      <w:bookmarkEnd w:id="528"/>
      <w:bookmarkEnd w:id="529"/>
      <w:bookmarkEnd w:id="530"/>
      <w:bookmarkEnd w:id="53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5"/>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2" w:name="_Toc320485574"/>
      <w:bookmarkStart w:id="533" w:name="_Toc323656683"/>
      <w:bookmarkStart w:id="534" w:name="_Toc324085421"/>
      <w:bookmarkStart w:id="535" w:name="_Toc383781073"/>
      <w:bookmarkStart w:id="536" w:name="_Toc54120040"/>
      <w:r w:rsidRPr="00D822A3">
        <w:rPr>
          <w:lang w:val="en-GB"/>
        </w:rPr>
        <w:t>Comments</w:t>
      </w:r>
      <w:bookmarkEnd w:id="532"/>
      <w:bookmarkEnd w:id="533"/>
      <w:bookmarkEnd w:id="534"/>
      <w:bookmarkEnd w:id="535"/>
      <w:bookmarkEnd w:id="53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6"/>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7689A00B"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3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38" w:name="_Toc323656684"/>
      <w:bookmarkStart w:id="539" w:name="_Toc324085422"/>
      <w:bookmarkStart w:id="540" w:name="_Toc383781074"/>
      <w:bookmarkStart w:id="541" w:name="_Toc54120041"/>
      <w:r w:rsidRPr="00D822A3">
        <w:rPr>
          <w:lang w:val="en-GB"/>
        </w:rPr>
        <w:t>Types and Variables</w:t>
      </w:r>
      <w:bookmarkEnd w:id="537"/>
      <w:bookmarkEnd w:id="538"/>
      <w:bookmarkEnd w:id="539"/>
      <w:bookmarkEnd w:id="540"/>
      <w:bookmarkEnd w:id="54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2" w:name="_Toc320485576"/>
      <w:bookmarkStart w:id="543" w:name="_Toc323656685"/>
      <w:bookmarkStart w:id="544" w:name="_Toc324085423"/>
      <w:bookmarkStart w:id="545" w:name="_Toc383781075"/>
      <w:bookmarkStart w:id="546" w:name="_Ref383781525"/>
      <w:bookmarkStart w:id="547" w:name="_Toc54120042"/>
      <w:r w:rsidRPr="00D822A3">
        <w:rPr>
          <w:lang w:val="en-GB"/>
        </w:rPr>
        <w:t>Simple Types</w:t>
      </w:r>
      <w:bookmarkEnd w:id="542"/>
      <w:bookmarkEnd w:id="543"/>
      <w:bookmarkEnd w:id="544"/>
      <w:bookmarkEnd w:id="545"/>
      <w:bookmarkEnd w:id="546"/>
      <w:bookmarkEnd w:id="54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7"/>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8" w:name="_Toc320485577"/>
      <w:bookmarkStart w:id="549" w:name="_Toc323656686"/>
      <w:bookmarkStart w:id="550" w:name="_Toc324085424"/>
      <w:bookmarkStart w:id="551" w:name="_Toc383781076"/>
      <w:bookmarkStart w:id="552" w:name="_Toc54120043"/>
      <w:r w:rsidRPr="00D822A3">
        <w:rPr>
          <w:lang w:val="en-GB"/>
        </w:rPr>
        <w:t>Variables</w:t>
      </w:r>
      <w:bookmarkEnd w:id="548"/>
      <w:bookmarkEnd w:id="549"/>
      <w:bookmarkEnd w:id="550"/>
      <w:bookmarkEnd w:id="551"/>
      <w:bookmarkEnd w:id="55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8"/>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913E79" w:rsidRPr="003F7CF1" w:rsidRDefault="00913E7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913E79" w:rsidRPr="003F7CF1" w:rsidRDefault="00913E7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913E79" w:rsidRPr="003F7CF1" w:rsidRDefault="00913E7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913E79" w:rsidRPr="003F7CF1" w:rsidRDefault="00913E7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913E79" w:rsidRPr="003F7CF1" w:rsidRDefault="00913E7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913E79" w:rsidRPr="003F7CF1" w:rsidRDefault="00913E7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913E79" w:rsidRPr="003F7CF1" w:rsidRDefault="00913E7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913E79" w:rsidRPr="003F7CF1" w:rsidRDefault="00913E7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913E79" w:rsidRPr="003F7CF1" w:rsidRDefault="00913E79"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913E79" w:rsidRPr="003F7CF1" w:rsidRDefault="00913E79"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913E79" w:rsidRPr="003F7CF1" w:rsidRDefault="00913E79"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913E79" w:rsidRPr="003F7CF1" w:rsidRDefault="00913E79"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913E79" w:rsidRPr="003F7CF1" w:rsidRDefault="00913E79"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913E79" w:rsidRPr="003F7CF1" w:rsidRDefault="00913E79"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913E79" w:rsidRPr="003F7CF1" w:rsidRDefault="00913E79"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913E79" w:rsidRPr="003F7CF1" w:rsidRDefault="00913E7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9"/>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3" w:name="_Toc320485578"/>
      <w:bookmarkStart w:id="554" w:name="_Toc323656687"/>
      <w:bookmarkStart w:id="555" w:name="_Toc324085425"/>
      <w:bookmarkStart w:id="556" w:name="_Toc383781077"/>
      <w:bookmarkStart w:id="557" w:name="_Toc54120044"/>
      <w:bookmarkStart w:id="558" w:name="_Toc320485579"/>
      <w:r w:rsidRPr="00D822A3">
        <w:rPr>
          <w:lang w:val="en-GB"/>
        </w:rPr>
        <w:t>Constants</w:t>
      </w:r>
      <w:bookmarkEnd w:id="553"/>
      <w:bookmarkEnd w:id="554"/>
      <w:bookmarkEnd w:id="555"/>
      <w:bookmarkEnd w:id="556"/>
      <w:bookmarkEnd w:id="55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9" w:name="_Toc323656688"/>
      <w:bookmarkStart w:id="560" w:name="_Toc324085426"/>
      <w:bookmarkStart w:id="561" w:name="_Toc383781078"/>
      <w:bookmarkStart w:id="562" w:name="_Toc54120045"/>
      <w:r w:rsidRPr="00D822A3">
        <w:rPr>
          <w:lang w:val="en-GB"/>
        </w:rPr>
        <w:t>Output</w:t>
      </w:r>
      <w:bookmarkEnd w:id="558"/>
      <w:bookmarkEnd w:id="559"/>
      <w:bookmarkEnd w:id="560"/>
      <w:bookmarkEnd w:id="561"/>
      <w:bookmarkEnd w:id="56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10"/>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80"/>
      <w:bookmarkStart w:id="564" w:name="_Toc323656689"/>
      <w:bookmarkStart w:id="565" w:name="_Toc324085427"/>
      <w:bookmarkStart w:id="566" w:name="_Toc383781079"/>
      <w:bookmarkStart w:id="567" w:name="_Toc54120046"/>
      <w:r w:rsidRPr="00D822A3">
        <w:rPr>
          <w:lang w:val="en-GB"/>
        </w:rPr>
        <w:t>Input</w:t>
      </w:r>
      <w:bookmarkEnd w:id="563"/>
      <w:bookmarkEnd w:id="564"/>
      <w:bookmarkEnd w:id="565"/>
      <w:bookmarkEnd w:id="566"/>
      <w:bookmarkEnd w:id="567"/>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11"/>
      </w:r>
      <w:r w:rsidRPr="00D822A3">
        <w:rPr>
          <w:lang w:val="en-GB"/>
        </w:rPr>
        <w:t>.</w:t>
      </w:r>
    </w:p>
    <w:p w14:paraId="0CA40E7A" w14:textId="26CF6002"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207336" w:rsidRPr="00D822A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6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12"/>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6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4DCF5ED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0" w:name="_Toc323656690"/>
      <w:bookmarkStart w:id="571" w:name="_Toc324085428"/>
      <w:bookmarkStart w:id="572" w:name="_Toc383781080"/>
      <w:bookmarkStart w:id="573" w:name="_Toc54120047"/>
      <w:r w:rsidRPr="00D822A3">
        <w:rPr>
          <w:lang w:val="en-GB"/>
        </w:rPr>
        <w:t>Enumerations</w:t>
      </w:r>
      <w:bookmarkEnd w:id="568"/>
      <w:bookmarkEnd w:id="570"/>
      <w:bookmarkEnd w:id="571"/>
      <w:bookmarkEnd w:id="572"/>
      <w:bookmarkEnd w:id="57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3"/>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4" w:name="_Toc320485582"/>
      <w:bookmarkStart w:id="575" w:name="_Toc323656691"/>
      <w:bookmarkStart w:id="576" w:name="_Toc324085429"/>
      <w:bookmarkStart w:id="577" w:name="_Toc383781081"/>
      <w:bookmarkStart w:id="578" w:name="_Toc54120048"/>
      <w:r w:rsidRPr="00D822A3">
        <w:rPr>
          <w:lang w:val="en-GB"/>
        </w:rPr>
        <w:t>Arrays</w:t>
      </w:r>
      <w:bookmarkEnd w:id="574"/>
      <w:bookmarkEnd w:id="575"/>
      <w:bookmarkEnd w:id="576"/>
      <w:bookmarkEnd w:id="577"/>
      <w:bookmarkEnd w:id="57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913E79" w:rsidRPr="003F7CF1" w:rsidRDefault="00913E7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913E79" w:rsidRPr="003F7CF1" w:rsidRDefault="00913E79"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913E79" w:rsidRPr="003F7CF1" w:rsidRDefault="00913E7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913E79" w:rsidRPr="003F7CF1" w:rsidRDefault="00913E7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913E79" w:rsidRPr="003F7CF1" w:rsidRDefault="00913E7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913E79" w:rsidRPr="003F7CF1" w:rsidRDefault="00913E7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913E79" w:rsidRPr="003F7CF1" w:rsidRDefault="00913E7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913E79" w:rsidRPr="003F7CF1" w:rsidRDefault="00913E7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913E79" w:rsidRPr="003F7CF1" w:rsidRDefault="00913E7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913E79" w:rsidRPr="003F7CF1" w:rsidRDefault="00913E7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913E79" w:rsidRPr="003F7CF1" w:rsidRDefault="00913E7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913E79" w:rsidRPr="003F7CF1" w:rsidRDefault="00913E7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913E79" w:rsidRPr="003F7CF1" w:rsidRDefault="00913E7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913E79" w:rsidRPr="003F7CF1" w:rsidRDefault="00913E7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913E79" w:rsidRPr="003F7CF1" w:rsidRDefault="00913E7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913E79" w:rsidRPr="003F7CF1" w:rsidRDefault="00913E7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913E79" w:rsidRPr="003F7CF1" w:rsidRDefault="00913E7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913E79" w:rsidRPr="003F7CF1" w:rsidRDefault="00913E7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913E79" w:rsidRPr="003F7CF1" w:rsidRDefault="00913E7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913E79" w:rsidRPr="003F7CF1" w:rsidRDefault="00913E7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913E79" w:rsidRPr="003F7CF1" w:rsidRDefault="00913E7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913E79" w:rsidRPr="003F7CF1" w:rsidRDefault="00913E7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913E79" w:rsidRPr="003F7CF1" w:rsidRDefault="00913E7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913E79" w:rsidRPr="003F7CF1" w:rsidRDefault="00913E7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913E79" w:rsidRPr="003F7CF1" w:rsidRDefault="00913E7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913E79" w:rsidRPr="003F7CF1" w:rsidRDefault="00913E7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913E79" w:rsidRPr="003F7CF1" w:rsidRDefault="00913E7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913E79" w:rsidRPr="003F7CF1" w:rsidRDefault="00913E7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913E79" w:rsidRPr="003F7CF1" w:rsidRDefault="00913E7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913E79" w:rsidRPr="003F7CF1" w:rsidRDefault="00913E79"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913E79" w:rsidRPr="003F7CF1" w:rsidRDefault="00913E79"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913E79" w:rsidRPr="003F7CF1" w:rsidRDefault="00913E79"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913E79" w:rsidRPr="003F7CF1" w:rsidRDefault="00913E79"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913E79" w:rsidRPr="003F7CF1" w:rsidRDefault="00913E79"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913E79" w:rsidRPr="003F7CF1" w:rsidRDefault="00913E79"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913E79" w:rsidRPr="003F7CF1" w:rsidRDefault="00913E79"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913E79" w:rsidRPr="003F7CF1" w:rsidRDefault="00913E79"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913E79" w:rsidRPr="003F7CF1" w:rsidRDefault="00913E79"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913E79" w:rsidRPr="003F7CF1" w:rsidRDefault="00913E79"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913E79" w:rsidRPr="003F7CF1" w:rsidRDefault="00913E79"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913E79" w:rsidRPr="003F7CF1" w:rsidRDefault="00913E79"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913E79" w:rsidRPr="003F7CF1" w:rsidRDefault="00913E79"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913E79" w:rsidRPr="003F7CF1" w:rsidRDefault="00913E79"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913E79" w:rsidRPr="003F7CF1" w:rsidRDefault="00913E79"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913E79" w:rsidRPr="003F7CF1" w:rsidRDefault="00913E79"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913E79" w:rsidRPr="003F7CF1" w:rsidRDefault="00913E79"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913E79" w:rsidRPr="003F7CF1" w:rsidRDefault="00913E79"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913E79" w:rsidRPr="003F7CF1" w:rsidRDefault="00913E79"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913E79" w:rsidRPr="003F7CF1" w:rsidRDefault="00913E79"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913E79" w:rsidRPr="003F7CF1" w:rsidRDefault="00913E79"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913E79" w:rsidRPr="003F7CF1" w:rsidRDefault="00913E79"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913E79" w:rsidRPr="003F7CF1" w:rsidRDefault="00913E79"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913E79" w:rsidRPr="003F7CF1" w:rsidRDefault="00913E79"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913E79" w:rsidRPr="003F7CF1" w:rsidRDefault="00913E79"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913E79" w:rsidRPr="003F7CF1" w:rsidRDefault="00913E79"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913E79" w:rsidRPr="003F7CF1" w:rsidRDefault="00913E7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913E79" w:rsidRPr="003F7CF1" w:rsidRDefault="00913E7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913E79" w:rsidRPr="003F7CF1" w:rsidRDefault="00913E7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913E79" w:rsidRPr="003F7CF1" w:rsidRDefault="00913E7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913E79" w:rsidRPr="003F7CF1" w:rsidRDefault="00913E7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913E79" w:rsidRPr="003F7CF1" w:rsidRDefault="00913E7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913E79" w:rsidRPr="003F7CF1" w:rsidRDefault="00913E7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913E79" w:rsidRPr="003F7CF1" w:rsidRDefault="00913E79"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913E79" w:rsidRPr="003F7CF1" w:rsidRDefault="00913E79"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913E79" w:rsidRPr="003F7CF1" w:rsidRDefault="00913E79"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913E79" w:rsidRPr="003F7CF1" w:rsidRDefault="00913E79"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913E79" w:rsidRPr="003F7CF1" w:rsidRDefault="00913E79"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913E79" w:rsidRPr="003F7CF1" w:rsidRDefault="00913E7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9" w:name="_Toc320485583"/>
      <w:bookmarkStart w:id="580" w:name="_Toc323656692"/>
      <w:bookmarkStart w:id="581" w:name="_Toc324085430"/>
      <w:bookmarkStart w:id="582" w:name="_Toc383781082"/>
      <w:bookmarkStart w:id="583" w:name="_Toc54120049"/>
      <w:r w:rsidRPr="00D822A3">
        <w:rPr>
          <w:lang w:val="en-GB"/>
        </w:rPr>
        <w:t>Characters and Strings</w:t>
      </w:r>
      <w:bookmarkEnd w:id="579"/>
      <w:bookmarkEnd w:id="580"/>
      <w:bookmarkEnd w:id="581"/>
      <w:bookmarkEnd w:id="582"/>
      <w:bookmarkEnd w:id="583"/>
    </w:p>
    <w:p w14:paraId="15688872" w14:textId="0FFB9701"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207336" w:rsidRPr="00D822A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913E79" w:rsidRPr="003F7CF1" w:rsidRDefault="00913E7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913E79" w:rsidRPr="003F7CF1" w:rsidRDefault="00913E7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913E79" w:rsidRPr="003F7CF1" w:rsidRDefault="00913E7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913E79" w:rsidRPr="003F7CF1" w:rsidRDefault="00913E7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913E79" w:rsidRPr="003F7CF1" w:rsidRDefault="00913E79"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913E79" w:rsidRPr="003F7CF1" w:rsidRDefault="00913E79"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913E79" w:rsidRPr="003F7CF1" w:rsidRDefault="00913E79"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913E79" w:rsidRPr="003F7CF1" w:rsidRDefault="00913E7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3656693"/>
      <w:bookmarkStart w:id="585" w:name="_Toc324085431"/>
      <w:bookmarkStart w:id="586" w:name="_Toc383781083"/>
      <w:bookmarkStart w:id="587" w:name="_Toc54120050"/>
      <w:r w:rsidRPr="00D822A3">
        <w:rPr>
          <w:lang w:val="en-GB"/>
        </w:rPr>
        <w:t>The ASCII Table</w:t>
      </w:r>
      <w:bookmarkEnd w:id="584"/>
      <w:bookmarkEnd w:id="585"/>
      <w:bookmarkEnd w:id="586"/>
      <w:bookmarkEnd w:id="587"/>
    </w:p>
    <w:p w14:paraId="3B8A786D" w14:textId="209D4254"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w:t>
      </w:r>
      <w:proofErr w:type="gramStart"/>
      <w:r w:rsidRPr="00D822A3">
        <w:rPr>
          <w:lang w:val="en-GB"/>
        </w:rPr>
        <w:t>to</w:t>
      </w:r>
      <w:proofErr w:type="gramEnd"/>
      <w:r w:rsidRPr="00D822A3">
        <w:rPr>
          <w:lang w:val="en-GB"/>
        </w:rPr>
        <w:t xml:space="preserve">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proofErr w:type="spellStart"/>
      <w:r w:rsidR="00207336" w:rsidRPr="00D822A3">
        <w:rPr>
          <w:b/>
          <w:bCs/>
          <w:lang w:val="en-GB"/>
        </w:rPr>
        <w:t>Fel</w:t>
      </w:r>
      <w:proofErr w:type="spellEnd"/>
      <w:r w:rsidR="00207336" w:rsidRPr="00D822A3">
        <w:rPr>
          <w:b/>
          <w:bCs/>
          <w:lang w:val="en-GB"/>
        </w:rPr>
        <w:t xml:space="preserve">! </w:t>
      </w:r>
      <w:proofErr w:type="spellStart"/>
      <w:r w:rsidR="00207336" w:rsidRPr="00D822A3">
        <w:rPr>
          <w:b/>
          <w:bCs/>
          <w:lang w:val="en-GB"/>
        </w:rPr>
        <w:t>Hittar</w:t>
      </w:r>
      <w:proofErr w:type="spellEnd"/>
      <w:r w:rsidR="00207336" w:rsidRPr="00D822A3">
        <w:rPr>
          <w:b/>
          <w:bCs/>
          <w:lang w:val="en-GB"/>
        </w:rPr>
        <w:t xml:space="preserve"> </w:t>
      </w:r>
      <w:proofErr w:type="spellStart"/>
      <w:r w:rsidR="00207336" w:rsidRPr="00D822A3">
        <w:rPr>
          <w:b/>
          <w:bCs/>
          <w:lang w:val="en-GB"/>
        </w:rPr>
        <w:t>inte</w:t>
      </w:r>
      <w:proofErr w:type="spellEnd"/>
      <w:r w:rsidR="00207336" w:rsidRPr="00D822A3">
        <w:rPr>
          <w:b/>
          <w:bCs/>
          <w:lang w:val="en-GB"/>
        </w:rPr>
        <w:t xml:space="preserve"> </w:t>
      </w:r>
      <w:proofErr w:type="spellStart"/>
      <w:r w:rsidR="00207336" w:rsidRPr="00D822A3">
        <w:rPr>
          <w:b/>
          <w:bCs/>
          <w:lang w:val="en-GB"/>
        </w:rPr>
        <w:t>referenskälla</w:t>
      </w:r>
      <w:proofErr w:type="spellEnd"/>
      <w:r w:rsidR="00207336" w:rsidRPr="00D822A3">
        <w:rPr>
          <w:b/>
          <w:bCs/>
          <w:lang w:val="en-GB"/>
        </w:rPr>
        <w:t>.</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8" w:name="_Toc320485584"/>
      <w:bookmarkStart w:id="589" w:name="_Toc323656694"/>
      <w:bookmarkStart w:id="590" w:name="_Toc324085432"/>
      <w:bookmarkStart w:id="591" w:name="_Ref383780778"/>
      <w:bookmarkStart w:id="592" w:name="_Toc383781084"/>
      <w:bookmarkStart w:id="593" w:name="_Toc54120051"/>
      <w:r w:rsidRPr="00D822A3">
        <w:rPr>
          <w:lang w:val="en-GB"/>
        </w:rPr>
        <w:t>Pointers</w:t>
      </w:r>
      <w:bookmarkEnd w:id="588"/>
      <w:bookmarkEnd w:id="589"/>
      <w:bookmarkEnd w:id="590"/>
      <w:bookmarkEnd w:id="591"/>
      <w:bookmarkEnd w:id="592"/>
      <w:bookmarkEnd w:id="59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913E79" w:rsidRPr="003F7CF1" w:rsidRDefault="00913E7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913E79" w:rsidRPr="003F7CF1" w:rsidRDefault="00913E7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913E79" w:rsidRPr="003F7CF1" w:rsidRDefault="00913E7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913E79" w:rsidRPr="003F7CF1" w:rsidRDefault="00913E7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913E79" w:rsidRPr="003F7CF1" w:rsidRDefault="00913E7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913E79" w:rsidRPr="003F7CF1" w:rsidRDefault="00913E7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913E79" w:rsidRPr="003F7CF1" w:rsidRDefault="00913E7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913E79" w:rsidRPr="003F7CF1" w:rsidRDefault="00913E79"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913E79" w:rsidRPr="003F7CF1" w:rsidRDefault="00913E79"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913E79" w:rsidRPr="003F7CF1" w:rsidRDefault="00913E79"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913E79" w:rsidRPr="003F7CF1" w:rsidRDefault="00913E79"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913E79" w:rsidRPr="003F7CF1" w:rsidRDefault="00913E79"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913E79" w:rsidRPr="003F7CF1" w:rsidRDefault="00913E79"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913E79" w:rsidRPr="003F7CF1" w:rsidRDefault="00913E79"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913E79" w:rsidRPr="003F7CF1" w:rsidRDefault="00913E7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913E79" w:rsidRPr="003F7CF1" w:rsidRDefault="00913E7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913E79" w:rsidRPr="003F7CF1" w:rsidRDefault="00913E7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913E79" w:rsidRPr="003F7CF1" w:rsidRDefault="00913E7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913E79" w:rsidRPr="003F7CF1" w:rsidRDefault="00913E7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913E79" w:rsidRPr="003F7CF1" w:rsidRDefault="00913E7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913E79" w:rsidRPr="003F7CF1" w:rsidRDefault="00913E79"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913E79" w:rsidRPr="003F7CF1" w:rsidRDefault="00913E79"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913E79" w:rsidRPr="003F7CF1" w:rsidRDefault="00913E79"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913E79" w:rsidRPr="003F7CF1" w:rsidRDefault="00913E7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4"/>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5"/>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0485585"/>
      <w:bookmarkStart w:id="595" w:name="_Toc323656695"/>
      <w:bookmarkStart w:id="596" w:name="_Toc324085433"/>
      <w:bookmarkStart w:id="597" w:name="_Toc383781085"/>
      <w:bookmarkStart w:id="598" w:name="_Toc54120052"/>
      <w:r w:rsidRPr="00D822A3">
        <w:rPr>
          <w:lang w:val="en-GB"/>
        </w:rPr>
        <w:t>Pointers and Dynamic Memory</w:t>
      </w:r>
      <w:bookmarkEnd w:id="594"/>
      <w:bookmarkEnd w:id="595"/>
      <w:bookmarkEnd w:id="596"/>
      <w:bookmarkEnd w:id="597"/>
      <w:bookmarkEnd w:id="59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913E79" w:rsidRPr="003F7CF1" w:rsidRDefault="00913E7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913E79" w:rsidRPr="003F7CF1" w:rsidRDefault="00913E7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913E79" w:rsidRPr="003F7CF1" w:rsidRDefault="00913E79"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913E79" w:rsidRPr="003F7CF1" w:rsidRDefault="00913E79"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913E79" w:rsidRPr="003F7CF1" w:rsidRDefault="00913E79"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913E79" w:rsidRPr="003F7CF1" w:rsidRDefault="00913E7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913E79" w:rsidRPr="003F7CF1" w:rsidRDefault="00913E7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913E79" w:rsidRPr="003F7CF1" w:rsidRDefault="00913E7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913E79" w:rsidRPr="003F7CF1" w:rsidRDefault="00913E7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913E79" w:rsidRPr="003F7CF1" w:rsidRDefault="00913E7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913E79" w:rsidRPr="003F7CF1" w:rsidRDefault="00913E7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913E79" w:rsidRPr="003F7CF1" w:rsidRDefault="00913E7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913E79" w:rsidRPr="003F7CF1" w:rsidRDefault="00913E79"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913E79" w:rsidRPr="003F7CF1" w:rsidRDefault="00913E79"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913E79" w:rsidRPr="003F7CF1" w:rsidRDefault="00913E79"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913E79" w:rsidRPr="003F7CF1" w:rsidRDefault="00913E79"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913E79" w:rsidRPr="003F7CF1" w:rsidRDefault="00913E79"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913E79" w:rsidRPr="003F7CF1" w:rsidRDefault="00913E79"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913E79" w:rsidRPr="003F7CF1" w:rsidRDefault="00913E79"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913E79" w:rsidRPr="003F7CF1" w:rsidRDefault="00913E7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913E79" w:rsidRPr="003F7CF1" w:rsidRDefault="00913E7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913E79" w:rsidRPr="003F7CF1" w:rsidRDefault="00913E7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913E79" w:rsidRPr="003F7CF1" w:rsidRDefault="00913E7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913E79" w:rsidRPr="003F7CF1" w:rsidRDefault="00913E7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913E79" w:rsidRPr="003F7CF1" w:rsidRDefault="00913E7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913E79" w:rsidRPr="003F7CF1" w:rsidRDefault="00913E79"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913E79" w:rsidRPr="003F7CF1" w:rsidRDefault="00913E79"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913E79" w:rsidRPr="003F7CF1" w:rsidRDefault="00913E79"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913E79" w:rsidRPr="003F7CF1" w:rsidRDefault="00913E79"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913E79" w:rsidRPr="003F7CF1" w:rsidRDefault="00913E79"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913E79" w:rsidRPr="003F7CF1" w:rsidRDefault="00913E7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913E79" w:rsidRPr="003F7CF1" w:rsidRDefault="00913E7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913E79" w:rsidRPr="003F7CF1" w:rsidRDefault="00913E7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913E79" w:rsidRPr="003F7CF1" w:rsidRDefault="00913E79"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913E79" w:rsidRPr="003F7CF1" w:rsidRDefault="00913E79"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913E79" w:rsidRPr="003F7CF1" w:rsidRDefault="00913E79"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913E79" w:rsidRPr="003F7CF1" w:rsidRDefault="00913E7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913E79" w:rsidRPr="003F7CF1" w:rsidRDefault="00913E79"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913E79" w:rsidRPr="003F7CF1" w:rsidRDefault="00913E79"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913E79" w:rsidRPr="003F7CF1" w:rsidRDefault="00913E7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913E79" w:rsidRPr="003F7CF1" w:rsidRDefault="00913E7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913E79" w:rsidRPr="003F7CF1" w:rsidRDefault="00913E79"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913E79" w:rsidRPr="003F7CF1" w:rsidRDefault="00913E79"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913E79" w:rsidRPr="003F7CF1" w:rsidRDefault="00913E7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913E79" w:rsidRPr="003F7CF1" w:rsidRDefault="00913E7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913E79" w:rsidRPr="003F7CF1" w:rsidRDefault="00913E7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913E79" w:rsidRPr="003F7CF1" w:rsidRDefault="00913E7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913E79" w:rsidRPr="003F7CF1" w:rsidRDefault="00913E7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913E79" w:rsidRPr="003F7CF1" w:rsidRDefault="00913E7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913E79" w:rsidRPr="003F7CF1" w:rsidRDefault="00913E7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913E79" w:rsidRPr="003F7CF1" w:rsidRDefault="00913E7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913E79" w:rsidRPr="003F7CF1" w:rsidRDefault="00913E7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913E79" w:rsidRPr="003F7CF1" w:rsidRDefault="00913E7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913E79" w:rsidRPr="003F7CF1" w:rsidRDefault="00913E7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913E79" w:rsidRPr="003F7CF1" w:rsidRDefault="00913E79"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913E79" w:rsidRPr="003F7CF1" w:rsidRDefault="00913E79"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913E79" w:rsidRPr="003F7CF1" w:rsidRDefault="00913E79"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913E79" w:rsidRPr="003F7CF1" w:rsidRDefault="00913E79"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913E79" w:rsidRPr="003F7CF1" w:rsidRDefault="00913E79"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913E79" w:rsidRPr="003F7CF1" w:rsidRDefault="00913E79"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913E79" w:rsidRPr="003F7CF1" w:rsidRDefault="00913E79"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913E79" w:rsidRPr="003F7CF1" w:rsidRDefault="00913E79"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913E79" w:rsidRPr="003F7CF1" w:rsidRDefault="00913E79"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913E79" w:rsidRPr="003F7CF1" w:rsidRDefault="00913E79"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913E79" w:rsidRPr="003F7CF1" w:rsidRDefault="00913E79"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913E79" w:rsidRPr="003F7CF1" w:rsidRDefault="00913E79"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913E79" w:rsidRPr="003F7CF1" w:rsidRDefault="00913E79"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913E79" w:rsidRPr="003F7CF1" w:rsidRDefault="00913E79"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9" w:name="_Toc320485586"/>
      <w:bookmarkStart w:id="600" w:name="_Toc323656696"/>
      <w:bookmarkStart w:id="601" w:name="_Toc324085434"/>
      <w:bookmarkStart w:id="602" w:name="_Toc383781086"/>
      <w:bookmarkStart w:id="603" w:name="_Toc54120053"/>
      <w:r w:rsidRPr="00D822A3">
        <w:rPr>
          <w:lang w:val="en-GB"/>
        </w:rPr>
        <w:t>Defining our own types</w:t>
      </w:r>
      <w:bookmarkEnd w:id="599"/>
      <w:bookmarkEnd w:id="600"/>
      <w:bookmarkEnd w:id="601"/>
      <w:bookmarkEnd w:id="602"/>
      <w:bookmarkEnd w:id="60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7"/>
      <w:bookmarkStart w:id="605" w:name="_Toc323656697"/>
      <w:bookmarkStart w:id="606" w:name="_Toc324085435"/>
      <w:bookmarkStart w:id="607" w:name="_Toc383781087"/>
      <w:bookmarkStart w:id="608" w:name="_Toc54120054"/>
      <w:r w:rsidRPr="00D822A3">
        <w:rPr>
          <w:lang w:val="en-GB"/>
        </w:rPr>
        <w:t>The Type Size</w:t>
      </w:r>
      <w:bookmarkEnd w:id="604"/>
      <w:bookmarkEnd w:id="605"/>
      <w:bookmarkEnd w:id="606"/>
      <w:bookmarkEnd w:id="607"/>
      <w:bookmarkEnd w:id="608"/>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6"/>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0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0" w:name="_Toc320485588"/>
      <w:bookmarkStart w:id="611" w:name="_Toc323656698"/>
      <w:bookmarkStart w:id="612" w:name="_Toc324085436"/>
      <w:bookmarkStart w:id="613" w:name="_Toc383781088"/>
      <w:bookmarkStart w:id="614" w:name="_Toc54120055"/>
      <w:r w:rsidRPr="00D822A3">
        <w:rPr>
          <w:lang w:val="en-GB"/>
        </w:rPr>
        <w:t>Expressions and Operators</w:t>
      </w:r>
      <w:bookmarkEnd w:id="610"/>
      <w:bookmarkEnd w:id="611"/>
      <w:bookmarkEnd w:id="612"/>
      <w:bookmarkEnd w:id="613"/>
      <w:bookmarkEnd w:id="61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913E79" w:rsidRPr="003F7CF1" w:rsidRDefault="00913E7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164713"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913E79" w:rsidRPr="003F7CF1" w:rsidRDefault="00913E7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913E79" w:rsidRPr="003F7CF1" w:rsidRDefault="00913E7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913E79" w:rsidRPr="003F7CF1" w:rsidRDefault="00913E7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913E79" w:rsidRPr="003F7CF1" w:rsidRDefault="00913E7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5164713"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913E79" w:rsidRPr="003F7CF1" w:rsidRDefault="00913E79"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913E79" w:rsidRPr="003F7CF1" w:rsidRDefault="00913E79"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913E79" w:rsidRPr="003F7CF1" w:rsidRDefault="00913E7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5" w:name="_Toc320485589"/>
      <w:bookmarkStart w:id="616" w:name="_Toc323656699"/>
      <w:bookmarkStart w:id="617" w:name="_Toc324085437"/>
      <w:bookmarkStart w:id="618" w:name="_Toc383781089"/>
      <w:bookmarkStart w:id="619" w:name="_Toc54120056"/>
      <w:r w:rsidRPr="00D822A3">
        <w:rPr>
          <w:lang w:val="en-GB"/>
        </w:rPr>
        <w:t>Arithmetic Operators</w:t>
      </w:r>
      <w:bookmarkEnd w:id="615"/>
      <w:bookmarkEnd w:id="616"/>
      <w:bookmarkEnd w:id="617"/>
      <w:bookmarkEnd w:id="618"/>
      <w:bookmarkEnd w:id="61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0" w:name="_Toc320485590"/>
      <w:bookmarkStart w:id="621" w:name="_Toc323656700"/>
      <w:bookmarkStart w:id="622" w:name="_Toc324085438"/>
      <w:bookmarkStart w:id="623" w:name="_Toc383781090"/>
      <w:bookmarkStart w:id="624" w:name="_Toc54120057"/>
      <w:r w:rsidRPr="00D822A3">
        <w:rPr>
          <w:rStyle w:val="Italic"/>
          <w:i w:val="0"/>
          <w:lang w:val="en-GB"/>
        </w:rPr>
        <w:t>Pointer Arithmetic</w:t>
      </w:r>
      <w:bookmarkEnd w:id="620"/>
      <w:bookmarkEnd w:id="621"/>
      <w:bookmarkEnd w:id="622"/>
      <w:bookmarkEnd w:id="623"/>
      <w:bookmarkEnd w:id="62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913E79" w:rsidRPr="003F7CF1" w:rsidRDefault="00913E7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913E79" w:rsidRPr="003F7CF1" w:rsidRDefault="00913E7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913E79" w:rsidRPr="003F7CF1" w:rsidRDefault="00913E7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913E79" w:rsidRPr="003F7CF1" w:rsidRDefault="00913E7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913E79" w:rsidRPr="003F7CF1" w:rsidRDefault="00913E7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913E79" w:rsidRPr="003F7CF1" w:rsidRDefault="00913E7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913E79" w:rsidRPr="003F7CF1" w:rsidRDefault="00913E7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913E79" w:rsidRPr="003F7CF1" w:rsidRDefault="00913E7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913E79" w:rsidRPr="003F7CF1" w:rsidRDefault="00913E7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913E79" w:rsidRPr="003F7CF1" w:rsidRDefault="00913E79"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913E79" w:rsidRPr="003F7CF1" w:rsidRDefault="00913E79"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913E79" w:rsidRPr="003F7CF1" w:rsidRDefault="00913E79"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913E79" w:rsidRPr="003F7CF1" w:rsidRDefault="00913E79"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913E79" w:rsidRPr="003F7CF1" w:rsidRDefault="00913E79"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913E79" w:rsidRPr="003F7CF1" w:rsidRDefault="00913E79"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913E79" w:rsidRPr="003F7CF1" w:rsidRDefault="00913E79"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913E79" w:rsidRPr="003F7CF1" w:rsidRDefault="00913E79"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913E79" w:rsidRPr="003F7CF1" w:rsidRDefault="00913E79"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913E79" w:rsidRPr="003F7CF1" w:rsidRDefault="00913E79"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91"/>
      <w:bookmarkStart w:id="626" w:name="_Toc323656701"/>
      <w:bookmarkStart w:id="627" w:name="_Toc324085439"/>
      <w:bookmarkStart w:id="628" w:name="_Toc383781091"/>
      <w:bookmarkStart w:id="629" w:name="_Toc54120058"/>
      <w:r w:rsidRPr="00D822A3">
        <w:rPr>
          <w:lang w:val="en-GB"/>
        </w:rPr>
        <w:t>Increment and decrement</w:t>
      </w:r>
      <w:bookmarkEnd w:id="625"/>
      <w:bookmarkEnd w:id="626"/>
      <w:bookmarkEnd w:id="627"/>
      <w:bookmarkEnd w:id="628"/>
      <w:bookmarkEnd w:id="62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7"/>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0" w:name="_Toc320485592"/>
      <w:bookmarkStart w:id="631" w:name="_Toc323656702"/>
      <w:bookmarkStart w:id="632" w:name="_Toc324085440"/>
      <w:bookmarkStart w:id="633" w:name="_Toc383781092"/>
      <w:bookmarkStart w:id="634" w:name="_Toc54120059"/>
      <w:r w:rsidRPr="00D822A3">
        <w:rPr>
          <w:lang w:val="en-GB"/>
        </w:rPr>
        <w:t>Relational Operators</w:t>
      </w:r>
      <w:bookmarkEnd w:id="630"/>
      <w:bookmarkEnd w:id="631"/>
      <w:bookmarkEnd w:id="632"/>
      <w:bookmarkEnd w:id="633"/>
      <w:bookmarkEnd w:id="63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8"/>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3"/>
      <w:bookmarkStart w:id="636" w:name="_Toc323656703"/>
      <w:bookmarkStart w:id="637" w:name="_Toc324085441"/>
      <w:bookmarkStart w:id="638" w:name="_Toc383781093"/>
      <w:bookmarkStart w:id="639" w:name="_Toc54120060"/>
      <w:r w:rsidRPr="00D822A3">
        <w:rPr>
          <w:lang w:val="en-GB"/>
        </w:rPr>
        <w:t>Logical Operators</w:t>
      </w:r>
      <w:bookmarkEnd w:id="635"/>
      <w:bookmarkEnd w:id="636"/>
      <w:bookmarkEnd w:id="637"/>
      <w:bookmarkEnd w:id="638"/>
      <w:bookmarkEnd w:id="63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4"/>
      <w:bookmarkStart w:id="641" w:name="_Toc323656704"/>
      <w:bookmarkStart w:id="642" w:name="_Toc324085442"/>
      <w:bookmarkStart w:id="643" w:name="_Toc383781094"/>
      <w:bookmarkStart w:id="644" w:name="_Toc54120061"/>
      <w:r w:rsidRPr="00D822A3">
        <w:rPr>
          <w:lang w:val="en-GB"/>
        </w:rPr>
        <w:t>Bitwise Operators</w:t>
      </w:r>
      <w:bookmarkEnd w:id="640"/>
      <w:bookmarkEnd w:id="641"/>
      <w:bookmarkEnd w:id="642"/>
      <w:bookmarkEnd w:id="643"/>
      <w:bookmarkEnd w:id="64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5164708"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5164709"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5"/>
      <w:bookmarkStart w:id="646" w:name="_Toc323656705"/>
      <w:bookmarkStart w:id="647" w:name="_Toc324085443"/>
      <w:bookmarkStart w:id="648" w:name="_Toc383781095"/>
      <w:bookmarkStart w:id="649" w:name="_Toc54120062"/>
      <w:r w:rsidRPr="00D822A3">
        <w:rPr>
          <w:lang w:val="en-GB"/>
        </w:rPr>
        <w:lastRenderedPageBreak/>
        <w:t>Assignment</w:t>
      </w:r>
      <w:bookmarkEnd w:id="645"/>
      <w:bookmarkEnd w:id="646"/>
      <w:bookmarkEnd w:id="647"/>
      <w:bookmarkEnd w:id="648"/>
      <w:bookmarkEnd w:id="64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6"/>
      <w:bookmarkStart w:id="651" w:name="_Toc323656706"/>
      <w:bookmarkStart w:id="652" w:name="_Toc324085444"/>
      <w:bookmarkStart w:id="653" w:name="_Toc383781096"/>
      <w:bookmarkStart w:id="654" w:name="_Toc54120063"/>
      <w:r w:rsidRPr="00D822A3">
        <w:rPr>
          <w:lang w:val="en-GB"/>
        </w:rPr>
        <w:t>The Condition Operator</w:t>
      </w:r>
      <w:bookmarkEnd w:id="650"/>
      <w:bookmarkEnd w:id="651"/>
      <w:bookmarkEnd w:id="652"/>
      <w:bookmarkEnd w:id="653"/>
      <w:bookmarkEnd w:id="65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7"/>
      <w:bookmarkStart w:id="656" w:name="_Toc323656707"/>
      <w:bookmarkStart w:id="657" w:name="_Toc324085445"/>
      <w:bookmarkStart w:id="658" w:name="_Toc383781097"/>
      <w:bookmarkStart w:id="659" w:name="_Toc54120064"/>
      <w:r w:rsidRPr="00D822A3">
        <w:rPr>
          <w:lang w:val="en-GB"/>
        </w:rPr>
        <w:t>Precedence and Associatively</w:t>
      </w:r>
      <w:bookmarkEnd w:id="655"/>
      <w:bookmarkEnd w:id="656"/>
      <w:bookmarkEnd w:id="657"/>
      <w:bookmarkEnd w:id="658"/>
      <w:bookmarkEnd w:id="65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0" w:name="_Toc320485598"/>
      <w:bookmarkStart w:id="661" w:name="_Toc323656708"/>
      <w:bookmarkStart w:id="662" w:name="_Toc324085446"/>
      <w:bookmarkStart w:id="663" w:name="_Toc383781098"/>
      <w:bookmarkStart w:id="664" w:name="_Toc54120065"/>
      <w:r w:rsidRPr="00D822A3">
        <w:rPr>
          <w:lang w:val="en-GB"/>
        </w:rPr>
        <w:t>Statements</w:t>
      </w:r>
      <w:bookmarkEnd w:id="660"/>
      <w:bookmarkEnd w:id="661"/>
      <w:bookmarkEnd w:id="662"/>
      <w:bookmarkEnd w:id="663"/>
      <w:bookmarkEnd w:id="66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9"/>
      <w:bookmarkStart w:id="666" w:name="_Toc323656709"/>
      <w:bookmarkStart w:id="667" w:name="_Toc324085447"/>
      <w:bookmarkStart w:id="668" w:name="_Toc383781099"/>
      <w:bookmarkStart w:id="669" w:name="_Toc54120066"/>
      <w:r w:rsidRPr="00D822A3">
        <w:rPr>
          <w:lang w:val="en-GB"/>
        </w:rPr>
        <w:t>Selection statements</w:t>
      </w:r>
      <w:bookmarkEnd w:id="665"/>
      <w:bookmarkEnd w:id="666"/>
      <w:bookmarkEnd w:id="667"/>
      <w:bookmarkEnd w:id="668"/>
      <w:bookmarkEnd w:id="66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9"/>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0" w:name="_Toc320485600"/>
      <w:bookmarkStart w:id="671" w:name="_Toc323656710"/>
      <w:bookmarkStart w:id="672" w:name="_Toc324085448"/>
      <w:bookmarkStart w:id="673" w:name="_Toc383781100"/>
      <w:bookmarkStart w:id="674" w:name="_Toc54120067"/>
      <w:r w:rsidRPr="00D822A3">
        <w:rPr>
          <w:lang w:val="en-GB"/>
        </w:rPr>
        <w:t>Iteration statements</w:t>
      </w:r>
      <w:bookmarkEnd w:id="670"/>
      <w:bookmarkEnd w:id="671"/>
      <w:bookmarkEnd w:id="672"/>
      <w:bookmarkEnd w:id="673"/>
      <w:bookmarkEnd w:id="67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w:t>
      </w:r>
      <w:proofErr w:type="gramStart"/>
      <w:r w:rsidRPr="00D822A3">
        <w:rPr>
          <w:lang w:val="en-GB"/>
        </w:rPr>
        <w:t>in order to</w:t>
      </w:r>
      <w:proofErr w:type="gramEnd"/>
      <w:r w:rsidRPr="00D822A3">
        <w:rPr>
          <w:lang w:val="en-GB"/>
        </w:rPr>
        <w:t xml:space="preserve">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601"/>
      <w:bookmarkStart w:id="676" w:name="_Toc323656711"/>
      <w:bookmarkStart w:id="677" w:name="_Toc324085449"/>
      <w:bookmarkStart w:id="678" w:name="_Toc383781101"/>
      <w:bookmarkStart w:id="679" w:name="_Toc54120068"/>
      <w:r w:rsidRPr="00D822A3">
        <w:rPr>
          <w:lang w:val="en-GB"/>
        </w:rPr>
        <w:t>Jump statements</w:t>
      </w:r>
      <w:bookmarkEnd w:id="675"/>
      <w:bookmarkEnd w:id="676"/>
      <w:bookmarkEnd w:id="677"/>
      <w:bookmarkEnd w:id="678"/>
      <w:bookmarkEnd w:id="67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2"/>
      <w:bookmarkStart w:id="681" w:name="_Toc323656712"/>
      <w:bookmarkStart w:id="682" w:name="_Toc324085450"/>
      <w:bookmarkStart w:id="683" w:name="_Toc383781102"/>
      <w:bookmarkStart w:id="684" w:name="_Toc54120069"/>
      <w:r w:rsidRPr="00D822A3">
        <w:rPr>
          <w:lang w:val="en-GB"/>
        </w:rPr>
        <w:t>Expression statements</w:t>
      </w:r>
      <w:bookmarkEnd w:id="680"/>
      <w:bookmarkEnd w:id="681"/>
      <w:bookmarkEnd w:id="682"/>
      <w:bookmarkEnd w:id="683"/>
      <w:bookmarkEnd w:id="68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3656713"/>
      <w:bookmarkStart w:id="686" w:name="_Toc324085451"/>
      <w:bookmarkStart w:id="687" w:name="_Toc383781103"/>
      <w:bookmarkStart w:id="688" w:name="_Toc54120070"/>
      <w:r w:rsidRPr="00D822A3">
        <w:rPr>
          <w:lang w:val="en-GB"/>
        </w:rPr>
        <w:t>Volatile</w:t>
      </w:r>
      <w:bookmarkEnd w:id="685"/>
      <w:bookmarkEnd w:id="686"/>
      <w:bookmarkEnd w:id="687"/>
      <w:bookmarkEnd w:id="68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8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0" w:author="Stefan Björnander" w:date="2012-05-06T21:16:00Z">
          <w:pPr>
            <w:pStyle w:val="CommandLine"/>
          </w:pPr>
        </w:pPrChange>
      </w:pPr>
    </w:p>
    <w:p w14:paraId="0D44E5CA" w14:textId="77777777" w:rsidR="00E80032" w:rsidRPr="00D822A3" w:rsidRDefault="00E80032">
      <w:pPr>
        <w:pStyle w:val="Code"/>
        <w:rPr>
          <w:lang w:val="en-GB"/>
        </w:rPr>
        <w:pPrChange w:id="691" w:author="Stefan Björnander" w:date="2012-05-06T21:16:00Z">
          <w:pPr>
            <w:pStyle w:val="CommandLine"/>
          </w:pPr>
        </w:pPrChange>
      </w:pPr>
      <w:r w:rsidRPr="00D822A3">
        <w:rPr>
          <w:rFonts w:eastAsia="Times New Roman"/>
          <w:noProof w:val="0"/>
          <w:color w:val="000000" w:themeColor="text1"/>
          <w:lang w:val="en-GB"/>
          <w:rPrChange w:id="692"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69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695" w:name="_Toc320485603"/>
      <w:bookmarkStart w:id="696" w:name="_Toc323656714"/>
      <w:bookmarkStart w:id="697" w:name="_Toc324085452"/>
      <w:bookmarkStart w:id="698" w:name="_Toc383781104"/>
      <w:bookmarkStart w:id="699" w:name="_Toc54120071"/>
      <w:r w:rsidRPr="00D822A3">
        <w:rPr>
          <w:lang w:val="en-GB"/>
        </w:rPr>
        <w:t>Functions</w:t>
      </w:r>
      <w:bookmarkEnd w:id="695"/>
      <w:bookmarkEnd w:id="696"/>
      <w:bookmarkEnd w:id="697"/>
      <w:bookmarkEnd w:id="698"/>
      <w:bookmarkEnd w:id="69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913E79" w:rsidRPr="003F7CF1" w:rsidRDefault="00913E7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913E79" w:rsidRPr="003F7CF1" w:rsidRDefault="00913E7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913E79" w:rsidRPr="003F7CF1" w:rsidRDefault="00913E7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913E79" w:rsidRPr="003F7CF1" w:rsidRDefault="00913E7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913E79" w:rsidRPr="003F7CF1" w:rsidRDefault="00913E79"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913E79" w:rsidRPr="003F7CF1" w:rsidRDefault="00913E7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913E79" w:rsidRPr="003F7CF1" w:rsidRDefault="00913E7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913E79" w:rsidRPr="003F7CF1" w:rsidRDefault="00913E7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913E79" w:rsidRPr="003F7CF1" w:rsidRDefault="00913E7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913E79" w:rsidRPr="003F7CF1" w:rsidRDefault="00913E79"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913E79" w:rsidRPr="003F7CF1" w:rsidRDefault="00913E79"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913E79" w:rsidRPr="003F7CF1" w:rsidRDefault="00913E7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20"/>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0" w:name="_Toc320485604"/>
      <w:bookmarkStart w:id="701" w:name="_Toc323656715"/>
      <w:bookmarkStart w:id="702" w:name="_Toc324085453"/>
      <w:bookmarkStart w:id="703" w:name="_Toc383781105"/>
      <w:bookmarkStart w:id="704" w:name="_Toc54120072"/>
      <w:r w:rsidRPr="00D822A3">
        <w:rPr>
          <w:lang w:val="en-GB"/>
        </w:rPr>
        <w:lastRenderedPageBreak/>
        <w:t>Void Functions</w:t>
      </w:r>
      <w:bookmarkEnd w:id="700"/>
      <w:bookmarkEnd w:id="701"/>
      <w:bookmarkEnd w:id="702"/>
      <w:bookmarkEnd w:id="703"/>
      <w:bookmarkEnd w:id="70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05" w:name="_Toc320485605"/>
      <w:bookmarkStart w:id="706" w:name="_Toc323656716"/>
      <w:bookmarkStart w:id="707" w:name="_Toc324085454"/>
      <w:bookmarkStart w:id="708" w:name="_Toc383781106"/>
      <w:bookmarkStart w:id="709" w:name="_Toc54120073"/>
      <w:r w:rsidRPr="00D822A3">
        <w:rPr>
          <w:lang w:val="en-GB"/>
        </w:rPr>
        <w:t>Local and global variables</w:t>
      </w:r>
      <w:bookmarkEnd w:id="705"/>
      <w:bookmarkEnd w:id="706"/>
      <w:bookmarkEnd w:id="707"/>
      <w:bookmarkEnd w:id="708"/>
      <w:bookmarkEnd w:id="70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21"/>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0" w:name="_Toc323656717"/>
      <w:bookmarkStart w:id="711" w:name="_Toc324085455"/>
      <w:bookmarkStart w:id="712" w:name="_Toc383781107"/>
      <w:bookmarkStart w:id="713" w:name="_Toc54120074"/>
      <w:r w:rsidRPr="00D822A3">
        <w:rPr>
          <w:lang w:val="en-GB"/>
        </w:rPr>
        <w:t>Inner Blocks with Local Variables</w:t>
      </w:r>
      <w:bookmarkEnd w:id="710"/>
      <w:bookmarkEnd w:id="711"/>
      <w:bookmarkEnd w:id="712"/>
      <w:bookmarkEnd w:id="713"/>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22"/>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1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1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1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1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18" w:name="_Toc320485606"/>
      <w:bookmarkStart w:id="719" w:name="_Toc323656718"/>
      <w:bookmarkStart w:id="720" w:name="_Toc324085456"/>
      <w:bookmarkStart w:id="721" w:name="_Toc383781108"/>
      <w:bookmarkStart w:id="722" w:name="_Toc54120075"/>
      <w:r w:rsidRPr="00D822A3">
        <w:rPr>
          <w:lang w:val="en-GB"/>
        </w:rPr>
        <w:t>Call-by-Value and Call-by-Reference</w:t>
      </w:r>
      <w:bookmarkEnd w:id="718"/>
      <w:bookmarkEnd w:id="719"/>
      <w:bookmarkEnd w:id="720"/>
      <w:bookmarkEnd w:id="721"/>
      <w:bookmarkEnd w:id="72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913E79" w:rsidRPr="003F7CF1" w:rsidRDefault="00913E7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913E79" w:rsidRPr="003F7CF1" w:rsidRDefault="00913E7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913E79" w:rsidRPr="003F7CF1" w:rsidRDefault="00913E7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913E79" w:rsidRPr="003F7CF1" w:rsidRDefault="00913E7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913E79" w:rsidRPr="003F7CF1" w:rsidRDefault="00913E7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913E79" w:rsidRPr="003F7CF1" w:rsidRDefault="00913E7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913E79" w:rsidRPr="003F7CF1" w:rsidRDefault="00913E7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913E79" w:rsidRPr="003F7CF1" w:rsidRDefault="00913E7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913E79" w:rsidRPr="003F7CF1" w:rsidRDefault="00913E7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913E79" w:rsidRPr="003F7CF1" w:rsidRDefault="00913E7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913E79" w:rsidRPr="003F7CF1" w:rsidRDefault="00913E7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913E79" w:rsidRPr="003F7CF1" w:rsidRDefault="00913E7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913E79" w:rsidRPr="003F7CF1" w:rsidRDefault="00913E7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913E79" w:rsidRPr="003F7CF1" w:rsidRDefault="00913E7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913E79" w:rsidRPr="003F7CF1" w:rsidRDefault="00913E7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913E79" w:rsidRPr="003F7CF1" w:rsidRDefault="00913E7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913E79" w:rsidRPr="003F7CF1" w:rsidRDefault="00913E7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913E79" w:rsidRPr="003F7CF1" w:rsidRDefault="00913E7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913E79" w:rsidRPr="003F7CF1" w:rsidRDefault="00913E7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913E79" w:rsidRPr="003F7CF1" w:rsidRDefault="00913E7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913E79" w:rsidRPr="003F7CF1" w:rsidRDefault="00913E7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913E79" w:rsidRPr="003F7CF1" w:rsidRDefault="00913E7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913E79" w:rsidRPr="003F7CF1" w:rsidRDefault="00913E7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913E79" w:rsidRPr="003F7CF1" w:rsidRDefault="00913E7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913E79" w:rsidRPr="003F7CF1" w:rsidRDefault="00913E7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913E79" w:rsidRPr="003F7CF1" w:rsidRDefault="00913E7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913E79" w:rsidRPr="003F7CF1" w:rsidRDefault="00913E7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913E79" w:rsidRPr="003F7CF1" w:rsidRDefault="00913E79"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913E79" w:rsidRPr="003F7CF1" w:rsidRDefault="00913E79"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913E79" w:rsidRPr="003F7CF1" w:rsidRDefault="00913E79"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913E79" w:rsidRPr="003F7CF1" w:rsidRDefault="00913E79"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913E79" w:rsidRPr="003F7CF1" w:rsidRDefault="00913E79"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913E79" w:rsidRPr="003F7CF1" w:rsidRDefault="00913E79"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913E79" w:rsidRPr="003F7CF1" w:rsidRDefault="00913E79"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913E79" w:rsidRPr="003F7CF1" w:rsidRDefault="00913E79"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913E79" w:rsidRPr="003F7CF1" w:rsidRDefault="00913E79"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913E79" w:rsidRPr="003F7CF1" w:rsidRDefault="00913E79"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913E79" w:rsidRPr="003F7CF1" w:rsidRDefault="00913E79"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913E79" w:rsidRPr="003F7CF1" w:rsidRDefault="00913E79"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913E79" w:rsidRPr="003F7CF1" w:rsidRDefault="00913E79"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913E79" w:rsidRPr="003F7CF1" w:rsidRDefault="00913E79"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913E79" w:rsidRPr="003F7CF1" w:rsidRDefault="00913E79"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913E79" w:rsidRPr="003F7CF1" w:rsidRDefault="00913E79"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913E79" w:rsidRPr="003F7CF1" w:rsidRDefault="00913E79"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913E79" w:rsidRPr="003F7CF1" w:rsidRDefault="00913E79"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913E79" w:rsidRPr="003F7CF1" w:rsidRDefault="00913E79"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913E79" w:rsidRPr="003F7CF1" w:rsidRDefault="00913E79"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913E79" w:rsidRPr="003F7CF1" w:rsidRDefault="00913E79"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913E79" w:rsidRPr="003F7CF1" w:rsidRDefault="00913E79"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913E79" w:rsidRPr="003F7CF1" w:rsidRDefault="00913E79"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913E79" w:rsidRPr="003F7CF1" w:rsidRDefault="00913E79"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913E79" w:rsidRPr="003F7CF1" w:rsidRDefault="00913E79"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913E79" w:rsidRPr="003F7CF1" w:rsidRDefault="00913E79"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913E79" w:rsidRPr="003F7CF1" w:rsidRDefault="00913E7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913E79" w:rsidRPr="003F7CF1" w:rsidRDefault="00913E7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913E79" w:rsidRPr="003F7CF1" w:rsidRDefault="00913E7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913E79" w:rsidRPr="003F7CF1" w:rsidRDefault="00913E7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913E79" w:rsidRPr="003F7CF1" w:rsidRDefault="00913E7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913E79" w:rsidRPr="003F7CF1" w:rsidRDefault="00913E7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913E79" w:rsidRPr="003F7CF1" w:rsidRDefault="00913E7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913E79" w:rsidRPr="003F7CF1" w:rsidRDefault="00913E7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913E79" w:rsidRPr="003F7CF1" w:rsidRDefault="00913E7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913E79" w:rsidRPr="003F7CF1" w:rsidRDefault="00913E7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913E79" w:rsidRPr="003F7CF1" w:rsidRDefault="00913E7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913E79" w:rsidRPr="003F7CF1" w:rsidRDefault="00913E7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913E79" w:rsidRPr="003F7CF1" w:rsidRDefault="00913E7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913E79" w:rsidRPr="003F7CF1" w:rsidRDefault="00913E7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913E79" w:rsidRPr="003F7CF1" w:rsidRDefault="00913E7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913E79" w:rsidRPr="003F7CF1" w:rsidRDefault="00913E7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913E79" w:rsidRPr="003F7CF1" w:rsidRDefault="00913E7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913E79" w:rsidRPr="003F7CF1" w:rsidRDefault="00913E7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913E79" w:rsidRPr="003F7CF1" w:rsidRDefault="00913E7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913E79" w:rsidRPr="003F7CF1" w:rsidRDefault="00913E7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913E79" w:rsidRPr="003F7CF1" w:rsidRDefault="00913E7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913E79" w:rsidRPr="003F7CF1" w:rsidRDefault="00913E7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913E79" w:rsidRPr="003F7CF1" w:rsidRDefault="00913E7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913E79" w:rsidRPr="003F7CF1" w:rsidRDefault="00913E7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913E79" w:rsidRPr="003F7CF1" w:rsidRDefault="00913E7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913E79" w:rsidRPr="003F7CF1" w:rsidRDefault="00913E7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913E79" w:rsidRPr="003F7CF1" w:rsidRDefault="00913E7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913E79" w:rsidRPr="003F7CF1" w:rsidRDefault="00913E79"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913E79" w:rsidRPr="003F7CF1" w:rsidRDefault="00913E79"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913E79" w:rsidRPr="003F7CF1" w:rsidRDefault="00913E79"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913E79" w:rsidRPr="003F7CF1" w:rsidRDefault="00913E79"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913E79" w:rsidRPr="003F7CF1" w:rsidRDefault="00913E79"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913E79" w:rsidRPr="003F7CF1" w:rsidRDefault="00913E79"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913E79" w:rsidRPr="003F7CF1" w:rsidRDefault="00913E79"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913E79" w:rsidRPr="003F7CF1" w:rsidRDefault="00913E79"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913E79" w:rsidRPr="003F7CF1" w:rsidRDefault="00913E79"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913E79" w:rsidRPr="003F7CF1" w:rsidRDefault="00913E79"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913E79" w:rsidRPr="003F7CF1" w:rsidRDefault="00913E79"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913E79" w:rsidRPr="003F7CF1" w:rsidRDefault="00913E79"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913E79" w:rsidRPr="003F7CF1" w:rsidRDefault="00913E79"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913E79" w:rsidRPr="003F7CF1" w:rsidRDefault="00913E79"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913E79" w:rsidRPr="003F7CF1" w:rsidRDefault="00913E79"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913E79" w:rsidRPr="003F7CF1" w:rsidRDefault="00913E79"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913E79" w:rsidRPr="003F7CF1" w:rsidRDefault="00913E79"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913E79" w:rsidRPr="003F7CF1" w:rsidRDefault="00913E79"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913E79" w:rsidRPr="003F7CF1" w:rsidRDefault="00913E79"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913E79" w:rsidRPr="003F7CF1" w:rsidRDefault="00913E79"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913E79" w:rsidRPr="003F7CF1" w:rsidRDefault="00913E79"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913E79" w:rsidRPr="003F7CF1" w:rsidRDefault="00913E79"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913E79" w:rsidRPr="003F7CF1" w:rsidRDefault="00913E79"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913E79" w:rsidRPr="003F7CF1" w:rsidRDefault="00913E79"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913E79" w:rsidRPr="003F7CF1" w:rsidRDefault="00913E79"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913E79" w:rsidRPr="003F7CF1" w:rsidRDefault="00913E79"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913E79" w:rsidRPr="003F7CF1" w:rsidRDefault="00913E79"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913E79" w:rsidRPr="003F7CF1" w:rsidRDefault="00913E79"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913E79" w:rsidRPr="003F7CF1" w:rsidRDefault="00913E79"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913E79" w:rsidRPr="003F7CF1" w:rsidRDefault="00913E79"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913E79" w:rsidRPr="003F7CF1" w:rsidRDefault="00913E79"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3" w:name="_Toc320485607"/>
      <w:bookmarkStart w:id="724" w:name="_Toc323656719"/>
      <w:bookmarkStart w:id="725" w:name="_Toc324085457"/>
      <w:bookmarkStart w:id="726" w:name="_Toc383781109"/>
      <w:bookmarkStart w:id="727" w:name="_Toc54120076"/>
      <w:r w:rsidRPr="00D822A3">
        <w:rPr>
          <w:lang w:val="en-GB"/>
        </w:rPr>
        <w:t>Static, Extern, and Register Variables</w:t>
      </w:r>
      <w:bookmarkEnd w:id="723"/>
      <w:bookmarkEnd w:id="724"/>
      <w:bookmarkEnd w:id="725"/>
      <w:bookmarkEnd w:id="726"/>
      <w:bookmarkEnd w:id="727"/>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3"/>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28" w:name="_Toc320485608"/>
      <w:bookmarkStart w:id="729" w:name="_Toc323656720"/>
      <w:bookmarkStart w:id="730" w:name="_Toc324085458"/>
      <w:bookmarkStart w:id="731" w:name="_Toc383781110"/>
      <w:bookmarkStart w:id="732" w:name="_Toc54120077"/>
      <w:r w:rsidRPr="00D822A3">
        <w:rPr>
          <w:lang w:val="en-GB"/>
        </w:rPr>
        <w:lastRenderedPageBreak/>
        <w:t>Recursion</w:t>
      </w:r>
      <w:bookmarkEnd w:id="728"/>
      <w:bookmarkEnd w:id="729"/>
      <w:bookmarkEnd w:id="730"/>
      <w:bookmarkEnd w:id="731"/>
      <w:bookmarkEnd w:id="73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5164710"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3" w:name="_Toc320485609"/>
      <w:bookmarkStart w:id="734" w:name="_Toc323656721"/>
      <w:bookmarkStart w:id="735" w:name="_Toc324085459"/>
      <w:bookmarkStart w:id="736" w:name="_Toc383781111"/>
      <w:bookmarkStart w:id="737" w:name="_Toc54120078"/>
      <w:r w:rsidRPr="00D822A3">
        <w:rPr>
          <w:lang w:val="en-GB"/>
        </w:rPr>
        <w:t>Definition</w:t>
      </w:r>
      <w:r w:rsidR="00E80032" w:rsidRPr="00D822A3">
        <w:rPr>
          <w:lang w:val="en-GB"/>
        </w:rPr>
        <w:t xml:space="preserve"> and Declaration</w:t>
      </w:r>
      <w:bookmarkEnd w:id="733"/>
      <w:bookmarkEnd w:id="734"/>
      <w:bookmarkEnd w:id="735"/>
      <w:bookmarkEnd w:id="736"/>
      <w:bookmarkEnd w:id="73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288AAC04"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207336" w:rsidRPr="00D822A3">
        <w:rPr>
          <w:lang w:val="en-GB"/>
        </w:rPr>
        <w:t>16.12</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164711"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164712"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38" w:name="_Toc320485610"/>
      <w:bookmarkStart w:id="739" w:name="_Toc323656722"/>
      <w:bookmarkStart w:id="740" w:name="_Toc324085460"/>
      <w:bookmarkStart w:id="741" w:name="_Toc383781112"/>
      <w:bookmarkStart w:id="742" w:name="_Toc54120079"/>
      <w:r w:rsidRPr="00D822A3">
        <w:rPr>
          <w:lang w:val="en-GB"/>
        </w:rPr>
        <w:t>Higher-Order Functions</w:t>
      </w:r>
      <w:bookmarkEnd w:id="738"/>
      <w:bookmarkEnd w:id="739"/>
      <w:bookmarkEnd w:id="740"/>
      <w:bookmarkEnd w:id="741"/>
      <w:bookmarkEnd w:id="74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3" w:name="_Toc320485611"/>
      <w:bookmarkStart w:id="744" w:name="_Toc323656723"/>
      <w:bookmarkStart w:id="745" w:name="_Toc324085461"/>
      <w:bookmarkStart w:id="746" w:name="_Toc383781113"/>
      <w:bookmarkStart w:id="747" w:name="_Ref383865210"/>
      <w:bookmarkStart w:id="748" w:name="_Toc54120080"/>
      <w:r w:rsidRPr="00D822A3">
        <w:rPr>
          <w:lang w:val="en-GB"/>
        </w:rPr>
        <w:lastRenderedPageBreak/>
        <w:t>Structures and Linked Lists</w:t>
      </w:r>
      <w:bookmarkEnd w:id="743"/>
      <w:bookmarkEnd w:id="744"/>
      <w:bookmarkEnd w:id="745"/>
      <w:bookmarkEnd w:id="746"/>
      <w:bookmarkEnd w:id="747"/>
      <w:bookmarkEnd w:id="74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913E79" w:rsidRPr="003F7CF1" w:rsidRDefault="00913E7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913E79" w:rsidRPr="003F7CF1" w:rsidRDefault="00913E7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913E79" w:rsidRPr="003F7CF1" w:rsidRDefault="00913E7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913E79" w:rsidRPr="003F7CF1" w:rsidRDefault="00913E7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913E79" w:rsidRPr="003F7CF1" w:rsidRDefault="00913E7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913E79" w:rsidRPr="003F7CF1" w:rsidRDefault="00913E7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913E79" w:rsidRPr="003F7CF1" w:rsidRDefault="00913E7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913E79" w:rsidRPr="003F7CF1" w:rsidRDefault="00913E7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913E79" w:rsidRPr="003F7CF1" w:rsidRDefault="00913E7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913E79" w:rsidRPr="003F7CF1" w:rsidRDefault="00913E7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913E79" w:rsidRPr="003F7CF1" w:rsidRDefault="00913E7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913E79" w:rsidRPr="003F7CF1" w:rsidRDefault="00913E7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913E79" w:rsidRPr="003F7CF1" w:rsidRDefault="00913E7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913E79" w:rsidRPr="003F7CF1" w:rsidRDefault="00913E79"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913E79" w:rsidRPr="003F7CF1" w:rsidRDefault="00913E79"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913E79" w:rsidRPr="003F7CF1" w:rsidRDefault="00913E79"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913E79" w:rsidRPr="003F7CF1" w:rsidRDefault="00913E79"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913E79" w:rsidRPr="003F7CF1" w:rsidRDefault="00913E79"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913E79" w:rsidRPr="003F7CF1" w:rsidRDefault="00913E79"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913E79" w:rsidRPr="003F7CF1" w:rsidRDefault="00913E79"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913E79" w:rsidRPr="003F7CF1" w:rsidRDefault="00913E79"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913E79" w:rsidRPr="003F7CF1" w:rsidRDefault="00913E79"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913E79" w:rsidRPr="003F7CF1" w:rsidRDefault="00913E79"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913E79" w:rsidRPr="003F7CF1" w:rsidRDefault="00913E79"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913E79" w:rsidRPr="003F7CF1" w:rsidRDefault="00913E79"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913E79" w:rsidRPr="003F7CF1" w:rsidRDefault="00913E7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49" w:name="_Toc320485612"/>
      <w:bookmarkStart w:id="750" w:name="_Toc323656724"/>
      <w:bookmarkStart w:id="751" w:name="_Toc324085462"/>
      <w:bookmarkStart w:id="752" w:name="_Toc383781114"/>
      <w:bookmarkStart w:id="753" w:name="_Toc54120081"/>
      <w:r w:rsidRPr="00D822A3">
        <w:rPr>
          <w:lang w:val="en-GB"/>
        </w:rPr>
        <w:t>Stacks and Linked Lists</w:t>
      </w:r>
      <w:bookmarkEnd w:id="749"/>
      <w:bookmarkEnd w:id="750"/>
      <w:bookmarkEnd w:id="751"/>
      <w:bookmarkEnd w:id="752"/>
      <w:bookmarkEnd w:id="75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913E79" w:rsidRPr="003F7CF1" w:rsidRDefault="00913E7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913E79" w:rsidRPr="003F7CF1" w:rsidRDefault="00913E7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913E79" w:rsidRPr="003F7CF1" w:rsidRDefault="00913E7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913E79" w:rsidRPr="003F7CF1" w:rsidRDefault="00913E79" w:rsidP="00E80032">
                              <w:pPr>
                                <w:pStyle w:val="SourceCodeBoxText"/>
                                <w:rPr>
                                  <w:sz w:val="19"/>
                                  <w:szCs w:val="19"/>
                                  <w:lang w:val="en-US"/>
                                </w:rPr>
                              </w:pPr>
                              <w:r w:rsidRPr="003F7CF1">
                                <w:rPr>
                                  <w:sz w:val="19"/>
                                  <w:szCs w:val="19"/>
                                  <w:lang w:val="en-US"/>
                                </w:rPr>
                                <w:t>push 1</w:t>
                              </w:r>
                            </w:p>
                            <w:p w14:paraId="3C159322" w14:textId="77777777" w:rsidR="00913E79" w:rsidRPr="003F7CF1" w:rsidRDefault="00913E79" w:rsidP="00E80032">
                              <w:pPr>
                                <w:pStyle w:val="SourceCodeBoxText"/>
                                <w:rPr>
                                  <w:sz w:val="19"/>
                                  <w:szCs w:val="19"/>
                                  <w:lang w:val="en-US"/>
                                </w:rPr>
                              </w:pPr>
                              <w:r w:rsidRPr="003F7CF1">
                                <w:rPr>
                                  <w:sz w:val="19"/>
                                  <w:szCs w:val="19"/>
                                  <w:lang w:val="en-US"/>
                                </w:rPr>
                                <w:t>push 2</w:t>
                              </w:r>
                            </w:p>
                            <w:p w14:paraId="22BA48C9" w14:textId="77777777" w:rsidR="00913E79" w:rsidRPr="003F7CF1" w:rsidRDefault="00913E79" w:rsidP="00E80032">
                              <w:pPr>
                                <w:pStyle w:val="SourceCodeBoxText"/>
                                <w:rPr>
                                  <w:sz w:val="19"/>
                                  <w:szCs w:val="19"/>
                                  <w:lang w:val="en-US"/>
                                </w:rPr>
                              </w:pPr>
                              <w:r w:rsidRPr="003F7CF1">
                                <w:rPr>
                                  <w:sz w:val="19"/>
                                  <w:szCs w:val="19"/>
                                  <w:lang w:val="en-US"/>
                                </w:rPr>
                                <w:t>push 3</w:t>
                              </w:r>
                            </w:p>
                            <w:p w14:paraId="5F86FACB" w14:textId="77777777" w:rsidR="00913E79" w:rsidRPr="003F7CF1" w:rsidRDefault="00913E7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913E79" w:rsidRPr="003F7CF1" w:rsidRDefault="00913E79"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913E79" w:rsidRPr="003F7CF1" w:rsidRDefault="00913E79"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913E79" w:rsidRPr="003F7CF1" w:rsidRDefault="00913E79"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913E79" w:rsidRPr="003F7CF1" w:rsidRDefault="00913E79" w:rsidP="00E80032">
                        <w:pPr>
                          <w:pStyle w:val="SourceCodeBoxText"/>
                          <w:rPr>
                            <w:sz w:val="19"/>
                            <w:szCs w:val="19"/>
                            <w:lang w:val="en-US"/>
                          </w:rPr>
                        </w:pPr>
                        <w:r w:rsidRPr="003F7CF1">
                          <w:rPr>
                            <w:sz w:val="19"/>
                            <w:szCs w:val="19"/>
                            <w:lang w:val="en-US"/>
                          </w:rPr>
                          <w:t>push 1</w:t>
                        </w:r>
                      </w:p>
                      <w:p w14:paraId="3C159322" w14:textId="77777777" w:rsidR="00913E79" w:rsidRPr="003F7CF1" w:rsidRDefault="00913E79" w:rsidP="00E80032">
                        <w:pPr>
                          <w:pStyle w:val="SourceCodeBoxText"/>
                          <w:rPr>
                            <w:sz w:val="19"/>
                            <w:szCs w:val="19"/>
                            <w:lang w:val="en-US"/>
                          </w:rPr>
                        </w:pPr>
                        <w:r w:rsidRPr="003F7CF1">
                          <w:rPr>
                            <w:sz w:val="19"/>
                            <w:szCs w:val="19"/>
                            <w:lang w:val="en-US"/>
                          </w:rPr>
                          <w:t>push 2</w:t>
                        </w:r>
                      </w:p>
                      <w:p w14:paraId="22BA48C9" w14:textId="77777777" w:rsidR="00913E79" w:rsidRPr="003F7CF1" w:rsidRDefault="00913E79" w:rsidP="00E80032">
                        <w:pPr>
                          <w:pStyle w:val="SourceCodeBoxText"/>
                          <w:rPr>
                            <w:sz w:val="19"/>
                            <w:szCs w:val="19"/>
                            <w:lang w:val="en-US"/>
                          </w:rPr>
                        </w:pPr>
                        <w:r w:rsidRPr="003F7CF1">
                          <w:rPr>
                            <w:sz w:val="19"/>
                            <w:szCs w:val="19"/>
                            <w:lang w:val="en-US"/>
                          </w:rPr>
                          <w:t>push 3</w:t>
                        </w:r>
                      </w:p>
                      <w:p w14:paraId="5F86FACB" w14:textId="77777777" w:rsidR="00913E79" w:rsidRPr="003F7CF1" w:rsidRDefault="00913E79"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913E79" w:rsidRPr="003F7CF1" w:rsidRDefault="00913E7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913E79" w:rsidRPr="003F7CF1" w:rsidRDefault="00913E7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913E79" w:rsidRPr="003F7CF1" w:rsidRDefault="00913E7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913E79" w:rsidRPr="003F7CF1" w:rsidRDefault="00913E7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913E79" w:rsidRPr="003F7CF1" w:rsidRDefault="00913E7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913E79" w:rsidRPr="003F7CF1" w:rsidRDefault="00913E7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913E79" w:rsidRPr="003F7CF1" w:rsidRDefault="00913E7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913E79" w:rsidRPr="003F7CF1" w:rsidRDefault="00913E7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913E79" w:rsidRPr="003F7CF1" w:rsidRDefault="00913E7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913E79" w:rsidRPr="003F7CF1" w:rsidRDefault="00913E7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913E79" w:rsidRPr="003F7CF1" w:rsidRDefault="00913E7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913E79" w:rsidRPr="003F7CF1" w:rsidRDefault="00913E7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913E79" w:rsidRPr="003F7CF1" w:rsidRDefault="00913E7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913E79" w:rsidRPr="003F7CF1" w:rsidRDefault="00913E7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913E79" w:rsidRPr="003F7CF1" w:rsidRDefault="00913E7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913E79" w:rsidRPr="003F7CF1" w:rsidRDefault="00913E7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913E79" w:rsidRPr="003F7CF1" w:rsidRDefault="00913E7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913E79" w:rsidRPr="003F7CF1" w:rsidRDefault="00913E7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913E79" w:rsidRPr="003F7CF1" w:rsidRDefault="00913E7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913E79" w:rsidRPr="003F7CF1" w:rsidRDefault="00913E79"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913E79" w:rsidRPr="003F7CF1" w:rsidRDefault="00913E79"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913E79" w:rsidRPr="003F7CF1" w:rsidRDefault="00913E79"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913E79" w:rsidRPr="003F7CF1" w:rsidRDefault="00913E79"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913E79" w:rsidRPr="003F7CF1" w:rsidRDefault="00913E79"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913E79" w:rsidRPr="003F7CF1" w:rsidRDefault="00913E79"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913E79" w:rsidRPr="003F7CF1" w:rsidRDefault="00913E79"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913E79" w:rsidRPr="003F7CF1" w:rsidRDefault="00913E79"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913E79" w:rsidRPr="003F7CF1" w:rsidRDefault="00913E79"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913E79" w:rsidRPr="003F7CF1" w:rsidRDefault="00913E79"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913E79" w:rsidRPr="003F7CF1" w:rsidRDefault="00913E79"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913E79" w:rsidRPr="003F7CF1" w:rsidRDefault="00913E79"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913E79" w:rsidRPr="003F7CF1" w:rsidRDefault="00913E79"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913E79" w:rsidRPr="003F7CF1" w:rsidRDefault="00913E79"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913E79" w:rsidRPr="003F7CF1" w:rsidRDefault="00913E79"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913E79" w:rsidRPr="003F7CF1" w:rsidRDefault="00913E79"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913E79" w:rsidRPr="003F7CF1" w:rsidRDefault="00913E79"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913E79" w:rsidRPr="003F7CF1" w:rsidRDefault="00913E79"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913E79" w:rsidRPr="003F7CF1" w:rsidRDefault="00913E7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39453D6"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913E79" w:rsidRPr="003F7CF1" w:rsidRDefault="00913E7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913E79" w:rsidRPr="003F7CF1" w:rsidRDefault="00913E7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913E79" w:rsidRPr="003F7CF1" w:rsidRDefault="00913E79" w:rsidP="00E80032">
                              <w:pPr>
                                <w:pStyle w:val="SourceCodeBoxText"/>
                                <w:rPr>
                                  <w:sz w:val="19"/>
                                  <w:szCs w:val="19"/>
                                  <w:lang w:val="en-US"/>
                                </w:rPr>
                              </w:pPr>
                              <w:r w:rsidRPr="003F7CF1">
                                <w:rPr>
                                  <w:sz w:val="19"/>
                                  <w:szCs w:val="19"/>
                                  <w:lang w:val="en-US"/>
                                </w:rPr>
                                <w:t>3</w:t>
                              </w:r>
                            </w:p>
                            <w:p w14:paraId="40F6D3AC" w14:textId="77777777" w:rsidR="00913E79" w:rsidRPr="003F7CF1" w:rsidRDefault="00913E7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913E79" w:rsidRPr="003F7CF1" w:rsidRDefault="00913E7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913E79" w:rsidRPr="003F7CF1" w:rsidRDefault="00913E7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913E79" w:rsidRPr="003F7CF1" w:rsidRDefault="00913E7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913E79" w:rsidRPr="003F7CF1" w:rsidRDefault="00913E7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913E79" w:rsidRPr="003F7CF1" w:rsidRDefault="00913E7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913E79" w:rsidRPr="003F7CF1" w:rsidRDefault="00913E7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913E79" w:rsidRPr="003F7CF1" w:rsidRDefault="00913E7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913E79" w:rsidRPr="003F7CF1" w:rsidRDefault="00913E7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913E79" w:rsidRPr="003F7CF1" w:rsidRDefault="00913E7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913E79" w:rsidRPr="003F7CF1" w:rsidRDefault="00913E7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913E79" w:rsidRPr="003F7CF1" w:rsidRDefault="00913E7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913E79" w:rsidRPr="003F7CF1" w:rsidRDefault="00913E7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913E79" w:rsidRPr="003F7CF1" w:rsidRDefault="00913E7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913E79" w:rsidRPr="003F7CF1" w:rsidRDefault="00913E79" w:rsidP="00E80032">
                        <w:pPr>
                          <w:pStyle w:val="SourceCodeBoxText"/>
                          <w:rPr>
                            <w:sz w:val="19"/>
                            <w:szCs w:val="19"/>
                            <w:lang w:val="en-US"/>
                          </w:rPr>
                        </w:pPr>
                        <w:r w:rsidRPr="003F7CF1">
                          <w:rPr>
                            <w:sz w:val="19"/>
                            <w:szCs w:val="19"/>
                            <w:lang w:val="en-US"/>
                          </w:rPr>
                          <w:t>3</w:t>
                        </w:r>
                      </w:p>
                      <w:p w14:paraId="40F6D3AC" w14:textId="77777777" w:rsidR="00913E79" w:rsidRPr="003F7CF1" w:rsidRDefault="00913E79"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913E79" w:rsidRPr="003F7CF1" w:rsidRDefault="00913E79"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913E79" w:rsidRPr="003F7CF1" w:rsidRDefault="00913E79"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913E79" w:rsidRPr="003F7CF1" w:rsidRDefault="00913E79"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913E79" w:rsidRPr="003F7CF1" w:rsidRDefault="00913E79"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913E79" w:rsidRPr="003F7CF1" w:rsidRDefault="00913E79"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913E79" w:rsidRPr="003F7CF1" w:rsidRDefault="00913E79"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913E79" w:rsidRPr="003F7CF1" w:rsidRDefault="00913E79"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913E79" w:rsidRPr="003F7CF1" w:rsidRDefault="00913E79"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913E79" w:rsidRPr="003F7CF1" w:rsidRDefault="00913E79"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913E79" w:rsidRPr="003F7CF1" w:rsidRDefault="00913E79"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913E79" w:rsidRPr="003F7CF1" w:rsidRDefault="00913E79"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913E79" w:rsidRPr="003F7CF1" w:rsidRDefault="00913E79"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913E79" w:rsidRPr="003F7CF1" w:rsidRDefault="00913E7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54" w:name="_Toc320485613"/>
      <w:bookmarkStart w:id="755" w:name="_Toc323656725"/>
      <w:bookmarkStart w:id="756" w:name="_Toc324085463"/>
      <w:bookmarkStart w:id="757" w:name="_Toc383781115"/>
      <w:bookmarkStart w:id="758" w:name="_Toc54120082"/>
      <w:r w:rsidRPr="00D822A3">
        <w:rPr>
          <w:lang w:val="en-GB"/>
        </w:rPr>
        <w:t>Unions</w:t>
      </w:r>
      <w:bookmarkEnd w:id="754"/>
      <w:bookmarkEnd w:id="755"/>
      <w:bookmarkEnd w:id="756"/>
      <w:bookmarkEnd w:id="757"/>
      <w:bookmarkEnd w:id="75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59" w:name="_Toc320485614"/>
      <w:bookmarkStart w:id="760" w:name="_Toc323656726"/>
      <w:bookmarkStart w:id="761" w:name="_Toc324085464"/>
      <w:bookmarkStart w:id="762" w:name="_Toc383781116"/>
      <w:bookmarkStart w:id="763" w:name="_Toc54120083"/>
      <w:r w:rsidRPr="00D822A3">
        <w:rPr>
          <w:lang w:val="en-GB"/>
        </w:rPr>
        <w:t>Bitfields</w:t>
      </w:r>
      <w:bookmarkEnd w:id="759"/>
      <w:bookmarkEnd w:id="760"/>
      <w:bookmarkEnd w:id="761"/>
      <w:bookmarkEnd w:id="762"/>
      <w:bookmarkEnd w:id="76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6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65" w:name="_Toc320485616"/>
      <w:bookmarkStart w:id="766" w:name="_Toc323656727"/>
      <w:bookmarkStart w:id="767" w:name="_Toc324085465"/>
      <w:bookmarkStart w:id="768" w:name="_Toc383781117"/>
      <w:bookmarkStart w:id="769" w:name="_Toc54120084"/>
      <w:r w:rsidRPr="00D822A3">
        <w:rPr>
          <w:lang w:val="en-GB"/>
        </w:rPr>
        <w:t>Structures with function pointers</w:t>
      </w:r>
      <w:bookmarkEnd w:id="765"/>
      <w:bookmarkEnd w:id="766"/>
      <w:bookmarkEnd w:id="767"/>
      <w:bookmarkEnd w:id="768"/>
      <w:bookmarkEnd w:id="76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4"/>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0" w:name="_Toc320485619"/>
      <w:bookmarkStart w:id="771" w:name="_Toc323656728"/>
      <w:bookmarkStart w:id="772" w:name="_Toc324085466"/>
      <w:bookmarkStart w:id="773" w:name="_Toc383781118"/>
      <w:bookmarkStart w:id="774" w:name="_Ref383781494"/>
      <w:bookmarkStart w:id="775" w:name="_Ref383865235"/>
      <w:bookmarkStart w:id="776" w:name="_Ref383865434"/>
      <w:bookmarkStart w:id="777" w:name="_Ref383866090"/>
      <w:bookmarkStart w:id="778" w:name="_Toc54120085"/>
      <w:r w:rsidRPr="00D822A3">
        <w:rPr>
          <w:lang w:val="en-GB"/>
        </w:rPr>
        <w:t xml:space="preserve">The </w:t>
      </w:r>
      <w:proofErr w:type="spellStart"/>
      <w:r w:rsidRPr="00D822A3">
        <w:rPr>
          <w:lang w:val="en-GB"/>
        </w:rPr>
        <w:t>Preprocessor</w:t>
      </w:r>
      <w:bookmarkEnd w:id="770"/>
      <w:bookmarkEnd w:id="771"/>
      <w:bookmarkEnd w:id="772"/>
      <w:bookmarkEnd w:id="773"/>
      <w:bookmarkEnd w:id="774"/>
      <w:bookmarkEnd w:id="775"/>
      <w:bookmarkEnd w:id="776"/>
      <w:bookmarkEnd w:id="777"/>
      <w:bookmarkEnd w:id="778"/>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55AD91DF"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79" w:name="_Toc320485618"/>
      <w:bookmarkStart w:id="780" w:name="_Toc323656729"/>
      <w:bookmarkStart w:id="781" w:name="_Toc324085467"/>
      <w:bookmarkStart w:id="782" w:name="_Toc383781119"/>
      <w:bookmarkStart w:id="783" w:name="_Toc54120086"/>
      <w:bookmarkStart w:id="784" w:name="_Toc320485621"/>
      <w:r w:rsidRPr="00D822A3">
        <w:rPr>
          <w:lang w:val="en-GB"/>
        </w:rPr>
        <w:t>The Standard Library</w:t>
      </w:r>
      <w:bookmarkEnd w:id="779"/>
      <w:bookmarkEnd w:id="780"/>
      <w:bookmarkEnd w:id="781"/>
      <w:bookmarkEnd w:id="782"/>
      <w:bookmarkEnd w:id="78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85" w:name="_Toc323656730"/>
      <w:bookmarkStart w:id="786" w:name="_Toc324085468"/>
      <w:bookmarkStart w:id="787" w:name="_Toc383781120"/>
      <w:bookmarkStart w:id="788" w:name="_Toc54120087"/>
      <w:r w:rsidRPr="00D822A3">
        <w:rPr>
          <w:lang w:val="en-GB"/>
        </w:rPr>
        <w:t>File Management</w:t>
      </w:r>
      <w:bookmarkEnd w:id="785"/>
      <w:bookmarkEnd w:id="786"/>
      <w:bookmarkEnd w:id="787"/>
      <w:bookmarkEnd w:id="78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89" w:name="_Toc323656731"/>
      <w:bookmarkStart w:id="790" w:name="_Toc324085469"/>
      <w:bookmarkStart w:id="791" w:name="_Toc383781121"/>
      <w:bookmarkStart w:id="792" w:name="_Toc54120088"/>
      <w:r w:rsidRPr="00D822A3">
        <w:rPr>
          <w:lang w:val="en-GB"/>
        </w:rPr>
        <w:t>Program Parameters</w:t>
      </w:r>
      <w:bookmarkEnd w:id="789"/>
      <w:bookmarkEnd w:id="790"/>
      <w:bookmarkEnd w:id="791"/>
      <w:bookmarkEnd w:id="79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3" w:name="_Toc323656732"/>
      <w:bookmarkStart w:id="794" w:name="_Toc324085470"/>
      <w:bookmarkStart w:id="795" w:name="_Toc383781122"/>
      <w:bookmarkStart w:id="796" w:name="_Toc54120089"/>
      <w:r w:rsidRPr="00D822A3">
        <w:rPr>
          <w:lang w:val="en-GB"/>
        </w:rPr>
        <w:t>Environment Functions</w:t>
      </w:r>
      <w:bookmarkEnd w:id="793"/>
      <w:bookmarkEnd w:id="794"/>
      <w:bookmarkEnd w:id="795"/>
      <w:bookmarkEnd w:id="796"/>
    </w:p>
    <w:p w14:paraId="500F87E5" w14:textId="72D51971"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79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798" w:author="Stefan Björnander" w:date="2012-05-06T21:51:00Z">
            <w:rPr>
              <w:color w:val="0000FF"/>
            </w:rPr>
          </w:rPrChange>
        </w:rPr>
        <w:t>void</w:t>
      </w:r>
      <w:r w:rsidRPr="00D822A3">
        <w:rPr>
          <w:lang w:val="en-GB"/>
        </w:rPr>
        <w:t xml:space="preserve"> ExitFunction(</w:t>
      </w:r>
      <w:r w:rsidRPr="00D822A3">
        <w:rPr>
          <w:color w:val="000000" w:themeColor="text1"/>
          <w:lang w:val="en-GB"/>
          <w:rPrChange w:id="79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1" w:name="_Toc323656733"/>
      <w:bookmarkStart w:id="802" w:name="_Toc324085471"/>
      <w:bookmarkStart w:id="803" w:name="_Toc383781123"/>
      <w:bookmarkStart w:id="804" w:name="_Ref383865473"/>
      <w:bookmarkStart w:id="805" w:name="_Ref383865556"/>
      <w:bookmarkStart w:id="806" w:name="_Toc54120090"/>
      <w:r w:rsidRPr="00D822A3">
        <w:rPr>
          <w:lang w:val="en-GB"/>
        </w:rPr>
        <w:t>Searching and Sorting</w:t>
      </w:r>
      <w:bookmarkEnd w:id="801"/>
      <w:bookmarkEnd w:id="802"/>
      <w:bookmarkEnd w:id="803"/>
      <w:bookmarkEnd w:id="804"/>
      <w:bookmarkEnd w:id="805"/>
      <w:bookmarkEnd w:id="806"/>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09" w:author="Stefan Björnander" w:date="2012-05-06T21:51:00Z">
            <w:rPr>
              <w:color w:val="0000FF"/>
            </w:rPr>
          </w:rPrChange>
        </w:rPr>
        <w:t>const</w:t>
      </w:r>
      <w:r w:rsidRPr="00D822A3">
        <w:rPr>
          <w:lang w:val="en-GB"/>
        </w:rPr>
        <w:t xml:space="preserve"> </w:t>
      </w:r>
      <w:r w:rsidRPr="00D822A3">
        <w:rPr>
          <w:color w:val="000000" w:themeColor="text1"/>
          <w:lang w:val="en-GB"/>
          <w:rPrChange w:id="810" w:author="Stefan Björnander" w:date="2012-05-06T21:51:00Z">
            <w:rPr>
              <w:color w:val="0000FF"/>
            </w:rPr>
          </w:rPrChange>
        </w:rPr>
        <w:t>int</w:t>
      </w:r>
      <w:r w:rsidRPr="00D822A3">
        <w:rPr>
          <w:lang w:val="en-GB"/>
        </w:rPr>
        <w:t xml:space="preserve">* intPtr1, </w:t>
      </w:r>
      <w:r w:rsidRPr="00D822A3">
        <w:rPr>
          <w:color w:val="000000" w:themeColor="text1"/>
          <w:lang w:val="en-GB"/>
          <w:rPrChange w:id="811" w:author="Stefan Björnander" w:date="2012-05-06T21:51:00Z">
            <w:rPr>
              <w:color w:val="0000FF"/>
            </w:rPr>
          </w:rPrChange>
        </w:rPr>
        <w:t>const</w:t>
      </w:r>
      <w:r w:rsidRPr="00D822A3">
        <w:rPr>
          <w:lang w:val="en-GB"/>
        </w:rPr>
        <w:t xml:space="preserve"> </w:t>
      </w:r>
      <w:r w:rsidRPr="00D822A3">
        <w:rPr>
          <w:color w:val="000000" w:themeColor="text1"/>
          <w:lang w:val="en-GB"/>
          <w:rPrChange w:id="81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1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1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1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1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1" w:name="_Toc323656734"/>
      <w:bookmarkStart w:id="822" w:name="_Toc324085472"/>
      <w:bookmarkStart w:id="823" w:name="_Toc383781124"/>
      <w:bookmarkStart w:id="824" w:name="_Toc54120091"/>
      <w:r w:rsidRPr="00D822A3">
        <w:rPr>
          <w:lang w:val="en-GB"/>
        </w:rPr>
        <w:t xml:space="preserve">Functions with </w:t>
      </w:r>
      <w:bookmarkStart w:id="825" w:name="_Toc320485620"/>
      <w:r w:rsidRPr="00D822A3">
        <w:rPr>
          <w:lang w:val="en-GB"/>
        </w:rPr>
        <w:t>Variable Number of Parameters</w:t>
      </w:r>
      <w:bookmarkEnd w:id="821"/>
      <w:bookmarkEnd w:id="822"/>
      <w:bookmarkEnd w:id="823"/>
      <w:bookmarkEnd w:id="825"/>
      <w:bookmarkEnd w:id="824"/>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26" w:name="_Toc323656735"/>
      <w:bookmarkStart w:id="827" w:name="_Toc324085473"/>
      <w:bookmarkStart w:id="828" w:name="_Toc383781125"/>
      <w:bookmarkStart w:id="829" w:name="_Toc54120092"/>
      <w:r w:rsidRPr="00D822A3">
        <w:rPr>
          <w:lang w:val="en-GB"/>
        </w:rPr>
        <w:t>String Management</w:t>
      </w:r>
      <w:bookmarkEnd w:id="826"/>
      <w:bookmarkEnd w:id="827"/>
      <w:bookmarkEnd w:id="828"/>
      <w:bookmarkEnd w:id="829"/>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2" w:author="Stefan Björnander" w:date="2012-05-06T21:51:00Z">
            <w:rPr>
              <w:color w:val="0000FF"/>
            </w:rPr>
          </w:rPrChange>
        </w:rPr>
        <w:t>int</w:t>
      </w:r>
      <w:r w:rsidRPr="00D822A3">
        <w:rPr>
          <w:lang w:val="en-GB"/>
        </w:rPr>
        <w:t xml:space="preserve"> LastIndexOf(</w:t>
      </w:r>
      <w:r w:rsidRPr="00D822A3">
        <w:rPr>
          <w:color w:val="000000" w:themeColor="text1"/>
          <w:lang w:val="en-GB"/>
          <w:rPrChange w:id="833" w:author="Stefan Björnander" w:date="2012-05-06T21:51:00Z">
            <w:rPr>
              <w:color w:val="0000FF"/>
            </w:rPr>
          </w:rPrChange>
        </w:rPr>
        <w:t>char</w:t>
      </w:r>
      <w:r w:rsidRPr="00D822A3">
        <w:rPr>
          <w:lang w:val="en-GB"/>
        </w:rPr>
        <w:t xml:space="preserve"> s[], </w:t>
      </w:r>
      <w:r w:rsidRPr="00D822A3">
        <w:rPr>
          <w:color w:val="000000" w:themeColor="text1"/>
          <w:lang w:val="en-GB"/>
          <w:rPrChange w:id="83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35" w:author="Stefan Björnander" w:date="2012-05-06T21:51:00Z">
            <w:rPr>
              <w:color w:val="A31515"/>
            </w:rPr>
          </w:rPrChange>
        </w:rPr>
        <w:t>"Hello"</w:t>
      </w:r>
      <w:r w:rsidRPr="00D822A3">
        <w:rPr>
          <w:lang w:val="en-GB"/>
        </w:rPr>
        <w:t xml:space="preserve">, s2[] = </w:t>
      </w:r>
      <w:r w:rsidRPr="00D822A3">
        <w:rPr>
          <w:color w:val="000000" w:themeColor="text1"/>
          <w:lang w:val="en-GB"/>
          <w:rPrChange w:id="83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3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3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3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0" w:author="Stefan Björnander" w:date="2012-05-06T21:51:00Z">
            <w:rPr>
              <w:color w:val="0000FF"/>
            </w:rPr>
          </w:rPrChange>
        </w:rPr>
        <w:t>if</w:t>
      </w:r>
      <w:r w:rsidRPr="00D822A3">
        <w:rPr>
          <w:lang w:val="en-GB"/>
        </w:rPr>
        <w:t xml:space="preserve"> (sscanf(s2, </w:t>
      </w:r>
      <w:r w:rsidRPr="00D822A3">
        <w:rPr>
          <w:color w:val="000000" w:themeColor="text1"/>
          <w:lang w:val="en-GB"/>
          <w:rPrChange w:id="84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3" w:name="_Toc323656736"/>
      <w:bookmarkStart w:id="844" w:name="_Toc324085474"/>
      <w:bookmarkStart w:id="845" w:name="_Toc383781126"/>
      <w:bookmarkStart w:id="846" w:name="_Toc54120093"/>
      <w:r w:rsidRPr="00D822A3">
        <w:rPr>
          <w:lang w:val="en-GB"/>
        </w:rPr>
        <w:t>Memory Management</w:t>
      </w:r>
      <w:bookmarkEnd w:id="843"/>
      <w:bookmarkEnd w:id="844"/>
      <w:bookmarkEnd w:id="845"/>
      <w:bookmarkEnd w:id="84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4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49" w:name="_Toc323656737"/>
      <w:bookmarkStart w:id="850" w:name="_Toc324085475"/>
      <w:bookmarkStart w:id="851" w:name="_Toc383781127"/>
      <w:bookmarkStart w:id="852" w:name="_Toc54120094"/>
      <w:r w:rsidRPr="00D822A3">
        <w:rPr>
          <w:lang w:val="en-GB"/>
        </w:rPr>
        <w:t>Mathematical Functions</w:t>
      </w:r>
      <w:bookmarkEnd w:id="849"/>
      <w:bookmarkEnd w:id="850"/>
      <w:bookmarkEnd w:id="851"/>
      <w:bookmarkEnd w:id="85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3" w:name="_Toc320485615"/>
      <w:bookmarkStart w:id="854" w:name="_Toc323656738"/>
      <w:bookmarkStart w:id="855" w:name="_Toc324085476"/>
      <w:bookmarkStart w:id="856" w:name="_Toc383781128"/>
      <w:bookmarkStart w:id="857" w:name="_Toc54120095"/>
      <w:r w:rsidRPr="00D822A3">
        <w:rPr>
          <w:lang w:val="en-GB"/>
        </w:rPr>
        <w:t>Long Jumps</w:t>
      </w:r>
      <w:bookmarkEnd w:id="853"/>
      <w:bookmarkEnd w:id="854"/>
      <w:bookmarkEnd w:id="855"/>
      <w:bookmarkEnd w:id="856"/>
      <w:bookmarkEnd w:id="857"/>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5"/>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58" w:name="_Toc323656739"/>
      <w:bookmarkStart w:id="859" w:name="_Toc324085477"/>
      <w:bookmarkStart w:id="860" w:name="_Toc383781129"/>
      <w:bookmarkStart w:id="861" w:name="_Toc54120096"/>
      <w:r w:rsidRPr="00D822A3">
        <w:rPr>
          <w:lang w:val="en-GB"/>
        </w:rPr>
        <w:t>Time</w:t>
      </w:r>
      <w:bookmarkEnd w:id="858"/>
      <w:bookmarkEnd w:id="859"/>
      <w:bookmarkEnd w:id="860"/>
      <w:bookmarkEnd w:id="861"/>
    </w:p>
    <w:p w14:paraId="3ADE0528" w14:textId="743DEB39"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2" w:author="Stefan Björnander" w:date="2012-05-06T21:51:00Z">
            <w:rPr>
              <w:color w:val="A31515"/>
            </w:rPr>
          </w:rPrChange>
        </w:rPr>
        <w:t>"Feb"</w:t>
      </w:r>
      <w:r w:rsidRPr="00D822A3">
        <w:rPr>
          <w:lang w:val="en-GB"/>
        </w:rPr>
        <w:t xml:space="preserve">, </w:t>
      </w:r>
      <w:r w:rsidRPr="00D822A3">
        <w:rPr>
          <w:color w:val="000000" w:themeColor="text1"/>
          <w:lang w:val="en-GB"/>
          <w:rPrChange w:id="863" w:author="Stefan Björnander" w:date="2012-05-06T21:51:00Z">
            <w:rPr>
              <w:color w:val="A31515"/>
            </w:rPr>
          </w:rPrChange>
        </w:rPr>
        <w:t>"Mar"</w:t>
      </w:r>
      <w:r w:rsidRPr="00D822A3">
        <w:rPr>
          <w:lang w:val="en-GB"/>
        </w:rPr>
        <w:t xml:space="preserve">, </w:t>
      </w:r>
      <w:r w:rsidRPr="00D822A3">
        <w:rPr>
          <w:color w:val="000000" w:themeColor="text1"/>
          <w:lang w:val="en-GB"/>
          <w:rPrChange w:id="86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65" w:author="Stefan Björnander" w:date="2012-05-06T21:51:00Z">
            <w:rPr>
              <w:color w:val="A31515"/>
            </w:rPr>
          </w:rPrChange>
        </w:rPr>
        <w:t>"Jun"</w:t>
      </w:r>
      <w:r w:rsidRPr="00D822A3">
        <w:rPr>
          <w:lang w:val="en-GB"/>
        </w:rPr>
        <w:t xml:space="preserve">, </w:t>
      </w:r>
      <w:r w:rsidRPr="00D822A3">
        <w:rPr>
          <w:color w:val="000000" w:themeColor="text1"/>
          <w:lang w:val="en-GB"/>
          <w:rPrChange w:id="866" w:author="Stefan Björnander" w:date="2012-05-06T21:51:00Z">
            <w:rPr>
              <w:color w:val="A31515"/>
            </w:rPr>
          </w:rPrChange>
        </w:rPr>
        <w:t>"Jul"</w:t>
      </w:r>
      <w:r w:rsidRPr="00D822A3">
        <w:rPr>
          <w:lang w:val="en-GB"/>
        </w:rPr>
        <w:t xml:space="preserve">, </w:t>
      </w:r>
      <w:r w:rsidRPr="00D822A3">
        <w:rPr>
          <w:color w:val="000000" w:themeColor="text1"/>
          <w:lang w:val="en-GB"/>
          <w:rPrChange w:id="86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68" w:author="Stefan Björnander" w:date="2012-05-06T21:51:00Z">
            <w:rPr>
              <w:color w:val="A31515"/>
            </w:rPr>
          </w:rPrChange>
        </w:rPr>
        <w:t>"Oct"</w:t>
      </w:r>
      <w:r w:rsidRPr="00D822A3">
        <w:rPr>
          <w:lang w:val="en-GB"/>
        </w:rPr>
        <w:t xml:space="preserve">, </w:t>
      </w:r>
      <w:r w:rsidRPr="00D822A3">
        <w:rPr>
          <w:color w:val="000000" w:themeColor="text1"/>
          <w:lang w:val="en-GB"/>
          <w:rPrChange w:id="869" w:author="Stefan Björnander" w:date="2012-05-06T21:51:00Z">
            <w:rPr>
              <w:color w:val="A31515"/>
            </w:rPr>
          </w:rPrChange>
        </w:rPr>
        <w:t>"Nov"</w:t>
      </w:r>
      <w:r w:rsidRPr="00D822A3">
        <w:rPr>
          <w:lang w:val="en-GB"/>
        </w:rPr>
        <w:t>,</w:t>
      </w:r>
      <w:r w:rsidRPr="00D822A3">
        <w:rPr>
          <w:color w:val="000000" w:themeColor="text1"/>
          <w:lang w:val="en-GB"/>
          <w:rPrChange w:id="87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1" w:author="Stefan Björnander" w:date="2012-05-06T21:51:00Z">
            <w:rPr>
              <w:color w:val="A31515"/>
            </w:rPr>
          </w:rPrChange>
        </w:rPr>
        <w:t>"Mon"</w:t>
      </w:r>
      <w:r w:rsidRPr="00D822A3">
        <w:rPr>
          <w:lang w:val="en-GB"/>
        </w:rPr>
        <w:t xml:space="preserve">, </w:t>
      </w:r>
      <w:r w:rsidRPr="00D822A3">
        <w:rPr>
          <w:color w:val="000000" w:themeColor="text1"/>
          <w:lang w:val="en-GB"/>
          <w:rPrChange w:id="872" w:author="Stefan Björnander" w:date="2012-05-06T21:51:00Z">
            <w:rPr>
              <w:color w:val="A31515"/>
            </w:rPr>
          </w:rPrChange>
        </w:rPr>
        <w:t>"Tue"</w:t>
      </w:r>
      <w:r w:rsidRPr="00D822A3">
        <w:rPr>
          <w:lang w:val="en-GB"/>
        </w:rPr>
        <w:t xml:space="preserve">, </w:t>
      </w:r>
      <w:r w:rsidRPr="00D822A3">
        <w:rPr>
          <w:color w:val="000000" w:themeColor="text1"/>
          <w:lang w:val="en-GB"/>
          <w:rPrChange w:id="87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74" w:author="Stefan Björnander" w:date="2012-05-06T21:51:00Z">
            <w:rPr>
              <w:color w:val="A31515"/>
            </w:rPr>
          </w:rPrChange>
        </w:rPr>
        <w:t>"Fri"</w:t>
      </w:r>
      <w:r w:rsidRPr="00D822A3">
        <w:rPr>
          <w:lang w:val="en-GB"/>
        </w:rPr>
        <w:t xml:space="preserve">, </w:t>
      </w:r>
      <w:r w:rsidRPr="00D822A3">
        <w:rPr>
          <w:color w:val="000000" w:themeColor="text1"/>
          <w:lang w:val="en-GB"/>
          <w:rPrChange w:id="87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7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7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7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79" w:name="_Toc323656740"/>
      <w:bookmarkStart w:id="880" w:name="_Toc324085478"/>
      <w:bookmarkStart w:id="881" w:name="_Toc383781130"/>
      <w:bookmarkStart w:id="882" w:name="_Toc54120097"/>
      <w:r w:rsidRPr="00D822A3">
        <w:rPr>
          <w:lang w:val="en-GB"/>
        </w:rPr>
        <w:t>Random Numbers</w:t>
      </w:r>
      <w:bookmarkEnd w:id="879"/>
      <w:bookmarkEnd w:id="880"/>
      <w:bookmarkEnd w:id="881"/>
      <w:bookmarkEnd w:id="882"/>
    </w:p>
    <w:p w14:paraId="113C753A" w14:textId="0675EE8F"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8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8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86" w:name="_Toc323656741"/>
      <w:bookmarkStart w:id="887" w:name="_Toc324085479"/>
      <w:bookmarkStart w:id="888" w:name="_Toc383781131"/>
      <w:bookmarkStart w:id="889" w:name="_Toc54120098"/>
      <w:r w:rsidRPr="00D822A3">
        <w:rPr>
          <w:lang w:val="en-GB"/>
        </w:rPr>
        <w:t>Limits of Integral and Floating Types</w:t>
      </w:r>
      <w:bookmarkEnd w:id="886"/>
      <w:bookmarkEnd w:id="887"/>
      <w:bookmarkEnd w:id="888"/>
      <w:bookmarkEnd w:id="88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0" w:name="_Toc323656742"/>
      <w:bookmarkStart w:id="891" w:name="_Toc324085480"/>
      <w:bookmarkStart w:id="892" w:name="_Toc383781132"/>
      <w:bookmarkStart w:id="893" w:name="_Toc54120099"/>
      <w:r w:rsidRPr="00D822A3">
        <w:rPr>
          <w:lang w:val="en-GB"/>
        </w:rPr>
        <w:t>Character Functions</w:t>
      </w:r>
      <w:bookmarkEnd w:id="890"/>
      <w:bookmarkEnd w:id="891"/>
      <w:bookmarkEnd w:id="892"/>
      <w:bookmarkEnd w:id="89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9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895"/>
            <w:commentRangeStart w:id="896"/>
            <w:proofErr w:type="spellStart"/>
            <w:r w:rsidRPr="00D822A3">
              <w:rPr>
                <w:b/>
                <w:sz w:val="21"/>
                <w:szCs w:val="21"/>
                <w:lang w:val="en-GB"/>
              </w:rPr>
              <w:t>Isalnum</w:t>
            </w:r>
            <w:commentRangeEnd w:id="895"/>
            <w:proofErr w:type="spellEnd"/>
            <w:r w:rsidR="00166455" w:rsidRPr="00D822A3">
              <w:rPr>
                <w:rStyle w:val="Kommentarsreferens"/>
                <w:rFonts w:eastAsia="Times New Roman" w:cs="Times New Roman"/>
                <w:lang w:val="en-GB"/>
              </w:rPr>
              <w:commentReference w:id="895"/>
            </w:r>
            <w:commentRangeEnd w:id="896"/>
            <w:r w:rsidR="00166455" w:rsidRPr="00D822A3">
              <w:rPr>
                <w:rStyle w:val="Kommentarsreferens"/>
                <w:rFonts w:eastAsia="Times New Roman" w:cs="Times New Roman"/>
                <w:lang w:val="en-GB"/>
              </w:rPr>
              <w:commentReference w:id="89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897" w:name="_Toc323656743"/>
      <w:bookmarkStart w:id="898" w:name="_Toc324085481"/>
      <w:bookmarkStart w:id="899" w:name="_Toc383781133"/>
      <w:bookmarkStart w:id="900" w:name="_Toc54120100"/>
      <w:r w:rsidRPr="00D822A3">
        <w:rPr>
          <w:lang w:val="en-GB"/>
        </w:rPr>
        <w:t>Further Reading</w:t>
      </w:r>
      <w:bookmarkEnd w:id="784"/>
      <w:bookmarkEnd w:id="897"/>
      <w:bookmarkEnd w:id="898"/>
      <w:bookmarkEnd w:id="899"/>
      <w:bookmarkEnd w:id="90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D01BEE8"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1" w:name="_Toc54120101"/>
      <w:r w:rsidRPr="00D822A3">
        <w:rPr>
          <w:lang w:val="en-GB"/>
        </w:rPr>
        <w:lastRenderedPageBreak/>
        <w:t>Foreword</w:t>
      </w:r>
      <w:bookmarkEnd w:id="90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913E79" w:rsidRDefault="00913E79" w:rsidP="005F7461">
                              <w:pPr>
                                <w:spacing w:before="60" w:after="0"/>
                                <w:jc w:val="center"/>
                                <w:rPr>
                                  <w:lang w:val="sv-SE"/>
                                </w:rPr>
                              </w:pPr>
                              <w:r>
                                <w:rPr>
                                  <w:lang w:val="sv-SE"/>
                                </w:rPr>
                                <w:t>Preprocessor</w:t>
                              </w:r>
                            </w:p>
                            <w:p w14:paraId="04F32221" w14:textId="77777777" w:rsidR="00913E79" w:rsidRPr="00C7380D" w:rsidRDefault="00913E7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913E79" w:rsidRPr="008541FD" w:rsidRDefault="00913E79" w:rsidP="005F7461">
                              <w:pPr>
                                <w:spacing w:before="60" w:after="0"/>
                                <w:jc w:val="center"/>
                              </w:pPr>
                              <w:r w:rsidRPr="008541FD">
                                <w:t>Source</w:t>
                              </w:r>
                              <w:r>
                                <w:t xml:space="preserve"> </w:t>
                              </w:r>
                              <w:r w:rsidRPr="008541FD">
                                <w:t>Code</w:t>
                              </w:r>
                            </w:p>
                            <w:p w14:paraId="4FCEAC5C" w14:textId="77777777" w:rsidR="00913E79" w:rsidRDefault="00913E7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913E79" w:rsidRDefault="00913E7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913E79" w:rsidRDefault="00913E79" w:rsidP="005F7461">
                              <w:pPr>
                                <w:pStyle w:val="Normalwebb"/>
                                <w:spacing w:before="60" w:line="256" w:lineRule="auto"/>
                                <w:jc w:val="center"/>
                              </w:pPr>
                              <w:r>
                                <w:rPr>
                                  <w:rFonts w:eastAsia="Calibri"/>
                                  <w:sz w:val="22"/>
                                  <w:szCs w:val="22"/>
                                  <w:lang w:val="en-US"/>
                                </w:rPr>
                                <w:t>Processed Code</w:t>
                              </w:r>
                            </w:p>
                            <w:p w14:paraId="14142DBC" w14:textId="77777777" w:rsidR="00913E79" w:rsidRDefault="00913E7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913E79" w:rsidRDefault="00913E7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913E79" w:rsidRDefault="00913E79" w:rsidP="005F7461">
                              <w:pPr>
                                <w:pStyle w:val="Normalwebb"/>
                                <w:spacing w:before="60" w:line="254" w:lineRule="auto"/>
                                <w:jc w:val="center"/>
                              </w:pPr>
                              <w:r>
                                <w:rPr>
                                  <w:rFonts w:eastAsia="Calibri"/>
                                  <w:sz w:val="22"/>
                                  <w:szCs w:val="22"/>
                                  <w:lang w:val="en-US"/>
                                </w:rPr>
                                <w:t>Syntax Tree</w:t>
                              </w:r>
                            </w:p>
                            <w:p w14:paraId="070DB26E" w14:textId="77777777" w:rsidR="00913E79" w:rsidRDefault="00913E7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913E79" w:rsidRDefault="00913E7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913E79" w:rsidRDefault="00913E79" w:rsidP="005F7461">
                              <w:pPr>
                                <w:pStyle w:val="Normalwebb"/>
                                <w:spacing w:before="60" w:line="252" w:lineRule="auto"/>
                                <w:jc w:val="center"/>
                              </w:pPr>
                              <w:r>
                                <w:rPr>
                                  <w:rFonts w:eastAsia="Calibri"/>
                                  <w:sz w:val="22"/>
                                  <w:szCs w:val="22"/>
                                  <w:lang w:val="en-US"/>
                                </w:rPr>
                                <w:t>Optimized Syntax Tree</w:t>
                              </w:r>
                            </w:p>
                            <w:p w14:paraId="3315953C" w14:textId="77777777" w:rsidR="00913E79" w:rsidRDefault="00913E7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913E79" w:rsidRDefault="00913E7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913E79" w:rsidRDefault="00913E79" w:rsidP="005F7461">
                              <w:pPr>
                                <w:pStyle w:val="Normalwebb"/>
                                <w:spacing w:before="60" w:line="252" w:lineRule="auto"/>
                                <w:jc w:val="center"/>
                              </w:pPr>
                              <w:r>
                                <w:rPr>
                                  <w:rFonts w:eastAsia="Calibri"/>
                                  <w:sz w:val="22"/>
                                  <w:szCs w:val="22"/>
                                  <w:lang w:val="en-US"/>
                                </w:rPr>
                                <w:t>Middle Code List</w:t>
                              </w:r>
                            </w:p>
                            <w:p w14:paraId="321C1BE9" w14:textId="77777777" w:rsidR="00913E79" w:rsidRDefault="00913E7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913E79" w:rsidRDefault="00913E79" w:rsidP="005F7461">
                              <w:pPr>
                                <w:pStyle w:val="Normalwebb"/>
                                <w:spacing w:before="60" w:line="252" w:lineRule="auto"/>
                                <w:jc w:val="center"/>
                              </w:pPr>
                              <w:r>
                                <w:rPr>
                                  <w:rFonts w:eastAsia="Calibri"/>
                                  <w:sz w:val="22"/>
                                  <w:szCs w:val="22"/>
                                  <w:lang w:val="en-US"/>
                                </w:rPr>
                                <w:t>Optimized Middle Code List</w:t>
                              </w:r>
                            </w:p>
                            <w:p w14:paraId="4CF9CB98" w14:textId="77777777" w:rsidR="00913E79" w:rsidRDefault="00913E7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913E79" w:rsidRDefault="00913E7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913E79" w:rsidRDefault="00913E7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913E79" w:rsidRDefault="00913E79" w:rsidP="005F7461">
                        <w:pPr>
                          <w:spacing w:before="60" w:after="0"/>
                          <w:jc w:val="center"/>
                          <w:rPr>
                            <w:lang w:val="sv-SE"/>
                          </w:rPr>
                        </w:pPr>
                        <w:r>
                          <w:rPr>
                            <w:lang w:val="sv-SE"/>
                          </w:rPr>
                          <w:t>Preprocessor</w:t>
                        </w:r>
                      </w:p>
                      <w:p w14:paraId="04F32221" w14:textId="77777777" w:rsidR="00913E79" w:rsidRPr="00C7380D" w:rsidRDefault="00913E79"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913E79" w:rsidRPr="008541FD" w:rsidRDefault="00913E79" w:rsidP="005F7461">
                        <w:pPr>
                          <w:spacing w:before="60" w:after="0"/>
                          <w:jc w:val="center"/>
                        </w:pPr>
                        <w:r w:rsidRPr="008541FD">
                          <w:t>Source</w:t>
                        </w:r>
                        <w:r>
                          <w:t xml:space="preserve"> </w:t>
                        </w:r>
                        <w:r w:rsidRPr="008541FD">
                          <w:t>Code</w:t>
                        </w:r>
                      </w:p>
                      <w:p w14:paraId="4FCEAC5C" w14:textId="77777777" w:rsidR="00913E79" w:rsidRDefault="00913E79"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913E79" w:rsidRDefault="00913E79"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913E79" w:rsidRDefault="00913E79" w:rsidP="005F7461">
                        <w:pPr>
                          <w:pStyle w:val="Normalwebb"/>
                          <w:spacing w:before="60" w:line="256" w:lineRule="auto"/>
                          <w:jc w:val="center"/>
                        </w:pPr>
                        <w:r>
                          <w:rPr>
                            <w:rFonts w:eastAsia="Calibri"/>
                            <w:sz w:val="22"/>
                            <w:szCs w:val="22"/>
                            <w:lang w:val="en-US"/>
                          </w:rPr>
                          <w:t>Processed Code</w:t>
                        </w:r>
                      </w:p>
                      <w:p w14:paraId="14142DBC" w14:textId="77777777" w:rsidR="00913E79" w:rsidRDefault="00913E79"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913E79" w:rsidRDefault="00913E79"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913E79" w:rsidRDefault="00913E79" w:rsidP="005F7461">
                        <w:pPr>
                          <w:pStyle w:val="Normalwebb"/>
                          <w:spacing w:before="60" w:line="254" w:lineRule="auto"/>
                          <w:jc w:val="center"/>
                        </w:pPr>
                        <w:r>
                          <w:rPr>
                            <w:rFonts w:eastAsia="Calibri"/>
                            <w:sz w:val="22"/>
                            <w:szCs w:val="22"/>
                            <w:lang w:val="en-US"/>
                          </w:rPr>
                          <w:t>Syntax Tree</w:t>
                        </w:r>
                      </w:p>
                      <w:p w14:paraId="070DB26E" w14:textId="77777777" w:rsidR="00913E79" w:rsidRDefault="00913E79"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913E79" w:rsidRDefault="00913E79"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913E79" w:rsidRDefault="00913E79" w:rsidP="005F7461">
                        <w:pPr>
                          <w:pStyle w:val="Normalwebb"/>
                          <w:spacing w:before="60" w:line="252" w:lineRule="auto"/>
                          <w:jc w:val="center"/>
                        </w:pPr>
                        <w:r>
                          <w:rPr>
                            <w:rFonts w:eastAsia="Calibri"/>
                            <w:sz w:val="22"/>
                            <w:szCs w:val="22"/>
                            <w:lang w:val="en-US"/>
                          </w:rPr>
                          <w:t>Optimized Syntax Tree</w:t>
                        </w:r>
                      </w:p>
                      <w:p w14:paraId="3315953C" w14:textId="77777777" w:rsidR="00913E79" w:rsidRDefault="00913E79"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913E79" w:rsidRDefault="00913E79"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913E79" w:rsidRDefault="00913E79" w:rsidP="005F7461">
                        <w:pPr>
                          <w:pStyle w:val="Normalwebb"/>
                          <w:spacing w:before="60" w:line="252" w:lineRule="auto"/>
                          <w:jc w:val="center"/>
                        </w:pPr>
                        <w:r>
                          <w:rPr>
                            <w:rFonts w:eastAsia="Calibri"/>
                            <w:sz w:val="22"/>
                            <w:szCs w:val="22"/>
                            <w:lang w:val="en-US"/>
                          </w:rPr>
                          <w:t>Middle Code List</w:t>
                        </w:r>
                      </w:p>
                      <w:p w14:paraId="321C1BE9" w14:textId="77777777" w:rsidR="00913E79" w:rsidRDefault="00913E79"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913E79" w:rsidRDefault="00913E79" w:rsidP="005F7461">
                        <w:pPr>
                          <w:pStyle w:val="Normalwebb"/>
                          <w:spacing w:before="60" w:line="252" w:lineRule="auto"/>
                          <w:jc w:val="center"/>
                        </w:pPr>
                        <w:r>
                          <w:rPr>
                            <w:rFonts w:eastAsia="Calibri"/>
                            <w:sz w:val="22"/>
                            <w:szCs w:val="22"/>
                            <w:lang w:val="en-US"/>
                          </w:rPr>
                          <w:t>Optimized Middle Code List</w:t>
                        </w:r>
                      </w:p>
                      <w:p w14:paraId="4CF9CB98" w14:textId="77777777" w:rsidR="00913E79" w:rsidRDefault="00913E79"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913E79" w:rsidRDefault="00913E79"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913E79" w:rsidRDefault="00913E79"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913E79" w:rsidRDefault="00913E79" w:rsidP="006F14D0">
                              <w:pPr>
                                <w:spacing w:before="60" w:after="0"/>
                                <w:jc w:val="center"/>
                                <w:rPr>
                                  <w:lang w:val="sv-SE"/>
                                </w:rPr>
                              </w:pPr>
                              <w:r>
                                <w:rPr>
                                  <w:lang w:val="sv-SE"/>
                                </w:rPr>
                                <w:t>Preprocessor</w:t>
                              </w:r>
                            </w:p>
                            <w:p w14:paraId="2CD90E0F" w14:textId="77777777" w:rsidR="00913E79" w:rsidRPr="00C7380D" w:rsidRDefault="00913E7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913E79" w:rsidRPr="008541FD" w:rsidRDefault="00913E79" w:rsidP="006F14D0">
                              <w:pPr>
                                <w:spacing w:before="60" w:after="0"/>
                                <w:jc w:val="center"/>
                              </w:pPr>
                              <w:r w:rsidRPr="008541FD">
                                <w:t>Source</w:t>
                              </w:r>
                              <w:r>
                                <w:t xml:space="preserve"> </w:t>
                              </w:r>
                              <w:r w:rsidRPr="008541FD">
                                <w:t>Code</w:t>
                              </w:r>
                            </w:p>
                            <w:p w14:paraId="1314F231" w14:textId="77777777" w:rsidR="00913E79" w:rsidRDefault="00913E7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913E79" w:rsidRDefault="00913E7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913E79" w:rsidRDefault="00913E79" w:rsidP="006F14D0">
                              <w:pPr>
                                <w:pStyle w:val="Normalwebb"/>
                                <w:spacing w:before="60" w:line="256" w:lineRule="auto"/>
                                <w:jc w:val="center"/>
                              </w:pPr>
                              <w:r>
                                <w:rPr>
                                  <w:rFonts w:eastAsia="Calibri"/>
                                  <w:sz w:val="22"/>
                                  <w:szCs w:val="22"/>
                                  <w:lang w:val="en-US"/>
                                </w:rPr>
                                <w:t>Processed Code</w:t>
                              </w:r>
                            </w:p>
                            <w:p w14:paraId="705B7689" w14:textId="77777777" w:rsidR="00913E79" w:rsidRDefault="00913E7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913E79" w:rsidRDefault="00913E7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913E79" w:rsidRDefault="00913E79" w:rsidP="006F14D0">
                              <w:pPr>
                                <w:pStyle w:val="Normalwebb"/>
                                <w:spacing w:before="60" w:line="254" w:lineRule="auto"/>
                                <w:jc w:val="center"/>
                              </w:pPr>
                              <w:r>
                                <w:rPr>
                                  <w:rFonts w:eastAsia="Calibri"/>
                                  <w:sz w:val="22"/>
                                  <w:szCs w:val="22"/>
                                  <w:lang w:val="en-US"/>
                                </w:rPr>
                                <w:t>Syntax Tree</w:t>
                              </w:r>
                            </w:p>
                            <w:p w14:paraId="20988EE2" w14:textId="77777777" w:rsidR="00913E79" w:rsidRDefault="00913E7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913E79" w:rsidRDefault="00913E7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913E79" w:rsidRDefault="00913E79" w:rsidP="006F14D0">
                              <w:pPr>
                                <w:pStyle w:val="Normalwebb"/>
                                <w:spacing w:before="60" w:line="252" w:lineRule="auto"/>
                                <w:jc w:val="center"/>
                              </w:pPr>
                              <w:r>
                                <w:rPr>
                                  <w:rFonts w:eastAsia="Calibri"/>
                                  <w:sz w:val="22"/>
                                  <w:szCs w:val="22"/>
                                  <w:lang w:val="en-US"/>
                                </w:rPr>
                                <w:t>Optimized Syntax Tree</w:t>
                              </w:r>
                            </w:p>
                            <w:p w14:paraId="35223DB0" w14:textId="77777777" w:rsidR="00913E79" w:rsidRDefault="00913E7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913E79" w:rsidRDefault="00913E7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913E79" w:rsidRDefault="00913E79" w:rsidP="006F14D0">
                              <w:pPr>
                                <w:pStyle w:val="Normalwebb"/>
                                <w:spacing w:before="60" w:line="252" w:lineRule="auto"/>
                                <w:jc w:val="center"/>
                              </w:pPr>
                              <w:r>
                                <w:rPr>
                                  <w:rFonts w:eastAsia="Calibri"/>
                                  <w:sz w:val="22"/>
                                  <w:szCs w:val="22"/>
                                  <w:lang w:val="en-US"/>
                                </w:rPr>
                                <w:t>Middle Code List</w:t>
                              </w:r>
                            </w:p>
                            <w:p w14:paraId="5410A942" w14:textId="77777777" w:rsidR="00913E79" w:rsidRDefault="00913E7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913E79" w:rsidRDefault="00913E79" w:rsidP="006F14D0">
                              <w:pPr>
                                <w:pStyle w:val="Normalwebb"/>
                                <w:spacing w:before="60" w:line="252" w:lineRule="auto"/>
                                <w:jc w:val="center"/>
                              </w:pPr>
                              <w:r>
                                <w:rPr>
                                  <w:rFonts w:eastAsia="Calibri"/>
                                  <w:sz w:val="22"/>
                                  <w:szCs w:val="22"/>
                                  <w:lang w:val="en-US"/>
                                </w:rPr>
                                <w:t>Optimized Middle Code List</w:t>
                              </w:r>
                            </w:p>
                            <w:p w14:paraId="36F7A1DE" w14:textId="77777777" w:rsidR="00913E79" w:rsidRDefault="00913E7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913E79" w:rsidRDefault="00913E7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913E79" w:rsidRDefault="00913E7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913E79" w:rsidRDefault="00913E79" w:rsidP="006F14D0">
                        <w:pPr>
                          <w:spacing w:before="60" w:after="0"/>
                          <w:jc w:val="center"/>
                          <w:rPr>
                            <w:lang w:val="sv-SE"/>
                          </w:rPr>
                        </w:pPr>
                        <w:r>
                          <w:rPr>
                            <w:lang w:val="sv-SE"/>
                          </w:rPr>
                          <w:t>Preprocessor</w:t>
                        </w:r>
                      </w:p>
                      <w:p w14:paraId="2CD90E0F" w14:textId="77777777" w:rsidR="00913E79" w:rsidRPr="00C7380D" w:rsidRDefault="00913E79"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913E79" w:rsidRPr="008541FD" w:rsidRDefault="00913E79" w:rsidP="006F14D0">
                        <w:pPr>
                          <w:spacing w:before="60" w:after="0"/>
                          <w:jc w:val="center"/>
                        </w:pPr>
                        <w:r w:rsidRPr="008541FD">
                          <w:t>Source</w:t>
                        </w:r>
                        <w:r>
                          <w:t xml:space="preserve"> </w:t>
                        </w:r>
                        <w:r w:rsidRPr="008541FD">
                          <w:t>Code</w:t>
                        </w:r>
                      </w:p>
                      <w:p w14:paraId="1314F231" w14:textId="77777777" w:rsidR="00913E79" w:rsidRDefault="00913E79"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913E79" w:rsidRDefault="00913E79"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913E79" w:rsidRDefault="00913E79" w:rsidP="006F14D0">
                        <w:pPr>
                          <w:pStyle w:val="Normalwebb"/>
                          <w:spacing w:before="60" w:line="256" w:lineRule="auto"/>
                          <w:jc w:val="center"/>
                        </w:pPr>
                        <w:r>
                          <w:rPr>
                            <w:rFonts w:eastAsia="Calibri"/>
                            <w:sz w:val="22"/>
                            <w:szCs w:val="22"/>
                            <w:lang w:val="en-US"/>
                          </w:rPr>
                          <w:t>Processed Code</w:t>
                        </w:r>
                      </w:p>
                      <w:p w14:paraId="705B7689" w14:textId="77777777" w:rsidR="00913E79" w:rsidRDefault="00913E79"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913E79" w:rsidRDefault="00913E79"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913E79" w:rsidRDefault="00913E79" w:rsidP="006F14D0">
                        <w:pPr>
                          <w:pStyle w:val="Normalwebb"/>
                          <w:spacing w:before="60" w:line="254" w:lineRule="auto"/>
                          <w:jc w:val="center"/>
                        </w:pPr>
                        <w:r>
                          <w:rPr>
                            <w:rFonts w:eastAsia="Calibri"/>
                            <w:sz w:val="22"/>
                            <w:szCs w:val="22"/>
                            <w:lang w:val="en-US"/>
                          </w:rPr>
                          <w:t>Syntax Tree</w:t>
                        </w:r>
                      </w:p>
                      <w:p w14:paraId="20988EE2" w14:textId="77777777" w:rsidR="00913E79" w:rsidRDefault="00913E79"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913E79" w:rsidRDefault="00913E79"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913E79" w:rsidRDefault="00913E79" w:rsidP="006F14D0">
                        <w:pPr>
                          <w:pStyle w:val="Normalwebb"/>
                          <w:spacing w:before="60" w:line="252" w:lineRule="auto"/>
                          <w:jc w:val="center"/>
                        </w:pPr>
                        <w:r>
                          <w:rPr>
                            <w:rFonts w:eastAsia="Calibri"/>
                            <w:sz w:val="22"/>
                            <w:szCs w:val="22"/>
                            <w:lang w:val="en-US"/>
                          </w:rPr>
                          <w:t>Optimized Syntax Tree</w:t>
                        </w:r>
                      </w:p>
                      <w:p w14:paraId="35223DB0" w14:textId="77777777" w:rsidR="00913E79" w:rsidRDefault="00913E79"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913E79" w:rsidRDefault="00913E79"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913E79" w:rsidRDefault="00913E79" w:rsidP="006F14D0">
                        <w:pPr>
                          <w:pStyle w:val="Normalwebb"/>
                          <w:spacing w:before="60" w:line="252" w:lineRule="auto"/>
                          <w:jc w:val="center"/>
                        </w:pPr>
                        <w:r>
                          <w:rPr>
                            <w:rFonts w:eastAsia="Calibri"/>
                            <w:sz w:val="22"/>
                            <w:szCs w:val="22"/>
                            <w:lang w:val="en-US"/>
                          </w:rPr>
                          <w:t>Middle Code List</w:t>
                        </w:r>
                      </w:p>
                      <w:p w14:paraId="5410A942" w14:textId="77777777" w:rsidR="00913E79" w:rsidRDefault="00913E79"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913E79" w:rsidRDefault="00913E79" w:rsidP="006F14D0">
                        <w:pPr>
                          <w:pStyle w:val="Normalwebb"/>
                          <w:spacing w:before="60" w:line="252" w:lineRule="auto"/>
                          <w:jc w:val="center"/>
                        </w:pPr>
                        <w:r>
                          <w:rPr>
                            <w:rFonts w:eastAsia="Calibri"/>
                            <w:sz w:val="22"/>
                            <w:szCs w:val="22"/>
                            <w:lang w:val="en-US"/>
                          </w:rPr>
                          <w:t>Optimized Middle Code List</w:t>
                        </w:r>
                      </w:p>
                      <w:p w14:paraId="36F7A1DE" w14:textId="77777777" w:rsidR="00913E79" w:rsidRDefault="00913E79"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913E79" w:rsidRDefault="00913E79"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913E79" w:rsidRDefault="00913E79"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95" w:author="Stefan Bjornander" w:date="2015-05-23T17:42:00Z" w:initials="SB">
    <w:p w14:paraId="7086E310" w14:textId="77777777" w:rsidR="00913E79" w:rsidRDefault="00913E79">
      <w:pPr>
        <w:pStyle w:val="Kommentarer"/>
      </w:pPr>
      <w:r>
        <w:rPr>
          <w:rStyle w:val="Kommentarsreferens"/>
        </w:rPr>
        <w:annotationRef/>
      </w:r>
    </w:p>
    <w:p w14:paraId="01C1DAD9" w14:textId="77777777" w:rsidR="00913E79" w:rsidRDefault="00913E7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896" w:author="Stefan Bjornander" w:date="2015-05-23T17:42:00Z" w:initials="SB">
    <w:p w14:paraId="04F55807" w14:textId="77777777" w:rsidR="00913E79" w:rsidRDefault="00913E79">
      <w:pPr>
        <w:pStyle w:val="Kommentarer"/>
      </w:pPr>
      <w:r>
        <w:rPr>
          <w:rStyle w:val="Kommentarsreferens"/>
        </w:rPr>
        <w:annotationRef/>
      </w:r>
    </w:p>
    <w:p w14:paraId="533EC9EE" w14:textId="77777777" w:rsidR="00913E79" w:rsidRDefault="00913E7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913E79" w:rsidRDefault="00913E79" w:rsidP="006C7309">
      <w:pPr>
        <w:spacing w:line="240" w:lineRule="auto"/>
      </w:pPr>
      <w:r>
        <w:separator/>
      </w:r>
    </w:p>
  </w:endnote>
  <w:endnote w:type="continuationSeparator" w:id="0">
    <w:p w14:paraId="0DD18C9D" w14:textId="77777777" w:rsidR="00913E79" w:rsidRDefault="00913E7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913E79" w:rsidRDefault="00913E79" w:rsidP="006C7309">
      <w:pPr>
        <w:spacing w:line="240" w:lineRule="auto"/>
      </w:pPr>
      <w:r>
        <w:separator/>
      </w:r>
    </w:p>
  </w:footnote>
  <w:footnote w:type="continuationSeparator" w:id="0">
    <w:p w14:paraId="0BA3DA21" w14:textId="77777777" w:rsidR="00913E79" w:rsidRDefault="00913E79" w:rsidP="006C7309">
      <w:pPr>
        <w:spacing w:line="240" w:lineRule="auto"/>
      </w:pPr>
      <w:r>
        <w:continuationSeparator/>
      </w:r>
    </w:p>
  </w:footnote>
  <w:footnote w:id="1">
    <w:p w14:paraId="10319273" w14:textId="77777777" w:rsidR="00913E79" w:rsidRPr="00DB458B" w:rsidRDefault="00913E79"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2">
    <w:p w14:paraId="58CBFD86" w14:textId="63AA4163" w:rsidR="00913E79" w:rsidRDefault="00913E79" w:rsidP="00DB458B">
      <w:r>
        <w:rPr>
          <w:rStyle w:val="Fotnotsreferens"/>
        </w:rPr>
        <w:footnoteRef/>
      </w:r>
      <w:r>
        <w:t xml:space="preserve"> As mention in Section </w:t>
      </w:r>
      <w:r>
        <w:fldChar w:fldCharType="begin"/>
      </w:r>
      <w:r>
        <w:instrText xml:space="preserve"> REF _Ref419646553 \r \h </w:instrText>
      </w:r>
      <w:r>
        <w:fldChar w:fldCharType="separate"/>
      </w:r>
      <w:r>
        <w:t>14.2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913E79" w:rsidRPr="00DB458B" w:rsidRDefault="00913E79">
      <w:pPr>
        <w:pStyle w:val="Fotnotstext"/>
      </w:pPr>
    </w:p>
  </w:footnote>
  <w:footnote w:id="3">
    <w:p w14:paraId="3057005F" w14:textId="77777777" w:rsidR="00913E79" w:rsidRPr="00304E17" w:rsidRDefault="00913E79"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4">
    <w:p w14:paraId="2574BD6E" w14:textId="77777777" w:rsidR="00913E79" w:rsidRPr="00725EAE" w:rsidRDefault="00913E7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5">
    <w:p w14:paraId="0A93E7E0" w14:textId="77777777" w:rsidR="00913E79" w:rsidRPr="00B4576D" w:rsidRDefault="00913E7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6">
    <w:p w14:paraId="673337B7" w14:textId="77777777" w:rsidR="00913E79" w:rsidRPr="00080A22" w:rsidRDefault="00913E7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7">
    <w:p w14:paraId="32ED624A" w14:textId="02CA01E8" w:rsidR="00913E79" w:rsidRDefault="00913E7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913E79" w:rsidRDefault="00913E79" w:rsidP="00E80032">
      <w:pPr>
        <w:pStyle w:val="Code"/>
      </w:pPr>
      <w:r>
        <w:t>#define BOOL int</w:t>
      </w:r>
    </w:p>
    <w:p w14:paraId="5A8A6026" w14:textId="77777777" w:rsidR="00913E79" w:rsidRDefault="00913E79" w:rsidP="00E80032">
      <w:pPr>
        <w:pStyle w:val="Code"/>
      </w:pPr>
      <w:r>
        <w:t>#define TRUE 1</w:t>
      </w:r>
    </w:p>
    <w:p w14:paraId="09976B6C" w14:textId="77777777" w:rsidR="00913E79" w:rsidRPr="00BF232B" w:rsidRDefault="00913E79" w:rsidP="00E80032">
      <w:pPr>
        <w:pStyle w:val="Code"/>
      </w:pPr>
      <w:r>
        <w:t>#define FALSE 0</w:t>
      </w:r>
    </w:p>
  </w:footnote>
  <w:footnote w:id="8">
    <w:p w14:paraId="1100CB01" w14:textId="77777777" w:rsidR="00913E79" w:rsidRDefault="00913E7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9">
    <w:p w14:paraId="6678A4C0" w14:textId="77777777" w:rsidR="00913E79" w:rsidRDefault="00913E79" w:rsidP="00E80032">
      <w:r>
        <w:rPr>
          <w:rStyle w:val="Fotnotsreferens"/>
        </w:rPr>
        <w:footnoteRef/>
      </w:r>
      <w:r>
        <w:t xml:space="preserve"> Depending of the compiler and its warning level settings.</w:t>
      </w:r>
    </w:p>
  </w:footnote>
  <w:footnote w:id="10">
    <w:p w14:paraId="3D554D37" w14:textId="77777777" w:rsidR="00913E79" w:rsidRPr="004679D4" w:rsidRDefault="00913E7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1">
    <w:p w14:paraId="0C800D4D" w14:textId="77777777" w:rsidR="00913E79" w:rsidRPr="00C03AB7" w:rsidRDefault="00913E7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2">
    <w:p w14:paraId="278B000B" w14:textId="77777777" w:rsidR="00913E79" w:rsidRPr="000C5114" w:rsidRDefault="00913E7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3">
    <w:p w14:paraId="1A8D5AE6" w14:textId="77777777" w:rsidR="00913E79" w:rsidRPr="002343ED" w:rsidRDefault="00913E7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4">
    <w:p w14:paraId="3BE4E62C" w14:textId="77777777" w:rsidR="00913E79" w:rsidRDefault="00913E79" w:rsidP="00E80032">
      <w:r>
        <w:rPr>
          <w:rStyle w:val="Fotnotsreferens"/>
        </w:rPr>
        <w:footnoteRef/>
      </w:r>
      <w:r>
        <w:t xml:space="preserve"> However, we have no knowledge about the actual address; it may be 10,000 or anything else.</w:t>
      </w:r>
    </w:p>
  </w:footnote>
  <w:footnote w:id="15">
    <w:p w14:paraId="575EFDCD" w14:textId="77777777" w:rsidR="00913E79" w:rsidRPr="009B0162" w:rsidRDefault="00913E79" w:rsidP="00E80032">
      <w:r>
        <w:rPr>
          <w:rStyle w:val="Fotnotsreferens"/>
        </w:rPr>
        <w:footnoteRef/>
      </w:r>
      <w:r w:rsidRPr="009B0162">
        <w:t xml:space="preserve"> In C++, the ampersand is also used</w:t>
      </w:r>
      <w:r>
        <w:t xml:space="preserve"> to define references variables, which are not included in C.</w:t>
      </w:r>
    </w:p>
  </w:footnote>
  <w:footnote w:id="16">
    <w:p w14:paraId="723B76D0" w14:textId="77777777" w:rsidR="00913E79" w:rsidRDefault="00913E7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7">
    <w:p w14:paraId="6E4A057E" w14:textId="77777777" w:rsidR="00913E79" w:rsidRDefault="00913E7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8">
    <w:p w14:paraId="28C19D66" w14:textId="77777777" w:rsidR="00913E79" w:rsidRPr="00E554CC" w:rsidRDefault="00913E7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9">
    <w:p w14:paraId="26C017D1" w14:textId="77777777" w:rsidR="00913E79" w:rsidRPr="00391B01" w:rsidRDefault="00913E7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0">
    <w:p w14:paraId="325E6486" w14:textId="77777777" w:rsidR="00913E79" w:rsidRDefault="00913E7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1">
    <w:p w14:paraId="6A4339FA" w14:textId="77777777" w:rsidR="00913E79" w:rsidRDefault="00913E7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2">
    <w:p w14:paraId="301408BC" w14:textId="77777777" w:rsidR="00913E79" w:rsidRDefault="00913E79" w:rsidP="00E80032">
      <w:r>
        <w:rPr>
          <w:rStyle w:val="Fotnotsreferens"/>
        </w:rPr>
        <w:footnoteRef/>
      </w:r>
      <w:r>
        <w:t xml:space="preserve"> There is no rational explanation, just accept it.</w:t>
      </w:r>
    </w:p>
  </w:footnote>
  <w:footnote w:id="23">
    <w:p w14:paraId="0B9FD0C4" w14:textId="77777777" w:rsidR="00913E79" w:rsidRDefault="00913E7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4">
    <w:p w14:paraId="0D18B916" w14:textId="77777777" w:rsidR="00913E79" w:rsidRPr="00EF01A1" w:rsidRDefault="00913E7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5">
    <w:p w14:paraId="08813838" w14:textId="77777777" w:rsidR="00913E79" w:rsidRPr="008655EC" w:rsidRDefault="00913E7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4"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1C2C6AD8"/>
    <w:multiLevelType w:val="multilevel"/>
    <w:tmpl w:val="A164F7E6"/>
    <w:numStyleLink w:val="Heading"/>
  </w:abstractNum>
  <w:abstractNum w:abstractNumId="36" w15:restartNumberingAfterBreak="0">
    <w:nsid w:val="1CA76E12"/>
    <w:multiLevelType w:val="multilevel"/>
    <w:tmpl w:val="A164F7E6"/>
    <w:numStyleLink w:val="Heading"/>
  </w:abstractNum>
  <w:abstractNum w:abstractNumId="37"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5"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8" w15:restartNumberingAfterBreak="0">
    <w:nsid w:val="3240777C"/>
    <w:multiLevelType w:val="multilevel"/>
    <w:tmpl w:val="A164F7E6"/>
    <w:numStyleLink w:val="Heading"/>
  </w:abstractNum>
  <w:abstractNum w:abstractNumId="49"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3"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7"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E61B8E"/>
    <w:multiLevelType w:val="multilevel"/>
    <w:tmpl w:val="A164F7E6"/>
    <w:numStyleLink w:val="Heading"/>
  </w:abstractNum>
  <w:abstractNum w:abstractNumId="59"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1"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6"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8"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2"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3" w15:restartNumberingAfterBreak="0">
    <w:nsid w:val="68915423"/>
    <w:multiLevelType w:val="multilevel"/>
    <w:tmpl w:val="A164F7E6"/>
    <w:numStyleLink w:val="Heading"/>
  </w:abstractNum>
  <w:abstractNum w:abstractNumId="8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692B52DB"/>
    <w:multiLevelType w:val="multilevel"/>
    <w:tmpl w:val="A164F7E6"/>
    <w:numStyleLink w:val="Heading"/>
  </w:abstractNum>
  <w:abstractNum w:abstractNumId="8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0"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4"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6"/>
  </w:num>
  <w:num w:numId="2">
    <w:abstractNumId w:val="57"/>
  </w:num>
  <w:num w:numId="3">
    <w:abstractNumId w:val="30"/>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4"/>
  </w:num>
  <w:num w:numId="7">
    <w:abstractNumId w:val="58"/>
  </w:num>
  <w:num w:numId="8">
    <w:abstractNumId w:val="85"/>
  </w:num>
  <w:num w:numId="9">
    <w:abstractNumId w:val="48"/>
  </w:num>
  <w:num w:numId="10">
    <w:abstractNumId w:val="36"/>
  </w:num>
  <w:num w:numId="11">
    <w:abstractNumId w:val="83"/>
  </w:num>
  <w:num w:numId="12">
    <w:abstractNumId w:val="35"/>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1"/>
  </w:num>
  <w:num w:numId="31">
    <w:abstractNumId w:val="13"/>
  </w:num>
  <w:num w:numId="32">
    <w:abstractNumId w:val="95"/>
  </w:num>
  <w:num w:numId="33">
    <w:abstractNumId w:val="59"/>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3"/>
  </w:num>
  <w:num w:numId="43">
    <w:abstractNumId w:val="44"/>
  </w:num>
  <w:num w:numId="44">
    <w:abstractNumId w:val="78"/>
  </w:num>
  <w:num w:numId="45">
    <w:abstractNumId w:val="84"/>
  </w:num>
  <w:num w:numId="46">
    <w:abstractNumId w:val="52"/>
  </w:num>
  <w:num w:numId="47">
    <w:abstractNumId w:val="65"/>
  </w:num>
  <w:num w:numId="48">
    <w:abstractNumId w:val="11"/>
  </w:num>
  <w:num w:numId="49">
    <w:abstractNumId w:val="17"/>
  </w:num>
  <w:num w:numId="50">
    <w:abstractNumId w:val="56"/>
  </w:num>
  <w:num w:numId="51">
    <w:abstractNumId w:val="10"/>
  </w:num>
  <w:num w:numId="52">
    <w:abstractNumId w:val="92"/>
  </w:num>
  <w:num w:numId="53">
    <w:abstractNumId w:val="80"/>
  </w:num>
  <w:num w:numId="54">
    <w:abstractNumId w:val="31"/>
  </w:num>
  <w:num w:numId="55">
    <w:abstractNumId w:val="69"/>
  </w:num>
  <w:num w:numId="56">
    <w:abstractNumId w:val="18"/>
  </w:num>
  <w:num w:numId="57">
    <w:abstractNumId w:val="87"/>
  </w:num>
  <w:num w:numId="58">
    <w:abstractNumId w:val="34"/>
  </w:num>
  <w:num w:numId="59">
    <w:abstractNumId w:val="16"/>
  </w:num>
  <w:num w:numId="60">
    <w:abstractNumId w:val="60"/>
  </w:num>
  <w:num w:numId="61">
    <w:abstractNumId w:val="60"/>
    <w:lvlOverride w:ilvl="0">
      <w:startOverride w:val="1"/>
    </w:lvlOverride>
  </w:num>
  <w:num w:numId="62">
    <w:abstractNumId w:val="60"/>
    <w:lvlOverride w:ilvl="0">
      <w:startOverride w:val="1"/>
    </w:lvlOverride>
  </w:num>
  <w:num w:numId="63">
    <w:abstractNumId w:val="60"/>
    <w:lvlOverride w:ilvl="0">
      <w:startOverride w:val="1"/>
    </w:lvlOverride>
  </w:num>
  <w:num w:numId="64">
    <w:abstractNumId w:val="60"/>
    <w:lvlOverride w:ilvl="0">
      <w:startOverride w:val="1"/>
    </w:lvlOverride>
  </w:num>
  <w:num w:numId="65">
    <w:abstractNumId w:val="33"/>
  </w:num>
  <w:num w:numId="66">
    <w:abstractNumId w:val="47"/>
  </w:num>
  <w:num w:numId="67">
    <w:abstractNumId w:val="27"/>
  </w:num>
  <w:num w:numId="68">
    <w:abstractNumId w:val="93"/>
  </w:num>
  <w:num w:numId="69">
    <w:abstractNumId w:val="38"/>
  </w:num>
  <w:num w:numId="70">
    <w:abstractNumId w:val="25"/>
  </w:num>
  <w:num w:numId="71">
    <w:abstractNumId w:val="82"/>
  </w:num>
  <w:num w:numId="72">
    <w:abstractNumId w:val="24"/>
  </w:num>
  <w:num w:numId="73">
    <w:abstractNumId w:val="77"/>
  </w:num>
  <w:num w:numId="74">
    <w:abstractNumId w:val="49"/>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1"/>
  </w:num>
  <w:num w:numId="81">
    <w:abstractNumId w:val="73"/>
  </w:num>
  <w:num w:numId="82">
    <w:abstractNumId w:val="61"/>
  </w:num>
  <w:num w:numId="83">
    <w:abstractNumId w:val="68"/>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0"/>
  </w:num>
  <w:num w:numId="88">
    <w:abstractNumId w:val="91"/>
  </w:num>
  <w:num w:numId="89">
    <w:abstractNumId w:val="75"/>
  </w:num>
  <w:num w:numId="90">
    <w:abstractNumId w:val="88"/>
  </w:num>
  <w:num w:numId="91">
    <w:abstractNumId w:val="19"/>
  </w:num>
  <w:num w:numId="92">
    <w:abstractNumId w:val="23"/>
  </w:num>
  <w:num w:numId="93">
    <w:abstractNumId w:val="53"/>
  </w:num>
  <w:num w:numId="94">
    <w:abstractNumId w:val="15"/>
  </w:num>
  <w:num w:numId="95">
    <w:abstractNumId w:val="39"/>
  </w:num>
  <w:num w:numId="96">
    <w:abstractNumId w:val="55"/>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9"/>
  </w:num>
  <w:num w:numId="100">
    <w:abstractNumId w:val="76"/>
  </w:num>
  <w:num w:numId="101">
    <w:abstractNumId w:val="72"/>
  </w:num>
  <w:num w:numId="102">
    <w:abstractNumId w:val="94"/>
  </w:num>
  <w:num w:numId="103">
    <w:abstractNumId w:val="32"/>
  </w:num>
  <w:num w:numId="104">
    <w:abstractNumId w:val="45"/>
  </w:num>
  <w:num w:numId="105">
    <w:abstractNumId w:val="21"/>
  </w:num>
  <w:num w:numId="106">
    <w:abstractNumId w:val="70"/>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1"/>
  </w:num>
  <w:num w:numId="109">
    <w:abstractNumId w:val="37"/>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7"/>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4"/>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0"/>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5"/>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5"/>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0"/>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2"/>
  </w:num>
  <w:num w:numId="141">
    <w:abstractNumId w:val="89"/>
  </w:num>
  <w:num w:numId="142">
    <w:abstractNumId w:val="63"/>
  </w:num>
  <w:num w:numId="143">
    <w:abstractNumId w:val="21"/>
  </w:num>
  <w:num w:numId="144">
    <w:abstractNumId w:val="70"/>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1"/>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2"/>
  </w:num>
  <w:num w:numId="163">
    <w:abstractNumId w:val="74"/>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6"/>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6"/>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B9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336"/>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A69"/>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8A2"/>
    <w:rsid w:val="00246A77"/>
    <w:rsid w:val="00246ACA"/>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BA4"/>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96F"/>
    <w:rsid w:val="00460A0A"/>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14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41"/>
    <w:rsid w:val="00582B75"/>
    <w:rsid w:val="0058319B"/>
    <w:rsid w:val="005834C5"/>
    <w:rsid w:val="0058397F"/>
    <w:rsid w:val="00583B74"/>
    <w:rsid w:val="00583F80"/>
    <w:rsid w:val="0058403D"/>
    <w:rsid w:val="0058403E"/>
    <w:rsid w:val="005840CC"/>
    <w:rsid w:val="005843DF"/>
    <w:rsid w:val="005844F5"/>
    <w:rsid w:val="00584B7F"/>
    <w:rsid w:val="00584D79"/>
    <w:rsid w:val="00584DB1"/>
    <w:rsid w:val="00584DFF"/>
    <w:rsid w:val="00584E5F"/>
    <w:rsid w:val="005852CD"/>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39"/>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7B"/>
    <w:rsid w:val="006D762F"/>
    <w:rsid w:val="006D7643"/>
    <w:rsid w:val="006D77DC"/>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F"/>
    <w:rsid w:val="006E44C7"/>
    <w:rsid w:val="006E46D3"/>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10"/>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2F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D6E"/>
    <w:rsid w:val="00832F15"/>
    <w:rsid w:val="00833092"/>
    <w:rsid w:val="0083315B"/>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490"/>
    <w:rsid w:val="00845969"/>
    <w:rsid w:val="00845CEE"/>
    <w:rsid w:val="00845CF6"/>
    <w:rsid w:val="00845EA9"/>
    <w:rsid w:val="0084607F"/>
    <w:rsid w:val="00846098"/>
    <w:rsid w:val="00846193"/>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3F64"/>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992"/>
    <w:rsid w:val="00944A37"/>
    <w:rsid w:val="00944BF3"/>
    <w:rsid w:val="00944C2D"/>
    <w:rsid w:val="00944C3A"/>
    <w:rsid w:val="00944F9A"/>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303B"/>
    <w:rsid w:val="009931FF"/>
    <w:rsid w:val="00993273"/>
    <w:rsid w:val="009934C1"/>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7ED"/>
    <w:rsid w:val="00A32A06"/>
    <w:rsid w:val="00A32AEB"/>
    <w:rsid w:val="00A32DD1"/>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6EAE"/>
    <w:rsid w:val="00AB7158"/>
    <w:rsid w:val="00AB7587"/>
    <w:rsid w:val="00AB75CE"/>
    <w:rsid w:val="00AB7925"/>
    <w:rsid w:val="00AB7BFD"/>
    <w:rsid w:val="00AB7DF5"/>
    <w:rsid w:val="00AB7E45"/>
    <w:rsid w:val="00AC0461"/>
    <w:rsid w:val="00AC060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C7B"/>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19"/>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90B"/>
    <w:rsid w:val="00B75A92"/>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6E8B"/>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55"/>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915"/>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00F"/>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FD"/>
    <w:rsid w:val="00EB14A5"/>
    <w:rsid w:val="00EB15B9"/>
    <w:rsid w:val="00EB181E"/>
    <w:rsid w:val="00EB1856"/>
    <w:rsid w:val="00EB1883"/>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897"/>
    <w:rsid w:val="00EC2A12"/>
    <w:rsid w:val="00EC2BD4"/>
    <w:rsid w:val="00EC2CD0"/>
    <w:rsid w:val="00EC337E"/>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E0A"/>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792"/>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D92"/>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339"/>
    <w:rsid w:val="00FB3400"/>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Pages>482</Pages>
  <Words>147896</Words>
  <Characters>783853</Characters>
  <Application>Microsoft Office Word</Application>
  <DocSecurity>0</DocSecurity>
  <Lines>6532</Lines>
  <Paragraphs>1859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151</cp:revision>
  <cp:lastPrinted>2017-05-07T13:41:00Z</cp:lastPrinted>
  <dcterms:created xsi:type="dcterms:W3CDTF">2020-10-23T08:23:00Z</dcterms:created>
  <dcterms:modified xsi:type="dcterms:W3CDTF">2020-10-25T19:53:00Z</dcterms:modified>
</cp:coreProperties>
</file>