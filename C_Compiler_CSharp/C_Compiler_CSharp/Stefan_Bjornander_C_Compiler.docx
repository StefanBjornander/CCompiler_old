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76A54E96"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61F98489" w14:textId="2A82DA7B" w:rsidR="00DD6D68" w:rsidRPr="00903DBA" w:rsidRDefault="009C3C27">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3C5E711C" w14:textId="2B1F6C22"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0E2603E2" w14:textId="0A004107"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636FBE3B" w14:textId="2AA0D3E6"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50E1C210" w14:textId="784895FC"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FDEB77A" w14:textId="2432CF86"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1E31B118" w14:textId="6F30CFD4"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3639D3D" w14:textId="150B8998"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4F941DDA" w14:textId="134FA847"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004A153B" w14:textId="16E68934"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51D3487" w14:textId="68D5B43D"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C74EC72" w14:textId="07D2D44D"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6C9FABA0" w14:textId="219DC3D8"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44880DA3" w14:textId="74D1F02F"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32801170" w14:textId="71F1C17C" w:rsidR="00DD6D68" w:rsidRPr="00903DBA" w:rsidRDefault="009C3C27">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7629CCC0" w14:textId="0D4FAAEA"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DD6D68" w:rsidRPr="00903DBA">
              <w:rPr>
                <w:noProof/>
                <w:webHidden/>
              </w:rPr>
              <w:t>15</w:t>
            </w:r>
            <w:r w:rsidR="00DD6D68" w:rsidRPr="00903DBA">
              <w:rPr>
                <w:noProof/>
                <w:webHidden/>
              </w:rPr>
              <w:fldChar w:fldCharType="end"/>
            </w:r>
          </w:hyperlink>
        </w:p>
        <w:p w14:paraId="3CA0E480" w14:textId="797FC994"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DD6D68" w:rsidRPr="00903DBA">
              <w:rPr>
                <w:noProof/>
                <w:webHidden/>
              </w:rPr>
              <w:t>17</w:t>
            </w:r>
            <w:r w:rsidR="00DD6D68" w:rsidRPr="00903DBA">
              <w:rPr>
                <w:noProof/>
                <w:webHidden/>
              </w:rPr>
              <w:fldChar w:fldCharType="end"/>
            </w:r>
          </w:hyperlink>
        </w:p>
        <w:p w14:paraId="036ADAFF" w14:textId="35A994F3"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DD6D68" w:rsidRPr="00903DBA">
              <w:rPr>
                <w:noProof/>
                <w:webHidden/>
              </w:rPr>
              <w:t>19</w:t>
            </w:r>
            <w:r w:rsidR="00DD6D68" w:rsidRPr="00903DBA">
              <w:rPr>
                <w:noProof/>
                <w:webHidden/>
              </w:rPr>
              <w:fldChar w:fldCharType="end"/>
            </w:r>
          </w:hyperlink>
        </w:p>
        <w:p w14:paraId="3560099B" w14:textId="584497FE" w:rsidR="00DD6D68" w:rsidRPr="00903DBA" w:rsidRDefault="009C3C27">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405D5627" w14:textId="07AB99D8" w:rsidR="00DD6D68" w:rsidRPr="00903DBA" w:rsidRDefault="009C3C27">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57BEDDA6" w14:textId="5A1F2D9B"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DD6D68" w:rsidRPr="00903DBA">
              <w:rPr>
                <w:noProof/>
                <w:webHidden/>
              </w:rPr>
              <w:t>33</w:t>
            </w:r>
            <w:r w:rsidR="00DD6D68" w:rsidRPr="00903DBA">
              <w:rPr>
                <w:noProof/>
                <w:webHidden/>
              </w:rPr>
              <w:fldChar w:fldCharType="end"/>
            </w:r>
          </w:hyperlink>
        </w:p>
        <w:p w14:paraId="504A0E15" w14:textId="0BC42B46" w:rsidR="00DD6D68" w:rsidRPr="00903DBA" w:rsidRDefault="009C3C27">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DD6D68" w:rsidRPr="00903DBA">
              <w:rPr>
                <w:noProof/>
                <w:webHidden/>
              </w:rPr>
              <w:t>34</w:t>
            </w:r>
            <w:r w:rsidR="00DD6D68" w:rsidRPr="00903DBA">
              <w:rPr>
                <w:noProof/>
                <w:webHidden/>
              </w:rPr>
              <w:fldChar w:fldCharType="end"/>
            </w:r>
          </w:hyperlink>
        </w:p>
        <w:p w14:paraId="440B213B" w14:textId="74538B71" w:rsidR="00DD6D68" w:rsidRPr="00903DBA" w:rsidRDefault="009C3C27">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DD6D68" w:rsidRPr="00903DBA">
              <w:rPr>
                <w:noProof/>
                <w:webHidden/>
              </w:rPr>
              <w:t>37</w:t>
            </w:r>
            <w:r w:rsidR="00DD6D68" w:rsidRPr="00903DBA">
              <w:rPr>
                <w:noProof/>
                <w:webHidden/>
              </w:rPr>
              <w:fldChar w:fldCharType="end"/>
            </w:r>
          </w:hyperlink>
        </w:p>
        <w:p w14:paraId="7A06B9F5" w14:textId="4EC17927" w:rsidR="00DD6D68" w:rsidRPr="00903DBA" w:rsidRDefault="009C3C27">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DD6D68" w:rsidRPr="00903DBA">
              <w:rPr>
                <w:noProof/>
                <w:webHidden/>
              </w:rPr>
              <w:t>39</w:t>
            </w:r>
            <w:r w:rsidR="00DD6D68" w:rsidRPr="00903DBA">
              <w:rPr>
                <w:noProof/>
                <w:webHidden/>
              </w:rPr>
              <w:fldChar w:fldCharType="end"/>
            </w:r>
          </w:hyperlink>
        </w:p>
        <w:p w14:paraId="6F18F0ED" w14:textId="6F647AF4"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2ADF96EE" w14:textId="121D278D"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5EADF26A" w14:textId="037135FC"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DD6D68" w:rsidRPr="00903DBA">
              <w:rPr>
                <w:noProof/>
                <w:webHidden/>
              </w:rPr>
              <w:t>46</w:t>
            </w:r>
            <w:r w:rsidR="00DD6D68" w:rsidRPr="00903DBA">
              <w:rPr>
                <w:noProof/>
                <w:webHidden/>
              </w:rPr>
              <w:fldChar w:fldCharType="end"/>
            </w:r>
          </w:hyperlink>
        </w:p>
        <w:p w14:paraId="5239B110" w14:textId="2D0D574F"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DD6D68" w:rsidRPr="00903DBA">
              <w:rPr>
                <w:noProof/>
                <w:webHidden/>
              </w:rPr>
              <w:t>52</w:t>
            </w:r>
            <w:r w:rsidR="00DD6D68" w:rsidRPr="00903DBA">
              <w:rPr>
                <w:noProof/>
                <w:webHidden/>
              </w:rPr>
              <w:fldChar w:fldCharType="end"/>
            </w:r>
          </w:hyperlink>
        </w:p>
        <w:p w14:paraId="0A4A8384" w14:textId="226A8051" w:rsidR="00DD6D68" w:rsidRPr="00903DBA" w:rsidRDefault="009C3C27">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67A4041E" w14:textId="1522EF2C"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1A3ED056" w14:textId="6D75B27D"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DD6D68" w:rsidRPr="00903DBA">
              <w:rPr>
                <w:noProof/>
                <w:webHidden/>
              </w:rPr>
              <w:t>64</w:t>
            </w:r>
            <w:r w:rsidR="00DD6D68" w:rsidRPr="00903DBA">
              <w:rPr>
                <w:noProof/>
                <w:webHidden/>
              </w:rPr>
              <w:fldChar w:fldCharType="end"/>
            </w:r>
          </w:hyperlink>
        </w:p>
        <w:p w14:paraId="76CB3A1F" w14:textId="38B7CCBE"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DD6D68" w:rsidRPr="00903DBA">
              <w:rPr>
                <w:noProof/>
                <w:webHidden/>
              </w:rPr>
              <w:t>66</w:t>
            </w:r>
            <w:r w:rsidR="00DD6D68" w:rsidRPr="00903DBA">
              <w:rPr>
                <w:noProof/>
                <w:webHidden/>
              </w:rPr>
              <w:fldChar w:fldCharType="end"/>
            </w:r>
          </w:hyperlink>
        </w:p>
        <w:p w14:paraId="6D81B105" w14:textId="5C0614C7"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DD6D68" w:rsidRPr="00903DBA">
              <w:rPr>
                <w:noProof/>
                <w:webHidden/>
              </w:rPr>
              <w:t>67</w:t>
            </w:r>
            <w:r w:rsidR="00DD6D68" w:rsidRPr="00903DBA">
              <w:rPr>
                <w:noProof/>
                <w:webHidden/>
              </w:rPr>
              <w:fldChar w:fldCharType="end"/>
            </w:r>
          </w:hyperlink>
        </w:p>
        <w:p w14:paraId="2370ED1A" w14:textId="0F4C1DDE"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3E44C1A8" w14:textId="75A0D7E1"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6EC6213F" w14:textId="1938EA9D"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DD6D68" w:rsidRPr="00903DBA">
              <w:rPr>
                <w:noProof/>
                <w:webHidden/>
              </w:rPr>
              <w:t>71</w:t>
            </w:r>
            <w:r w:rsidR="00DD6D68" w:rsidRPr="00903DBA">
              <w:rPr>
                <w:noProof/>
                <w:webHidden/>
              </w:rPr>
              <w:fldChar w:fldCharType="end"/>
            </w:r>
          </w:hyperlink>
        </w:p>
        <w:p w14:paraId="41F65836" w14:textId="55981D20"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22A2DFDE" w14:textId="1C33C29C"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5D730FBA" w14:textId="5B4AF481"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222F48BC" w14:textId="1246259A"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0B0618EF" w14:textId="5051839A"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DD6D68" w:rsidRPr="00903DBA">
              <w:rPr>
                <w:noProof/>
                <w:webHidden/>
              </w:rPr>
              <w:t>76</w:t>
            </w:r>
            <w:r w:rsidR="00DD6D68" w:rsidRPr="00903DBA">
              <w:rPr>
                <w:noProof/>
                <w:webHidden/>
              </w:rPr>
              <w:fldChar w:fldCharType="end"/>
            </w:r>
          </w:hyperlink>
        </w:p>
        <w:p w14:paraId="03F74AFD" w14:textId="13D79AC4"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DD6D68" w:rsidRPr="00903DBA">
              <w:rPr>
                <w:noProof/>
                <w:webHidden/>
              </w:rPr>
              <w:t>78</w:t>
            </w:r>
            <w:r w:rsidR="00DD6D68" w:rsidRPr="00903DBA">
              <w:rPr>
                <w:noProof/>
                <w:webHidden/>
              </w:rPr>
              <w:fldChar w:fldCharType="end"/>
            </w:r>
          </w:hyperlink>
        </w:p>
        <w:p w14:paraId="41048E4C" w14:textId="7713AE53"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DD6D68" w:rsidRPr="00903DBA">
              <w:rPr>
                <w:noProof/>
                <w:webHidden/>
              </w:rPr>
              <w:t>79</w:t>
            </w:r>
            <w:r w:rsidR="00DD6D68" w:rsidRPr="00903DBA">
              <w:rPr>
                <w:noProof/>
                <w:webHidden/>
              </w:rPr>
              <w:fldChar w:fldCharType="end"/>
            </w:r>
          </w:hyperlink>
        </w:p>
        <w:p w14:paraId="66D3D0E6" w14:textId="6A2611BC"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6701F8D8" w14:textId="69CC7506"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51B468E2" w14:textId="17C31FB8"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11288DF5" w14:textId="3FA32C8F"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5BDA9A0A" w14:textId="43E5CD26"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6C5447A6" w14:textId="4E6CC8B1" w:rsidR="00DD6D68" w:rsidRPr="00903DBA" w:rsidRDefault="009C3C27">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784D9939" w14:textId="2A03BD65"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53FC0B87" w14:textId="20747B28"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DD6D68" w:rsidRPr="00903DBA">
              <w:rPr>
                <w:noProof/>
                <w:webHidden/>
              </w:rPr>
              <w:t>83</w:t>
            </w:r>
            <w:r w:rsidR="00DD6D68" w:rsidRPr="00903DBA">
              <w:rPr>
                <w:noProof/>
                <w:webHidden/>
              </w:rPr>
              <w:fldChar w:fldCharType="end"/>
            </w:r>
          </w:hyperlink>
        </w:p>
        <w:p w14:paraId="07532292" w14:textId="0D388D25"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DD6D68" w:rsidRPr="00903DBA">
              <w:rPr>
                <w:noProof/>
                <w:webHidden/>
              </w:rPr>
              <w:t>86</w:t>
            </w:r>
            <w:r w:rsidR="00DD6D68" w:rsidRPr="00903DBA">
              <w:rPr>
                <w:noProof/>
                <w:webHidden/>
              </w:rPr>
              <w:fldChar w:fldCharType="end"/>
            </w:r>
          </w:hyperlink>
        </w:p>
        <w:p w14:paraId="1B61FD6E" w14:textId="2F18AEA4"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DD6D68" w:rsidRPr="00903DBA">
              <w:rPr>
                <w:noProof/>
                <w:webHidden/>
              </w:rPr>
              <w:t>89</w:t>
            </w:r>
            <w:r w:rsidR="00DD6D68" w:rsidRPr="00903DBA">
              <w:rPr>
                <w:noProof/>
                <w:webHidden/>
              </w:rPr>
              <w:fldChar w:fldCharType="end"/>
            </w:r>
          </w:hyperlink>
        </w:p>
        <w:p w14:paraId="194415E4" w14:textId="16FFF56F"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DD6D68" w:rsidRPr="00903DBA">
              <w:rPr>
                <w:noProof/>
                <w:webHidden/>
              </w:rPr>
              <w:t>90</w:t>
            </w:r>
            <w:r w:rsidR="00DD6D68" w:rsidRPr="00903DBA">
              <w:rPr>
                <w:noProof/>
                <w:webHidden/>
              </w:rPr>
              <w:fldChar w:fldCharType="end"/>
            </w:r>
          </w:hyperlink>
        </w:p>
        <w:p w14:paraId="640896C1" w14:textId="25D45185"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DD6D68" w:rsidRPr="00903DBA">
              <w:rPr>
                <w:noProof/>
                <w:webHidden/>
              </w:rPr>
              <w:t>92</w:t>
            </w:r>
            <w:r w:rsidR="00DD6D68" w:rsidRPr="00903DBA">
              <w:rPr>
                <w:noProof/>
                <w:webHidden/>
              </w:rPr>
              <w:fldChar w:fldCharType="end"/>
            </w:r>
          </w:hyperlink>
        </w:p>
        <w:p w14:paraId="388C5C88" w14:textId="10CF4107"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DD6D68" w:rsidRPr="00903DBA">
              <w:rPr>
                <w:noProof/>
                <w:webHidden/>
              </w:rPr>
              <w:t>93</w:t>
            </w:r>
            <w:r w:rsidR="00DD6D68" w:rsidRPr="00903DBA">
              <w:rPr>
                <w:noProof/>
                <w:webHidden/>
              </w:rPr>
              <w:fldChar w:fldCharType="end"/>
            </w:r>
          </w:hyperlink>
        </w:p>
        <w:p w14:paraId="7BC68EE4" w14:textId="237D0AD8"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DD6D68" w:rsidRPr="00903DBA">
              <w:rPr>
                <w:noProof/>
                <w:webHidden/>
              </w:rPr>
              <w:t>95</w:t>
            </w:r>
            <w:r w:rsidR="00DD6D68" w:rsidRPr="00903DBA">
              <w:rPr>
                <w:noProof/>
                <w:webHidden/>
              </w:rPr>
              <w:fldChar w:fldCharType="end"/>
            </w:r>
          </w:hyperlink>
        </w:p>
        <w:p w14:paraId="0B64B798" w14:textId="0BAAEB04"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DD6D68" w:rsidRPr="00903DBA">
              <w:rPr>
                <w:noProof/>
                <w:webHidden/>
              </w:rPr>
              <w:t>96</w:t>
            </w:r>
            <w:r w:rsidR="00DD6D68" w:rsidRPr="00903DBA">
              <w:rPr>
                <w:noProof/>
                <w:webHidden/>
              </w:rPr>
              <w:fldChar w:fldCharType="end"/>
            </w:r>
          </w:hyperlink>
        </w:p>
        <w:p w14:paraId="31E3F1F3" w14:textId="369BBFC2"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DD6D68" w:rsidRPr="00903DBA">
              <w:rPr>
                <w:noProof/>
                <w:webHidden/>
              </w:rPr>
              <w:t>99</w:t>
            </w:r>
            <w:r w:rsidR="00DD6D68" w:rsidRPr="00903DBA">
              <w:rPr>
                <w:noProof/>
                <w:webHidden/>
              </w:rPr>
              <w:fldChar w:fldCharType="end"/>
            </w:r>
          </w:hyperlink>
        </w:p>
        <w:p w14:paraId="10C5C5CE" w14:textId="34A6A2D7"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0E42311A" w14:textId="10A05443"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1C626DF1" w14:textId="1617E1BC"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7207292" w14:textId="554DBA43"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2D8117A" w14:textId="28F282A4"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36231EE8" w14:textId="0FDC96E8"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7C657CDA" w14:textId="65910D87"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DD6D68" w:rsidRPr="00903DBA">
              <w:rPr>
                <w:noProof/>
                <w:webHidden/>
              </w:rPr>
              <w:t>104</w:t>
            </w:r>
            <w:r w:rsidR="00DD6D68" w:rsidRPr="00903DBA">
              <w:rPr>
                <w:noProof/>
                <w:webHidden/>
              </w:rPr>
              <w:fldChar w:fldCharType="end"/>
            </w:r>
          </w:hyperlink>
        </w:p>
        <w:p w14:paraId="5C73AE7B" w14:textId="36B3E903"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5CF9851D" w14:textId="424FCA2E"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6B74A0F8" w14:textId="64D4A41F"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DD6D68" w:rsidRPr="00903DBA">
              <w:rPr>
                <w:noProof/>
                <w:webHidden/>
              </w:rPr>
              <w:t>107</w:t>
            </w:r>
            <w:r w:rsidR="00DD6D68" w:rsidRPr="00903DBA">
              <w:rPr>
                <w:noProof/>
                <w:webHidden/>
              </w:rPr>
              <w:fldChar w:fldCharType="end"/>
            </w:r>
          </w:hyperlink>
        </w:p>
        <w:p w14:paraId="74503876" w14:textId="7AACE482"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DD6D68" w:rsidRPr="00903DBA">
              <w:rPr>
                <w:noProof/>
                <w:webHidden/>
              </w:rPr>
              <w:t>108</w:t>
            </w:r>
            <w:r w:rsidR="00DD6D68" w:rsidRPr="00903DBA">
              <w:rPr>
                <w:noProof/>
                <w:webHidden/>
              </w:rPr>
              <w:fldChar w:fldCharType="end"/>
            </w:r>
          </w:hyperlink>
        </w:p>
        <w:p w14:paraId="4492F623" w14:textId="510DB9B4"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DD6D68" w:rsidRPr="00903DBA">
              <w:rPr>
                <w:noProof/>
                <w:webHidden/>
              </w:rPr>
              <w:t>109</w:t>
            </w:r>
            <w:r w:rsidR="00DD6D68" w:rsidRPr="00903DBA">
              <w:rPr>
                <w:noProof/>
                <w:webHidden/>
              </w:rPr>
              <w:fldChar w:fldCharType="end"/>
            </w:r>
          </w:hyperlink>
        </w:p>
        <w:p w14:paraId="54F96C83" w14:textId="7A30532E"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DD6D68" w:rsidRPr="00903DBA">
              <w:rPr>
                <w:noProof/>
                <w:webHidden/>
              </w:rPr>
              <w:t>110</w:t>
            </w:r>
            <w:r w:rsidR="00DD6D68" w:rsidRPr="00903DBA">
              <w:rPr>
                <w:noProof/>
                <w:webHidden/>
              </w:rPr>
              <w:fldChar w:fldCharType="end"/>
            </w:r>
          </w:hyperlink>
        </w:p>
        <w:p w14:paraId="7FC4C895" w14:textId="150666C0"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DD6D68" w:rsidRPr="00903DBA">
              <w:rPr>
                <w:noProof/>
                <w:webHidden/>
              </w:rPr>
              <w:t>111</w:t>
            </w:r>
            <w:r w:rsidR="00DD6D68" w:rsidRPr="00903DBA">
              <w:rPr>
                <w:noProof/>
                <w:webHidden/>
              </w:rPr>
              <w:fldChar w:fldCharType="end"/>
            </w:r>
          </w:hyperlink>
        </w:p>
        <w:p w14:paraId="3B500B05" w14:textId="0BD9B217"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DD6D68" w:rsidRPr="00903DBA">
              <w:rPr>
                <w:noProof/>
                <w:webHidden/>
              </w:rPr>
              <w:t>114</w:t>
            </w:r>
            <w:r w:rsidR="00DD6D68" w:rsidRPr="00903DBA">
              <w:rPr>
                <w:noProof/>
                <w:webHidden/>
              </w:rPr>
              <w:fldChar w:fldCharType="end"/>
            </w:r>
          </w:hyperlink>
        </w:p>
        <w:p w14:paraId="08C38148" w14:textId="4FE2BAF5"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DD6D68" w:rsidRPr="00903DBA">
              <w:rPr>
                <w:noProof/>
                <w:webHidden/>
              </w:rPr>
              <w:t>116</w:t>
            </w:r>
            <w:r w:rsidR="00DD6D68" w:rsidRPr="00903DBA">
              <w:rPr>
                <w:noProof/>
                <w:webHidden/>
              </w:rPr>
              <w:fldChar w:fldCharType="end"/>
            </w:r>
          </w:hyperlink>
        </w:p>
        <w:p w14:paraId="4F435F0D" w14:textId="00919859" w:rsidR="00DD6D68" w:rsidRPr="00903DBA" w:rsidRDefault="009C3C27">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DD6D68" w:rsidRPr="00903DBA">
              <w:rPr>
                <w:noProof/>
                <w:webHidden/>
              </w:rPr>
              <w:t>118</w:t>
            </w:r>
            <w:r w:rsidR="00DD6D68" w:rsidRPr="00903DBA">
              <w:rPr>
                <w:noProof/>
                <w:webHidden/>
              </w:rPr>
              <w:fldChar w:fldCharType="end"/>
            </w:r>
          </w:hyperlink>
        </w:p>
        <w:p w14:paraId="66A262E4" w14:textId="437D0996" w:rsidR="00DD6D68" w:rsidRPr="00903DBA" w:rsidRDefault="009C3C27">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DD6D68" w:rsidRPr="00903DBA">
              <w:rPr>
                <w:noProof/>
                <w:webHidden/>
              </w:rPr>
              <w:t>124</w:t>
            </w:r>
            <w:r w:rsidR="00DD6D68" w:rsidRPr="00903DBA">
              <w:rPr>
                <w:noProof/>
                <w:webHidden/>
              </w:rPr>
              <w:fldChar w:fldCharType="end"/>
            </w:r>
          </w:hyperlink>
        </w:p>
        <w:p w14:paraId="7EB8B79D" w14:textId="64302DBA" w:rsidR="00DD6D68" w:rsidRPr="00903DBA" w:rsidRDefault="009C3C27">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DD6D68" w:rsidRPr="00903DBA">
              <w:rPr>
                <w:noProof/>
                <w:webHidden/>
              </w:rPr>
              <w:t>126</w:t>
            </w:r>
            <w:r w:rsidR="00DD6D68" w:rsidRPr="00903DBA">
              <w:rPr>
                <w:noProof/>
                <w:webHidden/>
              </w:rPr>
              <w:fldChar w:fldCharType="end"/>
            </w:r>
          </w:hyperlink>
        </w:p>
        <w:p w14:paraId="0F690CBB" w14:textId="02B0C6C6" w:rsidR="00DD6D68" w:rsidRPr="00903DBA" w:rsidRDefault="009C3C27">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DD6D68" w:rsidRPr="00903DBA">
              <w:rPr>
                <w:noProof/>
                <w:webHidden/>
              </w:rPr>
              <w:t>132</w:t>
            </w:r>
            <w:r w:rsidR="00DD6D68" w:rsidRPr="00903DBA">
              <w:rPr>
                <w:noProof/>
                <w:webHidden/>
              </w:rPr>
              <w:fldChar w:fldCharType="end"/>
            </w:r>
          </w:hyperlink>
        </w:p>
        <w:p w14:paraId="4C1A1DCD" w14:textId="520E75B1" w:rsidR="00DD6D68" w:rsidRPr="00903DBA" w:rsidRDefault="009C3C27">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DD6D68" w:rsidRPr="00903DBA">
              <w:rPr>
                <w:noProof/>
                <w:webHidden/>
              </w:rPr>
              <w:t>138</w:t>
            </w:r>
            <w:r w:rsidR="00DD6D68" w:rsidRPr="00903DBA">
              <w:rPr>
                <w:noProof/>
                <w:webHidden/>
              </w:rPr>
              <w:fldChar w:fldCharType="end"/>
            </w:r>
          </w:hyperlink>
        </w:p>
        <w:p w14:paraId="20F62056" w14:textId="12F0CD71" w:rsidR="00DD6D68" w:rsidRPr="00903DBA" w:rsidRDefault="009C3C27">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DD6D68" w:rsidRPr="00903DBA">
              <w:rPr>
                <w:noProof/>
                <w:webHidden/>
              </w:rPr>
              <w:t>141</w:t>
            </w:r>
            <w:r w:rsidR="00DD6D68" w:rsidRPr="00903DBA">
              <w:rPr>
                <w:noProof/>
                <w:webHidden/>
              </w:rPr>
              <w:fldChar w:fldCharType="end"/>
            </w:r>
          </w:hyperlink>
        </w:p>
        <w:p w14:paraId="1D433512" w14:textId="05578C6B" w:rsidR="00DD6D68" w:rsidRPr="00903DBA" w:rsidRDefault="009C3C27">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DD6D68" w:rsidRPr="00903DBA">
              <w:rPr>
                <w:noProof/>
                <w:webHidden/>
              </w:rPr>
              <w:t>152</w:t>
            </w:r>
            <w:r w:rsidR="00DD6D68" w:rsidRPr="00903DBA">
              <w:rPr>
                <w:noProof/>
                <w:webHidden/>
              </w:rPr>
              <w:fldChar w:fldCharType="end"/>
            </w:r>
          </w:hyperlink>
        </w:p>
        <w:p w14:paraId="3657C55D" w14:textId="2FCC7201" w:rsidR="00DD6D68" w:rsidRPr="00903DBA" w:rsidRDefault="009C3C27">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DD6D68" w:rsidRPr="00903DBA">
              <w:rPr>
                <w:noProof/>
                <w:webHidden/>
              </w:rPr>
              <w:t>155</w:t>
            </w:r>
            <w:r w:rsidR="00DD6D68" w:rsidRPr="00903DBA">
              <w:rPr>
                <w:noProof/>
                <w:webHidden/>
              </w:rPr>
              <w:fldChar w:fldCharType="end"/>
            </w:r>
          </w:hyperlink>
        </w:p>
        <w:p w14:paraId="603B41BF" w14:textId="332D6028" w:rsidR="00DD6D68" w:rsidRPr="00903DBA" w:rsidRDefault="009C3C27">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DD6D68" w:rsidRPr="00903DBA">
              <w:rPr>
                <w:noProof/>
                <w:webHidden/>
              </w:rPr>
              <w:t>160</w:t>
            </w:r>
            <w:r w:rsidR="00DD6D68" w:rsidRPr="00903DBA">
              <w:rPr>
                <w:noProof/>
                <w:webHidden/>
              </w:rPr>
              <w:fldChar w:fldCharType="end"/>
            </w:r>
          </w:hyperlink>
        </w:p>
        <w:p w14:paraId="5C5628BB" w14:textId="053F69B4" w:rsidR="00DD6D68" w:rsidRPr="00903DBA" w:rsidRDefault="009C3C27">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706580CC" w14:textId="23967546" w:rsidR="00DD6D68" w:rsidRPr="00903DBA" w:rsidRDefault="009C3C27">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010AFD69" w14:textId="53860DCF" w:rsidR="00DD6D68" w:rsidRPr="00903DBA" w:rsidRDefault="009C3C27">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DD6D68" w:rsidRPr="00903DBA">
              <w:rPr>
                <w:noProof/>
                <w:webHidden/>
              </w:rPr>
              <w:t>166</w:t>
            </w:r>
            <w:r w:rsidR="00DD6D68" w:rsidRPr="00903DBA">
              <w:rPr>
                <w:noProof/>
                <w:webHidden/>
              </w:rPr>
              <w:fldChar w:fldCharType="end"/>
            </w:r>
          </w:hyperlink>
        </w:p>
        <w:p w14:paraId="1DA85CD2" w14:textId="23C26964" w:rsidR="00DD6D68" w:rsidRPr="00903DBA" w:rsidRDefault="009C3C27">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DD6D68" w:rsidRPr="00903DBA">
              <w:rPr>
                <w:noProof/>
                <w:webHidden/>
              </w:rPr>
              <w:t>172</w:t>
            </w:r>
            <w:r w:rsidR="00DD6D68" w:rsidRPr="00903DBA">
              <w:rPr>
                <w:noProof/>
                <w:webHidden/>
              </w:rPr>
              <w:fldChar w:fldCharType="end"/>
            </w:r>
          </w:hyperlink>
        </w:p>
        <w:p w14:paraId="5EFD9631" w14:textId="7057AC8E" w:rsidR="00DD6D68" w:rsidRPr="00903DBA" w:rsidRDefault="009C3C27">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DD6D68" w:rsidRPr="00903DBA">
              <w:rPr>
                <w:noProof/>
                <w:webHidden/>
              </w:rPr>
              <w:t>176</w:t>
            </w:r>
            <w:r w:rsidR="00DD6D68" w:rsidRPr="00903DBA">
              <w:rPr>
                <w:noProof/>
                <w:webHidden/>
              </w:rPr>
              <w:fldChar w:fldCharType="end"/>
            </w:r>
          </w:hyperlink>
        </w:p>
        <w:p w14:paraId="4177BA18" w14:textId="0AE223C7" w:rsidR="00DD6D68" w:rsidRPr="00903DBA" w:rsidRDefault="009C3C27">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292AF640" w14:textId="4F2BF6AF"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7035AC52" w14:textId="49E72F24"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DD6D68" w:rsidRPr="00903DBA">
              <w:rPr>
                <w:noProof/>
                <w:webHidden/>
              </w:rPr>
              <w:t>183</w:t>
            </w:r>
            <w:r w:rsidR="00DD6D68" w:rsidRPr="00903DBA">
              <w:rPr>
                <w:noProof/>
                <w:webHidden/>
              </w:rPr>
              <w:fldChar w:fldCharType="end"/>
            </w:r>
          </w:hyperlink>
        </w:p>
        <w:p w14:paraId="5620B309" w14:textId="79B55C12"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DD6D68" w:rsidRPr="00903DBA">
              <w:rPr>
                <w:noProof/>
                <w:webHidden/>
              </w:rPr>
              <w:t>186</w:t>
            </w:r>
            <w:r w:rsidR="00DD6D68" w:rsidRPr="00903DBA">
              <w:rPr>
                <w:noProof/>
                <w:webHidden/>
              </w:rPr>
              <w:fldChar w:fldCharType="end"/>
            </w:r>
          </w:hyperlink>
        </w:p>
        <w:p w14:paraId="3F8133D1" w14:textId="05B56FA3" w:rsidR="00DD6D68" w:rsidRPr="00903DBA" w:rsidRDefault="009C3C27">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DD6D68" w:rsidRPr="00903DBA">
              <w:rPr>
                <w:noProof/>
                <w:webHidden/>
              </w:rPr>
              <w:t>189</w:t>
            </w:r>
            <w:r w:rsidR="00DD6D68" w:rsidRPr="00903DBA">
              <w:rPr>
                <w:noProof/>
                <w:webHidden/>
              </w:rPr>
              <w:fldChar w:fldCharType="end"/>
            </w:r>
          </w:hyperlink>
        </w:p>
        <w:p w14:paraId="5AADA0B5" w14:textId="5B5D9040"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51FB1A0B" w14:textId="47B81DB5"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2922ED1E" w14:textId="48AAC67A"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DD6D68" w:rsidRPr="00903DBA">
              <w:rPr>
                <w:noProof/>
                <w:webHidden/>
              </w:rPr>
              <w:t>191</w:t>
            </w:r>
            <w:r w:rsidR="00DD6D68" w:rsidRPr="00903DBA">
              <w:rPr>
                <w:noProof/>
                <w:webHidden/>
              </w:rPr>
              <w:fldChar w:fldCharType="end"/>
            </w:r>
          </w:hyperlink>
        </w:p>
        <w:p w14:paraId="3BEF5890" w14:textId="6EDA5BC6"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DD6D68" w:rsidRPr="00903DBA">
              <w:rPr>
                <w:noProof/>
                <w:webHidden/>
              </w:rPr>
              <w:t>192</w:t>
            </w:r>
            <w:r w:rsidR="00DD6D68" w:rsidRPr="00903DBA">
              <w:rPr>
                <w:noProof/>
                <w:webHidden/>
              </w:rPr>
              <w:fldChar w:fldCharType="end"/>
            </w:r>
          </w:hyperlink>
        </w:p>
        <w:p w14:paraId="68255CC9" w14:textId="26EF4045"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DD6D68" w:rsidRPr="00903DBA">
              <w:rPr>
                <w:noProof/>
                <w:webHidden/>
              </w:rPr>
              <w:t>193</w:t>
            </w:r>
            <w:r w:rsidR="00DD6D68" w:rsidRPr="00903DBA">
              <w:rPr>
                <w:noProof/>
                <w:webHidden/>
              </w:rPr>
              <w:fldChar w:fldCharType="end"/>
            </w:r>
          </w:hyperlink>
        </w:p>
        <w:p w14:paraId="7C656801" w14:textId="0B9AB335"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5953D829" w14:textId="34192DC9"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00988905" w14:textId="0BD6B3CD"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76CD3C69" w14:textId="7243B3BE"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3A937FCF" w14:textId="00E0304C"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479AEA5C" w14:textId="69440747"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DD6D68" w:rsidRPr="00903DBA">
              <w:rPr>
                <w:noProof/>
                <w:webHidden/>
              </w:rPr>
              <w:t>199</w:t>
            </w:r>
            <w:r w:rsidR="00DD6D68" w:rsidRPr="00903DBA">
              <w:rPr>
                <w:noProof/>
                <w:webHidden/>
              </w:rPr>
              <w:fldChar w:fldCharType="end"/>
            </w:r>
          </w:hyperlink>
        </w:p>
        <w:p w14:paraId="1D1DB42D" w14:textId="70BC8A57"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1795D347" w14:textId="098723AA"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69D715B8" w14:textId="6604A78D"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7B692642" w14:textId="46ED2621" w:rsidR="00DD6D68" w:rsidRPr="00903DBA" w:rsidRDefault="009C3C27">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0BED99D5" w14:textId="446E2BCD"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35332A91" w14:textId="6B3A366B"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DD6D68" w:rsidRPr="00903DBA">
              <w:rPr>
                <w:noProof/>
                <w:webHidden/>
              </w:rPr>
              <w:t>204</w:t>
            </w:r>
            <w:r w:rsidR="00DD6D68" w:rsidRPr="00903DBA">
              <w:rPr>
                <w:noProof/>
                <w:webHidden/>
              </w:rPr>
              <w:fldChar w:fldCharType="end"/>
            </w:r>
          </w:hyperlink>
        </w:p>
        <w:p w14:paraId="06F4BA45" w14:textId="6A430C71"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DD6D68" w:rsidRPr="00903DBA">
              <w:rPr>
                <w:noProof/>
                <w:webHidden/>
              </w:rPr>
              <w:t>205</w:t>
            </w:r>
            <w:r w:rsidR="00DD6D68" w:rsidRPr="00903DBA">
              <w:rPr>
                <w:noProof/>
                <w:webHidden/>
              </w:rPr>
              <w:fldChar w:fldCharType="end"/>
            </w:r>
          </w:hyperlink>
        </w:p>
        <w:p w14:paraId="759AA861" w14:textId="5A1AF8F8"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DD6D68" w:rsidRPr="00903DBA">
              <w:rPr>
                <w:noProof/>
                <w:webHidden/>
              </w:rPr>
              <w:t>206</w:t>
            </w:r>
            <w:r w:rsidR="00DD6D68" w:rsidRPr="00903DBA">
              <w:rPr>
                <w:noProof/>
                <w:webHidden/>
              </w:rPr>
              <w:fldChar w:fldCharType="end"/>
            </w:r>
          </w:hyperlink>
        </w:p>
        <w:p w14:paraId="493A7DBC" w14:textId="68451AAD"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DD6D68" w:rsidRPr="00903DBA">
              <w:rPr>
                <w:noProof/>
                <w:webHidden/>
              </w:rPr>
              <w:t>208</w:t>
            </w:r>
            <w:r w:rsidR="00DD6D68" w:rsidRPr="00903DBA">
              <w:rPr>
                <w:noProof/>
                <w:webHidden/>
              </w:rPr>
              <w:fldChar w:fldCharType="end"/>
            </w:r>
          </w:hyperlink>
        </w:p>
        <w:p w14:paraId="63F66FBC" w14:textId="12359CF6"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DD6D68" w:rsidRPr="00903DBA">
              <w:rPr>
                <w:noProof/>
                <w:webHidden/>
              </w:rPr>
              <w:t>209</w:t>
            </w:r>
            <w:r w:rsidR="00DD6D68" w:rsidRPr="00903DBA">
              <w:rPr>
                <w:noProof/>
                <w:webHidden/>
              </w:rPr>
              <w:fldChar w:fldCharType="end"/>
            </w:r>
          </w:hyperlink>
        </w:p>
        <w:p w14:paraId="0029625B" w14:textId="7889BEA5"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DD6D68" w:rsidRPr="00903DBA">
              <w:rPr>
                <w:noProof/>
                <w:webHidden/>
              </w:rPr>
              <w:t>210</w:t>
            </w:r>
            <w:r w:rsidR="00DD6D68" w:rsidRPr="00903DBA">
              <w:rPr>
                <w:noProof/>
                <w:webHidden/>
              </w:rPr>
              <w:fldChar w:fldCharType="end"/>
            </w:r>
          </w:hyperlink>
        </w:p>
        <w:p w14:paraId="4EAEF57B" w14:textId="229A8BBF"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DD6D68" w:rsidRPr="00903DBA">
              <w:rPr>
                <w:noProof/>
                <w:webHidden/>
              </w:rPr>
              <w:t>213</w:t>
            </w:r>
            <w:r w:rsidR="00DD6D68" w:rsidRPr="00903DBA">
              <w:rPr>
                <w:noProof/>
                <w:webHidden/>
              </w:rPr>
              <w:fldChar w:fldCharType="end"/>
            </w:r>
          </w:hyperlink>
        </w:p>
        <w:p w14:paraId="290C40E9" w14:textId="7CAB95D9"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DD6D68" w:rsidRPr="00903DBA">
              <w:rPr>
                <w:noProof/>
                <w:webHidden/>
              </w:rPr>
              <w:t>217</w:t>
            </w:r>
            <w:r w:rsidR="00DD6D68" w:rsidRPr="00903DBA">
              <w:rPr>
                <w:noProof/>
                <w:webHidden/>
              </w:rPr>
              <w:fldChar w:fldCharType="end"/>
            </w:r>
          </w:hyperlink>
        </w:p>
        <w:p w14:paraId="5622E89C" w14:textId="5F4940CB"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DD6D68" w:rsidRPr="00903DBA">
              <w:rPr>
                <w:noProof/>
                <w:webHidden/>
              </w:rPr>
              <w:t>220</w:t>
            </w:r>
            <w:r w:rsidR="00DD6D68" w:rsidRPr="00903DBA">
              <w:rPr>
                <w:noProof/>
                <w:webHidden/>
              </w:rPr>
              <w:fldChar w:fldCharType="end"/>
            </w:r>
          </w:hyperlink>
        </w:p>
        <w:p w14:paraId="14428AD5" w14:textId="71EE5F2A"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DD6D68" w:rsidRPr="00903DBA">
              <w:rPr>
                <w:noProof/>
                <w:webHidden/>
              </w:rPr>
              <w:t>224</w:t>
            </w:r>
            <w:r w:rsidR="00DD6D68" w:rsidRPr="00903DBA">
              <w:rPr>
                <w:noProof/>
                <w:webHidden/>
              </w:rPr>
              <w:fldChar w:fldCharType="end"/>
            </w:r>
          </w:hyperlink>
        </w:p>
        <w:p w14:paraId="57D4BEE8" w14:textId="4509342A"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DD6D68" w:rsidRPr="00903DBA">
              <w:rPr>
                <w:noProof/>
                <w:webHidden/>
              </w:rPr>
              <w:t>225</w:t>
            </w:r>
            <w:r w:rsidR="00DD6D68" w:rsidRPr="00903DBA">
              <w:rPr>
                <w:noProof/>
                <w:webHidden/>
              </w:rPr>
              <w:fldChar w:fldCharType="end"/>
            </w:r>
          </w:hyperlink>
        </w:p>
        <w:p w14:paraId="17ACA698" w14:textId="391DCE9B"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DD6D68" w:rsidRPr="00903DBA">
              <w:rPr>
                <w:noProof/>
                <w:webHidden/>
              </w:rPr>
              <w:t>231</w:t>
            </w:r>
            <w:r w:rsidR="00DD6D68" w:rsidRPr="00903DBA">
              <w:rPr>
                <w:noProof/>
                <w:webHidden/>
              </w:rPr>
              <w:fldChar w:fldCharType="end"/>
            </w:r>
          </w:hyperlink>
        </w:p>
        <w:p w14:paraId="557FE6AA" w14:textId="5DF4CCF2"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DD6D68" w:rsidRPr="00903DBA">
              <w:rPr>
                <w:noProof/>
                <w:webHidden/>
              </w:rPr>
              <w:t>232</w:t>
            </w:r>
            <w:r w:rsidR="00DD6D68" w:rsidRPr="00903DBA">
              <w:rPr>
                <w:noProof/>
                <w:webHidden/>
              </w:rPr>
              <w:fldChar w:fldCharType="end"/>
            </w:r>
          </w:hyperlink>
        </w:p>
        <w:p w14:paraId="26C0F29B" w14:textId="5D677C18"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DD6D68" w:rsidRPr="00903DBA">
              <w:rPr>
                <w:noProof/>
                <w:webHidden/>
              </w:rPr>
              <w:t>236</w:t>
            </w:r>
            <w:r w:rsidR="00DD6D68" w:rsidRPr="00903DBA">
              <w:rPr>
                <w:noProof/>
                <w:webHidden/>
              </w:rPr>
              <w:fldChar w:fldCharType="end"/>
            </w:r>
          </w:hyperlink>
        </w:p>
        <w:p w14:paraId="5327FEE5" w14:textId="70763338"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DD6D68" w:rsidRPr="00903DBA">
              <w:rPr>
                <w:noProof/>
                <w:webHidden/>
              </w:rPr>
              <w:t>240</w:t>
            </w:r>
            <w:r w:rsidR="00DD6D68" w:rsidRPr="00903DBA">
              <w:rPr>
                <w:noProof/>
                <w:webHidden/>
              </w:rPr>
              <w:fldChar w:fldCharType="end"/>
            </w:r>
          </w:hyperlink>
        </w:p>
        <w:p w14:paraId="406A882F" w14:textId="266547DF"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DD6D68" w:rsidRPr="00903DBA">
              <w:rPr>
                <w:noProof/>
                <w:webHidden/>
              </w:rPr>
              <w:t>242</w:t>
            </w:r>
            <w:r w:rsidR="00DD6D68" w:rsidRPr="00903DBA">
              <w:rPr>
                <w:noProof/>
                <w:webHidden/>
              </w:rPr>
              <w:fldChar w:fldCharType="end"/>
            </w:r>
          </w:hyperlink>
        </w:p>
        <w:p w14:paraId="51F7499E" w14:textId="3E354575"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DD6D68" w:rsidRPr="00903DBA">
              <w:rPr>
                <w:noProof/>
                <w:webHidden/>
              </w:rPr>
              <w:t>243</w:t>
            </w:r>
            <w:r w:rsidR="00DD6D68" w:rsidRPr="00903DBA">
              <w:rPr>
                <w:noProof/>
                <w:webHidden/>
              </w:rPr>
              <w:fldChar w:fldCharType="end"/>
            </w:r>
          </w:hyperlink>
        </w:p>
        <w:p w14:paraId="16D0045F" w14:textId="5F20FD77"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DD6D68" w:rsidRPr="00903DBA">
              <w:rPr>
                <w:noProof/>
                <w:webHidden/>
              </w:rPr>
              <w:t>244</w:t>
            </w:r>
            <w:r w:rsidR="00DD6D68" w:rsidRPr="00903DBA">
              <w:rPr>
                <w:noProof/>
                <w:webHidden/>
              </w:rPr>
              <w:fldChar w:fldCharType="end"/>
            </w:r>
          </w:hyperlink>
        </w:p>
        <w:p w14:paraId="45447F69" w14:textId="7547AB69"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DD6D68" w:rsidRPr="00903DBA">
              <w:rPr>
                <w:noProof/>
                <w:webHidden/>
              </w:rPr>
              <w:t>246</w:t>
            </w:r>
            <w:r w:rsidR="00DD6D68" w:rsidRPr="00903DBA">
              <w:rPr>
                <w:noProof/>
                <w:webHidden/>
              </w:rPr>
              <w:fldChar w:fldCharType="end"/>
            </w:r>
          </w:hyperlink>
        </w:p>
        <w:p w14:paraId="6FD8C33F" w14:textId="58A19F87"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DD6D68" w:rsidRPr="00903DBA">
              <w:rPr>
                <w:noProof/>
                <w:webHidden/>
              </w:rPr>
              <w:t>247</w:t>
            </w:r>
            <w:r w:rsidR="00DD6D68" w:rsidRPr="00903DBA">
              <w:rPr>
                <w:noProof/>
                <w:webHidden/>
              </w:rPr>
              <w:fldChar w:fldCharType="end"/>
            </w:r>
          </w:hyperlink>
        </w:p>
        <w:p w14:paraId="69C73B80" w14:textId="33BB9AA1"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DD6D68" w:rsidRPr="00903DBA">
              <w:rPr>
                <w:noProof/>
                <w:webHidden/>
              </w:rPr>
              <w:t>249</w:t>
            </w:r>
            <w:r w:rsidR="00DD6D68" w:rsidRPr="00903DBA">
              <w:rPr>
                <w:noProof/>
                <w:webHidden/>
              </w:rPr>
              <w:fldChar w:fldCharType="end"/>
            </w:r>
          </w:hyperlink>
        </w:p>
        <w:p w14:paraId="1B4281D5" w14:textId="407E7018"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DD6D68" w:rsidRPr="00903DBA">
              <w:rPr>
                <w:noProof/>
                <w:webHidden/>
              </w:rPr>
              <w:t>253</w:t>
            </w:r>
            <w:r w:rsidR="00DD6D68" w:rsidRPr="00903DBA">
              <w:rPr>
                <w:noProof/>
                <w:webHidden/>
              </w:rPr>
              <w:fldChar w:fldCharType="end"/>
            </w:r>
          </w:hyperlink>
        </w:p>
        <w:p w14:paraId="617B842C" w14:textId="69C81FBD"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DD6D68" w:rsidRPr="00903DBA">
              <w:rPr>
                <w:noProof/>
                <w:webHidden/>
              </w:rPr>
              <w:t>254</w:t>
            </w:r>
            <w:r w:rsidR="00DD6D68" w:rsidRPr="00903DBA">
              <w:rPr>
                <w:noProof/>
                <w:webHidden/>
              </w:rPr>
              <w:fldChar w:fldCharType="end"/>
            </w:r>
          </w:hyperlink>
        </w:p>
        <w:p w14:paraId="5A8A63E0" w14:textId="1600EEE0"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DD6D68" w:rsidRPr="00903DBA">
              <w:rPr>
                <w:noProof/>
                <w:webHidden/>
              </w:rPr>
              <w:t>255</w:t>
            </w:r>
            <w:r w:rsidR="00DD6D68" w:rsidRPr="00903DBA">
              <w:rPr>
                <w:noProof/>
                <w:webHidden/>
              </w:rPr>
              <w:fldChar w:fldCharType="end"/>
            </w:r>
          </w:hyperlink>
        </w:p>
        <w:p w14:paraId="0A2664B1" w14:textId="7C4D5C91"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7DF18562" w14:textId="17AEDFFD"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3596EB73" w14:textId="4502E3EA"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DD6D68" w:rsidRPr="00903DBA">
              <w:rPr>
                <w:noProof/>
                <w:webHidden/>
              </w:rPr>
              <w:t>257</w:t>
            </w:r>
            <w:r w:rsidR="00DD6D68" w:rsidRPr="00903DBA">
              <w:rPr>
                <w:noProof/>
                <w:webHidden/>
              </w:rPr>
              <w:fldChar w:fldCharType="end"/>
            </w:r>
          </w:hyperlink>
        </w:p>
        <w:p w14:paraId="79D37583" w14:textId="6EAB938E"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DD6D68" w:rsidRPr="00903DBA">
              <w:rPr>
                <w:noProof/>
                <w:webHidden/>
              </w:rPr>
              <w:t>260</w:t>
            </w:r>
            <w:r w:rsidR="00DD6D68" w:rsidRPr="00903DBA">
              <w:rPr>
                <w:noProof/>
                <w:webHidden/>
              </w:rPr>
              <w:fldChar w:fldCharType="end"/>
            </w:r>
          </w:hyperlink>
        </w:p>
        <w:p w14:paraId="40502185" w14:textId="2507C098"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DD6D68" w:rsidRPr="00903DBA">
              <w:rPr>
                <w:noProof/>
                <w:webHidden/>
              </w:rPr>
              <w:t>261</w:t>
            </w:r>
            <w:r w:rsidR="00DD6D68" w:rsidRPr="00903DBA">
              <w:rPr>
                <w:noProof/>
                <w:webHidden/>
              </w:rPr>
              <w:fldChar w:fldCharType="end"/>
            </w:r>
          </w:hyperlink>
        </w:p>
        <w:p w14:paraId="5D22B9C4" w14:textId="490732FC"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DD6D68" w:rsidRPr="00903DBA">
              <w:rPr>
                <w:noProof/>
                <w:webHidden/>
              </w:rPr>
              <w:t>263</w:t>
            </w:r>
            <w:r w:rsidR="00DD6D68" w:rsidRPr="00903DBA">
              <w:rPr>
                <w:noProof/>
                <w:webHidden/>
              </w:rPr>
              <w:fldChar w:fldCharType="end"/>
            </w:r>
          </w:hyperlink>
        </w:p>
        <w:p w14:paraId="183D74DD" w14:textId="232CD81A"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DD6D68" w:rsidRPr="00903DBA">
              <w:rPr>
                <w:noProof/>
                <w:webHidden/>
              </w:rPr>
              <w:t>264</w:t>
            </w:r>
            <w:r w:rsidR="00DD6D68" w:rsidRPr="00903DBA">
              <w:rPr>
                <w:noProof/>
                <w:webHidden/>
              </w:rPr>
              <w:fldChar w:fldCharType="end"/>
            </w:r>
          </w:hyperlink>
        </w:p>
        <w:p w14:paraId="08B901E7" w14:textId="4C9CA6ED"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DD6D68" w:rsidRPr="00903DBA">
              <w:rPr>
                <w:noProof/>
                <w:webHidden/>
              </w:rPr>
              <w:t>267</w:t>
            </w:r>
            <w:r w:rsidR="00DD6D68" w:rsidRPr="00903DBA">
              <w:rPr>
                <w:noProof/>
                <w:webHidden/>
              </w:rPr>
              <w:fldChar w:fldCharType="end"/>
            </w:r>
          </w:hyperlink>
        </w:p>
        <w:p w14:paraId="3C8AB690" w14:textId="2FC481F2" w:rsidR="00DD6D68" w:rsidRPr="00903DBA" w:rsidRDefault="009C3C27">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08A7C45" w14:textId="28F19250"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4BCE2142" w14:textId="01D41860"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DDEB1AD" w14:textId="6F85F85C"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DD6D68" w:rsidRPr="00903DBA">
              <w:rPr>
                <w:noProof/>
                <w:webHidden/>
              </w:rPr>
              <w:t>272</w:t>
            </w:r>
            <w:r w:rsidR="00DD6D68" w:rsidRPr="00903DBA">
              <w:rPr>
                <w:noProof/>
                <w:webHidden/>
              </w:rPr>
              <w:fldChar w:fldCharType="end"/>
            </w:r>
          </w:hyperlink>
        </w:p>
        <w:p w14:paraId="23530561" w14:textId="4EC9E08D"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DD6D68" w:rsidRPr="00903DBA">
              <w:rPr>
                <w:noProof/>
                <w:webHidden/>
              </w:rPr>
              <w:t>273</w:t>
            </w:r>
            <w:r w:rsidR="00DD6D68" w:rsidRPr="00903DBA">
              <w:rPr>
                <w:noProof/>
                <w:webHidden/>
              </w:rPr>
              <w:fldChar w:fldCharType="end"/>
            </w:r>
          </w:hyperlink>
        </w:p>
        <w:p w14:paraId="43021150" w14:textId="0964074D"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DD6D68" w:rsidRPr="00903DBA">
              <w:rPr>
                <w:noProof/>
                <w:webHidden/>
              </w:rPr>
              <w:t>275</w:t>
            </w:r>
            <w:r w:rsidR="00DD6D68" w:rsidRPr="00903DBA">
              <w:rPr>
                <w:noProof/>
                <w:webHidden/>
              </w:rPr>
              <w:fldChar w:fldCharType="end"/>
            </w:r>
          </w:hyperlink>
        </w:p>
        <w:p w14:paraId="415EF0F2" w14:textId="7C596342"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724E474E" w14:textId="4A709C0B"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401281E8" w14:textId="50B26C3B"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210E83D0" w14:textId="6767E550"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44E396EF" w14:textId="292BACCB"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DD6D68" w:rsidRPr="00903DBA">
              <w:rPr>
                <w:noProof/>
                <w:webHidden/>
              </w:rPr>
              <w:t>278</w:t>
            </w:r>
            <w:r w:rsidR="00DD6D68" w:rsidRPr="00903DBA">
              <w:rPr>
                <w:noProof/>
                <w:webHidden/>
              </w:rPr>
              <w:fldChar w:fldCharType="end"/>
            </w:r>
          </w:hyperlink>
        </w:p>
        <w:p w14:paraId="6A221687" w14:textId="4CCE759C"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DD6D68" w:rsidRPr="00903DBA">
              <w:rPr>
                <w:noProof/>
                <w:webHidden/>
              </w:rPr>
              <w:t>283</w:t>
            </w:r>
            <w:r w:rsidR="00DD6D68" w:rsidRPr="00903DBA">
              <w:rPr>
                <w:noProof/>
                <w:webHidden/>
              </w:rPr>
              <w:fldChar w:fldCharType="end"/>
            </w:r>
          </w:hyperlink>
        </w:p>
        <w:p w14:paraId="38C732BA" w14:textId="0F02E053"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DD6D68" w:rsidRPr="00903DBA">
              <w:rPr>
                <w:noProof/>
                <w:webHidden/>
              </w:rPr>
              <w:t>286</w:t>
            </w:r>
            <w:r w:rsidR="00DD6D68" w:rsidRPr="00903DBA">
              <w:rPr>
                <w:noProof/>
                <w:webHidden/>
              </w:rPr>
              <w:fldChar w:fldCharType="end"/>
            </w:r>
          </w:hyperlink>
        </w:p>
        <w:p w14:paraId="4CF1E2CF" w14:textId="272EE18C"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DD6D68" w:rsidRPr="00903DBA">
              <w:rPr>
                <w:noProof/>
                <w:webHidden/>
              </w:rPr>
              <w:t>287</w:t>
            </w:r>
            <w:r w:rsidR="00DD6D68" w:rsidRPr="00903DBA">
              <w:rPr>
                <w:noProof/>
                <w:webHidden/>
              </w:rPr>
              <w:fldChar w:fldCharType="end"/>
            </w:r>
          </w:hyperlink>
        </w:p>
        <w:p w14:paraId="769705D9" w14:textId="5E7A520F"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DD6D68" w:rsidRPr="00903DBA">
              <w:rPr>
                <w:noProof/>
                <w:webHidden/>
              </w:rPr>
              <w:t>294</w:t>
            </w:r>
            <w:r w:rsidR="00DD6D68" w:rsidRPr="00903DBA">
              <w:rPr>
                <w:noProof/>
                <w:webHidden/>
              </w:rPr>
              <w:fldChar w:fldCharType="end"/>
            </w:r>
          </w:hyperlink>
        </w:p>
        <w:p w14:paraId="1AC85031" w14:textId="3D754421"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DD6D68" w:rsidRPr="00903DBA">
              <w:rPr>
                <w:noProof/>
                <w:webHidden/>
              </w:rPr>
              <w:t>295</w:t>
            </w:r>
            <w:r w:rsidR="00DD6D68" w:rsidRPr="00903DBA">
              <w:rPr>
                <w:noProof/>
                <w:webHidden/>
              </w:rPr>
              <w:fldChar w:fldCharType="end"/>
            </w:r>
          </w:hyperlink>
        </w:p>
        <w:p w14:paraId="11B9331B" w14:textId="7B9E26A4" w:rsidR="00DD6D68" w:rsidRPr="00903DBA" w:rsidRDefault="009C3C27">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08EA5B58" w14:textId="35B28D18"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21BEEBDA" w14:textId="79510818"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346ADC78" w14:textId="43B99F09"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0298AC02" w14:textId="48BDA3B5"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DD6D68" w:rsidRPr="00903DBA">
              <w:rPr>
                <w:noProof/>
                <w:webHidden/>
              </w:rPr>
              <w:t>305</w:t>
            </w:r>
            <w:r w:rsidR="00DD6D68" w:rsidRPr="00903DBA">
              <w:rPr>
                <w:noProof/>
                <w:webHidden/>
              </w:rPr>
              <w:fldChar w:fldCharType="end"/>
            </w:r>
          </w:hyperlink>
        </w:p>
        <w:p w14:paraId="360B75FC" w14:textId="55EEDD01"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DD6D68" w:rsidRPr="00903DBA">
              <w:rPr>
                <w:noProof/>
                <w:webHidden/>
              </w:rPr>
              <w:t>308</w:t>
            </w:r>
            <w:r w:rsidR="00DD6D68" w:rsidRPr="00903DBA">
              <w:rPr>
                <w:noProof/>
                <w:webHidden/>
              </w:rPr>
              <w:fldChar w:fldCharType="end"/>
            </w:r>
          </w:hyperlink>
        </w:p>
        <w:p w14:paraId="70BA134C" w14:textId="3576BCD9"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DD6D68" w:rsidRPr="00903DBA">
              <w:rPr>
                <w:noProof/>
                <w:webHidden/>
              </w:rPr>
              <w:t>314</w:t>
            </w:r>
            <w:r w:rsidR="00DD6D68" w:rsidRPr="00903DBA">
              <w:rPr>
                <w:noProof/>
                <w:webHidden/>
              </w:rPr>
              <w:fldChar w:fldCharType="end"/>
            </w:r>
          </w:hyperlink>
        </w:p>
        <w:p w14:paraId="2D8337C8" w14:textId="2E08D7E3"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DD6D68" w:rsidRPr="00903DBA">
              <w:rPr>
                <w:noProof/>
                <w:webHidden/>
              </w:rPr>
              <w:t>316</w:t>
            </w:r>
            <w:r w:rsidR="00DD6D68" w:rsidRPr="00903DBA">
              <w:rPr>
                <w:noProof/>
                <w:webHidden/>
              </w:rPr>
              <w:fldChar w:fldCharType="end"/>
            </w:r>
          </w:hyperlink>
        </w:p>
        <w:p w14:paraId="1DFFC029" w14:textId="649230E7"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DD6D68" w:rsidRPr="00903DBA">
              <w:rPr>
                <w:noProof/>
                <w:webHidden/>
              </w:rPr>
              <w:t>317</w:t>
            </w:r>
            <w:r w:rsidR="00DD6D68" w:rsidRPr="00903DBA">
              <w:rPr>
                <w:noProof/>
                <w:webHidden/>
              </w:rPr>
              <w:fldChar w:fldCharType="end"/>
            </w:r>
          </w:hyperlink>
        </w:p>
        <w:p w14:paraId="777BA9D3" w14:textId="080015EE"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DD6D68" w:rsidRPr="00903DBA">
              <w:rPr>
                <w:noProof/>
                <w:webHidden/>
              </w:rPr>
              <w:t>319</w:t>
            </w:r>
            <w:r w:rsidR="00DD6D68" w:rsidRPr="00903DBA">
              <w:rPr>
                <w:noProof/>
                <w:webHidden/>
              </w:rPr>
              <w:fldChar w:fldCharType="end"/>
            </w:r>
          </w:hyperlink>
        </w:p>
        <w:p w14:paraId="5E2F080D" w14:textId="2A497E85"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DD6D68" w:rsidRPr="00903DBA">
              <w:rPr>
                <w:noProof/>
                <w:webHidden/>
              </w:rPr>
              <w:t>320</w:t>
            </w:r>
            <w:r w:rsidR="00DD6D68" w:rsidRPr="00903DBA">
              <w:rPr>
                <w:noProof/>
                <w:webHidden/>
              </w:rPr>
              <w:fldChar w:fldCharType="end"/>
            </w:r>
          </w:hyperlink>
        </w:p>
        <w:p w14:paraId="4D54B310" w14:textId="58E6BD67"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45664C92" w14:textId="59E2A591"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00945C21" w14:textId="002B16B6"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DD6D68" w:rsidRPr="00903DBA">
              <w:rPr>
                <w:noProof/>
                <w:webHidden/>
              </w:rPr>
              <w:t>322</w:t>
            </w:r>
            <w:r w:rsidR="00DD6D68" w:rsidRPr="00903DBA">
              <w:rPr>
                <w:noProof/>
                <w:webHidden/>
              </w:rPr>
              <w:fldChar w:fldCharType="end"/>
            </w:r>
          </w:hyperlink>
        </w:p>
        <w:p w14:paraId="569EFE5B" w14:textId="47E4D884"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2C90D4E2" w14:textId="3E970AEC"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4B43AFA7" w14:textId="682A18B2"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7EB6736E" w14:textId="335AAC6C"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38773407" w14:textId="3A877F0B"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DD6D68" w:rsidRPr="00903DBA">
              <w:rPr>
                <w:noProof/>
                <w:webHidden/>
              </w:rPr>
              <w:t>337</w:t>
            </w:r>
            <w:r w:rsidR="00DD6D68" w:rsidRPr="00903DBA">
              <w:rPr>
                <w:noProof/>
                <w:webHidden/>
              </w:rPr>
              <w:fldChar w:fldCharType="end"/>
            </w:r>
          </w:hyperlink>
        </w:p>
        <w:p w14:paraId="5013CE21" w14:textId="2FA10B66"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DD6D68" w:rsidRPr="00903DBA">
              <w:rPr>
                <w:noProof/>
                <w:webHidden/>
              </w:rPr>
              <w:t>349</w:t>
            </w:r>
            <w:r w:rsidR="00DD6D68" w:rsidRPr="00903DBA">
              <w:rPr>
                <w:noProof/>
                <w:webHidden/>
              </w:rPr>
              <w:fldChar w:fldCharType="end"/>
            </w:r>
          </w:hyperlink>
        </w:p>
        <w:p w14:paraId="22D79CCF" w14:textId="310D5D3C"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DD6D68" w:rsidRPr="00903DBA">
              <w:rPr>
                <w:noProof/>
                <w:webHidden/>
              </w:rPr>
              <w:t>359</w:t>
            </w:r>
            <w:r w:rsidR="00DD6D68" w:rsidRPr="00903DBA">
              <w:rPr>
                <w:noProof/>
                <w:webHidden/>
              </w:rPr>
              <w:fldChar w:fldCharType="end"/>
            </w:r>
          </w:hyperlink>
        </w:p>
        <w:p w14:paraId="44A77C5A" w14:textId="4E9196F6"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DD6D68" w:rsidRPr="00903DBA">
              <w:rPr>
                <w:noProof/>
                <w:webHidden/>
              </w:rPr>
              <w:t>365</w:t>
            </w:r>
            <w:r w:rsidR="00DD6D68" w:rsidRPr="00903DBA">
              <w:rPr>
                <w:noProof/>
                <w:webHidden/>
              </w:rPr>
              <w:fldChar w:fldCharType="end"/>
            </w:r>
          </w:hyperlink>
        </w:p>
        <w:p w14:paraId="685A69A6" w14:textId="13DE441F" w:rsidR="00DD6D68" w:rsidRPr="00903DBA" w:rsidRDefault="009C3C27">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6F940727" w14:textId="0CB3C047"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1CE35B0E" w14:textId="7C9DC0C0"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5928F38A" w14:textId="3E1A8A1F"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DD6D68" w:rsidRPr="00903DBA">
              <w:rPr>
                <w:noProof/>
                <w:webHidden/>
              </w:rPr>
              <w:t>373</w:t>
            </w:r>
            <w:r w:rsidR="00DD6D68" w:rsidRPr="00903DBA">
              <w:rPr>
                <w:noProof/>
                <w:webHidden/>
              </w:rPr>
              <w:fldChar w:fldCharType="end"/>
            </w:r>
          </w:hyperlink>
        </w:p>
        <w:p w14:paraId="1313CB9A" w14:textId="2A12ACA3"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DD6D68" w:rsidRPr="00903DBA">
              <w:rPr>
                <w:noProof/>
                <w:webHidden/>
              </w:rPr>
              <w:t>377</w:t>
            </w:r>
            <w:r w:rsidR="00DD6D68" w:rsidRPr="00903DBA">
              <w:rPr>
                <w:noProof/>
                <w:webHidden/>
              </w:rPr>
              <w:fldChar w:fldCharType="end"/>
            </w:r>
          </w:hyperlink>
        </w:p>
        <w:p w14:paraId="79769DF2" w14:textId="2FD5C531"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DD6D68" w:rsidRPr="00903DBA">
              <w:rPr>
                <w:noProof/>
                <w:webHidden/>
              </w:rPr>
              <w:t>378</w:t>
            </w:r>
            <w:r w:rsidR="00DD6D68" w:rsidRPr="00903DBA">
              <w:rPr>
                <w:noProof/>
                <w:webHidden/>
              </w:rPr>
              <w:fldChar w:fldCharType="end"/>
            </w:r>
          </w:hyperlink>
        </w:p>
        <w:p w14:paraId="5696464C" w14:textId="68DB93F4"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DD6D68" w:rsidRPr="00903DBA">
              <w:rPr>
                <w:noProof/>
                <w:webHidden/>
              </w:rPr>
              <w:t>380</w:t>
            </w:r>
            <w:r w:rsidR="00DD6D68" w:rsidRPr="00903DBA">
              <w:rPr>
                <w:noProof/>
                <w:webHidden/>
              </w:rPr>
              <w:fldChar w:fldCharType="end"/>
            </w:r>
          </w:hyperlink>
        </w:p>
        <w:p w14:paraId="5E13B556" w14:textId="70A4AEB9"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DD6D68" w:rsidRPr="00903DBA">
              <w:rPr>
                <w:noProof/>
                <w:webHidden/>
              </w:rPr>
              <w:t>381</w:t>
            </w:r>
            <w:r w:rsidR="00DD6D68" w:rsidRPr="00903DBA">
              <w:rPr>
                <w:noProof/>
                <w:webHidden/>
              </w:rPr>
              <w:fldChar w:fldCharType="end"/>
            </w:r>
          </w:hyperlink>
        </w:p>
        <w:p w14:paraId="35209B61" w14:textId="31348AD2"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DD6D68" w:rsidRPr="00903DBA">
              <w:rPr>
                <w:noProof/>
                <w:webHidden/>
              </w:rPr>
              <w:t>383</w:t>
            </w:r>
            <w:r w:rsidR="00DD6D68" w:rsidRPr="00903DBA">
              <w:rPr>
                <w:noProof/>
                <w:webHidden/>
              </w:rPr>
              <w:fldChar w:fldCharType="end"/>
            </w:r>
          </w:hyperlink>
        </w:p>
        <w:p w14:paraId="3EF5AABC" w14:textId="26503845"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DD6D68" w:rsidRPr="00903DBA">
              <w:rPr>
                <w:noProof/>
                <w:webHidden/>
              </w:rPr>
              <w:t>384</w:t>
            </w:r>
            <w:r w:rsidR="00DD6D68" w:rsidRPr="00903DBA">
              <w:rPr>
                <w:noProof/>
                <w:webHidden/>
              </w:rPr>
              <w:fldChar w:fldCharType="end"/>
            </w:r>
          </w:hyperlink>
        </w:p>
        <w:p w14:paraId="71A3C79C" w14:textId="5A81CC1E"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DD6D68" w:rsidRPr="00903DBA">
              <w:rPr>
                <w:noProof/>
                <w:webHidden/>
              </w:rPr>
              <w:t>385</w:t>
            </w:r>
            <w:r w:rsidR="00DD6D68" w:rsidRPr="00903DBA">
              <w:rPr>
                <w:noProof/>
                <w:webHidden/>
              </w:rPr>
              <w:fldChar w:fldCharType="end"/>
            </w:r>
          </w:hyperlink>
        </w:p>
        <w:p w14:paraId="332D994B" w14:textId="30BFB0F7"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DD6D68" w:rsidRPr="00903DBA">
              <w:rPr>
                <w:noProof/>
                <w:webHidden/>
              </w:rPr>
              <w:t>386</w:t>
            </w:r>
            <w:r w:rsidR="00DD6D68" w:rsidRPr="00903DBA">
              <w:rPr>
                <w:noProof/>
                <w:webHidden/>
              </w:rPr>
              <w:fldChar w:fldCharType="end"/>
            </w:r>
          </w:hyperlink>
        </w:p>
        <w:p w14:paraId="775EA231" w14:textId="12C93A71"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DD6D68" w:rsidRPr="00903DBA">
              <w:rPr>
                <w:noProof/>
                <w:webHidden/>
              </w:rPr>
              <w:t>389</w:t>
            </w:r>
            <w:r w:rsidR="00DD6D68" w:rsidRPr="00903DBA">
              <w:rPr>
                <w:noProof/>
                <w:webHidden/>
              </w:rPr>
              <w:fldChar w:fldCharType="end"/>
            </w:r>
          </w:hyperlink>
        </w:p>
        <w:p w14:paraId="04812ABD" w14:textId="7892F774"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DD6D68" w:rsidRPr="00903DBA">
              <w:rPr>
                <w:noProof/>
                <w:webHidden/>
              </w:rPr>
              <w:t>390</w:t>
            </w:r>
            <w:r w:rsidR="00DD6D68" w:rsidRPr="00903DBA">
              <w:rPr>
                <w:noProof/>
                <w:webHidden/>
              </w:rPr>
              <w:fldChar w:fldCharType="end"/>
            </w:r>
          </w:hyperlink>
        </w:p>
        <w:p w14:paraId="6A514EBA" w14:textId="102E0F72"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DD6D68" w:rsidRPr="00903DBA">
              <w:rPr>
                <w:noProof/>
                <w:webHidden/>
              </w:rPr>
              <w:t>391</w:t>
            </w:r>
            <w:r w:rsidR="00DD6D68" w:rsidRPr="00903DBA">
              <w:rPr>
                <w:noProof/>
                <w:webHidden/>
              </w:rPr>
              <w:fldChar w:fldCharType="end"/>
            </w:r>
          </w:hyperlink>
        </w:p>
        <w:p w14:paraId="4C462D01" w14:textId="1D919B54"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DD6D68" w:rsidRPr="00903DBA">
              <w:rPr>
                <w:noProof/>
                <w:webHidden/>
              </w:rPr>
              <w:t>396</w:t>
            </w:r>
            <w:r w:rsidR="00DD6D68" w:rsidRPr="00903DBA">
              <w:rPr>
                <w:noProof/>
                <w:webHidden/>
              </w:rPr>
              <w:fldChar w:fldCharType="end"/>
            </w:r>
          </w:hyperlink>
        </w:p>
        <w:p w14:paraId="3B396DBC" w14:textId="477218BB"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DD6D68" w:rsidRPr="00903DBA">
              <w:rPr>
                <w:noProof/>
                <w:webHidden/>
              </w:rPr>
              <w:t>398</w:t>
            </w:r>
            <w:r w:rsidR="00DD6D68" w:rsidRPr="00903DBA">
              <w:rPr>
                <w:noProof/>
                <w:webHidden/>
              </w:rPr>
              <w:fldChar w:fldCharType="end"/>
            </w:r>
          </w:hyperlink>
        </w:p>
        <w:p w14:paraId="25338E21" w14:textId="66C4C95D"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DD6D68" w:rsidRPr="00903DBA">
              <w:rPr>
                <w:noProof/>
                <w:webHidden/>
              </w:rPr>
              <w:t>401</w:t>
            </w:r>
            <w:r w:rsidR="00DD6D68" w:rsidRPr="00903DBA">
              <w:rPr>
                <w:noProof/>
                <w:webHidden/>
              </w:rPr>
              <w:fldChar w:fldCharType="end"/>
            </w:r>
          </w:hyperlink>
        </w:p>
        <w:p w14:paraId="45E050BE" w14:textId="21CA6CC6" w:rsidR="00DD6D68" w:rsidRPr="00903DBA" w:rsidRDefault="009C3C27">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986712C" w14:textId="70737156"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5B09141" w14:textId="6CE3BC7D"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21C15683" w14:textId="1BC69284" w:rsidR="00DD6D68" w:rsidRPr="00903DBA" w:rsidRDefault="009C3C27">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1120A8A6" w14:textId="2445F6B8"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2CF29F9A" w14:textId="4B1D6FA7"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DD6D68" w:rsidRPr="00903DBA">
              <w:rPr>
                <w:noProof/>
                <w:webHidden/>
              </w:rPr>
              <w:t>411</w:t>
            </w:r>
            <w:r w:rsidR="00DD6D68" w:rsidRPr="00903DBA">
              <w:rPr>
                <w:noProof/>
                <w:webHidden/>
              </w:rPr>
              <w:fldChar w:fldCharType="end"/>
            </w:r>
          </w:hyperlink>
        </w:p>
        <w:p w14:paraId="72E1B2BB" w14:textId="62136DBF"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DD6D68" w:rsidRPr="00903DBA">
              <w:rPr>
                <w:noProof/>
                <w:webHidden/>
              </w:rPr>
              <w:t>412</w:t>
            </w:r>
            <w:r w:rsidR="00DD6D68" w:rsidRPr="00903DBA">
              <w:rPr>
                <w:noProof/>
                <w:webHidden/>
              </w:rPr>
              <w:fldChar w:fldCharType="end"/>
            </w:r>
          </w:hyperlink>
        </w:p>
        <w:p w14:paraId="57929D54" w14:textId="2CABD410"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DD6D68" w:rsidRPr="00903DBA">
              <w:rPr>
                <w:noProof/>
                <w:webHidden/>
              </w:rPr>
              <w:t>416</w:t>
            </w:r>
            <w:r w:rsidR="00DD6D68" w:rsidRPr="00903DBA">
              <w:rPr>
                <w:noProof/>
                <w:webHidden/>
              </w:rPr>
              <w:fldChar w:fldCharType="end"/>
            </w:r>
          </w:hyperlink>
        </w:p>
        <w:p w14:paraId="2EAA80D9" w14:textId="59A434EE"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DD6D68" w:rsidRPr="00903DBA">
              <w:rPr>
                <w:noProof/>
                <w:webHidden/>
              </w:rPr>
              <w:t>418</w:t>
            </w:r>
            <w:r w:rsidR="00DD6D68" w:rsidRPr="00903DBA">
              <w:rPr>
                <w:noProof/>
                <w:webHidden/>
              </w:rPr>
              <w:fldChar w:fldCharType="end"/>
            </w:r>
          </w:hyperlink>
        </w:p>
        <w:p w14:paraId="5E1DDCCC" w14:textId="7BEB1FCA" w:rsidR="00DD6D68" w:rsidRPr="00903DBA" w:rsidRDefault="009C3C27">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3AAC6164" w14:textId="479FD788"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022106A9" w14:textId="56285A6A"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48091FE4" w14:textId="77079A8D"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211944E6" w14:textId="623375C9"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DD6D68" w:rsidRPr="00903DBA">
              <w:rPr>
                <w:noProof/>
                <w:webHidden/>
              </w:rPr>
              <w:t>425</w:t>
            </w:r>
            <w:r w:rsidR="00DD6D68" w:rsidRPr="00903DBA">
              <w:rPr>
                <w:noProof/>
                <w:webHidden/>
              </w:rPr>
              <w:fldChar w:fldCharType="end"/>
            </w:r>
          </w:hyperlink>
        </w:p>
        <w:p w14:paraId="6174F894" w14:textId="30D1E247"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5F713B7A" w14:textId="2C85C18F"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16039EE0" w14:textId="4EF835B1" w:rsidR="00DD6D68" w:rsidRPr="00903DBA" w:rsidRDefault="009C3C27">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DD6D68" w:rsidRPr="00903DBA">
              <w:rPr>
                <w:noProof/>
                <w:webHidden/>
              </w:rPr>
              <w:t>428</w:t>
            </w:r>
            <w:r w:rsidR="00DD6D68" w:rsidRPr="00903DBA">
              <w:rPr>
                <w:noProof/>
                <w:webHidden/>
              </w:rPr>
              <w:fldChar w:fldCharType="end"/>
            </w:r>
          </w:hyperlink>
        </w:p>
        <w:p w14:paraId="23F2ABE7" w14:textId="07EE2079" w:rsidR="00DD6D68" w:rsidRPr="00903DBA" w:rsidRDefault="009C3C27">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2FB97D0F" w14:textId="07DA8E58"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79FF6E81" w14:textId="497A7866"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DD6D68" w:rsidRPr="00903DBA">
              <w:rPr>
                <w:noProof/>
                <w:webHidden/>
              </w:rPr>
              <w:t>431</w:t>
            </w:r>
            <w:r w:rsidR="00DD6D68" w:rsidRPr="00903DBA">
              <w:rPr>
                <w:noProof/>
                <w:webHidden/>
              </w:rPr>
              <w:fldChar w:fldCharType="end"/>
            </w:r>
          </w:hyperlink>
        </w:p>
        <w:p w14:paraId="573F44B2" w14:textId="5C14D111"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313B47FE" w14:textId="3EBC9A43"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4A45A142" w14:textId="08A3E595"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6C482D7A" w14:textId="0FF3AE63"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28058C9F" w14:textId="745049C8"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77F0676E" w14:textId="1CE377F1"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5CBCE597" w14:textId="593E9BEA"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DD6D68" w:rsidRPr="00903DBA">
              <w:rPr>
                <w:noProof/>
                <w:webHidden/>
              </w:rPr>
              <w:t>435</w:t>
            </w:r>
            <w:r w:rsidR="00DD6D68" w:rsidRPr="00903DBA">
              <w:rPr>
                <w:noProof/>
                <w:webHidden/>
              </w:rPr>
              <w:fldChar w:fldCharType="end"/>
            </w:r>
          </w:hyperlink>
        </w:p>
        <w:p w14:paraId="55C0AACB" w14:textId="49CED034"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DD6D68" w:rsidRPr="00903DBA">
              <w:rPr>
                <w:noProof/>
                <w:webHidden/>
              </w:rPr>
              <w:t>436</w:t>
            </w:r>
            <w:r w:rsidR="00DD6D68" w:rsidRPr="00903DBA">
              <w:rPr>
                <w:noProof/>
                <w:webHidden/>
              </w:rPr>
              <w:fldChar w:fldCharType="end"/>
            </w:r>
          </w:hyperlink>
        </w:p>
        <w:p w14:paraId="5B651EE3" w14:textId="70F45A8E"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515ECEF1" w14:textId="4E01168E"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3D35E3A5" w14:textId="6BCBF69A"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576B0097" w14:textId="7F9DF3CC"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3F027DEB" w14:textId="4FA78AF8"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DD6D68" w:rsidRPr="00903DBA">
              <w:rPr>
                <w:noProof/>
                <w:webHidden/>
              </w:rPr>
              <w:t>439</w:t>
            </w:r>
            <w:r w:rsidR="00DD6D68" w:rsidRPr="00903DBA">
              <w:rPr>
                <w:noProof/>
                <w:webHidden/>
              </w:rPr>
              <w:fldChar w:fldCharType="end"/>
            </w:r>
          </w:hyperlink>
        </w:p>
        <w:p w14:paraId="5DA56AC6" w14:textId="2AF9E17D"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DD6D68" w:rsidRPr="00903DBA">
              <w:rPr>
                <w:noProof/>
                <w:webHidden/>
              </w:rPr>
              <w:t>441</w:t>
            </w:r>
            <w:r w:rsidR="00DD6D68" w:rsidRPr="00903DBA">
              <w:rPr>
                <w:noProof/>
                <w:webHidden/>
              </w:rPr>
              <w:fldChar w:fldCharType="end"/>
            </w:r>
          </w:hyperlink>
        </w:p>
        <w:p w14:paraId="2DFE15EE" w14:textId="35106524"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79C29CD" w14:textId="5BB3F677"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CFC44E3" w14:textId="1B07A1D7"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44EB80C5" w14:textId="0C23116C"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DD6D68" w:rsidRPr="00903DBA">
              <w:rPr>
                <w:noProof/>
                <w:webHidden/>
              </w:rPr>
              <w:t>443</w:t>
            </w:r>
            <w:r w:rsidR="00DD6D68" w:rsidRPr="00903DBA">
              <w:rPr>
                <w:noProof/>
                <w:webHidden/>
              </w:rPr>
              <w:fldChar w:fldCharType="end"/>
            </w:r>
          </w:hyperlink>
        </w:p>
        <w:p w14:paraId="19B7EA46" w14:textId="283284EB"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3FA337B4" w14:textId="2314D2AE"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739CB7AC" w14:textId="7DAB0C4E"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5E3F4608" w14:textId="08194C74"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DD6D68" w:rsidRPr="00903DBA">
              <w:rPr>
                <w:noProof/>
                <w:webHidden/>
              </w:rPr>
              <w:t>445</w:t>
            </w:r>
            <w:r w:rsidR="00DD6D68" w:rsidRPr="00903DBA">
              <w:rPr>
                <w:noProof/>
                <w:webHidden/>
              </w:rPr>
              <w:fldChar w:fldCharType="end"/>
            </w:r>
          </w:hyperlink>
        </w:p>
        <w:p w14:paraId="3C6E872F" w14:textId="533CF266"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7744ED96" w14:textId="181AD8BF"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2A5B99B1" w14:textId="406117C2"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1723DB11" w14:textId="318F0A64"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5597E4C1" w14:textId="242B7C7E"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3F2FA830" w14:textId="669ACC9F"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DD6D68" w:rsidRPr="00903DBA">
              <w:rPr>
                <w:noProof/>
                <w:webHidden/>
              </w:rPr>
              <w:t>449</w:t>
            </w:r>
            <w:r w:rsidR="00DD6D68" w:rsidRPr="00903DBA">
              <w:rPr>
                <w:noProof/>
                <w:webHidden/>
              </w:rPr>
              <w:fldChar w:fldCharType="end"/>
            </w:r>
          </w:hyperlink>
        </w:p>
        <w:p w14:paraId="22541EBE" w14:textId="04D9D875"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102C28AE" w14:textId="47B2538D"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092163E5" w14:textId="60083009" w:rsidR="00DD6D68" w:rsidRPr="00903DBA" w:rsidRDefault="009C3C27">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61020302" w14:textId="52DDF2A3"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253A541F" w14:textId="1145317B"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49B9EE6C" w14:textId="6E76F2FC"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7CFC71CF" w14:textId="1F65CC6D"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DD6D68" w:rsidRPr="00903DBA">
              <w:rPr>
                <w:noProof/>
                <w:webHidden/>
              </w:rPr>
              <w:t>454</w:t>
            </w:r>
            <w:r w:rsidR="00DD6D68" w:rsidRPr="00903DBA">
              <w:rPr>
                <w:noProof/>
                <w:webHidden/>
              </w:rPr>
              <w:fldChar w:fldCharType="end"/>
            </w:r>
          </w:hyperlink>
        </w:p>
        <w:p w14:paraId="7BA70476" w14:textId="38FC2104"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DD6D68" w:rsidRPr="00903DBA">
              <w:rPr>
                <w:noProof/>
                <w:webHidden/>
              </w:rPr>
              <w:t>455</w:t>
            </w:r>
            <w:r w:rsidR="00DD6D68" w:rsidRPr="00903DBA">
              <w:rPr>
                <w:noProof/>
                <w:webHidden/>
              </w:rPr>
              <w:fldChar w:fldCharType="end"/>
            </w:r>
          </w:hyperlink>
        </w:p>
        <w:p w14:paraId="51632338" w14:textId="1E6C7289"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DD6D68" w:rsidRPr="00903DBA">
              <w:rPr>
                <w:noProof/>
                <w:webHidden/>
              </w:rPr>
              <w:t>457</w:t>
            </w:r>
            <w:r w:rsidR="00DD6D68" w:rsidRPr="00903DBA">
              <w:rPr>
                <w:noProof/>
                <w:webHidden/>
              </w:rPr>
              <w:fldChar w:fldCharType="end"/>
            </w:r>
          </w:hyperlink>
        </w:p>
        <w:p w14:paraId="634AFB06" w14:textId="70C00757"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4E8D13A8" w14:textId="715BB11C"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15380540" w14:textId="488B2E95"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DD6D68" w:rsidRPr="00903DBA">
              <w:rPr>
                <w:noProof/>
                <w:webHidden/>
              </w:rPr>
              <w:t>459</w:t>
            </w:r>
            <w:r w:rsidR="00DD6D68" w:rsidRPr="00903DBA">
              <w:rPr>
                <w:noProof/>
                <w:webHidden/>
              </w:rPr>
              <w:fldChar w:fldCharType="end"/>
            </w:r>
          </w:hyperlink>
        </w:p>
        <w:p w14:paraId="212E2D56" w14:textId="5BD5B5CA"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038E01DB" w14:textId="2054AAB3"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79E9D837" w14:textId="47728C1A"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B18B5E3" w14:textId="16AFB658"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E067B57" w14:textId="46709081"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79B68315" w14:textId="6B653361"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69CFAB98" w14:textId="4CFD657E"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5EF6E6DE" w14:textId="0DF99F08"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4103CE21" w14:textId="2C753A0F"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4A07AF04" w14:textId="48D39427"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23D1FCEE" w14:textId="3743952F"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DD6D68" w:rsidRPr="00903DBA">
              <w:rPr>
                <w:noProof/>
                <w:webHidden/>
              </w:rPr>
              <w:t>469</w:t>
            </w:r>
            <w:r w:rsidR="00DD6D68" w:rsidRPr="00903DBA">
              <w:rPr>
                <w:noProof/>
                <w:webHidden/>
              </w:rPr>
              <w:fldChar w:fldCharType="end"/>
            </w:r>
          </w:hyperlink>
        </w:p>
        <w:p w14:paraId="49E0ED15" w14:textId="41086169"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54F4286D" w14:textId="0AA8921D"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35BFC9B8" w14:textId="71D8B515"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19AA75CE" w14:textId="7A7031EB"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3B763122" w14:textId="58E46353"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4047C243" w14:textId="39750647"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DD6D68" w:rsidRPr="00903DBA">
              <w:rPr>
                <w:noProof/>
                <w:webHidden/>
              </w:rPr>
              <w:t>473</w:t>
            </w:r>
            <w:r w:rsidR="00DD6D68" w:rsidRPr="00903DBA">
              <w:rPr>
                <w:noProof/>
                <w:webHidden/>
              </w:rPr>
              <w:fldChar w:fldCharType="end"/>
            </w:r>
          </w:hyperlink>
        </w:p>
        <w:p w14:paraId="1BF4672C" w14:textId="479F4DF1"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A26CCDE" w14:textId="6E18A036"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D8E17E0" w14:textId="39FEB2FD" w:rsidR="00DD6D68" w:rsidRPr="00903DBA" w:rsidRDefault="009C3C27">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DD6D68" w:rsidRPr="00903DBA">
              <w:rPr>
                <w:noProof/>
                <w:webHidden/>
              </w:rPr>
              <w:t>475</w:t>
            </w:r>
            <w:r w:rsidR="00DD6D68" w:rsidRPr="00903DBA">
              <w:rPr>
                <w:noProof/>
                <w:webHidden/>
              </w:rPr>
              <w:fldChar w:fldCharType="end"/>
            </w:r>
          </w:hyperlink>
        </w:p>
        <w:p w14:paraId="1F369AD5" w14:textId="0682AECE" w:rsidR="00DD6D68" w:rsidRPr="00903DBA" w:rsidRDefault="009C3C27">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DD6D68" w:rsidRPr="00903DBA">
              <w:rPr>
                <w:noProof/>
                <w:webHidden/>
              </w:rPr>
              <w:t>476</w:t>
            </w:r>
            <w:r w:rsidR="00DD6D68" w:rsidRPr="00903DBA">
              <w:rPr>
                <w:noProof/>
                <w:webHidden/>
              </w:rPr>
              <w:fldChar w:fldCharType="end"/>
            </w:r>
          </w:hyperlink>
        </w:p>
        <w:p w14:paraId="0CDEA889" w14:textId="0E79A2E2" w:rsidR="00DD6D68" w:rsidRPr="00903DBA" w:rsidRDefault="009C3C27">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DD6D68" w:rsidRPr="00903DBA">
              <w:rPr>
                <w:noProof/>
                <w:webHidden/>
              </w:rPr>
              <w:t>477</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A76052" w:rsidRPr="00D2146B" w:rsidRDefault="00A76052"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A76052" w:rsidRPr="00D2146B" w:rsidRDefault="00A76052"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A76052" w:rsidRDefault="00A76052"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A76052" w:rsidRDefault="00A76052" w:rsidP="00942B30">
                              <w:pPr>
                                <w:spacing w:before="60" w:line="256" w:lineRule="auto"/>
                                <w:jc w:val="center"/>
                                <w:rPr>
                                  <w:sz w:val="24"/>
                                  <w:szCs w:val="24"/>
                                </w:rPr>
                              </w:pPr>
                              <w:r>
                                <w:rPr>
                                  <w:rFonts w:eastAsia="Calibri"/>
                                  <w:color w:val="000000"/>
                                  <w:sz w:val="18"/>
                                  <w:szCs w:val="18"/>
                                </w:rPr>
                                <w:t>Parser</w:t>
                              </w:r>
                            </w:p>
                            <w:p w14:paraId="1ABFD117" w14:textId="77777777" w:rsidR="00A76052" w:rsidRDefault="00A76052"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A76052" w:rsidRDefault="00A76052" w:rsidP="003727AB">
                              <w:pPr>
                                <w:spacing w:before="60" w:line="254" w:lineRule="auto"/>
                                <w:jc w:val="center"/>
                                <w:rPr>
                                  <w:sz w:val="24"/>
                                  <w:szCs w:val="24"/>
                                </w:rPr>
                              </w:pPr>
                              <w:r>
                                <w:rPr>
                                  <w:rFonts w:eastAsia="Calibri"/>
                                  <w:color w:val="000000"/>
                                  <w:sz w:val="18"/>
                                  <w:szCs w:val="18"/>
                                </w:rPr>
                                <w:t>Scanner</w:t>
                              </w:r>
                            </w:p>
                            <w:p w14:paraId="03FD0412" w14:textId="77777777" w:rsidR="00A76052" w:rsidRDefault="00A76052"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A76052" w:rsidRDefault="00A76052"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A76052" w:rsidRDefault="00A76052" w:rsidP="003567A1">
                              <w:pPr>
                                <w:spacing w:before="0" w:line="252" w:lineRule="auto"/>
                                <w:jc w:val="center"/>
                                <w:rPr>
                                  <w:sz w:val="24"/>
                                  <w:szCs w:val="24"/>
                                </w:rPr>
                              </w:pPr>
                            </w:p>
                            <w:p w14:paraId="217B84F7" w14:textId="77777777" w:rsidR="00A76052" w:rsidRDefault="00A76052"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A76052" w:rsidRDefault="00A76052"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A76052" w:rsidRPr="00EF6288" w:rsidRDefault="00A76052"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A76052" w:rsidRDefault="00A76052"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A76052" w:rsidRDefault="00A76052"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A76052" w:rsidRDefault="00A76052"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A76052" w:rsidRPr="00E962F6" w:rsidRDefault="00A76052"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A76052" w:rsidRDefault="00A76052"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A76052" w:rsidRDefault="00A76052"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A76052" w:rsidRDefault="00A76052"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A76052" w:rsidRDefault="00A76052"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A76052" w:rsidRDefault="00A76052"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A76052" w:rsidRPr="00D2146B" w:rsidRDefault="00A76052"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A76052" w:rsidRPr="00D2146B" w:rsidRDefault="00A76052"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A76052" w:rsidRDefault="00A76052"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A76052" w:rsidRDefault="00A76052" w:rsidP="00942B30">
                        <w:pPr>
                          <w:spacing w:before="60" w:line="256" w:lineRule="auto"/>
                          <w:jc w:val="center"/>
                          <w:rPr>
                            <w:sz w:val="24"/>
                            <w:szCs w:val="24"/>
                          </w:rPr>
                        </w:pPr>
                        <w:r>
                          <w:rPr>
                            <w:rFonts w:eastAsia="Calibri"/>
                            <w:color w:val="000000"/>
                            <w:sz w:val="18"/>
                            <w:szCs w:val="18"/>
                          </w:rPr>
                          <w:t>Parser</w:t>
                        </w:r>
                      </w:p>
                      <w:p w14:paraId="1ABFD117" w14:textId="77777777" w:rsidR="00A76052" w:rsidRDefault="00A76052"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A76052" w:rsidRDefault="00A76052" w:rsidP="003727AB">
                        <w:pPr>
                          <w:spacing w:before="60" w:line="254" w:lineRule="auto"/>
                          <w:jc w:val="center"/>
                          <w:rPr>
                            <w:sz w:val="24"/>
                            <w:szCs w:val="24"/>
                          </w:rPr>
                        </w:pPr>
                        <w:r>
                          <w:rPr>
                            <w:rFonts w:eastAsia="Calibri"/>
                            <w:color w:val="000000"/>
                            <w:sz w:val="18"/>
                            <w:szCs w:val="18"/>
                          </w:rPr>
                          <w:t>Scanner</w:t>
                        </w:r>
                      </w:p>
                      <w:p w14:paraId="03FD0412" w14:textId="77777777" w:rsidR="00A76052" w:rsidRDefault="00A76052"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A76052" w:rsidRDefault="00A76052"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A76052" w:rsidRDefault="00A76052" w:rsidP="003567A1">
                        <w:pPr>
                          <w:spacing w:before="0" w:line="252" w:lineRule="auto"/>
                          <w:jc w:val="center"/>
                          <w:rPr>
                            <w:sz w:val="24"/>
                            <w:szCs w:val="24"/>
                          </w:rPr>
                        </w:pPr>
                      </w:p>
                      <w:p w14:paraId="217B84F7" w14:textId="77777777" w:rsidR="00A76052" w:rsidRDefault="00A76052"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A76052" w:rsidRDefault="00A76052"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A76052" w:rsidRPr="00EF6288" w:rsidRDefault="00A76052"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A76052" w:rsidRDefault="00A76052"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A76052" w:rsidRDefault="00A76052"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A76052" w:rsidRDefault="00A76052"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A76052" w:rsidRPr="00E962F6" w:rsidRDefault="00A76052"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A76052" w:rsidRDefault="00A76052"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A76052" w:rsidRDefault="00A76052"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A76052" w:rsidRDefault="00A76052"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A76052" w:rsidRDefault="00A76052"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A76052" w:rsidRDefault="00A76052"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A76052" w:rsidRPr="00D2146B" w:rsidRDefault="00A76052"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A76052" w:rsidRPr="00D2146B" w:rsidRDefault="00A76052"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A76052" w:rsidRDefault="00A76052"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A76052" w:rsidRDefault="00A76052" w:rsidP="00541B67">
                              <w:pPr>
                                <w:spacing w:before="60" w:line="256" w:lineRule="auto"/>
                                <w:jc w:val="center"/>
                                <w:rPr>
                                  <w:sz w:val="24"/>
                                  <w:szCs w:val="24"/>
                                </w:rPr>
                              </w:pPr>
                              <w:r>
                                <w:rPr>
                                  <w:rFonts w:eastAsia="Calibri"/>
                                  <w:color w:val="000000"/>
                                  <w:sz w:val="18"/>
                                  <w:szCs w:val="18"/>
                                </w:rPr>
                                <w:t>Parser</w:t>
                              </w:r>
                            </w:p>
                            <w:p w14:paraId="738A4637" w14:textId="77777777" w:rsidR="00A76052" w:rsidRDefault="00A76052"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A76052" w:rsidRDefault="00A76052" w:rsidP="00541B67">
                              <w:pPr>
                                <w:spacing w:before="60" w:line="254" w:lineRule="auto"/>
                                <w:jc w:val="center"/>
                                <w:rPr>
                                  <w:sz w:val="24"/>
                                  <w:szCs w:val="24"/>
                                </w:rPr>
                              </w:pPr>
                              <w:r>
                                <w:rPr>
                                  <w:rFonts w:eastAsia="Calibri"/>
                                  <w:color w:val="000000"/>
                                  <w:sz w:val="18"/>
                                  <w:szCs w:val="18"/>
                                </w:rPr>
                                <w:t>Scanner</w:t>
                              </w:r>
                            </w:p>
                            <w:p w14:paraId="1FC59E41" w14:textId="77777777" w:rsidR="00A76052" w:rsidRDefault="00A76052"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A76052" w:rsidRDefault="00A76052"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A76052" w:rsidRDefault="00A76052" w:rsidP="00541B67">
                              <w:pPr>
                                <w:spacing w:before="0" w:line="252" w:lineRule="auto"/>
                                <w:jc w:val="center"/>
                                <w:rPr>
                                  <w:sz w:val="24"/>
                                  <w:szCs w:val="24"/>
                                </w:rPr>
                              </w:pPr>
                            </w:p>
                            <w:p w14:paraId="1164C4DA" w14:textId="77777777" w:rsidR="00A76052" w:rsidRDefault="00A76052"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A76052" w:rsidRDefault="00A76052"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A76052" w:rsidRPr="00EF6288" w:rsidRDefault="00A76052"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A76052" w:rsidRDefault="00A76052"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A76052" w:rsidRDefault="00A76052"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A76052" w:rsidRDefault="00A76052"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A76052" w:rsidRPr="00E962F6" w:rsidRDefault="00A76052"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A76052" w:rsidRDefault="00A76052"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A76052" w:rsidRDefault="00A76052"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A76052" w:rsidRDefault="00A76052"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A76052" w:rsidRDefault="00A76052"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A76052" w:rsidRDefault="00A76052"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A76052" w:rsidRPr="00D2146B" w:rsidRDefault="00A76052"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A76052" w:rsidRPr="00D2146B" w:rsidRDefault="00A76052"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A76052" w:rsidRDefault="00A76052"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A76052" w:rsidRDefault="00A76052" w:rsidP="00541B67">
                        <w:pPr>
                          <w:spacing w:before="60" w:line="256" w:lineRule="auto"/>
                          <w:jc w:val="center"/>
                          <w:rPr>
                            <w:sz w:val="24"/>
                            <w:szCs w:val="24"/>
                          </w:rPr>
                        </w:pPr>
                        <w:r>
                          <w:rPr>
                            <w:rFonts w:eastAsia="Calibri"/>
                            <w:color w:val="000000"/>
                            <w:sz w:val="18"/>
                            <w:szCs w:val="18"/>
                          </w:rPr>
                          <w:t>Parser</w:t>
                        </w:r>
                      </w:p>
                      <w:p w14:paraId="738A4637" w14:textId="77777777" w:rsidR="00A76052" w:rsidRDefault="00A76052"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A76052" w:rsidRDefault="00A76052" w:rsidP="00541B67">
                        <w:pPr>
                          <w:spacing w:before="60" w:line="254" w:lineRule="auto"/>
                          <w:jc w:val="center"/>
                          <w:rPr>
                            <w:sz w:val="24"/>
                            <w:szCs w:val="24"/>
                          </w:rPr>
                        </w:pPr>
                        <w:r>
                          <w:rPr>
                            <w:rFonts w:eastAsia="Calibri"/>
                            <w:color w:val="000000"/>
                            <w:sz w:val="18"/>
                            <w:szCs w:val="18"/>
                          </w:rPr>
                          <w:t>Scanner</w:t>
                        </w:r>
                      </w:p>
                      <w:p w14:paraId="1FC59E41" w14:textId="77777777" w:rsidR="00A76052" w:rsidRDefault="00A76052"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A76052" w:rsidRDefault="00A76052"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A76052" w:rsidRDefault="00A76052" w:rsidP="00541B67">
                        <w:pPr>
                          <w:spacing w:before="0" w:line="252" w:lineRule="auto"/>
                          <w:jc w:val="center"/>
                          <w:rPr>
                            <w:sz w:val="24"/>
                            <w:szCs w:val="24"/>
                          </w:rPr>
                        </w:pPr>
                      </w:p>
                      <w:p w14:paraId="1164C4DA" w14:textId="77777777" w:rsidR="00A76052" w:rsidRDefault="00A76052"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A76052" w:rsidRDefault="00A76052"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A76052" w:rsidRPr="00EF6288" w:rsidRDefault="00A76052"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A76052" w:rsidRDefault="00A76052"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A76052" w:rsidRDefault="00A76052"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A76052" w:rsidRDefault="00A76052"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A76052" w:rsidRPr="00E962F6" w:rsidRDefault="00A76052"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A76052" w:rsidRDefault="00A76052"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A76052" w:rsidRDefault="00A76052"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A76052" w:rsidRDefault="00A76052"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A76052" w:rsidRDefault="00A76052"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A76052" w:rsidRDefault="00A76052"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630316D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7BC3" w:rsidRPr="00903DBA">
        <w:t>A</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w:t>
      </w:r>
      <w:proofErr w:type="spellStart"/>
      <w:r w:rsidR="0016428D" w:rsidRPr="00903DBA">
        <w:t>i</w:t>
      </w:r>
      <w:proofErr w:type="spellEnd"/>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66880932"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A73998" w:rsidRPr="00903DBA">
        <w:t>B</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414B3C26" w:rsidR="0019354E" w:rsidRPr="00903DBA" w:rsidRDefault="0019354E" w:rsidP="0019354E">
      <w:r w:rsidRPr="00903DBA">
        <w:t>A declarator can also by initialized, and in a struct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proofErr w:type="spellStart"/>
      <w:r w:rsidR="00DA1753" w:rsidRPr="00903DBA">
        <w:rPr>
          <w:rStyle w:val="KeyWord0"/>
        </w:rPr>
        <w:t>d</w:t>
      </w:r>
      <w:r w:rsidR="00DA1753" w:rsidRPr="00903DBA">
        <w:t xml:space="preserve"> are</w:t>
      </w:r>
      <w:proofErr w:type="spellEnd"/>
      <w:r w:rsidR="00DA1753" w:rsidRPr="00903DBA">
        <w:t xml:space="preserv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6B591EC0"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proofErr w:type="spellStart"/>
      <w:r w:rsidR="002C6C03" w:rsidRPr="00903DBA">
        <w:t>makefile</w:t>
      </w:r>
      <w:proofErr w:type="spellEnd"/>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proofErr w:type="spellStart"/>
      <w:r w:rsidRPr="00903DBA">
        <w:t>Main.cs</w:t>
      </w:r>
      <w:proofErr w:type="spellEnd"/>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10FB7368"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 xml:space="preserve">s and a </w:t>
      </w:r>
      <w:proofErr w:type="spellStart"/>
      <w:r w:rsidR="00BC235C" w:rsidRPr="00903DBA">
        <w:rPr>
          <w:highlight w:val="white"/>
        </w:rPr>
        <w:t>makefile</w:t>
      </w:r>
      <w:proofErr w:type="spellEnd"/>
      <w:r w:rsidR="00BC235C" w:rsidRPr="00903DBA">
        <w:rPr>
          <w:highlight w:val="white"/>
        </w:rPr>
        <w:t xml:space="preserv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6FFA2974"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proofErr w:type="spellStart"/>
      <w:r w:rsidR="003C44DF" w:rsidRPr="00903DBA">
        <w:rPr>
          <w:highlight w:val="white"/>
        </w:rPr>
        <w:t>makefile</w:t>
      </w:r>
      <w:proofErr w:type="spellEnd"/>
      <w:r w:rsidR="003C44DF" w:rsidRPr="00903DBA">
        <w:rPr>
          <w:highlight w:val="white"/>
        </w:rPr>
        <w:t>.</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w:t>
      </w:r>
      <w:proofErr w:type="spellStart"/>
      <w:r w:rsidRPr="00903DBA">
        <w:rPr>
          <w:highlight w:val="white"/>
        </w:rPr>
        <w:t>makefile</w:t>
      </w:r>
      <w:proofErr w:type="spellEnd"/>
      <w:r w:rsidRPr="00903DBA">
        <w:rPr>
          <w:highlight w:val="white"/>
        </w:rPr>
        <w:t xml:space="preserv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proofErr w:type="spellStart"/>
      <w:r w:rsidRPr="00903DBA">
        <w:rPr>
          <w:rStyle w:val="KeyWord0"/>
          <w:highlight w:val="white"/>
        </w:rPr>
        <w:t>ld</w:t>
      </w:r>
      <w:proofErr w:type="spellEnd"/>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proofErr w:type="spellStart"/>
      <w:r w:rsidRPr="00903DBA">
        <w:rPr>
          <w:rStyle w:val="KeyWord0"/>
          <w:highlight w:val="white"/>
        </w:rPr>
        <w:t>nasm</w:t>
      </w:r>
      <w:proofErr w:type="spellEnd"/>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 xml:space="preserve">Below is an example of how the </w:t>
      </w:r>
      <w:proofErr w:type="spellStart"/>
      <w:r w:rsidRPr="00903DBA">
        <w:rPr>
          <w:highlight w:val="white"/>
        </w:rPr>
        <w:t>makefile</w:t>
      </w:r>
      <w:proofErr w:type="spellEnd"/>
      <w:r w:rsidRPr="00903DBA">
        <w:rPr>
          <w:highlight w:val="white"/>
        </w:rPr>
        <w:t xml:space="preserv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3AD84802"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BE0C60">
        <w:t>C</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77777777"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Pr>
          <w:highlight w:val="white"/>
        </w:rPr>
        <w:t>E</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proofErr w:type="spellStart"/>
      <w:r>
        <w:t>Slash.cs</w:t>
      </w:r>
      <w:proofErr w:type="spellEnd"/>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w:t>
      </w:r>
      <w:proofErr w:type="spellStart"/>
      <w:r w:rsidRPr="00903DBA">
        <w:rPr>
          <w:highlight w:val="white"/>
        </w:rPr>
        <w:t>FF</w:t>
      </w:r>
      <w:r w:rsidRPr="00903DBA">
        <w:rPr>
          <w:rStyle w:val="Index"/>
          <w:highlight w:val="white"/>
        </w:rPr>
        <w:t>16</w:t>
      </w:r>
      <w:proofErr w:type="spellEnd"/>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proofErr w:type="spellStart"/>
      <w:r w:rsidRPr="00903DBA">
        <w:t>Scanner.</w:t>
      </w:r>
      <w:r w:rsidR="009E5232" w:rsidRPr="00903DBA">
        <w:t>gplex</w:t>
      </w:r>
      <w:proofErr w:type="spellEnd"/>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w:t>
      </w:r>
      <w:proofErr w:type="spellStart"/>
      <w:r w:rsidR="006230BD" w:rsidRPr="00903DBA">
        <w:rPr>
          <w:highlight w:val="white"/>
        </w:rPr>
        <w:t>0x</w:t>
      </w:r>
      <w:proofErr w:type="spellEnd"/>
      <w:r w:rsidR="006230BD" w:rsidRPr="00903DBA">
        <w:rPr>
          <w:highlight w:val="white"/>
        </w:rPr>
        <w:t>” or “</w:t>
      </w:r>
      <w:proofErr w:type="spellStart"/>
      <w:r w:rsidR="006230BD" w:rsidRPr="00903DBA">
        <w:rPr>
          <w:highlight w:val="white"/>
        </w:rPr>
        <w:t>0X</w:t>
      </w:r>
      <w:proofErr w:type="spellEnd"/>
      <w:r w:rsidR="006230BD" w:rsidRPr="00903DBA">
        <w:rPr>
          <w:highlight w:val="white"/>
        </w:rPr>
        <w:t>”</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 xml:space="preserve">Finally, when the scanner finds a character that has not been handled by the rules above, </w:t>
      </w:r>
      <w:proofErr w:type="spellStart"/>
      <w:r w:rsidRPr="00903DBA">
        <w:rPr>
          <w:highlight w:val="white"/>
        </w:rPr>
        <w:t>a</w:t>
      </w:r>
      <w:proofErr w:type="spellEnd"/>
      <w:r w:rsidRPr="00903DBA">
        <w:rPr>
          <w:highlight w:val="white"/>
        </w:rPr>
        <w:t xml:space="preserve">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 xml:space="preserve">The </w:t>
      </w:r>
      <w:proofErr w:type="spellStart"/>
      <w:r>
        <w:t>MiddleOperator</w:t>
      </w:r>
      <w:proofErr w:type="spellEnd"/>
      <w:r>
        <w:t xml:space="preserve"> Enumeration</w:t>
      </w:r>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proofErr w:type="spellStart"/>
      <w:r>
        <w:t>MiddleOperator.cs</w:t>
      </w:r>
      <w:proofErr w:type="spellEnd"/>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proofErr w:type="spellStart"/>
      <w:r w:rsidRPr="00903DBA">
        <w:t>MainParser.gppg</w:t>
      </w:r>
      <w:proofErr w:type="spellEnd"/>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08EF8BAA"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7BC3" w:rsidRPr="00903DBA">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w:t>
      </w:r>
      <w:proofErr w:type="spellStart"/>
      <w:r w:rsidRPr="00903DBA">
        <w:rPr>
          <w:highlight w:val="white"/>
        </w:rPr>
        <w:t>threee</w:t>
      </w:r>
      <w:proofErr w:type="spellEnd"/>
      <w:r w:rsidRPr="00903DBA">
        <w:rPr>
          <w:highlight w:val="white"/>
        </w:rPr>
        <w:t xml:space="preserv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 xml:space="preserve">The interrupt, </w:t>
      </w:r>
      <w:proofErr w:type="spellStart"/>
      <w:r w:rsidRPr="00903DBA">
        <w:rPr>
          <w:highlight w:val="white"/>
        </w:rPr>
        <w:t>jump_register</w:t>
      </w:r>
      <w:proofErr w:type="spellEnd"/>
      <w:r w:rsidRPr="00903DBA">
        <w:rPr>
          <w:highlight w:val="white"/>
        </w:rPr>
        <w:t xml:space="preserve">, </w:t>
      </w:r>
      <w:proofErr w:type="spellStart"/>
      <w:r w:rsidRPr="00903DBA">
        <w:rPr>
          <w:highlight w:val="white"/>
        </w:rPr>
        <w:t>syscall</w:t>
      </w:r>
      <w:proofErr w:type="spellEnd"/>
      <w:r w:rsidRPr="00903DBA">
        <w:rPr>
          <w:highlight w:val="white"/>
        </w:rPr>
        <w:t>,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proofErr w:type="spellStart"/>
      <w:r w:rsidRPr="00903DBA">
        <w:t>MainParser.gppg</w:t>
      </w:r>
      <w:proofErr w:type="spellEnd"/>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proofErr w:type="spellStart"/>
      <w:r w:rsidRPr="00903DBA">
        <w:rPr>
          <w:highlight w:val="white"/>
        </w:rPr>
        <w:t>MainParser.gppg</w:t>
      </w:r>
      <w:proofErr w:type="spellEnd"/>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proofErr w:type="spellStart"/>
      <w:r w:rsidRPr="00903DBA">
        <w:rPr>
          <w:highlight w:val="white"/>
        </w:rPr>
        <w:t>MainParser.gppg</w:t>
      </w:r>
      <w:proofErr w:type="spellEnd"/>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proofErr w:type="spellStart"/>
      <w:r w:rsidRPr="00903DBA">
        <w:rPr>
          <w:highlight w:val="white"/>
        </w:rPr>
        <w:t>MainParser.</w:t>
      </w:r>
      <w:r w:rsidR="00A85C92" w:rsidRPr="00903DBA">
        <w:rPr>
          <w:highlight w:val="white"/>
        </w:rPr>
        <w:t>gppg</w:t>
      </w:r>
      <w:proofErr w:type="spellEnd"/>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3DDA3E69"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a</w:t>
      </w:r>
      <w:r w:rsidR="00DA7E1D" w:rsidRPr="00903DBA">
        <w:rPr>
          <w:highlight w:val="white"/>
        </w:rPr>
        <w:t>n</w:t>
      </w:r>
      <w:r w:rsidR="006A3D35" w:rsidRPr="00903DBA">
        <w:rPr>
          <w:highlight w:val="white"/>
        </w:rPr>
        <w:t xml:space="preserve"> error is reported.</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0A4F5561"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7BC3" w:rsidRPr="00903DBA">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684D36F4"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02155F4F"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since bitfields are only allowed as struct members that cannot be initialized.</w:t>
      </w:r>
    </w:p>
    <w:p w14:paraId="72C96A35" w14:textId="488496D5" w:rsidR="000E6C3B" w:rsidRPr="00903DBA" w:rsidRDefault="000E6C3B" w:rsidP="00876D3B">
      <w:pPr>
        <w:pStyle w:val="CodeHeader"/>
        <w:rPr>
          <w:highlight w:val="white"/>
        </w:rPr>
      </w:pPr>
      <w:proofErr w:type="spellStart"/>
      <w:r w:rsidRPr="00903DBA">
        <w:rPr>
          <w:highlight w:val="white"/>
        </w:rPr>
        <w:t>MainParser.gppg</w:t>
      </w:r>
      <w:proofErr w:type="spellEnd"/>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proofErr w:type="spellStart"/>
      <w:r w:rsidRPr="00903DBA">
        <w:rPr>
          <w:highlight w:val="white"/>
        </w:rPr>
        <w:lastRenderedPageBreak/>
        <w:t>MainParser.gppg</w:t>
      </w:r>
      <w:proofErr w:type="spellEnd"/>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w:t>
      </w:r>
      <w:proofErr w:type="spellStart"/>
      <w:r>
        <w:rPr>
          <w:highlight w:val="white"/>
        </w:rPr>
        <w:t>quilified</w:t>
      </w:r>
      <w:proofErr w:type="spellEnd"/>
      <w:r>
        <w:rPr>
          <w:highlight w:val="white"/>
        </w:rPr>
        <w:t xml:space="preserve">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220"/>
            <w:gridCol w:w="2896"/>
            <w:gridCol w:w="220"/>
            <w:gridCol w:w="2897"/>
            <w:gridCol w:w="220"/>
            <w:gridCol w:w="2897"/>
            <w:gridCol w:w="220"/>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proofErr w:type="spellStart"/>
      <w:r w:rsidRPr="00903DBA">
        <w:rPr>
          <w:highlight w:val="white"/>
        </w:rPr>
        <w:t>MainParser.gppg</w:t>
      </w:r>
      <w:proofErr w:type="spellEnd"/>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proofErr w:type="spellStart"/>
      <w:r w:rsidRPr="00903DBA">
        <w:rPr>
          <w:highlight w:val="white"/>
        </w:rPr>
        <w:t>MainParser.gppg</w:t>
      </w:r>
      <w:proofErr w:type="spellEnd"/>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5903C07E"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C511B1">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proofErr w:type="spellStart"/>
      <w:r w:rsidRPr="00903DBA">
        <w:rPr>
          <w:highlight w:val="white"/>
        </w:rPr>
        <w:t>MainParser.gppg</w:t>
      </w:r>
      <w:proofErr w:type="spellEnd"/>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proofErr w:type="spellStart"/>
      <w:r w:rsidR="001A47DA" w:rsidRPr="00903DBA">
        <w:rPr>
          <w:rStyle w:val="CodeInText"/>
        </w:rPr>
        <w:t>G</w:t>
      </w:r>
      <w:r w:rsidRPr="00903DBA">
        <w:rPr>
          <w:rStyle w:val="CodeInText"/>
        </w:rPr>
        <w:t>enerateFunctionCode</w:t>
      </w:r>
      <w:proofErr w:type="spellEnd"/>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proofErr w:type="spellStart"/>
      <w:r w:rsidRPr="00903DBA">
        <w:rPr>
          <w:rStyle w:val="CodeInText"/>
        </w:rPr>
        <w:t>generate</w:t>
      </w:r>
      <w:r w:rsidR="005F79CB" w:rsidRPr="00903DBA">
        <w:rPr>
          <w:rStyle w:val="CodeInText"/>
        </w:rPr>
        <w:t>Assembly</w:t>
      </w:r>
      <w:r w:rsidRPr="00903DBA">
        <w:rPr>
          <w:rStyle w:val="CodeInText"/>
        </w:rPr>
        <w:t>Text</w:t>
      </w:r>
      <w:proofErr w:type="spellEnd"/>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proofErr w:type="spellStart"/>
      <w:r w:rsidRPr="00903DBA">
        <w:rPr>
          <w:rStyle w:val="CodeInText"/>
        </w:rPr>
        <w:t>goto</w:t>
      </w:r>
      <w:proofErr w:type="spellEnd"/>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r w:rsidR="00A76052">
              <w:t>false-set</w:t>
            </w:r>
            <w:r>
              <w:t>s</w:t>
            </w:r>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177056E3"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B911B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r w:rsidR="009C3C27">
        <w:t>true-set</w:t>
      </w:r>
      <w:r w:rsidRPr="00903DBA">
        <w:t xml:space="preserve">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w:t>
      </w:r>
      <w:proofErr w:type="spellStart"/>
      <w:r w:rsidRPr="00903DBA">
        <w:t>falses</w:t>
      </w:r>
      <w:proofErr w:type="spellEnd"/>
      <w:r w:rsidRPr="00903DBA">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t>The Statement Class</w:t>
      </w:r>
      <w:bookmarkEnd w:id="156"/>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proofErr w:type="spellStart"/>
      <w:r w:rsidRPr="00903DBA">
        <w:rPr>
          <w:highlight w:val="white"/>
        </w:rPr>
        <w:t>Statement.cs</w:t>
      </w:r>
      <w:proofErr w:type="spellEnd"/>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proofErr w:type="spellStart"/>
      <w:r w:rsidRPr="00903DBA">
        <w:t>MainParser.cs</w:t>
      </w:r>
      <w:proofErr w:type="spellEnd"/>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The For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227818B2" w:rsidR="006A7B9E" w:rsidRPr="00903DBA" w:rsidRDefault="006A7B9E" w:rsidP="006A7B9E">
      <w:r w:rsidRPr="00903DBA">
        <w:t xml:space="preserve">An expression statement is an optional expression followed by a semicolon. The expression is evaluated and its true and </w:t>
      </w:r>
      <w:r w:rsidR="00A76052">
        <w:t>false-set</w:t>
      </w:r>
      <w:r w:rsidRPr="00903DBA">
        <w:t xml:space="preserve">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w:t>
      </w:r>
    </w:p>
    <w:p w14:paraId="5CFFC49D" w14:textId="77777777" w:rsidR="00866410" w:rsidRPr="00903DBA" w:rsidRDefault="00866410" w:rsidP="00866410">
      <w:pPr>
        <w:pStyle w:val="CodeHeader"/>
        <w:rPr>
          <w:highlight w:val="white"/>
        </w:rPr>
      </w:pPr>
      <w:proofErr w:type="spellStart"/>
      <w:r w:rsidRPr="00903DBA">
        <w:rPr>
          <w:highlight w:val="white"/>
        </w:rPr>
        <w:t>MainParser.gppg</w:t>
      </w:r>
      <w:proofErr w:type="spellEnd"/>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r w:rsidR="009C3C27">
        <w:rPr>
          <w:highlight w:val="white"/>
        </w:rPr>
        <w:t>next-set</w:t>
      </w:r>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r w:rsidR="009C3C27">
        <w:rPr>
          <w:highlight w:val="white"/>
        </w:rPr>
        <w:t>next-set</w:t>
      </w:r>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77777777" w:rsidR="00262FF6" w:rsidRPr="00636042" w:rsidRDefault="00262FF6" w:rsidP="00262FF6">
      <w:pPr>
        <w:pStyle w:val="Code"/>
        <w:rPr>
          <w:highlight w:val="white"/>
        </w:rPr>
      </w:pPr>
      <w:r w:rsidRPr="00636042">
        <w:rPr>
          <w:highlight w:val="white"/>
        </w:rPr>
        <w:t xml:space="preserve">      $$ = MiddleCodeGenerator.SyscallStatement();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proofErr w:type="spellStart"/>
      <w:r w:rsidRPr="00903DBA">
        <w:rPr>
          <w:highlight w:val="white"/>
        </w:rPr>
        <w:t>Expression.cs</w:t>
      </w:r>
      <w:proofErr w:type="spellEnd"/>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proofErr w:type="spellStart"/>
      <w:r w:rsidRPr="00903DBA">
        <w:rPr>
          <w:highlight w:val="white"/>
        </w:rPr>
        <w:t>MainParser.cs</w:t>
      </w:r>
      <w:proofErr w:type="spellEnd"/>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proofErr w:type="spellStart"/>
      <w:r w:rsidRPr="00903DBA">
        <w:rPr>
          <w:highlight w:val="white"/>
        </w:rPr>
        <w:t>MainParser.cs</w:t>
      </w:r>
      <w:proofErr w:type="spellEnd"/>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proofErr w:type="spellStart"/>
      <w:r w:rsidRPr="00903DBA">
        <w:lastRenderedPageBreak/>
        <w:t>MainParser.gppg</w:t>
      </w:r>
      <w:proofErr w:type="spellEnd"/>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proofErr w:type="spellStart"/>
      <w:r w:rsidRPr="00903DBA">
        <w:t>MainParser.cs</w:t>
      </w:r>
      <w:proofErr w:type="spellEnd"/>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proofErr w:type="spellStart"/>
      <w:r w:rsidR="007164EA">
        <w:t>and</w:t>
      </w:r>
      <w:proofErr w:type="spellEnd"/>
      <w:r w:rsidR="007164EA">
        <w:t xml:space="preserve">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proofErr w:type="spellStart"/>
      <w:r w:rsidRPr="00903DBA">
        <w:t>MainParser.cs</w:t>
      </w:r>
      <w:proofErr w:type="spellEnd"/>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proofErr w:type="spellStart"/>
      <w:r w:rsidRPr="00903DBA">
        <w:rPr>
          <w:highlight w:val="white"/>
        </w:rPr>
        <w:lastRenderedPageBreak/>
        <w:t>MainParser.gppg</w:t>
      </w:r>
      <w:proofErr w:type="spellEnd"/>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proofErr w:type="spellStart"/>
      <w:r w:rsidRPr="00903DBA">
        <w:t>MainParser.gppg</w:t>
      </w:r>
      <w:proofErr w:type="spellEnd"/>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proofErr w:type="spellStart"/>
      <w:r w:rsidRPr="00903DBA">
        <w:t>MainParser.gppg</w:t>
      </w:r>
      <w:proofErr w:type="spellEnd"/>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proofErr w:type="spellStart"/>
      <w:r w:rsidRPr="00903DBA">
        <w:t>MainParser.gppg</w:t>
      </w:r>
      <w:proofErr w:type="spellEnd"/>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proofErr w:type="spellStart"/>
      <w:r w:rsidRPr="00903DBA">
        <w:t>MainParser.gppg</w:t>
      </w:r>
      <w:proofErr w:type="spellEnd"/>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proofErr w:type="spellStart"/>
      <w:r w:rsidRPr="00903DBA">
        <w:t>MainParser.gppg</w:t>
      </w:r>
      <w:proofErr w:type="spellEnd"/>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proofErr w:type="spellStart"/>
      <w:r w:rsidRPr="00903DBA">
        <w:rPr>
          <w:rStyle w:val="CodeInText"/>
        </w:rPr>
        <w:t>sizeof</w:t>
      </w:r>
      <w:proofErr w:type="spellEnd"/>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7777777" w:rsidR="003C22BE" w:rsidRPr="00903DBA" w:rsidRDefault="003C22BE" w:rsidP="003C22BE">
      <w:pPr>
        <w:rPr>
          <w:highlight w:val="white"/>
        </w:rPr>
      </w:pPr>
      <w:r w:rsidRPr="00903DBA">
        <w:rPr>
          <w:highlight w:val="white"/>
        </w:rPr>
        <w:t>The address operator does not apply to bitfields symbols with register storage. A symbol is addressable if it does not have register storage and is not a bitfield in a struct or 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1F63DE35"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E93975">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 xml:space="preserve">The </w:t>
      </w:r>
      <w:proofErr w:type="spellStart"/>
      <w:r w:rsidRPr="00903DBA">
        <w:t>MiddleCode</w:t>
      </w:r>
      <w:proofErr w:type="spellEnd"/>
      <w:r w:rsidRPr="00903DBA">
        <w:t xml:space="preserv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proofErr w:type="spellStart"/>
      <w:r w:rsidRPr="00903DBA">
        <w:t>MiddleCode.cs</w:t>
      </w:r>
      <w:proofErr w:type="spellEnd"/>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proofErr w:type="spellStart"/>
      <w:r w:rsidRPr="00903DBA">
        <w:t>MiddleCodeGenerator.cs</w:t>
      </w:r>
      <w:proofErr w:type="spellEnd"/>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proofErr w:type="spellStart"/>
      <w:r w:rsidRPr="00903DBA">
        <w:t>MiddleCodeGenerator.cs</w:t>
      </w:r>
      <w:proofErr w:type="spellEnd"/>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77777777" w:rsidR="005E5A36" w:rsidRPr="00903DBA" w:rsidRDefault="005E5A36" w:rsidP="005E5A36">
      <w:pPr>
        <w:pStyle w:val="Code"/>
        <w:rPr>
          <w:highlight w:val="white"/>
        </w:rPr>
      </w:pPr>
      <w:r w:rsidRPr="00903DBA">
        <w:rPr>
          <w:highlight w:val="white"/>
        </w:rPr>
        <w:t xml:space="preserve">    }</w:t>
      </w:r>
    </w:p>
    <w:p w14:paraId="50AE4014" w14:textId="56889F6B" w:rsidR="00587AB2" w:rsidRDefault="00587AB2" w:rsidP="00587AB2">
      <w:pPr>
        <w:pStyle w:val="Rubrik2"/>
      </w:pPr>
      <w:r>
        <w:t>Declarations</w:t>
      </w:r>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r w:rsidRPr="00903DBA">
        <w:t>Function Definition</w:t>
      </w:r>
    </w:p>
    <w:p w14:paraId="7453AB93" w14:textId="1DD1EA4B" w:rsidR="005E5A36" w:rsidRPr="00903DBA" w:rsidRDefault="005E5A36" w:rsidP="005E5A36">
      <w:r w:rsidRPr="00903DBA">
        <w:t xml:space="preserve">The </w:t>
      </w:r>
      <w:proofErr w:type="spellStart"/>
      <w:r w:rsidRPr="00903DBA">
        <w:rPr>
          <w:rStyle w:val="CodeInText"/>
        </w:rPr>
        <w:t>FunctionHeader</w:t>
      </w:r>
      <w:proofErr w:type="spellEnd"/>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proofErr w:type="spellStart"/>
      <w:r w:rsidRPr="00903DBA">
        <w:t>MiddleCodeGenerator.cs</w:t>
      </w:r>
      <w:proofErr w:type="spellEnd"/>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lastRenderedPageBreak/>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lastRenderedPageBreak/>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lastRenderedPageBreak/>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r w:rsidRPr="00A60980">
        <w:rPr>
          <w:highlight w:val="white"/>
        </w:rPr>
        <w:t>No parameter</w:t>
      </w:r>
      <w:r>
        <w:rPr>
          <w:highlight w:val="white"/>
        </w:rPr>
        <w:t xml:space="preserve">s,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The two cases are actually the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proofErr w:type="spellStart"/>
      <w:r w:rsidRPr="00903DBA">
        <w:t>MiddleCodeGenerator.cs</w:t>
      </w:r>
      <w:proofErr w:type="spellEnd"/>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lastRenderedPageBreak/>
        <w:t xml:space="preserve">The first step is to backpatch the </w:t>
      </w:r>
      <w:r w:rsidRPr="00903DBA">
        <w:rPr>
          <w:rStyle w:val="KeyWord0"/>
          <w:highlight w:val="white"/>
        </w:rPr>
        <w:t>next</w:t>
      </w:r>
      <w:r w:rsidR="0028418C">
        <w:rPr>
          <w:highlight w:val="white"/>
        </w:rPr>
        <w:t>-</w:t>
      </w:r>
      <w:r w:rsidRPr="00903DBA">
        <w:rPr>
          <w:rStyle w:val="KeyWord0"/>
          <w:highlight w:val="white"/>
        </w:rPr>
        <w:t>set</w:t>
      </w:r>
      <w:r w:rsidRPr="00903DBA">
        <w:rPr>
          <w:highlight w:val="white"/>
        </w:rPr>
        <w:t xml:space="preserve"> of the statement. Each statement has a next</w:t>
      </w:r>
      <w:r w:rsidR="0028418C">
        <w:rPr>
          <w:highlight w:val="white"/>
        </w:rPr>
        <w:t>-</w:t>
      </w:r>
      <w:r w:rsidRPr="00903DBA">
        <w:rPr>
          <w:highlight w:val="white"/>
        </w:rPr>
        <w:t xml:space="preserve">set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next</w:t>
      </w:r>
      <w:r w:rsidR="00B96774">
        <w:rPr>
          <w:highlight w:val="white"/>
        </w:rPr>
        <w:t>-</w:t>
      </w:r>
      <w:r w:rsidRPr="00903DBA">
        <w:rPr>
          <w:highlight w:val="white"/>
        </w:rPr>
        <w:t xml:space="preserve">sets holding jump instructions jumping out of the loop. We add a new empty statement and backpatch the </w:t>
      </w:r>
      <w:r w:rsidR="009C3C27">
        <w:rPr>
          <w:highlight w:val="white"/>
        </w:rPr>
        <w:t>next-set</w:t>
      </w:r>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77777777"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7777777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77777777"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proofErr w:type="spellStart"/>
      <w:r w:rsidRPr="00903DBA">
        <w:rPr>
          <w:rStyle w:val="KeyWord0"/>
          <w:highlight w:val="white"/>
        </w:rPr>
        <w:t>Start</w:t>
      </w:r>
      <w:r w:rsidRPr="00903DBA">
        <w:rPr>
          <w:highlight w:val="white"/>
        </w:rPr>
        <w:t>.</w:t>
      </w:r>
      <w:r w:rsidRPr="00903DBA">
        <w:rPr>
          <w:rStyle w:val="KeyWord0"/>
          <w:highlight w:val="white"/>
        </w:rPr>
        <w:t>Linux</w:t>
      </w:r>
      <w:proofErr w:type="spellEnd"/>
      <w:r w:rsidRPr="00903DBA">
        <w:rPr>
          <w:highlight w:val="white"/>
        </w:rPr>
        <w:t xml:space="preserve"> or </w:t>
      </w:r>
      <w:proofErr w:type="spellStart"/>
      <w:r w:rsidRPr="00903DBA">
        <w:rPr>
          <w:rStyle w:val="KeyWord0"/>
          <w:highlight w:val="white"/>
        </w:rPr>
        <w:t>Start</w:t>
      </w:r>
      <w:r w:rsidRPr="00903DBA">
        <w:rPr>
          <w:highlight w:val="white"/>
        </w:rPr>
        <w:t>.</w:t>
      </w:r>
      <w:r w:rsidRPr="00903DBA">
        <w:rPr>
          <w:rStyle w:val="KeyWord0"/>
          <w:highlight w:val="white"/>
        </w:rPr>
        <w:t>Windows</w:t>
      </w:r>
      <w:proofErr w:type="spellEnd"/>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Pr="00903DBA">
        <w:t>12</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lastRenderedPageBreak/>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77777777"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Pr="00903DBA">
        <w:rPr>
          <w:highlight w:val="white"/>
        </w:rPr>
        <w:t>1.2</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lastRenderedPageBreak/>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lastRenderedPageBreak/>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77777777"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Pr="00903DBA">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77777777" w:rsidR="005E5A36" w:rsidRPr="00903DBA" w:rsidRDefault="005E5A36" w:rsidP="005E5A36">
      <w:pPr>
        <w:rPr>
          <w:highlight w:val="white"/>
        </w:rPr>
      </w:pPr>
      <w:r w:rsidRPr="00903DBA">
        <w:rPr>
          <w:highlight w:val="white"/>
        </w:rPr>
        <w:lastRenderedPageBreak/>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Pr="00903DBA">
        <w:rPr>
          <w:highlight w:val="white"/>
        </w:rPr>
        <w:t>3.2.2</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lastRenderedPageBreak/>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w:t>
      </w:r>
      <w:proofErr w:type="spellStart"/>
      <w:r w:rsidRPr="00903DBA">
        <w:rPr>
          <w:highlight w:val="white"/>
        </w:rPr>
        <w:t>alist</w:t>
      </w:r>
      <w:proofErr w:type="spellEnd"/>
      <w:r w:rsidRPr="00903DBA">
        <w:rPr>
          <w:highlight w:val="white"/>
        </w:rPr>
        <w:t xml:space="preserve">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77777777" w:rsidR="005E5A36" w:rsidRPr="00903DBA" w:rsidRDefault="005E5A36" w:rsidP="005E5A36">
      <w:pPr>
        <w:rPr>
          <w:highlight w:val="white"/>
        </w:rPr>
      </w:pPr>
      <w:r w:rsidRPr="00903DBA">
        <w:rPr>
          <w:highlight w:val="white"/>
        </w:rPr>
        <w:t>Bitfields are only allowed in structs and can only have auto or register storage.</w:t>
      </w:r>
    </w:p>
    <w:p w14:paraId="09ECBAE3" w14:textId="77777777" w:rsidR="005E5A36" w:rsidRPr="00903DBA" w:rsidRDefault="005E5A36" w:rsidP="005E5A36">
      <w:pPr>
        <w:pStyle w:val="Code"/>
        <w:rPr>
          <w:highlight w:val="white"/>
        </w:rPr>
      </w:pPr>
      <w:r w:rsidRPr="00903DBA">
        <w:rPr>
          <w:highlight w:val="white"/>
        </w:rPr>
        <w:t xml:space="preserve">      Assert.Error(SymbolTable.CurrentTable.Scope == Scope.Struct,</w:t>
      </w:r>
    </w:p>
    <w:p w14:paraId="59CA53FB" w14:textId="77777777" w:rsidR="005E5A36" w:rsidRPr="00903DBA" w:rsidRDefault="005E5A36" w:rsidP="005E5A36">
      <w:pPr>
        <w:pStyle w:val="Code"/>
        <w:rPr>
          <w:highlight w:val="white"/>
        </w:rPr>
      </w:pPr>
      <w:r w:rsidRPr="00903DBA">
        <w:rPr>
          <w:highlight w:val="white"/>
        </w:rPr>
        <w:t xml:space="preserve">                   bitsSymbol, Message.Bitfields_only_allowed_on_structs);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t xml:space="preserve">If the number of bits is less </w:t>
      </w:r>
      <w:proofErr w:type="spellStart"/>
      <w:r w:rsidRPr="00903DBA">
        <w:rPr>
          <w:highlight w:val="white"/>
        </w:rPr>
        <w:t>then</w:t>
      </w:r>
      <w:proofErr w:type="spellEnd"/>
      <w:r w:rsidRPr="00903DBA">
        <w:rPr>
          <w:highlight w:val="white"/>
        </w:rPr>
        <w:t xml:space="preserve">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lastRenderedPageBreak/>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lastRenderedPageBreak/>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lastRenderedPageBreak/>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77777777" w:rsidR="005E5A36" w:rsidRPr="00903DBA" w:rsidRDefault="005E5A36" w:rsidP="005E5A36">
      <w:pPr>
        <w:rPr>
          <w:highlight w:val="white"/>
        </w:rPr>
      </w:pPr>
      <w:r w:rsidRPr="00903DBA">
        <w:rPr>
          <w:highlight w:val="white"/>
        </w:rPr>
        <w:lastRenderedPageBreak/>
        <w:t xml:space="preserve">We create and return a symbol, with the name, </w:t>
      </w:r>
      <w:proofErr w:type="spellStart"/>
      <w:r w:rsidRPr="00903DBA">
        <w:rPr>
          <w:highlight w:val="white"/>
        </w:rPr>
        <w:t>storeage</w:t>
      </w:r>
      <w:proofErr w:type="spellEnd"/>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2B10B51E" w14:textId="1008340D" w:rsidR="005E5A36" w:rsidRPr="00903DBA" w:rsidRDefault="005E5A36" w:rsidP="005E5A36">
      <w:r w:rsidRPr="00903DBA">
        <w:t xml:space="preserve">The </w:t>
      </w:r>
      <w:r w:rsidRPr="00903DBA">
        <w:rPr>
          <w:rStyle w:val="CodeInText"/>
        </w:rPr>
        <w:t>if</w:t>
      </w:r>
      <w:r w:rsidRPr="00903DBA">
        <w:t xml:space="preserve"> statement backpatches the </w:t>
      </w:r>
      <w:r w:rsidR="009C3C27">
        <w:t>true-set</w:t>
      </w:r>
      <w:r w:rsidRPr="00903DBA">
        <w:t xml:space="preserve"> to the beginning of the statement and the </w:t>
      </w:r>
      <w:r w:rsidR="00A76052">
        <w:t>false-set</w:t>
      </w:r>
      <w:r w:rsidRPr="00903DBA">
        <w:t xml:space="preserve"> to the middle code instruction following the statement. The </w:t>
      </w:r>
      <w:r w:rsidRPr="00903DBA">
        <w:rPr>
          <w:rStyle w:val="CodeInText"/>
        </w:rPr>
        <w:t>if-else</w:t>
      </w:r>
      <w:r w:rsidRPr="00903DBA">
        <w:t xml:space="preserve"> statement backpatches the </w:t>
      </w:r>
      <w:r w:rsidR="009C3C27">
        <w:t>true-set</w:t>
      </w:r>
      <w:r w:rsidRPr="00903DBA">
        <w:t xml:space="preserve"> to the beginning of the true statement and the </w:t>
      </w:r>
      <w:r w:rsidR="00A76052">
        <w:t>false-set</w:t>
      </w:r>
      <w:r w:rsidRPr="00903DBA">
        <w:t xml:space="preserve"> to the beginning of the false statement.</w:t>
      </w:r>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77777777" w:rsidR="005E5A36" w:rsidRPr="00903DBA" w:rsidRDefault="005E5A36" w:rsidP="005E5A36">
      <w:pPr>
        <w:pStyle w:val="Code"/>
        <w:rPr>
          <w:highlight w:val="white"/>
        </w:rPr>
      </w:pPr>
      <w:r w:rsidRPr="00903DBA">
        <w:rPr>
          <w:highlight w:val="white"/>
        </w:rPr>
        <w:t xml:space="preserve">      Backpatch(expression.Symbol.TrueSet(),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80003DC"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 it holds the instructions that jump to the instruction after the if- statement. It is the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just added to the list.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77777777" w:rsidR="005E5A36" w:rsidRPr="00903DBA" w:rsidRDefault="005E5A36" w:rsidP="005E5A36">
      <w:pPr>
        <w:pStyle w:val="Code"/>
        <w:rPr>
          <w:highlight w:val="white"/>
        </w:rPr>
      </w:pPr>
      <w:r w:rsidRPr="00903DBA">
        <w:rPr>
          <w:highlight w:val="white"/>
        </w:rPr>
        <w:t xml:space="preserve">      nextSet.UnionWith(expression.Symbol.FalseSet());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t xml:space="preserve">      return (new Statement(codeList, nextSet));</w:t>
      </w:r>
    </w:p>
    <w:p w14:paraId="5B076F18" w14:textId="77777777" w:rsidR="005E5A36" w:rsidRPr="00903DBA" w:rsidRDefault="005E5A36" w:rsidP="005E5A36">
      <w:pPr>
        <w:pStyle w:val="Code"/>
        <w:rPr>
          <w:highlight w:val="white"/>
        </w:rPr>
      </w:pPr>
      <w:r w:rsidRPr="00903DBA">
        <w:rPr>
          <w:highlight w:val="white"/>
        </w:rPr>
        <w:t xml:space="preserve">    }</w:t>
      </w:r>
    </w:p>
    <w:p w14:paraId="473DC39C" w14:textId="77777777" w:rsidR="005E5A36" w:rsidRPr="00903DBA" w:rsidRDefault="005E5A36" w:rsidP="005E5A36">
      <w:pPr>
        <w:rPr>
          <w:highlight w:val="white"/>
        </w:rPr>
      </w:pPr>
      <w:r w:rsidRPr="00903DBA">
        <w:rPr>
          <w:highlight w:val="white"/>
        </w:rPr>
        <w:lastRenderedPageBreak/>
        <w:t xml:space="preserve">The </w:t>
      </w:r>
      <w:r w:rsidRPr="00903DBA">
        <w:rPr>
          <w:rStyle w:val="KeyWord0"/>
          <w:highlight w:val="white"/>
        </w:rPr>
        <w:t>IfElseStatement</w:t>
      </w:r>
      <w:r w:rsidRPr="00903DBA">
        <w:rPr>
          <w:highlight w:val="white"/>
        </w:rPr>
        <w:t xml:space="preserve"> methods is like the </w:t>
      </w:r>
      <w:r w:rsidRPr="00903DBA">
        <w:rPr>
          <w:rStyle w:val="KeyWord0"/>
          <w:highlight w:val="white"/>
        </w:rPr>
        <w:t>IfStatement</w:t>
      </w:r>
      <w:r w:rsidRPr="00903DBA">
        <w:rPr>
          <w:highlight w:val="white"/>
        </w:rPr>
        <w:t xml:space="preserve"> method above. The difference is that we have two inter statements. On statement that the program jumps to in case the expression is evaluated to a true value, and one statement where it jumps to in case of a false value.</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7E6D59C0" w:rsidR="005E5A36" w:rsidRPr="00903DBA" w:rsidRDefault="005E5A36" w:rsidP="005E5A36">
      <w:pPr>
        <w:rPr>
          <w:highlight w:val="white"/>
        </w:rPr>
      </w:pPr>
      <w:r w:rsidRPr="00903DBA">
        <w:rPr>
          <w:highlight w:val="white"/>
        </w:rPr>
        <w:t xml:space="preserve">We backpatch the true and </w:t>
      </w:r>
      <w:r w:rsidR="00A76052">
        <w:rPr>
          <w:highlight w:val="white"/>
        </w:rPr>
        <w:t>false-set</w:t>
      </w:r>
      <w:r w:rsidRPr="00903DBA">
        <w:rPr>
          <w:highlight w:val="white"/>
        </w:rPr>
        <w:t xml:space="preserve"> to the beginning of the code list of the true and false statement, respectively.</w:t>
      </w:r>
    </w:p>
    <w:p w14:paraId="60DC549D" w14:textId="77777777" w:rsidR="005E5A36" w:rsidRPr="00903DBA" w:rsidRDefault="005E5A36" w:rsidP="005E5A36">
      <w:pPr>
        <w:pStyle w:val="Code"/>
        <w:rPr>
          <w:highlight w:val="white"/>
        </w:rPr>
      </w:pPr>
      <w:r w:rsidRPr="00903DBA">
        <w:rPr>
          <w:highlight w:val="white"/>
        </w:rPr>
        <w:t xml:space="preserve">      Backpatch(expression.Symbol.TrueSet(), trueStatement.CodeList);</w:t>
      </w:r>
    </w:p>
    <w:p w14:paraId="7FA6EF23" w14:textId="77777777" w:rsidR="005E5A36" w:rsidRPr="00903DBA" w:rsidRDefault="005E5A36" w:rsidP="005E5A36">
      <w:pPr>
        <w:pStyle w:val="Code"/>
        <w:rPr>
          <w:highlight w:val="white"/>
        </w:rPr>
      </w:pPr>
      <w:r w:rsidRPr="00903DBA">
        <w:rPr>
          <w:highlight w:val="white"/>
        </w:rPr>
        <w:t xml:space="preserve">      Backpatch(expression.Symbol.FalseSet(), falseStatement.CodeList);</w:t>
      </w:r>
    </w:p>
    <w:p w14:paraId="42310554" w14:textId="77777777" w:rsidR="005E5A36" w:rsidRPr="00903DBA" w:rsidRDefault="005E5A36" w:rsidP="005E5A36">
      <w:pPr>
        <w:pStyle w:val="Code"/>
        <w:rPr>
          <w:highlight w:val="white"/>
        </w:rPr>
      </w:pPr>
      <w:r w:rsidRPr="00903DBA">
        <w:rPr>
          <w:highlight w:val="white"/>
        </w:rPr>
        <w:t xml:space="preserve">      codeList.AddRange(trueStatement.CodeList);</w:t>
      </w:r>
    </w:p>
    <w:p w14:paraId="6DA64BD8" w14:textId="77777777" w:rsidR="005E5A36" w:rsidRPr="00903DBA" w:rsidRDefault="005E5A36" w:rsidP="005E5A36">
      <w:pPr>
        <w:rPr>
          <w:highlight w:val="white"/>
        </w:rPr>
      </w:pPr>
      <w:r w:rsidRPr="00903DBA">
        <w:rPr>
          <w:highlight w:val="white"/>
        </w:rPr>
        <w:t>We add a jump instruction after the end of the true statement code list for it to jump out of the if-else-statement.</w:t>
      </w:r>
    </w:p>
    <w:p w14:paraId="1FB87FA1" w14:textId="4D8123FB" w:rsidR="005E5A36" w:rsidRPr="00903DBA" w:rsidRDefault="005E5A36" w:rsidP="005E5A36">
      <w:pPr>
        <w:pStyle w:val="Code"/>
        <w:rPr>
          <w:highlight w:val="white"/>
        </w:rPr>
      </w:pPr>
      <w:r w:rsidRPr="00903DBA">
        <w:rPr>
          <w:highlight w:val="white"/>
        </w:rPr>
        <w:t xml:space="preserve">      MiddleCode gotoCode = AddMiddleCode(codeList, MiddleOperator.</w:t>
      </w:r>
      <w:r w:rsidR="00C0170C">
        <w:rPr>
          <w:highlight w:val="white"/>
        </w:rPr>
        <w:t>Jump</w:t>
      </w:r>
      <w:r w:rsidRPr="00903DBA">
        <w:rPr>
          <w:highlight w:val="white"/>
        </w:rPr>
        <w:t>);</w:t>
      </w:r>
    </w:p>
    <w:p w14:paraId="0404F52B" w14:textId="77777777" w:rsidR="005E5A36" w:rsidRPr="00903DBA" w:rsidRDefault="005E5A36" w:rsidP="005E5A36">
      <w:pPr>
        <w:pStyle w:val="Code"/>
        <w:rPr>
          <w:highlight w:val="white"/>
        </w:rPr>
      </w:pPr>
      <w:r w:rsidRPr="00903DBA">
        <w:rPr>
          <w:highlight w:val="white"/>
        </w:rPr>
        <w:t xml:space="preserve">      codeList.AddRange(falseStatement.CodeList);</w:t>
      </w:r>
    </w:p>
    <w:p w14:paraId="4D3E3681" w14:textId="464DAFAD"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 xml:space="preserve">s of the true and false statement, and the jump instruction just added to the code. </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049DB5EC" w14:textId="77777777" w:rsidR="005E5A36" w:rsidRPr="00903DBA" w:rsidRDefault="005E5A36" w:rsidP="005E5A36">
      <w:pPr>
        <w:pStyle w:val="Code"/>
        <w:rPr>
          <w:highlight w:val="white"/>
        </w:rPr>
      </w:pPr>
      <w:r w:rsidRPr="00903DBA">
        <w:rPr>
          <w:highlight w:val="white"/>
        </w:rPr>
        <w:t xml:space="preserve">      nextSet.Add(gotoCode);</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3FF0B300" w14:textId="77777777" w:rsidR="005E5A36" w:rsidRPr="00903DBA" w:rsidRDefault="005E5A36" w:rsidP="005E5A36">
      <w:pPr>
        <w:rPr>
          <w:highlight w:val="white"/>
        </w:rPr>
      </w:pPr>
      <w:r w:rsidRPr="00903DBA">
        <w:rPr>
          <w:highlight w:val="white"/>
        </w:rPr>
        <w:t>We need a map to keep track of the case statements. Since the switch statements can be nested, we need a stack to keep track of the case maps (</w:t>
      </w:r>
      <w:proofErr w:type="spellStart"/>
      <w:r w:rsidRPr="00903DBA">
        <w:rPr>
          <w:rStyle w:val="KeyWord0"/>
          <w:highlight w:val="white"/>
        </w:rPr>
        <w:t>m_caseMapStack</w:t>
      </w:r>
      <w:proofErr w:type="spellEnd"/>
      <w:r w:rsidRPr="00903DBA">
        <w:rPr>
          <w:highlight w:val="white"/>
        </w:rPr>
        <w:t>). In the same way, we need a stack keep track of the default statements (</w:t>
      </w:r>
      <w:proofErr w:type="spellStart"/>
      <w:r w:rsidRPr="00903DBA">
        <w:rPr>
          <w:rStyle w:val="KeyWord0"/>
          <w:highlight w:val="white"/>
        </w:rPr>
        <w:t>m_caseMapStack</w:t>
      </w:r>
      <w:proofErr w:type="spellEnd"/>
      <w:r w:rsidRPr="00903DBA">
        <w:rPr>
          <w:rStyle w:val="KeyWord0"/>
          <w:highlight w:val="white"/>
        </w:rPr>
        <w:t>)</w:t>
      </w:r>
      <w:r w:rsidRPr="00903DBA">
        <w:rPr>
          <w:highlight w:val="white"/>
        </w:rPr>
        <w:t>, and a stack of sets to keep track of the break statements (</w:t>
      </w:r>
      <w:proofErr w:type="spellStart"/>
      <w:r w:rsidRPr="00903DBA">
        <w:rPr>
          <w:rStyle w:val="KeyWord0"/>
          <w:highlight w:val="white"/>
        </w:rPr>
        <w:t>m_breakStack</w:t>
      </w:r>
      <w:proofErr w:type="spellEnd"/>
      <w:r w:rsidRPr="00903DBA">
        <w:rPr>
          <w:highlight w:val="white"/>
        </w:rPr>
        <w:t>).</w:t>
      </w:r>
    </w:p>
    <w:p w14:paraId="100FCA70" w14:textId="77777777" w:rsidR="005E5A36" w:rsidRPr="00903DBA" w:rsidRDefault="005E5A36" w:rsidP="005E5A36">
      <w:pPr>
        <w:pStyle w:val="CodeHeader"/>
      </w:pPr>
      <w:proofErr w:type="spellStart"/>
      <w:r w:rsidRPr="00903DBA">
        <w:t>MiddleCodeGenerator.cs</w:t>
      </w:r>
      <w:proofErr w:type="spellEnd"/>
    </w:p>
    <w:p w14:paraId="48D5F072" w14:textId="77777777" w:rsidR="005E5A36" w:rsidRPr="00903DBA" w:rsidRDefault="005E5A36" w:rsidP="005E5A36">
      <w:pPr>
        <w:pStyle w:val="Code"/>
        <w:rPr>
          <w:highlight w:val="white"/>
        </w:rPr>
      </w:pPr>
      <w:r w:rsidRPr="00903DBA">
        <w:rPr>
          <w:highlight w:val="white"/>
        </w:rPr>
        <w:t xml:space="preserve">    private static Stack&lt;IDictionary&lt;BigInteger, MiddleCode&gt;&gt; m_caseMapStack =</w:t>
      </w:r>
    </w:p>
    <w:p w14:paraId="52762360" w14:textId="77777777" w:rsidR="005E5A36" w:rsidRPr="00903DBA" w:rsidRDefault="005E5A36" w:rsidP="005E5A36">
      <w:pPr>
        <w:pStyle w:val="Code"/>
        <w:rPr>
          <w:highlight w:val="white"/>
        </w:rPr>
      </w:pPr>
      <w:r w:rsidRPr="00903DBA">
        <w:rPr>
          <w:highlight w:val="white"/>
        </w:rPr>
        <w:t xml:space="preserve">      new Stack&lt;IDictionary&lt;BigInteger, MiddleCode&gt;&gt;();</w:t>
      </w:r>
    </w:p>
    <w:p w14:paraId="1937EB2D" w14:textId="77777777" w:rsidR="005E5A36" w:rsidRPr="00903DBA" w:rsidRDefault="005E5A36" w:rsidP="005E5A36">
      <w:pPr>
        <w:pStyle w:val="Code"/>
        <w:rPr>
          <w:highlight w:val="white"/>
        </w:rPr>
      </w:pPr>
      <w:r w:rsidRPr="00903DBA">
        <w:rPr>
          <w:highlight w:val="white"/>
        </w:rPr>
        <w:t xml:space="preserve">    private static Stack&lt;MiddleCode&gt; m_defaultStack = new Stack&lt;MiddleCode&gt;();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77777777"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Its task is to push a new map to the case map stack, a null reference to the default stack, and a new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77777777" w:rsidR="005E5A36" w:rsidRPr="00903DBA" w:rsidRDefault="005E5A36" w:rsidP="005E5A36">
      <w:pPr>
        <w:rPr>
          <w:highlight w:val="white"/>
        </w:rPr>
      </w:pPr>
      <w:r w:rsidRPr="00903DBA">
        <w:rPr>
          <w:highlight w:val="white"/>
        </w:rPr>
        <w:t>Since the switch statement need an integral value rather than a logical value we need to, contrary to the if- 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7777777" w:rsidR="005E5A36" w:rsidRPr="00903DBA" w:rsidRDefault="005E5A36" w:rsidP="005E5A36">
      <w:pPr>
        <w:rPr>
          <w:highlight w:val="white"/>
        </w:rPr>
      </w:pPr>
      <w:r w:rsidRPr="00903DBA">
        <w:rPr>
          <w:highlight w:val="white"/>
        </w:rPr>
        <w:t>Since we need the value of the switch statement, we are only interested of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77777777"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169FCEC" w14:textId="5C0CE6F3" w:rsidR="005E5A36" w:rsidRPr="00903DBA" w:rsidRDefault="005E5A36" w:rsidP="005E5A36">
      <w:pPr>
        <w:rPr>
          <w:highlight w:val="white"/>
        </w:rPr>
      </w:pPr>
      <w:r w:rsidRPr="00903DBA">
        <w:rPr>
          <w:highlight w:val="white"/>
        </w:rPr>
        <w:t xml:space="preserve">Similar to the if- statement, the switch- statement has a </w:t>
      </w:r>
      <w:r w:rsidR="009C3C27">
        <w:rPr>
          <w:highlight w:val="white"/>
        </w:rPr>
        <w:t>next-set</w:t>
      </w:r>
      <w:r w:rsidRPr="00903DBA">
        <w:rPr>
          <w:highlight w:val="white"/>
        </w:rPr>
        <w:t>; that is, a set of middle code instruction that shall jump to the instruction following the switch statement.</w:t>
      </w:r>
    </w:p>
    <w:p w14:paraId="4A18BCA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r w:rsidR="009C3C27">
        <w:t>next-set</w:t>
      </w:r>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6D307089" w14:textId="2E995895" w:rsidR="005E5A36" w:rsidRPr="00903DBA" w:rsidRDefault="005E5A36" w:rsidP="005E5A36">
      <w:pPr>
        <w:rPr>
          <w:highlight w:val="white"/>
        </w:rPr>
      </w:pPr>
      <w:r w:rsidRPr="00903DBA">
        <w:rPr>
          <w:highlight w:val="white"/>
        </w:rPr>
        <w:t xml:space="preserve">If there is no default statement, we instead add a jump instruction to the </w:t>
      </w:r>
      <w:r w:rsidR="009C3C27">
        <w:rPr>
          <w:highlight w:val="white"/>
        </w:rPr>
        <w:t>next-set</w:t>
      </w:r>
      <w:r w:rsidRPr="00903DBA">
        <w:rPr>
          <w:highlight w:val="white"/>
        </w:rPr>
        <w:t>.</w:t>
      </w:r>
    </w:p>
    <w:p w14:paraId="765A3678" w14:textId="77777777" w:rsidR="005E5A36" w:rsidRPr="00903DBA" w:rsidRDefault="005E5A36" w:rsidP="005E5A36">
      <w:pPr>
        <w:pStyle w:val="Code"/>
        <w:rPr>
          <w:highlight w:val="white"/>
        </w:rPr>
      </w:pPr>
      <w:r w:rsidRPr="00903DBA">
        <w:rPr>
          <w:highlight w:val="white"/>
        </w:rPr>
        <w:t xml:space="preserve">      else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77777777" w:rsidR="005E5A36" w:rsidRPr="00903DBA" w:rsidRDefault="005E5A36" w:rsidP="005E5A36">
      <w:pPr>
        <w:rPr>
          <w:highlight w:val="white"/>
        </w:rPr>
      </w:pPr>
      <w:r w:rsidRPr="00903DBA">
        <w:rPr>
          <w:highlight w:val="white"/>
        </w:rPr>
        <w:t>We finally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6C9B569A"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is the union of the </w:t>
      </w:r>
      <w:r w:rsidR="009C3C27">
        <w:rPr>
          <w:highlight w:val="white"/>
        </w:rPr>
        <w:t>next-set</w:t>
      </w:r>
      <w:r w:rsidRPr="00903DBA">
        <w:rPr>
          <w:highlight w:val="white"/>
        </w:rPr>
        <w:t xml:space="preserve"> of the inner statement and the break statements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6C6B8645" w14:textId="77777777" w:rsidR="005E5A36" w:rsidRPr="00903DBA" w:rsidRDefault="005E5A36" w:rsidP="005E5A36">
      <w:r w:rsidRPr="00903DBA">
        <w:t>The case statement must comply with the following demands:</w:t>
      </w:r>
    </w:p>
    <w:p w14:paraId="740B00B2" w14:textId="77777777" w:rsidR="005E5A36" w:rsidRPr="00903DBA" w:rsidRDefault="005E5A36" w:rsidP="00477426">
      <w:pPr>
        <w:pStyle w:val="SourceCodeBoxText"/>
        <w:framePr w:wrap="around"/>
      </w:pPr>
      <w:r w:rsidRPr="00903DBA">
        <w:rPr>
          <w:rStyle w:val="CodeInText"/>
        </w:rPr>
        <w:t>Main.CaseMapStack</w:t>
      </w:r>
      <w:r w:rsidRPr="00903DBA">
        <w:t xml:space="preserve"> must not be empty. If it is empty, the case statements misses a surrounding switch statements.</w:t>
      </w:r>
    </w:p>
    <w:p w14:paraId="6526A1C6" w14:textId="77777777" w:rsidR="005E5A36" w:rsidRPr="00903DBA" w:rsidRDefault="005E5A36" w:rsidP="00477426">
      <w:pPr>
        <w:pStyle w:val="SourceCodeBoxText"/>
        <w:framePr w:wrap="around"/>
      </w:pPr>
      <w:r w:rsidRPr="00903DBA">
        <w:t>The case expression must be integral and constant and thereby possible to evaluate by the compiler.</w:t>
      </w:r>
    </w:p>
    <w:p w14:paraId="1619258A" w14:textId="77777777" w:rsidR="005E5A36" w:rsidRPr="00903DBA" w:rsidRDefault="005E5A36" w:rsidP="00477426">
      <w:pPr>
        <w:pStyle w:val="SourceCodeBoxText"/>
        <w:framePr w:wrap="around"/>
      </w:pPr>
      <w:r w:rsidRPr="00903DBA">
        <w:t xml:space="preserve">Since </w:t>
      </w:r>
      <w:r w:rsidRPr="00903DBA">
        <w:rPr>
          <w:rStyle w:val="CodeInText"/>
        </w:rPr>
        <w:t>Main.CaseMapStack</w:t>
      </w:r>
      <w:r w:rsidRPr="00903DBA">
        <w:t xml:space="preserve"> is not empty, there is at least one surrounding switch statement. We call </w:t>
      </w:r>
      <w:r w:rsidRPr="00903DBA">
        <w:rPr>
          <w:rStyle w:val="CodeInText"/>
        </w:rPr>
        <w:t>peek</w:t>
      </w:r>
      <w:r w:rsidRPr="00903DBA">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 Technically, it is possible to store null values in the map, in which case </w:t>
      </w:r>
      <w:r w:rsidRPr="00903DBA">
        <w:rPr>
          <w:rStyle w:val="CodeInText"/>
        </w:rPr>
        <w:t>put</w:t>
      </w:r>
      <w:r w:rsidRPr="00903DBA">
        <w:t xml:space="preserve"> would return null even when the key is present in the map. However, in this book, we never store null values in any map.</w:t>
      </w:r>
    </w:p>
    <w:p w14:paraId="5DC1D53B" w14:textId="77777777" w:rsidR="005E5A36" w:rsidRPr="00903DBA" w:rsidRDefault="005E5A36" w:rsidP="005E5A36">
      <w:r w:rsidRPr="00903DBA">
        <w:t>If the case map stack is empty, we have a case statement without a enclosing switch statement and an error is reported.</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7777777" w:rsidR="005E5A36" w:rsidRPr="00903DBA" w:rsidRDefault="005E5A36" w:rsidP="005E5A36">
      <w:pPr>
        <w:rPr>
          <w:highlight w:val="white"/>
        </w:rPr>
      </w:pPr>
      <w:r w:rsidRPr="00903DBA">
        <w:rPr>
          <w:highlight w:val="white"/>
        </w:rPr>
        <w:t>If the value of the symbol is null, we have a non-constant case value, and an error is reported.</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12E27650" w14:textId="77777777" w:rsidR="005E5A36" w:rsidRPr="00903DBA" w:rsidRDefault="005E5A36" w:rsidP="005E5A36">
      <w:pPr>
        <w:rPr>
          <w:highlight w:val="white"/>
        </w:rPr>
      </w:pPr>
      <w:r w:rsidRPr="00903DBA">
        <w:rPr>
          <w:highlight w:val="white"/>
        </w:rPr>
        <w:t>I the map already contains the value we have two case values with the same value and an error is reported.</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77777777" w:rsidR="005E5A36" w:rsidRPr="00903DBA" w:rsidRDefault="005E5A36" w:rsidP="005E5A36">
      <w:pPr>
        <w:rPr>
          <w:highlight w:val="white"/>
        </w:rPr>
      </w:pPr>
      <w:r w:rsidRPr="00903DBA">
        <w:rPr>
          <w:highlight w:val="white"/>
        </w:rPr>
        <w:t>Finally, we add the case value and the first instruction of the statement’s code</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4A6F019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in case the list is empty. This is done for the backpatching to always have an instruction to set as the target.</w:t>
      </w:r>
    </w:p>
    <w:p w14:paraId="1F9D12E4" w14:textId="77777777" w:rsidR="005E5A36" w:rsidRPr="00903DBA" w:rsidRDefault="005E5A36" w:rsidP="005E5A36">
      <w:pPr>
        <w:pStyle w:val="Code"/>
        <w:rPr>
          <w:highlight w:val="white"/>
        </w:rPr>
      </w:pPr>
      <w:r w:rsidRPr="00903DBA">
        <w:rPr>
          <w:highlight w:val="white"/>
        </w:rPr>
        <w:t xml:space="preserve">    private static MiddleCode GetFirst(List&lt;MiddleCode&gt; list) {</w:t>
      </w:r>
    </w:p>
    <w:p w14:paraId="67EA732B" w14:textId="77777777" w:rsidR="005E5A36" w:rsidRPr="00903DBA" w:rsidRDefault="005E5A36" w:rsidP="005E5A36">
      <w:pPr>
        <w:pStyle w:val="Code"/>
        <w:rPr>
          <w:highlight w:val="white"/>
        </w:rPr>
      </w:pPr>
      <w:r w:rsidRPr="00903DBA">
        <w:rPr>
          <w:highlight w:val="white"/>
        </w:rPr>
        <w:t xml:space="preserve">      if (list.Count == 0) {</w:t>
      </w:r>
    </w:p>
    <w:p w14:paraId="28511742" w14:textId="77777777" w:rsidR="005E5A36" w:rsidRPr="00903DBA" w:rsidRDefault="005E5A36" w:rsidP="005E5A36">
      <w:pPr>
        <w:pStyle w:val="Code"/>
        <w:rPr>
          <w:highlight w:val="white"/>
        </w:rPr>
      </w:pPr>
      <w:r w:rsidRPr="00903DBA">
        <w:rPr>
          <w:highlight w:val="white"/>
        </w:rPr>
        <w:t xml:space="preserve">        AddMiddleCode(list, MiddleOperator.Empty);</w:t>
      </w:r>
    </w:p>
    <w:p w14:paraId="49F60243" w14:textId="77777777" w:rsidR="005E5A36" w:rsidRPr="00903DBA" w:rsidRDefault="005E5A36" w:rsidP="005E5A36">
      <w:pPr>
        <w:pStyle w:val="Code"/>
        <w:rPr>
          <w:highlight w:val="white"/>
        </w:rPr>
      </w:pPr>
      <w:r w:rsidRPr="00903DBA">
        <w:rPr>
          <w:highlight w:val="white"/>
        </w:rPr>
        <w:t xml:space="preserve">      }</w:t>
      </w:r>
    </w:p>
    <w:p w14:paraId="7DC1A285" w14:textId="77777777" w:rsidR="005E5A36" w:rsidRPr="00903DBA" w:rsidRDefault="005E5A36" w:rsidP="005E5A36">
      <w:pPr>
        <w:pStyle w:val="Code"/>
        <w:rPr>
          <w:highlight w:val="white"/>
        </w:rPr>
      </w:pPr>
      <w:r w:rsidRPr="00903DBA">
        <w:rPr>
          <w:highlight w:val="white"/>
        </w:rPr>
        <w:t xml:space="preserve">    </w:t>
      </w:r>
    </w:p>
    <w:p w14:paraId="0884D4E3" w14:textId="77777777" w:rsidR="005E5A36" w:rsidRPr="00903DBA" w:rsidRDefault="005E5A36" w:rsidP="005E5A36">
      <w:pPr>
        <w:pStyle w:val="Code"/>
        <w:rPr>
          <w:highlight w:val="white"/>
        </w:rPr>
      </w:pPr>
      <w:r w:rsidRPr="00903DBA">
        <w:rPr>
          <w:highlight w:val="white"/>
        </w:rPr>
        <w:t xml:space="preserve">      return list[0];</w:t>
      </w:r>
    </w:p>
    <w:p w14:paraId="6AE7B2A6"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t>The Default Statement</w:t>
      </w:r>
    </w:p>
    <w:p w14:paraId="5F3BBFCD" w14:textId="77777777" w:rsidR="005E5A36" w:rsidRPr="00903DBA" w:rsidRDefault="005E5A36" w:rsidP="005E5A36">
      <w:r w:rsidRPr="00903DBA">
        <w:t>Technically, the default statement does not have to be placed after the last case statements. However, we cannot have more than one default statement in a switch statement.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5967377A" w14:textId="77777777" w:rsidR="005E5A36" w:rsidRPr="00903DBA" w:rsidRDefault="005E5A36" w:rsidP="005E5A36">
      <w:pPr>
        <w:rPr>
          <w:highlight w:val="white"/>
        </w:rPr>
      </w:pPr>
      <w:r w:rsidRPr="00903DBA">
        <w:rPr>
          <w:highlight w:val="white"/>
        </w:rPr>
        <w:t>If the default stack is empty, we have a default statement without an enclosing switch statement and an error is reported.</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7777777" w:rsidR="005E5A36" w:rsidRPr="00903DBA" w:rsidRDefault="005E5A36" w:rsidP="005E5A36">
      <w:pPr>
        <w:rPr>
          <w:highlight w:val="white"/>
        </w:rPr>
      </w:pPr>
      <w:r w:rsidRPr="00903DBA">
        <w:rPr>
          <w:highlight w:val="white"/>
        </w:rPr>
        <w:t>If the value on the top of the stack is not null, we have a switch statement with two default statement and an error is reported.</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0DD924EE" w14:textId="77777777" w:rsidR="005E5A36" w:rsidRPr="00903DBA" w:rsidRDefault="005E5A36" w:rsidP="005E5A36">
      <w:pPr>
        <w:pStyle w:val="CodeHeader"/>
      </w:pPr>
      <w:proofErr w:type="spellStart"/>
      <w:r w:rsidRPr="00903DBA">
        <w:t>MiddleCodeGenerator.cs</w:t>
      </w:r>
      <w:proofErr w:type="spellEnd"/>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4BC1E42B" w:rsidR="005E5A36" w:rsidRPr="00903DBA" w:rsidRDefault="005E5A36" w:rsidP="005E5A36">
      <w:pPr>
        <w:rPr>
          <w:highlight w:val="white"/>
        </w:rPr>
      </w:pPr>
      <w:r w:rsidRPr="00903DBA">
        <w:rPr>
          <w:highlight w:val="white"/>
        </w:rPr>
        <w:t xml:space="preserve">We </w:t>
      </w:r>
      <w:proofErr w:type="spellStart"/>
      <w:r w:rsidRPr="00903DBA">
        <w:rPr>
          <w:highlight w:val="white"/>
        </w:rPr>
        <w:t>backpatchar</w:t>
      </w:r>
      <w:proofErr w:type="spellEnd"/>
      <w:r w:rsidRPr="00903DBA">
        <w:rPr>
          <w:highlight w:val="white"/>
        </w:rPr>
        <w:t xml:space="preserve"> the </w:t>
      </w:r>
      <w:r w:rsidR="009C3C27">
        <w:rPr>
          <w:highlight w:val="white"/>
        </w:rPr>
        <w:t>true-set</w:t>
      </w:r>
      <w:r w:rsidRPr="00903DBA">
        <w:rPr>
          <w:highlight w:val="white"/>
        </w:rPr>
        <w:t xml:space="preserve"> of the expression to the code list of the inner statement; that is, if the expression is true the program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702752B9"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while statement, and a jump instruction.</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6A12113" w:rsidR="005E5A36" w:rsidRPr="00903DBA" w:rsidRDefault="005E5A36" w:rsidP="005E5A36">
      <w:pPr>
        <w:rPr>
          <w:highlight w:val="white"/>
        </w:rPr>
      </w:pPr>
      <w:r w:rsidRPr="00903DBA">
        <w:rPr>
          <w:highlight w:val="white"/>
        </w:rPr>
        <w:t xml:space="preserve">We backpatch the </w:t>
      </w:r>
      <w:r w:rsidR="009C3C27">
        <w:rPr>
          <w:highlight w:val="white"/>
        </w:rPr>
        <w:t>next-set</w:t>
      </w:r>
      <w:r w:rsidRPr="00903DBA">
        <w:rPr>
          <w:highlight w:val="white"/>
        </w:rPr>
        <w:t xml:space="preserve"> of the inner statement and its continue set to the code list; that is, 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6A59D97" w14:textId="77777777" w:rsidR="005E5A36" w:rsidRPr="00903DBA" w:rsidRDefault="005E5A36" w:rsidP="005E5A36">
      <w:pPr>
        <w:pStyle w:val="CodeHeader"/>
      </w:pPr>
      <w:proofErr w:type="spellStart"/>
      <w:r w:rsidRPr="00903DBA">
        <w:t>MiddleCodeGenerator.cs</w:t>
      </w:r>
      <w:proofErr w:type="spellEnd"/>
    </w:p>
    <w:p w14:paraId="3A9B777B" w14:textId="77777777"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77777777" w:rsidR="005E5A36" w:rsidRPr="00903DBA" w:rsidRDefault="005E5A36" w:rsidP="005E5A36">
      <w:pPr>
        <w:pStyle w:val="Code"/>
        <w:rPr>
          <w:highlight w:val="white"/>
        </w:rPr>
      </w:pPr>
      <w:r w:rsidRPr="00903DBA">
        <w:rPr>
          <w:highlight w:val="white"/>
        </w:rPr>
        <w:t xml:space="preserve">      Backpatch(innerStatement.NextSet, codeList);</w:t>
      </w:r>
    </w:p>
    <w:p w14:paraId="52240F9D"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2BDFCBDC" w14:textId="77777777" w:rsidR="005E5A36" w:rsidRPr="00903DBA" w:rsidRDefault="005E5A36" w:rsidP="005E5A36">
      <w:pPr>
        <w:pStyle w:val="Code"/>
        <w:rPr>
          <w:highlight w:val="white"/>
        </w:rPr>
      </w:pPr>
    </w:p>
    <w:p w14:paraId="439C7D48" w14:textId="77777777" w:rsidR="005E5A36" w:rsidRPr="00903DBA" w:rsidRDefault="005E5A36" w:rsidP="005E5A36">
      <w:pPr>
        <w:pStyle w:val="Code"/>
        <w:rPr>
          <w:highlight w:val="white"/>
        </w:rPr>
      </w:pPr>
      <w:r w:rsidRPr="00903DBA">
        <w:rPr>
          <w:highlight w:val="white"/>
        </w:rPr>
        <w:t xml:space="preserve">      Backpatch(expression.Symbol.TrueSet, codeList);</w:t>
      </w:r>
    </w:p>
    <w:p w14:paraId="657EFC22" w14:textId="77777777" w:rsidR="005E5A36" w:rsidRPr="00903DBA" w:rsidRDefault="005E5A36" w:rsidP="005E5A36">
      <w:pPr>
        <w:pStyle w:val="Code"/>
        <w:rPr>
          <w:highlight w:val="white"/>
        </w:rPr>
      </w:pPr>
      <w:r w:rsidRPr="00903DBA">
        <w:rPr>
          <w:highlight w:val="white"/>
        </w:rPr>
        <w:t xml:space="preserve">      Backpatch(m_continueSetStack.Pop(), codeList);    </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4F4B39DB" w14:textId="77777777" w:rsidR="005E5A36" w:rsidRPr="00903DBA" w:rsidRDefault="005E5A36" w:rsidP="005E5A36">
      <w:pPr>
        <w:pStyle w:val="Code"/>
        <w:rPr>
          <w:highlight w:val="white"/>
        </w:rPr>
      </w:pPr>
    </w:p>
    <w:p w14:paraId="13F77322" w14:textId="168F09E0"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GetFirst(codeList));</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The For Statement</w:t>
      </w:r>
    </w:p>
    <w:p w14:paraId="3DE55E38"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t>
      </w:r>
      <w:proofErr w:type="spellStart"/>
      <w:r w:rsidRPr="00903DBA">
        <w:rPr>
          <w:highlight w:val="white"/>
        </w:rPr>
        <w:t>we re</w:t>
      </w:r>
      <w:proofErr w:type="spellEnd"/>
      <w:r w:rsidRPr="00903DBA">
        <w:rPr>
          <w:highlight w:val="white"/>
        </w:rPr>
        <w:t xml:space="preserve"> interested in its long list. On the other hand, if the initializer or next expressions are present we are only interested in their potential side </w:t>
      </w:r>
      <w:proofErr w:type="spellStart"/>
      <w:r w:rsidRPr="00903DBA">
        <w:rPr>
          <w:highlight w:val="white"/>
        </w:rPr>
        <w:t>effekts</w:t>
      </w:r>
      <w:proofErr w:type="spellEnd"/>
      <w:r w:rsidRPr="00903DBA">
        <w:rPr>
          <w:highlight w:val="white"/>
        </w:rPr>
        <w:t>.</w:t>
      </w:r>
    </w:p>
    <w:p w14:paraId="235C721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77777777" w:rsidR="005E5A36" w:rsidRPr="00903DBA" w:rsidRDefault="005E5A36" w:rsidP="005E5A36">
      <w:pPr>
        <w:rPr>
          <w:highlight w:val="white"/>
        </w:rPr>
      </w:pPr>
      <w:r w:rsidRPr="00903DBA">
        <w:rPr>
          <w:highlight w:val="white"/>
        </w:rPr>
        <w:t>We add an empty instruction as the target of the test expression, since we do not know if the test expression is not null.</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6A4D0D11" w:rsidR="005E5A36" w:rsidRPr="00903DBA" w:rsidRDefault="005E5A36" w:rsidP="005E5A36">
      <w:pPr>
        <w:rPr>
          <w:highlight w:val="white"/>
        </w:rPr>
      </w:pPr>
      <w:r w:rsidRPr="00903DBA">
        <w:rPr>
          <w:highlight w:val="white"/>
        </w:rPr>
        <w:t xml:space="preserve">If the initializer expression is not null, we add its short list. Note that we 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7777777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 that we add the long list rather than the short list in this case, since we need the value of the expression, rather than just its side effects.</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r w:rsidR="009C3C27">
        <w:rPr>
          <w:highlight w:val="white"/>
        </w:rPr>
        <w:t>next-set</w:t>
      </w:r>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4679DBC3" w:rsidR="005E5A36" w:rsidRPr="00903DBA" w:rsidRDefault="005E5A36" w:rsidP="005E5A36">
      <w:pPr>
        <w:rPr>
          <w:highlight w:val="white"/>
        </w:rPr>
      </w:pPr>
      <w:r w:rsidRPr="00903DBA">
        <w:rPr>
          <w:highlight w:val="white"/>
        </w:rPr>
        <w:t xml:space="preserve">If the next expression is not null, we add its short list and backpatch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77777777" w:rsidR="005E5A36" w:rsidRPr="00903DBA" w:rsidRDefault="005E5A36" w:rsidP="005E5A36">
      <w:r w:rsidRPr="00903DBA">
        <w:t xml:space="preserve">Finally, like the while case, the continue set is backpatched to the beginning of the test expression and the break set is backpatched to the beginning of the statement following the while statement. </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3000D6C7" w:rsidR="005E5A36" w:rsidRDefault="005E5A36" w:rsidP="0078248B">
      <w:pPr>
        <w:pStyle w:val="Rubrik3"/>
      </w:pPr>
      <w:r>
        <w:t xml:space="preserve">The </w:t>
      </w:r>
      <w:r w:rsidRPr="00903DBA">
        <w:t xml:space="preserve">Label and </w:t>
      </w:r>
      <w:r w:rsidR="00C0170C">
        <w:t>Jump</w:t>
      </w:r>
      <w:r w:rsidRPr="00903DBA">
        <w:t xml:space="preserve"> Statement</w:t>
      </w:r>
      <w:r>
        <w:t>s</w:t>
      </w:r>
    </w:p>
    <w:p w14:paraId="4F1491AE" w14:textId="77777777" w:rsidR="005E5A36" w:rsidRPr="00903DBA" w:rsidRDefault="005E5A36" w:rsidP="005E5A36">
      <w:pPr>
        <w:pStyle w:val="CodeHeader"/>
      </w:pPr>
      <w:proofErr w:type="spellStart"/>
      <w:r w:rsidRPr="00903DBA">
        <w:t>MiddleCodeGenerator.cs</w:t>
      </w:r>
      <w:proofErr w:type="spellEnd"/>
    </w:p>
    <w:p w14:paraId="6325AAD5" w14:textId="77777777"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77777777" w:rsidR="005E5A36" w:rsidRPr="00903DBA" w:rsidRDefault="005E5A36" w:rsidP="005E5A36">
      <w:pPr>
        <w:pStyle w:val="Code"/>
        <w:rPr>
          <w:highlight w:val="white"/>
        </w:rPr>
      </w:pPr>
      <w:r w:rsidRPr="00903DBA">
        <w:rPr>
          <w:highlight w:val="white"/>
        </w:rPr>
        <w:t xml:space="preserve">      new Dictionary&lt;string, MiddleCode&gt;();</w:t>
      </w:r>
    </w:p>
    <w:p w14:paraId="1F65C197" w14:textId="77777777" w:rsidR="005E5A36" w:rsidRPr="00903DBA" w:rsidRDefault="005E5A36" w:rsidP="005E5A36">
      <w:pPr>
        <w:pStyle w:val="Code"/>
        <w:rPr>
          <w:highlight w:val="white"/>
        </w:rPr>
      </w:pP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t xml:space="preserve">                                           Statement statement) {</w:t>
      </w:r>
    </w:p>
    <w:p w14:paraId="1F9DAA16" w14:textId="77777777" w:rsidR="005E5A36" w:rsidRPr="00903DBA" w:rsidRDefault="005E5A36" w:rsidP="005E5A36">
      <w:pPr>
        <w:rPr>
          <w:highlight w:val="white"/>
        </w:rPr>
      </w:pPr>
      <w:r w:rsidRPr="00903DBA">
        <w:rPr>
          <w:highlight w:val="white"/>
        </w:rPr>
        <w:t>If the label map already hold the label name as a key, we have two labels with the same name and an error is reported.</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69068B84" w14:textId="77777777" w:rsidR="005E5A36" w:rsidRPr="00903DBA" w:rsidRDefault="005E5A36" w:rsidP="005E5A36">
      <w:r w:rsidRPr="00903DBA">
        <w:t xml:space="preserve">We also have the </w:t>
      </w:r>
      <w:proofErr w:type="spellStart"/>
      <w:r w:rsidRPr="00903DBA">
        <w:t>goto</w:t>
      </w:r>
      <w:proofErr w:type="spellEnd"/>
      <w:r w:rsidRPr="00903DBA">
        <w:t xml:space="preserve"> set map </w:t>
      </w:r>
      <w:r w:rsidRPr="00903DBA">
        <w:rPr>
          <w:rStyle w:val="KeyWord0"/>
          <w:highlight w:val="white"/>
        </w:rPr>
        <w:t>m_gotoSetMap</w:t>
      </w:r>
      <w:r w:rsidRPr="00903DBA">
        <w:t xml:space="preserve"> with the label name as key and the </w:t>
      </w:r>
      <w:proofErr w:type="spellStart"/>
      <w:r w:rsidRPr="00903DBA">
        <w:t>goto</w:t>
      </w:r>
      <w:proofErr w:type="spellEnd"/>
      <w:r w:rsidRPr="00903DBA">
        <w:t xml:space="preserve"> middle code instruction as value. </w:t>
      </w:r>
    </w:p>
    <w:p w14:paraId="3B232597" w14:textId="77777777" w:rsidR="005E5A36" w:rsidRPr="00903DBA" w:rsidRDefault="005E5A36" w:rsidP="005E5A36">
      <w:pPr>
        <w:pStyle w:val="Code"/>
        <w:rPr>
          <w:highlight w:val="white"/>
        </w:rPr>
      </w:pPr>
      <w:r w:rsidRPr="00903DBA">
        <w:rPr>
          <w:highlight w:val="white"/>
        </w:rPr>
        <w:t xml:space="preserve">    public static IDictionary&lt;string, ISet&lt;MiddleCode&gt;&gt; m_gotoSetMap =</w:t>
      </w:r>
    </w:p>
    <w:p w14:paraId="4E65D524" w14:textId="77777777" w:rsidR="005E5A36" w:rsidRPr="00903DBA" w:rsidRDefault="005E5A36" w:rsidP="005E5A36">
      <w:pPr>
        <w:pStyle w:val="Code"/>
        <w:rPr>
          <w:highlight w:val="white"/>
        </w:rPr>
      </w:pPr>
      <w:r w:rsidRPr="00903DBA">
        <w:rPr>
          <w:highlight w:val="white"/>
        </w:rPr>
        <w:t xml:space="preserve">      new Dictionary&lt;string, ISet&lt;MiddleCode&gt;&gt;();</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w:t>
      </w:r>
      <w:proofErr w:type="spellStart"/>
      <w:r w:rsidRPr="00903DBA">
        <w:rPr>
          <w:highlight w:val="white"/>
        </w:rPr>
        <w:t>goto</w:t>
      </w:r>
      <w:proofErr w:type="spellEnd"/>
      <w:r w:rsidRPr="00903DBA">
        <w:rPr>
          <w:highlight w:val="white"/>
        </w:rPr>
        <w:t xml:space="preserve">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77777777" w:rsidR="005E5A36" w:rsidRPr="00903DBA" w:rsidRDefault="005E5A36" w:rsidP="005E5A36">
      <w:pPr>
        <w:rPr>
          <w:highlight w:val="white"/>
        </w:rPr>
      </w:pPr>
      <w:r w:rsidRPr="00903DBA">
        <w:rPr>
          <w:highlight w:val="white"/>
        </w:rPr>
        <w:t xml:space="preserve">If the label name is already a key in the </w:t>
      </w:r>
      <w:proofErr w:type="spellStart"/>
      <w:r w:rsidRPr="00903DBA">
        <w:rPr>
          <w:highlight w:val="white"/>
        </w:rPr>
        <w:t>goto</w:t>
      </w:r>
      <w:proofErr w:type="spellEnd"/>
      <w:r w:rsidRPr="00903DBA">
        <w:rPr>
          <w:highlight w:val="white"/>
        </w:rPr>
        <w:t xml:space="preserve"> set map, we look up the </w:t>
      </w:r>
      <w:proofErr w:type="spellStart"/>
      <w:r w:rsidRPr="00903DBA">
        <w:rPr>
          <w:highlight w:val="white"/>
        </w:rPr>
        <w:t>goto</w:t>
      </w:r>
      <w:proofErr w:type="spellEnd"/>
      <w:r w:rsidRPr="00903DBA">
        <w:rPr>
          <w:highlight w:val="white"/>
        </w:rPr>
        <w:t xml:space="preserve"> set and a the </w:t>
      </w:r>
      <w:proofErr w:type="spellStart"/>
      <w:r w:rsidRPr="00903DBA">
        <w:rPr>
          <w:highlight w:val="white"/>
        </w:rPr>
        <w:t>goto</w:t>
      </w:r>
      <w:proofErr w:type="spellEnd"/>
      <w:r w:rsidRPr="00903DBA">
        <w:rPr>
          <w:highlight w:val="white"/>
        </w:rPr>
        <w:t xml:space="preserve"> middle code instruction. This situation occurs in when we encounter the first jump to 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7777777" w:rsidR="005E5A36" w:rsidRPr="00903DBA" w:rsidRDefault="005E5A36" w:rsidP="005E5A36">
      <w:pPr>
        <w:rPr>
          <w:highlight w:val="white"/>
        </w:rPr>
      </w:pPr>
      <w:r w:rsidRPr="00903DBA">
        <w:rPr>
          <w:highlight w:val="white"/>
        </w:rPr>
        <w:t xml:space="preserve">If the label name is not already a key in the </w:t>
      </w:r>
      <w:proofErr w:type="spellStart"/>
      <w:r w:rsidRPr="00903DBA">
        <w:rPr>
          <w:highlight w:val="white"/>
        </w:rPr>
        <w:t>goto</w:t>
      </w:r>
      <w:proofErr w:type="spellEnd"/>
      <w:r w:rsidRPr="00903DBA">
        <w:rPr>
          <w:highlight w:val="white"/>
        </w:rPr>
        <w:t xml:space="preserve"> set map, we create a new </w:t>
      </w:r>
      <w:proofErr w:type="spellStart"/>
      <w:r w:rsidRPr="00903DBA">
        <w:rPr>
          <w:highlight w:val="white"/>
        </w:rPr>
        <w:t>goto</w:t>
      </w:r>
      <w:proofErr w:type="spellEnd"/>
      <w:r w:rsidRPr="00903DBA">
        <w:rPr>
          <w:highlight w:val="white"/>
        </w:rPr>
        <w:t xml:space="preserve"> set to which we add the </w:t>
      </w:r>
      <w:proofErr w:type="spellStart"/>
      <w:r w:rsidRPr="00903DBA">
        <w:rPr>
          <w:highlight w:val="white"/>
        </w:rPr>
        <w:t>goto</w:t>
      </w:r>
      <w:proofErr w:type="spellEnd"/>
      <w:r w:rsidRPr="00903DBA">
        <w:rPr>
          <w:highlight w:val="white"/>
        </w:rPr>
        <w:t xml:space="preserve"> instruction, and then we add the label name and </w:t>
      </w:r>
      <w:proofErr w:type="spellStart"/>
      <w:r w:rsidRPr="00903DBA">
        <w:rPr>
          <w:highlight w:val="white"/>
        </w:rPr>
        <w:t>goto</w:t>
      </w:r>
      <w:proofErr w:type="spellEnd"/>
      <w:r w:rsidRPr="00903DBA">
        <w:rPr>
          <w:highlight w:val="white"/>
        </w:rPr>
        <w:t xml:space="preserve"> set to the </w:t>
      </w:r>
      <w:proofErr w:type="spellStart"/>
      <w:r w:rsidRPr="00903DBA">
        <w:rPr>
          <w:highlight w:val="white"/>
        </w:rPr>
        <w:t>the</w:t>
      </w:r>
      <w:proofErr w:type="spellEnd"/>
      <w:r w:rsidRPr="00903DBA">
        <w:rPr>
          <w:highlight w:val="white"/>
        </w:rPr>
        <w:t xml:space="preserve"> </w:t>
      </w:r>
      <w:proofErr w:type="spellStart"/>
      <w:r w:rsidRPr="00903DBA">
        <w:rPr>
          <w:highlight w:val="white"/>
        </w:rPr>
        <w:t>goto</w:t>
      </w:r>
      <w:proofErr w:type="spellEnd"/>
      <w:r w:rsidRPr="00903DBA">
        <w:rPr>
          <w:highlight w:val="white"/>
        </w:rPr>
        <w:t xml:space="preserve"> set map. This situation occurs when we encounter the </w:t>
      </w:r>
      <w:proofErr w:type="spellStart"/>
      <w:r w:rsidRPr="00903DBA">
        <w:rPr>
          <w:highlight w:val="white"/>
        </w:rPr>
        <w:t>the</w:t>
      </w:r>
      <w:proofErr w:type="spellEnd"/>
      <w:r w:rsidRPr="00903DBA">
        <w:rPr>
          <w:highlight w:val="white"/>
        </w:rPr>
        <w:t xml:space="preserve"> jumps following the first jump to the label. In this way, we have a map where each label name is associated with the </w:t>
      </w:r>
      <w:proofErr w:type="spellStart"/>
      <w:r w:rsidRPr="00903DBA">
        <w:rPr>
          <w:highlight w:val="white"/>
        </w:rPr>
        <w:t>goto</w:t>
      </w:r>
      <w:proofErr w:type="spellEnd"/>
      <w:r w:rsidRPr="00903DBA">
        <w:rPr>
          <w:highlight w:val="white"/>
        </w:rPr>
        <w:t xml:space="preserve"> instruction jump to that label. </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Its iterates through the </w:t>
      </w:r>
      <w:proofErr w:type="spellStart"/>
      <w:r w:rsidRPr="00903DBA">
        <w:rPr>
          <w:highlight w:val="white"/>
        </w:rPr>
        <w:t>goto</w:t>
      </w:r>
      <w:proofErr w:type="spellEnd"/>
      <w:r w:rsidRPr="00903DBA">
        <w:rPr>
          <w:highlight w:val="white"/>
        </w:rPr>
        <w:t xml:space="preserve"> set map and, for each label name, we look up the label middle code instruction and backpatch the </w:t>
      </w:r>
      <w:proofErr w:type="spellStart"/>
      <w:r w:rsidRPr="00903DBA">
        <w:rPr>
          <w:highlight w:val="white"/>
        </w:rPr>
        <w:t>goto</w:t>
      </w:r>
      <w:proofErr w:type="spellEnd"/>
      <w:r w:rsidRPr="00903DBA">
        <w:rPr>
          <w:highlight w:val="white"/>
        </w:rPr>
        <w:t xml:space="preserve"> 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77777777" w:rsidR="005E5A36" w:rsidRPr="00903DBA" w:rsidRDefault="005E5A36" w:rsidP="005E5A36">
      <w:pPr>
        <w:rPr>
          <w:highlight w:val="white"/>
        </w:rPr>
      </w:pPr>
      <w:r w:rsidRPr="00903DBA">
        <w:rPr>
          <w:highlight w:val="white"/>
        </w:rPr>
        <w:t xml:space="preserve">If the label name is not a key in the label map, we have a </w:t>
      </w:r>
      <w:proofErr w:type="spellStart"/>
      <w:r w:rsidRPr="00903DBA">
        <w:rPr>
          <w:highlight w:val="white"/>
        </w:rPr>
        <w:t>goto</w:t>
      </w:r>
      <w:proofErr w:type="spellEnd"/>
      <w:r w:rsidRPr="00903DBA">
        <w:rPr>
          <w:highlight w:val="white"/>
        </w:rPr>
        <w:t xml:space="preserve">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06F7ED6D" w14:textId="77777777" w:rsidR="005E5A36" w:rsidRPr="00903DBA" w:rsidRDefault="005E5A36" w:rsidP="005E5A36">
      <w:r w:rsidRPr="00903DBA">
        <w:t xml:space="preserve">The </w:t>
      </w:r>
      <w:proofErr w:type="spellStart"/>
      <w:r>
        <w:rPr>
          <w:rStyle w:val="CodeInText"/>
        </w:rPr>
        <w:t>G</w:t>
      </w:r>
      <w:r w:rsidRPr="00903DBA">
        <w:rPr>
          <w:rStyle w:val="CodeInText"/>
        </w:rPr>
        <w:t>enerateReturnStatement</w:t>
      </w:r>
      <w:proofErr w:type="spellEnd"/>
      <w:r w:rsidRPr="00903DBA">
        <w:t xml:space="preserve"> method is </w:t>
      </w:r>
      <w:proofErr w:type="spellStart"/>
      <w:r w:rsidRPr="00903DBA">
        <w:t>surprisely</w:t>
      </w:r>
      <w:proofErr w:type="spellEnd"/>
      <w:r w:rsidRPr="00903DBA">
        <w:t xml:space="preserve"> complicated, which due to the fact the return statement shall be interpreted as an exit statement in case of the main function.</w:t>
      </w:r>
    </w:p>
    <w:p w14:paraId="705C188E" w14:textId="77777777" w:rsidR="005E5A36" w:rsidRPr="00903DBA" w:rsidRDefault="005E5A36" w:rsidP="005E5A36">
      <w:r w:rsidRPr="00903DBA">
        <w:t>If the surrounding function returns a pointer to a function and the return expression is a or a pointer to a function, we check the they are equal; that is, that they return equal types and have equal parameter lists.</w:t>
      </w:r>
    </w:p>
    <w:p w14:paraId="1826F500" w14:textId="77777777" w:rsidR="005E5A36" w:rsidRPr="00903DBA" w:rsidRDefault="005E5A36" w:rsidP="005E5A36">
      <w:r w:rsidRPr="00903DBA">
        <w:t xml:space="preserve">If the </w:t>
      </w:r>
      <w:proofErr w:type="spellStart"/>
      <w:r w:rsidRPr="00903DBA">
        <w:t>sorrounding</w:t>
      </w:r>
      <w:proofErr w:type="spellEnd"/>
      <w:r w:rsidRPr="00903DBA">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2991CCC1" w14:textId="77777777" w:rsidR="005E5A36" w:rsidRPr="00903DBA" w:rsidRDefault="005E5A36" w:rsidP="005E5A36">
      <w:r w:rsidRPr="00903DBA">
        <w:t xml:space="preserve">If the surrounding function is the </w:t>
      </w:r>
      <w:r w:rsidRPr="00903DBA">
        <w:rPr>
          <w:rStyle w:val="CodeInText"/>
        </w:rPr>
        <w:t>main</w:t>
      </w:r>
      <w:r w:rsidRPr="00903DBA">
        <w:t xml:space="preserve"> function, we cast the return expression to a signed short integer, since we already checked that </w:t>
      </w:r>
      <w:r w:rsidRPr="00903DBA">
        <w:rPr>
          <w:rStyle w:val="CodeInText"/>
        </w:rPr>
        <w:t>main</w:t>
      </w:r>
      <w:r w:rsidRPr="00903DBA">
        <w:t xml:space="preserve"> does not return </w:t>
      </w:r>
      <w:r w:rsidRPr="00903DBA">
        <w:rPr>
          <w:rStyle w:val="CodeInText"/>
        </w:rPr>
        <w:t>void</w:t>
      </w:r>
      <w:r w:rsidRPr="00903DBA">
        <w:t xml:space="preserve">, it has to return an integral type. If the surrounding function is not </w:t>
      </w:r>
      <w:r w:rsidRPr="00903DBA">
        <w:rPr>
          <w:rStyle w:val="CodeInText"/>
        </w:rPr>
        <w:t>main</w:t>
      </w:r>
      <w:r w:rsidRPr="00903DBA">
        <w:t>, we generate middle code instructions for the return value and function return. Note that there are two different instructions, where the first one sets the return value and the second one performs the return jump.</w:t>
      </w:r>
    </w:p>
    <w:p w14:paraId="5968D417" w14:textId="77777777" w:rsidR="005E5A36" w:rsidRPr="00903DBA" w:rsidRDefault="005E5A36" w:rsidP="005E5A36">
      <w:r w:rsidRPr="00903DBA">
        <w:t xml:space="preserve">On the other hand, if there is no return expression we check that the surrounding function returns </w:t>
      </w:r>
      <w:r w:rsidRPr="00903DBA">
        <w:rPr>
          <w:rStyle w:val="CodeInText"/>
        </w:rPr>
        <w:t>void</w:t>
      </w:r>
      <w:r w:rsidRPr="00903DBA">
        <w:t xml:space="preserve">. If it is the main function, we add the </w:t>
      </w:r>
      <w:r w:rsidRPr="00903DBA">
        <w:rPr>
          <w:rStyle w:val="CodeInText"/>
        </w:rPr>
        <w:t>exit</w:t>
      </w:r>
      <w:r w:rsidRPr="00903DBA">
        <w:t xml:space="preserve"> middle code instruction with argument zero. If it is not, we just add the </w:t>
      </w:r>
      <w:r w:rsidRPr="00903DBA">
        <w:rPr>
          <w:rStyle w:val="CodeInText"/>
        </w:rPr>
        <w:t>return</w:t>
      </w:r>
      <w:r w:rsidRPr="00903DBA">
        <w:t xml:space="preserve"> middle code instruction without precede it with the setting of a return value.</w:t>
      </w:r>
    </w:p>
    <w:p w14:paraId="259D573D" w14:textId="77777777" w:rsidR="005E5A36" w:rsidRPr="00903DBA" w:rsidRDefault="005E5A36" w:rsidP="005E5A36">
      <w:pPr>
        <w:rPr>
          <w:highlight w:val="white"/>
        </w:rPr>
      </w:pPr>
      <w:r w:rsidRPr="00903DBA">
        <w:rPr>
          <w:highlight w:val="white"/>
        </w:rPr>
        <w:t xml:space="preserve">We need to regard whether there is an expression and whether the return statement is located inside the main function. </w:t>
      </w:r>
    </w:p>
    <w:p w14:paraId="202893AE" w14:textId="77777777" w:rsidR="005E5A36" w:rsidRPr="00903DBA" w:rsidRDefault="005E5A36" w:rsidP="005E5A36">
      <w:pPr>
        <w:pStyle w:val="CodeHeader"/>
      </w:pPr>
      <w:proofErr w:type="spellStart"/>
      <w:r w:rsidRPr="00903DBA">
        <w:t>MiddleCodeGenerator.cs</w:t>
      </w:r>
      <w:proofErr w:type="spellEnd"/>
    </w:p>
    <w:p w14:paraId="4FB64FDA" w14:textId="77777777" w:rsidR="005E5A36" w:rsidRPr="00903DBA" w:rsidRDefault="005E5A36" w:rsidP="005E5A36">
      <w:pPr>
        <w:pStyle w:val="Code"/>
        <w:rPr>
          <w:highlight w:val="white"/>
        </w:rPr>
      </w:pPr>
      <w:r w:rsidRPr="00903DBA">
        <w:rPr>
          <w:highlight w:val="white"/>
        </w:rPr>
        <w:t xml:space="preserve">    public static Statement ReturnStatement(Expression expression) {</w:t>
      </w:r>
    </w:p>
    <w:p w14:paraId="20224FA4" w14:textId="77777777" w:rsidR="005E5A36" w:rsidRPr="00903DBA" w:rsidRDefault="005E5A36" w:rsidP="005E5A36">
      <w:pPr>
        <w:pStyle w:val="Code"/>
        <w:rPr>
          <w:highlight w:val="white"/>
        </w:rPr>
      </w:pPr>
      <w:r w:rsidRPr="00903DBA">
        <w:rPr>
          <w:highlight w:val="white"/>
        </w:rPr>
        <w:t xml:space="preserve">      List&lt;MiddleCode&gt; codeList;</w:t>
      </w:r>
    </w:p>
    <w:p w14:paraId="5F55FA34" w14:textId="77777777" w:rsidR="005E5A36" w:rsidRPr="00903DBA" w:rsidRDefault="005E5A36" w:rsidP="005E5A36">
      <w:pPr>
        <w:rPr>
          <w:highlight w:val="white"/>
        </w:rPr>
      </w:pPr>
      <w:r w:rsidRPr="00903DBA">
        <w:rPr>
          <w:highlight w:val="white"/>
        </w:rPr>
        <w:t>If the expression is not null, we need the check that the function does not return void. If it does we report an error.</w:t>
      </w:r>
    </w:p>
    <w:p w14:paraId="006C7C81" w14:textId="77777777" w:rsidR="005E5A36" w:rsidRPr="00903DBA" w:rsidRDefault="005E5A36" w:rsidP="005E5A36">
      <w:pPr>
        <w:pStyle w:val="Code"/>
        <w:rPr>
          <w:highlight w:val="white"/>
        </w:rPr>
      </w:pPr>
      <w:r w:rsidRPr="00903DBA">
        <w:rPr>
          <w:highlight w:val="white"/>
        </w:rPr>
        <w:t xml:space="preserve">      if (expression != null) {</w:t>
      </w:r>
    </w:p>
    <w:p w14:paraId="5CF10BA5" w14:textId="77777777" w:rsidR="005E5A36" w:rsidRPr="00903DBA" w:rsidRDefault="005E5A36" w:rsidP="005E5A36">
      <w:pPr>
        <w:pStyle w:val="Code"/>
        <w:rPr>
          <w:highlight w:val="white"/>
        </w:rPr>
      </w:pPr>
      <w:r w:rsidRPr="00903DBA">
        <w:rPr>
          <w:highlight w:val="white"/>
        </w:rPr>
        <w:t xml:space="preserve">        Assert.Error(!SymbolTable.CurrentFunction.Type.ReturnType.IsVoid(),</w:t>
      </w:r>
    </w:p>
    <w:p w14:paraId="2658AE48" w14:textId="77777777" w:rsidR="005E5A36" w:rsidRPr="00903DBA" w:rsidRDefault="005E5A36" w:rsidP="005E5A36">
      <w:pPr>
        <w:pStyle w:val="Code"/>
        <w:rPr>
          <w:highlight w:val="white"/>
        </w:rPr>
      </w:pPr>
      <w:r w:rsidRPr="00903DBA">
        <w:rPr>
          <w:highlight w:val="white"/>
        </w:rPr>
        <w:t xml:space="preserve">                     Message.Non__void_return_from_void_function);</w:t>
      </w:r>
    </w:p>
    <w:p w14:paraId="3322D055" w14:textId="77777777" w:rsidR="005E5A36" w:rsidRPr="00903DBA" w:rsidRDefault="005E5A36" w:rsidP="005E5A36">
      <w:pPr>
        <w:rPr>
          <w:highlight w:val="white"/>
        </w:rPr>
      </w:pPr>
      <w:r w:rsidRPr="00903DBA">
        <w:rPr>
          <w:highlight w:val="white"/>
        </w:rPr>
        <w:t>We cast the return expression to the return type of the function.</w:t>
      </w:r>
    </w:p>
    <w:p w14:paraId="599F0DFE" w14:textId="77777777" w:rsidR="005E5A36" w:rsidRPr="00903DBA" w:rsidRDefault="005E5A36" w:rsidP="005E5A36">
      <w:pPr>
        <w:pStyle w:val="Code"/>
        <w:rPr>
          <w:highlight w:val="white"/>
        </w:rPr>
      </w:pPr>
      <w:r w:rsidRPr="00903DBA">
        <w:rPr>
          <w:highlight w:val="white"/>
        </w:rPr>
        <w:t xml:space="preserve">        expression = TypeCast.ImplicitCast(expression,</w:t>
      </w:r>
    </w:p>
    <w:p w14:paraId="45E89D31" w14:textId="77777777" w:rsidR="005E5A36" w:rsidRPr="00903DBA" w:rsidRDefault="005E5A36" w:rsidP="005E5A36">
      <w:pPr>
        <w:pStyle w:val="Code"/>
        <w:rPr>
          <w:highlight w:val="white"/>
        </w:rPr>
      </w:pPr>
      <w:r w:rsidRPr="00903DBA">
        <w:rPr>
          <w:highlight w:val="white"/>
        </w:rPr>
        <w:t xml:space="preserve">                              SymbolTable.CurrentFunction.Type.ReturnType);</w:t>
      </w:r>
    </w:p>
    <w:p w14:paraId="07E34B6D" w14:textId="77777777" w:rsidR="005E5A36" w:rsidRPr="00903DBA" w:rsidRDefault="005E5A36" w:rsidP="005E5A36">
      <w:pPr>
        <w:pStyle w:val="Code"/>
        <w:rPr>
          <w:highlight w:val="white"/>
        </w:rPr>
      </w:pPr>
      <w:r w:rsidRPr="00903DBA">
        <w:rPr>
          <w:highlight w:val="white"/>
        </w:rPr>
        <w:t xml:space="preserve">        codeList = expression.LongList;</w:t>
      </w:r>
    </w:p>
    <w:p w14:paraId="35D15A48" w14:textId="77777777" w:rsidR="005E5A36" w:rsidRPr="00903DBA" w:rsidRDefault="005E5A36" w:rsidP="005E5A36">
      <w:pPr>
        <w:rPr>
          <w:highlight w:val="white"/>
        </w:rPr>
      </w:pPr>
      <w:r w:rsidRPr="00903DBA">
        <w:rPr>
          <w:highlight w:val="white"/>
        </w:rPr>
        <w:t>If the function is the main function, we shall not return a value. Instead, we shall exit the program execution and return an integer value to the enclosing system.</w:t>
      </w:r>
    </w:p>
    <w:p w14:paraId="3B815326" w14:textId="77777777" w:rsidR="005E5A36" w:rsidRPr="00903DBA" w:rsidRDefault="005E5A36" w:rsidP="005E5A36">
      <w:pPr>
        <w:rPr>
          <w:highlight w:val="white"/>
        </w:rPr>
      </w:pPr>
      <w:r w:rsidRPr="00903DBA">
        <w:rPr>
          <w:highlight w:val="white"/>
        </w:rPr>
        <w:t>If the function is not the main function, we return the value of the expression.</w:t>
      </w:r>
    </w:p>
    <w:p w14:paraId="6B5FAE38" w14:textId="77777777" w:rsidR="005E5A36" w:rsidRPr="00903DBA" w:rsidRDefault="005E5A36" w:rsidP="005E5A36">
      <w:pPr>
        <w:pStyle w:val="Code"/>
        <w:rPr>
          <w:highlight w:val="white"/>
        </w:rPr>
      </w:pPr>
      <w:r w:rsidRPr="00903DBA">
        <w:rPr>
          <w:highlight w:val="white"/>
        </w:rPr>
        <w:t xml:space="preserve">        AddMiddleCode(codeList, MiddleOperator.Return,</w:t>
      </w:r>
    </w:p>
    <w:p w14:paraId="50AB9D3E" w14:textId="77777777" w:rsidR="005E5A36" w:rsidRPr="00903DBA" w:rsidRDefault="005E5A36" w:rsidP="005E5A36">
      <w:pPr>
        <w:pStyle w:val="Code"/>
        <w:rPr>
          <w:highlight w:val="white"/>
        </w:rPr>
      </w:pPr>
      <w:r w:rsidRPr="00903DBA">
        <w:rPr>
          <w:highlight w:val="white"/>
        </w:rPr>
        <w:t xml:space="preserve">                      null, expression.Symbol);</w:t>
      </w:r>
    </w:p>
    <w:p w14:paraId="62BC39F3" w14:textId="77777777" w:rsidR="005E5A36" w:rsidRPr="00903DBA" w:rsidRDefault="005E5A36" w:rsidP="005E5A36">
      <w:pPr>
        <w:pStyle w:val="Code"/>
        <w:rPr>
          <w:highlight w:val="white"/>
        </w:rPr>
      </w:pPr>
    </w:p>
    <w:p w14:paraId="6A0804BA"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50AA5186" w14:textId="77777777" w:rsidR="005E5A36" w:rsidRPr="00903DBA" w:rsidRDefault="005E5A36" w:rsidP="005E5A36">
      <w:pPr>
        <w:pStyle w:val="Code"/>
        <w:rPr>
          <w:highlight w:val="white"/>
        </w:rPr>
      </w:pPr>
      <w:r w:rsidRPr="00903DBA">
        <w:rPr>
          <w:highlight w:val="white"/>
        </w:rPr>
        <w:t xml:space="preserve">                        (AssemblyCodeGenerator.MainName)) {</w:t>
      </w:r>
    </w:p>
    <w:p w14:paraId="3106687C" w14:textId="77777777" w:rsidR="005E5A36" w:rsidRPr="00903DBA" w:rsidRDefault="005E5A36" w:rsidP="005E5A36">
      <w:pPr>
        <w:pStyle w:val="Code"/>
        <w:rPr>
          <w:highlight w:val="white"/>
        </w:rPr>
      </w:pPr>
      <w:r w:rsidRPr="00903DBA">
        <w:rPr>
          <w:highlight w:val="white"/>
        </w:rPr>
        <w:t xml:space="preserve">          AddMiddleCode(codeList, MiddleOperator.Exit);</w:t>
      </w:r>
    </w:p>
    <w:p w14:paraId="5DE3189D" w14:textId="77777777" w:rsidR="005E5A36" w:rsidRPr="00903DBA" w:rsidRDefault="005E5A36" w:rsidP="005E5A36">
      <w:pPr>
        <w:pStyle w:val="Code"/>
        <w:rPr>
          <w:highlight w:val="white"/>
        </w:rPr>
      </w:pPr>
      <w:r w:rsidRPr="00903DBA">
        <w:rPr>
          <w:highlight w:val="white"/>
        </w:rPr>
        <w:t xml:space="preserve">        }</w:t>
      </w:r>
    </w:p>
    <w:p w14:paraId="6C342862" w14:textId="77777777" w:rsidR="005E5A36" w:rsidRPr="00903DBA" w:rsidRDefault="005E5A36" w:rsidP="005E5A36">
      <w:pPr>
        <w:pStyle w:val="Code"/>
        <w:rPr>
          <w:highlight w:val="white"/>
        </w:rPr>
      </w:pPr>
      <w:r w:rsidRPr="00903DBA">
        <w:rPr>
          <w:highlight w:val="white"/>
        </w:rPr>
        <w:t xml:space="preserve">      }</w:t>
      </w:r>
    </w:p>
    <w:p w14:paraId="27FE2047" w14:textId="77777777" w:rsidR="005E5A36" w:rsidRPr="00903DBA" w:rsidRDefault="005E5A36" w:rsidP="005E5A36">
      <w:pPr>
        <w:rPr>
          <w:highlight w:val="white"/>
        </w:rPr>
      </w:pPr>
      <w:r w:rsidRPr="00903DBA">
        <w:rPr>
          <w:highlight w:val="white"/>
        </w:rPr>
        <w:t>If the expression is null, we check that the function returns void. If it does not, we report and error.</w:t>
      </w:r>
    </w:p>
    <w:p w14:paraId="5B291431" w14:textId="77777777" w:rsidR="005E5A36" w:rsidRPr="00903DBA" w:rsidRDefault="005E5A36" w:rsidP="005E5A36">
      <w:pPr>
        <w:pStyle w:val="Code"/>
        <w:rPr>
          <w:highlight w:val="white"/>
        </w:rPr>
      </w:pPr>
      <w:r w:rsidRPr="00903DBA">
        <w:rPr>
          <w:highlight w:val="white"/>
        </w:rPr>
        <w:t xml:space="preserve">      else {</w:t>
      </w:r>
    </w:p>
    <w:p w14:paraId="51F871D1" w14:textId="77777777" w:rsidR="005E5A36" w:rsidRPr="00903DBA" w:rsidRDefault="005E5A36" w:rsidP="005E5A36">
      <w:pPr>
        <w:pStyle w:val="Code"/>
        <w:rPr>
          <w:highlight w:val="white"/>
        </w:rPr>
      </w:pPr>
      <w:r w:rsidRPr="00903DBA">
        <w:rPr>
          <w:highlight w:val="white"/>
        </w:rPr>
        <w:t xml:space="preserve">        Assert.Error(SymbolTable.CurrentFunction.Type.ReturnType.IsVoid(),</w:t>
      </w:r>
    </w:p>
    <w:p w14:paraId="43334CD9" w14:textId="77777777" w:rsidR="005E5A36" w:rsidRPr="00903DBA" w:rsidRDefault="005E5A36" w:rsidP="005E5A36">
      <w:pPr>
        <w:pStyle w:val="Code"/>
        <w:rPr>
          <w:highlight w:val="white"/>
        </w:rPr>
      </w:pPr>
      <w:r w:rsidRPr="00903DBA">
        <w:rPr>
          <w:highlight w:val="white"/>
        </w:rPr>
        <w:t xml:space="preserve">                     Message.Void_returned_from_non__void_function);</w:t>
      </w:r>
    </w:p>
    <w:p w14:paraId="2217E638" w14:textId="77777777" w:rsidR="005E5A36" w:rsidRPr="00903DBA" w:rsidRDefault="005E5A36" w:rsidP="005E5A36">
      <w:pPr>
        <w:pStyle w:val="Code"/>
        <w:rPr>
          <w:highlight w:val="white"/>
        </w:rPr>
      </w:pPr>
      <w:r w:rsidRPr="00903DBA">
        <w:rPr>
          <w:highlight w:val="white"/>
        </w:rPr>
        <w:t xml:space="preserve">        codeList = new List&lt;MiddleCode&gt;();</w:t>
      </w:r>
    </w:p>
    <w:p w14:paraId="09E7AD77" w14:textId="77777777" w:rsidR="005E5A36" w:rsidRPr="00903DBA" w:rsidRDefault="005E5A36" w:rsidP="005E5A36">
      <w:pPr>
        <w:rPr>
          <w:highlight w:val="white"/>
        </w:rPr>
      </w:pPr>
      <w:r w:rsidRPr="00903DBA">
        <w:rPr>
          <w:highlight w:val="white"/>
        </w:rPr>
        <w:t>If the function is the main function, we exit the execution of the program without a return value.</w:t>
      </w:r>
    </w:p>
    <w:p w14:paraId="17F66DC6" w14:textId="77777777" w:rsidR="005E5A36" w:rsidRPr="00903DBA" w:rsidRDefault="005E5A36" w:rsidP="005E5A36">
      <w:pPr>
        <w:rPr>
          <w:highlight w:val="white"/>
        </w:rPr>
      </w:pPr>
      <w:r w:rsidRPr="00903DBA">
        <w:rPr>
          <w:highlight w:val="white"/>
        </w:rPr>
        <w:t>If the function is not the main function, return the function without a return value.</w:t>
      </w:r>
    </w:p>
    <w:p w14:paraId="63DDF99A" w14:textId="77777777" w:rsidR="005E5A36" w:rsidRPr="00903DBA" w:rsidRDefault="005E5A36" w:rsidP="005E5A36">
      <w:pPr>
        <w:pStyle w:val="Code"/>
        <w:rPr>
          <w:highlight w:val="white"/>
        </w:rPr>
      </w:pPr>
      <w:r w:rsidRPr="00903DBA">
        <w:rPr>
          <w:highlight w:val="white"/>
        </w:rPr>
        <w:t xml:space="preserve">        AddMiddleCode(codeList, MiddleOperator.Return);</w:t>
      </w:r>
    </w:p>
    <w:p w14:paraId="55BD7D62" w14:textId="77777777" w:rsidR="005E5A36" w:rsidRPr="00903DBA" w:rsidRDefault="005E5A36" w:rsidP="005E5A36">
      <w:pPr>
        <w:pStyle w:val="Code"/>
        <w:rPr>
          <w:highlight w:val="white"/>
        </w:rPr>
      </w:pPr>
    </w:p>
    <w:p w14:paraId="617FFCC7"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061158E1" w14:textId="77777777" w:rsidR="005E5A36" w:rsidRPr="00903DBA" w:rsidRDefault="005E5A36" w:rsidP="005E5A36">
      <w:pPr>
        <w:pStyle w:val="Code"/>
        <w:rPr>
          <w:highlight w:val="white"/>
        </w:rPr>
      </w:pPr>
      <w:r w:rsidRPr="00903DBA">
        <w:rPr>
          <w:highlight w:val="white"/>
        </w:rPr>
        <w:t xml:space="preserve">                        (AssemblyCodeGenerator.MainName)) {</w:t>
      </w:r>
    </w:p>
    <w:p w14:paraId="628B6982" w14:textId="77777777" w:rsidR="005E5A36" w:rsidRPr="00903DBA" w:rsidRDefault="005E5A36" w:rsidP="005E5A36">
      <w:pPr>
        <w:pStyle w:val="Code"/>
        <w:rPr>
          <w:highlight w:val="white"/>
        </w:rPr>
      </w:pPr>
      <w:r w:rsidRPr="00903DBA">
        <w:rPr>
          <w:highlight w:val="white"/>
        </w:rPr>
        <w:t xml:space="preserve">          AddMiddleCode(codeList, MiddleOperator.Exit);</w:t>
      </w:r>
    </w:p>
    <w:p w14:paraId="195B7BCB" w14:textId="77777777" w:rsidR="005E5A36" w:rsidRPr="00903DBA" w:rsidRDefault="005E5A36" w:rsidP="005E5A36">
      <w:pPr>
        <w:pStyle w:val="Code"/>
        <w:rPr>
          <w:highlight w:val="white"/>
        </w:rPr>
      </w:pPr>
      <w:r w:rsidRPr="00903DBA">
        <w:rPr>
          <w:highlight w:val="white"/>
        </w:rPr>
        <w:t xml:space="preserve">        }</w:t>
      </w:r>
    </w:p>
    <w:p w14:paraId="65A8CCDF" w14:textId="77777777" w:rsidR="005E5A36" w:rsidRPr="00903DBA" w:rsidRDefault="005E5A36" w:rsidP="005E5A36">
      <w:pPr>
        <w:pStyle w:val="Code"/>
        <w:rPr>
          <w:highlight w:val="white"/>
        </w:rPr>
      </w:pPr>
      <w:r w:rsidRPr="00903DBA">
        <w:rPr>
          <w:highlight w:val="white"/>
        </w:rPr>
        <w:t xml:space="preserve">      }</w:t>
      </w:r>
    </w:p>
    <w:p w14:paraId="17C874B6" w14:textId="77777777" w:rsidR="005E5A36" w:rsidRPr="00903DBA" w:rsidRDefault="005E5A36" w:rsidP="005E5A36">
      <w:pPr>
        <w:pStyle w:val="Code"/>
        <w:rPr>
          <w:highlight w:val="white"/>
        </w:rPr>
      </w:pPr>
      <w:r w:rsidRPr="00903DBA">
        <w:rPr>
          <w:highlight w:val="white"/>
        </w:rPr>
        <w:t xml:space="preserve">    </w:t>
      </w:r>
    </w:p>
    <w:p w14:paraId="00321A9A" w14:textId="77777777" w:rsidR="005E5A36" w:rsidRPr="00903DBA" w:rsidRDefault="005E5A36" w:rsidP="005E5A36">
      <w:pPr>
        <w:pStyle w:val="Code"/>
        <w:rPr>
          <w:highlight w:val="white"/>
        </w:rPr>
      </w:pPr>
      <w:r w:rsidRPr="00903DBA">
        <w:rPr>
          <w:highlight w:val="white"/>
        </w:rPr>
        <w:t xml:space="preserve">      return (new Statement(codeList));</w:t>
      </w:r>
    </w:p>
    <w:p w14:paraId="1D332711" w14:textId="77777777" w:rsidR="005E5A36" w:rsidRPr="00903DBA" w:rsidRDefault="005E5A36" w:rsidP="005E5A36">
      <w:pPr>
        <w:pStyle w:val="Code"/>
        <w:rPr>
          <w:highlight w:val="white"/>
        </w:rPr>
      </w:pPr>
      <w:r w:rsidRPr="00903DBA">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proofErr w:type="spellStart"/>
      <w:r w:rsidRPr="00903DBA">
        <w:t>MiddleCodeGenerator.cs</w:t>
      </w:r>
      <w:proofErr w:type="spellEnd"/>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7777777" w:rsidR="005E5A36" w:rsidRPr="00903DBA" w:rsidRDefault="005E5A36" w:rsidP="0078248B">
      <w:pPr>
        <w:pStyle w:val="Rubrik3"/>
      </w:pPr>
      <w:r w:rsidRPr="00903DBA">
        <w:t>Jump Register Statements</w:t>
      </w:r>
    </w:p>
    <w:p w14:paraId="0DFD8690" w14:textId="77777777" w:rsidR="005E5A36" w:rsidRPr="00903DBA" w:rsidRDefault="005E5A36" w:rsidP="005E5A36">
      <w:pPr>
        <w:pStyle w:val="CodeHeader"/>
      </w:pPr>
      <w:proofErr w:type="spellStart"/>
      <w:r w:rsidRPr="00903DBA">
        <w:rPr>
          <w:highlight w:val="white"/>
        </w:rPr>
        <w:t>MiddleCodeGenerator</w:t>
      </w:r>
      <w:r w:rsidRPr="00903DBA">
        <w:t>.cs</w:t>
      </w:r>
      <w:proofErr w:type="spellEnd"/>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706E343E" w14:textId="77777777" w:rsidR="005E5A36" w:rsidRPr="009B64AB" w:rsidRDefault="005E5A36" w:rsidP="005E5A36">
      <w:pPr>
        <w:pStyle w:val="Code"/>
      </w:pPr>
      <w:r w:rsidRPr="009B64AB">
        <w:rPr>
          <w:highlight w:val="white"/>
        </w:rPr>
        <w:t>MiddleCodeGenerator</w:t>
      </w:r>
      <w:r w:rsidRPr="009B64AB">
        <w:t>.cs</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65648858" w14:textId="77777777" w:rsidR="005E5A36" w:rsidRPr="009B64AB" w:rsidRDefault="005E5A36" w:rsidP="005E5A36">
      <w:pPr>
        <w:pStyle w:val="Code"/>
      </w:pPr>
      <w:r w:rsidRPr="009B64AB">
        <w:rPr>
          <w:highlight w:val="white"/>
        </w:rPr>
        <w:t>MiddleCodeGenerator</w:t>
      </w:r>
      <w:r w:rsidRPr="009B64AB">
        <w:t>.cs</w:t>
      </w:r>
    </w:p>
    <w:p w14:paraId="5CCF885C" w14:textId="77777777" w:rsidR="005E5A36" w:rsidRPr="009B64AB" w:rsidRDefault="005E5A36" w:rsidP="005E5A36">
      <w:pPr>
        <w:pStyle w:val="Code"/>
        <w:rPr>
          <w:highlight w:val="white"/>
        </w:rPr>
      </w:pPr>
      <w:r w:rsidRPr="009B64AB">
        <w:rPr>
          <w:highlight w:val="white"/>
        </w:rPr>
        <w:t xml:space="preserve">    public static Statement SyscallStatement()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59824246" w:rsidR="005E5A36" w:rsidRDefault="005E5A36" w:rsidP="005E5A36">
      <w:pPr>
        <w:pStyle w:val="Rubrik2"/>
      </w:pPr>
      <w:r w:rsidRPr="00903DBA">
        <w:t>Expressions</w:t>
      </w:r>
    </w:p>
    <w:p w14:paraId="2C65A380" w14:textId="6C6972A3" w:rsidR="00B819DF" w:rsidRDefault="00B819DF" w:rsidP="00B819DF">
      <w:pPr>
        <w:pStyle w:val="Rubrik3"/>
        <w:rPr>
          <w:highlight w:val="white"/>
        </w:rPr>
      </w:pPr>
      <w:r>
        <w:rPr>
          <w:highlight w:val="white"/>
        </w:rPr>
        <w:t>The Comma Expression</w:t>
      </w:r>
    </w:p>
    <w:p w14:paraId="02C4ADD9" w14:textId="25B503F5" w:rsidR="005E5A36" w:rsidRPr="00903DBA" w:rsidRDefault="005E5A36" w:rsidP="005E5A36">
      <w:pPr>
        <w:rPr>
          <w:highlight w:val="white"/>
        </w:rPr>
      </w:pPr>
      <w:r w:rsidRPr="00903DBA">
        <w:rPr>
          <w:highlight w:val="white"/>
        </w:rPr>
        <w:t>The value of a comma expression is the value of the right expression, the value of the left expression is discarded. However, we keep the side effects of both the left and right expressions.</w:t>
      </w:r>
    </w:p>
    <w:p w14:paraId="4E4E0671"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77777777" w:rsidR="005E5A36" w:rsidRPr="00903DBA" w:rsidRDefault="005E5A36" w:rsidP="005E5A36">
      <w:pPr>
        <w:rPr>
          <w:highlight w:val="white"/>
        </w:rPr>
      </w:pPr>
      <w:r w:rsidRPr="00903DBA">
        <w:rPr>
          <w:highlight w:val="white"/>
        </w:rPr>
        <w:t>Note that we add the short list of the left expression to the middle code list. The reason for this is that we are not interested in the 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77777777"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77777777" w:rsidR="005E5A36" w:rsidRPr="00903DBA" w:rsidRDefault="005E5A36" w:rsidP="005E5A36">
      <w:pPr>
        <w:pStyle w:val="Rubrik3"/>
      </w:pPr>
      <w:r w:rsidRPr="00903DBA">
        <w:t>The Assignment Expression</w:t>
      </w:r>
    </w:p>
    <w:p w14:paraId="463514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7777777" w:rsidR="005E5A36" w:rsidRPr="00903DBA" w:rsidRDefault="005E5A36" w:rsidP="005E5A36">
      <w:pPr>
        <w:pStyle w:val="Code"/>
        <w:rPr>
          <w:highlight w:val="white"/>
        </w:rPr>
      </w:pPr>
      <w:r w:rsidRPr="00903DBA">
        <w:rPr>
          <w:highlight w:val="white"/>
        </w:rPr>
        <w:t xml:space="preserve">                                                  Expression leftExpression,</w:t>
      </w:r>
    </w:p>
    <w:p w14:paraId="3B9F5E58" w14:textId="77777777" w:rsidR="005E5A36" w:rsidRPr="00903DBA" w:rsidRDefault="005E5A36" w:rsidP="005E5A36">
      <w:pPr>
        <w:pStyle w:val="Code"/>
        <w:rPr>
          <w:highlight w:val="white"/>
        </w:rPr>
      </w:pPr>
      <w:r w:rsidRPr="00903DBA">
        <w:rPr>
          <w:highlight w:val="white"/>
        </w:rPr>
        <w:t xml:space="preserve">                                                  Expression rightExpression){</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77777777" w:rsidR="005E5A36" w:rsidRPr="00903DBA" w:rsidRDefault="005E5A36" w:rsidP="005E5A36">
      <w:pPr>
        <w:rPr>
          <w:highlight w:val="white"/>
        </w:rPr>
      </w:pPr>
      <w:r w:rsidRPr="00903DBA">
        <w:rPr>
          <w:highlight w:val="white"/>
        </w:rPr>
        <w:t xml:space="preserve">In cases of compound assignment, we call the matching method to perform the operation, and the </w:t>
      </w:r>
      <w:r w:rsidRPr="00903DBA">
        <w:rPr>
          <w:rStyle w:val="KeyWord0"/>
          <w:highlight w:val="white"/>
        </w:rPr>
        <w:t>Assignment</w:t>
      </w:r>
      <w:r w:rsidRPr="00903DBA">
        <w:rPr>
          <w:highlight w:val="white"/>
        </w:rPr>
        <w:t xml:space="preserve"> method for the final 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77777777" w:rsidR="005E5A36" w:rsidRDefault="005E5A36" w:rsidP="005E5A36">
      <w:pPr>
        <w:pStyle w:val="Rubrik3"/>
      </w:pPr>
      <w:r w:rsidRPr="00903DBA">
        <w:t>The Condition Expression</w:t>
      </w:r>
    </w:p>
    <w:p w14:paraId="0098A5D6"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77777777" w:rsidR="005E5A36" w:rsidRPr="00903DBA" w:rsidRDefault="005E5A36" w:rsidP="005E5A36">
      <w:pPr>
        <w:rPr>
          <w:highlight w:val="white"/>
        </w:rPr>
      </w:pPr>
      <w:r w:rsidRPr="00903DBA">
        <w:rPr>
          <w:highlight w:val="white"/>
        </w:rPr>
        <w:t>If the test expression is constant, we simple return the true or false expression depending on whether the test expression is true.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67F07378" w:rsidR="005E5A36" w:rsidRPr="00903DBA" w:rsidRDefault="005E5A36" w:rsidP="005E5A36">
      <w:pPr>
        <w:rPr>
          <w:highlight w:val="white"/>
        </w:rPr>
      </w:pPr>
      <w:r w:rsidRPr="00903DBA">
        <w:rPr>
          <w:highlight w:val="white"/>
        </w:rPr>
        <w:t xml:space="preserve">We start by </w:t>
      </w:r>
      <w:proofErr w:type="spellStart"/>
      <w:r w:rsidRPr="00903DBA">
        <w:rPr>
          <w:highlight w:val="white"/>
        </w:rPr>
        <w:t>backpathing</w:t>
      </w:r>
      <w:proofErr w:type="spellEnd"/>
      <w:r w:rsidRPr="00903DBA">
        <w:rPr>
          <w:highlight w:val="white"/>
        </w:rPr>
        <w:t xml:space="preserve"> the true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77777777" w:rsidR="005E5A36" w:rsidRPr="00903DBA" w:rsidRDefault="005E5A36" w:rsidP="005E5A36">
      <w:pPr>
        <w:rPr>
          <w:highlight w:val="white"/>
        </w:rPr>
      </w:pPr>
      <w:r w:rsidRPr="00903DBA">
        <w:rPr>
          <w:highlight w:val="white"/>
        </w:rPr>
        <w:t xml:space="preserve">If the short list of both the true and false expression is empty, it does not matter if the test expression is true or false, and we let the resulting short list be the short list of the true expression (which may be empty). </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77777777" w:rsidR="005E5A36" w:rsidRPr="00903DBA" w:rsidRDefault="005E5A36" w:rsidP="005E5A36">
      <w:pPr>
        <w:rPr>
          <w:highlight w:val="white"/>
        </w:rPr>
      </w:pPr>
      <w:r w:rsidRPr="00903DBA">
        <w:rPr>
          <w:highlight w:val="white"/>
        </w:rPr>
        <w:t>If the short list of the test expression is not empty, the situation becomes a bit more complicated. We add the long list, rather than the short list, of the test expression to the final short list since we need the value of the test expression in order to jump to the short list of 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1984AF2E" w:rsidR="005E5A36" w:rsidRPr="00903DBA" w:rsidRDefault="005E5A36" w:rsidP="005E5A36">
      <w:pPr>
        <w:rPr>
          <w:highlight w:val="white"/>
        </w:rPr>
      </w:pPr>
      <w:r w:rsidRPr="00903DBA">
        <w:rPr>
          <w:highlight w:val="white"/>
        </w:rPr>
        <w:t xml:space="preserve">Finally, we create a new symbol with logical type and the resulting true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77777777" w:rsidR="005E5A36" w:rsidRPr="00903DBA" w:rsidRDefault="005E5A36" w:rsidP="005E5A36">
      <w:pPr>
        <w:pStyle w:val="Code"/>
        <w:rPr>
          <w:highlight w:val="white"/>
        </w:rPr>
      </w:pPr>
      <w:r w:rsidRPr="00903DBA">
        <w:rPr>
          <w:highlight w:val="white"/>
        </w:rPr>
        <w:t xml:space="preserve">        else {</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r w:rsidR="009C3C27">
        <w:rPr>
          <w:highlight w:val="white"/>
        </w:rPr>
        <w:t>true-set</w:t>
      </w:r>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44183744" w14:textId="77777777" w:rsidR="005E5A36" w:rsidRPr="00903DBA" w:rsidRDefault="005E5A36" w:rsidP="005E5A36">
      <w:pPr>
        <w:pStyle w:val="Code"/>
        <w:rPr>
          <w:highlight w:val="white"/>
        </w:rPr>
      </w:pPr>
      <w:r w:rsidRPr="00903DBA">
        <w:rPr>
          <w:highlight w:val="white"/>
        </w:rPr>
        <w:t>MiddleCodeGenerator.cs</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5619B7A7" w:rsidR="005E5A36" w:rsidRDefault="005E5A36" w:rsidP="005E5A36">
      <w:pPr>
        <w:pStyle w:val="Rubrik3"/>
        <w:numPr>
          <w:ilvl w:val="2"/>
          <w:numId w:val="123"/>
        </w:numPr>
        <w:tabs>
          <w:tab w:val="num" w:pos="360"/>
        </w:tabs>
      </w:pPr>
      <w:r w:rsidRPr="00903DBA">
        <w:t>Logical Expressions</w:t>
      </w:r>
    </w:p>
    <w:p w14:paraId="361C6F9F" w14:textId="6D2B8662" w:rsidR="00B14220" w:rsidRPr="00903DBA" w:rsidRDefault="00B14220" w:rsidP="00B14220">
      <w:pPr>
        <w:rPr>
          <w:color w:val="auto"/>
        </w:rPr>
      </w:pPr>
      <w:r w:rsidRPr="00903DBA">
        <w:t>The logical</w:t>
      </w:r>
      <w:r>
        <w:t xml:space="preserve"> </w:t>
      </w:r>
      <w:r w:rsidRPr="00977C44">
        <w:rPr>
          <w:rStyle w:val="KeyWord0"/>
        </w:rPr>
        <w:t>and</w:t>
      </w:r>
      <w:r w:rsidRPr="00903DBA">
        <w:t xml:space="preserve"> expression backpatch the </w:t>
      </w:r>
      <w:r w:rsidR="009C3C27">
        <w:t>true-set</w:t>
      </w:r>
      <w:r w:rsidRPr="00903DBA">
        <w:t xml:space="preserve">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BF305FE" w14:textId="600FBF08" w:rsidR="00B14220" w:rsidRPr="00903DBA" w:rsidRDefault="00B14220" w:rsidP="00B14220">
      <w:pPr>
        <w:rPr>
          <w:color w:val="auto"/>
        </w:rPr>
      </w:pPr>
      <w:r w:rsidRPr="00903DBA">
        <w:t>The logical</w:t>
      </w:r>
      <w:r>
        <w:t xml:space="preserve"> </w:t>
      </w:r>
      <w:r w:rsidRPr="00977C44">
        <w:rPr>
          <w:rStyle w:val="KeyWord0"/>
        </w:rPr>
        <w:t>and</w:t>
      </w:r>
      <w:r w:rsidRPr="00903DBA">
        <w:t xml:space="preserve"> expression backpatch the </w:t>
      </w:r>
      <w:r w:rsidR="009C3C27">
        <w:t>true-set</w:t>
      </w:r>
      <w:r w:rsidRPr="00903DBA">
        <w:t xml:space="preserve">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638B2CC9" w14:textId="77777777" w:rsidR="005E5A36" w:rsidRPr="00FA571C" w:rsidRDefault="005E5A36" w:rsidP="00B14220">
      <w:pPr>
        <w:rPr>
          <w:highlight w:val="white"/>
        </w:rPr>
      </w:pPr>
      <w:r w:rsidRPr="00FA571C">
        <w:rPr>
          <w:highlight w:val="white"/>
        </w:rPr>
        <w:t xml:space="preserve">The </w:t>
      </w:r>
      <w:r w:rsidRPr="00302B5C">
        <w:rPr>
          <w:rStyle w:val="KeyWord0"/>
          <w:highlight w:val="white"/>
        </w:rPr>
        <w:t>LogicalOrExpression</w:t>
      </w:r>
      <w:r w:rsidRPr="00FA571C">
        <w:rPr>
          <w:highlight w:val="white"/>
        </w:rPr>
        <w:t xml:space="preserve"> method returns a true expression is at least one of the left or right expression is true, and a false expression if both the left and right expression is false.</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77777777" w:rsidR="005E5A36" w:rsidRPr="00FA571C" w:rsidRDefault="005E5A36" w:rsidP="005E5A36">
      <w:pPr>
        <w:pStyle w:val="Code"/>
        <w:rPr>
          <w:highlight w:val="white"/>
        </w:rPr>
      </w:pPr>
      <w:r w:rsidRPr="00FA571C">
        <w:rPr>
          <w:highlight w:val="white"/>
        </w:rPr>
        <w:t>Since we have passed the constant integral expression parsing, we need to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77777777" w:rsidR="005E5A36" w:rsidRPr="00FA571C" w:rsidRDefault="005E5A36" w:rsidP="005E5A36">
      <w:pPr>
        <w:pStyle w:val="Code"/>
        <w:rPr>
          <w:highlight w:val="white"/>
        </w:rPr>
      </w:pPr>
      <w:r w:rsidRPr="00FA571C">
        <w:rPr>
          <w:highlight w:val="white"/>
        </w:rPr>
        <w:t>We type cast both the expression to 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0239C7BD"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This results in laze evaluation, if the left expression is evaluated to true, the right expression (including its side effects) shall not evaluated. The </w:t>
      </w:r>
      <w:r w:rsidR="00A76052">
        <w:rPr>
          <w:highlight w:val="white"/>
        </w:rPr>
        <w:t>false-set</w:t>
      </w:r>
      <w:r w:rsidRPr="00FA571C">
        <w:rPr>
          <w:highlight w:val="white"/>
        </w:rPr>
        <w:t xml:space="preserve">s, on the other hand, are different. If the left expression is evaluated to false, we need to evaluate the right expression. Therefore, we backpatch the </w:t>
      </w:r>
      <w:r w:rsidR="00A76052">
        <w:rPr>
          <w:highlight w:val="white"/>
        </w:rPr>
        <w:t>false-set</w:t>
      </w:r>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5231FBCA" w14:textId="77777777"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62955A2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77777777" w:rsidR="005E5A36" w:rsidRPr="00903DBA" w:rsidRDefault="005E5A36" w:rsidP="005E5A36">
      <w:pPr>
        <w:pStyle w:val="Rubrik3"/>
      </w:pPr>
      <w:r w:rsidRPr="00903DBA">
        <w:t>Shift Expression</w:t>
      </w:r>
    </w:p>
    <w:p w14:paraId="1CE675FB" w14:textId="77777777" w:rsidR="005E5A36" w:rsidRPr="00903DBA" w:rsidRDefault="005E5A36" w:rsidP="005E5A36">
      <w:pPr>
        <w:pStyle w:val="CodeHeader"/>
        <w:rPr>
          <w:rStyle w:val="KeyWord0"/>
          <w:b/>
          <w:bCs/>
        </w:rPr>
      </w:pPr>
      <w:r w:rsidRPr="00903DBA">
        <w:rPr>
          <w:rStyle w:val="KeyWord0"/>
          <w:b/>
          <w:bCs/>
          <w:highlight w:val="white"/>
        </w:rPr>
        <w:t>MiddleCodeGenerator.</w:t>
      </w:r>
      <w:r w:rsidRPr="00903DBA">
        <w:rPr>
          <w:rStyle w:val="KeyWord0"/>
          <w:b/>
          <w:bCs/>
        </w:rPr>
        <w:t>cs</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43D0C01D" w14:textId="77777777" w:rsidR="005E5A36" w:rsidRPr="00903DBA" w:rsidRDefault="005E5A36" w:rsidP="005E5A36">
      <w:pPr>
        <w:pStyle w:val="CodeHeader"/>
      </w:pPr>
      <w:proofErr w:type="spellStart"/>
      <w:r w:rsidRPr="00903DBA">
        <w:t>MiddleCodeGenerator.cs</w:t>
      </w:r>
      <w:proofErr w:type="spellEnd"/>
    </w:p>
    <w:p w14:paraId="3A66FB37" w14:textId="77777777" w:rsidR="005E5A36" w:rsidRPr="00903DBA" w:rsidRDefault="005E5A36" w:rsidP="005E5A36">
      <w:pPr>
        <w:pStyle w:val="Code"/>
        <w:rPr>
          <w:highlight w:val="white"/>
        </w:rPr>
      </w:pPr>
      <w:r w:rsidRPr="00903DBA">
        <w:rPr>
          <w:highlight w:val="white"/>
        </w:rPr>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We add two instruction to the long list. The first is an if-</w:t>
      </w:r>
      <w:proofErr w:type="spellStart"/>
      <w:r w:rsidRPr="00903DBA">
        <w:rPr>
          <w:highlight w:val="white"/>
        </w:rPr>
        <w:t>goto</w:t>
      </w:r>
      <w:proofErr w:type="spellEnd"/>
      <w:r w:rsidRPr="00903DBA">
        <w:rPr>
          <w:highlight w:val="white"/>
        </w:rPr>
        <w:t xml:space="preserve">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w:t>
      </w:r>
      <w:proofErr w:type="spellStart"/>
      <w:r w:rsidRPr="00903DBA">
        <w:rPr>
          <w:highlight w:val="white"/>
        </w:rPr>
        <w:t>goto</w:t>
      </w:r>
      <w:proofErr w:type="spellEnd"/>
      <w:r w:rsidRPr="00903DBA">
        <w:rPr>
          <w:highlight w:val="white"/>
        </w:rPr>
        <w:t xml:space="preserve"> instruction to the </w:t>
      </w:r>
      <w:r w:rsidR="00A76052">
        <w:rPr>
          <w:highlight w:val="white"/>
        </w:rPr>
        <w:t>false-set</w:t>
      </w:r>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t xml:space="preserve">The final symbol holds logical type with true and </w:t>
      </w:r>
      <w:r w:rsidR="00A76052">
        <w:rPr>
          <w:highlight w:val="white"/>
        </w:rPr>
        <w:t>false-set</w:t>
      </w:r>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77777777" w:rsidR="005E5A36" w:rsidRPr="00903DBA" w:rsidRDefault="005E5A36" w:rsidP="001A1BB8">
      <w:pPr>
        <w:pStyle w:val="Rubrik3"/>
      </w:pPr>
      <w:r w:rsidRPr="00903DBA">
        <w:t>Addition and Subtraction Expression</w:t>
      </w:r>
    </w:p>
    <w:p w14:paraId="6514F5CB" w14:textId="77777777" w:rsidR="005E5A36" w:rsidRPr="00903DBA" w:rsidRDefault="005E5A36" w:rsidP="005E5A36">
      <w:pPr>
        <w:pStyle w:val="CodeHeader"/>
      </w:pPr>
      <w:proofErr w:type="spellStart"/>
      <w:r w:rsidRPr="00903DBA">
        <w:t>MiddleCodeGenerator.cs</w:t>
      </w:r>
      <w:proofErr w:type="spellEnd"/>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77777777"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77777777"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7777777" w:rsidR="005E5A36" w:rsidRPr="0024406E" w:rsidRDefault="005E5A36" w:rsidP="001A1BB8">
      <w:pPr>
        <w:pStyle w:val="Rubrik3"/>
        <w:rPr>
          <w:highlight w:val="white"/>
        </w:rPr>
      </w:pPr>
      <w:r w:rsidRPr="0024406E">
        <w:rPr>
          <w:highlight w:val="white"/>
        </w:rPr>
        <w:t>Multiplication Expressions</w:t>
      </w:r>
    </w:p>
    <w:p w14:paraId="33A9AFE1" w14:textId="77777777" w:rsidR="005E5A36" w:rsidRPr="00903DBA" w:rsidRDefault="005E5A36" w:rsidP="005E5A36">
      <w:pPr>
        <w:pStyle w:val="CodeHeader"/>
      </w:pPr>
      <w:proofErr w:type="spellStart"/>
      <w:r w:rsidRPr="00903DBA">
        <w:t>MiddleCodeGenerator.cs</w:t>
      </w:r>
      <w:proofErr w:type="spellEnd"/>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t>Cast Expressions</w:t>
      </w:r>
    </w:p>
    <w:p w14:paraId="6889A6C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specifier</w:t>
      </w:r>
      <w:r w:rsidRPr="00903DBA">
        <w:rPr>
          <w:highlight w:val="white"/>
        </w:rPr>
        <w:t xml:space="preserve"> parameter holds the resulting type of the declaration specifier list.</w:t>
      </w:r>
    </w:p>
    <w:p w14:paraId="03D123AD" w14:textId="77777777" w:rsidR="005E5A36" w:rsidRPr="00903DBA" w:rsidRDefault="005E5A36" w:rsidP="005E5A36">
      <w:pPr>
        <w:pStyle w:val="CodeHeader"/>
      </w:pPr>
      <w:proofErr w:type="spellStart"/>
      <w:r w:rsidRPr="00903DBA">
        <w:t>MiddleCodeGenerator.cs</w:t>
      </w:r>
      <w:proofErr w:type="spellEnd"/>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77777777" w:rsidR="005E5A36" w:rsidRPr="00903DBA" w:rsidRDefault="005E5A36" w:rsidP="005E5A36">
      <w:pPr>
        <w:rPr>
          <w:highlight w:val="white"/>
        </w:rPr>
      </w:pPr>
      <w:r w:rsidRPr="00903DBA">
        <w:rPr>
          <w:highlight w:val="white"/>
        </w:rPr>
        <w:t xml:space="preserve">If the declarator is null, we just return the </w:t>
      </w:r>
      <w:proofErr w:type="spellStart"/>
      <w:r w:rsidRPr="00903DBA">
        <w:rPr>
          <w:highlight w:val="white"/>
        </w:rPr>
        <w:t>specifer’s</w:t>
      </w:r>
      <w:proofErr w:type="spellEnd"/>
      <w:r w:rsidRPr="00903DBA">
        <w:rPr>
          <w:highlight w:val="white"/>
        </w:rPr>
        <w:t xml:space="preserve">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5B459C1F" w14:textId="77777777" w:rsidR="005E5A36" w:rsidRPr="00903DBA" w:rsidRDefault="005E5A36" w:rsidP="001A1BB8">
      <w:pPr>
        <w:pStyle w:val="Rubrik3"/>
      </w:pPr>
      <w:r w:rsidRPr="00903DBA">
        <w:t>Prefix Expression</w:t>
      </w:r>
    </w:p>
    <w:p w14:paraId="188330B9" w14:textId="77777777" w:rsidR="005E5A36" w:rsidRPr="00903DBA" w:rsidRDefault="005E5A36" w:rsidP="005E5A36">
      <w:pPr>
        <w:pStyle w:val="Rubrik3"/>
      </w:pPr>
      <w:r w:rsidRPr="00903DBA">
        <w:t>Unary Addition Expressions</w:t>
      </w:r>
    </w:p>
    <w:p w14:paraId="7BF0EC6A" w14:textId="77777777" w:rsidR="005E5A36" w:rsidRPr="00903DBA" w:rsidRDefault="005E5A36" w:rsidP="005E5A36">
      <w:pPr>
        <w:pStyle w:val="CodeHeader"/>
      </w:pPr>
      <w:proofErr w:type="spellStart"/>
      <w:r w:rsidRPr="00903DBA">
        <w:t>MiddleCodeGenerator.cs</w:t>
      </w:r>
      <w:proofErr w:type="spellEnd"/>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7E138E0E" w14:textId="77777777" w:rsidR="005E5A36" w:rsidRPr="00903DBA" w:rsidRDefault="005E5A36" w:rsidP="005E5A36">
      <w:pPr>
        <w:pStyle w:val="Code"/>
        <w:rPr>
          <w:highlight w:val="white"/>
        </w:rPr>
      </w:pPr>
      <w:r w:rsidRPr="00903DBA">
        <w:rPr>
          <w:highlight w:val="white"/>
        </w:rPr>
        <w:t xml:space="preserve">      Assert.Error(type.IsLogical() ||</w:t>
      </w:r>
    </w:p>
    <w:p w14:paraId="4F3DB7C1" w14:textId="77777777" w:rsidR="005E5A36" w:rsidRPr="00903DBA" w:rsidRDefault="005E5A36" w:rsidP="005E5A36">
      <w:pPr>
        <w:pStyle w:val="Code"/>
        <w:rPr>
          <w:highlight w:val="white"/>
        </w:rPr>
      </w:pPr>
      <w:r w:rsidRPr="00903DBA">
        <w:rPr>
          <w:highlight w:val="white"/>
        </w:rPr>
        <w:t xml:space="preserve">                   type.IsArithmeticPointerArrayStringOrFunction(),</w:t>
      </w:r>
    </w:p>
    <w:p w14:paraId="0DBF4CF2" w14:textId="77777777" w:rsidR="005E5A36" w:rsidRPr="00903DBA" w:rsidRDefault="005E5A36" w:rsidP="005E5A36">
      <w:pPr>
        <w:pStyle w:val="Code"/>
        <w:rPr>
          <w:highlight w:val="white"/>
        </w:rPr>
      </w:pPr>
      <w:r w:rsidRPr="00903DBA">
        <w:rPr>
          <w:highlight w:val="white"/>
        </w:rPr>
        <w:t xml:space="preserve">                   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7777777" w:rsidR="005E5A36" w:rsidRPr="00DC37F5" w:rsidRDefault="005E5A36" w:rsidP="001A1BB8">
      <w:pPr>
        <w:pStyle w:val="Rubrik3"/>
        <w:rPr>
          <w:highlight w:val="white"/>
        </w:rPr>
      </w:pPr>
      <w:r w:rsidRPr="00DC37F5">
        <w:rPr>
          <w:highlight w:val="white"/>
        </w:rPr>
        <w:t>Logical Not Expression</w:t>
      </w:r>
    </w:p>
    <w:p w14:paraId="1628AE2A" w14:textId="77777777" w:rsidR="005E5A36" w:rsidRPr="00903DBA" w:rsidRDefault="005E5A36" w:rsidP="005E5A36">
      <w:pPr>
        <w:pStyle w:val="CodeHeader"/>
      </w:pPr>
      <w:proofErr w:type="spellStart"/>
      <w:r w:rsidRPr="00903DBA">
        <w:t>MiddleCodeGenerator.cs</w:t>
      </w:r>
      <w:proofErr w:type="spellEnd"/>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r w:rsidR="00A76052">
        <w:rPr>
          <w:highlight w:val="white"/>
        </w:rPr>
        <w:t>false-set</w:t>
      </w:r>
      <w:r w:rsidRPr="00903DBA">
        <w:rPr>
          <w:highlight w:val="white"/>
        </w:rPr>
        <w: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77777777" w:rsidR="005E5A36" w:rsidRPr="00DC37F5" w:rsidRDefault="005E5A36" w:rsidP="001A1BB8">
      <w:pPr>
        <w:pStyle w:val="Rubrik3"/>
        <w:rPr>
          <w:highlight w:val="white"/>
        </w:rPr>
      </w:pPr>
      <w:r w:rsidRPr="00DC37F5">
        <w:rPr>
          <w:highlight w:val="white"/>
        </w:rPr>
        <w:t>Bitwise Not Expression</w:t>
      </w:r>
    </w:p>
    <w:p w14:paraId="3CBBBB09" w14:textId="77777777" w:rsidR="005E5A36" w:rsidRPr="00903DBA" w:rsidRDefault="005E5A36" w:rsidP="005E5A36">
      <w:pPr>
        <w:pStyle w:val="CodeHeader"/>
      </w:pPr>
      <w:proofErr w:type="spellStart"/>
      <w:r w:rsidRPr="00903DBA">
        <w:t>MiddleCodeGenerator.cs</w:t>
      </w:r>
      <w:proofErr w:type="spellEnd"/>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77777777" w:rsidR="005E5A36" w:rsidRPr="00903DBA" w:rsidRDefault="005E5A36" w:rsidP="005E5A36">
      <w:pPr>
        <w:pStyle w:val="Code"/>
        <w:rPr>
          <w:highlight w:val="white"/>
        </w:rPr>
      </w:pPr>
      <w:r w:rsidRPr="00903DBA">
        <w:rPr>
          <w:highlight w:val="white"/>
        </w:rPr>
        <w:t xml:space="preserve">      Assert.Error(expression.Symbol.Type.IsIntegralPointerArrayOrFunction(),</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 xml:space="preserve">The </w:t>
      </w:r>
      <w:proofErr w:type="spellStart"/>
      <w:r w:rsidRPr="00DC37F5">
        <w:rPr>
          <w:highlight w:val="white"/>
        </w:rPr>
        <w:t>sizeof</w:t>
      </w:r>
      <w:proofErr w:type="spellEnd"/>
      <w:r w:rsidRPr="00DC37F5">
        <w:rPr>
          <w:highlight w:val="white"/>
        </w:rPr>
        <w:t xml:space="preserve"> Expression</w:t>
      </w:r>
    </w:p>
    <w:p w14:paraId="1A9C3300" w14:textId="77777777" w:rsidR="005E5A36" w:rsidRPr="00903DBA" w:rsidRDefault="005E5A36" w:rsidP="005E5A36">
      <w:pPr>
        <w:pStyle w:val="CodeHeader"/>
      </w:pPr>
      <w:proofErr w:type="spellStart"/>
      <w:r w:rsidRPr="00903DBA">
        <w:t>MiddleCodeGenerator.cs</w:t>
      </w:r>
      <w:proofErr w:type="spellEnd"/>
    </w:p>
    <w:p w14:paraId="755D366D" w14:textId="77777777"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9B1C3A9" w14:textId="77777777" w:rsidR="005E5A36" w:rsidRPr="00903DBA" w:rsidRDefault="005E5A36" w:rsidP="005E5A36">
      <w:pPr>
        <w:pStyle w:val="CodeHeader"/>
      </w:pPr>
      <w:proofErr w:type="spellStart"/>
      <w:r w:rsidRPr="00903DBA">
        <w:t>MiddleCodeGenerator.cs</w:t>
      </w:r>
      <w:proofErr w:type="spellEnd"/>
    </w:p>
    <w:p w14:paraId="03ABDA34" w14:textId="77777777" w:rsidR="005E5A36" w:rsidRPr="00903DBA" w:rsidRDefault="005E5A36" w:rsidP="005E5A36">
      <w:pPr>
        <w:pStyle w:val="Code"/>
        <w:rPr>
          <w:highlight w:val="white"/>
        </w:rPr>
      </w:pPr>
      <w:r w:rsidRPr="00903DBA">
        <w:rPr>
          <w:highlight w:val="white"/>
        </w:rPr>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77777777" w:rsidR="005E5A36" w:rsidRPr="00DC37F5" w:rsidRDefault="005E5A36" w:rsidP="001A1BB8">
      <w:pPr>
        <w:pStyle w:val="Rubrik3"/>
        <w:rPr>
          <w:highlight w:val="white"/>
        </w:rPr>
      </w:pPr>
      <w:r w:rsidRPr="00DC37F5">
        <w:rPr>
          <w:highlight w:val="white"/>
        </w:rPr>
        <w:t>Address Expression</w:t>
      </w:r>
    </w:p>
    <w:p w14:paraId="401D84D1" w14:textId="77777777" w:rsidR="005E5A36" w:rsidRPr="00903DBA" w:rsidRDefault="005E5A36" w:rsidP="005E5A36">
      <w:pPr>
        <w:pStyle w:val="CodeHeader"/>
      </w:pPr>
      <w:proofErr w:type="spellStart"/>
      <w:r w:rsidRPr="00903DBA">
        <w:t>MiddleCodeGenerator.cs</w:t>
      </w:r>
      <w:proofErr w:type="spellEnd"/>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proofErr w:type="spellStart"/>
      <w:r w:rsidRPr="00903DBA">
        <w:t>MiddleCodeGenerator.cs</w:t>
      </w:r>
      <w:proofErr w:type="spellEnd"/>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proofErr w:type="spellStart"/>
      <w:r w:rsidRPr="00903DBA">
        <w:t>MiddleCodeGenerator.cs</w:t>
      </w:r>
      <w:proofErr w:type="spellEnd"/>
    </w:p>
    <w:p w14:paraId="41A380EE" w14:textId="77777777" w:rsidR="005E5A36" w:rsidRPr="00903DBA" w:rsidRDefault="005E5A36" w:rsidP="005E5A36">
      <w:pPr>
        <w:pStyle w:val="Code"/>
        <w:rPr>
          <w:highlight w:val="white"/>
        </w:rPr>
      </w:pPr>
      <w:r w:rsidRPr="00903DBA">
        <w:rPr>
          <w:highlight w:val="white"/>
        </w:rPr>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 xml:space="preserve">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w:t>
      </w:r>
      <w:proofErr w:type="spellStart"/>
      <w:r w:rsidRPr="00903DBA">
        <w:rPr>
          <w:highlight w:val="white"/>
        </w:rPr>
        <w:t>preform</w:t>
      </w:r>
      <w:proofErr w:type="spellEnd"/>
      <w:r w:rsidRPr="00903DBA">
        <w:rPr>
          <w:highlight w:val="white"/>
        </w:rPr>
        <w:t xml:space="preserve">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proofErr w:type="spellStart"/>
      <w:r w:rsidRPr="00903DBA">
        <w:t>MiddleCodeGenerator.cs</w:t>
      </w:r>
      <w:proofErr w:type="spellEnd"/>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proofErr w:type="spellStart"/>
      <w:r w:rsidRPr="00903DBA">
        <w:t>MiddleCodeGenerator.cs</w:t>
      </w:r>
      <w:proofErr w:type="spellEnd"/>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proofErr w:type="spellStart"/>
      <w:r w:rsidRPr="00903DBA">
        <w:t>MiddleCodeGenerator.cs</w:t>
      </w:r>
      <w:proofErr w:type="spellEnd"/>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proofErr w:type="spellStart"/>
      <w:r w:rsidRPr="00903DBA">
        <w:t>Mi</w:t>
      </w:r>
      <w:r w:rsidRPr="0074406C">
        <w:t>ddleCodeGenerator.cs</w:t>
      </w:r>
      <w:proofErr w:type="spellEnd"/>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77777777" w:rsidR="005E5A36" w:rsidRPr="00C968FE" w:rsidRDefault="005E5A36" w:rsidP="005E5A36">
      <w:pPr>
        <w:pStyle w:val="Code"/>
        <w:rPr>
          <w:highlight w:val="white"/>
        </w:rPr>
      </w:pPr>
      <w:r w:rsidRPr="00C968FE">
        <w:rPr>
          <w:highlight w:val="white"/>
        </w:rPr>
        <w:t xml:space="preserve">      Assert.Error((type.IsPointer() &amp;&amp; type.PointerType.IsFunction()) ||</w:t>
      </w:r>
    </w:p>
    <w:p w14:paraId="236C48D4" w14:textId="77777777" w:rsidR="005E5A36" w:rsidRPr="00C968FE" w:rsidRDefault="005E5A36" w:rsidP="005E5A36">
      <w:pPr>
        <w:pStyle w:val="Code"/>
        <w:rPr>
          <w:highlight w:val="white"/>
        </w:rPr>
      </w:pPr>
      <w:r w:rsidRPr="00C968FE">
        <w:rPr>
          <w:highlight w:val="white"/>
        </w:rPr>
        <w:t xml:space="preserve">                   type.IsFunction(), expression.Symbol,</w:t>
      </w:r>
    </w:p>
    <w:p w14:paraId="0C32B8C6" w14:textId="77777777" w:rsidR="005E5A36" w:rsidRPr="00C968FE" w:rsidRDefault="005E5A36" w:rsidP="005E5A36">
      <w:pPr>
        <w:pStyle w:val="Code"/>
        <w:rPr>
          <w:highlight w:val="white"/>
        </w:rPr>
      </w:pPr>
      <w:r w:rsidRPr="00C968FE">
        <w:rPr>
          <w:highlight w:val="white"/>
        </w:rPr>
        <w:t xml:space="preserve">                   Message.Not_a_function);</w:t>
      </w:r>
    </w:p>
    <w:p w14:paraId="10E7298C" w14:textId="77777777" w:rsidR="005E5A36" w:rsidRPr="00C968FE" w:rsidRDefault="005E5A36" w:rsidP="005E5A36">
      <w:pPr>
        <w:pStyle w:val="Code"/>
        <w:rPr>
          <w:highlight w:val="white"/>
        </w:rPr>
      </w:pPr>
      <w:r w:rsidRPr="00C968FE">
        <w:rPr>
          <w:highlight w:val="white"/>
        </w:rPr>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proofErr w:type="spellStart"/>
      <w:r w:rsidRPr="00903DBA">
        <w:t>MiddleCodeGenerator.cs</w:t>
      </w:r>
      <w:proofErr w:type="spellEnd"/>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proofErr w:type="spellStart"/>
      <w:r w:rsidRPr="00903DBA">
        <w:t>MiddleCodeGenerator.cs</w:t>
      </w:r>
      <w:proofErr w:type="spellEnd"/>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proofErr w:type="spellStart"/>
      <w:r w:rsidRPr="00903DBA">
        <w:t>MiddleCodeGenerator.cs</w:t>
      </w:r>
      <w:proofErr w:type="spellEnd"/>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proofErr w:type="spellStart"/>
      <w:r w:rsidRPr="00903DBA">
        <w:t>MiddleCodeGenerator.cs</w:t>
      </w:r>
      <w:proofErr w:type="spellEnd"/>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proofErr w:type="spellStart"/>
      <w:r w:rsidRPr="00903DBA">
        <w:t>MiddleCodeGenerator.cs</w:t>
      </w:r>
      <w:proofErr w:type="spellEnd"/>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proofErr w:type="spellStart"/>
      <w:r w:rsidRPr="00903DBA">
        <w:t>MiddleCodeGenerator.cs</w:t>
      </w:r>
      <w:proofErr w:type="spellEnd"/>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543F7655" w:rsidR="00F255BB" w:rsidRPr="00903DBA" w:rsidRDefault="00C957DB" w:rsidP="00F255BB">
      <w:pPr>
        <w:rPr>
          <w:color w:val="auto"/>
        </w:rPr>
      </w:pPr>
      <w:r w:rsidRPr="00903DBA">
        <w:t xml:space="preserve">A variable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proofErr w:type="spellStart"/>
      <w:r w:rsidRPr="00903DBA">
        <w:t>Mask.cs</w:t>
      </w:r>
      <w:proofErr w:type="spellEnd"/>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2C281A6C"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 xml:space="preserve">The declaration specifiers are made up by keywords or struct, union, or enumeration declarations. </w:t>
      </w:r>
      <w:r w:rsidR="00095027" w:rsidRPr="00903DBA">
        <w:t>First</w:t>
      </w:r>
      <w:r w:rsidRPr="00903DBA">
        <w:t xml:space="preserve">, we need the </w:t>
      </w:r>
      <w:r w:rsidRPr="00903DBA">
        <w:rPr>
          <w:rStyle w:val="KeyWord0"/>
        </w:rPr>
        <w:t>maskToStorageMap</w:t>
      </w:r>
      <w:r w:rsidRPr="00903DBA">
        <w:t xml:space="preserve"> and </w:t>
      </w:r>
      <w:r w:rsidRPr="00903DBA">
        <w:rPr>
          <w:rStyle w:val="KeyWord0"/>
        </w:rPr>
        <w:t>maskToSortMap</w:t>
      </w:r>
      <w:r w:rsidRPr="00903DBA">
        <w:t xml:space="preserve"> to map between specifiers and storage and sorts. </w:t>
      </w:r>
    </w:p>
    <w:p w14:paraId="70280331" w14:textId="617D4F23" w:rsidR="00626D3B" w:rsidRPr="00903DBA" w:rsidRDefault="006B225B" w:rsidP="006B225B">
      <w:pPr>
        <w:pStyle w:val="CodeHeader"/>
      </w:pPr>
      <w:proofErr w:type="spellStart"/>
      <w:r w:rsidRPr="00903DBA">
        <w:t>Specifier.cs</w:t>
      </w:r>
      <w:proofErr w:type="spellEnd"/>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21A12B7C" w:rsidR="002F395A" w:rsidRPr="00903DBA" w:rsidRDefault="002F395A" w:rsidP="002F395A">
      <w:pPr>
        <w:rPr>
          <w:highlight w:val="white"/>
        </w:rPr>
      </w:pPr>
      <w:r w:rsidRPr="00903DBA">
        <w:rPr>
          <w:highlight w:val="white"/>
        </w:rPr>
        <w:t>The mask</w:t>
      </w:r>
      <w:r w:rsidR="00455B6C" w:rsidRPr="00903DBA">
        <w:rPr>
          <w:highlight w:val="white"/>
        </w:rPr>
        <w:t>-</w:t>
      </w:r>
      <w:r w:rsidRPr="00903DBA">
        <w:rPr>
          <w:highlight w:val="white"/>
        </w:rPr>
        <w:t>to</w:t>
      </w:r>
      <w:r w:rsidR="00455B6C" w:rsidRPr="00903DBA">
        <w:rPr>
          <w:highlight w:val="white"/>
        </w:rPr>
        <w:t>-</w:t>
      </w:r>
      <w:r w:rsidRPr="00903DBA">
        <w:rPr>
          <w:highlight w:val="white"/>
        </w:rPr>
        <w:t xml:space="preserve">sort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3F18DA9F" w:rsidR="009A5544" w:rsidRPr="00903DBA" w:rsidRDefault="000F6B2E" w:rsidP="000F6B2E">
      <w:pPr>
        <w:rPr>
          <w:highlight w:val="white"/>
        </w:rPr>
      </w:pPr>
      <w:r w:rsidRPr="00903DBA">
        <w:rPr>
          <w:highlight w:val="white"/>
        </w:rPr>
        <w:t>If the type is constant or volatile we face a rather complicated situation.</w:t>
      </w:r>
      <w:r w:rsidR="00243884" w:rsidRPr="00903DBA">
        <w:rPr>
          <w:highlight w:val="white"/>
        </w:rPr>
        <w:t xml:space="preserve"> XXX</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Mask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1BF31EDA" w:rsidR="00C830CD" w:rsidRPr="00903DBA" w:rsidRDefault="00793045" w:rsidP="00C830CD">
      <w:r w:rsidRPr="00903DBA">
        <w:t>A declarator follows the declaration specifiers.</w:t>
      </w:r>
      <w:r w:rsidR="00A45A79" w:rsidRPr="00903DBA">
        <w:t xml:space="preserve"> 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 xml:space="preserve">truct or union member as well as function parameters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33169CD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4AE2C9E1" w:rsidR="00A853BF" w:rsidRPr="00903DBA" w:rsidRDefault="009641C9" w:rsidP="00A853BF">
      <w:pPr>
        <w:pStyle w:val="Code"/>
      </w:pPr>
      <w:r w:rsidRPr="00903DBA">
        <w:t xml:space="preserve">long int </w:t>
      </w:r>
      <w:r w:rsidRPr="00903DBA">
        <w:rPr>
          <w:rStyle w:val="KeyWord0"/>
        </w:rPr>
        <w:t>value:</w:t>
      </w:r>
      <w:r w:rsidR="004D3890" w:rsidRPr="00903DBA">
        <w:rPr>
          <w:rStyle w:val="KeyWord0"/>
        </w:rPr>
        <w:t>7</w:t>
      </w:r>
      <w:r w:rsidR="004D3890" w:rsidRPr="00903DBA">
        <w:t>;</w:t>
      </w:r>
    </w:p>
    <w:p w14:paraId="63BABC64" w14:textId="5682AA64" w:rsidR="00005BD5" w:rsidRPr="00903DBA" w:rsidRDefault="00005BD5" w:rsidP="00005BD5">
      <w:r w:rsidRPr="00903DBA">
        <w:t>A declarator can be a simple variable, an array, or a function with old-style or new-style parameter list.</w:t>
      </w:r>
    </w:p>
    <w:p w14:paraId="4513A874" w14:textId="5412790D" w:rsidR="007126A2" w:rsidRPr="00903DBA" w:rsidRDefault="007126A2" w:rsidP="00566B7F">
      <w:pPr>
        <w:pStyle w:val="CodeHeader"/>
      </w:pPr>
      <w:proofErr w:type="spellStart"/>
      <w:r w:rsidRPr="00903DBA">
        <w:t>Declarator.cs</w:t>
      </w:r>
      <w:proofErr w:type="spellEnd"/>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319FD93C"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he new type cannot be a function, since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5230C6D0"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function</w:t>
      </w:r>
      <w:r w:rsidR="00FD3D82" w:rsidRPr="00903DBA">
        <w:rPr>
          <w:highlight w:val="white"/>
        </w:rPr>
        <w:t xml:space="preserve">, since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t>The Symbol Table</w:t>
      </w:r>
      <w:bookmarkEnd w:id="218"/>
    </w:p>
    <w:p w14:paraId="4A71480E" w14:textId="44A50626"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s have no</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A76052" w:rsidRPr="00D2146B" w:rsidRDefault="00A76052" w:rsidP="0050082D">
                              <w:pPr>
                                <w:spacing w:before="0" w:after="0"/>
                                <w:rPr>
                                  <w:sz w:val="18"/>
                                  <w:szCs w:val="18"/>
                                  <w:lang w:val="sv-SE"/>
                                </w:rPr>
                              </w:pPr>
                              <w:r>
                                <w:rPr>
                                  <w:sz w:val="18"/>
                                  <w:szCs w:val="18"/>
                                  <w:lang w:val="sv-SE"/>
                                </w:rPr>
                                <w:t>Static int globalInt</w:t>
                              </w:r>
                            </w:p>
                            <w:p w14:paraId="69A6032C" w14:textId="768161F7" w:rsidR="00A76052" w:rsidRDefault="00A76052" w:rsidP="0050082D">
                              <w:pPr>
                                <w:spacing w:before="0" w:after="0"/>
                                <w:rPr>
                                  <w:sz w:val="18"/>
                                  <w:szCs w:val="18"/>
                                  <w:lang w:val="sv-SE"/>
                                </w:rPr>
                              </w:pPr>
                              <w:r>
                                <w:rPr>
                                  <w:sz w:val="18"/>
                                  <w:szCs w:val="18"/>
                                  <w:lang w:val="sv-SE"/>
                                </w:rPr>
                                <w:t>Static int i</w:t>
                              </w:r>
                            </w:p>
                            <w:p w14:paraId="65DC2C71" w14:textId="7AEEED2D" w:rsidR="00A76052" w:rsidRDefault="00A76052" w:rsidP="0050082D">
                              <w:pPr>
                                <w:spacing w:before="0" w:after="0"/>
                                <w:rPr>
                                  <w:sz w:val="18"/>
                                  <w:szCs w:val="18"/>
                                  <w:lang w:val="sv-SE"/>
                                </w:rPr>
                              </w:pPr>
                            </w:p>
                            <w:p w14:paraId="3B0DD407" w14:textId="21D67AC3" w:rsidR="00A76052" w:rsidRPr="001B6705" w:rsidRDefault="00A76052"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A76052" w:rsidRPr="00D2146B" w:rsidRDefault="00A76052"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A76052" w:rsidRPr="00D2146B" w:rsidRDefault="00A76052"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A76052" w:rsidRDefault="00A76052"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A76052" w:rsidRPr="00D2146B" w:rsidRDefault="00A76052" w:rsidP="0050082D">
                              <w:pPr>
                                <w:spacing w:before="0" w:after="0" w:line="256" w:lineRule="auto"/>
                                <w:rPr>
                                  <w:sz w:val="18"/>
                                  <w:szCs w:val="18"/>
                                </w:rPr>
                              </w:pPr>
                              <w:r>
                                <w:rPr>
                                  <w:sz w:val="18"/>
                                  <w:szCs w:val="18"/>
                                </w:rPr>
                                <w:t>Auto mainChar : char</w:t>
                              </w:r>
                            </w:p>
                            <w:p w14:paraId="302437A3" w14:textId="77777777" w:rsidR="00A76052" w:rsidRDefault="00A76052" w:rsidP="0050082D">
                              <w:pPr>
                                <w:spacing w:before="0" w:after="0" w:line="256" w:lineRule="auto"/>
                                <w:rPr>
                                  <w:rFonts w:eastAsia="Calibri"/>
                                  <w:color w:val="000000"/>
                                  <w:sz w:val="18"/>
                                  <w:szCs w:val="18"/>
                                </w:rPr>
                              </w:pPr>
                            </w:p>
                            <w:p w14:paraId="71CC6A80" w14:textId="77C30F45" w:rsidR="00A76052" w:rsidRPr="00D2146B" w:rsidRDefault="00A76052" w:rsidP="008C458D">
                              <w:pPr>
                                <w:spacing w:before="0" w:after="0" w:line="256" w:lineRule="auto"/>
                                <w:rPr>
                                  <w:sz w:val="18"/>
                                  <w:szCs w:val="18"/>
                                </w:rPr>
                              </w:pPr>
                              <w:r>
                                <w:rPr>
                                  <w:rFonts w:eastAsia="Calibri"/>
                                  <w:color w:val="000000"/>
                                  <w:sz w:val="18"/>
                                  <w:szCs w:val="18"/>
                                </w:rPr>
                                <w:t>m_parentTable</w:t>
                              </w:r>
                            </w:p>
                            <w:p w14:paraId="4A1EB75F" w14:textId="77777777" w:rsidR="00A76052" w:rsidRPr="00D2146B" w:rsidRDefault="00A76052" w:rsidP="0050082D">
                              <w:pPr>
                                <w:spacing w:before="0" w:after="0" w:line="256" w:lineRule="auto"/>
                                <w:rPr>
                                  <w:sz w:val="18"/>
                                  <w:szCs w:val="18"/>
                                </w:rPr>
                              </w:pPr>
                              <w:r w:rsidRPr="00D2146B">
                                <w:rPr>
                                  <w:rFonts w:eastAsia="Calibri"/>
                                  <w:color w:val="000000"/>
                                  <w:sz w:val="18"/>
                                  <w:szCs w:val="18"/>
                                </w:rPr>
                                <w:t> </w:t>
                              </w:r>
                            </w:p>
                            <w:p w14:paraId="176D8F8E" w14:textId="77777777" w:rsidR="00A76052" w:rsidRPr="00D2146B" w:rsidRDefault="00A76052"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A76052" w:rsidRPr="00D2146B" w:rsidRDefault="00A76052"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A76052" w:rsidRPr="00D2146B" w:rsidRDefault="00A76052" w:rsidP="0050082D">
                              <w:pPr>
                                <w:spacing w:before="0" w:after="0" w:line="254" w:lineRule="auto"/>
                                <w:rPr>
                                  <w:sz w:val="18"/>
                                  <w:szCs w:val="18"/>
                                </w:rPr>
                              </w:pPr>
                              <w:r>
                                <w:rPr>
                                  <w:rFonts w:eastAsia="Calibri"/>
                                  <w:color w:val="000000"/>
                                  <w:sz w:val="18"/>
                                  <w:szCs w:val="18"/>
                                </w:rPr>
                                <w:t>auto int i</w:t>
                              </w:r>
                            </w:p>
                            <w:p w14:paraId="1EB866A9" w14:textId="57278A33" w:rsidR="00A76052" w:rsidRDefault="00A76052"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A76052" w:rsidRDefault="00A76052" w:rsidP="00073BF2">
                              <w:pPr>
                                <w:spacing w:before="0" w:after="0" w:line="254" w:lineRule="auto"/>
                                <w:rPr>
                                  <w:rFonts w:eastAsia="Calibri"/>
                                  <w:color w:val="000000"/>
                                  <w:sz w:val="18"/>
                                  <w:szCs w:val="18"/>
                                </w:rPr>
                              </w:pPr>
                            </w:p>
                            <w:p w14:paraId="55FF5C13" w14:textId="77777777" w:rsidR="00A76052" w:rsidRPr="00D2146B" w:rsidRDefault="00A76052" w:rsidP="00073BF2">
                              <w:pPr>
                                <w:spacing w:before="0" w:after="0" w:line="256" w:lineRule="auto"/>
                                <w:rPr>
                                  <w:sz w:val="18"/>
                                  <w:szCs w:val="18"/>
                                </w:rPr>
                              </w:pPr>
                              <w:r>
                                <w:rPr>
                                  <w:rFonts w:eastAsia="Calibri"/>
                                  <w:color w:val="000000"/>
                                  <w:sz w:val="18"/>
                                  <w:szCs w:val="18"/>
                                </w:rPr>
                                <w:t>m_parentTable</w:t>
                              </w:r>
                            </w:p>
                            <w:p w14:paraId="20CF0F08" w14:textId="77777777" w:rsidR="00A76052" w:rsidRPr="00D2146B" w:rsidRDefault="00A76052" w:rsidP="00073BF2">
                              <w:pPr>
                                <w:spacing w:before="0" w:after="0" w:line="254" w:lineRule="auto"/>
                                <w:rPr>
                                  <w:sz w:val="18"/>
                                  <w:szCs w:val="18"/>
                                </w:rPr>
                              </w:pPr>
                            </w:p>
                            <w:p w14:paraId="2347329E" w14:textId="77777777" w:rsidR="00A76052" w:rsidRPr="00D2146B" w:rsidRDefault="00A76052" w:rsidP="0050082D">
                              <w:pPr>
                                <w:spacing w:before="0" w:after="0" w:line="254" w:lineRule="auto"/>
                                <w:rPr>
                                  <w:sz w:val="18"/>
                                  <w:szCs w:val="18"/>
                                </w:rPr>
                              </w:pPr>
                              <w:r w:rsidRPr="00D2146B">
                                <w:rPr>
                                  <w:rFonts w:eastAsia="Calibri"/>
                                  <w:color w:val="000000"/>
                                  <w:sz w:val="18"/>
                                  <w:szCs w:val="18"/>
                                </w:rPr>
                                <w:t> </w:t>
                              </w:r>
                            </w:p>
                            <w:p w14:paraId="7D6DAD56" w14:textId="77777777" w:rsidR="00A76052" w:rsidRPr="00D2146B" w:rsidRDefault="00A76052"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A76052" w:rsidRPr="00D2146B" w:rsidRDefault="00A76052"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A76052" w:rsidRPr="00100F82" w:rsidRDefault="00A76052" w:rsidP="00100F82">
                              <w:pPr>
                                <w:spacing w:before="0" w:after="0"/>
                                <w:rPr>
                                  <w:sz w:val="18"/>
                                  <w:szCs w:val="18"/>
                                </w:rPr>
                              </w:pPr>
                              <w:r w:rsidRPr="00100F82">
                                <w:rPr>
                                  <w:sz w:val="18"/>
                                  <w:szCs w:val="18"/>
                                </w:rPr>
                                <w:t>auto int i</w:t>
                              </w:r>
                            </w:p>
                            <w:p w14:paraId="5D0A676C" w14:textId="673BC4F3" w:rsidR="00A76052" w:rsidRPr="00100F82" w:rsidRDefault="00A76052" w:rsidP="00100F82">
                              <w:pPr>
                                <w:spacing w:before="0" w:after="0"/>
                                <w:rPr>
                                  <w:sz w:val="18"/>
                                  <w:szCs w:val="18"/>
                                </w:rPr>
                              </w:pPr>
                              <w:r w:rsidRPr="00100F82">
                                <w:rPr>
                                  <w:sz w:val="18"/>
                                  <w:szCs w:val="18"/>
                                </w:rPr>
                                <w:t>auto double blockDouble</w:t>
                              </w:r>
                            </w:p>
                            <w:p w14:paraId="5B01AFF6" w14:textId="77777777" w:rsidR="00A76052" w:rsidRDefault="00A76052" w:rsidP="00100F82">
                              <w:pPr>
                                <w:spacing w:before="0" w:after="0" w:line="256" w:lineRule="auto"/>
                                <w:rPr>
                                  <w:rFonts w:eastAsia="Calibri"/>
                                  <w:color w:val="000000"/>
                                  <w:sz w:val="18"/>
                                  <w:szCs w:val="18"/>
                                </w:rPr>
                              </w:pPr>
                            </w:p>
                            <w:p w14:paraId="35EF25BA" w14:textId="6D9A7EDC" w:rsidR="00A76052" w:rsidRPr="00D2146B" w:rsidRDefault="00A76052" w:rsidP="00100F82">
                              <w:pPr>
                                <w:spacing w:before="0" w:after="0" w:line="256" w:lineRule="auto"/>
                                <w:rPr>
                                  <w:sz w:val="18"/>
                                  <w:szCs w:val="18"/>
                                </w:rPr>
                              </w:pPr>
                              <w:r>
                                <w:rPr>
                                  <w:rFonts w:eastAsia="Calibri"/>
                                  <w:color w:val="000000"/>
                                  <w:sz w:val="18"/>
                                  <w:szCs w:val="18"/>
                                </w:rPr>
                                <w:t>m_parentTable</w:t>
                              </w:r>
                            </w:p>
                            <w:p w14:paraId="274031CF" w14:textId="32871C06" w:rsidR="00A76052" w:rsidRDefault="00A76052"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A76052" w:rsidRDefault="00A76052"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A76052" w:rsidRDefault="00A76052" w:rsidP="00D44BB8">
                              <w:pPr>
                                <w:spacing w:line="252" w:lineRule="auto"/>
                              </w:pPr>
                              <w:r>
                                <w:rPr>
                                  <w:rFonts w:eastAsia="Calibri"/>
                                  <w:color w:val="000000"/>
                                  <w:sz w:val="18"/>
                                  <w:szCs w:val="18"/>
                                </w:rPr>
                                <w:t>SymbolTable.CurrentTable</w:t>
                              </w:r>
                            </w:p>
                            <w:p w14:paraId="332537CB" w14:textId="66AB52F1" w:rsidR="00A76052" w:rsidRDefault="00A76052" w:rsidP="00D44BB8">
                              <w:pPr>
                                <w:spacing w:line="252" w:lineRule="auto"/>
                              </w:pPr>
                            </w:p>
                            <w:p w14:paraId="35DA4169" w14:textId="77777777" w:rsidR="00A76052" w:rsidRDefault="00A76052"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A76052" w:rsidRPr="00610E6C" w:rsidRDefault="00A76052"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A76052" w:rsidRPr="00D2146B" w:rsidRDefault="00A76052" w:rsidP="0050082D">
                        <w:pPr>
                          <w:spacing w:before="0" w:after="0"/>
                          <w:rPr>
                            <w:sz w:val="18"/>
                            <w:szCs w:val="18"/>
                            <w:lang w:val="sv-SE"/>
                          </w:rPr>
                        </w:pPr>
                        <w:r>
                          <w:rPr>
                            <w:sz w:val="18"/>
                            <w:szCs w:val="18"/>
                            <w:lang w:val="sv-SE"/>
                          </w:rPr>
                          <w:t>Static int globalInt</w:t>
                        </w:r>
                      </w:p>
                      <w:p w14:paraId="69A6032C" w14:textId="768161F7" w:rsidR="00A76052" w:rsidRDefault="00A76052" w:rsidP="0050082D">
                        <w:pPr>
                          <w:spacing w:before="0" w:after="0"/>
                          <w:rPr>
                            <w:sz w:val="18"/>
                            <w:szCs w:val="18"/>
                            <w:lang w:val="sv-SE"/>
                          </w:rPr>
                        </w:pPr>
                        <w:r>
                          <w:rPr>
                            <w:sz w:val="18"/>
                            <w:szCs w:val="18"/>
                            <w:lang w:val="sv-SE"/>
                          </w:rPr>
                          <w:t>Static int i</w:t>
                        </w:r>
                      </w:p>
                      <w:p w14:paraId="65DC2C71" w14:textId="7AEEED2D" w:rsidR="00A76052" w:rsidRDefault="00A76052" w:rsidP="0050082D">
                        <w:pPr>
                          <w:spacing w:before="0" w:after="0"/>
                          <w:rPr>
                            <w:sz w:val="18"/>
                            <w:szCs w:val="18"/>
                            <w:lang w:val="sv-SE"/>
                          </w:rPr>
                        </w:pPr>
                      </w:p>
                      <w:p w14:paraId="3B0DD407" w14:textId="21D67AC3" w:rsidR="00A76052" w:rsidRPr="001B6705" w:rsidRDefault="00A76052"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A76052" w:rsidRPr="00D2146B" w:rsidRDefault="00A76052"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A76052" w:rsidRPr="00D2146B" w:rsidRDefault="00A76052"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A76052" w:rsidRDefault="00A76052"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A76052" w:rsidRPr="00D2146B" w:rsidRDefault="00A76052" w:rsidP="0050082D">
                        <w:pPr>
                          <w:spacing w:before="0" w:after="0" w:line="256" w:lineRule="auto"/>
                          <w:rPr>
                            <w:sz w:val="18"/>
                            <w:szCs w:val="18"/>
                          </w:rPr>
                        </w:pPr>
                        <w:r>
                          <w:rPr>
                            <w:sz w:val="18"/>
                            <w:szCs w:val="18"/>
                          </w:rPr>
                          <w:t>Auto mainChar : char</w:t>
                        </w:r>
                      </w:p>
                      <w:p w14:paraId="302437A3" w14:textId="77777777" w:rsidR="00A76052" w:rsidRDefault="00A76052" w:rsidP="0050082D">
                        <w:pPr>
                          <w:spacing w:before="0" w:after="0" w:line="256" w:lineRule="auto"/>
                          <w:rPr>
                            <w:rFonts w:eastAsia="Calibri"/>
                            <w:color w:val="000000"/>
                            <w:sz w:val="18"/>
                            <w:szCs w:val="18"/>
                          </w:rPr>
                        </w:pPr>
                      </w:p>
                      <w:p w14:paraId="71CC6A80" w14:textId="77C30F45" w:rsidR="00A76052" w:rsidRPr="00D2146B" w:rsidRDefault="00A76052" w:rsidP="008C458D">
                        <w:pPr>
                          <w:spacing w:before="0" w:after="0" w:line="256" w:lineRule="auto"/>
                          <w:rPr>
                            <w:sz w:val="18"/>
                            <w:szCs w:val="18"/>
                          </w:rPr>
                        </w:pPr>
                        <w:r>
                          <w:rPr>
                            <w:rFonts w:eastAsia="Calibri"/>
                            <w:color w:val="000000"/>
                            <w:sz w:val="18"/>
                            <w:szCs w:val="18"/>
                          </w:rPr>
                          <w:t>m_parentTable</w:t>
                        </w:r>
                      </w:p>
                      <w:p w14:paraId="4A1EB75F" w14:textId="77777777" w:rsidR="00A76052" w:rsidRPr="00D2146B" w:rsidRDefault="00A76052" w:rsidP="0050082D">
                        <w:pPr>
                          <w:spacing w:before="0" w:after="0" w:line="256" w:lineRule="auto"/>
                          <w:rPr>
                            <w:sz w:val="18"/>
                            <w:szCs w:val="18"/>
                          </w:rPr>
                        </w:pPr>
                        <w:r w:rsidRPr="00D2146B">
                          <w:rPr>
                            <w:rFonts w:eastAsia="Calibri"/>
                            <w:color w:val="000000"/>
                            <w:sz w:val="18"/>
                            <w:szCs w:val="18"/>
                          </w:rPr>
                          <w:t> </w:t>
                        </w:r>
                      </w:p>
                      <w:p w14:paraId="176D8F8E" w14:textId="77777777" w:rsidR="00A76052" w:rsidRPr="00D2146B" w:rsidRDefault="00A76052"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A76052" w:rsidRPr="00D2146B" w:rsidRDefault="00A76052"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A76052" w:rsidRPr="00D2146B" w:rsidRDefault="00A76052" w:rsidP="0050082D">
                        <w:pPr>
                          <w:spacing w:before="0" w:after="0" w:line="254" w:lineRule="auto"/>
                          <w:rPr>
                            <w:sz w:val="18"/>
                            <w:szCs w:val="18"/>
                          </w:rPr>
                        </w:pPr>
                        <w:r>
                          <w:rPr>
                            <w:rFonts w:eastAsia="Calibri"/>
                            <w:color w:val="000000"/>
                            <w:sz w:val="18"/>
                            <w:szCs w:val="18"/>
                          </w:rPr>
                          <w:t>auto int i</w:t>
                        </w:r>
                      </w:p>
                      <w:p w14:paraId="1EB866A9" w14:textId="57278A33" w:rsidR="00A76052" w:rsidRDefault="00A76052"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A76052" w:rsidRDefault="00A76052" w:rsidP="00073BF2">
                        <w:pPr>
                          <w:spacing w:before="0" w:after="0" w:line="254" w:lineRule="auto"/>
                          <w:rPr>
                            <w:rFonts w:eastAsia="Calibri"/>
                            <w:color w:val="000000"/>
                            <w:sz w:val="18"/>
                            <w:szCs w:val="18"/>
                          </w:rPr>
                        </w:pPr>
                      </w:p>
                      <w:p w14:paraId="55FF5C13" w14:textId="77777777" w:rsidR="00A76052" w:rsidRPr="00D2146B" w:rsidRDefault="00A76052" w:rsidP="00073BF2">
                        <w:pPr>
                          <w:spacing w:before="0" w:after="0" w:line="256" w:lineRule="auto"/>
                          <w:rPr>
                            <w:sz w:val="18"/>
                            <w:szCs w:val="18"/>
                          </w:rPr>
                        </w:pPr>
                        <w:r>
                          <w:rPr>
                            <w:rFonts w:eastAsia="Calibri"/>
                            <w:color w:val="000000"/>
                            <w:sz w:val="18"/>
                            <w:szCs w:val="18"/>
                          </w:rPr>
                          <w:t>m_parentTable</w:t>
                        </w:r>
                      </w:p>
                      <w:p w14:paraId="20CF0F08" w14:textId="77777777" w:rsidR="00A76052" w:rsidRPr="00D2146B" w:rsidRDefault="00A76052" w:rsidP="00073BF2">
                        <w:pPr>
                          <w:spacing w:before="0" w:after="0" w:line="254" w:lineRule="auto"/>
                          <w:rPr>
                            <w:sz w:val="18"/>
                            <w:szCs w:val="18"/>
                          </w:rPr>
                        </w:pPr>
                      </w:p>
                      <w:p w14:paraId="2347329E" w14:textId="77777777" w:rsidR="00A76052" w:rsidRPr="00D2146B" w:rsidRDefault="00A76052" w:rsidP="0050082D">
                        <w:pPr>
                          <w:spacing w:before="0" w:after="0" w:line="254" w:lineRule="auto"/>
                          <w:rPr>
                            <w:sz w:val="18"/>
                            <w:szCs w:val="18"/>
                          </w:rPr>
                        </w:pPr>
                        <w:r w:rsidRPr="00D2146B">
                          <w:rPr>
                            <w:rFonts w:eastAsia="Calibri"/>
                            <w:color w:val="000000"/>
                            <w:sz w:val="18"/>
                            <w:szCs w:val="18"/>
                          </w:rPr>
                          <w:t> </w:t>
                        </w:r>
                      </w:p>
                      <w:p w14:paraId="7D6DAD56" w14:textId="77777777" w:rsidR="00A76052" w:rsidRPr="00D2146B" w:rsidRDefault="00A76052"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A76052" w:rsidRPr="00D2146B" w:rsidRDefault="00A76052"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A76052" w:rsidRPr="00100F82" w:rsidRDefault="00A76052" w:rsidP="00100F82">
                        <w:pPr>
                          <w:spacing w:before="0" w:after="0"/>
                          <w:rPr>
                            <w:sz w:val="18"/>
                            <w:szCs w:val="18"/>
                          </w:rPr>
                        </w:pPr>
                        <w:r w:rsidRPr="00100F82">
                          <w:rPr>
                            <w:sz w:val="18"/>
                            <w:szCs w:val="18"/>
                          </w:rPr>
                          <w:t>auto int i</w:t>
                        </w:r>
                      </w:p>
                      <w:p w14:paraId="5D0A676C" w14:textId="673BC4F3" w:rsidR="00A76052" w:rsidRPr="00100F82" w:rsidRDefault="00A76052" w:rsidP="00100F82">
                        <w:pPr>
                          <w:spacing w:before="0" w:after="0"/>
                          <w:rPr>
                            <w:sz w:val="18"/>
                            <w:szCs w:val="18"/>
                          </w:rPr>
                        </w:pPr>
                        <w:r w:rsidRPr="00100F82">
                          <w:rPr>
                            <w:sz w:val="18"/>
                            <w:szCs w:val="18"/>
                          </w:rPr>
                          <w:t>auto double blockDouble</w:t>
                        </w:r>
                      </w:p>
                      <w:p w14:paraId="5B01AFF6" w14:textId="77777777" w:rsidR="00A76052" w:rsidRDefault="00A76052" w:rsidP="00100F82">
                        <w:pPr>
                          <w:spacing w:before="0" w:after="0" w:line="256" w:lineRule="auto"/>
                          <w:rPr>
                            <w:rFonts w:eastAsia="Calibri"/>
                            <w:color w:val="000000"/>
                            <w:sz w:val="18"/>
                            <w:szCs w:val="18"/>
                          </w:rPr>
                        </w:pPr>
                      </w:p>
                      <w:p w14:paraId="35EF25BA" w14:textId="6D9A7EDC" w:rsidR="00A76052" w:rsidRPr="00D2146B" w:rsidRDefault="00A76052" w:rsidP="00100F82">
                        <w:pPr>
                          <w:spacing w:before="0" w:after="0" w:line="256" w:lineRule="auto"/>
                          <w:rPr>
                            <w:sz w:val="18"/>
                            <w:szCs w:val="18"/>
                          </w:rPr>
                        </w:pPr>
                        <w:r>
                          <w:rPr>
                            <w:rFonts w:eastAsia="Calibri"/>
                            <w:color w:val="000000"/>
                            <w:sz w:val="18"/>
                            <w:szCs w:val="18"/>
                          </w:rPr>
                          <w:t>m_parentTable</w:t>
                        </w:r>
                      </w:p>
                      <w:p w14:paraId="274031CF" w14:textId="32871C06" w:rsidR="00A76052" w:rsidRDefault="00A76052"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A76052" w:rsidRDefault="00A76052"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A76052" w:rsidRDefault="00A76052" w:rsidP="00D44BB8">
                        <w:pPr>
                          <w:spacing w:line="252" w:lineRule="auto"/>
                        </w:pPr>
                        <w:r>
                          <w:rPr>
                            <w:rFonts w:eastAsia="Calibri"/>
                            <w:color w:val="000000"/>
                            <w:sz w:val="18"/>
                            <w:szCs w:val="18"/>
                          </w:rPr>
                          <w:t>SymbolTable.CurrentTable</w:t>
                        </w:r>
                      </w:p>
                      <w:p w14:paraId="332537CB" w14:textId="66AB52F1" w:rsidR="00A76052" w:rsidRDefault="00A76052" w:rsidP="00D44BB8">
                        <w:pPr>
                          <w:spacing w:line="252" w:lineRule="auto"/>
                        </w:pPr>
                      </w:p>
                      <w:p w14:paraId="35DA4169" w14:textId="77777777" w:rsidR="00A76052" w:rsidRDefault="00A76052"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A76052" w:rsidRPr="00610E6C" w:rsidRDefault="00A76052"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903DBA" w:rsidRDefault="00F631F0" w:rsidP="00F631F0">
      <w:r w:rsidRPr="00903DBA">
        <w:t xml:space="preserve">The </w:t>
      </w:r>
      <w:r w:rsidRPr="00903DBA">
        <w:rPr>
          <w:rStyle w:val="KeyWord0"/>
        </w:rPr>
        <w:t>Scope</w:t>
      </w:r>
      <w:r w:rsidRPr="00903DBA">
        <w:t xml:space="preserve"> enumeration hold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proofErr w:type="spellStart"/>
      <w:r w:rsidRPr="00903DBA">
        <w:t>Scope.cs</w:t>
      </w:r>
      <w:proofErr w:type="spellEnd"/>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proofErr w:type="spellStart"/>
      <w:r w:rsidRPr="00903DBA">
        <w:t>SymbolTable.cs</w:t>
      </w:r>
      <w:proofErr w:type="spellEnd"/>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35B29FDE"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the extra parameters </w:t>
      </w:r>
      <w:r w:rsidR="00801D1C" w:rsidRPr="00903DBA">
        <w:rPr>
          <w:highlight w:val="white"/>
        </w:rPr>
        <w:t>in a call of an elliptic function).</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10C6455C" w14:textId="3A43F5F2" w:rsidR="000768A3" w:rsidRPr="00903DBA" w:rsidRDefault="00DC336D" w:rsidP="00323ED4">
      <w:pPr>
        <w:rPr>
          <w:highlight w:val="white"/>
        </w:rPr>
      </w:pPr>
      <w:r w:rsidRPr="00903DBA">
        <w:rPr>
          <w:highlight w:val="white"/>
        </w:rPr>
        <w:t xml:space="preserve">The activation record is organized in that way that after the three first entries at holding the return address, regular frame pointer, and </w:t>
      </w:r>
      <w:r w:rsidR="00F606AA" w:rsidRPr="00903DBA">
        <w:rPr>
          <w:highlight w:val="white"/>
        </w:rPr>
        <w:t>ellipse frame pointer comes the function parameters, the ex</w:t>
      </w:r>
      <w:r w:rsidR="00A12A5B" w:rsidRPr="00903DBA">
        <w:rPr>
          <w:highlight w:val="white"/>
        </w:rPr>
        <w:t xml:space="preserve">tra parameters in case of an elliptic case, </w:t>
      </w:r>
      <w:r w:rsidR="00522C4B" w:rsidRPr="00903DBA">
        <w:rPr>
          <w:highlight w:val="white"/>
        </w:rPr>
        <w:t xml:space="preserve">and </w:t>
      </w:r>
      <w:r w:rsidR="00A12A5B" w:rsidRPr="00903DBA">
        <w:rPr>
          <w:highlight w:val="white"/>
        </w:rPr>
        <w:t xml:space="preserve">variables of auto or register storage, </w:t>
      </w:r>
      <w:r w:rsidR="00522C4B" w:rsidRPr="00903DBA">
        <w:rPr>
          <w:highlight w:val="white"/>
        </w:rPr>
        <w:t xml:space="preserve">as well as </w:t>
      </w:r>
      <w:r w:rsidR="00A12A5B" w:rsidRPr="00903DBA">
        <w:rPr>
          <w:highlight w:val="white"/>
        </w:rPr>
        <w:t xml:space="preserve">temporary </w:t>
      </w:r>
      <w:r w:rsidR="00522C4B" w:rsidRPr="00903DBA">
        <w:rPr>
          <w:highlight w:val="white"/>
        </w:rPr>
        <w:t>variables. Each one of those symbols holds an offset on the activation record.</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4402658"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values.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t xml:space="preserve">    private IDictionary&lt;string,Type&gt; m_tagMap = new Dictionary&lt;string,Type&gt;();</w:t>
      </w:r>
    </w:p>
    <w:p w14:paraId="11094DF9" w14:textId="73CAD2F8"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3143416F" w14:textId="031061A0" w:rsidR="00872364" w:rsidRPr="00903DBA" w:rsidRDefault="00B52224" w:rsidP="00323ED4">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D846BE" w:rsidRPr="00903DBA">
        <w:rPr>
          <w:highlight w:val="white"/>
        </w:rPr>
        <w:t>S</w:t>
      </w:r>
      <w:r w:rsidR="00872364" w:rsidRPr="00903DBA">
        <w:rPr>
          <w:highlight w:val="white"/>
        </w:rPr>
        <w:t>ymbol</w:t>
      </w:r>
      <w:r w:rsidR="00D846BE" w:rsidRPr="00903DBA">
        <w:rPr>
          <w:highlight w:val="white"/>
        </w:rPr>
        <w:t>s</w:t>
      </w:r>
      <w:r w:rsidR="00872364" w:rsidRPr="00903DBA">
        <w:rPr>
          <w:highlight w:val="white"/>
        </w:rPr>
        <w:t xml:space="preserve"> of static, extern, or typedef storage are not given an offset, since they ar</w:t>
      </w:r>
      <w:r w:rsidR="006C1DAB" w:rsidRPr="00903DBA">
        <w:rPr>
          <w:highlight w:val="white"/>
        </w:rPr>
        <w:t>e</w:t>
      </w:r>
      <w:r w:rsidR="00872364" w:rsidRPr="00903DBA">
        <w:rPr>
          <w:highlight w:val="white"/>
        </w:rPr>
        <w:t xml:space="preserve"> not stored at the activation record</w:t>
      </w:r>
      <w:r w:rsidR="00D846BE" w:rsidRPr="00903DBA">
        <w:rPr>
          <w:highlight w:val="white"/>
        </w:rPr>
        <w:t xml:space="preserve">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1A2E3E4"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d</w:t>
      </w:r>
      <w:r w:rsidR="00DC70AB" w:rsidRPr="00903DBA">
        <w:rPr>
          <w:highlight w:val="white"/>
        </w:rPr>
        <w:t>ifferent block</w:t>
      </w:r>
      <w:r w:rsidR="004316D8" w:rsidRPr="00903DBA">
        <w:rPr>
          <w:highlight w:val="white"/>
        </w:rPr>
        <w:t>s</w:t>
      </w:r>
      <w:r w:rsidR="00DC70AB" w:rsidRPr="00903DBA">
        <w:rPr>
          <w:highlight w:val="white"/>
        </w:rPr>
        <w:t xml:space="preserve"> can share the same memory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21CD9ED1" w14:textId="77777777" w:rsidR="00A63536" w:rsidRPr="00903DBA" w:rsidRDefault="00A63536" w:rsidP="00A63536">
      <w:r w:rsidRPr="00903DBA">
        <w:t>When adding a symbol with a name we have to check a few things:</w:t>
      </w:r>
    </w:p>
    <w:p w14:paraId="68526DCC" w14:textId="77777777" w:rsidR="00A63536" w:rsidRPr="00903DBA" w:rsidRDefault="00A63536" w:rsidP="00477426">
      <w:pPr>
        <w:pStyle w:val="SourceCodeBoxText"/>
        <w:framePr w:wrap="around"/>
      </w:pPr>
      <w:r w:rsidRPr="00903DBA">
        <w:t>If the symbol is extern it cannot be initialized (its value is not-null).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1625169F" w:rsidR="008F5511" w:rsidRPr="00903DBA" w:rsidRDefault="002920EC" w:rsidP="002920EC">
      <w:pPr>
        <w:rPr>
          <w:highlight w:val="white"/>
        </w:rPr>
      </w:pPr>
      <w:r w:rsidRPr="00903DBA">
        <w:rPr>
          <w:highlight w:val="white"/>
        </w:rPr>
        <w:t>The name of the symbol may be null in case of unnamed function parameter.</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384D3D41"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13A8D9DC" w14:textId="77777777" w:rsidR="007622BE" w:rsidRPr="00903DBA" w:rsidRDefault="007622BE" w:rsidP="007622BE">
      <w:pPr>
        <w:pStyle w:val="Code"/>
        <w:rPr>
          <w:highlight w:val="white"/>
        </w:rPr>
      </w:pPr>
      <w:r w:rsidRPr="00903DBA">
        <w:rPr>
          <w:highlight w:val="white"/>
        </w:rPr>
        <w:t xml:space="preserve">          m_entryList.Remove(oldSymbol);</w:t>
      </w:r>
    </w:p>
    <w:p w14:paraId="482E66B7" w14:textId="77777777" w:rsidR="00A10233" w:rsidRPr="00903DBA" w:rsidRDefault="00A10233" w:rsidP="00A10233">
      <w:pPr>
        <w:pStyle w:val="Code"/>
        <w:rPr>
          <w:highlight w:val="white"/>
        </w:rPr>
      </w:pPr>
      <w:r w:rsidRPr="00903DBA">
        <w:rPr>
          <w:highlight w:val="white"/>
        </w:rPr>
        <w:t xml:space="preserve">        }</w:t>
      </w:r>
    </w:p>
    <w:p w14:paraId="574A9308" w14:textId="3196CB4E" w:rsidR="008F5511" w:rsidRPr="00903DBA" w:rsidRDefault="00B32EDD" w:rsidP="00B32EDD">
      <w:pPr>
        <w:rPr>
          <w:highlight w:val="white"/>
        </w:rPr>
      </w:pPr>
      <w:r w:rsidRPr="00903DBA">
        <w:rPr>
          <w:highlight w:val="white"/>
        </w:rPr>
        <w:t xml:space="preserve">Either way, we </w:t>
      </w:r>
      <w:r w:rsidR="005E5F8C" w:rsidRPr="00903DBA">
        <w:rPr>
          <w:highlight w:val="white"/>
        </w:rPr>
        <w:t>save the new symbol in the entry map, and overwrite the potential previous symbol with the same name.</w:t>
      </w:r>
    </w:p>
    <w:p w14:paraId="62F770BF" w14:textId="77777777" w:rsidR="008F5511" w:rsidRPr="00903DBA" w:rsidRDefault="008F5511" w:rsidP="00323ED4">
      <w:pPr>
        <w:pStyle w:val="Code"/>
        <w:rPr>
          <w:highlight w:val="white"/>
        </w:rPr>
      </w:pPr>
      <w:r w:rsidRPr="00903DBA">
        <w:rPr>
          <w:highlight w:val="white"/>
        </w:rPr>
        <w:t xml:space="preserve">        m_entryMap[name] = newSymbol;</w:t>
      </w:r>
    </w:p>
    <w:p w14:paraId="137B2C8D" w14:textId="77777777" w:rsidR="00E76215" w:rsidRPr="00903DBA" w:rsidRDefault="00E76215" w:rsidP="00E76215">
      <w:pPr>
        <w:pStyle w:val="Code"/>
        <w:rPr>
          <w:highlight w:val="white"/>
        </w:rPr>
      </w:pPr>
      <w:r w:rsidRPr="00903DBA">
        <w:rPr>
          <w:highlight w:val="white"/>
        </w:rPr>
        <w:t xml:space="preserve">        m_entryList.Add(newSymbol);</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1EDBB520"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is 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E4384FC"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looks in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091212E7" w:rsidR="008F5511" w:rsidRPr="00903DBA" w:rsidRDefault="000B01AA" w:rsidP="000B01AA">
      <w:pPr>
        <w:rPr>
          <w:highlight w:val="white"/>
        </w:rPr>
      </w:pPr>
      <w:r w:rsidRPr="00903DBA">
        <w:rPr>
          <w:highlight w:val="white"/>
        </w:rPr>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 </w:t>
      </w:r>
      <w:r w:rsidR="009929D4" w:rsidRPr="00903DBA">
        <w:rPr>
          <w:highlight w:val="white"/>
        </w:rPr>
        <w:t xml:space="preserve">be </w:t>
      </w:r>
      <w:r w:rsidR="00DA68CB" w:rsidRPr="00903DBA">
        <w:rPr>
          <w:highlight w:val="white"/>
        </w:rPr>
        <w:t>both struct</w:t>
      </w:r>
      <w:r w:rsidR="009929D4" w:rsidRPr="00903DBA">
        <w:rPr>
          <w:highlight w:val="white"/>
        </w:rPr>
        <w:t>s</w:t>
      </w:r>
      <w:r w:rsidR="00DA68CB" w:rsidRPr="00903DBA">
        <w:rPr>
          <w:highlight w:val="white"/>
        </w:rPr>
        <w:t xml:space="preserve"> or both 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28543A74" w:rsidR="00CF5537" w:rsidRPr="00903DBA" w:rsidRDefault="00CF5537" w:rsidP="00CF5537">
      <w:pPr>
        <w:rPr>
          <w:highlight w:val="white"/>
        </w:rPr>
      </w:pPr>
      <w:r w:rsidRPr="00903DBA">
        <w:rPr>
          <w:highlight w:val="white"/>
        </w:rPr>
        <w:t>If the neither the old nor the new member 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3A88A050" w:rsidR="00AE29E2" w:rsidRPr="00903DBA" w:rsidRDefault="00B175A2" w:rsidP="00B175A2">
      <w:r w:rsidRPr="00903DBA">
        <w:rPr>
          <w:highlight w:val="white"/>
        </w:rPr>
        <w:t>A symbol has extern, static, typedef, auto, or register storage.</w:t>
      </w:r>
      <w:r w:rsidR="00852E12" w:rsidRPr="00903DBA">
        <w:rPr>
          <w:highlight w:val="white"/>
        </w:rPr>
        <w:t xml:space="preserve"> If the storage</w:t>
      </w:r>
      <w:r w:rsidR="008154C7" w:rsidRPr="00903DBA">
        <w:rPr>
          <w:highlight w:val="white"/>
        </w:rPr>
        <w:t xml:space="preserve"> specifier is omitted</w:t>
      </w:r>
      <w:r w:rsidR="00852E12" w:rsidRPr="00903DBA">
        <w:rPr>
          <w:highlight w:val="white"/>
        </w:rPr>
        <w:t xml:space="preserve"> stated,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egister storage has been included 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 register symbol.</w:t>
      </w:r>
    </w:p>
    <w:p w14:paraId="1C23288D" w14:textId="570C4CCB" w:rsidR="00B175A2" w:rsidRPr="00903DBA" w:rsidRDefault="00B175A2" w:rsidP="00B175A2">
      <w:pPr>
        <w:pStyle w:val="CodeHeader"/>
        <w:rPr>
          <w:highlight w:val="white"/>
        </w:rPr>
      </w:pPr>
      <w:proofErr w:type="spellStart"/>
      <w:r w:rsidRPr="00903DBA">
        <w:rPr>
          <w:highlight w:val="white"/>
        </w:rPr>
        <w:t>Storage.cs</w:t>
      </w:r>
      <w:proofErr w:type="spellEnd"/>
    </w:p>
    <w:p w14:paraId="14975808" w14:textId="77777777" w:rsidR="00FA74AE" w:rsidRPr="00903DBA" w:rsidRDefault="00FA74AE" w:rsidP="00FA74AE">
      <w:pPr>
        <w:pStyle w:val="Code"/>
        <w:rPr>
          <w:highlight w:val="white"/>
        </w:rPr>
      </w:pPr>
      <w:r w:rsidRPr="00903DBA">
        <w:rPr>
          <w:highlight w:val="white"/>
        </w:rPr>
        <w:t>namespace CCompiler {</w:t>
      </w:r>
    </w:p>
    <w:p w14:paraId="0D18DE89" w14:textId="77777777" w:rsidR="00FA74AE" w:rsidRPr="00903DBA" w:rsidRDefault="00FA74AE" w:rsidP="00FA74AE">
      <w:pPr>
        <w:pStyle w:val="Code"/>
        <w:rPr>
          <w:highlight w:val="white"/>
        </w:rPr>
      </w:pPr>
      <w:r w:rsidRPr="00903DBA">
        <w:rPr>
          <w:highlight w:val="white"/>
        </w:rPr>
        <w:t xml:space="preserve">  public enum Storage {Auto     = (int) Mask.Auto,</w:t>
      </w:r>
    </w:p>
    <w:p w14:paraId="0E1DE705" w14:textId="77777777" w:rsidR="00FA74AE" w:rsidRPr="00903DBA" w:rsidRDefault="00FA74AE" w:rsidP="00FA74AE">
      <w:pPr>
        <w:pStyle w:val="Code"/>
        <w:rPr>
          <w:highlight w:val="white"/>
        </w:rPr>
      </w:pPr>
      <w:r w:rsidRPr="00903DBA">
        <w:rPr>
          <w:highlight w:val="white"/>
        </w:rPr>
        <w:t xml:space="preserve">                       Register = (int) Mask.Register,</w:t>
      </w:r>
    </w:p>
    <w:p w14:paraId="2C34559A" w14:textId="77777777" w:rsidR="00FA74AE" w:rsidRPr="00903DBA" w:rsidRDefault="00FA74AE" w:rsidP="00FA74AE">
      <w:pPr>
        <w:pStyle w:val="Code"/>
        <w:rPr>
          <w:highlight w:val="white"/>
        </w:rPr>
      </w:pPr>
      <w:r w:rsidRPr="00903DBA">
        <w:rPr>
          <w:highlight w:val="white"/>
        </w:rPr>
        <w:t xml:space="preserve">                       Static   = (int) Mask.Static,</w:t>
      </w:r>
    </w:p>
    <w:p w14:paraId="6EC4C3EB" w14:textId="77777777" w:rsidR="00FA74AE" w:rsidRPr="00903DBA" w:rsidRDefault="00FA74AE" w:rsidP="00FA74AE">
      <w:pPr>
        <w:pStyle w:val="Code"/>
        <w:rPr>
          <w:highlight w:val="white"/>
        </w:rPr>
      </w:pPr>
      <w:r w:rsidRPr="00903DBA">
        <w:rPr>
          <w:highlight w:val="white"/>
        </w:rPr>
        <w:t xml:space="preserve">                       Extern   = (int) Mask.Extern,</w:t>
      </w:r>
    </w:p>
    <w:p w14:paraId="0D9CF972" w14:textId="77777777" w:rsidR="00FA74AE" w:rsidRPr="00903DBA" w:rsidRDefault="00FA74AE" w:rsidP="00FA74AE">
      <w:pPr>
        <w:pStyle w:val="Code"/>
        <w:rPr>
          <w:highlight w:val="white"/>
        </w:rPr>
      </w:pPr>
      <w:r w:rsidRPr="00903DBA">
        <w:rPr>
          <w:highlight w:val="white"/>
        </w:rPr>
        <w:t xml:space="preserve">                       Typedef  = (int) Mask.Typedef};</w:t>
      </w:r>
    </w:p>
    <w:p w14:paraId="0DEAF884" w14:textId="5A1A539E" w:rsidR="00B175A2" w:rsidRPr="00903DBA" w:rsidRDefault="00FA74AE" w:rsidP="00FA74AE">
      <w:pPr>
        <w:pStyle w:val="Code"/>
        <w:rPr>
          <w:highlight w:val="white"/>
        </w:rPr>
      </w:pPr>
      <w:r w:rsidRPr="00903DBA">
        <w:rPr>
          <w:highlight w:val="white"/>
        </w:rPr>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typedef.</w:t>
      </w:r>
    </w:p>
    <w:p w14:paraId="6D6B3F34" w14:textId="77777777" w:rsidR="00386E50" w:rsidRPr="00903DBA" w:rsidRDefault="00386E50" w:rsidP="00477426">
      <w:pPr>
        <w:pStyle w:val="SourceCodeBoxText"/>
        <w:framePr w:wrap="around"/>
        <w:rPr>
          <w:rStyle w:val="CodeInText"/>
          <w:i/>
        </w:rPr>
      </w:pPr>
      <w:r w:rsidRPr="00903DBA">
        <w:rPr>
          <w:rStyle w:val="CodeInText"/>
        </w:rPr>
        <w:t>Name.</w:t>
      </w:r>
      <w:r w:rsidRPr="00903DBA">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903DBA" w:rsidRDefault="00386E50" w:rsidP="00477426">
      <w:pPr>
        <w:pStyle w:val="SourceCodeBoxText"/>
        <w:framePr w:wrap="around"/>
      </w:pPr>
      <w:r w:rsidRPr="00903DBA">
        <w:rPr>
          <w:rStyle w:val="CodeInText"/>
        </w:rPr>
        <w:t>Storage</w:t>
      </w:r>
      <w:r w:rsidRPr="00903DBA">
        <w:t xml:space="preserve">. A symbol may be auto, register, static, extern or typedef. </w:t>
      </w:r>
      <w:ins w:id="224" w:author="Stefan Bjornander" w:date="2015-04-25T18:27:00Z">
        <w:r w:rsidRPr="00903DBA">
          <w:t xml:space="preserve">If the storage specifier is omitted a global variable is regarded as static and a local variable is </w:t>
        </w:r>
      </w:ins>
      <w:ins w:id="225" w:author="Stefan Bjornander" w:date="2015-04-25T18:28:00Z">
        <w:r w:rsidRPr="00903DBA">
          <w:t>regarded as auto.</w:t>
        </w:r>
      </w:ins>
      <w:r w:rsidRPr="00903DBA">
        <w:t xml:space="preserve"> In this book, t</w:t>
      </w:r>
      <w:ins w:id="226" w:author="Stefan Bjornander" w:date="2015-04-25T16:11:00Z">
        <w:r w:rsidRPr="00903DBA">
          <w:t xml:space="preserve">he </w:t>
        </w:r>
      </w:ins>
      <w:r w:rsidRPr="00903DBA">
        <w:t>only difference between an auto or register symbol is that the address operator cannot be applied to a register symbol.</w:t>
      </w:r>
    </w:p>
    <w:p w14:paraId="2A27C4A0" w14:textId="0E7E5CFB" w:rsidR="00386E50" w:rsidRPr="00903DBA" w:rsidRDefault="00386E50" w:rsidP="00477426">
      <w:pPr>
        <w:pStyle w:val="SourceCodeBoxText"/>
        <w:framePr w:wrap="around"/>
      </w:pPr>
      <w:r w:rsidRPr="00903DBA">
        <w:rPr>
          <w:rStyle w:val="CodeInText"/>
        </w:rPr>
        <w:t>Type</w:t>
      </w:r>
      <w:r w:rsidRPr="00903DBA">
        <w:t xml:space="preserve">. Each symbol has a type as described in </w:t>
      </w:r>
      <w:r w:rsidR="00B5293D" w:rsidRPr="00903DBA">
        <w:t xml:space="preserve">Chapter </w:t>
      </w:r>
      <w:r w:rsidR="00B5293D" w:rsidRPr="00903DBA">
        <w:fldChar w:fldCharType="begin"/>
      </w:r>
      <w:r w:rsidR="00B5293D" w:rsidRPr="00903DBA">
        <w:instrText xml:space="preserve"> REF _Ref54541618 \r \h </w:instrText>
      </w:r>
      <w:r w:rsidR="00B5293D" w:rsidRPr="00903DBA">
        <w:fldChar w:fldCharType="separate"/>
      </w:r>
      <w:r w:rsidR="005F7BC3" w:rsidRPr="00903DBA">
        <w:t>6</w:t>
      </w:r>
      <w:r w:rsidR="00B5293D" w:rsidRPr="00903DBA">
        <w:fldChar w:fldCharType="end"/>
      </w:r>
      <w:r w:rsidR="00B5293D" w:rsidRPr="00903DBA">
        <w:t>.</w:t>
      </w:r>
    </w:p>
    <w:p w14:paraId="52AF0604" w14:textId="77777777" w:rsidR="00386E50" w:rsidRPr="00903DBA" w:rsidRDefault="00386E50" w:rsidP="00477426">
      <w:pPr>
        <w:pStyle w:val="SourceCodeBoxText"/>
        <w:framePr w:wrap="around"/>
      </w:pPr>
      <w:r w:rsidRPr="00903DBA">
        <w:rPr>
          <w:rStyle w:val="CodeInText"/>
        </w:rPr>
        <w:t>Value</w:t>
      </w:r>
      <w:r w:rsidRPr="00903DBA">
        <w:t xml:space="preserve">. A symbol may have a value of integral, </w:t>
      </w:r>
    </w:p>
    <w:p w14:paraId="1F86A3C4" w14:textId="77777777" w:rsidR="00386E50" w:rsidRPr="00903DBA" w:rsidRDefault="00386E50" w:rsidP="00477426">
      <w:pPr>
        <w:pStyle w:val="SourceCodeBoxText"/>
        <w:framePr w:wrap="around"/>
      </w:pPr>
      <w:r w:rsidRPr="00903DBA">
        <w:rPr>
          <w:rStyle w:val="CodeInText"/>
        </w:rPr>
        <w:t>External</w:t>
      </w:r>
      <w:r w:rsidRPr="00903DBA">
        <w:t>. A symbol may have external linkage; that is, it is visible from other source code files.</w:t>
      </w:r>
    </w:p>
    <w:p w14:paraId="037850C3" w14:textId="324896CC" w:rsidR="00386E50" w:rsidRPr="00903DBA" w:rsidRDefault="00386E50" w:rsidP="00477426">
      <w:pPr>
        <w:pStyle w:val="SourceCodeBoxText"/>
        <w:framePr w:wrap="around"/>
      </w:pPr>
      <w:r w:rsidRPr="00903DBA">
        <w:rPr>
          <w:rStyle w:val="CodeInText"/>
        </w:rPr>
        <w:t>Address Symbol</w:t>
      </w:r>
      <w:r w:rsidRPr="00903DBA">
        <w:t xml:space="preserve">. In case of the address, arrow, or index operator the address symbol is the </w:t>
      </w:r>
      <w:r w:rsidR="00B5293D" w:rsidRPr="00903DBA">
        <w:t>dereferred</w:t>
      </w:r>
      <w:r w:rsidRPr="00903DBA">
        <w:t xml:space="preserve"> symbol. In case of the arrow operator or constant index we also store the offset of the address symbol.</w:t>
      </w:r>
    </w:p>
    <w:p w14:paraId="39BEED1B" w14:textId="77777777" w:rsidR="00386E50" w:rsidRPr="00903DBA" w:rsidRDefault="00386E50" w:rsidP="00477426">
      <w:pPr>
        <w:pStyle w:val="SourceCodeBoxText"/>
        <w:framePr w:wrap="around"/>
      </w:pPr>
      <w:r w:rsidRPr="00903DBA">
        <w:rPr>
          <w:rStyle w:val="CodeInText"/>
        </w:rPr>
        <w:t>Address Offset</w:t>
      </w:r>
      <w:r w:rsidRPr="00903DBA">
        <w:t>.</w:t>
      </w:r>
    </w:p>
    <w:p w14:paraId="6C9B06D8" w14:textId="77777777" w:rsidR="00386E50" w:rsidRPr="00903DBA" w:rsidRDefault="00386E50" w:rsidP="00E65FE6">
      <w:pPr>
        <w:pStyle w:val="CodeHeader"/>
      </w:pPr>
      <w:r w:rsidRPr="00E65FE6">
        <w:rPr>
          <w:rStyle w:val="CodeInText"/>
        </w:rPr>
        <w:t>Offset</w:t>
      </w:r>
      <w:r w:rsidRPr="00903DBA">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903DBA" w:rsidRDefault="00386E50" w:rsidP="00477426">
      <w:pPr>
        <w:pStyle w:val="SourceCodeBoxText"/>
        <w:framePr w:wrap="around"/>
      </w:pPr>
      <w:r w:rsidRPr="00903DBA">
        <w:t>When the final object code is generated, we mark each auto or register symbol as used. In the end, all non-used symbols are being removed.</w:t>
      </w:r>
    </w:p>
    <w:p w14:paraId="699BD594" w14:textId="5FF33D01" w:rsidR="00386E50" w:rsidRPr="00903DBA" w:rsidRDefault="00386E50" w:rsidP="00386E50">
      <w:r w:rsidRPr="00903DBA">
        <w:t xml:space="preserve">The name is somewhat misleading since we also store functions and types, defined by </w:t>
      </w:r>
      <w:r w:rsidRPr="00903DBA">
        <w:rPr>
          <w:rStyle w:val="CodeInText"/>
          <w:i/>
          <w:rPrChange w:id="227" w:author="Stefan Bjornander" w:date="2015-04-25T10:11:00Z">
            <w:rPr>
              <w:rStyle w:val="CodeInText"/>
            </w:rPr>
          </w:rPrChange>
        </w:rPr>
        <w:t>typedef</w:t>
      </w:r>
      <w:r w:rsidRPr="00903DBA">
        <w:t>, in the table.</w:t>
      </w:r>
      <w:ins w:id="228" w:author="Stefan Bjornander" w:date="2015-04-25T10:11:00Z">
        <w:r w:rsidRPr="00903DBA">
          <w:t xml:space="preserve"> In some compiler technique </w:t>
        </w:r>
      </w:ins>
      <w:r w:rsidR="00440B10" w:rsidRPr="00903DBA">
        <w:t>textbooks,</w:t>
      </w:r>
      <w:ins w:id="229" w:author="Stefan Bjornander" w:date="2015-04-25T10:11:00Z">
        <w:r w:rsidRPr="00903DBA">
          <w:t xml:space="preserve"> the table is called</w:t>
        </w:r>
      </w:ins>
      <w:ins w:id="230" w:author="Stefan Bjornander" w:date="2015-04-25T10:14:00Z">
        <w:r w:rsidRPr="00903DBA">
          <w:t xml:space="preserve"> the </w:t>
        </w:r>
        <w:r w:rsidRPr="00903DBA">
          <w:rPr>
            <w:rStyle w:val="CodeInText"/>
            <w:i/>
            <w:rPrChange w:id="231" w:author="Stefan Bjornander" w:date="2015-04-25T10:14:00Z">
              <w:rPr>
                <w:rStyle w:val="CodeInText"/>
              </w:rPr>
            </w:rPrChange>
          </w:rPr>
          <w:t>symbol table</w:t>
        </w:r>
        <w:r w:rsidRPr="00903DBA">
          <w:t>. However, I think that term is too wide for our purposes.</w:t>
        </w:r>
      </w:ins>
    </w:p>
    <w:p w14:paraId="306729BC" w14:textId="77777777" w:rsidR="009F7A62" w:rsidRPr="00903DBA" w:rsidRDefault="009F7A62" w:rsidP="009F7A62">
      <w:pPr>
        <w:pStyle w:val="CodeHeader"/>
      </w:pPr>
      <w:proofErr w:type="spellStart"/>
      <w:r w:rsidRPr="00903DBA">
        <w:t>Symbol.cs</w:t>
      </w:r>
      <w:proofErr w:type="spellEnd"/>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696C3E84" w14:textId="77777777" w:rsidR="00EE197F" w:rsidRPr="00903DBA" w:rsidRDefault="00EE197F" w:rsidP="00EE197F">
      <w:pPr>
        <w:pStyle w:val="Code"/>
        <w:rPr>
          <w:highlight w:val="white"/>
        </w:rPr>
      </w:pPr>
      <w:r w:rsidRPr="00903DBA">
        <w:rPr>
          <w:highlight w:val="white"/>
        </w:rPr>
        <w:t xml:space="preserve">    private bool m_externalLinkage, m_functionDefinition;</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0FCB3FA0"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is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5E805C7E"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77777777" w:rsidR="009F7A62" w:rsidRPr="00903DBA" w:rsidRDefault="009F7A62" w:rsidP="00013F62">
      <w:pPr>
        <w:pStyle w:val="Code"/>
        <w:rPr>
          <w:highlight w:val="white"/>
        </w:rPr>
      </w:pP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77777777" w:rsidR="009F7A62" w:rsidRPr="00903DBA" w:rsidRDefault="009F7A62" w:rsidP="009F7A62">
      <w:pPr>
        <w:pStyle w:val="Code"/>
        <w:rPr>
          <w:highlight w:val="white"/>
        </w:rPr>
      </w:pPr>
      <w:r w:rsidRPr="00903DBA">
        <w:rPr>
          <w:highlight w:val="white"/>
        </w:rPr>
        <w:t xml:space="preserve">      }</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5E0719AB" w14:textId="77777777"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32009F88" w14:textId="77777777" w:rsidR="009F7A62" w:rsidRPr="00903DBA" w:rsidRDefault="009F7A62" w:rsidP="009F7A62">
      <w:pPr>
        <w:pStyle w:val="Code"/>
        <w:rPr>
          <w:highlight w:val="white"/>
        </w:rPr>
      </w:pPr>
      <w:r w:rsidRPr="00903DBA">
        <w:rPr>
          <w:highlight w:val="white"/>
        </w:rPr>
        <w:t xml:space="preserve">      else if (type.IsLogical()) {</w:t>
      </w:r>
    </w:p>
    <w:p w14:paraId="5844EAFA"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5CF4EF09" w14:textId="5B6490F5"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3B8302D0"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2E70F939" w:rsidR="0034798B" w:rsidRPr="00903DBA" w:rsidRDefault="0034798B" w:rsidP="00AB7E45">
      <w:pPr>
        <w:pStyle w:val="Rubrik2"/>
      </w:pPr>
      <w:bookmarkStart w:id="232" w:name="_Toc57656043"/>
      <w:r w:rsidRPr="00903DBA">
        <w:t>Static Symbols</w:t>
      </w:r>
      <w:bookmarkEnd w:id="232"/>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proofErr w:type="spellStart"/>
      <w:r w:rsidRPr="00903DBA">
        <w:t>StaticSymbol.cs</w:t>
      </w:r>
      <w:proofErr w:type="spellEnd"/>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1034DC6E"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holds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proofErr w:type="spellStart"/>
      <w:r w:rsidRPr="00903DBA">
        <w:t>StaticSymbolLinux.cs</w:t>
      </w:r>
      <w:proofErr w:type="spellEnd"/>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21B0DE09" w:rsidR="0034798B" w:rsidRPr="00903DBA" w:rsidRDefault="00753E1A" w:rsidP="00753E1A">
      <w:pPr>
        <w:pStyle w:val="Code"/>
      </w:pPr>
      <w:r w:rsidRPr="00903DBA">
        <w:rPr>
          <w:highlight w:val="white"/>
        </w:rPr>
        <w:t>}</w:t>
      </w:r>
    </w:p>
    <w:p w14:paraId="1942D344" w14:textId="71C033EC" w:rsidR="00A149DE" w:rsidRPr="00903DBA" w:rsidRDefault="00A149DE" w:rsidP="00A149DE">
      <w:pPr>
        <w:pStyle w:val="CodeHeader"/>
      </w:pPr>
      <w:proofErr w:type="spellStart"/>
      <w:r w:rsidRPr="00903DBA">
        <w:rPr>
          <w:highlight w:val="white"/>
        </w:rPr>
        <w:t>StaticSymbolWindows</w:t>
      </w:r>
      <w:r w:rsidRPr="00903DBA">
        <w:t>.cs</w:t>
      </w:r>
      <w:proofErr w:type="spellEnd"/>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33" w:name="_Ref54541618"/>
      <w:bookmarkStart w:id="234" w:name="_Toc57656044"/>
      <w:r w:rsidRPr="00903DBA">
        <w:t>The Type System</w:t>
      </w:r>
      <w:bookmarkEnd w:id="233"/>
      <w:bookmarkEnd w:id="234"/>
    </w:p>
    <w:p w14:paraId="32A67CAE" w14:textId="302790B8" w:rsidR="0090331B" w:rsidRPr="00903DBA" w:rsidRDefault="00D84FDE" w:rsidP="00E65FE6">
      <w:pPr>
        <w:pStyle w:val="CodeHeader"/>
        <w:rPr>
          <w:color w:val="auto"/>
        </w:rPr>
      </w:pPr>
      <w:r w:rsidRPr="00903DBA">
        <w:t xml:space="preserve">C has a rather large set of types. The simple types are made up of the integral types signed and unsigned </w:t>
      </w:r>
      <w:r w:rsidRPr="00903DBA">
        <w:rPr>
          <w:rStyle w:val="CodeInText"/>
        </w:rPr>
        <w:t>char</w:t>
      </w:r>
      <w:r w:rsidRPr="00903DBA">
        <w:t xml:space="preserve">, </w:t>
      </w:r>
      <w:r w:rsidRPr="00903DBA">
        <w:rPr>
          <w:rStyle w:val="CodeInText"/>
        </w:rPr>
        <w:t>short</w:t>
      </w:r>
      <w:r w:rsidR="00DA04BA" w:rsidRPr="00903DBA">
        <w:rPr>
          <w:rStyle w:val="CodeInText"/>
        </w:rPr>
        <w:t xml:space="preserve"> int</w:t>
      </w:r>
      <w:r w:rsidRPr="00903DBA">
        <w:t xml:space="preserve">, </w:t>
      </w:r>
      <w:r w:rsidRPr="00903DBA">
        <w:rPr>
          <w:rStyle w:val="CodeInText"/>
        </w:rPr>
        <w:t>int</w:t>
      </w:r>
      <w:r w:rsidRPr="00903DBA">
        <w:t xml:space="preserve">, and </w:t>
      </w:r>
      <w:r w:rsidRPr="00903DBA">
        <w:rPr>
          <w:rStyle w:val="CodeInText"/>
        </w:rPr>
        <w:t>long</w:t>
      </w:r>
      <w:r w:rsidR="00DA04BA" w:rsidRPr="00903DBA">
        <w:rPr>
          <w:rStyle w:val="CodeInText"/>
        </w:rPr>
        <w:t xml:space="preserve"> int</w:t>
      </w:r>
      <w:r w:rsidRPr="00903DBA">
        <w:t xml:space="preserve"> as well as the floating types </w:t>
      </w:r>
      <w:r w:rsidRPr="00903DBA">
        <w:rPr>
          <w:rStyle w:val="CodeInText"/>
        </w:rPr>
        <w:t>float,</w:t>
      </w:r>
      <w:r w:rsidRPr="00903DBA">
        <w:t xml:space="preserve"> </w:t>
      </w:r>
      <w:r w:rsidRPr="00903DBA">
        <w:rPr>
          <w:rStyle w:val="CodeInText"/>
        </w:rPr>
        <w:t>double</w:t>
      </w:r>
      <w:r w:rsidRPr="00903DBA">
        <w:t xml:space="preserve">, and </w:t>
      </w:r>
      <w:r w:rsidRPr="00903DBA">
        <w:rPr>
          <w:rStyle w:val="CodeInText"/>
        </w:rPr>
        <w:t>long</w:t>
      </w:r>
      <w:r w:rsidRPr="00903DBA">
        <w:t xml:space="preserve"> </w:t>
      </w:r>
      <w:r w:rsidRPr="00903DBA">
        <w:rPr>
          <w:rStyle w:val="CodeInText"/>
        </w:rPr>
        <w:t>double</w:t>
      </w:r>
      <w:r w:rsidRPr="00903DBA">
        <w:t>. The compound type are pointers, arrays, structs, unions, and functions. Values of enumeration types (</w:t>
      </w:r>
      <w:proofErr w:type="spellStart"/>
      <w:r w:rsidRPr="00903DBA">
        <w:rPr>
          <w:rStyle w:val="CodeInText"/>
        </w:rPr>
        <w:t>enum</w:t>
      </w:r>
      <w:proofErr w:type="spellEnd"/>
      <w:r w:rsidRPr="00903DBA">
        <w:t xml:space="preserve">) are stored as signed integer. Moreover, a type can also be </w:t>
      </w:r>
      <w:r w:rsidRPr="00E65FE6">
        <w:t>constant</w:t>
      </w:r>
      <w:r w:rsidRPr="00903DBA">
        <w:t xml:space="preserve"> or </w:t>
      </w:r>
      <w:r w:rsidRPr="00E65FE6">
        <w:rPr>
          <w:rStyle w:val="CodeInText"/>
        </w:rPr>
        <w:t>volatile</w:t>
      </w:r>
      <w:r w:rsidRPr="00903DBA">
        <w:t>.</w:t>
      </w:r>
      <w:r w:rsidR="00FC032A" w:rsidRPr="00903DBA">
        <w:rPr>
          <w:color w:val="auto"/>
        </w:rPr>
        <w:t xml:space="preserve"> </w:t>
      </w:r>
      <w:r w:rsidR="00333473" w:rsidRPr="00903DBA">
        <w:rPr>
          <w:color w:val="auto"/>
        </w:rPr>
        <w:t xml:space="preserve">Internally, we </w:t>
      </w:r>
      <w:r w:rsidR="00FC032A" w:rsidRPr="00903DBA">
        <w:rPr>
          <w:color w:val="auto"/>
        </w:rPr>
        <w:t>intro</w:t>
      </w:r>
      <w:r w:rsidR="00333473" w:rsidRPr="00903DBA">
        <w:rPr>
          <w:color w:val="auto"/>
        </w:rPr>
        <w:t>d</w:t>
      </w:r>
      <w:r w:rsidR="00FC032A" w:rsidRPr="00903DBA">
        <w:rPr>
          <w:color w:val="auto"/>
        </w:rPr>
        <w:t xml:space="preserve">uce the </w:t>
      </w:r>
      <w:r w:rsidR="0023025C" w:rsidRPr="00903DBA">
        <w:rPr>
          <w:color w:val="auto"/>
        </w:rPr>
        <w:t>logical</w:t>
      </w:r>
      <w:r w:rsidR="00FC032A" w:rsidRPr="00903DBA">
        <w:rPr>
          <w:color w:val="auto"/>
        </w:rPr>
        <w:t xml:space="preserve"> and string types, even thoug</w:t>
      </w:r>
      <w:r w:rsidR="00333473" w:rsidRPr="00903DBA">
        <w:rPr>
          <w:color w:val="auto"/>
        </w:rPr>
        <w:t>h there are no such types in C.</w:t>
      </w:r>
      <w:r w:rsidR="00025BEA" w:rsidRPr="00903DBA">
        <w:t xml:space="preserve"> </w:t>
      </w:r>
      <w:r w:rsidR="005A199A" w:rsidRPr="00903DBA">
        <w:t>The void</w:t>
      </w:r>
    </w:p>
    <w:p w14:paraId="142D086C" w14:textId="18BDC79A" w:rsidR="004242EC" w:rsidRPr="00903DBA" w:rsidRDefault="004242EC" w:rsidP="008C43F9">
      <w:pPr>
        <w:pStyle w:val="CodeHeader"/>
      </w:pPr>
      <w:proofErr w:type="spellStart"/>
      <w:r w:rsidRPr="00903DBA">
        <w:t>Sort.cs</w:t>
      </w:r>
      <w:proofErr w:type="spellEnd"/>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65BFCC0A" w:rsidR="004242EC" w:rsidRPr="00903DBA" w:rsidRDefault="004242EC" w:rsidP="004242EC">
      <w:pPr>
        <w:pStyle w:val="Code"/>
      </w:pPr>
      <w:r w:rsidRPr="00903DBA">
        <w:rPr>
          <w:highlight w:val="white"/>
        </w:rPr>
        <w:t>}</w:t>
      </w:r>
    </w:p>
    <w:p w14:paraId="0A039911" w14:textId="5DD41732" w:rsidR="00AC17D8" w:rsidRPr="00903DBA" w:rsidRDefault="00AC17D8" w:rsidP="00AC17D8">
      <w:r w:rsidRPr="00903DBA">
        <w:t xml:space="preserve">The </w:t>
      </w:r>
      <w:r w:rsidRPr="00903DBA">
        <w:rPr>
          <w:rStyle w:val="KeyWord0"/>
        </w:rPr>
        <w:t>Type</w:t>
      </w:r>
      <w:r w:rsidRPr="00903DBA">
        <w:t xml:space="preserve"> class hold methods for create types with different features. A pointer has a pointer type and an array has an array size and type, </w:t>
      </w:r>
      <w:r w:rsidR="00ED1783" w:rsidRPr="00903DBA">
        <w:t>a function has a return type and parameter list</w:t>
      </w:r>
      <w:r w:rsidR="00B67BFE" w:rsidRPr="00903DBA">
        <w:t>, and a struct or union has a member map</w:t>
      </w:r>
      <w:r w:rsidR="000071DE" w:rsidRPr="00903DBA">
        <w:t xml:space="preserve">, where a </w:t>
      </w:r>
      <w:r w:rsidR="00B67BFE" w:rsidRPr="00903DBA">
        <w:t>member can have a bitfield.</w:t>
      </w:r>
    </w:p>
    <w:p w14:paraId="5EBDC23E" w14:textId="088BB8CD" w:rsidR="00DF053B" w:rsidRPr="00903DBA" w:rsidRDefault="008C43F9" w:rsidP="004242EC">
      <w:pPr>
        <w:pStyle w:val="CodeHeader"/>
      </w:pPr>
      <w:proofErr w:type="spellStart"/>
      <w:r w:rsidRPr="00903DBA">
        <w:t>Type.cs</w:t>
      </w:r>
      <w:proofErr w:type="spellEnd"/>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673EA33C" w14:textId="29DD50DF"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 xml:space="preserve">. We also have the </w:t>
      </w:r>
      <w:r w:rsidR="00F05D2C" w:rsidRPr="00903DBA">
        <w:rPr>
          <w:rStyle w:val="KeyWord0"/>
          <w:highlight w:val="white"/>
        </w:rPr>
        <w:t>void</w:t>
      </w:r>
      <w:r w:rsidR="00F05D2C" w:rsidRPr="00903DBA">
        <w:rPr>
          <w:highlight w:val="white"/>
        </w:rPr>
        <w:t xml:space="preserve"> type, which technically is not a type, but rather mark the absence of a type. It is used</w:t>
      </w:r>
      <w:r w:rsidR="00784DFE" w:rsidRPr="00903DBA">
        <w:rPr>
          <w:highlight w:val="white"/>
        </w:rPr>
        <w:t xml:space="preserve"> </w:t>
      </w:r>
      <w:r w:rsidR="00A661E5" w:rsidRPr="00903DBA">
        <w:rPr>
          <w:highlight w:val="white"/>
        </w:rPr>
        <w:t>to mark the absence of a function return type, parameter list, or pointer type.</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35" w:author="Stefan Bjornander" w:date="2015-04-25T10:33:00Z"/>
          <w:color w:val="auto"/>
        </w:rPr>
        <w:pPrChange w:id="236"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6CCB805F" w14:textId="1AB7EF20" w:rsidR="00EB6850" w:rsidRPr="00903DBA" w:rsidRDefault="00EB6850">
      <w:pPr>
        <w:pStyle w:val="CodeHeader"/>
        <w:rPr>
          <w:color w:val="auto"/>
        </w:rPr>
        <w:pPrChange w:id="237" w:author="Stefan Bjornander" w:date="2015-04-25T10:40:00Z">
          <w:pPr>
            <w:pStyle w:val="Rubrik3"/>
          </w:pPr>
        </w:pPrChange>
      </w:pPr>
      <w:ins w:id="238" w:author="Stefan Bjornander" w:date="2015-04-25T10:41:00Z">
        <w:r w:rsidRPr="00903DBA">
          <w:t>Contrary</w:t>
        </w:r>
      </w:ins>
      <w:ins w:id="239" w:author="Stefan Bjornander" w:date="2015-04-25T10:40:00Z">
        <w:r w:rsidRPr="00903DBA">
          <w:t xml:space="preserve"> to some other languages, there is no logical type in C. </w:t>
        </w:r>
      </w:ins>
      <w:ins w:id="240"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41"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E65FE6">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42" w:author="Stefan Bjornander" w:date="2015-04-25T10:42:00Z">
        <w:r w:rsidRPr="00903DBA">
          <w:t>The</w:t>
        </w:r>
      </w:ins>
      <w:r w:rsidRPr="00903DBA">
        <w:t xml:space="preserve"> logical</w:t>
      </w:r>
      <w:ins w:id="243" w:author="Stefan Bjornander" w:date="2015-04-25T10:42:00Z">
        <w:r w:rsidRPr="00903DBA">
          <w:t xml:space="preserve"> type holds the </w:t>
        </w:r>
      </w:ins>
      <w:ins w:id="244" w:author="Stefan Bjornander" w:date="2015-04-25T10:43:00Z">
        <w:r w:rsidRPr="00903DBA">
          <w:t xml:space="preserve">two </w:t>
        </w:r>
      </w:ins>
      <w:ins w:id="245" w:author="Stefan Bjornander" w:date="2015-04-25T10:42:00Z">
        <w:r w:rsidRPr="00903DBA">
          <w:t xml:space="preserve">sets </w:t>
        </w:r>
        <w:r w:rsidRPr="00903DBA">
          <w:rPr>
            <w:rStyle w:val="KeyWord0"/>
            <w:rPrChange w:id="246" w:author="Stefan Bjornander" w:date="2015-04-25T10:42:00Z">
              <w:rPr>
                <w:rStyle w:val="CodeInText"/>
              </w:rPr>
            </w:rPrChange>
          </w:rPr>
          <w:t>m_trueSet</w:t>
        </w:r>
        <w:r w:rsidRPr="00903DBA">
          <w:t xml:space="preserve"> and </w:t>
        </w:r>
        <w:r w:rsidRPr="00903DBA">
          <w:rPr>
            <w:rStyle w:val="KeyWord0"/>
            <w:rPrChange w:id="247" w:author="Stefan Bjornander" w:date="2015-04-25T10:42:00Z">
              <w:rPr>
                <w:rStyle w:val="CodeInText"/>
              </w:rPr>
            </w:rPrChange>
          </w:rPr>
          <w:t>m_falseSet</w:t>
        </w:r>
        <w:r w:rsidRPr="00903DBA">
          <w:t xml:space="preserve">, which hold </w:t>
        </w:r>
      </w:ins>
      <w:ins w:id="248" w:author="Stefan Bjornander" w:date="2015-04-25T10:43:00Z">
        <w:r w:rsidRPr="00903DBA">
          <w:t>middle code address</w:t>
        </w:r>
      </w:ins>
      <w:ins w:id="249" w:author="Stefan Bjornander" w:date="2015-04-25T10:44:00Z">
        <w:r w:rsidRPr="00903DBA">
          <w:t>es</w:t>
        </w:r>
      </w:ins>
      <w:ins w:id="250" w:author="Stefan Bjornander" w:date="2015-04-25T10:43:00Z">
        <w:r w:rsidRPr="00903DBA">
          <w:t xml:space="preserve"> to jumps </w:t>
        </w:r>
      </w:ins>
      <w:r w:rsidRPr="00903DBA">
        <w:t>instructions that</w:t>
      </w:r>
      <w:ins w:id="251" w:author="Stefan Bjornander" w:date="2015-04-25T10:44:00Z">
        <w:r w:rsidRPr="00903DBA">
          <w:t xml:space="preserve"> will later be filled with the address</w:t>
        </w:r>
      </w:ins>
      <w:r w:rsidRPr="00903DBA">
        <w:t>es</w:t>
      </w:r>
      <w:ins w:id="252" w:author="Stefan Bjornander" w:date="2015-04-25T10:44:00Z">
        <w:r w:rsidRPr="00903DBA">
          <w:t xml:space="preserve"> to jump </w:t>
        </w:r>
      </w:ins>
      <w:r w:rsidRPr="00903DBA">
        <w:t xml:space="preserve">to </w:t>
      </w:r>
      <w:ins w:id="253" w:author="Stefan Bjornander" w:date="2015-04-25T10:44:00Z">
        <w:r w:rsidRPr="00903DBA">
          <w:t>if the expression is true or false.</w:t>
        </w:r>
      </w:ins>
    </w:p>
    <w:p w14:paraId="7BB2347F" w14:textId="6E49B6A7" w:rsidR="00B402D5" w:rsidRPr="00903DBA" w:rsidRDefault="009F6C5C">
      <w:pPr>
        <w:rPr>
          <w:color w:val="auto"/>
        </w:rPr>
        <w:pPrChange w:id="254" w:author="Stefan Bjornander" w:date="2015-04-25T10:39:00Z">
          <w:pPr>
            <w:pStyle w:val="Rubrik3"/>
            <w:tabs>
              <w:tab w:val="num" w:pos="360"/>
            </w:tabs>
          </w:pPr>
        </w:pPrChange>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nformally, the bits number of ones, counting from the least significant bit.</w:t>
      </w:r>
      <w:r w:rsidR="00CA06C1" w:rsidRPr="00903DBA">
        <w:t xml:space="preserve"> </w:t>
      </w:r>
      <w:ins w:id="255" w:author="Stefan Bjornander" w:date="2015-04-25T10:39:00Z">
        <w:r w:rsidR="00B402D5" w:rsidRPr="00903DBA">
          <w:t>The bi</w:t>
        </w:r>
      </w:ins>
      <w:r w:rsidR="00B402D5" w:rsidRPr="00903DBA">
        <w:t>t</w:t>
      </w:r>
      <w:ins w:id="256" w:author="Stefan Bjornander" w:date="2015-04-25T10:39:00Z">
        <w:r w:rsidR="00B402D5" w:rsidRPr="00903DBA">
          <w:t>field type is an integral type, with the addition of the bitfield mask</w:t>
        </w:r>
      </w:ins>
      <w:r w:rsidR="00481C24" w:rsidRPr="00903DBA">
        <w:t xml:space="preserve">. It </w:t>
      </w:r>
      <w:ins w:id="257" w:author="Stefan Bjornander" w:date="2015-04-25T10:39:00Z">
        <w:r w:rsidR="00B402D5" w:rsidRPr="00903DBA">
          <w:t xml:space="preserve">is used </w:t>
        </w:r>
      </w:ins>
      <w:ins w:id="258" w:author="Stefan Bjornander" w:date="2015-04-25T10:40:00Z">
        <w:r w:rsidR="00481C24" w:rsidRPr="00903DBA">
          <w:t>to set the unused bits to zero</w:t>
        </w:r>
      </w:ins>
      <w:r w:rsidR="00481C24" w:rsidRPr="00903DBA">
        <w:t xml:space="preserve"> </w:t>
      </w:r>
      <w:ins w:id="259"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77777777" w:rsidR="006E1FB9" w:rsidRPr="00903DBA" w:rsidRDefault="006E1FB9" w:rsidP="006E1FB9">
      <w:pPr>
        <w:pStyle w:val="Code"/>
        <w:rPr>
          <w:highlight w:val="white"/>
        </w:rPr>
      </w:pPr>
      <w:r w:rsidRPr="00903DBA">
        <w:rPr>
          <w:highlight w:val="white"/>
        </w:rPr>
        <w:t xml:space="preserve">    }</w:t>
      </w:r>
    </w:p>
    <w:p w14:paraId="02C33183" w14:textId="231E67C6" w:rsidR="00A41837" w:rsidRPr="00903DBA" w:rsidRDefault="00C45AA7" w:rsidP="00477362">
      <w:pPr>
        <w:rPr>
          <w:highlight w:val="white"/>
        </w:rPr>
      </w:pPr>
      <w:ins w:id="260" w:author="Stefan Bjornander" w:date="2015-04-25T11:02:00Z">
        <w:r w:rsidRPr="00903DBA">
          <w:t xml:space="preserve">The type pointed at is null when the type is created, it will later be set by the </w:t>
        </w:r>
      </w:ins>
      <w:r w:rsidRPr="00903DBA">
        <w:t>declarator</w:t>
      </w:r>
      <w:ins w:id="261" w:author="Stefan Bjornander" w:date="2015-04-25T11:02:00Z">
        <w:r w:rsidRPr="00903DBA">
          <w:t xml:space="preserve"> type.</w:t>
        </w:r>
      </w:ins>
      <w:ins w:id="262" w:author="Stefan Bjornander" w:date="2015-04-25T10:59:00Z">
        <w:r w:rsidRPr="00903DBA">
          <w:t xml:space="preserve"> </w:t>
        </w:r>
      </w:ins>
      <w:r w:rsidR="00A41837" w:rsidRPr="00903DBA">
        <w:rPr>
          <w:highlight w:val="white"/>
        </w:rPr>
        <w:t>In case of a pointer</w:t>
      </w:r>
      <w:r w:rsidR="00646245" w:rsidRPr="00903DBA">
        <w:rPr>
          <w:highlight w:val="white"/>
        </w:rPr>
        <w:t>,</w:t>
      </w:r>
      <w:r w:rsidR="00A41837" w:rsidRPr="00903DBA">
        <w:rPr>
          <w:highlight w:val="white"/>
        </w:rPr>
        <w:t xml:space="preserve"> </w:t>
      </w:r>
      <w:r w:rsidR="00646245" w:rsidRPr="00903DBA">
        <w:rPr>
          <w:highlight w:val="white"/>
        </w:rPr>
        <w:t>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77777777" w:rsidR="006E1FB9" w:rsidRPr="00903DBA" w:rsidRDefault="006E1FB9" w:rsidP="006E1FB9">
      <w:pPr>
        <w:pStyle w:val="Code"/>
        <w:rPr>
          <w:highlight w:val="white"/>
        </w:rPr>
      </w:pPr>
      <w:r w:rsidRPr="00903DBA">
        <w:rPr>
          <w:highlight w:val="white"/>
        </w:rPr>
        <w:t xml:space="preserve">    }</w:t>
      </w:r>
    </w:p>
    <w:p w14:paraId="38BE3263" w14:textId="351DBE61" w:rsidR="007071E3" w:rsidRPr="00903DBA" w:rsidRDefault="00F73509">
      <w:pPr>
        <w:rPr>
          <w:color w:val="auto"/>
        </w:rPr>
        <w:pPrChange w:id="263"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64" w:author="Stefan Bjornander" w:date="2015-04-25T11:00:00Z">
        <w:r w:rsidR="00270234" w:rsidRPr="00903DBA">
          <w:t>hen the type is created</w:t>
        </w:r>
      </w:ins>
      <w:r w:rsidR="00270234" w:rsidRPr="00903DBA">
        <w:t>, t</w:t>
      </w:r>
      <w:ins w:id="265" w:author="Stefan Bjornander" w:date="2015-04-25T11:00:00Z">
        <w:r w:rsidR="007071E3" w:rsidRPr="00903DBA">
          <w:t>he array size can be zero. In that case it will later be set by the length of its ini</w:t>
        </w:r>
      </w:ins>
      <w:ins w:id="266" w:author="Stefan Bjornander" w:date="2015-04-25T11:01:00Z">
        <w:r w:rsidR="007071E3" w:rsidRPr="00903DBA">
          <w:t xml:space="preserve">tialization </w:t>
        </w:r>
      </w:ins>
      <w:ins w:id="267" w:author="Stefan Bjornander" w:date="2015-04-25T11:00:00Z">
        <w:r w:rsidR="007071E3" w:rsidRPr="00903DBA">
          <w:t>list</w:t>
        </w:r>
      </w:ins>
      <w:r w:rsidR="007071E3" w:rsidRPr="00903DBA">
        <w:t xml:space="preserve"> or become 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35F74D78" w14:textId="24510550" w:rsidR="006E1FB9" w:rsidRPr="00903DBA" w:rsidRDefault="00106A9C" w:rsidP="00106A9C">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method returns </w:t>
      </w:r>
      <w:r w:rsidR="00DD7A1C" w:rsidRPr="00903DBA">
        <w:rPr>
          <w:highlight w:val="white"/>
        </w:rPr>
        <w:t>the pointer or array type, which case it may be.</w:t>
      </w:r>
    </w:p>
    <w:p w14:paraId="6B63C9DC" w14:textId="77777777" w:rsidR="006E1FB9" w:rsidRPr="00903DBA" w:rsidRDefault="006E1FB9" w:rsidP="006E1FB9">
      <w:pPr>
        <w:pStyle w:val="Code"/>
        <w:rPr>
          <w:highlight w:val="white"/>
        </w:rPr>
      </w:pPr>
      <w:r w:rsidRPr="00903DBA">
        <w:rPr>
          <w:highlight w:val="white"/>
        </w:rPr>
        <w:t xml:space="preserve">    public Type PointerOrArrayType {</w:t>
      </w:r>
    </w:p>
    <w:p w14:paraId="78B7BF58" w14:textId="3B77E354" w:rsidR="006E1FB9" w:rsidRPr="00903DBA" w:rsidRDefault="006E1FB9" w:rsidP="006E1FB9">
      <w:pPr>
        <w:pStyle w:val="Code"/>
        <w:rPr>
          <w:highlight w:val="white"/>
        </w:rPr>
      </w:pPr>
      <w:r w:rsidRPr="00903DBA">
        <w:rPr>
          <w:highlight w:val="white"/>
        </w:rPr>
        <w:t xml:space="preserve">      get {</w:t>
      </w:r>
      <w:r w:rsidR="00AE2B75" w:rsidRPr="00903DBA">
        <w:rPr>
          <w:highlight w:val="white"/>
        </w:rPr>
        <w:t xml:space="preserve"> </w:t>
      </w:r>
      <w:r w:rsidRPr="00903DBA">
        <w:rPr>
          <w:highlight w:val="white"/>
        </w:rPr>
        <w:t>return (m_sort == Sort.Pointer) ?</w:t>
      </w:r>
      <w:r w:rsidR="00AE2B75" w:rsidRPr="00903DBA">
        <w:rPr>
          <w:highlight w:val="white"/>
        </w:rPr>
        <w:t xml:space="preserve"> </w:t>
      </w:r>
      <w:r w:rsidRPr="00903DBA">
        <w:rPr>
          <w:highlight w:val="white"/>
        </w:rPr>
        <w:t>m_pointerType :</w:t>
      </w:r>
      <w:r w:rsidR="00AE2B75" w:rsidRPr="00903DBA">
        <w:rPr>
          <w:highlight w:val="white"/>
        </w:rPr>
        <w:t xml:space="preserve"> </w:t>
      </w:r>
      <w:r w:rsidRPr="00903DBA">
        <w:rPr>
          <w:highlight w:val="white"/>
        </w:rPr>
        <w:t>m_arrayType;</w:t>
      </w:r>
      <w:r w:rsidR="00AE2B75" w:rsidRPr="00903DBA">
        <w:rPr>
          <w:highlight w:val="white"/>
        </w:rPr>
        <w:t xml:space="preserve"> </w:t>
      </w:r>
      <w:r w:rsidRPr="00903DBA">
        <w:rPr>
          <w:highlight w:val="white"/>
        </w:rPr>
        <w:t>}</w:t>
      </w:r>
    </w:p>
    <w:p w14:paraId="3C347892" w14:textId="77777777" w:rsidR="006E1FB9" w:rsidRPr="00903DBA" w:rsidRDefault="006E1FB9" w:rsidP="006E1FB9">
      <w:pPr>
        <w:pStyle w:val="Code"/>
        <w:rPr>
          <w:highlight w:val="white"/>
        </w:rPr>
      </w:pPr>
      <w:r w:rsidRPr="00903DBA">
        <w:rPr>
          <w:highlight w:val="white"/>
        </w:rPr>
        <w:t xml:space="preserve">    }</w:t>
      </w:r>
    </w:p>
    <w:p w14:paraId="609F437A" w14:textId="07966D36" w:rsidR="006E1FB9" w:rsidRPr="00903DBA" w:rsidRDefault="009C1D3E" w:rsidP="00243B8E">
      <w:pPr>
        <w:rPr>
          <w:highlight w:val="white"/>
        </w:rPr>
      </w:pPr>
      <w:ins w:id="268"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77777777" w:rsidR="006E1FB9" w:rsidRPr="00903DBA" w:rsidRDefault="006E1FB9" w:rsidP="006E1FB9">
      <w:pPr>
        <w:pStyle w:val="Code"/>
        <w:rPr>
          <w:highlight w:val="white"/>
        </w:rPr>
      </w:pPr>
      <w:r w:rsidRPr="00903DBA">
        <w:rPr>
          <w:highlight w:val="white"/>
        </w:rPr>
        <w:t xml:space="preserve">    }</w:t>
      </w:r>
    </w:p>
    <w:p w14:paraId="607A672B" w14:textId="77777777" w:rsidR="006E1FB9" w:rsidRPr="00903DBA" w:rsidRDefault="006E1FB9" w:rsidP="006E1FB9">
      <w:pPr>
        <w:pStyle w:val="Code"/>
        <w:rPr>
          <w:highlight w:val="white"/>
        </w:rPr>
      </w:pP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77777777" w:rsidR="006E1FB9" w:rsidRPr="00903DBA" w:rsidRDefault="006E1FB9" w:rsidP="006E1FB9">
      <w:pPr>
        <w:pStyle w:val="Code"/>
        <w:rPr>
          <w:highlight w:val="white"/>
        </w:rPr>
      </w:pPr>
      <w:r w:rsidRPr="00903DBA">
        <w:rPr>
          <w:highlight w:val="white"/>
        </w:rPr>
        <w:t xml:space="preserve">    }</w:t>
      </w:r>
    </w:p>
    <w:p w14:paraId="59925F0A" w14:textId="77777777" w:rsidR="006E1FB9" w:rsidRPr="00903DBA" w:rsidRDefault="006E1FB9" w:rsidP="006E1FB9">
      <w:pPr>
        <w:pStyle w:val="Code"/>
        <w:rPr>
          <w:highlight w:val="white"/>
        </w:rPr>
      </w:pPr>
    </w:p>
    <w:p w14:paraId="288BBCA7" w14:textId="2B21E0FC"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77777777" w:rsidR="00DF3A80" w:rsidRPr="00903DBA" w:rsidRDefault="00DF3A80" w:rsidP="00DF3A80">
      <w:pPr>
        <w:pStyle w:val="Code"/>
        <w:rPr>
          <w:highlight w:val="white"/>
        </w:rPr>
      </w:pPr>
      <w:r w:rsidRPr="00903DBA">
        <w:rPr>
          <w:highlight w:val="white"/>
        </w:rPr>
        <w:t xml:space="preserve">    }</w:t>
      </w:r>
    </w:p>
    <w:p w14:paraId="069F7392" w14:textId="014A13CD" w:rsidR="00D36967" w:rsidRPr="00903DBA" w:rsidRDefault="00D36967">
      <w:pPr>
        <w:rPr>
          <w:color w:val="auto"/>
        </w:rPr>
        <w:pPrChange w:id="269" w:author="Stefan Bjornander" w:date="2015-04-25T10:38:00Z">
          <w:pPr>
            <w:pStyle w:val="Rubrik3"/>
          </w:pPr>
        </w:pPrChange>
      </w:pPr>
      <w:ins w:id="270" w:author="Stefan Bjornander" w:date="2015-04-25T10:38:00Z">
        <w:r w:rsidRPr="00903DBA">
          <w:t>The enumeration type (</w:t>
        </w:r>
        <w:proofErr w:type="spellStart"/>
        <w:r w:rsidRPr="00903DBA">
          <w:rPr>
            <w:rStyle w:val="KeyWord0"/>
            <w:rPrChange w:id="271" w:author="Stefan Bjornander" w:date="2015-04-25T10:38:00Z">
              <w:rPr>
                <w:rStyle w:val="CodeInText"/>
                <w:b/>
              </w:rPr>
            </w:rPrChange>
          </w:rPr>
          <w:t>enum</w:t>
        </w:r>
        <w:proofErr w:type="spellEnd"/>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72" w:author="Stefan Bjornander" w:date="2015-04-25T10:38:00Z">
        <w:r w:rsidRPr="00903DBA">
          <w:t xml:space="preserve">. However, the </w:t>
        </w:r>
        <w:r w:rsidRPr="00903DBA">
          <w:rPr>
            <w:rStyle w:val="CodeInText"/>
          </w:rPr>
          <w:t>Specifi</w:t>
        </w:r>
      </w:ins>
      <w:r w:rsidRPr="00903DBA">
        <w:rPr>
          <w:rStyle w:val="CodeInText"/>
        </w:rPr>
        <w:t>er</w:t>
      </w:r>
      <w:ins w:id="273" w:author="Stefan Bjornander" w:date="2015-04-25T10:38:00Z">
        <w:r w:rsidRPr="00903DBA">
          <w:t xml:space="preserve"> class of Section </w:t>
        </w:r>
      </w:ins>
      <w:r w:rsidRPr="00903DBA">
        <w:fldChar w:fldCharType="begin"/>
      </w:r>
      <w:r w:rsidRPr="00903DBA">
        <w:instrText xml:space="preserve"> REF _Ref418259975 \r \h </w:instrText>
      </w:r>
      <w:r w:rsidRPr="00903DBA">
        <w:fldChar w:fldCharType="separate"/>
      </w:r>
      <w:r w:rsidR="005F7BC3" w:rsidRPr="00903DBA">
        <w:t>3.3.1</w:t>
      </w:r>
      <w:r w:rsidRPr="00903DBA">
        <w:fldChar w:fldCharType="end"/>
      </w:r>
      <w:r w:rsidRPr="00903DBA">
        <w:t xml:space="preserve"> </w:t>
      </w:r>
      <w:ins w:id="274" w:author="Stefan Bjornander" w:date="2015-04-25T10:38:00Z">
        <w:r w:rsidRPr="00903DBA">
          <w:t xml:space="preserve">needs to know if the type is </w:t>
        </w:r>
        <w:r w:rsidRPr="00903DBA">
          <w:rPr>
            <w:rStyle w:val="KeyWord0"/>
          </w:rPr>
          <w:t>enum</w:t>
        </w:r>
        <w:r w:rsidRPr="00903DBA">
          <w:t xml:space="preserve"> </w:t>
        </w:r>
      </w:ins>
      <w:r w:rsidRPr="00903DBA">
        <w:t>to</w:t>
      </w:r>
      <w:ins w:id="275" w:author="Stefan Bjornander" w:date="2015-04-25T10:38:00Z">
        <w:r w:rsidRPr="00903DBA">
          <w:t xml:space="preserve"> initialize its value. </w:t>
        </w:r>
      </w:ins>
      <w:r w:rsidRPr="00903DBA">
        <w:t>Therefore,</w:t>
      </w:r>
      <w:ins w:id="276" w:author="Stefan Bjornander" w:date="2015-04-25T10:38:00Z">
        <w:r w:rsidRPr="00903DBA">
          <w:t xml:space="preserve"> we add the </w:t>
        </w:r>
        <w:r w:rsidRPr="00903DBA">
          <w:rPr>
            <w:rStyle w:val="KeyWord0"/>
            <w:rPrChange w:id="277" w:author="Stefan Bjornander" w:date="2015-04-25T10:39:00Z">
              <w:rPr>
                <w:rStyle w:val="CodeInText"/>
                <w:b/>
              </w:rPr>
            </w:rPrChange>
          </w:rPr>
          <w:t>m_enum</w:t>
        </w:r>
        <w:r w:rsidRPr="00903DBA">
          <w:t xml:space="preserve"> field and the </w:t>
        </w:r>
      </w:ins>
      <w:r w:rsidRPr="00903DBA">
        <w:rPr>
          <w:rStyle w:val="CodeInText"/>
        </w:rPr>
        <w:t>Enumeration</w:t>
      </w:r>
      <w:ins w:id="278" w:author="Stefan Bjornander" w:date="2015-04-25T10:38:00Z">
        <w:r w:rsidRPr="00903DBA">
          <w:t xml:space="preserve"> </w:t>
        </w:r>
      </w:ins>
      <w:r w:rsidR="00C93B5A" w:rsidRPr="00903DBA">
        <w:t>property.</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t xml:space="preserve">      get { return m_enumeratorItemSet; }</w:t>
      </w:r>
    </w:p>
    <w:p w14:paraId="3926CF39" w14:textId="17BF8D31" w:rsidR="006E1FB9" w:rsidRPr="00903DBA" w:rsidRDefault="006E1FB9" w:rsidP="006E1FB9">
      <w:pPr>
        <w:pStyle w:val="Code"/>
        <w:rPr>
          <w:highlight w:val="white"/>
        </w:rPr>
      </w:pPr>
      <w:r w:rsidRPr="00903DBA">
        <w:rPr>
          <w:highlight w:val="white"/>
        </w:rPr>
        <w:t xml:space="preserve">    }</w:t>
      </w:r>
    </w:p>
    <w:p w14:paraId="1743F970" w14:textId="2C3C883B" w:rsidR="006E1FB9" w:rsidRPr="00903DBA" w:rsidRDefault="00433B37" w:rsidP="00433B37">
      <w:pPr>
        <w:rPr>
          <w:highlight w:val="white"/>
        </w:rPr>
      </w:pPr>
      <w:r w:rsidRPr="00903DBA">
        <w:rPr>
          <w:highlight w:val="white"/>
        </w:rPr>
        <w:t xml:space="preserve">The </w:t>
      </w:r>
      <w:r w:rsidRPr="00903DBA">
        <w:rPr>
          <w:rStyle w:val="KeyWord0"/>
          <w:highlight w:val="white"/>
        </w:rPr>
        <w:t>IsSigned</w:t>
      </w:r>
      <w:r w:rsidRPr="00903DBA">
        <w:rPr>
          <w:highlight w:val="white"/>
        </w:rPr>
        <w:t xml:space="preserve"> method return true if the type a signe</w:t>
      </w:r>
      <w:r w:rsidR="00C63EB3" w:rsidRPr="00903DBA">
        <w:rPr>
          <w:highlight w:val="white"/>
        </w:rPr>
        <w:t>d</w:t>
      </w:r>
      <w:r w:rsidRPr="00903DBA">
        <w:rPr>
          <w:highlight w:val="white"/>
        </w:rPr>
        <w:t xml:space="preserve"> character, short integer, integer, or long integer.</w:t>
      </w:r>
    </w:p>
    <w:p w14:paraId="3CFFD1B4" w14:textId="77777777" w:rsidR="006E1FB9" w:rsidRPr="00903DBA" w:rsidRDefault="006E1FB9" w:rsidP="006E1FB9">
      <w:pPr>
        <w:pStyle w:val="Code"/>
        <w:rPr>
          <w:highlight w:val="white"/>
        </w:rPr>
      </w:pPr>
      <w:r w:rsidRPr="00903DBA">
        <w:rPr>
          <w:highlight w:val="white"/>
        </w:rPr>
        <w:t xml:space="preserve">    public static bool IsSigned(Sort sort) {</w:t>
      </w:r>
    </w:p>
    <w:p w14:paraId="3D1CB0F2" w14:textId="3F033313" w:rsidR="006E1FB9" w:rsidRPr="00903DBA" w:rsidRDefault="006E1FB9" w:rsidP="006E1FB9">
      <w:pPr>
        <w:pStyle w:val="Code"/>
        <w:rPr>
          <w:highlight w:val="white"/>
        </w:rPr>
      </w:pPr>
      <w:r w:rsidRPr="00903DBA">
        <w:rPr>
          <w:highlight w:val="white"/>
        </w:rPr>
        <w:t xml:space="preserve">      return (sort == Sort.</w:t>
      </w:r>
      <w:r w:rsidR="005D4E81" w:rsidRPr="00903DBA">
        <w:rPr>
          <w:highlight w:val="white"/>
        </w:rPr>
        <w:t>SignedChar</w:t>
      </w:r>
      <w:r w:rsidRPr="00903DBA">
        <w:rPr>
          <w:highlight w:val="white"/>
        </w:rPr>
        <w:t>) || (sort == Sort.</w:t>
      </w:r>
      <w:r w:rsidR="005D4E81" w:rsidRPr="00903DBA">
        <w:rPr>
          <w:highlight w:val="white"/>
        </w:rPr>
        <w:t>SignedShortInt</w:t>
      </w:r>
      <w:r w:rsidRPr="00903DBA">
        <w:rPr>
          <w:highlight w:val="white"/>
        </w:rPr>
        <w:t>) ||</w:t>
      </w:r>
    </w:p>
    <w:p w14:paraId="10BD037E" w14:textId="122E6473" w:rsidR="006E1FB9" w:rsidRPr="00903DBA" w:rsidRDefault="006E1FB9" w:rsidP="006E1FB9">
      <w:pPr>
        <w:pStyle w:val="Code"/>
        <w:rPr>
          <w:highlight w:val="white"/>
        </w:rPr>
      </w:pPr>
      <w:r w:rsidRPr="00903DBA">
        <w:rPr>
          <w:highlight w:val="white"/>
        </w:rPr>
        <w:t xml:space="preserve">             (sort == Sort.</w:t>
      </w:r>
      <w:r w:rsidR="005D4E81" w:rsidRPr="00903DBA">
        <w:rPr>
          <w:highlight w:val="white"/>
        </w:rPr>
        <w:t>SignedInt</w:t>
      </w:r>
      <w:r w:rsidRPr="00903DBA">
        <w:rPr>
          <w:highlight w:val="white"/>
        </w:rPr>
        <w:t>) || (sort == Sort.</w:t>
      </w:r>
      <w:r w:rsidR="005D4E81" w:rsidRPr="00903DBA">
        <w:rPr>
          <w:highlight w:val="white"/>
        </w:rPr>
        <w:t>SignedLongInt</w:t>
      </w:r>
      <w:r w:rsidRPr="00903DBA">
        <w:rPr>
          <w:highlight w:val="white"/>
        </w:rPr>
        <w:t>);</w:t>
      </w:r>
    </w:p>
    <w:p w14:paraId="3E3BA881" w14:textId="77777777" w:rsidR="006E1FB9" w:rsidRPr="00903DBA" w:rsidRDefault="006E1FB9" w:rsidP="006E1FB9">
      <w:pPr>
        <w:pStyle w:val="Code"/>
        <w:rPr>
          <w:highlight w:val="white"/>
        </w:rPr>
      </w:pPr>
      <w:r w:rsidRPr="00903DBA">
        <w:rPr>
          <w:highlight w:val="white"/>
        </w:rPr>
        <w:t xml:space="preserve">    }</w:t>
      </w:r>
    </w:p>
    <w:p w14:paraId="1ACBF843" w14:textId="77777777" w:rsidR="003903B8" w:rsidRPr="00903DBA" w:rsidRDefault="003903B8">
      <w:pPr>
        <w:rPr>
          <w:ins w:id="279" w:author="Stefan Bjornander" w:date="2015-04-25T11:15:00Z"/>
        </w:rPr>
        <w:pPrChange w:id="280" w:author="Stefan Bjornander" w:date="2015-04-25T14:54:00Z">
          <w:pPr>
            <w:pStyle w:val="Rubrik3"/>
          </w:pPr>
        </w:pPrChange>
      </w:pPr>
      <w:ins w:id="281" w:author="Stefan Bjornander" w:date="2015-04-25T14:54:00Z">
        <w:r w:rsidRPr="00903DBA">
          <w:t xml:space="preserve">Each type has a size, even though void </w:t>
        </w:r>
      </w:ins>
      <w:ins w:id="282" w:author="Stefan Bjornander" w:date="2015-04-25T16:04:00Z">
        <w:r w:rsidRPr="00903DBA">
          <w:t>and</w:t>
        </w:r>
      </w:ins>
      <w:ins w:id="283" w:author="Stefan Bjornander" w:date="2015-04-25T14:54:00Z">
        <w:r w:rsidRPr="00903DBA">
          <w:t xml:space="preserve"> function ha</w:t>
        </w:r>
      </w:ins>
      <w:ins w:id="284" w:author="Stefan Bjornander" w:date="2015-04-25T16:04:00Z">
        <w:r w:rsidRPr="00903DBA">
          <w:t>ve</w:t>
        </w:r>
      </w:ins>
      <w:ins w:id="285" w:author="Stefan Bjornander" w:date="2015-04-25T14:54:00Z">
        <w:r w:rsidRPr="00903DBA">
          <w:t xml:space="preserve"> size zero. The size of an array is its size times the size of its type</w:t>
        </w:r>
      </w:ins>
      <w:ins w:id="286" w:author="Stefan Bjornander" w:date="2015-04-25T14:55:00Z">
        <w:r w:rsidRPr="00903DBA">
          <w:t xml:space="preserve">, the size of a struct is the sum of the sizes of its members, and the size of a union is the size of its </w:t>
        </w:r>
      </w:ins>
      <w:ins w:id="287" w:author="Stefan Bjornander" w:date="2015-04-25T16:04:00Z">
        <w:r w:rsidRPr="00903DBA">
          <w:t>largest</w:t>
        </w:r>
      </w:ins>
      <w:ins w:id="288" w:author="Stefan Bjornander" w:date="2015-04-25T14:55:00Z">
        <w:r w:rsidRPr="00903DBA">
          <w:t xml:space="preserve"> member. Not</w:t>
        </w:r>
      </w:ins>
      <w:ins w:id="289" w:author="Stefan Bjornander" w:date="2015-04-25T16:04:00Z">
        <w:r w:rsidRPr="00903DBA">
          <w:t>e</w:t>
        </w:r>
      </w:ins>
      <w:ins w:id="290"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3E47B183"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p>
    <w:p w14:paraId="70C42BA2" w14:textId="77777777" w:rsidR="00D6402F" w:rsidRPr="00903DBA" w:rsidRDefault="00D6402F" w:rsidP="00D6402F">
      <w:pPr>
        <w:pStyle w:val="Code"/>
        <w:rPr>
          <w:highlight w:val="white"/>
        </w:rPr>
      </w:pPr>
      <w:r w:rsidRPr="00903DBA">
        <w:rPr>
          <w:highlight w:val="white"/>
        </w:rPr>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77777777" w:rsidR="00D6402F" w:rsidRPr="00903DBA" w:rsidRDefault="00D6402F" w:rsidP="00D6402F">
      <w:pPr>
        <w:pStyle w:val="Code"/>
        <w:rPr>
          <w:highlight w:val="white"/>
        </w:rPr>
      </w:pPr>
      <w:r w:rsidRPr="00903DBA">
        <w:rPr>
          <w:highlight w:val="white"/>
        </w:rPr>
        <w:t xml:space="preserve">    }</w:t>
      </w:r>
    </w:p>
    <w:p w14:paraId="004BF223" w14:textId="35F438FA" w:rsidR="004409FB" w:rsidRPr="00903DBA" w:rsidRDefault="004409FB">
      <w:pPr>
        <w:rPr>
          <w:noProof/>
        </w:rPr>
      </w:pPr>
      <w:ins w:id="291" w:author="Stefan Bjornander" w:date="2015-04-25T11:37:00Z">
        <w:r w:rsidRPr="00903DBA">
          <w:t xml:space="preserve">It is possible to define an array without </w:t>
        </w:r>
      </w:ins>
      <w:ins w:id="292" w:author="Stefan Bjornander" w:date="2015-04-25T11:38:00Z">
        <w:r w:rsidRPr="00903DBA">
          <w:rPr>
            <w:noProof/>
          </w:rPr>
          <w:t xml:space="preserve">stating its size, </w:t>
        </w:r>
      </w:ins>
      <w:ins w:id="293" w:author="Stefan Bjornander" w:date="2015-04-25T14:31:00Z">
        <w:r w:rsidRPr="00903DBA">
          <w:rPr>
            <w:noProof/>
          </w:rPr>
          <w:t>in which case the array is given the size zero. I</w:t>
        </w:r>
      </w:ins>
      <w:ins w:id="294" w:author="Stefan Bjornander" w:date="2015-04-25T11:38:00Z">
        <w:r w:rsidRPr="00903DBA">
          <w:rPr>
            <w:noProof/>
          </w:rPr>
          <w:t>n that case</w:t>
        </w:r>
      </w:ins>
      <w:ins w:id="295" w:author="Stefan Bjornander" w:date="2015-04-25T14:31:00Z">
        <w:r w:rsidRPr="00903DBA">
          <w:rPr>
            <w:noProof/>
          </w:rPr>
          <w:t>,</w:t>
        </w:r>
      </w:ins>
      <w:ins w:id="296" w:author="Stefan Bjornander" w:date="2015-04-25T11:38:00Z">
        <w:r w:rsidRPr="00903DBA">
          <w:rPr>
            <w:noProof/>
          </w:rPr>
          <w:t xml:space="preserve"> </w:t>
        </w:r>
      </w:ins>
      <w:ins w:id="297" w:author="Stefan Bjornander" w:date="2015-04-25T14:31:00Z">
        <w:r w:rsidRPr="00903DBA">
          <w:rPr>
            <w:noProof/>
          </w:rPr>
          <w:t>the</w:t>
        </w:r>
      </w:ins>
      <w:ins w:id="298" w:author="Stefan Bjornander" w:date="2015-04-25T11:38:00Z">
        <w:r w:rsidRPr="00903DBA">
          <w:rPr>
            <w:noProof/>
          </w:rPr>
          <w:t xml:space="preserve"> </w:t>
        </w:r>
      </w:ins>
      <w:ins w:id="299" w:author="Stefan Bjornander" w:date="2015-04-25T14:31:00Z">
        <w:r w:rsidRPr="00903DBA">
          <w:rPr>
            <w:noProof/>
          </w:rPr>
          <w:t xml:space="preserve">array </w:t>
        </w:r>
      </w:ins>
      <w:ins w:id="300" w:author="Stefan Bjornander" w:date="2015-04-25T11:38:00Z">
        <w:r w:rsidRPr="00903DBA">
          <w:rPr>
            <w:noProof/>
          </w:rPr>
          <w:t xml:space="preserve">size must be determined by the size of its initialization list. </w:t>
        </w:r>
      </w:ins>
      <w:ins w:id="301" w:author="Stefan Bjornander" w:date="2015-04-25T11:39:00Z">
        <w:r w:rsidRPr="00903DBA">
          <w:rPr>
            <w:noProof/>
          </w:rPr>
          <w:t xml:space="preserve">However, if the </w:t>
        </w:r>
      </w:ins>
      <w:ins w:id="302" w:author="Stefan Bjornander" w:date="2015-04-25T11:40:00Z">
        <w:r w:rsidRPr="00903DBA">
          <w:rPr>
            <w:noProof/>
          </w:rPr>
          <w:t xml:space="preserve">array </w:t>
        </w:r>
      </w:ins>
      <w:ins w:id="303" w:author="Stefan Bjornander" w:date="2015-04-25T11:39:00Z">
        <w:r w:rsidRPr="00903DBA">
          <w:rPr>
            <w:noProof/>
          </w:rPr>
          <w:t xml:space="preserve">definition </w:t>
        </w:r>
      </w:ins>
      <w:ins w:id="304" w:author="Stefan Bjornander" w:date="2015-04-25T11:40:00Z">
        <w:r w:rsidRPr="00903DBA">
          <w:rPr>
            <w:noProof/>
          </w:rPr>
          <w:t>lacks</w:t>
        </w:r>
      </w:ins>
      <w:ins w:id="305" w:author="Stefan Bjornander" w:date="2015-04-25T11:39:00Z">
        <w:r w:rsidRPr="00903DBA">
          <w:rPr>
            <w:noProof/>
          </w:rPr>
          <w:t xml:space="preserve"> an initialization list</w:t>
        </w:r>
      </w:ins>
      <w:ins w:id="306" w:author="Stefan Bjornander" w:date="2015-04-25T11:40:00Z">
        <w:r w:rsidRPr="00903DBA">
          <w:rPr>
            <w:noProof/>
          </w:rPr>
          <w:t xml:space="preserve">, the array </w:t>
        </w:r>
      </w:ins>
      <w:ins w:id="307" w:author="Stefan Bjornander" w:date="2015-04-25T14:31:00Z">
        <w:r w:rsidRPr="00903DBA">
          <w:rPr>
            <w:noProof/>
          </w:rPr>
          <w:t xml:space="preserve">keeps the size zero and is considered </w:t>
        </w:r>
      </w:ins>
      <w:ins w:id="308" w:author="Stefan Bjornander" w:date="2015-04-25T11:40:00Z">
        <w:r w:rsidRPr="00903DBA">
          <w:rPr>
            <w:noProof/>
          </w:rPr>
          <w:t>incomplete</w:t>
        </w:r>
      </w:ins>
      <w:ins w:id="309" w:author="Stefan Bjornander" w:date="2015-04-25T11:39:00Z">
        <w:r w:rsidRPr="00903DBA">
          <w:rPr>
            <w:noProof/>
          </w:rPr>
          <w:t>.</w:t>
        </w:r>
      </w:ins>
      <w:ins w:id="310" w:author="Stefan Bjornander" w:date="2015-04-25T14:30:00Z">
        <w:r w:rsidRPr="00903DBA">
          <w:rPr>
            <w:noProof/>
          </w:rPr>
          <w:t xml:space="preserve"> In the same</w:t>
        </w:r>
      </w:ins>
      <w:ins w:id="311" w:author="Stefan Bjornander" w:date="2015-04-25T14:33:00Z">
        <w:r w:rsidRPr="00903DBA">
          <w:rPr>
            <w:noProof/>
          </w:rPr>
          <w:t xml:space="preserve"> way</w:t>
        </w:r>
      </w:ins>
      <w:ins w:id="312" w:author="Stefan Bjornander" w:date="2015-04-25T14:30:00Z">
        <w:r w:rsidRPr="00903DBA">
          <w:rPr>
            <w:noProof/>
          </w:rPr>
          <w:t xml:space="preserve">, it is possible to define only the </w:t>
        </w:r>
      </w:ins>
      <w:ins w:id="313" w:author="Stefan Bjornander" w:date="2015-04-25T14:32:00Z">
        <w:r w:rsidRPr="00903DBA">
          <w:rPr>
            <w:noProof/>
          </w:rPr>
          <w:t>n</w:t>
        </w:r>
      </w:ins>
      <w:ins w:id="314" w:author="Stefan Bjornander" w:date="2015-04-25T14:33:00Z">
        <w:r w:rsidRPr="00903DBA">
          <w:rPr>
            <w:noProof/>
          </w:rPr>
          <w:t>ame tag</w:t>
        </w:r>
      </w:ins>
      <w:ins w:id="315" w:author="Stefan Bjornander" w:date="2015-04-25T14:30:00Z">
        <w:r w:rsidRPr="00903DBA">
          <w:rPr>
            <w:noProof/>
          </w:rPr>
          <w:t xml:space="preserve"> of a struct</w:t>
        </w:r>
      </w:ins>
      <w:ins w:id="316" w:author="Stefan Bjornander" w:date="2015-04-25T14:33:00Z">
        <w:r w:rsidRPr="00903DBA">
          <w:rPr>
            <w:noProof/>
          </w:rPr>
          <w:t xml:space="preserve"> or union</w:t>
        </w:r>
      </w:ins>
      <w:ins w:id="317" w:author="Stefan Bjornander" w:date="2015-04-25T14:30:00Z">
        <w:r w:rsidRPr="00903DBA">
          <w:rPr>
            <w:noProof/>
          </w:rPr>
          <w:t xml:space="preserve">, with its </w:t>
        </w:r>
      </w:ins>
      <w:ins w:id="318" w:author="Stefan Bjornander" w:date="2015-04-25T14:33:00Z">
        <w:r w:rsidRPr="00903DBA">
          <w:rPr>
            <w:noProof/>
          </w:rPr>
          <w:t xml:space="preserve">member </w:t>
        </w:r>
      </w:ins>
      <w:r w:rsidRPr="00903DBA">
        <w:rPr>
          <w:noProof/>
        </w:rPr>
        <w:t>map</w:t>
      </w:r>
      <w:ins w:id="319" w:author="Stefan Bjornander" w:date="2015-04-25T14:33:00Z">
        <w:r w:rsidRPr="00903DBA">
          <w:rPr>
            <w:noProof/>
          </w:rPr>
          <w:t xml:space="preserve"> </w:t>
        </w:r>
      </w:ins>
      <w:ins w:id="320" w:author="Stefan Bjornander" w:date="2015-04-25T14:30:00Z">
        <w:r w:rsidRPr="00903DBA">
          <w:rPr>
            <w:noProof/>
          </w:rPr>
          <w:t xml:space="preserve">to be defined later. </w:t>
        </w:r>
      </w:ins>
      <w:ins w:id="321" w:author="Stefan Bjornander" w:date="2015-04-25T14:32:00Z">
        <w:r w:rsidRPr="00903DBA">
          <w:rPr>
            <w:noProof/>
          </w:rPr>
          <w:t xml:space="preserve">In that case, the member </w:t>
        </w:r>
      </w:ins>
      <w:r w:rsidRPr="00903DBA">
        <w:rPr>
          <w:noProof/>
        </w:rPr>
        <w:t>map</w:t>
      </w:r>
      <w:ins w:id="322" w:author="Stefan Bjornander" w:date="2015-04-25T14:32:00Z">
        <w:r w:rsidRPr="00903DBA">
          <w:rPr>
            <w:noProof/>
          </w:rPr>
          <w:t xml:space="preserve"> is given the value null, which is keep if the </w:t>
        </w:r>
      </w:ins>
      <w:ins w:id="323" w:author="Stefan Bjornander" w:date="2015-04-25T14:33:00Z">
        <w:r w:rsidRPr="00903DBA">
          <w:rPr>
            <w:noProof/>
          </w:rPr>
          <w:t xml:space="preserve">member </w:t>
        </w:r>
      </w:ins>
      <w:r w:rsidRPr="00903DBA">
        <w:rPr>
          <w:noProof/>
        </w:rPr>
        <w:t>map</w:t>
      </w:r>
      <w:ins w:id="324" w:author="Stefan Bjornander" w:date="2015-04-25T14:33:00Z">
        <w:r w:rsidRPr="00903DBA">
          <w:rPr>
            <w:noProof/>
          </w:rPr>
          <w:t xml:space="preserve"> is n</w:t>
        </w:r>
      </w:ins>
      <w:r w:rsidRPr="00903DBA">
        <w:rPr>
          <w:noProof/>
        </w:rPr>
        <w:t>ot</w:t>
      </w:r>
      <w:ins w:id="325" w:author="Stefan Bjornander" w:date="2015-04-25T14:33:00Z">
        <w:r w:rsidRPr="00903DBA">
          <w:rPr>
            <w:noProof/>
          </w:rPr>
          <w:t xml:space="preserve"> defined, and the struct or union is consider incomplete.</w:t>
        </w:r>
      </w:ins>
      <w:ins w:id="326"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27"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029A3398" w:rsidR="006E1FB9" w:rsidRPr="00903DBA" w:rsidRDefault="006E1FB9" w:rsidP="006E1FB9">
      <w:pPr>
        <w:pStyle w:val="Code"/>
        <w:rPr>
          <w:highlight w:val="white"/>
        </w:rPr>
      </w:pPr>
      <w:r w:rsidRPr="00903DBA">
        <w:rPr>
          <w:highlight w:val="white"/>
        </w:rPr>
        <w:t xml:space="preserve">    }</w:t>
      </w:r>
    </w:p>
    <w:p w14:paraId="66A16E10" w14:textId="1F0EA97E" w:rsidR="00B864B2" w:rsidRPr="00903DBA" w:rsidRDefault="00B864B2">
      <w:pPr>
        <w:pPrChange w:id="328" w:author="Stefan Bjornander" w:date="2015-04-25T10:27:00Z">
          <w:pPr>
            <w:pStyle w:val="Rubrik3"/>
          </w:pPr>
        </w:pPrChange>
      </w:pPr>
      <w:ins w:id="329" w:author="Stefan Bjornander" w:date="2015-04-25T10:30:00Z">
        <w:r w:rsidRPr="00903DBA">
          <w:t xml:space="preserve">The idea of the volatile </w:t>
        </w:r>
      </w:ins>
      <w:ins w:id="330" w:author="Stefan Bjornander" w:date="2015-04-25T10:31:00Z">
        <w:r w:rsidRPr="00903DBA">
          <w:t xml:space="preserve">qualifier is to </w:t>
        </w:r>
      </w:ins>
      <w:ins w:id="331" w:author="Stefan Bjornander" w:date="2015-04-25T10:30:00Z">
        <w:r w:rsidRPr="00903DBA">
          <w:t xml:space="preserve">prevent optimization, and since this book </w:t>
        </w:r>
      </w:ins>
      <w:ins w:id="332" w:author="Stefan Bjornander" w:date="2015-04-25T10:31:00Z">
        <w:r w:rsidRPr="00903DBA">
          <w:t>is focused on optimization techniques</w:t>
        </w:r>
      </w:ins>
      <w:r w:rsidR="001832E0" w:rsidRPr="00903DBA">
        <w:t>,</w:t>
      </w:r>
      <w:ins w:id="333" w:author="Stefan Bjornander" w:date="2015-04-25T10:31:00Z">
        <w:r w:rsidRPr="00903DBA">
          <w:t xml:space="preserve"> we have no real use for the volatile </w:t>
        </w:r>
      </w:ins>
      <w:r w:rsidRPr="00903DBA">
        <w:t>qualifier</w:t>
      </w:r>
      <w:ins w:id="334" w:author="Stefan Bjornander" w:date="2015-04-25T10:31:00Z">
        <w:r w:rsidRPr="00903DBA">
          <w:t xml:space="preserve">. However, for the sake of </w:t>
        </w:r>
      </w:ins>
      <w:r w:rsidRPr="00903DBA">
        <w:t>completeness</w:t>
      </w:r>
      <w:ins w:id="335" w:author="Stefan Bjornander" w:date="2015-04-25T10:31:00Z">
        <w:r w:rsidRPr="00903DBA">
          <w:t xml:space="preserve"> we include the </w:t>
        </w:r>
        <w:r w:rsidRPr="00903DBA">
          <w:rPr>
            <w:rStyle w:val="KeyWord0"/>
            <w:rPrChange w:id="336" w:author="Stefan Bjornander" w:date="2015-04-25T10:32:00Z">
              <w:rPr>
                <w:rStyle w:val="CodeInText"/>
                <w:b/>
              </w:rPr>
            </w:rPrChange>
          </w:rPr>
          <w:t>m_volatile</w:t>
        </w:r>
        <w:r w:rsidRPr="00903DBA">
          <w:t xml:space="preserve"> field in the </w:t>
        </w:r>
        <w:r w:rsidRPr="00903DBA">
          <w:rPr>
            <w:rStyle w:val="KeyWord0"/>
            <w:rPrChange w:id="337" w:author="Stefan Bjornander" w:date="2015-04-25T10:32:00Z">
              <w:rPr>
                <w:rStyle w:val="CodeInText"/>
                <w:b/>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38" w:author="Stefan Bjornander" w:date="2015-04-25T10:28:00Z">
        <w:r w:rsidRPr="00903DBA">
          <w:t xml:space="preserve"> type is constant if its field </w:t>
        </w:r>
        <w:r w:rsidRPr="00903DBA">
          <w:rPr>
            <w:rStyle w:val="KeyWord0"/>
            <w:rPrChange w:id="339" w:author="Stefan Bjornander" w:date="2015-04-25T10:28:00Z">
              <w:rPr>
                <w:rStyle w:val="CodeInText"/>
              </w:rPr>
            </w:rPrChange>
          </w:rPr>
          <w:t>m_constant</w:t>
        </w:r>
        <w:r w:rsidRPr="00903DBA">
          <w:t xml:space="preserve"> is true. However, </w:t>
        </w:r>
      </w:ins>
      <w:r w:rsidRPr="00903DBA">
        <w:t>a</w:t>
      </w:r>
      <w:ins w:id="340" w:author="Stefan Bjornander" w:date="2015-04-25T10:28:00Z">
        <w:r w:rsidRPr="00903DBA">
          <w:t xml:space="preserve"> struct or union is </w:t>
        </w:r>
      </w:ins>
      <w:r w:rsidR="00D96162" w:rsidRPr="00903DBA">
        <w:t>c</w:t>
      </w:r>
      <w:ins w:id="341" w:author="Stefan Bjornander" w:date="2015-04-25T10:29:00Z">
        <w:r w:rsidRPr="00903DBA">
          <w:t>onstant</w:t>
        </w:r>
      </w:ins>
      <w:ins w:id="342" w:author="Stefan Bjornander" w:date="2015-04-25T10:28:00Z">
        <w:r w:rsidRPr="00903DBA">
          <w:t xml:space="preserve"> if </w:t>
        </w:r>
      </w:ins>
      <w:ins w:id="343"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344" w:author="Stefan Bjornander" w:date="2015-04-25T10:29:00Z">
        <w:r w:rsidRPr="00903DBA">
          <w:t xml:space="preserve"> </w:t>
        </w:r>
      </w:ins>
      <w:r w:rsidR="00C04FC7" w:rsidRPr="00903DBA">
        <w:t xml:space="preserve">if </w:t>
      </w:r>
      <w:ins w:id="345" w:author="Stefan Bjornander" w:date="2015-04-25T10:29:00Z">
        <w:r w:rsidRPr="00903DBA">
          <w:t>is any of its members if (</w:t>
        </w:r>
      </w:ins>
      <w:ins w:id="346" w:author="Stefan Bjornander" w:date="2015-04-25T10:30:00Z">
        <w:r w:rsidRPr="00903DBA">
          <w:t>recursively</w:t>
        </w:r>
      </w:ins>
      <w:ins w:id="347" w:author="Stefan Bjornander" w:date="2015-04-25T10:29:00Z">
        <w:r w:rsidRPr="00903DBA">
          <w:t>)</w:t>
        </w:r>
      </w:ins>
      <w:ins w:id="34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77777777" w:rsidR="006E1FB9" w:rsidRPr="00903DBA" w:rsidRDefault="006E1FB9" w:rsidP="006E1FB9">
      <w:pPr>
        <w:pStyle w:val="Code"/>
        <w:rPr>
          <w:highlight w:val="white"/>
        </w:rPr>
      </w:pPr>
      <w:r w:rsidRPr="00903DBA">
        <w:rPr>
          <w:highlight w:val="white"/>
        </w:rPr>
        <w:t xml:space="preserve">    }</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49" w:author="Stefan Bjornander" w:date="2015-04-25T14:35:00Z">
        <w:r w:rsidRPr="00903DBA">
          <w:t>Two pointer</w:t>
        </w:r>
      </w:ins>
      <w:r w:rsidRPr="00903DBA">
        <w:rPr>
          <w:noProof/>
        </w:rPr>
        <w:t>s</w:t>
      </w:r>
      <w:ins w:id="350" w:author="Stefan Bjornander" w:date="2015-04-25T14:35:00Z">
        <w:r w:rsidRPr="00903DBA">
          <w:rPr>
            <w:noProof/>
          </w:rPr>
          <w:t xml:space="preserve"> are </w:t>
        </w:r>
      </w:ins>
      <w:r w:rsidRPr="00903DBA">
        <w:rPr>
          <w:noProof/>
        </w:rPr>
        <w:t xml:space="preserve">considered to be </w:t>
      </w:r>
      <w:ins w:id="351" w:author="Stefan Bjornander" w:date="2015-04-25T14:35:00Z">
        <w:r w:rsidRPr="00903DBA">
          <w:rPr>
            <w:noProof/>
          </w:rPr>
          <w:t>equal if the type</w:t>
        </w:r>
      </w:ins>
      <w:r w:rsidRPr="00903DBA">
        <w:rPr>
          <w:noProof/>
        </w:rPr>
        <w:t>s</w:t>
      </w:r>
      <w:ins w:id="352"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53" w:author="Stefan Bjornander" w:date="2015-04-25T14:56:00Z">
        <w:r w:rsidRPr="00903DBA">
          <w:rPr>
            <w:noProof/>
          </w:rPr>
          <w:t xml:space="preserve">wo arrays are </w:t>
        </w:r>
      </w:ins>
      <w:r w:rsidRPr="00903DBA">
        <w:rPr>
          <w:noProof/>
        </w:rPr>
        <w:t xml:space="preserve">equal </w:t>
      </w:r>
      <w:ins w:id="354" w:author="Stefan Bjornander" w:date="2015-04-25T17:26:00Z">
        <w:r w:rsidRPr="00903DBA">
          <w:rPr>
            <w:noProof/>
          </w:rPr>
          <w:t>if</w:t>
        </w:r>
      </w:ins>
      <w:r w:rsidRPr="00903DBA">
        <w:rPr>
          <w:noProof/>
        </w:rPr>
        <w:t xml:space="preserve"> </w:t>
      </w:r>
      <w:ins w:id="355"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56" w:author="Stefan Bjornander" w:date="2015-04-25T14:58:00Z">
        <w:r w:rsidRPr="00903DBA">
          <w:rPr>
            <w:noProof/>
          </w:rPr>
          <w:t>Two struct</w:t>
        </w:r>
      </w:ins>
      <w:ins w:id="357" w:author="Stefan Bjornander" w:date="2015-04-25T16:07:00Z">
        <w:r w:rsidRPr="00903DBA">
          <w:rPr>
            <w:noProof/>
          </w:rPr>
          <w:t>s</w:t>
        </w:r>
      </w:ins>
      <w:ins w:id="358" w:author="Stefan Bjornander" w:date="2015-04-25T14:58:00Z">
        <w:r w:rsidRPr="00903DBA">
          <w:rPr>
            <w:noProof/>
          </w:rPr>
          <w:t xml:space="preserve"> or unions are equals if </w:t>
        </w:r>
      </w:ins>
      <w:ins w:id="359" w:author="Stefan Bjornander" w:date="2015-04-25T16:06:00Z">
        <w:r w:rsidRPr="00903DBA">
          <w:rPr>
            <w:noProof/>
          </w:rPr>
          <w:t xml:space="preserve">they both are incomplete </w:t>
        </w:r>
      </w:ins>
      <w:r w:rsidRPr="00903DBA">
        <w:rPr>
          <w:noProof/>
        </w:rPr>
        <w:t xml:space="preserve">(their member maps are null) </w:t>
      </w:r>
      <w:ins w:id="360" w:author="Stefan Bjornander" w:date="2015-04-25T16:06:00Z">
        <w:r w:rsidRPr="00903DBA">
          <w:rPr>
            <w:noProof/>
          </w:rPr>
          <w:t xml:space="preserve">or if </w:t>
        </w:r>
      </w:ins>
      <w:ins w:id="361" w:author="Stefan Bjornander" w:date="2015-04-25T14:58:00Z">
        <w:r w:rsidRPr="00903DBA">
          <w:rPr>
            <w:noProof/>
          </w:rPr>
          <w:t xml:space="preserve">their member </w:t>
        </w:r>
      </w:ins>
      <w:r w:rsidRPr="00903DBA">
        <w:rPr>
          <w:noProof/>
        </w:rPr>
        <w:t>maps</w:t>
      </w:r>
      <w:ins w:id="362" w:author="Stefan Bjornander" w:date="2015-04-25T14:58:00Z">
        <w:r w:rsidRPr="00903DBA">
          <w:rPr>
            <w:noProof/>
          </w:rPr>
          <w:t xml:space="preserve"> are equal</w:t>
        </w:r>
      </w:ins>
      <w:ins w:id="363" w:author="Stefan Bjornander" w:date="2015-04-25T16:07:00Z">
        <w:r w:rsidRPr="00903DBA">
          <w:rPr>
            <w:noProof/>
          </w:rPr>
          <w:t>. N</w:t>
        </w:r>
      </w:ins>
      <w:ins w:id="364" w:author="Stefan Bjornander" w:date="2015-04-25T16:05:00Z">
        <w:r w:rsidRPr="00903DBA">
          <w:rPr>
            <w:noProof/>
          </w:rPr>
          <w:t xml:space="preserve">ote that they </w:t>
        </w:r>
      </w:ins>
      <w:r w:rsidRPr="00903DBA">
        <w:rPr>
          <w:noProof/>
        </w:rPr>
        <w:t xml:space="preserve">must not only </w:t>
      </w:r>
      <w:ins w:id="365" w:author="Stefan Bjornander" w:date="2015-04-25T16:06:00Z">
        <w:r w:rsidRPr="00903DBA">
          <w:rPr>
            <w:noProof/>
          </w:rPr>
          <w:t>have the same members, the</w:t>
        </w:r>
      </w:ins>
      <w:r w:rsidRPr="00903DBA">
        <w:rPr>
          <w:noProof/>
        </w:rPr>
        <w:t xml:space="preserve"> members</w:t>
      </w:r>
      <w:ins w:id="366" w:author="Stefan Bjornander" w:date="2015-04-25T16:06:00Z">
        <w:r w:rsidRPr="00903DBA">
          <w:rPr>
            <w:noProof/>
          </w:rPr>
          <w:t xml:space="preserve"> </w:t>
        </w:r>
      </w:ins>
      <w:r w:rsidRPr="00903DBA">
        <w:rPr>
          <w:noProof/>
        </w:rPr>
        <w:t xml:space="preserve">must also appear in the </w:t>
      </w:r>
      <w:ins w:id="367"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68"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55E353FC" w14:textId="77777777" w:rsidR="000A7DD3" w:rsidRPr="00903DBA" w:rsidRDefault="000A7DD3" w:rsidP="006E1FB9">
      <w:pPr>
        <w:pStyle w:val="Code"/>
        <w:rPr>
          <w:highlight w:val="white"/>
        </w:rPr>
      </w:pPr>
    </w:p>
    <w:p w14:paraId="32663ED0" w14:textId="54337A30" w:rsidR="006E1FB9" w:rsidRPr="00903DBA" w:rsidRDefault="006E1FB9" w:rsidP="006E1FB9">
      <w:pPr>
        <w:pStyle w:val="Code"/>
        <w:rPr>
          <w:highlight w:val="white"/>
        </w:rPr>
      </w:pPr>
      <w:r w:rsidRPr="00903DBA">
        <w:rPr>
          <w:highlight w:val="white"/>
        </w:rPr>
        <w:t xml:space="preserve">    public bool IsVoid() {</w:t>
      </w:r>
    </w:p>
    <w:p w14:paraId="17847D51" w14:textId="77777777" w:rsidR="006E1FB9" w:rsidRPr="00903DBA" w:rsidRDefault="006E1FB9" w:rsidP="006E1FB9">
      <w:pPr>
        <w:pStyle w:val="Code"/>
        <w:rPr>
          <w:highlight w:val="white"/>
        </w:rPr>
      </w:pPr>
      <w:r w:rsidRPr="00903DBA">
        <w:rPr>
          <w:highlight w:val="white"/>
        </w:rPr>
        <w:t xml:space="preserve">      return (m_sort == Sort.Void);</w:t>
      </w:r>
    </w:p>
    <w:p w14:paraId="50C85867" w14:textId="77777777" w:rsidR="006E1FB9" w:rsidRPr="00903DBA" w:rsidRDefault="006E1FB9" w:rsidP="006E1FB9">
      <w:pPr>
        <w:pStyle w:val="Code"/>
        <w:rPr>
          <w:highlight w:val="white"/>
        </w:rPr>
      </w:pPr>
      <w:r w:rsidRPr="00903DBA">
        <w:rPr>
          <w:highlight w:val="white"/>
        </w:rPr>
        <w:t xml:space="preserve">    }</w:t>
      </w:r>
    </w:p>
    <w:p w14:paraId="30F4484D" w14:textId="77777777" w:rsidR="006E1FB9" w:rsidRPr="00903DBA" w:rsidRDefault="006E1FB9" w:rsidP="006E1FB9">
      <w:pPr>
        <w:pStyle w:val="Code"/>
        <w:rPr>
          <w:highlight w:val="white"/>
        </w:rPr>
      </w:pPr>
    </w:p>
    <w:p w14:paraId="2686867E" w14:textId="77777777" w:rsidR="006E1FB9" w:rsidRPr="00903DBA" w:rsidRDefault="006E1FB9" w:rsidP="006E1FB9">
      <w:pPr>
        <w:pStyle w:val="Code"/>
        <w:rPr>
          <w:highlight w:val="white"/>
        </w:rPr>
      </w:pPr>
      <w:r w:rsidRPr="00903DBA">
        <w:rPr>
          <w:highlight w:val="white"/>
        </w:rPr>
        <w:t xml:space="preserve">    public bool IsChar() {</w:t>
      </w:r>
    </w:p>
    <w:p w14:paraId="11E2656B" w14:textId="27D4BB4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SignedChar</w:t>
      </w:r>
      <w:r w:rsidRPr="00903DBA">
        <w:rPr>
          <w:highlight w:val="white"/>
        </w:rPr>
        <w:t>) || (m_sort == Sort.</w:t>
      </w:r>
      <w:r w:rsidR="005D4E81" w:rsidRPr="00903DBA">
        <w:rPr>
          <w:highlight w:val="white"/>
        </w:rPr>
        <w:t>UnsignedChar</w:t>
      </w:r>
      <w:r w:rsidRPr="00903DBA">
        <w:rPr>
          <w:highlight w:val="white"/>
        </w:rPr>
        <w:t>);</w:t>
      </w:r>
    </w:p>
    <w:p w14:paraId="355984F3" w14:textId="77777777" w:rsidR="006E1FB9" w:rsidRPr="00903DBA" w:rsidRDefault="006E1FB9" w:rsidP="006E1FB9">
      <w:pPr>
        <w:pStyle w:val="Code"/>
        <w:rPr>
          <w:highlight w:val="white"/>
        </w:rPr>
      </w:pPr>
      <w:r w:rsidRPr="00903DBA">
        <w:rPr>
          <w:highlight w:val="white"/>
        </w:rPr>
        <w:t xml:space="preserve">    }</w:t>
      </w:r>
    </w:p>
    <w:p w14:paraId="464E3844" w14:textId="77777777" w:rsidR="006E1FB9" w:rsidRPr="00903DBA" w:rsidRDefault="006E1FB9" w:rsidP="006E1FB9">
      <w:pPr>
        <w:pStyle w:val="Code"/>
        <w:rPr>
          <w:highlight w:val="white"/>
        </w:rPr>
      </w:pPr>
    </w:p>
    <w:p w14:paraId="41D16850" w14:textId="77777777" w:rsidR="006E1FB9" w:rsidRPr="00903DBA" w:rsidRDefault="006E1FB9" w:rsidP="006E1FB9">
      <w:pPr>
        <w:pStyle w:val="Code"/>
        <w:rPr>
          <w:highlight w:val="white"/>
        </w:rPr>
      </w:pPr>
      <w:r w:rsidRPr="00903DBA">
        <w:rPr>
          <w:highlight w:val="white"/>
        </w:rPr>
        <w:t xml:space="preserve">    public bool IsShort() {</w:t>
      </w:r>
    </w:p>
    <w:p w14:paraId="199B9636" w14:textId="1A24C15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SignedShortInt</w:t>
      </w:r>
      <w:r w:rsidRPr="00903DBA">
        <w:rPr>
          <w:highlight w:val="white"/>
        </w:rPr>
        <w:t>) ||</w:t>
      </w:r>
    </w:p>
    <w:p w14:paraId="00DE6499" w14:textId="5F69A24D" w:rsidR="006E1FB9" w:rsidRPr="00903DBA" w:rsidRDefault="006E1FB9" w:rsidP="006E1FB9">
      <w:pPr>
        <w:pStyle w:val="Code"/>
        <w:rPr>
          <w:highlight w:val="white"/>
        </w:rPr>
      </w:pPr>
      <w:r w:rsidRPr="00903DBA">
        <w:rPr>
          <w:highlight w:val="white"/>
        </w:rPr>
        <w:t xml:space="preserve">             (m_sort == Sort.</w:t>
      </w:r>
      <w:r w:rsidR="005D4E81" w:rsidRPr="00903DBA">
        <w:rPr>
          <w:highlight w:val="white"/>
        </w:rPr>
        <w:t>UnsignedShortInt</w:t>
      </w:r>
      <w:r w:rsidRPr="00903DBA">
        <w:rPr>
          <w:highlight w:val="white"/>
        </w:rPr>
        <w:t>);</w:t>
      </w:r>
    </w:p>
    <w:p w14:paraId="6EC5DFED" w14:textId="77777777" w:rsidR="006E1FB9" w:rsidRPr="00903DBA" w:rsidRDefault="006E1FB9" w:rsidP="006E1FB9">
      <w:pPr>
        <w:pStyle w:val="Code"/>
        <w:rPr>
          <w:highlight w:val="white"/>
        </w:rPr>
      </w:pPr>
      <w:r w:rsidRPr="00903DBA">
        <w:rPr>
          <w:highlight w:val="white"/>
        </w:rPr>
        <w:t xml:space="preserve">    }</w:t>
      </w:r>
    </w:p>
    <w:p w14:paraId="382C7698" w14:textId="77777777" w:rsidR="006E1FB9" w:rsidRPr="00903DBA" w:rsidRDefault="006E1FB9" w:rsidP="006E1FB9">
      <w:pPr>
        <w:pStyle w:val="Code"/>
        <w:rPr>
          <w:highlight w:val="white"/>
        </w:rPr>
      </w:pPr>
    </w:p>
    <w:p w14:paraId="1CCE6F07" w14:textId="77777777" w:rsidR="006E1FB9" w:rsidRPr="00903DBA" w:rsidRDefault="006E1FB9" w:rsidP="006E1FB9">
      <w:pPr>
        <w:pStyle w:val="Code"/>
        <w:rPr>
          <w:highlight w:val="white"/>
        </w:rPr>
      </w:pPr>
      <w:r w:rsidRPr="00903DBA">
        <w:rPr>
          <w:highlight w:val="white"/>
        </w:rPr>
        <w:t xml:space="preserve">    public bool IsInteger() {</w:t>
      </w:r>
    </w:p>
    <w:p w14:paraId="36860FCC" w14:textId="087D289E"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SignedInt</w:t>
      </w:r>
      <w:r w:rsidRPr="00903DBA">
        <w:rPr>
          <w:highlight w:val="white"/>
        </w:rPr>
        <w:t>) || (m_sort == Sort.</w:t>
      </w:r>
      <w:r w:rsidR="005D4E81" w:rsidRPr="00903DBA">
        <w:rPr>
          <w:highlight w:val="white"/>
        </w:rPr>
        <w:t>UnsignedInt</w:t>
      </w:r>
      <w:r w:rsidRPr="00903DBA">
        <w:rPr>
          <w:highlight w:val="white"/>
        </w:rPr>
        <w:t>);</w:t>
      </w:r>
    </w:p>
    <w:p w14:paraId="5018DE0C" w14:textId="77777777" w:rsidR="006E1FB9" w:rsidRPr="00903DBA" w:rsidRDefault="006E1FB9" w:rsidP="006E1FB9">
      <w:pPr>
        <w:pStyle w:val="Code"/>
        <w:rPr>
          <w:highlight w:val="white"/>
        </w:rPr>
      </w:pPr>
      <w:r w:rsidRPr="00903DBA">
        <w:rPr>
          <w:highlight w:val="white"/>
        </w:rPr>
        <w:t xml:space="preserve">    }</w:t>
      </w:r>
    </w:p>
    <w:p w14:paraId="650B6380" w14:textId="77777777" w:rsidR="006E1FB9" w:rsidRPr="00903DBA" w:rsidRDefault="006E1FB9" w:rsidP="006E1FB9">
      <w:pPr>
        <w:pStyle w:val="Code"/>
        <w:rPr>
          <w:highlight w:val="white"/>
        </w:rPr>
      </w:pPr>
    </w:p>
    <w:p w14:paraId="00F509FC" w14:textId="77777777" w:rsidR="006E1FB9" w:rsidRPr="00903DBA" w:rsidRDefault="006E1FB9" w:rsidP="006E1FB9">
      <w:pPr>
        <w:pStyle w:val="Code"/>
        <w:rPr>
          <w:highlight w:val="white"/>
        </w:rPr>
      </w:pPr>
      <w:r w:rsidRPr="00903DBA">
        <w:rPr>
          <w:highlight w:val="white"/>
        </w:rPr>
        <w:t xml:space="preserve">    public bool IsIntegral() {</w:t>
      </w:r>
    </w:p>
    <w:p w14:paraId="538CABEA" w14:textId="77777777" w:rsidR="006E1FB9" w:rsidRPr="00903DBA" w:rsidRDefault="006E1FB9" w:rsidP="006E1FB9">
      <w:pPr>
        <w:pStyle w:val="Code"/>
        <w:rPr>
          <w:highlight w:val="white"/>
        </w:rPr>
      </w:pPr>
      <w:r w:rsidRPr="00903DBA">
        <w:rPr>
          <w:highlight w:val="white"/>
        </w:rPr>
        <w:t xml:space="preserve">      return IsSigned() || IsUnsigned();</w:t>
      </w:r>
    </w:p>
    <w:p w14:paraId="56ABFFA8" w14:textId="77777777" w:rsidR="006E1FB9" w:rsidRPr="00903DBA" w:rsidRDefault="006E1FB9" w:rsidP="006E1FB9">
      <w:pPr>
        <w:pStyle w:val="Code"/>
        <w:rPr>
          <w:highlight w:val="white"/>
        </w:rPr>
      </w:pPr>
      <w:r w:rsidRPr="00903DBA">
        <w:rPr>
          <w:highlight w:val="white"/>
        </w:rPr>
        <w:t xml:space="preserve">    }</w:t>
      </w:r>
    </w:p>
    <w:p w14:paraId="1F7BB88F" w14:textId="77777777" w:rsidR="006E1FB9" w:rsidRPr="00903DBA" w:rsidRDefault="006E1FB9" w:rsidP="006E1FB9">
      <w:pPr>
        <w:pStyle w:val="Code"/>
        <w:rPr>
          <w:highlight w:val="white"/>
        </w:rPr>
      </w:pPr>
    </w:p>
    <w:p w14:paraId="68640855" w14:textId="77777777" w:rsidR="006E1FB9" w:rsidRPr="00903DBA" w:rsidRDefault="006E1FB9" w:rsidP="006E1FB9">
      <w:pPr>
        <w:pStyle w:val="Code"/>
        <w:rPr>
          <w:highlight w:val="white"/>
        </w:rPr>
      </w:pPr>
      <w:r w:rsidRPr="00903DBA">
        <w:rPr>
          <w:highlight w:val="white"/>
        </w:rPr>
        <w:t xml:space="preserve">    public bool IsSigned() {</w:t>
      </w:r>
    </w:p>
    <w:p w14:paraId="60A0A288" w14:textId="77777777" w:rsidR="006E1FB9" w:rsidRPr="00903DBA" w:rsidRDefault="006E1FB9" w:rsidP="006E1FB9">
      <w:pPr>
        <w:pStyle w:val="Code"/>
        <w:rPr>
          <w:highlight w:val="white"/>
        </w:rPr>
      </w:pPr>
      <w:r w:rsidRPr="00903DBA">
        <w:rPr>
          <w:highlight w:val="white"/>
        </w:rPr>
        <w:t xml:space="preserve">      switch (m_sort) {</w:t>
      </w:r>
    </w:p>
    <w:p w14:paraId="0D882CB4" w14:textId="66FE733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SignedChar</w:t>
      </w:r>
      <w:r w:rsidRPr="00903DBA">
        <w:rPr>
          <w:highlight w:val="white"/>
        </w:rPr>
        <w:t>:</w:t>
      </w:r>
    </w:p>
    <w:p w14:paraId="3C279B15" w14:textId="105CFB5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SignedShortInt</w:t>
      </w:r>
      <w:r w:rsidRPr="00903DBA">
        <w:rPr>
          <w:highlight w:val="white"/>
        </w:rPr>
        <w:t>:</w:t>
      </w:r>
    </w:p>
    <w:p w14:paraId="5675361D" w14:textId="45FEB038"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SignedInt</w:t>
      </w:r>
      <w:r w:rsidRPr="00903DBA">
        <w:rPr>
          <w:highlight w:val="white"/>
        </w:rPr>
        <w:t>:</w:t>
      </w:r>
    </w:p>
    <w:p w14:paraId="69A9ED4B" w14:textId="664D31E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SignedLongInt</w:t>
      </w:r>
      <w:r w:rsidRPr="00903DBA">
        <w:rPr>
          <w:highlight w:val="white"/>
        </w:rPr>
        <w:t>:</w:t>
      </w:r>
    </w:p>
    <w:p w14:paraId="370152A1" w14:textId="77777777" w:rsidR="006E1FB9" w:rsidRPr="00903DBA" w:rsidRDefault="006E1FB9" w:rsidP="006E1FB9">
      <w:pPr>
        <w:pStyle w:val="Code"/>
        <w:rPr>
          <w:highlight w:val="white"/>
        </w:rPr>
      </w:pPr>
      <w:r w:rsidRPr="00903DBA">
        <w:rPr>
          <w:highlight w:val="white"/>
        </w:rPr>
        <w:t xml:space="preserve">          return true;</w:t>
      </w:r>
    </w:p>
    <w:p w14:paraId="48CBB20B" w14:textId="77777777" w:rsidR="006E1FB9" w:rsidRPr="00903DBA" w:rsidRDefault="006E1FB9" w:rsidP="006E1FB9">
      <w:pPr>
        <w:pStyle w:val="Code"/>
        <w:rPr>
          <w:highlight w:val="white"/>
        </w:rPr>
      </w:pPr>
    </w:p>
    <w:p w14:paraId="497A3BBE" w14:textId="77777777" w:rsidR="006E1FB9" w:rsidRPr="00903DBA" w:rsidRDefault="006E1FB9" w:rsidP="006E1FB9">
      <w:pPr>
        <w:pStyle w:val="Code"/>
        <w:rPr>
          <w:highlight w:val="white"/>
        </w:rPr>
      </w:pPr>
      <w:r w:rsidRPr="00903DBA">
        <w:rPr>
          <w:highlight w:val="white"/>
        </w:rPr>
        <w:t xml:space="preserve">        default:</w:t>
      </w:r>
    </w:p>
    <w:p w14:paraId="7152C981" w14:textId="77777777" w:rsidR="006E1FB9" w:rsidRPr="00903DBA" w:rsidRDefault="006E1FB9" w:rsidP="006E1FB9">
      <w:pPr>
        <w:pStyle w:val="Code"/>
        <w:rPr>
          <w:highlight w:val="white"/>
        </w:rPr>
      </w:pPr>
      <w:r w:rsidRPr="00903DBA">
        <w:rPr>
          <w:highlight w:val="white"/>
        </w:rPr>
        <w:t xml:space="preserve">          return false;</w:t>
      </w:r>
    </w:p>
    <w:p w14:paraId="10093FC5" w14:textId="77777777" w:rsidR="006E1FB9" w:rsidRPr="00903DBA" w:rsidRDefault="006E1FB9" w:rsidP="006E1FB9">
      <w:pPr>
        <w:pStyle w:val="Code"/>
        <w:rPr>
          <w:highlight w:val="white"/>
        </w:rPr>
      </w:pPr>
      <w:r w:rsidRPr="00903DBA">
        <w:rPr>
          <w:highlight w:val="white"/>
        </w:rPr>
        <w:t xml:space="preserve">      }</w:t>
      </w:r>
    </w:p>
    <w:p w14:paraId="4DE01D3E" w14:textId="77777777" w:rsidR="006E1FB9" w:rsidRPr="00903DBA" w:rsidRDefault="006E1FB9" w:rsidP="006E1FB9">
      <w:pPr>
        <w:pStyle w:val="Code"/>
        <w:rPr>
          <w:highlight w:val="white"/>
        </w:rPr>
      </w:pPr>
      <w:r w:rsidRPr="00903DBA">
        <w:rPr>
          <w:highlight w:val="white"/>
        </w:rPr>
        <w:t xml:space="preserve">    }</w:t>
      </w:r>
    </w:p>
    <w:p w14:paraId="29CEA19A" w14:textId="77777777" w:rsidR="006E1FB9" w:rsidRPr="00903DBA" w:rsidRDefault="006E1FB9" w:rsidP="006E1FB9">
      <w:pPr>
        <w:pStyle w:val="Code"/>
        <w:rPr>
          <w:highlight w:val="white"/>
        </w:rPr>
      </w:pPr>
    </w:p>
    <w:p w14:paraId="771A4EC2" w14:textId="77777777" w:rsidR="006E1FB9" w:rsidRPr="00903DBA" w:rsidRDefault="006E1FB9" w:rsidP="006E1FB9">
      <w:pPr>
        <w:pStyle w:val="Code"/>
        <w:rPr>
          <w:highlight w:val="white"/>
        </w:rPr>
      </w:pPr>
      <w:r w:rsidRPr="00903DBA">
        <w:rPr>
          <w:highlight w:val="white"/>
        </w:rPr>
        <w:t xml:space="preserve">    public bool IsUnsigned() {</w:t>
      </w:r>
    </w:p>
    <w:p w14:paraId="474C630F" w14:textId="77777777" w:rsidR="006E1FB9" w:rsidRPr="00903DBA" w:rsidRDefault="006E1FB9" w:rsidP="006E1FB9">
      <w:pPr>
        <w:pStyle w:val="Code"/>
        <w:rPr>
          <w:highlight w:val="white"/>
        </w:rPr>
      </w:pPr>
      <w:r w:rsidRPr="00903DBA">
        <w:rPr>
          <w:highlight w:val="white"/>
        </w:rPr>
        <w:t xml:space="preserve">      switch (m_sort) {</w:t>
      </w:r>
    </w:p>
    <w:p w14:paraId="58811695" w14:textId="12C295A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UnsignedChar</w:t>
      </w:r>
      <w:r w:rsidRPr="00903DBA">
        <w:rPr>
          <w:highlight w:val="white"/>
        </w:rPr>
        <w:t>:</w:t>
      </w:r>
    </w:p>
    <w:p w14:paraId="6B4C2DB0" w14:textId="56FC1DF5"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UnsignedShortInt</w:t>
      </w:r>
      <w:r w:rsidRPr="00903DBA">
        <w:rPr>
          <w:highlight w:val="white"/>
        </w:rPr>
        <w:t>:</w:t>
      </w:r>
    </w:p>
    <w:p w14:paraId="6481B7CA" w14:textId="24682147"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UnsignedInt</w:t>
      </w:r>
      <w:r w:rsidRPr="00903DBA">
        <w:rPr>
          <w:highlight w:val="white"/>
        </w:rPr>
        <w:t>:</w:t>
      </w:r>
    </w:p>
    <w:p w14:paraId="5F74AE27" w14:textId="7328AB96"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UnsignedLongInt</w:t>
      </w:r>
      <w:r w:rsidRPr="00903DBA">
        <w:rPr>
          <w:highlight w:val="white"/>
        </w:rPr>
        <w:t>:</w:t>
      </w:r>
    </w:p>
    <w:p w14:paraId="1A49EBFB" w14:textId="77777777" w:rsidR="006E1FB9" w:rsidRPr="00903DBA" w:rsidRDefault="006E1FB9" w:rsidP="006E1FB9">
      <w:pPr>
        <w:pStyle w:val="Code"/>
        <w:rPr>
          <w:highlight w:val="white"/>
        </w:rPr>
      </w:pPr>
      <w:r w:rsidRPr="00903DBA">
        <w:rPr>
          <w:highlight w:val="white"/>
        </w:rPr>
        <w:t xml:space="preserve">          return true;</w:t>
      </w:r>
    </w:p>
    <w:p w14:paraId="20EEBF8C" w14:textId="77777777" w:rsidR="006E1FB9" w:rsidRPr="00903DBA" w:rsidRDefault="006E1FB9" w:rsidP="006E1FB9">
      <w:pPr>
        <w:pStyle w:val="Code"/>
        <w:rPr>
          <w:highlight w:val="white"/>
        </w:rPr>
      </w:pPr>
    </w:p>
    <w:p w14:paraId="02371CA7" w14:textId="77777777" w:rsidR="006E1FB9" w:rsidRPr="00903DBA" w:rsidRDefault="006E1FB9" w:rsidP="006E1FB9">
      <w:pPr>
        <w:pStyle w:val="Code"/>
        <w:rPr>
          <w:highlight w:val="white"/>
        </w:rPr>
      </w:pPr>
      <w:r w:rsidRPr="00903DBA">
        <w:rPr>
          <w:highlight w:val="white"/>
        </w:rPr>
        <w:t xml:space="preserve">        default:</w:t>
      </w:r>
    </w:p>
    <w:p w14:paraId="1752EE63" w14:textId="77777777" w:rsidR="006E1FB9" w:rsidRPr="00903DBA" w:rsidRDefault="006E1FB9" w:rsidP="006E1FB9">
      <w:pPr>
        <w:pStyle w:val="Code"/>
        <w:rPr>
          <w:highlight w:val="white"/>
        </w:rPr>
      </w:pPr>
      <w:r w:rsidRPr="00903DBA">
        <w:rPr>
          <w:highlight w:val="white"/>
        </w:rPr>
        <w:t xml:space="preserve">          return false;</w:t>
      </w:r>
    </w:p>
    <w:p w14:paraId="63901CE3" w14:textId="77777777" w:rsidR="006E1FB9" w:rsidRPr="00903DBA" w:rsidRDefault="006E1FB9" w:rsidP="006E1FB9">
      <w:pPr>
        <w:pStyle w:val="Code"/>
        <w:rPr>
          <w:highlight w:val="white"/>
        </w:rPr>
      </w:pPr>
      <w:r w:rsidRPr="00903DBA">
        <w:rPr>
          <w:highlight w:val="white"/>
        </w:rPr>
        <w:t xml:space="preserve">      }</w:t>
      </w:r>
    </w:p>
    <w:p w14:paraId="2AB127E7" w14:textId="77777777" w:rsidR="006E1FB9" w:rsidRPr="00903DBA" w:rsidRDefault="006E1FB9" w:rsidP="006E1FB9">
      <w:pPr>
        <w:pStyle w:val="Code"/>
        <w:rPr>
          <w:highlight w:val="white"/>
        </w:rPr>
      </w:pPr>
      <w:r w:rsidRPr="00903DBA">
        <w:rPr>
          <w:highlight w:val="white"/>
        </w:rPr>
        <w:t xml:space="preserve">    }</w:t>
      </w:r>
    </w:p>
    <w:p w14:paraId="695490EC" w14:textId="77777777" w:rsidR="006E1FB9" w:rsidRPr="00903DBA" w:rsidRDefault="006E1FB9" w:rsidP="006E1FB9">
      <w:pPr>
        <w:pStyle w:val="Code"/>
        <w:rPr>
          <w:highlight w:val="white"/>
        </w:rPr>
      </w:pPr>
    </w:p>
    <w:p w14:paraId="6C489CED" w14:textId="77777777" w:rsidR="006E1FB9" w:rsidRPr="00903DBA" w:rsidRDefault="006E1FB9" w:rsidP="006E1FB9">
      <w:pPr>
        <w:pStyle w:val="Code"/>
        <w:rPr>
          <w:highlight w:val="white"/>
        </w:rPr>
      </w:pPr>
      <w:r w:rsidRPr="00903DBA">
        <w:rPr>
          <w:highlight w:val="white"/>
        </w:rPr>
        <w:t xml:space="preserve">    public bool IsFloat() {</w:t>
      </w:r>
    </w:p>
    <w:p w14:paraId="38B91F38" w14:textId="77777777" w:rsidR="006E1FB9" w:rsidRPr="00903DBA" w:rsidRDefault="006E1FB9" w:rsidP="006E1FB9">
      <w:pPr>
        <w:pStyle w:val="Code"/>
        <w:rPr>
          <w:highlight w:val="white"/>
        </w:rPr>
      </w:pPr>
      <w:r w:rsidRPr="00903DBA">
        <w:rPr>
          <w:highlight w:val="white"/>
        </w:rPr>
        <w:t xml:space="preserve">      return (m_sort == Sort.Float);</w:t>
      </w:r>
    </w:p>
    <w:p w14:paraId="30EF6935" w14:textId="77777777" w:rsidR="006E1FB9" w:rsidRPr="00903DBA" w:rsidRDefault="006E1FB9" w:rsidP="006E1FB9">
      <w:pPr>
        <w:pStyle w:val="Code"/>
        <w:rPr>
          <w:highlight w:val="white"/>
        </w:rPr>
      </w:pPr>
      <w:r w:rsidRPr="00903DBA">
        <w:rPr>
          <w:highlight w:val="white"/>
        </w:rPr>
        <w:t xml:space="preserve">    }</w:t>
      </w:r>
    </w:p>
    <w:p w14:paraId="6BA3E321" w14:textId="77777777" w:rsidR="006E1FB9" w:rsidRPr="00903DBA" w:rsidRDefault="006E1FB9" w:rsidP="006E1FB9">
      <w:pPr>
        <w:pStyle w:val="Code"/>
        <w:rPr>
          <w:highlight w:val="white"/>
        </w:rPr>
      </w:pPr>
      <w:r w:rsidRPr="00903DBA">
        <w:rPr>
          <w:highlight w:val="white"/>
        </w:rPr>
        <w:t xml:space="preserve">  </w:t>
      </w:r>
    </w:p>
    <w:p w14:paraId="094D50C5" w14:textId="77777777" w:rsidR="006E1FB9" w:rsidRPr="00903DBA" w:rsidRDefault="006E1FB9" w:rsidP="006E1FB9">
      <w:pPr>
        <w:pStyle w:val="Code"/>
        <w:rPr>
          <w:highlight w:val="white"/>
        </w:rPr>
      </w:pPr>
      <w:r w:rsidRPr="00903DBA">
        <w:rPr>
          <w:highlight w:val="white"/>
        </w:rPr>
        <w:t xml:space="preserve">    public bool IsFloating() {</w:t>
      </w:r>
    </w:p>
    <w:p w14:paraId="762038B4" w14:textId="77777777" w:rsidR="006E1FB9" w:rsidRPr="00903DBA" w:rsidRDefault="006E1FB9" w:rsidP="006E1FB9">
      <w:pPr>
        <w:pStyle w:val="Code"/>
        <w:rPr>
          <w:highlight w:val="white"/>
        </w:rPr>
      </w:pPr>
      <w:r w:rsidRPr="00903DBA">
        <w:rPr>
          <w:highlight w:val="white"/>
        </w:rPr>
        <w:t xml:space="preserve">      switch (m_sort) {</w:t>
      </w:r>
    </w:p>
    <w:p w14:paraId="4D2C58DC" w14:textId="77777777" w:rsidR="006E1FB9" w:rsidRPr="00903DBA" w:rsidRDefault="006E1FB9" w:rsidP="006E1FB9">
      <w:pPr>
        <w:pStyle w:val="Code"/>
        <w:rPr>
          <w:highlight w:val="white"/>
        </w:rPr>
      </w:pPr>
      <w:r w:rsidRPr="00903DBA">
        <w:rPr>
          <w:highlight w:val="white"/>
        </w:rPr>
        <w:t xml:space="preserve">        case Sort.Float:</w:t>
      </w:r>
    </w:p>
    <w:p w14:paraId="3959D959" w14:textId="77777777" w:rsidR="006E1FB9" w:rsidRPr="00903DBA" w:rsidRDefault="006E1FB9" w:rsidP="006E1FB9">
      <w:pPr>
        <w:pStyle w:val="Code"/>
        <w:rPr>
          <w:highlight w:val="white"/>
        </w:rPr>
      </w:pPr>
      <w:r w:rsidRPr="00903DBA">
        <w:rPr>
          <w:highlight w:val="white"/>
        </w:rPr>
        <w:t xml:space="preserve">        case Sort.Double:</w:t>
      </w:r>
    </w:p>
    <w:p w14:paraId="46F3F49D" w14:textId="70C1050F" w:rsidR="006E1FB9" w:rsidRPr="00903DBA" w:rsidRDefault="006E1FB9" w:rsidP="006E1FB9">
      <w:pPr>
        <w:pStyle w:val="Code"/>
        <w:rPr>
          <w:highlight w:val="white"/>
        </w:rPr>
      </w:pPr>
      <w:r w:rsidRPr="00903DBA">
        <w:rPr>
          <w:highlight w:val="white"/>
        </w:rPr>
        <w:t xml:space="preserve">        case Sort.</w:t>
      </w:r>
      <w:r w:rsidR="001220BA" w:rsidRPr="00903DBA">
        <w:rPr>
          <w:highlight w:val="white"/>
        </w:rPr>
        <w:t>LongDouble</w:t>
      </w:r>
      <w:r w:rsidRPr="00903DBA">
        <w:rPr>
          <w:highlight w:val="white"/>
        </w:rPr>
        <w:t>:</w:t>
      </w:r>
    </w:p>
    <w:p w14:paraId="17FBF73D" w14:textId="77777777" w:rsidR="006E1FB9" w:rsidRPr="00903DBA" w:rsidRDefault="006E1FB9" w:rsidP="006E1FB9">
      <w:pPr>
        <w:pStyle w:val="Code"/>
        <w:rPr>
          <w:highlight w:val="white"/>
        </w:rPr>
      </w:pPr>
      <w:r w:rsidRPr="00903DBA">
        <w:rPr>
          <w:highlight w:val="white"/>
        </w:rPr>
        <w:t xml:space="preserve">          return true;</w:t>
      </w:r>
    </w:p>
    <w:p w14:paraId="3848AE96" w14:textId="77777777" w:rsidR="006E1FB9" w:rsidRPr="00903DBA" w:rsidRDefault="006E1FB9" w:rsidP="006E1FB9">
      <w:pPr>
        <w:pStyle w:val="Code"/>
        <w:rPr>
          <w:highlight w:val="white"/>
        </w:rPr>
      </w:pPr>
    </w:p>
    <w:p w14:paraId="575E78A6" w14:textId="77777777" w:rsidR="006E1FB9" w:rsidRPr="00903DBA" w:rsidRDefault="006E1FB9" w:rsidP="006E1FB9">
      <w:pPr>
        <w:pStyle w:val="Code"/>
        <w:rPr>
          <w:highlight w:val="white"/>
        </w:rPr>
      </w:pPr>
      <w:r w:rsidRPr="00903DBA">
        <w:rPr>
          <w:highlight w:val="white"/>
        </w:rPr>
        <w:t xml:space="preserve">        default:</w:t>
      </w:r>
    </w:p>
    <w:p w14:paraId="5E474F12" w14:textId="77777777" w:rsidR="006E1FB9" w:rsidRPr="00903DBA" w:rsidRDefault="006E1FB9" w:rsidP="006E1FB9">
      <w:pPr>
        <w:pStyle w:val="Code"/>
        <w:rPr>
          <w:highlight w:val="white"/>
        </w:rPr>
      </w:pPr>
      <w:r w:rsidRPr="00903DBA">
        <w:rPr>
          <w:highlight w:val="white"/>
        </w:rPr>
        <w:t xml:space="preserve">          return false;</w:t>
      </w:r>
    </w:p>
    <w:p w14:paraId="70B14C6A" w14:textId="77777777" w:rsidR="006E1FB9" w:rsidRPr="00903DBA" w:rsidRDefault="006E1FB9" w:rsidP="006E1FB9">
      <w:pPr>
        <w:pStyle w:val="Code"/>
        <w:rPr>
          <w:highlight w:val="white"/>
        </w:rPr>
      </w:pPr>
      <w:r w:rsidRPr="00903DBA">
        <w:rPr>
          <w:highlight w:val="white"/>
        </w:rPr>
        <w:t xml:space="preserve">      }</w:t>
      </w:r>
    </w:p>
    <w:p w14:paraId="5CCD6768" w14:textId="77777777" w:rsidR="006E1FB9" w:rsidRPr="00903DBA" w:rsidRDefault="006E1FB9" w:rsidP="006E1FB9">
      <w:pPr>
        <w:pStyle w:val="Code"/>
        <w:rPr>
          <w:highlight w:val="white"/>
        </w:rPr>
      </w:pPr>
      <w:r w:rsidRPr="00903DBA">
        <w:rPr>
          <w:highlight w:val="white"/>
        </w:rPr>
        <w:t xml:space="preserve">    }</w:t>
      </w:r>
    </w:p>
    <w:p w14:paraId="4F04E602" w14:textId="77777777" w:rsidR="006E1FB9" w:rsidRPr="00903DBA" w:rsidRDefault="006E1FB9" w:rsidP="006E1FB9">
      <w:pPr>
        <w:pStyle w:val="Code"/>
        <w:rPr>
          <w:highlight w:val="white"/>
        </w:rPr>
      </w:pPr>
    </w:p>
    <w:p w14:paraId="09F8C3C8" w14:textId="77777777" w:rsidR="006E1FB9" w:rsidRPr="00903DBA" w:rsidRDefault="006E1FB9" w:rsidP="006E1FB9">
      <w:pPr>
        <w:pStyle w:val="Code"/>
        <w:rPr>
          <w:highlight w:val="white"/>
        </w:rPr>
      </w:pPr>
      <w:r w:rsidRPr="00903DBA">
        <w:rPr>
          <w:highlight w:val="white"/>
        </w:rPr>
        <w:t xml:space="preserve">    public bool IsLogical() {</w:t>
      </w:r>
    </w:p>
    <w:p w14:paraId="277B7619" w14:textId="77777777" w:rsidR="006E1FB9" w:rsidRPr="00903DBA" w:rsidRDefault="006E1FB9" w:rsidP="006E1FB9">
      <w:pPr>
        <w:pStyle w:val="Code"/>
        <w:rPr>
          <w:highlight w:val="white"/>
        </w:rPr>
      </w:pPr>
      <w:r w:rsidRPr="00903DBA">
        <w:rPr>
          <w:highlight w:val="white"/>
        </w:rPr>
        <w:t xml:space="preserve">      return (m_sort == Sort.Logical);</w:t>
      </w:r>
    </w:p>
    <w:p w14:paraId="466E5787" w14:textId="77777777" w:rsidR="006E1FB9" w:rsidRPr="00903DBA" w:rsidRDefault="006E1FB9" w:rsidP="006E1FB9">
      <w:pPr>
        <w:pStyle w:val="Code"/>
        <w:rPr>
          <w:highlight w:val="white"/>
        </w:rPr>
      </w:pPr>
      <w:r w:rsidRPr="00903DBA">
        <w:rPr>
          <w:highlight w:val="white"/>
        </w:rPr>
        <w:t xml:space="preserve">    }</w:t>
      </w:r>
    </w:p>
    <w:p w14:paraId="1220A399" w14:textId="77777777" w:rsidR="006E1FB9" w:rsidRPr="00903DBA" w:rsidRDefault="006E1FB9" w:rsidP="006E1FB9">
      <w:pPr>
        <w:pStyle w:val="Code"/>
        <w:rPr>
          <w:highlight w:val="white"/>
        </w:rPr>
      </w:pPr>
    </w:p>
    <w:p w14:paraId="0930D7FD" w14:textId="77777777" w:rsidR="006E1FB9" w:rsidRPr="00903DBA" w:rsidRDefault="006E1FB9" w:rsidP="006E1FB9">
      <w:pPr>
        <w:pStyle w:val="Code"/>
        <w:rPr>
          <w:highlight w:val="white"/>
        </w:rPr>
      </w:pPr>
      <w:r w:rsidRPr="00903DBA">
        <w:rPr>
          <w:highlight w:val="white"/>
        </w:rPr>
        <w:t xml:space="preserve">    public bool IsLogicalOrIntegral() {</w:t>
      </w:r>
    </w:p>
    <w:p w14:paraId="31DAA940" w14:textId="77777777" w:rsidR="006E1FB9" w:rsidRPr="00903DBA" w:rsidRDefault="006E1FB9" w:rsidP="006E1FB9">
      <w:pPr>
        <w:pStyle w:val="Code"/>
        <w:rPr>
          <w:highlight w:val="white"/>
        </w:rPr>
      </w:pPr>
      <w:r w:rsidRPr="00903DBA">
        <w:rPr>
          <w:highlight w:val="white"/>
        </w:rPr>
        <w:t xml:space="preserve">      return IsLogical() || IsIntegral();</w:t>
      </w:r>
    </w:p>
    <w:p w14:paraId="2C9BD9C3" w14:textId="77777777" w:rsidR="006E1FB9" w:rsidRPr="00903DBA" w:rsidRDefault="006E1FB9" w:rsidP="006E1FB9">
      <w:pPr>
        <w:pStyle w:val="Code"/>
        <w:rPr>
          <w:highlight w:val="white"/>
        </w:rPr>
      </w:pPr>
      <w:r w:rsidRPr="00903DBA">
        <w:rPr>
          <w:highlight w:val="white"/>
        </w:rPr>
        <w:t xml:space="preserve">    }</w:t>
      </w:r>
    </w:p>
    <w:p w14:paraId="71FDDBB0" w14:textId="77777777" w:rsidR="006E1FB9" w:rsidRPr="00903DBA" w:rsidRDefault="006E1FB9" w:rsidP="006E1FB9">
      <w:pPr>
        <w:pStyle w:val="Code"/>
        <w:rPr>
          <w:highlight w:val="white"/>
        </w:rPr>
      </w:pPr>
    </w:p>
    <w:p w14:paraId="32E1E493" w14:textId="77777777" w:rsidR="006E1FB9" w:rsidRPr="00903DBA" w:rsidRDefault="006E1FB9" w:rsidP="006E1FB9">
      <w:pPr>
        <w:pStyle w:val="Code"/>
        <w:rPr>
          <w:highlight w:val="white"/>
        </w:rPr>
      </w:pPr>
      <w:r w:rsidRPr="00903DBA">
        <w:rPr>
          <w:highlight w:val="white"/>
        </w:rPr>
        <w:t xml:space="preserve">    public bool IsPointer() {</w:t>
      </w:r>
    </w:p>
    <w:p w14:paraId="1F0ABC23" w14:textId="77777777" w:rsidR="006E1FB9" w:rsidRPr="00903DBA" w:rsidRDefault="006E1FB9" w:rsidP="006E1FB9">
      <w:pPr>
        <w:pStyle w:val="Code"/>
        <w:rPr>
          <w:highlight w:val="white"/>
        </w:rPr>
      </w:pPr>
      <w:r w:rsidRPr="00903DBA">
        <w:rPr>
          <w:highlight w:val="white"/>
        </w:rPr>
        <w:t xml:space="preserve">      return (m_sort == Sort.Pointer);</w:t>
      </w:r>
    </w:p>
    <w:p w14:paraId="79E0514B" w14:textId="77777777" w:rsidR="006E1FB9" w:rsidRPr="00903DBA" w:rsidRDefault="006E1FB9" w:rsidP="006E1FB9">
      <w:pPr>
        <w:pStyle w:val="Code"/>
        <w:rPr>
          <w:highlight w:val="white"/>
        </w:rPr>
      </w:pPr>
      <w:r w:rsidRPr="00903DBA">
        <w:rPr>
          <w:highlight w:val="white"/>
        </w:rPr>
        <w:t xml:space="preserve">    }</w:t>
      </w:r>
    </w:p>
    <w:p w14:paraId="2D9BAE7F" w14:textId="77777777" w:rsidR="006E1FB9" w:rsidRPr="00903DBA" w:rsidRDefault="006E1FB9" w:rsidP="006E1FB9">
      <w:pPr>
        <w:pStyle w:val="Code"/>
        <w:rPr>
          <w:highlight w:val="white"/>
        </w:rPr>
      </w:pPr>
    </w:p>
    <w:p w14:paraId="4882088A" w14:textId="77777777" w:rsidR="006E1FB9" w:rsidRPr="00903DBA" w:rsidRDefault="006E1FB9" w:rsidP="006E1FB9">
      <w:pPr>
        <w:pStyle w:val="Code"/>
        <w:rPr>
          <w:highlight w:val="white"/>
        </w:rPr>
      </w:pPr>
      <w:r w:rsidRPr="00903DBA">
        <w:rPr>
          <w:highlight w:val="white"/>
        </w:rPr>
        <w:t xml:space="preserve">    public bool IsArray() {</w:t>
      </w:r>
    </w:p>
    <w:p w14:paraId="3F8E7E22" w14:textId="77777777" w:rsidR="006E1FB9" w:rsidRPr="00903DBA" w:rsidRDefault="006E1FB9" w:rsidP="006E1FB9">
      <w:pPr>
        <w:pStyle w:val="Code"/>
        <w:rPr>
          <w:highlight w:val="white"/>
        </w:rPr>
      </w:pPr>
      <w:r w:rsidRPr="00903DBA">
        <w:rPr>
          <w:highlight w:val="white"/>
        </w:rPr>
        <w:t xml:space="preserve">      return (m_sort == Sort.Array);</w:t>
      </w:r>
    </w:p>
    <w:p w14:paraId="5889BCAF" w14:textId="77777777" w:rsidR="006E1FB9" w:rsidRPr="00903DBA" w:rsidRDefault="006E1FB9" w:rsidP="006E1FB9">
      <w:pPr>
        <w:pStyle w:val="Code"/>
        <w:rPr>
          <w:highlight w:val="white"/>
        </w:rPr>
      </w:pPr>
      <w:r w:rsidRPr="00903DBA">
        <w:rPr>
          <w:highlight w:val="white"/>
        </w:rPr>
        <w:t xml:space="preserve">    }</w:t>
      </w:r>
    </w:p>
    <w:p w14:paraId="371879B7" w14:textId="77777777" w:rsidR="006E1FB9" w:rsidRPr="00903DBA" w:rsidRDefault="006E1FB9" w:rsidP="006E1FB9">
      <w:pPr>
        <w:pStyle w:val="Code"/>
        <w:rPr>
          <w:highlight w:val="white"/>
        </w:rPr>
      </w:pPr>
    </w:p>
    <w:p w14:paraId="410229C9" w14:textId="77777777" w:rsidR="006E1FB9" w:rsidRPr="00903DBA" w:rsidRDefault="006E1FB9" w:rsidP="006E1FB9">
      <w:pPr>
        <w:pStyle w:val="Code"/>
        <w:rPr>
          <w:highlight w:val="white"/>
        </w:rPr>
      </w:pPr>
      <w:r w:rsidRPr="00903DBA">
        <w:rPr>
          <w:highlight w:val="white"/>
        </w:rPr>
        <w:t xml:space="preserve">    public bool IsPointerOrArray() {</w:t>
      </w:r>
    </w:p>
    <w:p w14:paraId="0B09E8BA" w14:textId="77777777" w:rsidR="006E1FB9" w:rsidRPr="00903DBA" w:rsidRDefault="006E1FB9" w:rsidP="006E1FB9">
      <w:pPr>
        <w:pStyle w:val="Code"/>
        <w:rPr>
          <w:highlight w:val="white"/>
        </w:rPr>
      </w:pPr>
      <w:r w:rsidRPr="00903DBA">
        <w:rPr>
          <w:highlight w:val="white"/>
        </w:rPr>
        <w:t xml:space="preserve">      return IsPointer() || IsArray();</w:t>
      </w:r>
    </w:p>
    <w:p w14:paraId="1631DFD8" w14:textId="77777777" w:rsidR="006E1FB9" w:rsidRPr="00903DBA" w:rsidRDefault="006E1FB9" w:rsidP="006E1FB9">
      <w:pPr>
        <w:pStyle w:val="Code"/>
        <w:rPr>
          <w:highlight w:val="white"/>
        </w:rPr>
      </w:pPr>
      <w:r w:rsidRPr="00903DBA">
        <w:rPr>
          <w:highlight w:val="white"/>
        </w:rPr>
        <w:t xml:space="preserve">    }</w:t>
      </w:r>
    </w:p>
    <w:p w14:paraId="126524C2" w14:textId="77777777" w:rsidR="006E1FB9" w:rsidRPr="00903DBA" w:rsidRDefault="006E1FB9" w:rsidP="006E1FB9">
      <w:pPr>
        <w:pStyle w:val="Code"/>
        <w:rPr>
          <w:highlight w:val="white"/>
        </w:rPr>
      </w:pPr>
    </w:p>
    <w:p w14:paraId="4D3FDE4C" w14:textId="77777777" w:rsidR="006E1FB9" w:rsidRPr="00903DBA" w:rsidRDefault="006E1FB9" w:rsidP="006E1FB9">
      <w:pPr>
        <w:pStyle w:val="Code"/>
        <w:rPr>
          <w:highlight w:val="white"/>
        </w:rPr>
      </w:pPr>
      <w:r w:rsidRPr="00903DBA">
        <w:rPr>
          <w:highlight w:val="white"/>
        </w:rPr>
        <w:t xml:space="preserve">    public bool IsFunction() {</w:t>
      </w:r>
    </w:p>
    <w:p w14:paraId="263FEFD0" w14:textId="77777777" w:rsidR="006E1FB9" w:rsidRPr="00903DBA" w:rsidRDefault="006E1FB9" w:rsidP="006E1FB9">
      <w:pPr>
        <w:pStyle w:val="Code"/>
        <w:rPr>
          <w:highlight w:val="white"/>
        </w:rPr>
      </w:pPr>
      <w:r w:rsidRPr="00903DBA">
        <w:rPr>
          <w:highlight w:val="white"/>
        </w:rPr>
        <w:t xml:space="preserve">      return (m_sort == Sort.Function);</w:t>
      </w:r>
    </w:p>
    <w:p w14:paraId="7DDFCF1B" w14:textId="77777777" w:rsidR="006E1FB9" w:rsidRPr="00903DBA" w:rsidRDefault="006E1FB9" w:rsidP="006E1FB9">
      <w:pPr>
        <w:pStyle w:val="Code"/>
        <w:rPr>
          <w:highlight w:val="white"/>
        </w:rPr>
      </w:pPr>
      <w:r w:rsidRPr="00903DBA">
        <w:rPr>
          <w:highlight w:val="white"/>
        </w:rPr>
        <w:t xml:space="preserve">    }</w:t>
      </w:r>
    </w:p>
    <w:p w14:paraId="0E194921" w14:textId="77777777" w:rsidR="006E1FB9" w:rsidRPr="00903DBA" w:rsidRDefault="006E1FB9" w:rsidP="006E1FB9">
      <w:pPr>
        <w:pStyle w:val="Code"/>
        <w:rPr>
          <w:highlight w:val="white"/>
        </w:rPr>
      </w:pPr>
    </w:p>
    <w:p w14:paraId="7B173673" w14:textId="77777777" w:rsidR="006E1FB9" w:rsidRPr="00903DBA" w:rsidRDefault="006E1FB9" w:rsidP="006E1FB9">
      <w:pPr>
        <w:pStyle w:val="Code"/>
        <w:rPr>
          <w:highlight w:val="white"/>
        </w:rPr>
      </w:pPr>
      <w:r w:rsidRPr="00903DBA">
        <w:rPr>
          <w:highlight w:val="white"/>
        </w:rPr>
        <w:t xml:space="preserve">    public bool IsArrayOrFunction() {</w:t>
      </w:r>
    </w:p>
    <w:p w14:paraId="4490D436" w14:textId="77777777" w:rsidR="006E1FB9" w:rsidRPr="00903DBA" w:rsidRDefault="006E1FB9" w:rsidP="006E1FB9">
      <w:pPr>
        <w:pStyle w:val="Code"/>
        <w:rPr>
          <w:highlight w:val="white"/>
        </w:rPr>
      </w:pPr>
      <w:r w:rsidRPr="00903DBA">
        <w:rPr>
          <w:highlight w:val="white"/>
        </w:rPr>
        <w:t xml:space="preserve">      return IsArray() || IsFunction();</w:t>
      </w:r>
    </w:p>
    <w:p w14:paraId="0329EDF8" w14:textId="77777777" w:rsidR="006E1FB9" w:rsidRPr="00903DBA" w:rsidRDefault="006E1FB9" w:rsidP="006E1FB9">
      <w:pPr>
        <w:pStyle w:val="Code"/>
        <w:rPr>
          <w:highlight w:val="white"/>
        </w:rPr>
      </w:pPr>
      <w:r w:rsidRPr="00903DBA">
        <w:rPr>
          <w:highlight w:val="white"/>
        </w:rPr>
        <w:t xml:space="preserve">    }</w:t>
      </w:r>
    </w:p>
    <w:p w14:paraId="7A9AE81B" w14:textId="77777777" w:rsidR="006E1FB9" w:rsidRPr="00903DBA" w:rsidRDefault="006E1FB9" w:rsidP="006E1FB9">
      <w:pPr>
        <w:pStyle w:val="Code"/>
        <w:rPr>
          <w:highlight w:val="white"/>
        </w:rPr>
      </w:pPr>
    </w:p>
    <w:p w14:paraId="23C749AD" w14:textId="77777777" w:rsidR="006E1FB9" w:rsidRPr="00903DBA" w:rsidRDefault="006E1FB9" w:rsidP="006E1FB9">
      <w:pPr>
        <w:pStyle w:val="Code"/>
        <w:rPr>
          <w:highlight w:val="white"/>
        </w:rPr>
      </w:pPr>
      <w:r w:rsidRPr="00903DBA">
        <w:rPr>
          <w:highlight w:val="white"/>
        </w:rPr>
        <w:t xml:space="preserve">    public bool IsPointerArrayStringOrFunction() {</w:t>
      </w:r>
    </w:p>
    <w:p w14:paraId="2F62319D" w14:textId="77777777" w:rsidR="006E1FB9" w:rsidRPr="00903DBA" w:rsidRDefault="006E1FB9" w:rsidP="006E1FB9">
      <w:pPr>
        <w:pStyle w:val="Code"/>
        <w:rPr>
          <w:highlight w:val="white"/>
        </w:rPr>
      </w:pPr>
      <w:r w:rsidRPr="00903DBA">
        <w:rPr>
          <w:highlight w:val="white"/>
        </w:rPr>
        <w:t xml:space="preserve">      return IsPointer() || IsArrayOrFunction()  || IsString();</w:t>
      </w:r>
    </w:p>
    <w:p w14:paraId="65161D9D" w14:textId="77777777" w:rsidR="006E1FB9" w:rsidRPr="00903DBA" w:rsidRDefault="006E1FB9" w:rsidP="006E1FB9">
      <w:pPr>
        <w:pStyle w:val="Code"/>
        <w:rPr>
          <w:highlight w:val="white"/>
        </w:rPr>
      </w:pPr>
      <w:r w:rsidRPr="00903DBA">
        <w:rPr>
          <w:highlight w:val="white"/>
        </w:rPr>
        <w:t xml:space="preserve">    }</w:t>
      </w:r>
    </w:p>
    <w:p w14:paraId="1C7AF81D" w14:textId="77777777" w:rsidR="006E1FB9" w:rsidRPr="00903DBA" w:rsidRDefault="006E1FB9" w:rsidP="006E1FB9">
      <w:pPr>
        <w:pStyle w:val="Code"/>
        <w:rPr>
          <w:highlight w:val="white"/>
        </w:rPr>
      </w:pPr>
    </w:p>
    <w:p w14:paraId="348D2F7A" w14:textId="77777777" w:rsidR="006E1FB9" w:rsidRPr="00903DBA" w:rsidRDefault="006E1FB9" w:rsidP="006E1FB9">
      <w:pPr>
        <w:pStyle w:val="Code"/>
        <w:rPr>
          <w:highlight w:val="white"/>
        </w:rPr>
      </w:pPr>
      <w:r w:rsidRPr="00903DBA">
        <w:rPr>
          <w:highlight w:val="white"/>
        </w:rPr>
        <w:t xml:space="preserve">    public bool IsString() {</w:t>
      </w:r>
    </w:p>
    <w:p w14:paraId="276324FA" w14:textId="77777777" w:rsidR="006E1FB9" w:rsidRPr="00903DBA" w:rsidRDefault="006E1FB9" w:rsidP="006E1FB9">
      <w:pPr>
        <w:pStyle w:val="Code"/>
        <w:rPr>
          <w:highlight w:val="white"/>
        </w:rPr>
      </w:pPr>
      <w:r w:rsidRPr="00903DBA">
        <w:rPr>
          <w:highlight w:val="white"/>
        </w:rPr>
        <w:t xml:space="preserve">      return (m_sort == Sort.String);</w:t>
      </w:r>
    </w:p>
    <w:p w14:paraId="218E5381" w14:textId="77777777" w:rsidR="006E1FB9" w:rsidRPr="00903DBA" w:rsidRDefault="006E1FB9" w:rsidP="006E1FB9">
      <w:pPr>
        <w:pStyle w:val="Code"/>
        <w:rPr>
          <w:highlight w:val="white"/>
        </w:rPr>
      </w:pPr>
      <w:r w:rsidRPr="00903DBA">
        <w:rPr>
          <w:highlight w:val="white"/>
        </w:rPr>
        <w:t xml:space="preserve">    }</w:t>
      </w:r>
    </w:p>
    <w:p w14:paraId="6C2636AE" w14:textId="77777777" w:rsidR="006E1FB9" w:rsidRPr="00903DBA" w:rsidRDefault="006E1FB9" w:rsidP="006E1FB9">
      <w:pPr>
        <w:pStyle w:val="Code"/>
        <w:rPr>
          <w:highlight w:val="white"/>
        </w:rPr>
      </w:pPr>
    </w:p>
    <w:p w14:paraId="110CA19B" w14:textId="77777777" w:rsidR="006E1FB9" w:rsidRPr="00903DBA" w:rsidRDefault="006E1FB9" w:rsidP="006E1FB9">
      <w:pPr>
        <w:pStyle w:val="Code"/>
        <w:rPr>
          <w:highlight w:val="white"/>
        </w:rPr>
      </w:pPr>
      <w:r w:rsidRPr="00903DBA">
        <w:rPr>
          <w:highlight w:val="white"/>
        </w:rPr>
        <w:t xml:space="preserve">    public bool IsArrayFunctionOrString() {</w:t>
      </w:r>
    </w:p>
    <w:p w14:paraId="2CA07C78" w14:textId="77777777" w:rsidR="006E1FB9" w:rsidRPr="00903DBA" w:rsidRDefault="006E1FB9" w:rsidP="006E1FB9">
      <w:pPr>
        <w:pStyle w:val="Code"/>
        <w:rPr>
          <w:highlight w:val="white"/>
        </w:rPr>
      </w:pPr>
      <w:r w:rsidRPr="00903DBA">
        <w:rPr>
          <w:highlight w:val="white"/>
        </w:rPr>
        <w:t xml:space="preserve">      return IsArrayOrFunction() || IsString();</w:t>
      </w:r>
    </w:p>
    <w:p w14:paraId="23D3D42C" w14:textId="77777777" w:rsidR="006E1FB9" w:rsidRPr="00903DBA" w:rsidRDefault="006E1FB9" w:rsidP="006E1FB9">
      <w:pPr>
        <w:pStyle w:val="Code"/>
        <w:rPr>
          <w:highlight w:val="white"/>
        </w:rPr>
      </w:pPr>
      <w:r w:rsidRPr="00903DBA">
        <w:rPr>
          <w:highlight w:val="white"/>
        </w:rPr>
        <w:t xml:space="preserve">    }</w:t>
      </w:r>
    </w:p>
    <w:p w14:paraId="107F67E4" w14:textId="77777777" w:rsidR="006E1FB9" w:rsidRPr="00903DBA" w:rsidRDefault="006E1FB9" w:rsidP="006E1FB9">
      <w:pPr>
        <w:pStyle w:val="Code"/>
        <w:rPr>
          <w:highlight w:val="white"/>
        </w:rPr>
      </w:pPr>
    </w:p>
    <w:p w14:paraId="02C14962" w14:textId="77777777" w:rsidR="006E1FB9" w:rsidRPr="00903DBA" w:rsidRDefault="006E1FB9" w:rsidP="006E1FB9">
      <w:pPr>
        <w:pStyle w:val="Code"/>
        <w:rPr>
          <w:highlight w:val="white"/>
        </w:rPr>
      </w:pPr>
      <w:r w:rsidRPr="00903DBA">
        <w:rPr>
          <w:highlight w:val="white"/>
        </w:rPr>
        <w:t xml:space="preserve">    public bool IsFunctionPointer() {</w:t>
      </w:r>
    </w:p>
    <w:p w14:paraId="4C28E6E1" w14:textId="77777777" w:rsidR="006E1FB9" w:rsidRPr="00903DBA" w:rsidRDefault="006E1FB9" w:rsidP="006E1FB9">
      <w:pPr>
        <w:pStyle w:val="Code"/>
        <w:rPr>
          <w:highlight w:val="white"/>
        </w:rPr>
      </w:pPr>
      <w:r w:rsidRPr="00903DBA">
        <w:rPr>
          <w:highlight w:val="white"/>
        </w:rPr>
        <w:t xml:space="preserve">      return (m_sort == Sort.Pointer) &amp;&amp; m_pointerType.IsFunction();</w:t>
      </w:r>
    </w:p>
    <w:p w14:paraId="582E1B02" w14:textId="77777777" w:rsidR="006E1FB9" w:rsidRPr="00903DBA" w:rsidRDefault="006E1FB9" w:rsidP="006E1FB9">
      <w:pPr>
        <w:pStyle w:val="Code"/>
        <w:rPr>
          <w:highlight w:val="white"/>
        </w:rPr>
      </w:pPr>
      <w:r w:rsidRPr="00903DBA">
        <w:rPr>
          <w:highlight w:val="white"/>
        </w:rPr>
        <w:t xml:space="preserve">    }</w:t>
      </w:r>
    </w:p>
    <w:p w14:paraId="7BCF0153" w14:textId="77777777" w:rsidR="006E1FB9" w:rsidRPr="00903DBA" w:rsidRDefault="006E1FB9" w:rsidP="006E1FB9">
      <w:pPr>
        <w:pStyle w:val="Code"/>
        <w:rPr>
          <w:highlight w:val="white"/>
        </w:rPr>
      </w:pPr>
    </w:p>
    <w:p w14:paraId="4F72D90B" w14:textId="77777777" w:rsidR="006E1FB9" w:rsidRPr="00903DBA" w:rsidRDefault="006E1FB9" w:rsidP="006E1FB9">
      <w:pPr>
        <w:pStyle w:val="Code"/>
        <w:rPr>
          <w:highlight w:val="white"/>
        </w:rPr>
      </w:pPr>
      <w:r w:rsidRPr="00903DBA">
        <w:rPr>
          <w:highlight w:val="white"/>
        </w:rPr>
        <w:t xml:space="preserve">    public bool IsFunctionOrArray() {</w:t>
      </w:r>
    </w:p>
    <w:p w14:paraId="03FD59A2" w14:textId="77777777" w:rsidR="006E1FB9" w:rsidRPr="00903DBA" w:rsidRDefault="006E1FB9" w:rsidP="006E1FB9">
      <w:pPr>
        <w:pStyle w:val="Code"/>
        <w:rPr>
          <w:highlight w:val="white"/>
        </w:rPr>
      </w:pPr>
      <w:r w:rsidRPr="00903DBA">
        <w:rPr>
          <w:highlight w:val="white"/>
        </w:rPr>
        <w:t xml:space="preserve">      return IsFunction() || IsArray();</w:t>
      </w:r>
    </w:p>
    <w:p w14:paraId="29645F24" w14:textId="77777777" w:rsidR="006E1FB9" w:rsidRPr="00903DBA" w:rsidRDefault="006E1FB9" w:rsidP="006E1FB9">
      <w:pPr>
        <w:pStyle w:val="Code"/>
        <w:rPr>
          <w:highlight w:val="white"/>
        </w:rPr>
      </w:pPr>
      <w:r w:rsidRPr="00903DBA">
        <w:rPr>
          <w:highlight w:val="white"/>
        </w:rPr>
        <w:t xml:space="preserve">    }</w:t>
      </w:r>
    </w:p>
    <w:p w14:paraId="0AA29FE7" w14:textId="77777777" w:rsidR="006E1FB9" w:rsidRPr="00903DBA" w:rsidRDefault="006E1FB9" w:rsidP="006E1FB9">
      <w:pPr>
        <w:pStyle w:val="Code"/>
        <w:rPr>
          <w:highlight w:val="white"/>
        </w:rPr>
      </w:pPr>
    </w:p>
    <w:p w14:paraId="1BDD20C2" w14:textId="77777777" w:rsidR="006E1FB9" w:rsidRPr="00903DBA" w:rsidRDefault="006E1FB9" w:rsidP="006E1FB9">
      <w:pPr>
        <w:pStyle w:val="Code"/>
        <w:rPr>
          <w:highlight w:val="white"/>
        </w:rPr>
      </w:pPr>
      <w:r w:rsidRPr="00903DBA">
        <w:rPr>
          <w:highlight w:val="white"/>
        </w:rPr>
        <w:t xml:space="preserve">    public bool IsArrayStringOrFunction() {</w:t>
      </w:r>
    </w:p>
    <w:p w14:paraId="0D3E8307" w14:textId="77777777" w:rsidR="006E1FB9" w:rsidRPr="00903DBA" w:rsidRDefault="006E1FB9" w:rsidP="006E1FB9">
      <w:pPr>
        <w:pStyle w:val="Code"/>
        <w:rPr>
          <w:highlight w:val="white"/>
        </w:rPr>
      </w:pPr>
      <w:r w:rsidRPr="00903DBA">
        <w:rPr>
          <w:highlight w:val="white"/>
        </w:rPr>
        <w:t xml:space="preserve">      return IsFunctionOrArray() || IsString();</w:t>
      </w:r>
    </w:p>
    <w:p w14:paraId="32356123" w14:textId="77777777" w:rsidR="006E1FB9" w:rsidRPr="00903DBA" w:rsidRDefault="006E1FB9" w:rsidP="006E1FB9">
      <w:pPr>
        <w:pStyle w:val="Code"/>
        <w:rPr>
          <w:highlight w:val="white"/>
        </w:rPr>
      </w:pPr>
      <w:r w:rsidRPr="00903DBA">
        <w:rPr>
          <w:highlight w:val="white"/>
        </w:rPr>
        <w:t xml:space="preserve">    }</w:t>
      </w:r>
    </w:p>
    <w:p w14:paraId="44DC3B07" w14:textId="77777777" w:rsidR="006E1FB9" w:rsidRPr="00903DBA" w:rsidRDefault="006E1FB9" w:rsidP="006E1FB9">
      <w:pPr>
        <w:pStyle w:val="Code"/>
        <w:rPr>
          <w:highlight w:val="white"/>
        </w:rPr>
      </w:pPr>
    </w:p>
    <w:p w14:paraId="4FD1680A" w14:textId="77777777" w:rsidR="006E1FB9" w:rsidRPr="00903DBA" w:rsidRDefault="006E1FB9" w:rsidP="006E1FB9">
      <w:pPr>
        <w:pStyle w:val="Code"/>
        <w:rPr>
          <w:highlight w:val="white"/>
        </w:rPr>
      </w:pPr>
      <w:r w:rsidRPr="00903DBA">
        <w:rPr>
          <w:highlight w:val="white"/>
        </w:rPr>
        <w:t xml:space="preserve">    public bool IsArrayPointerStringOrFunction() {</w:t>
      </w:r>
    </w:p>
    <w:p w14:paraId="2F912213" w14:textId="77777777" w:rsidR="006E1FB9" w:rsidRPr="00903DBA" w:rsidRDefault="006E1FB9" w:rsidP="006E1FB9">
      <w:pPr>
        <w:pStyle w:val="Code"/>
        <w:rPr>
          <w:highlight w:val="white"/>
        </w:rPr>
      </w:pPr>
      <w:r w:rsidRPr="00903DBA">
        <w:rPr>
          <w:highlight w:val="white"/>
        </w:rPr>
        <w:t xml:space="preserve">      return IsPointer() || IsFunctionOrArray();</w:t>
      </w:r>
    </w:p>
    <w:p w14:paraId="6DD4EF97" w14:textId="77777777" w:rsidR="006E1FB9" w:rsidRPr="00903DBA" w:rsidRDefault="006E1FB9" w:rsidP="006E1FB9">
      <w:pPr>
        <w:pStyle w:val="Code"/>
        <w:rPr>
          <w:highlight w:val="white"/>
        </w:rPr>
      </w:pPr>
      <w:r w:rsidRPr="00903DBA">
        <w:rPr>
          <w:highlight w:val="white"/>
        </w:rPr>
        <w:t xml:space="preserve">    }</w:t>
      </w:r>
    </w:p>
    <w:p w14:paraId="1CF87901" w14:textId="77777777" w:rsidR="006E1FB9" w:rsidRPr="00903DBA" w:rsidRDefault="006E1FB9" w:rsidP="006E1FB9">
      <w:pPr>
        <w:pStyle w:val="Code"/>
        <w:rPr>
          <w:highlight w:val="white"/>
        </w:rPr>
      </w:pPr>
    </w:p>
    <w:p w14:paraId="0346ECAA" w14:textId="77777777" w:rsidR="006E1FB9" w:rsidRPr="00903DBA" w:rsidRDefault="006E1FB9" w:rsidP="006E1FB9">
      <w:pPr>
        <w:pStyle w:val="Code"/>
        <w:rPr>
          <w:highlight w:val="white"/>
        </w:rPr>
      </w:pPr>
      <w:r w:rsidRPr="00903DBA">
        <w:rPr>
          <w:highlight w:val="white"/>
        </w:rPr>
        <w:t xml:space="preserve">    public bool IsArrayFunctionStringStructOrUnion() {</w:t>
      </w:r>
    </w:p>
    <w:p w14:paraId="52F1EC4E" w14:textId="77777777" w:rsidR="006E1FB9" w:rsidRPr="00903DBA" w:rsidRDefault="006E1FB9" w:rsidP="006E1FB9">
      <w:pPr>
        <w:pStyle w:val="Code"/>
        <w:rPr>
          <w:highlight w:val="white"/>
        </w:rPr>
      </w:pPr>
      <w:r w:rsidRPr="00903DBA">
        <w:rPr>
          <w:highlight w:val="white"/>
        </w:rPr>
        <w:t xml:space="preserve">      return IsFunctionOrArray() || IsString() || IsStructOrUnion();</w:t>
      </w:r>
    </w:p>
    <w:p w14:paraId="26034F2C" w14:textId="77777777" w:rsidR="006E1FB9" w:rsidRPr="00903DBA" w:rsidRDefault="006E1FB9" w:rsidP="006E1FB9">
      <w:pPr>
        <w:pStyle w:val="Code"/>
        <w:rPr>
          <w:highlight w:val="white"/>
        </w:rPr>
      </w:pPr>
      <w:r w:rsidRPr="00903DBA">
        <w:rPr>
          <w:highlight w:val="white"/>
        </w:rPr>
        <w:t xml:space="preserve">    }</w:t>
      </w:r>
    </w:p>
    <w:p w14:paraId="68010580" w14:textId="77777777" w:rsidR="006E1FB9" w:rsidRPr="00903DBA" w:rsidRDefault="006E1FB9" w:rsidP="006E1FB9">
      <w:pPr>
        <w:pStyle w:val="Code"/>
        <w:rPr>
          <w:highlight w:val="white"/>
        </w:rPr>
      </w:pPr>
    </w:p>
    <w:p w14:paraId="0A3CFA63" w14:textId="77777777" w:rsidR="006E1FB9" w:rsidRPr="00903DBA" w:rsidRDefault="006E1FB9" w:rsidP="006E1FB9">
      <w:pPr>
        <w:pStyle w:val="Code"/>
        <w:rPr>
          <w:highlight w:val="white"/>
        </w:rPr>
      </w:pPr>
      <w:r w:rsidRPr="00903DBA">
        <w:rPr>
          <w:highlight w:val="white"/>
        </w:rPr>
        <w:t xml:space="preserve">    public bool IsArithmetic() {</w:t>
      </w:r>
    </w:p>
    <w:p w14:paraId="605E573E" w14:textId="77777777" w:rsidR="006E1FB9" w:rsidRPr="00903DBA" w:rsidRDefault="006E1FB9" w:rsidP="006E1FB9">
      <w:pPr>
        <w:pStyle w:val="Code"/>
        <w:rPr>
          <w:highlight w:val="white"/>
        </w:rPr>
      </w:pPr>
      <w:r w:rsidRPr="00903DBA">
        <w:rPr>
          <w:highlight w:val="white"/>
        </w:rPr>
        <w:t xml:space="preserve">      return IsIntegral() || IsFloating();</w:t>
      </w:r>
    </w:p>
    <w:p w14:paraId="1E45D6F8" w14:textId="77777777" w:rsidR="006E1FB9" w:rsidRPr="00903DBA" w:rsidRDefault="006E1FB9" w:rsidP="006E1FB9">
      <w:pPr>
        <w:pStyle w:val="Code"/>
        <w:rPr>
          <w:highlight w:val="white"/>
        </w:rPr>
      </w:pPr>
      <w:r w:rsidRPr="00903DBA">
        <w:rPr>
          <w:highlight w:val="white"/>
        </w:rPr>
        <w:t xml:space="preserve">    }</w:t>
      </w:r>
    </w:p>
    <w:p w14:paraId="78549BB7" w14:textId="77777777" w:rsidR="006E1FB9" w:rsidRPr="00903DBA" w:rsidRDefault="006E1FB9" w:rsidP="006E1FB9">
      <w:pPr>
        <w:pStyle w:val="Code"/>
        <w:rPr>
          <w:highlight w:val="white"/>
        </w:rPr>
      </w:pPr>
    </w:p>
    <w:p w14:paraId="60E6C173" w14:textId="77777777" w:rsidR="006E1FB9" w:rsidRPr="00903DBA" w:rsidRDefault="006E1FB9" w:rsidP="006E1FB9">
      <w:pPr>
        <w:pStyle w:val="Code"/>
        <w:rPr>
          <w:highlight w:val="white"/>
        </w:rPr>
      </w:pPr>
      <w:r w:rsidRPr="00903DBA">
        <w:rPr>
          <w:highlight w:val="white"/>
        </w:rPr>
        <w:t xml:space="preserve">    public bool IsIntegralOrPointer() {</w:t>
      </w:r>
    </w:p>
    <w:p w14:paraId="0F98504B" w14:textId="77777777" w:rsidR="006E1FB9" w:rsidRPr="00903DBA" w:rsidRDefault="006E1FB9" w:rsidP="006E1FB9">
      <w:pPr>
        <w:pStyle w:val="Code"/>
        <w:rPr>
          <w:highlight w:val="white"/>
        </w:rPr>
      </w:pPr>
      <w:r w:rsidRPr="00903DBA">
        <w:rPr>
          <w:highlight w:val="white"/>
        </w:rPr>
        <w:t xml:space="preserve">      return IsIntegral() || IsPointer();</w:t>
      </w:r>
    </w:p>
    <w:p w14:paraId="614CF5DB" w14:textId="77777777" w:rsidR="006E1FB9" w:rsidRPr="00903DBA" w:rsidRDefault="006E1FB9" w:rsidP="006E1FB9">
      <w:pPr>
        <w:pStyle w:val="Code"/>
        <w:rPr>
          <w:highlight w:val="white"/>
        </w:rPr>
      </w:pPr>
      <w:r w:rsidRPr="00903DBA">
        <w:rPr>
          <w:highlight w:val="white"/>
        </w:rPr>
        <w:t xml:space="preserve">    }</w:t>
      </w:r>
    </w:p>
    <w:p w14:paraId="6080BDA1" w14:textId="77777777" w:rsidR="006E1FB9" w:rsidRPr="00903DBA" w:rsidRDefault="006E1FB9" w:rsidP="006E1FB9">
      <w:pPr>
        <w:pStyle w:val="Code"/>
        <w:rPr>
          <w:highlight w:val="white"/>
        </w:rPr>
      </w:pPr>
    </w:p>
    <w:p w14:paraId="45F7B8FB" w14:textId="77777777" w:rsidR="006E1FB9" w:rsidRPr="00903DBA" w:rsidRDefault="006E1FB9" w:rsidP="006E1FB9">
      <w:pPr>
        <w:pStyle w:val="Code"/>
        <w:rPr>
          <w:highlight w:val="white"/>
        </w:rPr>
      </w:pPr>
      <w:r w:rsidRPr="00903DBA">
        <w:rPr>
          <w:highlight w:val="white"/>
        </w:rPr>
        <w:t xml:space="preserve">    public bool IsIntegralLogicalOrPointer() {</w:t>
      </w:r>
    </w:p>
    <w:p w14:paraId="4B8059D0" w14:textId="77777777" w:rsidR="006E1FB9" w:rsidRPr="00903DBA" w:rsidRDefault="006E1FB9" w:rsidP="006E1FB9">
      <w:pPr>
        <w:pStyle w:val="Code"/>
        <w:rPr>
          <w:highlight w:val="white"/>
        </w:rPr>
      </w:pPr>
      <w:r w:rsidRPr="00903DBA">
        <w:rPr>
          <w:highlight w:val="white"/>
        </w:rPr>
        <w:t xml:space="preserve">      return IsIntegral() || IsLogical() || IsPointer();</w:t>
      </w:r>
    </w:p>
    <w:p w14:paraId="1602583B" w14:textId="77777777" w:rsidR="006E1FB9" w:rsidRPr="00903DBA" w:rsidRDefault="006E1FB9" w:rsidP="006E1FB9">
      <w:pPr>
        <w:pStyle w:val="Code"/>
        <w:rPr>
          <w:highlight w:val="white"/>
        </w:rPr>
      </w:pPr>
      <w:r w:rsidRPr="00903DBA">
        <w:rPr>
          <w:highlight w:val="white"/>
        </w:rPr>
        <w:t xml:space="preserve">    }</w:t>
      </w:r>
    </w:p>
    <w:p w14:paraId="72FF96D6" w14:textId="77777777" w:rsidR="006E1FB9" w:rsidRPr="00903DBA" w:rsidRDefault="006E1FB9" w:rsidP="006E1FB9">
      <w:pPr>
        <w:pStyle w:val="Code"/>
        <w:rPr>
          <w:highlight w:val="white"/>
        </w:rPr>
      </w:pPr>
    </w:p>
    <w:p w14:paraId="524A93EA" w14:textId="77777777" w:rsidR="006E1FB9" w:rsidRPr="00903DBA" w:rsidRDefault="006E1FB9" w:rsidP="006E1FB9">
      <w:pPr>
        <w:pStyle w:val="Code"/>
        <w:rPr>
          <w:highlight w:val="white"/>
        </w:rPr>
      </w:pPr>
      <w:r w:rsidRPr="00903DBA">
        <w:rPr>
          <w:highlight w:val="white"/>
        </w:rPr>
        <w:t xml:space="preserve">    public bool IsIntegralOrArray() {</w:t>
      </w:r>
    </w:p>
    <w:p w14:paraId="121961BC" w14:textId="77777777" w:rsidR="006E1FB9" w:rsidRPr="00903DBA" w:rsidRDefault="006E1FB9" w:rsidP="006E1FB9">
      <w:pPr>
        <w:pStyle w:val="Code"/>
        <w:rPr>
          <w:highlight w:val="white"/>
        </w:rPr>
      </w:pPr>
      <w:r w:rsidRPr="00903DBA">
        <w:rPr>
          <w:highlight w:val="white"/>
        </w:rPr>
        <w:t xml:space="preserve">      return IsIntegral() || IsArray();</w:t>
      </w:r>
    </w:p>
    <w:p w14:paraId="72C72816" w14:textId="77777777" w:rsidR="006E1FB9" w:rsidRPr="00903DBA" w:rsidRDefault="006E1FB9" w:rsidP="006E1FB9">
      <w:pPr>
        <w:pStyle w:val="Code"/>
        <w:rPr>
          <w:highlight w:val="white"/>
        </w:rPr>
      </w:pPr>
      <w:r w:rsidRPr="00903DBA">
        <w:rPr>
          <w:highlight w:val="white"/>
        </w:rPr>
        <w:t xml:space="preserve">    }</w:t>
      </w:r>
    </w:p>
    <w:p w14:paraId="5D59B612" w14:textId="77777777" w:rsidR="006E1FB9" w:rsidRPr="00903DBA" w:rsidRDefault="006E1FB9" w:rsidP="006E1FB9">
      <w:pPr>
        <w:pStyle w:val="Code"/>
        <w:rPr>
          <w:highlight w:val="white"/>
        </w:rPr>
      </w:pPr>
    </w:p>
    <w:p w14:paraId="55AAC7E6" w14:textId="6D26B7F5" w:rsidR="006E1FB9" w:rsidRPr="00903DBA" w:rsidRDefault="006E1FB9" w:rsidP="006E1FB9">
      <w:pPr>
        <w:pStyle w:val="Code"/>
        <w:rPr>
          <w:highlight w:val="white"/>
        </w:rPr>
      </w:pPr>
      <w:r w:rsidRPr="00903DBA">
        <w:rPr>
          <w:highlight w:val="white"/>
        </w:rPr>
        <w:t xml:space="preserve">    public bool </w:t>
      </w:r>
      <w:r w:rsidR="002C4F32" w:rsidRPr="00903DBA">
        <w:rPr>
          <w:highlight w:val="white"/>
        </w:rPr>
        <w:t>IsIntegralPointerOrArray</w:t>
      </w:r>
      <w:r w:rsidRPr="00903DBA">
        <w:rPr>
          <w:highlight w:val="white"/>
        </w:rPr>
        <w:t>() {</w:t>
      </w:r>
    </w:p>
    <w:p w14:paraId="13C3A9F5" w14:textId="77777777" w:rsidR="006E1FB9" w:rsidRPr="00903DBA" w:rsidRDefault="006E1FB9" w:rsidP="006E1FB9">
      <w:pPr>
        <w:pStyle w:val="Code"/>
        <w:rPr>
          <w:highlight w:val="white"/>
        </w:rPr>
      </w:pPr>
      <w:r w:rsidRPr="00903DBA">
        <w:rPr>
          <w:highlight w:val="white"/>
        </w:rPr>
        <w:t xml:space="preserve">      return IsIntegral() || IsPointer() || IsArray();</w:t>
      </w:r>
    </w:p>
    <w:p w14:paraId="545BE8F4" w14:textId="77777777" w:rsidR="006E1FB9" w:rsidRPr="00903DBA" w:rsidRDefault="006E1FB9" w:rsidP="006E1FB9">
      <w:pPr>
        <w:pStyle w:val="Code"/>
        <w:rPr>
          <w:highlight w:val="white"/>
        </w:rPr>
      </w:pPr>
      <w:r w:rsidRPr="00903DBA">
        <w:rPr>
          <w:highlight w:val="white"/>
        </w:rPr>
        <w:t xml:space="preserve">    }</w:t>
      </w:r>
    </w:p>
    <w:p w14:paraId="6504C762" w14:textId="77777777" w:rsidR="006E1FB9" w:rsidRPr="00903DBA" w:rsidRDefault="006E1FB9" w:rsidP="006E1FB9">
      <w:pPr>
        <w:pStyle w:val="Code"/>
        <w:rPr>
          <w:highlight w:val="white"/>
        </w:rPr>
      </w:pPr>
    </w:p>
    <w:p w14:paraId="0361E647" w14:textId="77777777" w:rsidR="006E1FB9" w:rsidRPr="00903DBA" w:rsidRDefault="006E1FB9" w:rsidP="006E1FB9">
      <w:pPr>
        <w:pStyle w:val="Code"/>
        <w:rPr>
          <w:highlight w:val="white"/>
        </w:rPr>
      </w:pPr>
      <w:r w:rsidRPr="00903DBA">
        <w:rPr>
          <w:highlight w:val="white"/>
        </w:rPr>
        <w:t xml:space="preserve">    public bool IsIntegralPointerArrayOrString() {</w:t>
      </w:r>
    </w:p>
    <w:p w14:paraId="5DCBE5F1" w14:textId="2F6FE5C2"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IsString();</w:t>
      </w:r>
    </w:p>
    <w:p w14:paraId="72413892" w14:textId="77777777" w:rsidR="006E1FB9" w:rsidRPr="00903DBA" w:rsidRDefault="006E1FB9" w:rsidP="006E1FB9">
      <w:pPr>
        <w:pStyle w:val="Code"/>
        <w:rPr>
          <w:highlight w:val="white"/>
        </w:rPr>
      </w:pPr>
      <w:r w:rsidRPr="00903DBA">
        <w:rPr>
          <w:highlight w:val="white"/>
        </w:rPr>
        <w:t xml:space="preserve">    }</w:t>
      </w:r>
    </w:p>
    <w:p w14:paraId="4B243A11" w14:textId="77777777" w:rsidR="006E1FB9" w:rsidRPr="00903DBA" w:rsidRDefault="006E1FB9" w:rsidP="006E1FB9">
      <w:pPr>
        <w:pStyle w:val="Code"/>
        <w:rPr>
          <w:highlight w:val="white"/>
        </w:rPr>
      </w:pPr>
    </w:p>
    <w:p w14:paraId="47D46FEC" w14:textId="77777777" w:rsidR="006E1FB9" w:rsidRPr="00903DBA" w:rsidRDefault="006E1FB9" w:rsidP="006E1FB9">
      <w:pPr>
        <w:pStyle w:val="Code"/>
        <w:rPr>
          <w:highlight w:val="white"/>
        </w:rPr>
      </w:pPr>
      <w:r w:rsidRPr="00903DBA">
        <w:rPr>
          <w:highlight w:val="white"/>
        </w:rPr>
        <w:t xml:space="preserve">    public bool IsIntegralPointerArrayStringOrFunction() {</w:t>
      </w:r>
    </w:p>
    <w:p w14:paraId="3BD69118" w14:textId="77777777" w:rsidR="006E1FB9" w:rsidRPr="00903DBA" w:rsidRDefault="006E1FB9" w:rsidP="006E1FB9">
      <w:pPr>
        <w:pStyle w:val="Code"/>
        <w:rPr>
          <w:highlight w:val="white"/>
        </w:rPr>
      </w:pPr>
      <w:r w:rsidRPr="00903DBA">
        <w:rPr>
          <w:highlight w:val="white"/>
        </w:rPr>
        <w:t xml:space="preserve">      return IsIntegralPointerArrayOrString() || IsFunction();</w:t>
      </w:r>
    </w:p>
    <w:p w14:paraId="31890FD3" w14:textId="77777777" w:rsidR="006E1FB9" w:rsidRPr="00903DBA" w:rsidRDefault="006E1FB9" w:rsidP="006E1FB9">
      <w:pPr>
        <w:pStyle w:val="Code"/>
        <w:rPr>
          <w:highlight w:val="white"/>
        </w:rPr>
      </w:pPr>
      <w:r w:rsidRPr="00903DBA">
        <w:rPr>
          <w:highlight w:val="white"/>
        </w:rPr>
        <w:t xml:space="preserve">    }</w:t>
      </w:r>
    </w:p>
    <w:p w14:paraId="57B90A1C" w14:textId="77777777" w:rsidR="006E1FB9" w:rsidRPr="00903DBA" w:rsidRDefault="006E1FB9" w:rsidP="006E1FB9">
      <w:pPr>
        <w:pStyle w:val="Code"/>
        <w:rPr>
          <w:highlight w:val="white"/>
        </w:rPr>
      </w:pPr>
      <w:r w:rsidRPr="00903DBA">
        <w:rPr>
          <w:highlight w:val="white"/>
        </w:rPr>
        <w:t xml:space="preserve">    </w:t>
      </w:r>
    </w:p>
    <w:p w14:paraId="70C5C6E2" w14:textId="77777777" w:rsidR="006E1FB9" w:rsidRPr="00903DBA" w:rsidRDefault="006E1FB9" w:rsidP="006E1FB9">
      <w:pPr>
        <w:pStyle w:val="Code"/>
        <w:rPr>
          <w:highlight w:val="white"/>
        </w:rPr>
      </w:pPr>
      <w:r w:rsidRPr="00903DBA">
        <w:rPr>
          <w:highlight w:val="white"/>
        </w:rPr>
        <w:t xml:space="preserve">    public bool IsIntegralPointerOrFunction() {</w:t>
      </w:r>
    </w:p>
    <w:p w14:paraId="6E6BCFD3" w14:textId="77777777" w:rsidR="006E1FB9" w:rsidRPr="00903DBA" w:rsidRDefault="006E1FB9" w:rsidP="006E1FB9">
      <w:pPr>
        <w:pStyle w:val="Code"/>
        <w:rPr>
          <w:highlight w:val="white"/>
        </w:rPr>
      </w:pPr>
      <w:r w:rsidRPr="00903DBA">
        <w:rPr>
          <w:highlight w:val="white"/>
        </w:rPr>
        <w:t xml:space="preserve">      return IsIntegralOrPointer() || IsFunction();</w:t>
      </w:r>
    </w:p>
    <w:p w14:paraId="3910B814" w14:textId="77777777" w:rsidR="006E1FB9" w:rsidRPr="00903DBA" w:rsidRDefault="006E1FB9" w:rsidP="006E1FB9">
      <w:pPr>
        <w:pStyle w:val="Code"/>
        <w:rPr>
          <w:highlight w:val="white"/>
        </w:rPr>
      </w:pPr>
      <w:r w:rsidRPr="00903DBA">
        <w:rPr>
          <w:highlight w:val="white"/>
        </w:rPr>
        <w:t xml:space="preserve">    }</w:t>
      </w:r>
    </w:p>
    <w:p w14:paraId="5172BCCB" w14:textId="77777777" w:rsidR="006E1FB9" w:rsidRPr="00903DBA" w:rsidRDefault="006E1FB9" w:rsidP="006E1FB9">
      <w:pPr>
        <w:pStyle w:val="Code"/>
        <w:rPr>
          <w:highlight w:val="white"/>
        </w:rPr>
      </w:pPr>
    </w:p>
    <w:p w14:paraId="39C1964E" w14:textId="77777777" w:rsidR="006E1FB9" w:rsidRPr="00903DBA" w:rsidRDefault="006E1FB9" w:rsidP="006E1FB9">
      <w:pPr>
        <w:pStyle w:val="Code"/>
        <w:rPr>
          <w:highlight w:val="white"/>
        </w:rPr>
      </w:pPr>
      <w:r w:rsidRPr="00903DBA">
        <w:rPr>
          <w:highlight w:val="white"/>
        </w:rPr>
        <w:t xml:space="preserve">    public bool IsIntegralPointerArrayOrFunction() {</w:t>
      </w:r>
    </w:p>
    <w:p w14:paraId="52B01104" w14:textId="692A9F61"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IsFunction();</w:t>
      </w:r>
    </w:p>
    <w:p w14:paraId="4789A8C2" w14:textId="77777777" w:rsidR="006E1FB9" w:rsidRPr="00903DBA" w:rsidRDefault="006E1FB9" w:rsidP="006E1FB9">
      <w:pPr>
        <w:pStyle w:val="Code"/>
        <w:rPr>
          <w:highlight w:val="white"/>
        </w:rPr>
      </w:pPr>
      <w:r w:rsidRPr="00903DBA">
        <w:rPr>
          <w:highlight w:val="white"/>
        </w:rPr>
        <w:t xml:space="preserve">    }</w:t>
      </w:r>
    </w:p>
    <w:p w14:paraId="071C004F" w14:textId="77777777" w:rsidR="006E1FB9" w:rsidRPr="00903DBA" w:rsidRDefault="006E1FB9" w:rsidP="006E1FB9">
      <w:pPr>
        <w:pStyle w:val="Code"/>
        <w:rPr>
          <w:highlight w:val="white"/>
        </w:rPr>
      </w:pPr>
    </w:p>
    <w:p w14:paraId="58448468" w14:textId="77777777" w:rsidR="006E1FB9" w:rsidRPr="00903DBA" w:rsidRDefault="006E1FB9" w:rsidP="006E1FB9">
      <w:pPr>
        <w:pStyle w:val="Code"/>
        <w:rPr>
          <w:highlight w:val="white"/>
        </w:rPr>
      </w:pPr>
      <w:r w:rsidRPr="00903DBA">
        <w:rPr>
          <w:highlight w:val="white"/>
        </w:rPr>
        <w:t xml:space="preserve">    public bool IsArithmeticOrPointer() {</w:t>
      </w:r>
    </w:p>
    <w:p w14:paraId="57985BFA" w14:textId="77777777" w:rsidR="006E1FB9" w:rsidRPr="00903DBA" w:rsidRDefault="006E1FB9" w:rsidP="006E1FB9">
      <w:pPr>
        <w:pStyle w:val="Code"/>
        <w:rPr>
          <w:highlight w:val="white"/>
        </w:rPr>
      </w:pPr>
      <w:r w:rsidRPr="00903DBA">
        <w:rPr>
          <w:highlight w:val="white"/>
        </w:rPr>
        <w:t xml:space="preserve">      return IsArithmetic() || IsPointer();</w:t>
      </w:r>
    </w:p>
    <w:p w14:paraId="0B0D69A1" w14:textId="77777777" w:rsidR="006E1FB9" w:rsidRPr="00903DBA" w:rsidRDefault="006E1FB9" w:rsidP="006E1FB9">
      <w:pPr>
        <w:pStyle w:val="Code"/>
        <w:rPr>
          <w:highlight w:val="white"/>
        </w:rPr>
      </w:pPr>
      <w:r w:rsidRPr="00903DBA">
        <w:rPr>
          <w:highlight w:val="white"/>
        </w:rPr>
        <w:t xml:space="preserve">    }</w:t>
      </w:r>
    </w:p>
    <w:p w14:paraId="1C99F6DE" w14:textId="77777777" w:rsidR="006E1FB9" w:rsidRPr="00903DBA" w:rsidRDefault="006E1FB9" w:rsidP="006E1FB9">
      <w:pPr>
        <w:pStyle w:val="Code"/>
        <w:rPr>
          <w:highlight w:val="white"/>
        </w:rPr>
      </w:pPr>
    </w:p>
    <w:p w14:paraId="59A07106" w14:textId="77777777" w:rsidR="006E1FB9" w:rsidRPr="00903DBA" w:rsidRDefault="006E1FB9" w:rsidP="006E1FB9">
      <w:pPr>
        <w:pStyle w:val="Code"/>
        <w:rPr>
          <w:highlight w:val="white"/>
        </w:rPr>
      </w:pPr>
      <w:r w:rsidRPr="00903DBA">
        <w:rPr>
          <w:highlight w:val="white"/>
        </w:rPr>
        <w:t xml:space="preserve">    public bool IsArithmeticPointerOrArray() {</w:t>
      </w:r>
    </w:p>
    <w:p w14:paraId="7B1CCCDE" w14:textId="77777777" w:rsidR="006E1FB9" w:rsidRPr="00903DBA" w:rsidRDefault="006E1FB9" w:rsidP="006E1FB9">
      <w:pPr>
        <w:pStyle w:val="Code"/>
        <w:rPr>
          <w:highlight w:val="white"/>
        </w:rPr>
      </w:pPr>
      <w:r w:rsidRPr="00903DBA">
        <w:rPr>
          <w:highlight w:val="white"/>
        </w:rPr>
        <w:t xml:space="preserve">      return IsArithmeticOrPointer() || IsArray();</w:t>
      </w:r>
    </w:p>
    <w:p w14:paraId="1AEC4AC0" w14:textId="77777777" w:rsidR="006E1FB9" w:rsidRPr="00903DBA" w:rsidRDefault="006E1FB9" w:rsidP="006E1FB9">
      <w:pPr>
        <w:pStyle w:val="Code"/>
        <w:rPr>
          <w:highlight w:val="white"/>
        </w:rPr>
      </w:pPr>
      <w:r w:rsidRPr="00903DBA">
        <w:rPr>
          <w:highlight w:val="white"/>
        </w:rPr>
        <w:t xml:space="preserve">    }</w:t>
      </w:r>
    </w:p>
    <w:p w14:paraId="75FC6304" w14:textId="77777777" w:rsidR="006E1FB9" w:rsidRPr="00903DBA" w:rsidRDefault="006E1FB9" w:rsidP="006E1FB9">
      <w:pPr>
        <w:pStyle w:val="Code"/>
        <w:rPr>
          <w:highlight w:val="white"/>
        </w:rPr>
      </w:pPr>
    </w:p>
    <w:p w14:paraId="6E6F844A" w14:textId="77777777" w:rsidR="006E1FB9" w:rsidRPr="00903DBA" w:rsidRDefault="006E1FB9" w:rsidP="006E1FB9">
      <w:pPr>
        <w:pStyle w:val="Code"/>
        <w:rPr>
          <w:highlight w:val="white"/>
        </w:rPr>
      </w:pPr>
      <w:r w:rsidRPr="00903DBA">
        <w:rPr>
          <w:highlight w:val="white"/>
        </w:rPr>
        <w:t xml:space="preserve">    public bool IsArithmeticPointerArrayOrFunction() {</w:t>
      </w:r>
    </w:p>
    <w:p w14:paraId="47330431" w14:textId="77777777" w:rsidR="006E1FB9" w:rsidRPr="00903DBA" w:rsidRDefault="006E1FB9" w:rsidP="006E1FB9">
      <w:pPr>
        <w:pStyle w:val="Code"/>
        <w:rPr>
          <w:highlight w:val="white"/>
        </w:rPr>
      </w:pPr>
      <w:r w:rsidRPr="00903DBA">
        <w:rPr>
          <w:highlight w:val="white"/>
        </w:rPr>
        <w:t xml:space="preserve">      return IsArithmeticPointerOrArray() || IsFunction();</w:t>
      </w:r>
    </w:p>
    <w:p w14:paraId="0B34A8A4" w14:textId="77777777" w:rsidR="006E1FB9" w:rsidRPr="00903DBA" w:rsidRDefault="006E1FB9" w:rsidP="006E1FB9">
      <w:pPr>
        <w:pStyle w:val="Code"/>
        <w:rPr>
          <w:highlight w:val="white"/>
        </w:rPr>
      </w:pPr>
      <w:r w:rsidRPr="00903DBA">
        <w:rPr>
          <w:highlight w:val="white"/>
        </w:rPr>
        <w:t xml:space="preserve">    }</w:t>
      </w:r>
    </w:p>
    <w:p w14:paraId="7E365113" w14:textId="77777777" w:rsidR="006E1FB9" w:rsidRPr="00903DBA" w:rsidRDefault="006E1FB9" w:rsidP="006E1FB9">
      <w:pPr>
        <w:pStyle w:val="Code"/>
        <w:rPr>
          <w:highlight w:val="white"/>
        </w:rPr>
      </w:pPr>
    </w:p>
    <w:p w14:paraId="04D13A45" w14:textId="77777777" w:rsidR="006E1FB9" w:rsidRPr="00903DBA" w:rsidRDefault="006E1FB9" w:rsidP="006E1FB9">
      <w:pPr>
        <w:pStyle w:val="Code"/>
        <w:rPr>
          <w:highlight w:val="white"/>
        </w:rPr>
      </w:pPr>
      <w:r w:rsidRPr="00903DBA">
        <w:rPr>
          <w:highlight w:val="white"/>
        </w:rPr>
        <w:t xml:space="preserve">    public bool IsArithmeticPointerArrayStringOrFunction() {</w:t>
      </w:r>
    </w:p>
    <w:p w14:paraId="69B51FFD" w14:textId="77777777" w:rsidR="006E1FB9" w:rsidRPr="00903DBA" w:rsidRDefault="006E1FB9" w:rsidP="006E1FB9">
      <w:pPr>
        <w:pStyle w:val="Code"/>
        <w:rPr>
          <w:highlight w:val="white"/>
        </w:rPr>
      </w:pPr>
      <w:r w:rsidRPr="00903DBA">
        <w:rPr>
          <w:highlight w:val="white"/>
        </w:rPr>
        <w:t xml:space="preserve">      return IsArithmeticPointerArrayOrFunction() || IsString();</w:t>
      </w:r>
    </w:p>
    <w:p w14:paraId="64990C38" w14:textId="77777777" w:rsidR="006E1FB9" w:rsidRPr="00903DBA" w:rsidRDefault="006E1FB9" w:rsidP="006E1FB9">
      <w:pPr>
        <w:pStyle w:val="Code"/>
        <w:rPr>
          <w:highlight w:val="white"/>
        </w:rPr>
      </w:pPr>
      <w:r w:rsidRPr="00903DBA">
        <w:rPr>
          <w:highlight w:val="white"/>
        </w:rPr>
        <w:t xml:space="preserve">    }</w:t>
      </w:r>
    </w:p>
    <w:p w14:paraId="5E769BFB" w14:textId="77777777" w:rsidR="006E1FB9" w:rsidRPr="00903DBA" w:rsidRDefault="006E1FB9" w:rsidP="006E1FB9">
      <w:pPr>
        <w:pStyle w:val="Code"/>
        <w:rPr>
          <w:highlight w:val="white"/>
        </w:rPr>
      </w:pPr>
    </w:p>
    <w:p w14:paraId="074ACBA5" w14:textId="77777777" w:rsidR="006E1FB9" w:rsidRPr="00903DBA" w:rsidRDefault="006E1FB9" w:rsidP="006E1FB9">
      <w:pPr>
        <w:pStyle w:val="Code"/>
        <w:rPr>
          <w:highlight w:val="white"/>
        </w:rPr>
      </w:pPr>
      <w:r w:rsidRPr="00903DBA">
        <w:rPr>
          <w:highlight w:val="white"/>
        </w:rPr>
        <w:t xml:space="preserve">    public bool IsStruct() {</w:t>
      </w:r>
    </w:p>
    <w:p w14:paraId="5B733C27" w14:textId="77777777" w:rsidR="006E1FB9" w:rsidRPr="00903DBA" w:rsidRDefault="006E1FB9" w:rsidP="006E1FB9">
      <w:pPr>
        <w:pStyle w:val="Code"/>
        <w:rPr>
          <w:highlight w:val="white"/>
        </w:rPr>
      </w:pPr>
      <w:r w:rsidRPr="00903DBA">
        <w:rPr>
          <w:highlight w:val="white"/>
        </w:rPr>
        <w:t xml:space="preserve">      return (m_sort == Sort.Struct);</w:t>
      </w:r>
    </w:p>
    <w:p w14:paraId="6ED77B62" w14:textId="77777777" w:rsidR="006E1FB9" w:rsidRPr="00903DBA" w:rsidRDefault="006E1FB9" w:rsidP="006E1FB9">
      <w:pPr>
        <w:pStyle w:val="Code"/>
        <w:rPr>
          <w:highlight w:val="white"/>
        </w:rPr>
      </w:pPr>
      <w:r w:rsidRPr="00903DBA">
        <w:rPr>
          <w:highlight w:val="white"/>
        </w:rPr>
        <w:t xml:space="preserve">    }</w:t>
      </w:r>
    </w:p>
    <w:p w14:paraId="5BA548EC" w14:textId="77777777" w:rsidR="006E1FB9" w:rsidRPr="00903DBA" w:rsidRDefault="006E1FB9" w:rsidP="006E1FB9">
      <w:pPr>
        <w:pStyle w:val="Code"/>
        <w:rPr>
          <w:highlight w:val="white"/>
        </w:rPr>
      </w:pPr>
    </w:p>
    <w:p w14:paraId="6EEB7C58" w14:textId="77777777" w:rsidR="006E1FB9" w:rsidRPr="00903DBA" w:rsidRDefault="006E1FB9" w:rsidP="006E1FB9">
      <w:pPr>
        <w:pStyle w:val="Code"/>
        <w:rPr>
          <w:highlight w:val="white"/>
        </w:rPr>
      </w:pPr>
      <w:r w:rsidRPr="00903DBA">
        <w:rPr>
          <w:highlight w:val="white"/>
        </w:rPr>
        <w:t xml:space="preserve">    public bool IsUnion() {</w:t>
      </w:r>
    </w:p>
    <w:p w14:paraId="5B0E2A69" w14:textId="77777777" w:rsidR="006E1FB9" w:rsidRPr="00903DBA" w:rsidRDefault="006E1FB9" w:rsidP="006E1FB9">
      <w:pPr>
        <w:pStyle w:val="Code"/>
        <w:rPr>
          <w:highlight w:val="white"/>
        </w:rPr>
      </w:pPr>
      <w:r w:rsidRPr="00903DBA">
        <w:rPr>
          <w:highlight w:val="white"/>
        </w:rPr>
        <w:t xml:space="preserve">      return (m_sort == Sort.Union);</w:t>
      </w:r>
    </w:p>
    <w:p w14:paraId="497DF475" w14:textId="77777777" w:rsidR="006E1FB9" w:rsidRPr="00903DBA" w:rsidRDefault="006E1FB9" w:rsidP="006E1FB9">
      <w:pPr>
        <w:pStyle w:val="Code"/>
        <w:rPr>
          <w:highlight w:val="white"/>
        </w:rPr>
      </w:pPr>
      <w:r w:rsidRPr="00903DBA">
        <w:rPr>
          <w:highlight w:val="white"/>
        </w:rPr>
        <w:t xml:space="preserve">    }</w:t>
      </w:r>
    </w:p>
    <w:p w14:paraId="0017FF14" w14:textId="77777777" w:rsidR="006E1FB9" w:rsidRPr="00903DBA" w:rsidRDefault="006E1FB9" w:rsidP="006E1FB9">
      <w:pPr>
        <w:pStyle w:val="Code"/>
        <w:rPr>
          <w:highlight w:val="white"/>
        </w:rPr>
      </w:pPr>
      <w:r w:rsidRPr="00903DBA">
        <w:rPr>
          <w:highlight w:val="white"/>
        </w:rPr>
        <w:t xml:space="preserve">  </w:t>
      </w:r>
    </w:p>
    <w:p w14:paraId="33A15C30" w14:textId="77777777" w:rsidR="006E1FB9" w:rsidRPr="00903DBA" w:rsidRDefault="006E1FB9" w:rsidP="006E1FB9">
      <w:pPr>
        <w:pStyle w:val="Code"/>
        <w:rPr>
          <w:highlight w:val="white"/>
        </w:rPr>
      </w:pPr>
      <w:r w:rsidRPr="00903DBA">
        <w:rPr>
          <w:highlight w:val="white"/>
        </w:rPr>
        <w:t xml:space="preserve">    public bool IsStructOrUnion() {</w:t>
      </w:r>
    </w:p>
    <w:p w14:paraId="505A6093" w14:textId="77777777" w:rsidR="006E1FB9" w:rsidRPr="00903DBA" w:rsidRDefault="006E1FB9" w:rsidP="006E1FB9">
      <w:pPr>
        <w:pStyle w:val="Code"/>
        <w:rPr>
          <w:highlight w:val="white"/>
        </w:rPr>
      </w:pPr>
      <w:r w:rsidRPr="00903DBA">
        <w:rPr>
          <w:highlight w:val="white"/>
        </w:rPr>
        <w:t xml:space="preserve">      return IsStruct() || IsUnion();</w:t>
      </w:r>
    </w:p>
    <w:p w14:paraId="3637C54A" w14:textId="77777777" w:rsidR="006E1FB9" w:rsidRPr="00903DBA" w:rsidRDefault="006E1FB9" w:rsidP="006E1FB9">
      <w:pPr>
        <w:pStyle w:val="Code"/>
        <w:rPr>
          <w:highlight w:val="white"/>
        </w:rPr>
      </w:pPr>
      <w:r w:rsidRPr="00903DBA">
        <w:rPr>
          <w:highlight w:val="white"/>
        </w:rPr>
        <w:t xml:space="preserve">    }</w:t>
      </w:r>
    </w:p>
    <w:p w14:paraId="14987237" w14:textId="77777777" w:rsidR="006E1FB9" w:rsidRPr="00903DBA" w:rsidRDefault="006E1FB9" w:rsidP="006E1FB9">
      <w:pPr>
        <w:pStyle w:val="Code"/>
        <w:rPr>
          <w:highlight w:val="white"/>
        </w:rPr>
      </w:pPr>
      <w:r w:rsidRPr="00903DBA">
        <w:rPr>
          <w:highlight w:val="white"/>
        </w:rPr>
        <w:t xml:space="preserve">  </w:t>
      </w:r>
    </w:p>
    <w:p w14:paraId="376262A6" w14:textId="77777777" w:rsidR="006E1FB9" w:rsidRPr="00903DBA" w:rsidRDefault="006E1FB9" w:rsidP="006E1FB9">
      <w:pPr>
        <w:pStyle w:val="Code"/>
        <w:rPr>
          <w:highlight w:val="white"/>
        </w:rPr>
      </w:pPr>
      <w:r w:rsidRPr="00903DBA">
        <w:rPr>
          <w:highlight w:val="white"/>
        </w:rPr>
        <w:t xml:space="preserve">    public bool IsArithmeticPointerStructOrUnion() {</w:t>
      </w:r>
    </w:p>
    <w:p w14:paraId="546F5CC2" w14:textId="77777777" w:rsidR="006E1FB9" w:rsidRPr="00903DBA" w:rsidRDefault="006E1FB9" w:rsidP="006E1FB9">
      <w:pPr>
        <w:pStyle w:val="Code"/>
        <w:rPr>
          <w:highlight w:val="white"/>
        </w:rPr>
      </w:pPr>
      <w:r w:rsidRPr="00903DBA">
        <w:rPr>
          <w:highlight w:val="white"/>
        </w:rPr>
        <w:t xml:space="preserve">      return IsArithmeticOrPointer() || IsStructOrUnion();</w:t>
      </w:r>
    </w:p>
    <w:p w14:paraId="4F46723D" w14:textId="77777777" w:rsidR="006E1FB9" w:rsidRPr="00903DBA" w:rsidRDefault="006E1FB9" w:rsidP="006E1FB9">
      <w:pPr>
        <w:pStyle w:val="Code"/>
        <w:rPr>
          <w:highlight w:val="white"/>
        </w:rPr>
      </w:pPr>
      <w:r w:rsidRPr="00903DBA">
        <w:rPr>
          <w:highlight w:val="white"/>
        </w:rPr>
        <w:t xml:space="preserve">    }</w:t>
      </w:r>
    </w:p>
    <w:p w14:paraId="5C998059" w14:textId="77777777" w:rsidR="006E1FB9" w:rsidRPr="00903DBA" w:rsidRDefault="006E1FB9" w:rsidP="006E1FB9">
      <w:pPr>
        <w:pStyle w:val="Code"/>
        <w:rPr>
          <w:highlight w:val="white"/>
        </w:rPr>
      </w:pPr>
      <w:r w:rsidRPr="00903DBA">
        <w:rPr>
          <w:highlight w:val="white"/>
        </w:rPr>
        <w:t xml:space="preserve">  </w:t>
      </w:r>
    </w:p>
    <w:p w14:paraId="07DDCFA5" w14:textId="77777777" w:rsidR="006E1FB9" w:rsidRPr="00903DBA" w:rsidRDefault="006E1FB9" w:rsidP="006E1FB9">
      <w:pPr>
        <w:pStyle w:val="Code"/>
        <w:rPr>
          <w:highlight w:val="white"/>
        </w:rPr>
      </w:pPr>
      <w:r w:rsidRPr="00903DBA">
        <w:rPr>
          <w:highlight w:val="white"/>
        </w:rPr>
        <w:t xml:space="preserve">    public bool IsEnumerator() {</w:t>
      </w:r>
    </w:p>
    <w:p w14:paraId="6373A356" w14:textId="77777777" w:rsidR="006E1FB9" w:rsidRPr="00903DBA" w:rsidRDefault="006E1FB9" w:rsidP="006E1FB9">
      <w:pPr>
        <w:pStyle w:val="Code"/>
        <w:rPr>
          <w:highlight w:val="white"/>
        </w:rPr>
      </w:pPr>
      <w:r w:rsidRPr="00903DBA">
        <w:rPr>
          <w:highlight w:val="white"/>
        </w:rPr>
        <w:t xml:space="preserve">      return (m_enumeratorItemSet != null);</w:t>
      </w:r>
    </w:p>
    <w:p w14:paraId="664E157F" w14:textId="77777777" w:rsidR="006E1FB9" w:rsidRPr="00903DBA" w:rsidRDefault="006E1FB9" w:rsidP="006E1FB9">
      <w:pPr>
        <w:pStyle w:val="Code"/>
        <w:rPr>
          <w:highlight w:val="white"/>
        </w:rPr>
      </w:pPr>
      <w:r w:rsidRPr="00903DBA">
        <w:rPr>
          <w:highlight w:val="white"/>
        </w:rPr>
        <w:t xml:space="preserve">    }</w:t>
      </w:r>
    </w:p>
    <w:p w14:paraId="5C9BA19F" w14:textId="77777777" w:rsidR="006E1FB9" w:rsidRPr="00903DBA" w:rsidRDefault="006E1FB9" w:rsidP="006E1FB9">
      <w:pPr>
        <w:pStyle w:val="Code"/>
        <w:rPr>
          <w:highlight w:val="white"/>
        </w:rPr>
      </w:pPr>
    </w:p>
    <w:p w14:paraId="59942D99" w14:textId="77777777" w:rsidR="006E1FB9" w:rsidRPr="00903DBA" w:rsidRDefault="006E1FB9" w:rsidP="006E1FB9">
      <w:pPr>
        <w:pStyle w:val="Code"/>
        <w:rPr>
          <w:highlight w:val="white"/>
        </w:rPr>
      </w:pPr>
      <w:r w:rsidRPr="00903DBA">
        <w:rPr>
          <w:highlight w:val="white"/>
        </w:rPr>
        <w:t xml:space="preserve">    public override string ToString() {</w:t>
      </w:r>
    </w:p>
    <w:p w14:paraId="24A62272" w14:textId="51498FFF" w:rsidR="006E1FB9" w:rsidRPr="00903DBA" w:rsidRDefault="006E1FB9" w:rsidP="00837ADC">
      <w:pPr>
        <w:pStyle w:val="Code"/>
        <w:rPr>
          <w:highlight w:val="white"/>
        </w:rPr>
      </w:pPr>
      <w:r w:rsidRPr="00903DBA">
        <w:rPr>
          <w:highlight w:val="white"/>
        </w:rPr>
        <w:t xml:space="preserve">      return Enum.GetName(typeof(Sort), m_sort).Replace("_", " ").ToLower();</w:t>
      </w:r>
    </w:p>
    <w:p w14:paraId="14843D6B" w14:textId="60A807B2" w:rsidR="006E1FB9" w:rsidRPr="00903DBA" w:rsidRDefault="006E1FB9" w:rsidP="006E1FB9">
      <w:pPr>
        <w:pStyle w:val="Code"/>
        <w:rPr>
          <w:highlight w:val="white"/>
        </w:rPr>
      </w:pPr>
      <w:r w:rsidRPr="00903DBA">
        <w:rPr>
          <w:highlight w:val="white"/>
        </w:rPr>
        <w:t xml:space="preserve">    }</w:t>
      </w:r>
    </w:p>
    <w:p w14:paraId="293C170D" w14:textId="635CC2E7" w:rsidR="008F058F" w:rsidRPr="00903DBA" w:rsidRDefault="005B56F9" w:rsidP="005B56F9">
      <w:pPr>
        <w:rPr>
          <w:highlight w:val="white"/>
        </w:rPr>
      </w:pPr>
      <w:r w:rsidRPr="00903DBA">
        <w:rPr>
          <w:highlight w:val="white"/>
        </w:rPr>
        <w:t>Finally, we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5F2766AA"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69" w:name="_Toc57656045"/>
      <w:r w:rsidRPr="00903DBA">
        <w:t>Type Size</w:t>
      </w:r>
      <w:bookmarkEnd w:id="369"/>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proofErr w:type="spellStart"/>
      <w:r w:rsidRPr="00903DBA">
        <w:t>TypeSize.cs</w:t>
      </w:r>
      <w:proofErr w:type="spellEnd"/>
    </w:p>
    <w:p w14:paraId="01A17F37" w14:textId="77777777" w:rsidR="005F3B9F" w:rsidRPr="00903DBA" w:rsidRDefault="005F3B9F" w:rsidP="005F3B9F">
      <w:pPr>
        <w:pStyle w:val="Code"/>
        <w:rPr>
          <w:highlight w:val="white"/>
        </w:rPr>
      </w:pPr>
      <w:r w:rsidRPr="00903DBA">
        <w:rPr>
          <w:highlight w:val="white"/>
        </w:rPr>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4B0A533C" w:rsidR="005448D2" w:rsidRPr="00903DBA" w:rsidRDefault="005448D2" w:rsidP="0063592A">
      <w:pPr>
        <w:pStyle w:val="Code"/>
        <w:rPr>
          <w:highlight w:val="white"/>
        </w:rPr>
      </w:pP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7C1E9F48" w:rsidR="00FB7182" w:rsidRPr="00903DBA" w:rsidRDefault="00EF74E4" w:rsidP="00EF74E4">
      <w:pPr>
        <w:pStyle w:val="Rubrik2"/>
      </w:pPr>
      <w:bookmarkStart w:id="370" w:name="_Toc57656046"/>
      <w:r w:rsidRPr="00903DBA">
        <w:t>Type Cast</w:t>
      </w:r>
      <w:bookmarkEnd w:id="370"/>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4D484BF5" w14:textId="7EFDEDFA" w:rsidR="007D10DD" w:rsidRPr="00903DBA" w:rsidRDefault="00B0554E" w:rsidP="007D10DD">
      <w:pPr>
        <w:rPr>
          <w:i/>
          <w:iCs/>
        </w:rPr>
      </w:pPr>
      <w:r w:rsidRPr="00903DBA">
        <w:rPr>
          <w:i/>
          <w:iCs/>
        </w:rPr>
        <w:t xml:space="preserve">XXX </w:t>
      </w:r>
      <w:r w:rsidR="007D10DD" w:rsidRPr="00903DBA">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903DBA" w:rsidRDefault="00862B4D" w:rsidP="00862B4D">
      <w:pPr>
        <w:pStyle w:val="CodeHeader"/>
      </w:pPr>
      <w:proofErr w:type="spellStart"/>
      <w:r w:rsidRPr="00903DBA">
        <w:t>TypeCast.cs</w:t>
      </w:r>
      <w:proofErr w:type="spellEnd"/>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77777777" w:rsidR="005159E1" w:rsidRPr="00903DBA" w:rsidRDefault="005159E1" w:rsidP="005159E1">
      <w:pPr>
        <w:pStyle w:val="Code"/>
        <w:rPr>
          <w:highlight w:val="white"/>
        </w:rPr>
      </w:pPr>
      <w:r w:rsidRPr="00903DBA">
        <w:rPr>
          <w:highlight w:val="white"/>
        </w:rPr>
        <w:t xml:space="preserve">    }</w:t>
      </w:r>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48103CF4" w:rsidR="005159E1" w:rsidRPr="00903DBA" w:rsidRDefault="005159E1" w:rsidP="005159E1">
      <w:pPr>
        <w:pStyle w:val="Code"/>
        <w:rPr>
          <w:highlight w:val="white"/>
        </w:rPr>
      </w:pPr>
      <w:r w:rsidRPr="00903DBA">
        <w:rPr>
          <w:highlight w:val="white"/>
        </w:rPr>
        <w:t xml:space="preserve">    }</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r w:rsidR="009C3C27">
        <w:rPr>
          <w:highlight w:val="white"/>
        </w:rPr>
        <w:t>true-set</w:t>
      </w:r>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r w:rsidR="00A76052">
        <w:rPr>
          <w:highlight w:val="white"/>
        </w:rPr>
        <w:t>false-set</w:t>
      </w:r>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r w:rsidR="009C3C27">
        <w:rPr>
          <w:highlight w:val="white"/>
        </w:rPr>
        <w:t>true-set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r w:rsidR="00A76052">
        <w:rPr>
          <w:highlight w:val="white"/>
        </w:rPr>
        <w:t>false-set</w:t>
      </w:r>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A47350">
      <w:pPr>
        <w:pStyle w:val="Rubrik2"/>
      </w:pPr>
      <w:bookmarkStart w:id="371" w:name="_Toc57656047"/>
      <w:r w:rsidRPr="00903DBA">
        <w:t>Type Promotion</w:t>
      </w:r>
      <w:bookmarkEnd w:id="371"/>
    </w:p>
    <w:p w14:paraId="711F3ADD" w14:textId="77777777" w:rsidR="00BB78E9" w:rsidRPr="00903DBA" w:rsidRDefault="00BB78E9" w:rsidP="00E65FE6">
      <w:pPr>
        <w:pStyle w:val="CodeHeader"/>
      </w:pPr>
      <w:r w:rsidRPr="00903DBA">
        <w:t xml:space="preserve">Type promotion is the process of converting the “smaller” type to the “larger” type in a binary expression. For instance, in the expression below, the integer </w:t>
      </w:r>
      <w:proofErr w:type="spellStart"/>
      <w:r w:rsidRPr="00E65FE6">
        <w:rPr>
          <w:rStyle w:val="CodeInText"/>
        </w:rPr>
        <w:t>i</w:t>
      </w:r>
      <w:proofErr w:type="spellEnd"/>
      <w:r w:rsidRPr="00903DBA">
        <w:t xml:space="preserve"> shall be converted to a double value:</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2491B206" w:rsidR="00BB78E9" w:rsidRPr="00903DBA" w:rsidRDefault="00BB78E9" w:rsidP="00E65FE6">
      <w:pPr>
        <w:pStyle w:val="CodeHeader"/>
      </w:pPr>
      <w:r w:rsidRPr="00903DBA">
        <w:t xml:space="preserve">Below is a table holding the relations of the types. Note that </w:t>
      </w:r>
      <w:r w:rsidRPr="00E65FE6">
        <w:t>float</w:t>
      </w:r>
      <w:r w:rsidRPr="00903DBA">
        <w:t xml:space="preserve"> is considered to be larger than </w:t>
      </w:r>
      <w:r w:rsidRPr="00E65FE6">
        <w:t>long</w:t>
      </w:r>
      <w:r w:rsidRPr="00903DBA">
        <w:t>, even</w:t>
      </w:r>
      <w:r w:rsidR="00BA59CE" w:rsidRPr="00903DBA">
        <w:t xml:space="preserve"> if </w:t>
      </w:r>
      <w:r w:rsidRPr="00903DBA">
        <w:t xml:space="preserve">they have the same size. </w:t>
      </w:r>
      <w:r w:rsidR="00BA59CE" w:rsidRPr="00903DBA">
        <w:t xml:space="preserve">In the same way, </w:t>
      </w:r>
      <w:r w:rsidRPr="00E65FE6">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903DBA"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903DBA"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903DBA" w:rsidRDefault="00BB78E9">
            <w:pPr>
              <w:pStyle w:val="NormalSingle"/>
            </w:pPr>
            <w:r w:rsidRPr="00903DBA">
              <w:t>Size</w:t>
            </w:r>
          </w:p>
        </w:tc>
      </w:tr>
      <w:tr w:rsidR="00BB78E9"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903DBA" w:rsidRDefault="00BB78E9">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903DBA" w:rsidRDefault="00BB78E9">
            <w:pPr>
              <w:pStyle w:val="NormalSingle"/>
            </w:pPr>
            <w:r w:rsidRPr="00903DBA">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903DBA" w:rsidRDefault="00BB78E9">
            <w:pPr>
              <w:pStyle w:val="NormalSingle"/>
            </w:pPr>
            <w:r w:rsidRPr="00903DBA">
              <w:t>8</w:t>
            </w:r>
          </w:p>
        </w:tc>
      </w:tr>
      <w:tr w:rsidR="00BB78E9"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903DBA" w:rsidRDefault="00BB78E9">
            <w:pPr>
              <w:pStyle w:val="NormalSingle"/>
            </w:pPr>
            <w:r w:rsidRPr="00903DBA">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903DBA" w:rsidRDefault="00BB78E9">
            <w:pPr>
              <w:pStyle w:val="NormalSingle"/>
            </w:pPr>
            <w:r w:rsidRPr="00903DBA">
              <w:t>8</w:t>
            </w:r>
          </w:p>
        </w:tc>
      </w:tr>
      <w:tr w:rsidR="00BB78E9"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903DBA" w:rsidRDefault="00BB78E9">
            <w:pPr>
              <w:pStyle w:val="NormalSingle"/>
            </w:pPr>
            <w:r w:rsidRPr="00903DBA">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903DBA" w:rsidRDefault="00BB78E9">
            <w:pPr>
              <w:pStyle w:val="NormalSingle"/>
            </w:pPr>
            <w:r w:rsidRPr="00903DBA">
              <w:t>4</w:t>
            </w:r>
          </w:p>
        </w:tc>
      </w:tr>
      <w:tr w:rsidR="00BB78E9"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903DBA" w:rsidRDefault="00BB78E9">
            <w:pPr>
              <w:pStyle w:val="NormalSingle"/>
            </w:pPr>
            <w:r w:rsidRPr="00903DBA">
              <w:t>signed long int</w:t>
            </w:r>
          </w:p>
          <w:p w14:paraId="39C41758" w14:textId="77777777" w:rsidR="00BB78E9" w:rsidRPr="00903DBA" w:rsidRDefault="00BB78E9">
            <w:pPr>
              <w:pStyle w:val="NormalSingle"/>
            </w:pPr>
            <w:r w:rsidRPr="00903DBA">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903DBA" w:rsidRDefault="00BB78E9">
            <w:pPr>
              <w:pStyle w:val="NormalSingle"/>
            </w:pPr>
            <w:r w:rsidRPr="00903DBA">
              <w:t>4</w:t>
            </w:r>
          </w:p>
        </w:tc>
      </w:tr>
      <w:tr w:rsidR="00BB78E9"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903DBA" w:rsidRDefault="00BB78E9">
            <w:pPr>
              <w:pStyle w:val="NormalSingle"/>
            </w:pPr>
            <w:r w:rsidRPr="00903DBA">
              <w:t>signed int</w:t>
            </w:r>
          </w:p>
          <w:p w14:paraId="1E2BE434" w14:textId="77777777" w:rsidR="00BB78E9" w:rsidRPr="00903DBA" w:rsidRDefault="00BB78E9">
            <w:pPr>
              <w:pStyle w:val="NormalSingle"/>
            </w:pPr>
            <w:r w:rsidRPr="00903DBA">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903DBA" w:rsidRDefault="00BB78E9">
            <w:pPr>
              <w:pStyle w:val="NormalSingle"/>
            </w:pPr>
            <w:r w:rsidRPr="00903DBA">
              <w:t>2</w:t>
            </w:r>
          </w:p>
        </w:tc>
      </w:tr>
      <w:tr w:rsidR="00BB78E9"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903DBA" w:rsidRDefault="00BB78E9">
            <w:pPr>
              <w:pStyle w:val="NormalSingle"/>
            </w:pPr>
            <w:r w:rsidRPr="00903DBA">
              <w:t>signed short int</w:t>
            </w:r>
          </w:p>
          <w:p w14:paraId="12E0D1ED" w14:textId="77777777" w:rsidR="00BB78E9" w:rsidRPr="00903DBA" w:rsidRDefault="00BB78E9">
            <w:pPr>
              <w:pStyle w:val="NormalSingle"/>
            </w:pPr>
            <w:r w:rsidRPr="00903DBA">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903DBA" w:rsidRDefault="00BB78E9">
            <w:pPr>
              <w:pStyle w:val="NormalSingle"/>
            </w:pPr>
            <w:r w:rsidRPr="00903DBA">
              <w:t>1</w:t>
            </w:r>
          </w:p>
        </w:tc>
      </w:tr>
      <w:tr w:rsidR="00BB78E9"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903DBA" w:rsidRDefault="00BB78E9">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903DBA" w:rsidRDefault="00BB78E9">
            <w:pPr>
              <w:pStyle w:val="NormalSingle"/>
            </w:pPr>
            <w:r w:rsidRPr="00903DBA">
              <w:t>signed char</w:t>
            </w:r>
          </w:p>
          <w:p w14:paraId="73C03805" w14:textId="77777777" w:rsidR="00BB78E9" w:rsidRPr="00903DBA" w:rsidRDefault="00BB78E9">
            <w:pPr>
              <w:pStyle w:val="NormalSingle"/>
            </w:pPr>
            <w:r w:rsidRPr="00903DBA">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903DBA" w:rsidRDefault="00BB78E9">
            <w:pPr>
              <w:pStyle w:val="NormalSingle"/>
            </w:pPr>
            <w:r w:rsidRPr="00903DBA">
              <w:t>1</w:t>
            </w:r>
          </w:p>
        </w:tc>
      </w:tr>
    </w:tbl>
    <w:p w14:paraId="6ADAA5CE" w14:textId="08786A2D" w:rsidR="00BB78E9" w:rsidRPr="00903DBA" w:rsidRDefault="00BB78E9" w:rsidP="00E65FE6">
      <w:pPr>
        <w:pStyle w:val="CodeHeader"/>
      </w:pPr>
      <w:r w:rsidRPr="00903DBA">
        <w:t xml:space="preserve">In accordance with the </w:t>
      </w:r>
      <w:proofErr w:type="spellStart"/>
      <w:r w:rsidRPr="00903DBA">
        <w:t>Ansi</w:t>
      </w:r>
      <w:proofErr w:type="spellEnd"/>
      <w:r w:rsidRPr="00903DBA">
        <w:t xml:space="preserve">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it was (and still is) important that a </w:t>
      </w:r>
      <w:r w:rsidR="00B47C7B" w:rsidRPr="00903DBA">
        <w:t>character</w:t>
      </w:r>
      <w:r w:rsidR="00C17E06" w:rsidRPr="00903DBA">
        <w:t xml:space="preserve"> holds one byte. </w:t>
      </w:r>
      <w:r w:rsidRPr="00903DBA">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proofErr w:type="spellStart"/>
      <w:r w:rsidRPr="00903DBA">
        <w:t>TypeCast.cs</w:t>
      </w:r>
      <w:proofErr w:type="spellEnd"/>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72" w:name="_Ref54016854"/>
      <w:bookmarkStart w:id="373" w:name="_Toc57656048"/>
      <w:r w:rsidRPr="00903DBA">
        <w:t>Constant Expression</w:t>
      </w:r>
      <w:bookmarkEnd w:id="372"/>
      <w:bookmarkEnd w:id="373"/>
    </w:p>
    <w:p w14:paraId="78866B91" w14:textId="32539562" w:rsidR="005A389B" w:rsidRPr="00903DBA" w:rsidRDefault="005A389B" w:rsidP="005A389B">
      <w:r w:rsidRPr="00903DBA">
        <w:t xml:space="preserve">There are advantages by calculating the values of constant expression during the compilation rather than during the execution. </w:t>
      </w:r>
      <w:r w:rsidR="004F7249" w:rsidRPr="00903DBA">
        <w:t xml:space="preserve">Besides the optimization benefits, 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 and the preprocessor need to evaluate the value of </w:t>
      </w:r>
      <w:r w:rsidR="000233CE" w:rsidRPr="00903DBA">
        <w:rPr>
          <w:rStyle w:val="KeyWord0"/>
        </w:rPr>
        <w:t>if</w:t>
      </w:r>
      <w:r w:rsidR="00D2762E" w:rsidRPr="00903DBA">
        <w:t xml:space="preserve"> </w:t>
      </w:r>
      <w:r w:rsidR="000233CE" w:rsidRPr="00903DBA">
        <w:t>directives.</w:t>
      </w:r>
    </w:p>
    <w:p w14:paraId="1AF5F664" w14:textId="7A8CED78" w:rsidR="00862B4D" w:rsidRPr="00903DBA" w:rsidRDefault="00BB508B" w:rsidP="00CD295E">
      <w:pPr>
        <w:pStyle w:val="CodeHeader"/>
      </w:pPr>
      <w:proofErr w:type="spellStart"/>
      <w:r w:rsidRPr="00903DBA">
        <w:t>ConstantExpression.cs</w:t>
      </w:r>
      <w:proofErr w:type="spellEnd"/>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AE1C44">
      <w:pPr>
        <w:pStyle w:val="Rubrik2"/>
        <w:rPr>
          <w:highlight w:val="white"/>
        </w:rPr>
      </w:pPr>
      <w:bookmarkStart w:id="374" w:name="_Toc57656049"/>
      <w:r w:rsidRPr="00903DBA">
        <w:rPr>
          <w:highlight w:val="white"/>
        </w:rPr>
        <w:t>Relation Expressions</w:t>
      </w:r>
      <w:bookmarkEnd w:id="374"/>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7F1EA320"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5DD3FE1" w:rsidR="008E2B66" w:rsidRPr="00903DBA" w:rsidRDefault="008E2B66" w:rsidP="008E2B66">
      <w:pPr>
        <w:rPr>
          <w:highlight w:val="white"/>
        </w:rPr>
      </w:pPr>
      <w:r w:rsidRPr="00903DBA">
        <w:rPr>
          <w:highlight w:val="white"/>
        </w:rPr>
        <w:t xml:space="preserve">First, we need to </w:t>
      </w:r>
      <w:r w:rsidR="004223AF" w:rsidRPr="00903DBA">
        <w:rPr>
          <w:highlight w:val="white"/>
        </w:rPr>
        <w:t>cast the expression from a possible logical type into an integral type (signed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62471D06" w:rsidR="00CD295E" w:rsidRPr="00903DBA" w:rsidRDefault="004223AF" w:rsidP="004223AF">
      <w:pPr>
        <w:rPr>
          <w:highlight w:val="white"/>
        </w:rPr>
      </w:pPr>
      <w:r w:rsidRPr="00903DBA">
        <w:rPr>
          <w:highlight w:val="white"/>
        </w:rPr>
        <w:t>This method is only called 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44DE94E4" w14:textId="77777777" w:rsidR="007B47A4" w:rsidRPr="00903DBA" w:rsidRDefault="007B47A4" w:rsidP="007C7948">
      <w:pPr>
        <w:rPr>
          <w:highlight w:val="white"/>
        </w:rPr>
      </w:pP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w:t>
      </w:r>
      <w:proofErr w:type="spellStart"/>
      <w:r w:rsidR="004B6C11" w:rsidRPr="00903DBA">
        <w:rPr>
          <w:highlight w:val="white"/>
        </w:rPr>
        <w:t>or</w:t>
      </w:r>
      <w:proofErr w:type="spellEnd"/>
      <w:r w:rsidR="004B6C11" w:rsidRPr="00903DBA">
        <w:rPr>
          <w:highlight w:val="white"/>
        </w:rPr>
        <w:t xml:space="preserve">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r w:rsidR="009C3C27">
        <w:rPr>
          <w:highlight w:val="white"/>
        </w:rPr>
        <w:t>true-set</w:t>
      </w:r>
      <w:r w:rsidRPr="00903DBA">
        <w:rPr>
          <w:highlight w:val="white"/>
        </w:rPr>
        <w:t xml:space="preserve">s. If the value is true, the unconditional </w:t>
      </w:r>
      <w:r w:rsidR="00987634" w:rsidRPr="00903DBA">
        <w:rPr>
          <w:highlight w:val="white"/>
        </w:rPr>
        <w:t xml:space="preserve">jump instruction is stored in its </w:t>
      </w:r>
      <w:r w:rsidR="009C3C27">
        <w:rPr>
          <w:highlight w:val="white"/>
        </w:rPr>
        <w:t>true-set</w:t>
      </w:r>
      <w:r w:rsidR="00987634" w:rsidRPr="00903DBA">
        <w:rPr>
          <w:highlight w:val="white"/>
        </w:rPr>
        <w:t xml:space="preserve">. Otherwise, the value is stored in the </w:t>
      </w:r>
      <w:r w:rsidR="00A76052">
        <w:rPr>
          <w:highlight w:val="white"/>
        </w:rPr>
        <w:t>false-set</w:t>
      </w:r>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92263B">
      <w:pPr>
        <w:pStyle w:val="Rubrik2"/>
        <w:rPr>
          <w:highlight w:val="white"/>
        </w:rPr>
      </w:pPr>
      <w:bookmarkStart w:id="375" w:name="_Toc57656050"/>
      <w:r w:rsidRPr="00903DBA">
        <w:rPr>
          <w:highlight w:val="white"/>
        </w:rPr>
        <w:t>Arithmetic Expressions</w:t>
      </w:r>
      <w:bookmarkEnd w:id="375"/>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1138516F" w:rsidR="00CD295E" w:rsidRPr="00903DBA" w:rsidRDefault="00BE2C60" w:rsidP="00CA5248">
      <w:pPr>
        <w:rPr>
          <w:highlight w:val="white"/>
        </w:rPr>
      </w:pPr>
      <w:r w:rsidRPr="00903DBA">
        <w:rPr>
          <w:highlight w:val="white"/>
        </w:rPr>
        <w:t xml:space="preserve">The evaluation of a floating constant expression is </w:t>
      </w:r>
      <w:r w:rsidR="0065171F" w:rsidRPr="00903DBA">
        <w:rPr>
          <w:highlight w:val="white"/>
        </w:rPr>
        <w:t xml:space="preserve">more simple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CD295E">
      <w:pPr>
        <w:pStyle w:val="Rubrik2"/>
        <w:rPr>
          <w:highlight w:val="white"/>
        </w:rPr>
      </w:pPr>
      <w:bookmarkStart w:id="376" w:name="_Toc57656051"/>
      <w:r w:rsidRPr="00903DBA">
        <w:rPr>
          <w:highlight w:val="white"/>
        </w:rPr>
        <w:t xml:space="preserve">Constant </w:t>
      </w:r>
      <w:r w:rsidR="0080006D" w:rsidRPr="00903DBA">
        <w:rPr>
          <w:highlight w:val="white"/>
        </w:rPr>
        <w:t>Type Cast</w:t>
      </w:r>
      <w:bookmarkEnd w:id="376"/>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r w:rsidR="00A76052">
        <w:rPr>
          <w:highlight w:val="white"/>
        </w:rPr>
        <w:t>false-set</w:t>
      </w:r>
      <w:r w:rsidR="00B904B5" w:rsidRPr="00903DBA">
        <w:rPr>
          <w:highlight w:val="white"/>
        </w:rPr>
        <w:t>s of the expression.</w:t>
      </w:r>
    </w:p>
    <w:p w14:paraId="4AE89BA8" w14:textId="6CEDBA03" w:rsidR="00C02A94" w:rsidRPr="00903DBA" w:rsidRDefault="00C02A94" w:rsidP="00C93FDB">
      <w:pPr>
        <w:rPr>
          <w:highlight w:val="white"/>
        </w:rPr>
      </w:pPr>
      <w:r w:rsidRPr="00903DBA">
        <w:rPr>
          <w:highlight w:val="white"/>
        </w:rPr>
        <w:t xml:space="preserve">If the </w:t>
      </w:r>
      <w:r w:rsidR="009C3C27">
        <w:rPr>
          <w:highlight w:val="white"/>
        </w:rPr>
        <w:t>true-set</w:t>
      </w:r>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r w:rsidR="00A76052">
        <w:rPr>
          <w:highlight w:val="white"/>
        </w:rPr>
        <w:t>false-set</w:t>
      </w:r>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r w:rsidR="00A76052">
        <w:rPr>
          <w:highlight w:val="white"/>
        </w:rPr>
        <w:t>false-set</w:t>
      </w:r>
      <w:r w:rsidR="00F3514C" w:rsidRPr="00903DBA">
        <w:rPr>
          <w:highlight w:val="white"/>
        </w:rPr>
        <w:t xml:space="preserve">. If it not zero, we create the target symbol with the jump set as its </w:t>
      </w:r>
      <w:r w:rsidR="009C3C27">
        <w:rPr>
          <w:highlight w:val="white"/>
        </w:rPr>
        <w:t>true-set</w:t>
      </w:r>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67058986" w:rsidR="00CD295E" w:rsidRPr="00903DBA" w:rsidRDefault="00CD295E" w:rsidP="00CD295E">
      <w:pPr>
        <w:pStyle w:val="Code"/>
        <w:rPr>
          <w:highlight w:val="white"/>
        </w:rPr>
      </w:pPr>
      <w:r w:rsidRPr="00903DBA">
        <w:rPr>
          <w:highlight w:val="white"/>
        </w:rPr>
        <w:t xml:space="preserve">    }</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w:t>
      </w:r>
      <w:proofErr w:type="spellStart"/>
      <w:r w:rsidRPr="00903DBA">
        <w:rPr>
          <w:highlight w:val="white"/>
        </w:rPr>
        <w:t>ero</w:t>
      </w:r>
      <w:proofErr w:type="spellEnd"/>
      <w:r w:rsidRPr="00903DBA">
        <w:rPr>
          <w:highlight w:val="white"/>
        </w:rPr>
        <w:t xml:space="preserve"> instruction, with the type size.</w:t>
      </w:r>
    </w:p>
    <w:p w14:paraId="1B4BA431" w14:textId="77777777" w:rsidR="00CD295E" w:rsidRPr="00903DBA" w:rsidRDefault="00CD295E" w:rsidP="00CD295E">
      <w:pPr>
        <w:pStyle w:val="Code"/>
        <w:rPr>
          <w:highlight w:val="white"/>
        </w:rPr>
      </w:pPr>
      <w:r w:rsidRPr="00903DBA">
        <w:rPr>
          <w:highlight w:val="white"/>
        </w:rPr>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498AE2A9"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77" w:name="_Toc57656052"/>
      <w:r w:rsidRPr="00903DBA">
        <w:t xml:space="preserve">Static </w:t>
      </w:r>
      <w:r w:rsidR="00917F74" w:rsidRPr="00903DBA">
        <w:t xml:space="preserve">Address </w:t>
      </w:r>
      <w:r w:rsidRPr="00903DBA">
        <w:t>Expression</w:t>
      </w:r>
      <w:bookmarkEnd w:id="377"/>
    </w:p>
    <w:p w14:paraId="1984430F" w14:textId="76727DDF" w:rsidR="007F289B" w:rsidRPr="00903DBA" w:rsidRDefault="00CD6BA8" w:rsidP="00917F74">
      <w:r w:rsidRPr="00903DBA">
        <w:t>If an expression is not constant, the next step is to deci</w:t>
      </w:r>
      <w:r w:rsidR="00917F74" w:rsidRPr="00903DBA">
        <w:t>de whether it is static.</w:t>
      </w:r>
      <w:r w:rsidR="001C41EE" w:rsidRPr="00903DBA">
        <w:t xml:space="preserve"> </w:t>
      </w:r>
      <w:r w:rsidR="007F289B" w:rsidRPr="00903DBA">
        <w:t xml:space="preserve">The </w:t>
      </w:r>
      <w:r w:rsidR="007F289B" w:rsidRPr="00903DBA">
        <w:rPr>
          <w:rStyle w:val="KeyWord0"/>
        </w:rPr>
        <w:t>StaticValue</w:t>
      </w:r>
      <w:r w:rsidR="007F289B" w:rsidRPr="00903DBA">
        <w:t xml:space="preserve"> and </w:t>
      </w:r>
      <w:r w:rsidR="007F289B" w:rsidRPr="00903DBA">
        <w:rPr>
          <w:rStyle w:val="KeyWord0"/>
        </w:rPr>
        <w:t>StaticAddress</w:t>
      </w:r>
      <w:r w:rsidR="007F289B" w:rsidRPr="00903DBA">
        <w:t xml:space="preserve"> classes are identical</w:t>
      </w:r>
      <w:r w:rsidR="00E53D6D" w:rsidRPr="00903DBA">
        <w:t>, t</w:t>
      </w:r>
      <w:r w:rsidR="00960DF1" w:rsidRPr="00903DBA">
        <w:t xml:space="preserve">hey hold a name and an offset. </w:t>
      </w:r>
      <w:r w:rsidR="00CD3466" w:rsidRPr="00903DBA">
        <w:t>In the end, only static address</w:t>
      </w:r>
      <w:r w:rsidR="00DF5F99" w:rsidRPr="00903DBA">
        <w:t>es</w:t>
      </w:r>
      <w:r w:rsidR="00CD3466" w:rsidRPr="00903DBA">
        <w:t xml:space="preserve"> are allowed, but a static value can hold a middle value</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48E48D53" w14:textId="75233FE1" w:rsidR="0011007F" w:rsidRPr="00903DBA" w:rsidRDefault="00B838C8" w:rsidP="002F7968">
      <w:pPr>
        <w:pStyle w:val="CodeHeader"/>
      </w:pPr>
      <w:proofErr w:type="spellStart"/>
      <w:r w:rsidRPr="00903DBA">
        <w:t>StaticValue.cs</w:t>
      </w:r>
      <w:proofErr w:type="spellEnd"/>
    </w:p>
    <w:p w14:paraId="329DF938" w14:textId="77777777" w:rsidR="0011007F" w:rsidRPr="00903DBA" w:rsidRDefault="0011007F" w:rsidP="0011007F">
      <w:pPr>
        <w:pStyle w:val="Code"/>
        <w:rPr>
          <w:highlight w:val="white"/>
        </w:rPr>
      </w:pPr>
      <w:r w:rsidRPr="00903DBA">
        <w:rPr>
          <w:highlight w:val="white"/>
        </w:rPr>
        <w:t>namespace CCompiler {</w:t>
      </w:r>
    </w:p>
    <w:p w14:paraId="716EB8F3" w14:textId="77777777" w:rsidR="0011007F" w:rsidRPr="00903DBA" w:rsidRDefault="0011007F" w:rsidP="0011007F">
      <w:pPr>
        <w:pStyle w:val="Code"/>
        <w:rPr>
          <w:highlight w:val="white"/>
        </w:rPr>
      </w:pPr>
      <w:r w:rsidRPr="00903DBA">
        <w:rPr>
          <w:highlight w:val="white"/>
        </w:rPr>
        <w:t xml:space="preserve">  public class StaticValue {</w:t>
      </w:r>
    </w:p>
    <w:p w14:paraId="3FBA39CA" w14:textId="77777777" w:rsidR="0011007F" w:rsidRPr="00903DBA" w:rsidRDefault="0011007F" w:rsidP="0011007F">
      <w:pPr>
        <w:pStyle w:val="Code"/>
        <w:rPr>
          <w:highlight w:val="white"/>
        </w:rPr>
      </w:pPr>
      <w:r w:rsidRPr="00903DBA">
        <w:rPr>
          <w:highlight w:val="white"/>
        </w:rPr>
        <w:t xml:space="preserve">    private string m_uniqueName;</w:t>
      </w:r>
    </w:p>
    <w:p w14:paraId="6647C96E" w14:textId="5751620D"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6B077300" w14:textId="77777777" w:rsidR="0011007F" w:rsidRPr="00903DBA" w:rsidRDefault="0011007F" w:rsidP="0011007F">
      <w:pPr>
        <w:pStyle w:val="Code"/>
        <w:rPr>
          <w:highlight w:val="white"/>
        </w:rPr>
      </w:pPr>
    </w:p>
    <w:p w14:paraId="17D3B260" w14:textId="77777777" w:rsidR="0011007F" w:rsidRPr="00903DBA" w:rsidRDefault="0011007F" w:rsidP="0011007F">
      <w:pPr>
        <w:pStyle w:val="Code"/>
        <w:rPr>
          <w:highlight w:val="white"/>
        </w:rPr>
      </w:pPr>
      <w:r w:rsidRPr="00903DBA">
        <w:rPr>
          <w:highlight w:val="white"/>
        </w:rPr>
        <w:t xml:space="preserve">    public StaticValue(string name, int offset) {</w:t>
      </w:r>
    </w:p>
    <w:p w14:paraId="2F6ECB97" w14:textId="77777777" w:rsidR="0011007F" w:rsidRPr="00903DBA" w:rsidRDefault="0011007F" w:rsidP="0011007F">
      <w:pPr>
        <w:pStyle w:val="Code"/>
        <w:rPr>
          <w:highlight w:val="white"/>
        </w:rPr>
      </w:pPr>
      <w:r w:rsidRPr="00903DBA">
        <w:rPr>
          <w:highlight w:val="white"/>
        </w:rPr>
        <w:t xml:space="preserve">      m_uniqueName = name;</w:t>
      </w:r>
    </w:p>
    <w:p w14:paraId="48853AF8" w14:textId="64D96AAC"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3A341123" w14:textId="77777777" w:rsidR="0011007F" w:rsidRPr="00903DBA" w:rsidRDefault="0011007F" w:rsidP="0011007F">
      <w:pPr>
        <w:pStyle w:val="Code"/>
        <w:rPr>
          <w:highlight w:val="white"/>
        </w:rPr>
      </w:pPr>
      <w:r w:rsidRPr="00903DBA">
        <w:rPr>
          <w:highlight w:val="white"/>
        </w:rPr>
        <w:t xml:space="preserve">    }</w:t>
      </w:r>
    </w:p>
    <w:p w14:paraId="7A824BC5" w14:textId="77777777" w:rsidR="0011007F" w:rsidRPr="00903DBA" w:rsidRDefault="0011007F" w:rsidP="0011007F">
      <w:pPr>
        <w:pStyle w:val="Code"/>
        <w:rPr>
          <w:highlight w:val="white"/>
        </w:rPr>
      </w:pPr>
      <w:r w:rsidRPr="00903DBA">
        <w:rPr>
          <w:highlight w:val="white"/>
        </w:rPr>
        <w:t xml:space="preserve">  </w:t>
      </w:r>
    </w:p>
    <w:p w14:paraId="73A1BF85" w14:textId="77777777" w:rsidR="0011007F" w:rsidRPr="00903DBA" w:rsidRDefault="0011007F" w:rsidP="0011007F">
      <w:pPr>
        <w:pStyle w:val="Code"/>
        <w:rPr>
          <w:highlight w:val="white"/>
        </w:rPr>
      </w:pPr>
      <w:r w:rsidRPr="00903DBA">
        <w:rPr>
          <w:highlight w:val="white"/>
        </w:rPr>
        <w:t xml:space="preserve">    public string UniqueName {</w:t>
      </w:r>
    </w:p>
    <w:p w14:paraId="1F3D545E" w14:textId="77777777" w:rsidR="0011007F" w:rsidRPr="00903DBA" w:rsidRDefault="0011007F" w:rsidP="0011007F">
      <w:pPr>
        <w:pStyle w:val="Code"/>
        <w:rPr>
          <w:highlight w:val="white"/>
        </w:rPr>
      </w:pPr>
      <w:r w:rsidRPr="00903DBA">
        <w:rPr>
          <w:highlight w:val="white"/>
        </w:rPr>
        <w:t xml:space="preserve">      get { return m_uniqueName; }</w:t>
      </w:r>
    </w:p>
    <w:p w14:paraId="0EDA6827" w14:textId="77777777" w:rsidR="0011007F" w:rsidRPr="00903DBA" w:rsidRDefault="0011007F" w:rsidP="0011007F">
      <w:pPr>
        <w:pStyle w:val="Code"/>
        <w:rPr>
          <w:highlight w:val="white"/>
        </w:rPr>
      </w:pPr>
      <w:r w:rsidRPr="00903DBA">
        <w:rPr>
          <w:highlight w:val="white"/>
        </w:rPr>
        <w:t xml:space="preserve">    }</w:t>
      </w:r>
    </w:p>
    <w:p w14:paraId="6BDA5703" w14:textId="77777777" w:rsidR="0011007F" w:rsidRPr="00903DBA" w:rsidRDefault="0011007F" w:rsidP="0011007F">
      <w:pPr>
        <w:pStyle w:val="Code"/>
        <w:rPr>
          <w:highlight w:val="white"/>
        </w:rPr>
      </w:pPr>
      <w:r w:rsidRPr="00903DBA">
        <w:rPr>
          <w:highlight w:val="white"/>
        </w:rPr>
        <w:t xml:space="preserve">  </w:t>
      </w:r>
    </w:p>
    <w:p w14:paraId="32490CCB" w14:textId="77777777" w:rsidR="0011007F" w:rsidRPr="00903DBA" w:rsidRDefault="0011007F" w:rsidP="0011007F">
      <w:pPr>
        <w:pStyle w:val="Code"/>
        <w:rPr>
          <w:highlight w:val="white"/>
        </w:rPr>
      </w:pPr>
      <w:r w:rsidRPr="00903DBA">
        <w:rPr>
          <w:highlight w:val="white"/>
        </w:rPr>
        <w:t xml:space="preserve">    public int Offset {</w:t>
      </w:r>
    </w:p>
    <w:p w14:paraId="377CA795" w14:textId="7D4D4B02"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4435BED1" w14:textId="77777777" w:rsidR="0011007F" w:rsidRPr="00903DBA" w:rsidRDefault="0011007F" w:rsidP="0011007F">
      <w:pPr>
        <w:pStyle w:val="Code"/>
        <w:rPr>
          <w:highlight w:val="white"/>
        </w:rPr>
      </w:pPr>
      <w:r w:rsidRPr="00903DBA">
        <w:rPr>
          <w:highlight w:val="white"/>
        </w:rPr>
        <w:t xml:space="preserve">    }</w:t>
      </w:r>
    </w:p>
    <w:p w14:paraId="5CE640E6" w14:textId="77777777" w:rsidR="0011007F" w:rsidRPr="00903DBA" w:rsidRDefault="0011007F" w:rsidP="0011007F">
      <w:pPr>
        <w:pStyle w:val="Code"/>
        <w:rPr>
          <w:highlight w:val="white"/>
        </w:rPr>
      </w:pPr>
      <w:r w:rsidRPr="00903DBA">
        <w:rPr>
          <w:highlight w:val="white"/>
        </w:rPr>
        <w:t xml:space="preserve">  }</w:t>
      </w:r>
    </w:p>
    <w:p w14:paraId="3DA6F590" w14:textId="0854A3C1" w:rsidR="0011007F" w:rsidRPr="00903DBA" w:rsidRDefault="0011007F" w:rsidP="0011007F">
      <w:pPr>
        <w:pStyle w:val="Code"/>
      </w:pPr>
      <w:r w:rsidRPr="00903DBA">
        <w:rPr>
          <w:highlight w:val="white"/>
        </w:rPr>
        <w:t>}</w:t>
      </w:r>
    </w:p>
    <w:p w14:paraId="2A34D6B5" w14:textId="3FB1F35B" w:rsidR="002F7968" w:rsidRPr="00903DBA" w:rsidRDefault="002F7968" w:rsidP="0011007F">
      <w:pPr>
        <w:pStyle w:val="CodeHeader"/>
      </w:pPr>
      <w:proofErr w:type="spellStart"/>
      <w:r w:rsidRPr="00903DBA">
        <w:t>StaticAddress.cs</w:t>
      </w:r>
      <w:proofErr w:type="spellEnd"/>
    </w:p>
    <w:p w14:paraId="197E2296" w14:textId="77777777" w:rsidR="0011007F" w:rsidRPr="00903DBA" w:rsidRDefault="0011007F" w:rsidP="0011007F">
      <w:pPr>
        <w:pStyle w:val="Code"/>
        <w:rPr>
          <w:highlight w:val="white"/>
        </w:rPr>
      </w:pPr>
      <w:r w:rsidRPr="00903DBA">
        <w:rPr>
          <w:highlight w:val="white"/>
        </w:rPr>
        <w:t>namespace CCompiler {</w:t>
      </w:r>
    </w:p>
    <w:p w14:paraId="170196A8" w14:textId="77777777" w:rsidR="0011007F" w:rsidRPr="00903DBA" w:rsidRDefault="0011007F" w:rsidP="0011007F">
      <w:pPr>
        <w:pStyle w:val="Code"/>
        <w:rPr>
          <w:highlight w:val="white"/>
        </w:rPr>
      </w:pPr>
      <w:r w:rsidRPr="00903DBA">
        <w:rPr>
          <w:highlight w:val="white"/>
        </w:rPr>
        <w:t xml:space="preserve">  public class StaticAddress {</w:t>
      </w:r>
    </w:p>
    <w:p w14:paraId="32FD6D6B" w14:textId="77777777" w:rsidR="0011007F" w:rsidRPr="00903DBA" w:rsidRDefault="0011007F" w:rsidP="0011007F">
      <w:pPr>
        <w:pStyle w:val="Code"/>
        <w:rPr>
          <w:highlight w:val="white"/>
        </w:rPr>
      </w:pPr>
      <w:r w:rsidRPr="00903DBA">
        <w:rPr>
          <w:highlight w:val="white"/>
        </w:rPr>
        <w:t xml:space="preserve">    private string m_uniqueName;</w:t>
      </w:r>
    </w:p>
    <w:p w14:paraId="3F5B792A" w14:textId="4F7E79A8"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33440B30" w14:textId="77777777" w:rsidR="0011007F" w:rsidRPr="00903DBA" w:rsidRDefault="0011007F" w:rsidP="0011007F">
      <w:pPr>
        <w:pStyle w:val="Code"/>
        <w:rPr>
          <w:highlight w:val="white"/>
        </w:rPr>
      </w:pPr>
      <w:r w:rsidRPr="00903DBA">
        <w:rPr>
          <w:highlight w:val="white"/>
        </w:rPr>
        <w:t xml:space="preserve">  </w:t>
      </w:r>
    </w:p>
    <w:p w14:paraId="546DFC7D" w14:textId="77777777" w:rsidR="0011007F" w:rsidRPr="00903DBA" w:rsidRDefault="0011007F" w:rsidP="0011007F">
      <w:pPr>
        <w:pStyle w:val="Code"/>
        <w:rPr>
          <w:highlight w:val="white"/>
        </w:rPr>
      </w:pPr>
      <w:r w:rsidRPr="00903DBA">
        <w:rPr>
          <w:highlight w:val="white"/>
        </w:rPr>
        <w:t xml:space="preserve">    public StaticAddress(string name, int offset) {</w:t>
      </w:r>
    </w:p>
    <w:p w14:paraId="1A7C2F43" w14:textId="77777777" w:rsidR="0011007F" w:rsidRPr="00903DBA" w:rsidRDefault="0011007F" w:rsidP="0011007F">
      <w:pPr>
        <w:pStyle w:val="Code"/>
        <w:rPr>
          <w:highlight w:val="white"/>
        </w:rPr>
      </w:pPr>
      <w:r w:rsidRPr="00903DBA">
        <w:rPr>
          <w:highlight w:val="white"/>
        </w:rPr>
        <w:t xml:space="preserve">      m_uniqueName = name;</w:t>
      </w:r>
    </w:p>
    <w:p w14:paraId="292DEDBD" w14:textId="2CD51393"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620641AD" w14:textId="77777777" w:rsidR="0011007F" w:rsidRPr="00903DBA" w:rsidRDefault="0011007F" w:rsidP="0011007F">
      <w:pPr>
        <w:pStyle w:val="Code"/>
        <w:rPr>
          <w:highlight w:val="white"/>
        </w:rPr>
      </w:pPr>
      <w:r w:rsidRPr="00903DBA">
        <w:rPr>
          <w:highlight w:val="white"/>
        </w:rPr>
        <w:t xml:space="preserve">    }</w:t>
      </w:r>
    </w:p>
    <w:p w14:paraId="251277C5" w14:textId="77777777" w:rsidR="0011007F" w:rsidRPr="00903DBA" w:rsidRDefault="0011007F" w:rsidP="0011007F">
      <w:pPr>
        <w:pStyle w:val="Code"/>
        <w:rPr>
          <w:highlight w:val="white"/>
        </w:rPr>
      </w:pPr>
      <w:r w:rsidRPr="00903DBA">
        <w:rPr>
          <w:highlight w:val="white"/>
        </w:rPr>
        <w:t xml:space="preserve">  </w:t>
      </w:r>
    </w:p>
    <w:p w14:paraId="508985F3" w14:textId="77777777" w:rsidR="0011007F" w:rsidRPr="00903DBA" w:rsidRDefault="0011007F" w:rsidP="0011007F">
      <w:pPr>
        <w:pStyle w:val="Code"/>
        <w:rPr>
          <w:highlight w:val="white"/>
        </w:rPr>
      </w:pPr>
      <w:r w:rsidRPr="00903DBA">
        <w:rPr>
          <w:highlight w:val="white"/>
        </w:rPr>
        <w:t xml:space="preserve">    public string UniqueName {</w:t>
      </w:r>
    </w:p>
    <w:p w14:paraId="46E49CC2" w14:textId="77777777" w:rsidR="0011007F" w:rsidRPr="00903DBA" w:rsidRDefault="0011007F" w:rsidP="0011007F">
      <w:pPr>
        <w:pStyle w:val="Code"/>
        <w:rPr>
          <w:highlight w:val="white"/>
        </w:rPr>
      </w:pPr>
      <w:r w:rsidRPr="00903DBA">
        <w:rPr>
          <w:highlight w:val="white"/>
        </w:rPr>
        <w:t xml:space="preserve">      get { return m_uniqueName; }</w:t>
      </w:r>
    </w:p>
    <w:p w14:paraId="4B5EA461" w14:textId="77777777" w:rsidR="0011007F" w:rsidRPr="00903DBA" w:rsidRDefault="0011007F" w:rsidP="0011007F">
      <w:pPr>
        <w:pStyle w:val="Code"/>
        <w:rPr>
          <w:highlight w:val="white"/>
        </w:rPr>
      </w:pPr>
      <w:r w:rsidRPr="00903DBA">
        <w:rPr>
          <w:highlight w:val="white"/>
        </w:rPr>
        <w:t xml:space="preserve">    }</w:t>
      </w:r>
    </w:p>
    <w:p w14:paraId="08D4F848" w14:textId="77777777" w:rsidR="0011007F" w:rsidRPr="00903DBA" w:rsidRDefault="0011007F" w:rsidP="0011007F">
      <w:pPr>
        <w:pStyle w:val="Code"/>
        <w:rPr>
          <w:highlight w:val="white"/>
        </w:rPr>
      </w:pPr>
      <w:r w:rsidRPr="00903DBA">
        <w:rPr>
          <w:highlight w:val="white"/>
        </w:rPr>
        <w:t xml:space="preserve">  </w:t>
      </w:r>
    </w:p>
    <w:p w14:paraId="6D4589DE" w14:textId="77777777" w:rsidR="0011007F" w:rsidRPr="00903DBA" w:rsidRDefault="0011007F" w:rsidP="0011007F">
      <w:pPr>
        <w:pStyle w:val="Code"/>
        <w:rPr>
          <w:highlight w:val="white"/>
        </w:rPr>
      </w:pPr>
      <w:r w:rsidRPr="00903DBA">
        <w:rPr>
          <w:highlight w:val="white"/>
        </w:rPr>
        <w:t xml:space="preserve">    public int Offset {</w:t>
      </w:r>
    </w:p>
    <w:p w14:paraId="1FC6EDD4" w14:textId="50D74296"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2D9EB250" w14:textId="77777777" w:rsidR="0011007F" w:rsidRPr="00903DBA" w:rsidRDefault="0011007F" w:rsidP="0011007F">
      <w:pPr>
        <w:pStyle w:val="Code"/>
        <w:rPr>
          <w:highlight w:val="white"/>
        </w:rPr>
      </w:pPr>
      <w:r w:rsidRPr="00903DBA">
        <w:rPr>
          <w:highlight w:val="white"/>
        </w:rPr>
        <w:t xml:space="preserve">    }</w:t>
      </w:r>
    </w:p>
    <w:p w14:paraId="3C2B67CD" w14:textId="77777777" w:rsidR="0011007F" w:rsidRPr="00903DBA" w:rsidRDefault="0011007F" w:rsidP="0011007F">
      <w:pPr>
        <w:pStyle w:val="Code"/>
        <w:rPr>
          <w:highlight w:val="white"/>
        </w:rPr>
      </w:pPr>
      <w:r w:rsidRPr="00903DBA">
        <w:rPr>
          <w:highlight w:val="white"/>
        </w:rPr>
        <w:t xml:space="preserve">  }</w:t>
      </w:r>
    </w:p>
    <w:p w14:paraId="545E57FD" w14:textId="60A9DB0F" w:rsidR="00B838C8" w:rsidRPr="00903DBA" w:rsidRDefault="0011007F" w:rsidP="0011007F">
      <w:pPr>
        <w:pStyle w:val="Code"/>
      </w:pPr>
      <w:r w:rsidRPr="00903DBA">
        <w:rPr>
          <w:highlight w:val="white"/>
        </w:rPr>
        <w:t>}</w:t>
      </w:r>
    </w:p>
    <w:p w14:paraId="28070311" w14:textId="14932D37" w:rsidR="00006E57" w:rsidRPr="00903DBA" w:rsidRDefault="00522EB0" w:rsidP="00522EB0">
      <w:r w:rsidRPr="00903DBA">
        <w:t xml:space="preserve">The </w:t>
      </w:r>
      <w:r w:rsidRPr="00903DBA">
        <w:rPr>
          <w:rStyle w:val="KeyWord0"/>
        </w:rPr>
        <w:t>StaticExpression</w:t>
      </w:r>
      <w:r w:rsidRPr="00903DBA">
        <w:t xml:space="preserve"> class hold the two methods </w:t>
      </w:r>
      <w:r w:rsidRPr="00903DBA">
        <w:rPr>
          <w:rStyle w:val="KeyWord0"/>
        </w:rPr>
        <w:t>Binary</w:t>
      </w:r>
      <w:r w:rsidRPr="00903DBA">
        <w:t xml:space="preserve"> and </w:t>
      </w:r>
      <w:r w:rsidRPr="00903DBA">
        <w:rPr>
          <w:rStyle w:val="KeyWord0"/>
        </w:rPr>
        <w:t>Unary</w:t>
      </w:r>
      <w:r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if there is not</w:t>
      </w:r>
      <w:r w:rsidR="00E52011" w:rsidRPr="00903DBA">
        <w:t>.</w:t>
      </w:r>
    </w:p>
    <w:p w14:paraId="6B353FE8" w14:textId="292D7FFF" w:rsidR="00614078" w:rsidRPr="00903DBA" w:rsidRDefault="00614078" w:rsidP="00614078">
      <w:pPr>
        <w:pStyle w:val="CodeHeader"/>
      </w:pPr>
      <w:proofErr w:type="spellStart"/>
      <w:r w:rsidRPr="00903DBA">
        <w:t>StaticExpression.cs</w:t>
      </w:r>
      <w:proofErr w:type="spellEnd"/>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080B4898"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xml:space="preserve">, or a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0FE4811E"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w:t>
      </w:r>
      <w:proofErr w:type="spellStart"/>
      <w:r w:rsidRPr="00903DBA">
        <w:rPr>
          <w:highlight w:val="white"/>
        </w:rPr>
        <w:t>swp</w:t>
      </w:r>
      <w:proofErr w:type="spellEnd"/>
      <w:r w:rsidRPr="00903DBA">
        <w:rPr>
          <w:highlight w:val="white"/>
        </w:rPr>
        <w:t xml:space="preserve">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t>}</w:t>
      </w:r>
    </w:p>
    <w:p w14:paraId="240CCCC5" w14:textId="7172E3D3" w:rsidR="00EF74E4" w:rsidRPr="00903DBA" w:rsidRDefault="00C37108" w:rsidP="00485A24">
      <w:pPr>
        <w:pStyle w:val="Rubrik1"/>
      </w:pPr>
      <w:bookmarkStart w:id="378" w:name="_Toc57656053"/>
      <w:r w:rsidRPr="00903DBA">
        <w:t>Initialization</w:t>
      </w:r>
      <w:bookmarkEnd w:id="378"/>
    </w:p>
    <w:p w14:paraId="3E8BC185" w14:textId="127E175B" w:rsidR="00CE2068" w:rsidRPr="00903DBA" w:rsidRDefault="00A5295F" w:rsidP="00A5295F">
      <w:r w:rsidRPr="00903DBA">
        <w:t xml:space="preserve">In C, it is possible to initialize simple and compound variables. Therefore, we need </w:t>
      </w:r>
      <w:ins w:id="379" w:author="Stefan Bjornander" w:date="2015-04-25T17:28:00Z">
        <w:r w:rsidRPr="00903DBA">
          <w:t xml:space="preserve">to check that </w:t>
        </w:r>
      </w:ins>
      <w:del w:id="380" w:author="Stefan Bjornander" w:date="2015-04-25T17:28:00Z">
        <w:r w:rsidRPr="00903DBA" w:rsidDel="00A35C17">
          <w:delText>a way to make sure</w:delText>
        </w:r>
      </w:del>
      <w:ins w:id="381" w:author="Stefan Bjornander" w:date="2015-04-25T17:27:00Z">
        <w:r w:rsidRPr="00903DBA">
          <w:t xml:space="preserve">the </w:t>
        </w:r>
      </w:ins>
      <w:r w:rsidRPr="00903DBA">
        <w:t xml:space="preserve">initialized </w:t>
      </w:r>
      <w:ins w:id="382"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stack.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stack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903DBA" w:rsidRDefault="0083315B" w:rsidP="0083315B">
      <w:r w:rsidRPr="00903DBA">
        <w:t xml:space="preserve">If the variable type is a pointer to a (signed or unsigned) character and the </w:t>
      </w:r>
      <w:proofErr w:type="spellStart"/>
      <w:r w:rsidRPr="00903DBA">
        <w:t>initializator</w:t>
      </w:r>
      <w:proofErr w:type="spellEnd"/>
      <w:r w:rsidRPr="00903DBA">
        <w:t xml:space="preserve"> 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83" w:author="Stefan Bjornander" w:date="2015-04-25T17:33:00Z"/>
        </w:rPr>
        <w:pPrChange w:id="384" w:author="Stefan Bjornander" w:date="2015-04-25T17:33:00Z">
          <w:pPr>
            <w:pStyle w:val="Code"/>
          </w:pPr>
        </w:pPrChange>
      </w:pPr>
      <w:bookmarkStart w:id="385" w:name="_Toc57656054"/>
      <w:r w:rsidRPr="00903DBA">
        <w:t>Auto</w:t>
      </w:r>
      <w:ins w:id="386" w:author="Stefan Bjornander" w:date="2015-04-25T17:33:00Z">
        <w:r w:rsidR="00A5295F" w:rsidRPr="00903DBA">
          <w:t xml:space="preserve"> </w:t>
        </w:r>
      </w:ins>
      <w:r w:rsidR="00A5295F" w:rsidRPr="00903DBA">
        <w:t>Initialization</w:t>
      </w:r>
      <w:bookmarkEnd w:id="385"/>
    </w:p>
    <w:p w14:paraId="53C92E22" w14:textId="3608C146" w:rsidR="00A5295F" w:rsidRPr="00903DBA" w:rsidRDefault="0083315B" w:rsidP="00A5295F">
      <w:r w:rsidRPr="00903DBA">
        <w:t>Auto</w:t>
      </w:r>
      <w:ins w:id="387" w:author="Stefan Bjornander" w:date="2015-04-25T17:33:00Z">
        <w:r w:rsidR="00A5295F" w:rsidRPr="00903DBA">
          <w:t xml:space="preserve"> </w:t>
        </w:r>
      </w:ins>
      <w:r w:rsidR="00A5295F" w:rsidRPr="00903DBA">
        <w:t>initialization</w:t>
      </w:r>
      <w:del w:id="388" w:author="Stefan Bjornander" w:date="2015-04-25T17:33:00Z">
        <w:r w:rsidR="00A5295F" w:rsidRPr="00903DBA" w:rsidDel="004F1667">
          <w:delText xml:space="preserve">  </w:delText>
        </w:r>
      </w:del>
      <w:ins w:id="389" w:author="Stefan Bjornander" w:date="2015-04-25T17:33:00Z">
        <w:r w:rsidR="00A5295F" w:rsidRPr="00903DBA">
          <w:t xml:space="preserve"> occurs when an auto or register </w:t>
        </w:r>
      </w:ins>
      <w:ins w:id="390" w:author="Stefan Bjornander" w:date="2015-04-25T17:34:00Z">
        <w:r w:rsidR="00A5295F" w:rsidRPr="00903DBA">
          <w:t xml:space="preserve">variable becomes </w:t>
        </w:r>
      </w:ins>
      <w:r w:rsidR="00A5295F" w:rsidRPr="00903DBA">
        <w:t>initialized</w:t>
      </w:r>
      <w:ins w:id="391" w:author="Stefan Bjornander" w:date="2015-04-25T17:34:00Z">
        <w:r w:rsidR="00A5295F" w:rsidRPr="00903DBA">
          <w:t xml:space="preserve">. Since the </w:t>
        </w:r>
      </w:ins>
      <w:r w:rsidR="00A5295F" w:rsidRPr="00903DBA">
        <w:t>initialization</w:t>
      </w:r>
      <w:ins w:id="392" w:author="Stefan Bjornander" w:date="2015-04-25T17:34:00Z">
        <w:r w:rsidR="00A5295F" w:rsidRPr="00903DBA">
          <w:t xml:space="preserve"> value can be non-</w:t>
        </w:r>
      </w:ins>
      <w:ins w:id="393" w:author="Stefan Bjornander" w:date="2015-04-25T17:46:00Z">
        <w:r w:rsidR="00A5295F" w:rsidRPr="00903DBA">
          <w:t>constant</w:t>
        </w:r>
      </w:ins>
      <w:ins w:id="394" w:author="Stefan Bjornander" w:date="2015-04-25T17:34:00Z">
        <w:r w:rsidR="00A5295F" w:rsidRPr="00903DBA">
          <w:t xml:space="preserve">, no memory block is created. Instead, </w:t>
        </w:r>
      </w:ins>
      <w:ins w:id="395" w:author="Stefan Bjornander" w:date="2015-04-25T17:46:00Z">
        <w:r w:rsidR="00A5295F" w:rsidRPr="00903DBA">
          <w:t>a se</w:t>
        </w:r>
      </w:ins>
      <w:r w:rsidR="00A5295F" w:rsidRPr="00903DBA">
        <w:t>quence</w:t>
      </w:r>
      <w:ins w:id="396" w:author="Stefan Bjornander" w:date="2015-04-25T17:46:00Z">
        <w:r w:rsidR="00A5295F" w:rsidRPr="00903DBA">
          <w:t xml:space="preserve"> of assign</w:t>
        </w:r>
      </w:ins>
      <w:r w:rsidR="00A5295F" w:rsidRPr="00903DBA">
        <w:t>ment</w:t>
      </w:r>
      <w:ins w:id="397" w:author="Stefan Bjornander" w:date="2015-04-25T17:46:00Z">
        <w:r w:rsidR="00A5295F" w:rsidRPr="00903DBA">
          <w:t xml:space="preserve"> instruction</w:t>
        </w:r>
      </w:ins>
      <w:ins w:id="398" w:author="Stefan Bjornander" w:date="2015-04-25T18:25:00Z">
        <w:r w:rsidR="00A5295F" w:rsidRPr="00903DBA">
          <w:t>s</w:t>
        </w:r>
      </w:ins>
      <w:ins w:id="399" w:author="Stefan Bjornander" w:date="2015-04-25T17:46:00Z">
        <w:r w:rsidR="00A5295F" w:rsidRPr="00903DBA">
          <w:t xml:space="preserve"> is added</w:t>
        </w:r>
      </w:ins>
      <w:r w:rsidR="00A5295F" w:rsidRPr="00903DBA">
        <w:t xml:space="preserve"> to the </w:t>
      </w:r>
      <w:ins w:id="400" w:author="Stefan Bjornander" w:date="2015-04-25T17:46:00Z">
        <w:r w:rsidR="00A5295F" w:rsidRPr="00903DBA">
          <w:t>mid</w:t>
        </w:r>
      </w:ins>
      <w:ins w:id="401" w:author="Stefan Bjornander" w:date="2015-04-25T18:25:00Z">
        <w:r w:rsidR="00A5295F" w:rsidRPr="00903DBA">
          <w:t>dle</w:t>
        </w:r>
      </w:ins>
      <w:ins w:id="402" w:author="Stefan Bjornander" w:date="2015-04-25T17:46:00Z">
        <w:r w:rsidR="00A5295F" w:rsidRPr="00903DBA">
          <w:t xml:space="preserve"> code.</w:t>
        </w:r>
      </w:ins>
    </w:p>
    <w:p w14:paraId="5187DC74" w14:textId="40410CD4" w:rsidR="002C3770" w:rsidRPr="00903DBA" w:rsidRDefault="00E03072" w:rsidP="00E03072">
      <w:pPr>
        <w:pStyle w:val="CodeHeader"/>
      </w:pPr>
      <w:proofErr w:type="spellStart"/>
      <w:r w:rsidRPr="00903DBA">
        <w:rPr>
          <w:highlight w:val="white"/>
        </w:rPr>
        <w:t>GenerateAuto</w:t>
      </w:r>
      <w:r w:rsidR="002F35C1" w:rsidRPr="00903DBA">
        <w:rPr>
          <w:highlight w:val="white"/>
        </w:rPr>
        <w:t>Initializer</w:t>
      </w:r>
      <w:r w:rsidRPr="00903DBA">
        <w:t>.cs</w:t>
      </w:r>
      <w:proofErr w:type="spellEnd"/>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03" w:author="Stefan Bjornander" w:date="2015-04-25T17:29:00Z"/>
        </w:rPr>
        <w:pPrChange w:id="404" w:author="Stefan Bjornander" w:date="2015-04-25T17:29:00Z">
          <w:pPr>
            <w:pStyle w:val="Code"/>
          </w:pPr>
        </w:pPrChange>
      </w:pPr>
      <w:bookmarkStart w:id="405" w:name="_Toc57656055"/>
      <w:ins w:id="406" w:author="Stefan Bjornander" w:date="2015-04-25T17:28:00Z">
        <w:r w:rsidRPr="00903DBA">
          <w:t xml:space="preserve">Static </w:t>
        </w:r>
      </w:ins>
      <w:r w:rsidRPr="00903DBA">
        <w:t>Initialization</w:t>
      </w:r>
      <w:bookmarkEnd w:id="405"/>
    </w:p>
    <w:p w14:paraId="052D947E" w14:textId="77777777" w:rsidR="0083315B" w:rsidRPr="00903DBA" w:rsidRDefault="0083315B" w:rsidP="0083315B">
      <w:ins w:id="407" w:author="Stefan Bjornander" w:date="2015-04-25T17:29:00Z">
        <w:r w:rsidRPr="00903DBA">
          <w:t xml:space="preserve">Static </w:t>
        </w:r>
      </w:ins>
      <w:r w:rsidRPr="00903DBA">
        <w:t>initialization</w:t>
      </w:r>
      <w:ins w:id="408" w:author="Stefan Bjornander" w:date="2015-04-25T17:29:00Z">
        <w:r w:rsidRPr="00903DBA">
          <w:t xml:space="preserve"> occurs when a static variable </w:t>
        </w:r>
      </w:ins>
      <w:r w:rsidRPr="00903DBA">
        <w:t>becomes</w:t>
      </w:r>
      <w:ins w:id="409" w:author="Stefan Bjornander" w:date="2015-04-25T17:29:00Z">
        <w:r w:rsidRPr="00903DBA">
          <w:t xml:space="preserve"> </w:t>
        </w:r>
      </w:ins>
      <w:r w:rsidRPr="00903DBA">
        <w:t>initialized</w:t>
      </w:r>
      <w:ins w:id="410" w:author="Stefan Bjornander" w:date="2015-04-25T17:29:00Z">
        <w:r w:rsidRPr="00903DBA">
          <w:t>.</w:t>
        </w:r>
      </w:ins>
      <w:ins w:id="411" w:author="Stefan Bjornander" w:date="2015-04-25T17:32:00Z">
        <w:r w:rsidRPr="00903DBA">
          <w:t xml:space="preserve"> The </w:t>
        </w:r>
      </w:ins>
      <w:r w:rsidRPr="00903DBA">
        <w:t>initialization</w:t>
      </w:r>
      <w:ins w:id="412" w:author="Stefan Bjornander" w:date="2015-04-25T17:32:00Z">
        <w:r w:rsidRPr="00903DBA">
          <w:t xml:space="preserve"> value has to be constant and known at compile time. No code is generated, instead a m</w:t>
        </w:r>
      </w:ins>
      <w:r w:rsidRPr="00903DBA">
        <w:t>e</w:t>
      </w:r>
      <w:ins w:id="413" w:author="Stefan Bjornander" w:date="2015-04-25T17:32:00Z">
        <w:r w:rsidRPr="00903DBA">
          <w:t>mory block holding the value is created.</w:t>
        </w:r>
      </w:ins>
    </w:p>
    <w:p w14:paraId="3EC9B7BF" w14:textId="4163E835"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need to generate code for initialization of the remaining part</w:t>
      </w:r>
      <w:r w:rsidR="00887961" w:rsidRPr="00903DBA">
        <w:rPr>
          <w:highlight w:val="white"/>
        </w:rPr>
        <w:t>.</w:t>
      </w:r>
    </w:p>
    <w:p w14:paraId="303DAF97" w14:textId="561A01F3" w:rsidR="00E03072" w:rsidRPr="00903DBA" w:rsidRDefault="00E03072" w:rsidP="00E03072">
      <w:pPr>
        <w:pStyle w:val="CodeHeader"/>
      </w:pPr>
      <w:proofErr w:type="spellStart"/>
      <w:r w:rsidRPr="00903DBA">
        <w:rPr>
          <w:highlight w:val="white"/>
        </w:rPr>
        <w:t>GenerateStatic</w:t>
      </w:r>
      <w:r w:rsidR="002F35C1" w:rsidRPr="00903DBA">
        <w:rPr>
          <w:highlight w:val="white"/>
        </w:rPr>
        <w:t>Initializer</w:t>
      </w:r>
      <w:r w:rsidRPr="00903DBA">
        <w:t>.cs</w:t>
      </w:r>
      <w:proofErr w:type="spellEnd"/>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5939E49A" w:rsidR="00517768" w:rsidRPr="00903DBA" w:rsidRDefault="008F4B53" w:rsidP="008F4B53">
      <w:pPr>
        <w:rPr>
          <w:highlight w:val="white"/>
        </w:rPr>
      </w:pPr>
      <w:r w:rsidRPr="00903DBA">
        <w:rPr>
          <w:highlight w:val="white"/>
        </w:rPr>
        <w:t>In case of an arr</w:t>
      </w:r>
      <w:r w:rsidR="006F330B" w:rsidRPr="00903DBA">
        <w:rPr>
          <w:highlight w:val="white"/>
        </w:rPr>
        <w:t>a</w:t>
      </w:r>
      <w:r w:rsidRPr="00903DBA">
        <w:rPr>
          <w:highlight w:val="white"/>
        </w:rPr>
        <w:t xml:space="preserve">y, we set the array size to the list size if undefined. If the array is defined, we check </w:t>
      </w:r>
      <w:proofErr w:type="spellStart"/>
      <w:r w:rsidRPr="00903DBA">
        <w:rPr>
          <w:highlight w:val="white"/>
        </w:rPr>
        <w:t>thet</w:t>
      </w:r>
      <w:proofErr w:type="spellEnd"/>
      <w:r w:rsidRPr="00903DBA">
        <w:rPr>
          <w:highlight w:val="white"/>
        </w:rPr>
        <w:t xml:space="preserve">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14" w:name="_Toc57656056"/>
      <w:r w:rsidRPr="00903DBA">
        <w:rPr>
          <w:rStyle w:val="KeyWord0"/>
          <w:b/>
          <w:bCs/>
          <w:highlight w:val="white"/>
        </w:rPr>
        <w:t>Modify Initializer</w:t>
      </w:r>
      <w:bookmarkEnd w:id="414"/>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proofErr w:type="spellStart"/>
      <w:r w:rsidRPr="00903DBA">
        <w:rPr>
          <w:highlight w:val="white"/>
        </w:rPr>
        <w:t>Modify</w:t>
      </w:r>
      <w:r w:rsidR="002F35C1" w:rsidRPr="00903DBA">
        <w:rPr>
          <w:highlight w:val="white"/>
        </w:rPr>
        <w:t>Initializer</w:t>
      </w:r>
      <w:r w:rsidRPr="00903DBA">
        <w:t>.cs</w:t>
      </w:r>
      <w:proofErr w:type="spellEnd"/>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15" w:name="_Ref54016586"/>
      <w:bookmarkStart w:id="416" w:name="_Ref54016644"/>
      <w:bookmarkStart w:id="417" w:name="_Toc57656057"/>
      <w:r w:rsidRPr="00903DBA">
        <w:t>Middle Code Optimization</w:t>
      </w:r>
      <w:bookmarkEnd w:id="216"/>
      <w:bookmarkEnd w:id="415"/>
      <w:bookmarkEnd w:id="416"/>
      <w:bookmarkEnd w:id="417"/>
    </w:p>
    <w:p w14:paraId="779FB1F9" w14:textId="58962334" w:rsidR="002B4A6D" w:rsidRPr="00903DBA" w:rsidRDefault="00EE1DCA" w:rsidP="00EE1DCA">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but most parts are likely to be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p>
    <w:p w14:paraId="55732D1B" w14:textId="77777777" w:rsidR="00EE1DCA" w:rsidRPr="00903DBA" w:rsidRDefault="00714B9B" w:rsidP="00EE1DCA">
      <w:r w:rsidRPr="00903DBA">
        <w:t xml:space="preserve">There is a set of </w:t>
      </w:r>
      <w:r w:rsidR="002B4A6D" w:rsidRPr="00903DBA">
        <w:t xml:space="preserve">optimizations </w:t>
      </w:r>
      <w:r w:rsidRPr="00903DBA">
        <w:t>available:</w:t>
      </w:r>
    </w:p>
    <w:p w14:paraId="3E964A90" w14:textId="77777777" w:rsidR="00EA63F3" w:rsidRPr="00903DBA" w:rsidRDefault="00363F07" w:rsidP="00477426">
      <w:pPr>
        <w:pStyle w:val="SourceCodeBoxText"/>
        <w:framePr w:wrap="around"/>
      </w:pPr>
      <w:r w:rsidRPr="00903DBA">
        <w:t>We clear goto-next-statement</w:t>
      </w:r>
      <w:r w:rsidR="005B57BC" w:rsidRPr="00903DBA">
        <w:t>s</w:t>
      </w:r>
      <w:r w:rsidR="000428CE" w:rsidRPr="00903DBA">
        <w:t>: jumps to the next line.</w:t>
      </w:r>
    </w:p>
    <w:p w14:paraId="26B7436A" w14:textId="77777777" w:rsidR="00AB644E" w:rsidRPr="00903DBA" w:rsidRDefault="00AB644E" w:rsidP="00477426">
      <w:pPr>
        <w:pStyle w:val="SourceCodeBoxText"/>
        <w:framePr w:wrap="around"/>
      </w:pPr>
      <w:r w:rsidRPr="00903DBA">
        <w:t>We also modify goto-next-double-statements:</w:t>
      </w:r>
      <w:r w:rsidR="002A41AC" w:rsidRPr="00903DBA">
        <w:t xml:space="preserve"> an conditional jump</w:t>
      </w:r>
      <w:r w:rsidRPr="00903DBA">
        <w:t xml:space="preserve"> instruction that jumps two steps ahead and is followed by an unconditional jump instruction</w:t>
      </w:r>
      <w:r w:rsidR="00BB0F80" w:rsidRPr="00903DBA">
        <w:t>.</w:t>
      </w:r>
    </w:p>
    <w:p w14:paraId="5FA20FD3" w14:textId="77777777" w:rsidR="00AB644E" w:rsidRPr="00903DBA" w:rsidRDefault="00A0404F" w:rsidP="00477426">
      <w:pPr>
        <w:pStyle w:val="SourceCodeBoxText"/>
        <w:framePr w:wrap="around"/>
      </w:pPr>
      <w:r w:rsidRPr="00903DBA">
        <w:t xml:space="preserve">We trace goto-chains: jump instructions that </w:t>
      </w:r>
      <w:r w:rsidR="00A9649B" w:rsidRPr="00903DBA">
        <w:t>jump to other jump instructions.</w:t>
      </w:r>
    </w:p>
    <w:p w14:paraId="6745F515" w14:textId="77777777" w:rsidR="0029261D" w:rsidRPr="00903DBA" w:rsidRDefault="0029261D" w:rsidP="00477426">
      <w:pPr>
        <w:pStyle w:val="SourceCodeBoxText"/>
        <w:framePr w:wrap="around"/>
      </w:pPr>
      <w:r w:rsidRPr="00903DBA">
        <w:t>We clear unreachable code: code that is not reachable from the first function instruction.</w:t>
      </w:r>
    </w:p>
    <w:p w14:paraId="01D801E5" w14:textId="77777777" w:rsidR="00E444D6" w:rsidRPr="00903DBA" w:rsidRDefault="001B2E15" w:rsidP="00477426">
      <w:pPr>
        <w:pStyle w:val="SourceCodeBoxText"/>
        <w:framePr w:wrap="around"/>
      </w:pPr>
      <w:r w:rsidRPr="00903DBA">
        <w:t>We remove empty code: code that has been cleared by the optimization above.</w:t>
      </w:r>
    </w:p>
    <w:p w14:paraId="56CD6ACF" w14:textId="4FA7C097" w:rsidR="001B2E15" w:rsidRPr="00903DBA" w:rsidRDefault="00E444D6" w:rsidP="00E444D6">
      <w:r w:rsidRPr="00903DBA">
        <w:t>Since the</w:t>
      </w:r>
      <w:r w:rsidR="00237ECB" w:rsidRPr="00903DBA">
        <w:t xml:space="preserve"> optimization methods</w:t>
      </w:r>
      <w:r w:rsidR="00D073EF" w:rsidRPr="00903DBA">
        <w:t xml:space="preserve"> may</w:t>
      </w:r>
      <w:r w:rsidRPr="00903DBA">
        <w:t xml:space="preserve"> reveal new </w:t>
      </w:r>
      <w:r w:rsidR="00A61ED5" w:rsidRPr="00903DBA">
        <w:t>optimization</w:t>
      </w:r>
      <w:r w:rsidRPr="00903DBA">
        <w:t xml:space="preserve"> </w:t>
      </w:r>
      <w:r w:rsidR="00A61ED5" w:rsidRPr="00903DBA">
        <w:t>opportunities</w:t>
      </w:r>
      <w:r w:rsidR="00C002BA" w:rsidRPr="00903DBA">
        <w:t>,</w:t>
      </w:r>
      <w:r w:rsidRPr="00903DBA">
        <w:t xml:space="preserve"> we need to repeat them </w:t>
      </w:r>
      <w:r w:rsidR="00BA6525" w:rsidRPr="00903DBA">
        <w:t>until we do not detect any more opportunity.</w:t>
      </w:r>
      <w:r w:rsidR="00B42535" w:rsidRPr="00903DBA">
        <w:t xml:space="preserve"> The field </w:t>
      </w:r>
      <w:proofErr w:type="spellStart"/>
      <w:r w:rsidR="00B42535" w:rsidRPr="00903DBA">
        <w:rPr>
          <w:rStyle w:val="CodeInText"/>
        </w:rPr>
        <w:t>m_update</w:t>
      </w:r>
      <w:proofErr w:type="spellEnd"/>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proofErr w:type="spellStart"/>
      <w:r w:rsidRPr="00903DBA">
        <w:t>MiddleCodeOptimizor.cs</w:t>
      </w:r>
      <w:proofErr w:type="spellEnd"/>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48353733" w:rsidR="00F303A6" w:rsidRPr="00903DBA" w:rsidRDefault="00CA0E05" w:rsidP="00CA0E05">
      <w:pPr>
        <w:rPr>
          <w:highlight w:val="white"/>
        </w:rPr>
      </w:pPr>
      <w:r w:rsidRPr="00903DBA">
        <w:rPr>
          <w:highlight w:val="white"/>
        </w:rPr>
        <w:t xml:space="preserve">This is 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lastRenderedPageBreak/>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18" w:name="_Toc57656058"/>
      <w:r w:rsidRPr="00903DBA">
        <w:t>Object to Integer Addresses</w:t>
      </w:r>
      <w:bookmarkEnd w:id="418"/>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19" w:name="_Toc57656059"/>
      <w:r>
        <w:t>Jump</w:t>
      </w:r>
      <w:r w:rsidR="001B6658" w:rsidRPr="00903DBA">
        <w:t xml:space="preserve"> Next Instructions</w:t>
      </w:r>
      <w:bookmarkEnd w:id="419"/>
    </w:p>
    <w:p w14:paraId="7A9F02C3" w14:textId="4ACBDBB6" w:rsidR="001B6658" w:rsidRPr="00903DBA" w:rsidRDefault="001B6658" w:rsidP="001B6658">
      <w:r w:rsidRPr="00903DBA">
        <w:t xml:space="preserve">In some cases, there may be </w:t>
      </w:r>
      <w:proofErr w:type="spellStart"/>
      <w:r w:rsidRPr="00903DBA">
        <w:t>goto</w:t>
      </w:r>
      <w:proofErr w:type="spellEnd"/>
      <w:r w:rsidRPr="00903DBA">
        <w:t xml:space="preserve"> instructions that just jump to the next instructions.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r w:rsidR="001A05A4" w:rsidRPr="00903DBA">
        <w:t xml:space="preserve"> For instance:</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lastRenderedPageBreak/>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20" w:name="_Toc57656060"/>
      <w:r w:rsidRPr="00903DBA">
        <w:t>Next-</w:t>
      </w:r>
      <w:r w:rsidR="00795872" w:rsidRPr="00903DBA">
        <w:t xml:space="preserve">Double </w:t>
      </w:r>
      <w:r w:rsidR="00C0170C">
        <w:t>Jump</w:t>
      </w:r>
      <w:r w:rsidR="00036C5E" w:rsidRPr="00903DBA">
        <w:t xml:space="preserve"> </w:t>
      </w:r>
      <w:r w:rsidR="00795872" w:rsidRPr="00903DBA">
        <w:t>Statements</w:t>
      </w:r>
      <w:bookmarkEnd w:id="420"/>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1616E2C4" w14:textId="02E76E44" w:rsidR="005A0A21" w:rsidRPr="00903DBA" w:rsidRDefault="005A0A21" w:rsidP="008616EC">
            <w:pPr>
              <w:pStyle w:val="Code"/>
            </w:pPr>
            <w:r w:rsidRPr="00903DBA">
              <w:t xml:space="preserve">3. </w:t>
            </w:r>
            <w:r w:rsidR="00E2129D" w:rsidRPr="00903DBA">
              <w:t>...</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6388A575" w14:textId="77777777" w:rsidR="005A0A21" w:rsidRPr="00903DBA" w:rsidRDefault="005A0A21" w:rsidP="008616EC">
            <w:pPr>
              <w:pStyle w:val="Code"/>
            </w:pPr>
            <w:r w:rsidRPr="00903DBA">
              <w:t>3. ...</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lastRenderedPageBreak/>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21" w:name="_Toc57656061"/>
      <w:r>
        <w:t>Jump</w:t>
      </w:r>
      <w:r w:rsidR="00036C5E" w:rsidRPr="00903DBA">
        <w:t xml:space="preserve"> Chains</w:t>
      </w:r>
      <w:bookmarkEnd w:id="421"/>
    </w:p>
    <w:p w14:paraId="0879AD9F" w14:textId="242FC810" w:rsidR="00134AB7" w:rsidRPr="00903DBA" w:rsidRDefault="00134AB7" w:rsidP="00134AB7">
      <w:r w:rsidRPr="00903DBA">
        <w:t xml:space="preserve">A </w:t>
      </w:r>
      <w:proofErr w:type="spellStart"/>
      <w:r w:rsidRPr="00903DBA">
        <w:t>goto</w:t>
      </w:r>
      <w:proofErr w:type="spellEnd"/>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09F9F1E7" w:rsidR="004B06A6" w:rsidRPr="00903DBA" w:rsidRDefault="004B06A6" w:rsidP="004B06A6">
            <w:r w:rsidRPr="00903DBA">
              <w:t>(a) Before</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35F80DCA" w:rsidR="004B06A6" w:rsidRPr="00903DBA" w:rsidRDefault="004B06A6" w:rsidP="004B06A6">
            <w:r w:rsidRPr="00903DBA">
              <w:t>(b) After</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 xml:space="preserve">trace the </w:t>
      </w:r>
      <w:proofErr w:type="spellStart"/>
      <w:r w:rsidR="003C4673" w:rsidRPr="00903DBA">
        <w:rPr>
          <w:highlight w:val="white"/>
        </w:rPr>
        <w:t>goto</w:t>
      </w:r>
      <w:proofErr w:type="spellEnd"/>
      <w:r w:rsidR="003C4673" w:rsidRPr="00903DBA">
        <w:rPr>
          <w:highlight w:val="white"/>
        </w:rPr>
        <w:t xml:space="preserve">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lastRenderedPageBreak/>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22" w:name="_Toc57656062"/>
      <w:r w:rsidRPr="00903DBA">
        <w:t>Remove</w:t>
      </w:r>
      <w:r w:rsidR="00036C5E" w:rsidRPr="00903DBA">
        <w:t xml:space="preserve"> Unreachable Code</w:t>
      </w:r>
      <w:bookmarkEnd w:id="422"/>
    </w:p>
    <w:p w14:paraId="5FEB95F3" w14:textId="07DFD868" w:rsidR="0085318F" w:rsidRPr="00903DBA"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lastRenderedPageBreak/>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23" w:name="_Toc57656063"/>
      <w:r w:rsidRPr="00903DBA">
        <w:t>Remove Push-Pop Chains</w:t>
      </w:r>
      <w:bookmarkEnd w:id="423"/>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24" w:name="_Toc57656064"/>
      <w:r w:rsidRPr="00903DBA">
        <w:t>Merge</w:t>
      </w:r>
      <w:r w:rsidR="00E33CCC" w:rsidRPr="00903DBA">
        <w:t xml:space="preserve"> Pop-Push Chains</w:t>
      </w:r>
      <w:bookmarkEnd w:id="424"/>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lastRenderedPageBreak/>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25" w:name="_Toc57656065"/>
      <w:r w:rsidRPr="00903DBA">
        <w:t>Change Top-Pop to Pop</w:t>
      </w:r>
      <w:bookmarkEnd w:id="425"/>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63670FC5" w:rsidR="0007123C" w:rsidRPr="00903DBA" w:rsidRDefault="0007123C" w:rsidP="000137CF">
      <w:pPr>
        <w:pStyle w:val="Rubrik3"/>
        <w:rPr>
          <w:highlight w:val="white"/>
        </w:rPr>
      </w:pPr>
      <w:bookmarkStart w:id="426" w:name="_Toc57656066"/>
      <w:r w:rsidRPr="00903DBA">
        <w:rPr>
          <w:highlight w:val="white"/>
        </w:rPr>
        <w:t>Merge Binary</w:t>
      </w:r>
      <w:bookmarkEnd w:id="426"/>
    </w:p>
    <w:p w14:paraId="093BFA3E" w14:textId="7777777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27" w:name="_Toc57656067"/>
      <w:r w:rsidRPr="00903DBA">
        <w:rPr>
          <w:highlight w:val="white"/>
        </w:rPr>
        <w:t>Sema</w:t>
      </w:r>
      <w:r w:rsidR="0007123C" w:rsidRPr="00903DBA">
        <w:rPr>
          <w:highlight w:val="white"/>
        </w:rPr>
        <w:t>n</w:t>
      </w:r>
      <w:r w:rsidRPr="00903DBA">
        <w:rPr>
          <w:highlight w:val="white"/>
        </w:rPr>
        <w:t>tic Optimization</w:t>
      </w:r>
      <w:bookmarkEnd w:id="427"/>
    </w:p>
    <w:p w14:paraId="08F62FF6" w14:textId="2330DFA0"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lastRenderedPageBreak/>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 xml:space="preserve">Binary </w:t>
            </w:r>
            <w:proofErr w:type="spellStart"/>
            <w:r w:rsidRPr="00903DBA">
              <w:rPr>
                <w:highlight w:val="white"/>
              </w:rPr>
              <w:t>Addtition</w:t>
            </w:r>
            <w:proofErr w:type="spellEnd"/>
          </w:p>
        </w:tc>
        <w:tc>
          <w:tcPr>
            <w:tcW w:w="3117" w:type="dxa"/>
          </w:tcPr>
          <w:p w14:paraId="436B5C43" w14:textId="77777777" w:rsidR="00626651" w:rsidRPr="00903DBA" w:rsidRDefault="009540AE" w:rsidP="00C858E7">
            <w:pPr>
              <w:rPr>
                <w:highlight w:val="white"/>
              </w:rPr>
            </w:pPr>
            <w:r w:rsidRPr="00903DBA">
              <w:rPr>
                <w:highlight w:val="white"/>
              </w:rPr>
              <w:t xml:space="preserve">0 + </w:t>
            </w:r>
            <w:proofErr w:type="spellStart"/>
            <w:r w:rsidRPr="00903DBA">
              <w:rPr>
                <w:highlight w:val="white"/>
              </w:rPr>
              <w:t>i</w:t>
            </w:r>
            <w:proofErr w:type="spellEnd"/>
          </w:p>
          <w:p w14:paraId="60AD2F4E" w14:textId="6F9D55B6" w:rsidR="00A45E3D" w:rsidRPr="00903DBA" w:rsidRDefault="00A45E3D" w:rsidP="00C858E7">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6F506207" w14:textId="77777777" w:rsidR="00626651" w:rsidRPr="00903DBA" w:rsidRDefault="009540AE" w:rsidP="00C858E7">
            <w:pPr>
              <w:rPr>
                <w:highlight w:val="white"/>
              </w:rPr>
            </w:pPr>
            <w:proofErr w:type="spellStart"/>
            <w:r w:rsidRPr="00903DBA">
              <w:rPr>
                <w:highlight w:val="white"/>
              </w:rPr>
              <w:t>i</w:t>
            </w:r>
            <w:proofErr w:type="spellEnd"/>
          </w:p>
          <w:p w14:paraId="6EFCC08A" w14:textId="79CDA65E" w:rsidR="00A45E3D" w:rsidRPr="00903DBA" w:rsidRDefault="00A45E3D" w:rsidP="00C858E7">
            <w:pPr>
              <w:rPr>
                <w:highlight w:val="white"/>
              </w:rPr>
            </w:pPr>
            <w:proofErr w:type="spellStart"/>
            <w:r w:rsidRPr="00903DBA">
              <w:rPr>
                <w:highlight w:val="white"/>
              </w:rPr>
              <w:t>i</w:t>
            </w:r>
            <w:proofErr w:type="spellEnd"/>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 xml:space="preserve">0 - </w:t>
            </w:r>
            <w:proofErr w:type="spellStart"/>
            <w:r w:rsidRPr="00903DBA">
              <w:rPr>
                <w:highlight w:val="white"/>
              </w:rPr>
              <w:t>i</w:t>
            </w:r>
            <w:proofErr w:type="spellEnd"/>
          </w:p>
          <w:p w14:paraId="18B81501" w14:textId="41C6A0EB" w:rsidR="00A45E3D" w:rsidRPr="00903DBA" w:rsidRDefault="00A45E3D" w:rsidP="009540AE">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01F34DAD" w14:textId="77777777" w:rsidR="009540AE" w:rsidRPr="00903DBA" w:rsidRDefault="001A32BA" w:rsidP="009540AE">
            <w:pPr>
              <w:rPr>
                <w:highlight w:val="white"/>
              </w:rPr>
            </w:pPr>
            <w:r w:rsidRPr="00903DBA">
              <w:rPr>
                <w:highlight w:val="white"/>
              </w:rPr>
              <w:t>-</w:t>
            </w:r>
            <w:proofErr w:type="spellStart"/>
            <w:r w:rsidRPr="00903DBA">
              <w:rPr>
                <w:highlight w:val="white"/>
              </w:rPr>
              <w:t>i</w:t>
            </w:r>
            <w:proofErr w:type="spellEnd"/>
          </w:p>
          <w:p w14:paraId="690A8554" w14:textId="6DF7A3A9" w:rsidR="00A45E3D" w:rsidRPr="00903DBA" w:rsidRDefault="00A45E3D" w:rsidP="009540AE">
            <w:pPr>
              <w:rPr>
                <w:highlight w:val="white"/>
              </w:rPr>
            </w:pPr>
            <w:proofErr w:type="spellStart"/>
            <w:r w:rsidRPr="00903DBA">
              <w:rPr>
                <w:highlight w:val="white"/>
              </w:rPr>
              <w:t>i</w:t>
            </w:r>
            <w:proofErr w:type="spellEnd"/>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 xml:space="preserve">0 * </w:t>
            </w:r>
            <w:proofErr w:type="spellStart"/>
            <w:r w:rsidRPr="00903DBA">
              <w:rPr>
                <w:highlight w:val="white"/>
              </w:rPr>
              <w:t>i</w:t>
            </w:r>
            <w:proofErr w:type="spellEnd"/>
          </w:p>
          <w:p w14:paraId="24A6E723" w14:textId="77777777" w:rsidR="004975C3" w:rsidRPr="00903DBA" w:rsidRDefault="004975C3" w:rsidP="004975C3">
            <w:pPr>
              <w:rPr>
                <w:highlight w:val="white"/>
              </w:rPr>
            </w:pPr>
            <w:r w:rsidRPr="00903DBA">
              <w:rPr>
                <w:highlight w:val="white"/>
              </w:rPr>
              <w:t xml:space="preserve">1 * </w:t>
            </w:r>
            <w:proofErr w:type="spellStart"/>
            <w:r w:rsidRPr="00903DBA">
              <w:rPr>
                <w:highlight w:val="white"/>
              </w:rPr>
              <w:t>i</w:t>
            </w:r>
            <w:proofErr w:type="spellEnd"/>
          </w:p>
          <w:p w14:paraId="31FDE882"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0</w:t>
            </w:r>
          </w:p>
          <w:p w14:paraId="344A7630" w14:textId="74CD7EF1"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proofErr w:type="spellStart"/>
            <w:r w:rsidRPr="00903DBA">
              <w:rPr>
                <w:highlight w:val="white"/>
              </w:rPr>
              <w:t>i</w:t>
            </w:r>
            <w:proofErr w:type="spellEnd"/>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proofErr w:type="spellStart"/>
            <w:r w:rsidRPr="00903DBA">
              <w:rPr>
                <w:highlight w:val="white"/>
              </w:rPr>
              <w:t>i</w:t>
            </w:r>
            <w:proofErr w:type="spellEnd"/>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p w14:paraId="1AC72B5B" w14:textId="3F19E3EB"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5F4979D3" w14:textId="77777777" w:rsidR="004975C3" w:rsidRPr="00903DBA" w:rsidRDefault="004975C3" w:rsidP="004975C3">
            <w:pPr>
              <w:rPr>
                <w:highlight w:val="white"/>
              </w:rPr>
            </w:pPr>
            <w:proofErr w:type="spellStart"/>
            <w:r w:rsidRPr="00903DBA">
              <w:rPr>
                <w:highlight w:val="white"/>
              </w:rPr>
              <w:t>i</w:t>
            </w:r>
            <w:proofErr w:type="spellEnd"/>
          </w:p>
          <w:p w14:paraId="65D6F934" w14:textId="20D36A1F" w:rsidR="004975C3" w:rsidRPr="00903DBA" w:rsidRDefault="004975C3" w:rsidP="004975C3">
            <w:pPr>
              <w:rPr>
                <w:highlight w:val="white"/>
              </w:rPr>
            </w:pPr>
            <w:proofErr w:type="spellStart"/>
            <w:r w:rsidRPr="00903DBA">
              <w:rPr>
                <w:highlight w:val="white"/>
              </w:rPr>
              <w:t>i</w:t>
            </w:r>
            <w:proofErr w:type="spellEnd"/>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 xml:space="preserve">0 + </w:t>
      </w:r>
      <w:proofErr w:type="spellStart"/>
      <w:r w:rsidR="009073A9" w:rsidRPr="00903DBA">
        <w:rPr>
          <w:highlight w:val="white"/>
        </w:rPr>
        <w:t>i</w:t>
      </w:r>
      <w:proofErr w:type="spellEnd"/>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lastRenderedPageBreak/>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proofErr w:type="spellStart"/>
      <w:r w:rsidR="009C25B9" w:rsidRPr="00903DBA">
        <w:rPr>
          <w:highlight w:val="white"/>
        </w:rPr>
        <w:t>i</w:t>
      </w:r>
      <w:proofErr w:type="spellEnd"/>
      <w:r w:rsidR="009C25B9" w:rsidRPr="00903DBA">
        <w:rPr>
          <w:highlight w:val="white"/>
        </w:rPr>
        <w:t xml:space="preserve"> + 0 or </w:t>
      </w:r>
      <w:proofErr w:type="spellStart"/>
      <w:r w:rsidR="009C25B9" w:rsidRPr="00903DBA">
        <w:rPr>
          <w:highlight w:val="white"/>
        </w:rPr>
        <w:t>i</w:t>
      </w:r>
      <w:proofErr w:type="spellEnd"/>
      <w:r w:rsidR="009C25B9" w:rsidRPr="00903DBA">
        <w:rPr>
          <w:highlight w:val="white"/>
        </w:rPr>
        <w:t xml:space="preserve">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lastRenderedPageBreak/>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59384747" w:rsidR="008B7EFC" w:rsidRPr="00903DBA"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r w:rsidR="00EF6577" w:rsidRPr="00903DBA">
        <w:rPr>
          <w:highlight w:val="white"/>
        </w:rPr>
        <w:t xml:space="preserve"> For instance, the following sequence</w:t>
      </w:r>
    </w:p>
    <w:p w14:paraId="6950B800" w14:textId="274A5D86" w:rsidR="00EF6577" w:rsidRPr="00903DBA" w:rsidRDefault="00EF6577" w:rsidP="00EF6577">
      <w:pPr>
        <w:pStyle w:val="Code"/>
        <w:rPr>
          <w:highlight w:val="white"/>
        </w:rPr>
      </w:pPr>
      <w:r w:rsidRPr="00903DBA">
        <w:rPr>
          <w:highlight w:val="white"/>
        </w:rPr>
        <w:t>t1 = i + 0</w:t>
      </w:r>
    </w:p>
    <w:p w14:paraId="6AF2A190" w14:textId="7C11761E" w:rsidR="00EF6577" w:rsidRPr="00903DBA" w:rsidRDefault="00EF6577" w:rsidP="00EF6577">
      <w:pPr>
        <w:pStyle w:val="Code"/>
        <w:rPr>
          <w:highlight w:val="white"/>
        </w:rPr>
      </w:pPr>
      <w:r w:rsidRPr="00903DBA">
        <w:rPr>
          <w:highlight w:val="white"/>
        </w:rPr>
        <w:t>j = t1</w:t>
      </w:r>
    </w:p>
    <w:p w14:paraId="44ED675E" w14:textId="23876102" w:rsidR="00EF6577" w:rsidRPr="00903DBA" w:rsidRDefault="00EF6577" w:rsidP="00EF6577">
      <w:pPr>
        <w:pStyle w:val="Code"/>
        <w:rPr>
          <w:highlight w:val="white"/>
        </w:rPr>
      </w:pPr>
      <w:r w:rsidRPr="00903DBA">
        <w:rPr>
          <w:highlight w:val="white"/>
        </w:rPr>
        <w:t>k = t1</w:t>
      </w:r>
    </w:p>
    <w:p w14:paraId="4948CA57" w14:textId="7236BC1D" w:rsidR="00EF6577" w:rsidRPr="00903DBA" w:rsidRDefault="00EF6577" w:rsidP="00EF6577">
      <w:pPr>
        <w:rPr>
          <w:highlight w:val="white"/>
        </w:rPr>
      </w:pPr>
      <w:r w:rsidRPr="00903DBA">
        <w:rPr>
          <w:highlight w:val="white"/>
        </w:rPr>
        <w:t xml:space="preserve">will be changed to </w:t>
      </w:r>
    </w:p>
    <w:p w14:paraId="5AE44DA3" w14:textId="2DE63AA3" w:rsidR="00EF6577" w:rsidRPr="00903DBA" w:rsidRDefault="00EF6577" w:rsidP="00EF6577">
      <w:pPr>
        <w:pStyle w:val="Code"/>
        <w:rPr>
          <w:highlight w:val="white"/>
        </w:rPr>
      </w:pPr>
      <w:r w:rsidRPr="00903DBA">
        <w:rPr>
          <w:highlight w:val="white"/>
        </w:rPr>
        <w:t>j = i</w:t>
      </w:r>
    </w:p>
    <w:p w14:paraId="03834920" w14:textId="50C229A5" w:rsidR="00EF6577" w:rsidRPr="00903DBA" w:rsidRDefault="00EF6577" w:rsidP="00EF6577">
      <w:pPr>
        <w:pStyle w:val="Code"/>
        <w:rPr>
          <w:highlight w:val="white"/>
        </w:rPr>
      </w:pPr>
      <w:r w:rsidRPr="00903DBA">
        <w:rPr>
          <w:highlight w:val="white"/>
        </w:rPr>
        <w:t>k = i</w:t>
      </w:r>
    </w:p>
    <w:p w14:paraId="0A512D51" w14:textId="77777777"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lastRenderedPageBreak/>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28" w:name="_Toc57656068"/>
      <w:r w:rsidRPr="00903DBA">
        <w:rPr>
          <w:highlight w:val="white"/>
        </w:rPr>
        <w:t>Optimize Relation Expression</w:t>
      </w:r>
      <w:bookmarkEnd w:id="428"/>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903DBA" w14:paraId="4ED480EB" w14:textId="77777777" w:rsidTr="00626D3B">
        <w:tc>
          <w:tcPr>
            <w:tcW w:w="3116" w:type="dxa"/>
          </w:tcPr>
          <w:p w14:paraId="4C345EF5" w14:textId="33298168" w:rsidR="0099303B" w:rsidRPr="00903DBA" w:rsidRDefault="0099303B" w:rsidP="00626D3B">
            <w:pPr>
              <w:pStyle w:val="Code"/>
            </w:pPr>
            <w:r w:rsidRPr="00903DBA">
              <w:t>1. if 1</w:t>
            </w:r>
            <w:r w:rsidR="009D3D28" w:rsidRPr="00903DBA">
              <w:t>0</w:t>
            </w:r>
            <w:r w:rsidRPr="00903DBA">
              <w:t xml:space="preserve"> &lt; </w:t>
            </w:r>
            <w:r w:rsidR="009D3D28" w:rsidRPr="00903DBA">
              <w:t>i</w:t>
            </w:r>
            <w:r w:rsidRPr="00903DBA">
              <w:t xml:space="preserve"> goto </w:t>
            </w:r>
            <w:r w:rsidR="009D3D28" w:rsidRPr="00903DBA">
              <w:t>2</w:t>
            </w:r>
            <w:r w:rsidRPr="00903DBA">
              <w:t>0</w:t>
            </w:r>
          </w:p>
        </w:tc>
        <w:tc>
          <w:tcPr>
            <w:tcW w:w="3117" w:type="dxa"/>
          </w:tcPr>
          <w:p w14:paraId="775A566A" w14:textId="0ABB737F" w:rsidR="0099303B" w:rsidRPr="00903DBA" w:rsidRDefault="0099303B" w:rsidP="00626D3B">
            <w:pPr>
              <w:pStyle w:val="Code"/>
              <w:rPr>
                <w:i/>
                <w:iCs/>
              </w:rPr>
            </w:pPr>
            <w:r w:rsidRPr="00903DBA">
              <w:t xml:space="preserve">1. if </w:t>
            </w:r>
            <w:r w:rsidR="009D3D28" w:rsidRPr="00903DBA">
              <w:t>i</w:t>
            </w:r>
            <w:r w:rsidRPr="00903DBA">
              <w:t xml:space="preserve"> &gt; 1</w:t>
            </w:r>
            <w:r w:rsidR="009D3D28" w:rsidRPr="00903DBA">
              <w:t>0</w:t>
            </w:r>
            <w:r w:rsidRPr="00903DBA">
              <w:t xml:space="preserve"> goto </w:t>
            </w:r>
            <w:r w:rsidR="009D3D28" w:rsidRPr="00903DBA">
              <w:t>2</w:t>
            </w:r>
            <w:r w:rsidRPr="00903DBA">
              <w:t>0</w:t>
            </w:r>
          </w:p>
        </w:tc>
        <w:tc>
          <w:tcPr>
            <w:tcW w:w="3117" w:type="dxa"/>
          </w:tcPr>
          <w:p w14:paraId="5FB21B77" w14:textId="77777777" w:rsidR="0099303B" w:rsidRPr="00903DBA" w:rsidRDefault="0099303B" w:rsidP="00626D3B">
            <w:pPr>
              <w:pStyle w:val="Code"/>
            </w:pPr>
          </w:p>
        </w:tc>
      </w:tr>
    </w:tbl>
    <w:p w14:paraId="3053CBCA" w14:textId="084F6186"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7BC3" w:rsidRPr="00903DBA">
        <w:rPr>
          <w:highlight w:val="white"/>
        </w:rPr>
        <w:t>7</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lastRenderedPageBreak/>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29"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29"/>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30" w:name="_Toc57656070"/>
      <w:r w:rsidRPr="00903DBA">
        <w:t>Remove Trivial Assignment</w:t>
      </w:r>
      <w:bookmarkEnd w:id="430"/>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31" w:name="_Toc57656071"/>
      <w:r w:rsidRPr="00903DBA">
        <w:t xml:space="preserve">Remove </w:t>
      </w:r>
      <w:r w:rsidR="00F03A18" w:rsidRPr="00903DBA">
        <w:t>Cleared</w:t>
      </w:r>
      <w:r w:rsidRPr="00903DBA">
        <w:t xml:space="preserve"> Code</w:t>
      </w:r>
      <w:bookmarkEnd w:id="431"/>
    </w:p>
    <w:p w14:paraId="37E1B19C" w14:textId="7B1ED394"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5031" w:rsidRPr="00903DBA">
        <w:t>it does</w:t>
      </w:r>
      <w:r w:rsidRPr="00903DBA">
        <w:t xml:space="preserve"> not generate </w:t>
      </w:r>
      <w:r w:rsidR="00896B61" w:rsidRPr="00903DBA">
        <w:t>target</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lastRenderedPageBreak/>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32" w:name="_Ref54016612"/>
      <w:bookmarkStart w:id="433" w:name="_Ref54016688"/>
      <w:bookmarkStart w:id="434" w:name="_Toc57656072"/>
      <w:r w:rsidRPr="00903DBA">
        <w:lastRenderedPageBreak/>
        <w:t>Assembly Code Generation</w:t>
      </w:r>
      <w:bookmarkEnd w:id="432"/>
      <w:bookmarkEnd w:id="433"/>
      <w:bookmarkEnd w:id="434"/>
    </w:p>
    <w:p w14:paraId="70E477B9" w14:textId="277CFAE1"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903DBA">
        <w:rPr>
          <w:rStyle w:val="Italic"/>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the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35" w:name="_Toc57656073"/>
      <w:r w:rsidRPr="00903DBA">
        <w:t>Runtime Management</w:t>
      </w:r>
      <w:bookmarkEnd w:id="435"/>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01698F55"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local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same function can be called by both elliptic and non-elliptic functions.</w:t>
      </w:r>
    </w:p>
    <w:p w14:paraId="278CA7F9" w14:textId="694B4415" w:rsidR="007D46D3"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The return address, regular and frame pointers of the calling function are stored at the beginning of the activation record of the called function.</w:t>
      </w:r>
    </w:p>
    <w:p w14:paraId="6C7FDC26" w14:textId="6068172D" w:rsidR="00C07C4D" w:rsidRPr="00903DBA" w:rsidRDefault="002566E3" w:rsidP="00B26610">
      <w:r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007D46D3"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lastRenderedPageBreak/>
        <w:t>}</w:t>
      </w:r>
    </w:p>
    <w:p w14:paraId="480A1FDD" w14:textId="2E224CA6" w:rsidR="00F05868" w:rsidRPr="00903DBA" w:rsidRDefault="00F05868" w:rsidP="00B26610">
      <w:r w:rsidRPr="00903DBA">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C475B4E" w14:textId="723EB601" w:rsidR="00E30AC4" w:rsidRPr="00903DBA" w:rsidRDefault="00E30AC4" w:rsidP="00F05868">
      <w:pPr>
        <w:pStyle w:val="Code"/>
      </w:pPr>
      <w:r w:rsidRPr="00903DBA">
        <w:t xml:space="preserve">  // </w:t>
      </w:r>
      <w:r w:rsidR="005D7821" w:rsidRPr="00903DBA">
        <w:t>point 1</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1EE98DD0" w14:textId="53C2065D" w:rsidR="00E30AC4" w:rsidRPr="00903DBA" w:rsidRDefault="00E30AC4" w:rsidP="00F05868">
      <w:pPr>
        <w:pStyle w:val="Code"/>
      </w:pPr>
      <w:r w:rsidRPr="00903DBA">
        <w:t xml:space="preserve">  // </w:t>
      </w:r>
      <w:r w:rsidR="005D7821" w:rsidRPr="00903DBA">
        <w:t>point 2</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63C09620" w:rsidR="00FF6A84" w:rsidRPr="00903DBA"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A800184" w14:textId="4D790933" w:rsidR="00E745F5" w:rsidRPr="00903DBA" w:rsidRDefault="00A6175E" w:rsidP="00D65976">
      <w:pPr>
        <w:pStyle w:val="Code"/>
      </w:pPr>
      <w:r w:rsidRPr="00903DBA">
        <w:t>}</w:t>
      </w:r>
    </w:p>
    <w:p w14:paraId="67585AE6" w14:textId="068D6695" w:rsidR="00E745F5" w:rsidRPr="00903DBA" w:rsidRDefault="00E745F5" w:rsidP="00E11100">
      <w:r w:rsidRPr="00903DBA">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A76052" w:rsidRPr="00D2146B" w:rsidRDefault="00A76052"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A76052" w:rsidRPr="00D2146B" w:rsidRDefault="00A76052"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A76052" w:rsidRPr="00D2146B" w:rsidRDefault="00A76052"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A76052" w:rsidRPr="00D2146B" w:rsidRDefault="00A76052"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A76052" w:rsidRPr="00D2146B" w:rsidRDefault="00A76052" w:rsidP="00D2146B">
                              <w:pPr>
                                <w:spacing w:before="0" w:after="0"/>
                                <w:rPr>
                                  <w:sz w:val="18"/>
                                  <w:szCs w:val="18"/>
                                  <w:lang w:val="sv-SE"/>
                                </w:rPr>
                              </w:pPr>
                              <w:r w:rsidRPr="00D2146B">
                                <w:rPr>
                                  <w:sz w:val="18"/>
                                  <w:szCs w:val="18"/>
                                  <w:lang w:val="sv-SE"/>
                                </w:rPr>
                                <w:t>Ellipse Frame Pointer</w:t>
                              </w:r>
                            </w:p>
                            <w:p w14:paraId="366E1AE1" w14:textId="757FAE9A" w:rsidR="00A76052" w:rsidRPr="00D2146B" w:rsidRDefault="00A76052" w:rsidP="00D2146B">
                              <w:pPr>
                                <w:spacing w:before="0" w:after="0"/>
                                <w:rPr>
                                  <w:sz w:val="18"/>
                                  <w:szCs w:val="18"/>
                                  <w:lang w:val="sv-SE"/>
                                </w:rPr>
                              </w:pPr>
                              <w:r w:rsidRPr="00D2146B">
                                <w:rPr>
                                  <w:sz w:val="18"/>
                                  <w:szCs w:val="18"/>
                                  <w:lang w:val="sv-SE"/>
                                </w:rPr>
                                <w:t>Regular Frame Pointer</w:t>
                              </w:r>
                            </w:p>
                            <w:p w14:paraId="3E5A4966" w14:textId="38836501" w:rsidR="00A76052" w:rsidRPr="00D2146B" w:rsidRDefault="00A76052"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A76052" w:rsidRPr="00D2146B" w:rsidRDefault="00A76052" w:rsidP="00D2146B">
                              <w:pPr>
                                <w:spacing w:before="0" w:after="0"/>
                                <w:rPr>
                                  <w:sz w:val="18"/>
                                  <w:szCs w:val="18"/>
                                  <w:lang w:val="sv-SE"/>
                                </w:rPr>
                              </w:pPr>
                            </w:p>
                            <w:p w14:paraId="48B5950A" w14:textId="77777777" w:rsidR="00A76052" w:rsidRPr="00D2146B" w:rsidRDefault="00A76052"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A76052" w:rsidRPr="00D2146B" w:rsidRDefault="00A76052"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A76052" w:rsidRPr="00D2146B" w:rsidRDefault="00A7605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A76052" w:rsidRPr="00D2146B" w:rsidRDefault="00A7605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A76052" w:rsidRPr="00D2146B" w:rsidRDefault="00A7605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A76052" w:rsidRPr="00D2146B" w:rsidRDefault="00A7605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A76052" w:rsidRPr="00D2146B" w:rsidRDefault="00A76052"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A76052" w:rsidRPr="00D2146B" w:rsidRDefault="00A76052"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A76052" w:rsidRPr="00D2146B" w:rsidRDefault="00A76052"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A76052" w:rsidRPr="00D2146B" w:rsidRDefault="00A76052" w:rsidP="00D2146B">
                              <w:pPr>
                                <w:spacing w:before="0" w:after="0" w:line="256" w:lineRule="auto"/>
                                <w:rPr>
                                  <w:sz w:val="18"/>
                                  <w:szCs w:val="18"/>
                                </w:rPr>
                              </w:pPr>
                              <w:r w:rsidRPr="00D2146B">
                                <w:rPr>
                                  <w:rFonts w:eastAsia="Calibri"/>
                                  <w:color w:val="000000"/>
                                  <w:sz w:val="18"/>
                                  <w:szCs w:val="18"/>
                                </w:rPr>
                                <w:t> </w:t>
                              </w:r>
                            </w:p>
                            <w:p w14:paraId="2924CD49" w14:textId="77777777" w:rsidR="00A76052" w:rsidRPr="00D2146B" w:rsidRDefault="00A76052"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A76052" w:rsidRPr="00D2146B" w:rsidRDefault="00A76052"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A76052" w:rsidRPr="00D2146B" w:rsidRDefault="00A7605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A76052" w:rsidRPr="00D2146B" w:rsidRDefault="00A7605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A76052" w:rsidRPr="00D2146B" w:rsidRDefault="00A76052"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A76052" w:rsidRPr="00D2146B" w:rsidRDefault="00A76052"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A76052" w:rsidRPr="00D2146B" w:rsidRDefault="00A76052"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A76052" w:rsidRPr="00D2146B" w:rsidRDefault="00A76052" w:rsidP="00D2146B">
                              <w:pPr>
                                <w:spacing w:before="0" w:after="0" w:line="254" w:lineRule="auto"/>
                                <w:rPr>
                                  <w:sz w:val="18"/>
                                  <w:szCs w:val="18"/>
                                </w:rPr>
                              </w:pPr>
                              <w:r w:rsidRPr="00D2146B">
                                <w:rPr>
                                  <w:rFonts w:eastAsia="Calibri"/>
                                  <w:color w:val="000000"/>
                                  <w:sz w:val="18"/>
                                  <w:szCs w:val="18"/>
                                </w:rPr>
                                <w:t> </w:t>
                              </w:r>
                            </w:p>
                            <w:p w14:paraId="1ECBE518" w14:textId="77777777" w:rsidR="00A76052" w:rsidRPr="00D2146B" w:rsidRDefault="00A76052"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A76052" w:rsidRPr="00D2146B" w:rsidRDefault="00A76052"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A76052" w:rsidRPr="00D2146B" w:rsidRDefault="00A76052"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A76052" w:rsidRPr="00D2146B" w:rsidRDefault="00A76052"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A76052" w:rsidRPr="00D2146B" w:rsidRDefault="00A76052"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A76052" w:rsidRPr="00D2146B" w:rsidRDefault="00A76052"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A76052" w:rsidRPr="00D2146B" w:rsidRDefault="00A76052" w:rsidP="00D2146B">
                        <w:pPr>
                          <w:spacing w:before="0" w:after="0"/>
                          <w:rPr>
                            <w:sz w:val="18"/>
                            <w:szCs w:val="18"/>
                            <w:lang w:val="sv-SE"/>
                          </w:rPr>
                        </w:pPr>
                        <w:r w:rsidRPr="00D2146B">
                          <w:rPr>
                            <w:sz w:val="18"/>
                            <w:szCs w:val="18"/>
                            <w:lang w:val="sv-SE"/>
                          </w:rPr>
                          <w:t>Ellipse Frame Pointer</w:t>
                        </w:r>
                      </w:p>
                      <w:p w14:paraId="366E1AE1" w14:textId="757FAE9A" w:rsidR="00A76052" w:rsidRPr="00D2146B" w:rsidRDefault="00A76052" w:rsidP="00D2146B">
                        <w:pPr>
                          <w:spacing w:before="0" w:after="0"/>
                          <w:rPr>
                            <w:sz w:val="18"/>
                            <w:szCs w:val="18"/>
                            <w:lang w:val="sv-SE"/>
                          </w:rPr>
                        </w:pPr>
                        <w:r w:rsidRPr="00D2146B">
                          <w:rPr>
                            <w:sz w:val="18"/>
                            <w:szCs w:val="18"/>
                            <w:lang w:val="sv-SE"/>
                          </w:rPr>
                          <w:t>Regular Frame Pointer</w:t>
                        </w:r>
                      </w:p>
                      <w:p w14:paraId="3E5A4966" w14:textId="38836501" w:rsidR="00A76052" w:rsidRPr="00D2146B" w:rsidRDefault="00A76052"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A76052" w:rsidRPr="00D2146B" w:rsidRDefault="00A76052" w:rsidP="00D2146B">
                        <w:pPr>
                          <w:spacing w:before="0" w:after="0"/>
                          <w:rPr>
                            <w:sz w:val="18"/>
                            <w:szCs w:val="18"/>
                            <w:lang w:val="sv-SE"/>
                          </w:rPr>
                        </w:pPr>
                      </w:p>
                      <w:p w14:paraId="48B5950A" w14:textId="77777777" w:rsidR="00A76052" w:rsidRPr="00D2146B" w:rsidRDefault="00A76052"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A76052" w:rsidRPr="00D2146B" w:rsidRDefault="00A76052"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A76052" w:rsidRPr="00D2146B" w:rsidRDefault="00A7605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A76052" w:rsidRPr="00D2146B" w:rsidRDefault="00A7605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A76052" w:rsidRPr="00D2146B" w:rsidRDefault="00A7605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A76052" w:rsidRPr="00D2146B" w:rsidRDefault="00A7605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A76052" w:rsidRPr="00D2146B" w:rsidRDefault="00A76052"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A76052" w:rsidRPr="00D2146B" w:rsidRDefault="00A76052"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A76052" w:rsidRPr="00D2146B" w:rsidRDefault="00A76052"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A76052" w:rsidRPr="00D2146B" w:rsidRDefault="00A76052" w:rsidP="00D2146B">
                        <w:pPr>
                          <w:spacing w:before="0" w:after="0" w:line="256" w:lineRule="auto"/>
                          <w:rPr>
                            <w:sz w:val="18"/>
                            <w:szCs w:val="18"/>
                          </w:rPr>
                        </w:pPr>
                        <w:r w:rsidRPr="00D2146B">
                          <w:rPr>
                            <w:rFonts w:eastAsia="Calibri"/>
                            <w:color w:val="000000"/>
                            <w:sz w:val="18"/>
                            <w:szCs w:val="18"/>
                          </w:rPr>
                          <w:t> </w:t>
                        </w:r>
                      </w:p>
                      <w:p w14:paraId="2924CD49" w14:textId="77777777" w:rsidR="00A76052" w:rsidRPr="00D2146B" w:rsidRDefault="00A76052"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A76052" w:rsidRPr="00D2146B" w:rsidRDefault="00A76052"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A76052" w:rsidRPr="00D2146B" w:rsidRDefault="00A7605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A76052" w:rsidRPr="00D2146B" w:rsidRDefault="00A7605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A76052" w:rsidRPr="00D2146B" w:rsidRDefault="00A76052"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A76052" w:rsidRPr="00D2146B" w:rsidRDefault="00A76052"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A76052" w:rsidRPr="00D2146B" w:rsidRDefault="00A76052"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A76052" w:rsidRPr="00D2146B" w:rsidRDefault="00A76052" w:rsidP="00D2146B">
                        <w:pPr>
                          <w:spacing w:before="0" w:after="0" w:line="254" w:lineRule="auto"/>
                          <w:rPr>
                            <w:sz w:val="18"/>
                            <w:szCs w:val="18"/>
                          </w:rPr>
                        </w:pPr>
                        <w:r w:rsidRPr="00D2146B">
                          <w:rPr>
                            <w:rFonts w:eastAsia="Calibri"/>
                            <w:color w:val="000000"/>
                            <w:sz w:val="18"/>
                            <w:szCs w:val="18"/>
                          </w:rPr>
                          <w:t> </w:t>
                        </w:r>
                      </w:p>
                      <w:p w14:paraId="1ECBE518" w14:textId="77777777" w:rsidR="00A76052" w:rsidRPr="00D2146B" w:rsidRDefault="00A76052"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A76052" w:rsidRPr="00D2146B" w:rsidRDefault="00A76052"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53AEC1D5" w14:textId="77777777" w:rsidR="00B95260" w:rsidRPr="00903DBA" w:rsidRDefault="00B95260" w:rsidP="00B95260">
      <w:pPr>
        <w:pStyle w:val="Code"/>
      </w:pPr>
      <w:r w:rsidRPr="00903DBA">
        <w:t xml:space="preserve">  // point 1</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38B335F" w14:textId="77777777" w:rsidR="00B95260" w:rsidRPr="00903DBA" w:rsidRDefault="00B95260" w:rsidP="00B95260">
      <w:pPr>
        <w:pStyle w:val="Code"/>
      </w:pPr>
      <w:r w:rsidRPr="00903DBA">
        <w:t xml:space="preserve">  // point 2</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77777777" w:rsidR="00B95260" w:rsidRPr="00903DBA" w:rsidRDefault="00B95260" w:rsidP="00B95260">
      <w:pPr>
        <w:pStyle w:val="Code"/>
      </w:pPr>
      <w:r w:rsidRPr="00903DBA">
        <w:t xml:space="preserve">  int e = 5, f = 6;</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A76052" w:rsidRPr="00D2146B" w:rsidRDefault="00A76052"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A76052" w:rsidRDefault="00A76052"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A76052" w:rsidRDefault="00A7605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A76052" w:rsidRPr="00D2146B" w:rsidRDefault="00A76052"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A76052" w:rsidRPr="00D2146B" w:rsidRDefault="00A7605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A76052" w:rsidRPr="00D2146B" w:rsidRDefault="00A76052"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A76052" w:rsidRPr="00D2146B" w:rsidRDefault="00A76052"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A76052" w:rsidRPr="00D2146B" w:rsidRDefault="00A76052" w:rsidP="002903DF">
                              <w:pPr>
                                <w:spacing w:before="0" w:after="0"/>
                                <w:rPr>
                                  <w:sz w:val="18"/>
                                  <w:szCs w:val="18"/>
                                  <w:lang w:val="sv-SE"/>
                                </w:rPr>
                              </w:pPr>
                              <w:r w:rsidRPr="00D2146B">
                                <w:rPr>
                                  <w:sz w:val="18"/>
                                  <w:szCs w:val="18"/>
                                  <w:lang w:val="sv-SE"/>
                                </w:rPr>
                                <w:t>Ellipse Frame Pointer</w:t>
                              </w:r>
                            </w:p>
                            <w:p w14:paraId="5718813E" w14:textId="77777777" w:rsidR="00A76052" w:rsidRPr="00D2146B" w:rsidRDefault="00A76052" w:rsidP="002903DF">
                              <w:pPr>
                                <w:spacing w:before="0" w:after="0"/>
                                <w:rPr>
                                  <w:sz w:val="18"/>
                                  <w:szCs w:val="18"/>
                                  <w:lang w:val="sv-SE"/>
                                </w:rPr>
                              </w:pPr>
                              <w:r w:rsidRPr="00D2146B">
                                <w:rPr>
                                  <w:sz w:val="18"/>
                                  <w:szCs w:val="18"/>
                                  <w:lang w:val="sv-SE"/>
                                </w:rPr>
                                <w:t>Regular Frame Pointer</w:t>
                              </w:r>
                            </w:p>
                            <w:p w14:paraId="62230721" w14:textId="77777777" w:rsidR="00A76052" w:rsidRPr="00D2146B" w:rsidRDefault="00A76052"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A76052" w:rsidRPr="00D2146B" w:rsidRDefault="00A76052" w:rsidP="002903DF">
                              <w:pPr>
                                <w:spacing w:before="0" w:after="0"/>
                                <w:rPr>
                                  <w:sz w:val="18"/>
                                  <w:szCs w:val="18"/>
                                  <w:lang w:val="sv-SE"/>
                                </w:rPr>
                              </w:pPr>
                            </w:p>
                            <w:p w14:paraId="3BE3217A" w14:textId="77777777" w:rsidR="00A76052" w:rsidRPr="00D2146B" w:rsidRDefault="00A76052"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A76052" w:rsidRPr="00D2146B" w:rsidRDefault="00A76052"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A76052" w:rsidRPr="00D2146B" w:rsidRDefault="00A76052"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A76052" w:rsidRDefault="00A76052"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A76052" w:rsidRPr="00D2146B" w:rsidRDefault="00A76052" w:rsidP="002903DF">
                              <w:pPr>
                                <w:spacing w:before="0" w:after="0" w:line="256" w:lineRule="auto"/>
                                <w:rPr>
                                  <w:sz w:val="18"/>
                                  <w:szCs w:val="18"/>
                                </w:rPr>
                              </w:pPr>
                              <w:r>
                                <w:rPr>
                                  <w:rFonts w:eastAsia="Calibri"/>
                                  <w:color w:val="000000"/>
                                  <w:sz w:val="18"/>
                                  <w:szCs w:val="18"/>
                                </w:rPr>
                                <w:t>Elliptic parameter: 21</w:t>
                              </w:r>
                            </w:p>
                            <w:p w14:paraId="0F8126A1" w14:textId="77777777" w:rsidR="00A76052" w:rsidRPr="00D2146B" w:rsidRDefault="00A7605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A76052" w:rsidRPr="00D2146B" w:rsidRDefault="00A7605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A76052" w:rsidRPr="00D2146B" w:rsidRDefault="00A76052"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A76052" w:rsidRPr="00D2146B" w:rsidRDefault="00A76052"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A76052" w:rsidRPr="00D2146B" w:rsidRDefault="00A76052"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A76052" w:rsidRPr="00D2146B" w:rsidRDefault="00A76052" w:rsidP="002903DF">
                              <w:pPr>
                                <w:spacing w:before="0" w:after="0" w:line="256" w:lineRule="auto"/>
                                <w:rPr>
                                  <w:sz w:val="18"/>
                                  <w:szCs w:val="18"/>
                                </w:rPr>
                              </w:pPr>
                              <w:r w:rsidRPr="00D2146B">
                                <w:rPr>
                                  <w:rFonts w:eastAsia="Calibri"/>
                                  <w:color w:val="000000"/>
                                  <w:sz w:val="18"/>
                                  <w:szCs w:val="18"/>
                                </w:rPr>
                                <w:t> </w:t>
                              </w:r>
                            </w:p>
                            <w:p w14:paraId="28313E96" w14:textId="77777777" w:rsidR="00A76052" w:rsidRPr="00D2146B" w:rsidRDefault="00A76052"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A76052" w:rsidRPr="00D2146B" w:rsidRDefault="00A76052"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A76052" w:rsidRPr="00D2146B" w:rsidRDefault="00A7605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A76052" w:rsidRPr="00D2146B" w:rsidRDefault="00A7605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A76052" w:rsidRPr="00D2146B" w:rsidRDefault="00A76052"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A76052" w:rsidRPr="00D2146B" w:rsidRDefault="00A76052"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A76052" w:rsidRPr="00D2146B" w:rsidRDefault="00A76052"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A76052" w:rsidRPr="00D2146B" w:rsidRDefault="00A76052" w:rsidP="002903DF">
                              <w:pPr>
                                <w:spacing w:before="0" w:after="0" w:line="254" w:lineRule="auto"/>
                                <w:rPr>
                                  <w:sz w:val="18"/>
                                  <w:szCs w:val="18"/>
                                </w:rPr>
                              </w:pPr>
                              <w:r w:rsidRPr="00D2146B">
                                <w:rPr>
                                  <w:rFonts w:eastAsia="Calibri"/>
                                  <w:color w:val="000000"/>
                                  <w:sz w:val="18"/>
                                  <w:szCs w:val="18"/>
                                </w:rPr>
                                <w:t> </w:t>
                              </w:r>
                            </w:p>
                            <w:p w14:paraId="48FC4ABF" w14:textId="77777777" w:rsidR="00A76052" w:rsidRPr="00D2146B" w:rsidRDefault="00A76052"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A76052" w:rsidRPr="00D2146B" w:rsidRDefault="00A76052"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A76052" w:rsidRPr="00D2146B" w:rsidRDefault="00A76052"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A76052" w:rsidRDefault="00A76052"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A76052" w:rsidRDefault="00A7605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A76052" w:rsidRPr="00D2146B" w:rsidRDefault="00A76052"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A76052" w:rsidRPr="00D2146B" w:rsidRDefault="00A7605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A76052" w:rsidRPr="00D2146B" w:rsidRDefault="00A76052"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A76052" w:rsidRPr="00D2146B" w:rsidRDefault="00A76052"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A76052" w:rsidRPr="00D2146B" w:rsidRDefault="00A76052" w:rsidP="002903DF">
                        <w:pPr>
                          <w:spacing w:before="0" w:after="0"/>
                          <w:rPr>
                            <w:sz w:val="18"/>
                            <w:szCs w:val="18"/>
                            <w:lang w:val="sv-SE"/>
                          </w:rPr>
                        </w:pPr>
                        <w:r w:rsidRPr="00D2146B">
                          <w:rPr>
                            <w:sz w:val="18"/>
                            <w:szCs w:val="18"/>
                            <w:lang w:val="sv-SE"/>
                          </w:rPr>
                          <w:t>Ellipse Frame Pointer</w:t>
                        </w:r>
                      </w:p>
                      <w:p w14:paraId="5718813E" w14:textId="77777777" w:rsidR="00A76052" w:rsidRPr="00D2146B" w:rsidRDefault="00A76052" w:rsidP="002903DF">
                        <w:pPr>
                          <w:spacing w:before="0" w:after="0"/>
                          <w:rPr>
                            <w:sz w:val="18"/>
                            <w:szCs w:val="18"/>
                            <w:lang w:val="sv-SE"/>
                          </w:rPr>
                        </w:pPr>
                        <w:r w:rsidRPr="00D2146B">
                          <w:rPr>
                            <w:sz w:val="18"/>
                            <w:szCs w:val="18"/>
                            <w:lang w:val="sv-SE"/>
                          </w:rPr>
                          <w:t>Regular Frame Pointer</w:t>
                        </w:r>
                      </w:p>
                      <w:p w14:paraId="62230721" w14:textId="77777777" w:rsidR="00A76052" w:rsidRPr="00D2146B" w:rsidRDefault="00A76052"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A76052" w:rsidRPr="00D2146B" w:rsidRDefault="00A76052" w:rsidP="002903DF">
                        <w:pPr>
                          <w:spacing w:before="0" w:after="0"/>
                          <w:rPr>
                            <w:sz w:val="18"/>
                            <w:szCs w:val="18"/>
                            <w:lang w:val="sv-SE"/>
                          </w:rPr>
                        </w:pPr>
                      </w:p>
                      <w:p w14:paraId="3BE3217A" w14:textId="77777777" w:rsidR="00A76052" w:rsidRPr="00D2146B" w:rsidRDefault="00A76052"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A76052" w:rsidRPr="00D2146B" w:rsidRDefault="00A76052"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A76052" w:rsidRPr="00D2146B" w:rsidRDefault="00A76052"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A76052" w:rsidRDefault="00A76052"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A76052" w:rsidRPr="00D2146B" w:rsidRDefault="00A76052" w:rsidP="002903DF">
                        <w:pPr>
                          <w:spacing w:before="0" w:after="0" w:line="256" w:lineRule="auto"/>
                          <w:rPr>
                            <w:sz w:val="18"/>
                            <w:szCs w:val="18"/>
                          </w:rPr>
                        </w:pPr>
                        <w:r>
                          <w:rPr>
                            <w:rFonts w:eastAsia="Calibri"/>
                            <w:color w:val="000000"/>
                            <w:sz w:val="18"/>
                            <w:szCs w:val="18"/>
                          </w:rPr>
                          <w:t>Elliptic parameter: 21</w:t>
                        </w:r>
                      </w:p>
                      <w:p w14:paraId="0F8126A1" w14:textId="77777777" w:rsidR="00A76052" w:rsidRPr="00D2146B" w:rsidRDefault="00A7605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A76052" w:rsidRPr="00D2146B" w:rsidRDefault="00A7605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A76052" w:rsidRPr="00D2146B" w:rsidRDefault="00A76052"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A76052" w:rsidRPr="00D2146B" w:rsidRDefault="00A76052"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A76052" w:rsidRPr="00D2146B" w:rsidRDefault="00A76052"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A76052" w:rsidRPr="00D2146B" w:rsidRDefault="00A76052" w:rsidP="002903DF">
                        <w:pPr>
                          <w:spacing w:before="0" w:after="0" w:line="256" w:lineRule="auto"/>
                          <w:rPr>
                            <w:sz w:val="18"/>
                            <w:szCs w:val="18"/>
                          </w:rPr>
                        </w:pPr>
                        <w:r w:rsidRPr="00D2146B">
                          <w:rPr>
                            <w:rFonts w:eastAsia="Calibri"/>
                            <w:color w:val="000000"/>
                            <w:sz w:val="18"/>
                            <w:szCs w:val="18"/>
                          </w:rPr>
                          <w:t> </w:t>
                        </w:r>
                      </w:p>
                      <w:p w14:paraId="28313E96" w14:textId="77777777" w:rsidR="00A76052" w:rsidRPr="00D2146B" w:rsidRDefault="00A76052"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A76052" w:rsidRPr="00D2146B" w:rsidRDefault="00A76052"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A76052" w:rsidRPr="00D2146B" w:rsidRDefault="00A7605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A76052" w:rsidRPr="00D2146B" w:rsidRDefault="00A7605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A76052" w:rsidRPr="00D2146B" w:rsidRDefault="00A76052"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A76052" w:rsidRPr="00D2146B" w:rsidRDefault="00A76052"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A76052" w:rsidRPr="00D2146B" w:rsidRDefault="00A76052"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A76052" w:rsidRPr="00D2146B" w:rsidRDefault="00A76052" w:rsidP="002903DF">
                        <w:pPr>
                          <w:spacing w:before="0" w:after="0" w:line="254" w:lineRule="auto"/>
                          <w:rPr>
                            <w:sz w:val="18"/>
                            <w:szCs w:val="18"/>
                          </w:rPr>
                        </w:pPr>
                        <w:r w:rsidRPr="00D2146B">
                          <w:rPr>
                            <w:rFonts w:eastAsia="Calibri"/>
                            <w:color w:val="000000"/>
                            <w:sz w:val="18"/>
                            <w:szCs w:val="18"/>
                          </w:rPr>
                          <w:t> </w:t>
                        </w:r>
                      </w:p>
                      <w:p w14:paraId="48FC4ABF" w14:textId="77777777" w:rsidR="00A76052" w:rsidRPr="00D2146B" w:rsidRDefault="00A76052"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A76052" w:rsidRPr="00D2146B" w:rsidRDefault="00A76052"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However, the ellipse frame pointers poin</w:t>
      </w:r>
      <w:r w:rsidR="001A2322" w:rsidRPr="00903DBA">
        <w:t>ts</w:t>
      </w:r>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w:t>
      </w:r>
      <w:proofErr w:type="spellStart"/>
      <w:r w:rsidR="00FA2BB3" w:rsidRPr="00903DBA">
        <w:t xml:space="preserve">of </w:t>
      </w:r>
      <w:r w:rsidR="00FA2BB3" w:rsidRPr="00903DBA">
        <w:rPr>
          <w:rStyle w:val="KeyWord0"/>
        </w:rPr>
        <w:t>f</w:t>
      </w:r>
      <w:proofErr w:type="spellEnd"/>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9996A08" w:rsidR="00694D32" w:rsidRPr="00903DBA" w:rsidRDefault="00694D32" w:rsidP="00B25DBF">
      <w:pPr>
        <w:pStyle w:val="Rubrik2"/>
      </w:pPr>
      <w:bookmarkStart w:id="436" w:name="_Toc57656074"/>
      <w:r w:rsidRPr="00903DBA">
        <w:t>Assembly Operator</w:t>
      </w:r>
      <w:bookmarkEnd w:id="436"/>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proofErr w:type="spellStart"/>
      <w:r w:rsidRPr="00903DBA">
        <w:t>AssemblyOperator.cs</w:t>
      </w:r>
      <w:proofErr w:type="spellEnd"/>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37" w:name="_Toc57656075"/>
      <w:r w:rsidRPr="00903DBA">
        <w:t>Assembly Code</w:t>
      </w:r>
      <w:bookmarkEnd w:id="437"/>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proofErr w:type="spellStart"/>
      <w:r w:rsidRPr="00903DBA">
        <w:t>AssemblyCode.cs</w:t>
      </w:r>
      <w:proofErr w:type="spellEnd"/>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903DBA" w:rsidRDefault="00C6682C" w:rsidP="00477426">
      <w:pPr>
        <w:pStyle w:val="SourceCodeBoxText"/>
        <w:framePr w:wrap="around"/>
        <w:rPr>
          <w:highlight w:val="white"/>
        </w:rPr>
      </w:pPr>
      <w:r w:rsidRPr="00903DBA">
        <w:rPr>
          <w:rStyle w:val="KeyWord0"/>
          <w:highlight w:val="white"/>
        </w:rPr>
        <w:lastRenderedPageBreak/>
        <w:t>Fram</w:t>
      </w:r>
      <w:r w:rsidR="004547FE" w:rsidRPr="00903DBA">
        <w:rPr>
          <w:rStyle w:val="KeyWord0"/>
          <w:highlight w:val="white"/>
        </w:rPr>
        <w:t>e</w:t>
      </w:r>
      <w:r w:rsidRPr="00903DBA">
        <w:rPr>
          <w:rStyle w:val="KeyWord0"/>
          <w:highlight w:val="white"/>
        </w:rPr>
        <w:t>Register</w:t>
      </w:r>
      <w:r w:rsidRPr="00903DBA">
        <w:rPr>
          <w:highlight w:val="white"/>
        </w:rPr>
        <w:t xml:space="preserve">. </w:t>
      </w:r>
      <w:r w:rsidR="00766F7D" w:rsidRPr="00903DBA">
        <w:rPr>
          <w:highlight w:val="white"/>
        </w:rPr>
        <w:t>T</w:t>
      </w:r>
      <w:r w:rsidRPr="00903DBA">
        <w:rPr>
          <w:highlight w:val="white"/>
        </w:rPr>
        <w:t xml:space="preserve">he </w:t>
      </w:r>
      <w:r w:rsidR="00766F7D" w:rsidRPr="00903DBA">
        <w:rPr>
          <w:highlight w:val="white"/>
        </w:rPr>
        <w:t xml:space="preserve">regular frame pointer: the address of the beginning of </w:t>
      </w:r>
      <w:r w:rsidRPr="00903DBA">
        <w:rPr>
          <w:highlight w:val="white"/>
        </w:rPr>
        <w:t>the current activation record.</w:t>
      </w:r>
    </w:p>
    <w:p w14:paraId="5681F8C8" w14:textId="77777777" w:rsidR="001A45D1" w:rsidRPr="00903DBA" w:rsidRDefault="00C6682C" w:rsidP="00477426">
      <w:pPr>
        <w:pStyle w:val="SourceCodeBoxText"/>
        <w:framePr w:wrap="around"/>
        <w:rPr>
          <w:highlight w:val="white"/>
        </w:rPr>
      </w:pPr>
      <w:r w:rsidRPr="00903DBA">
        <w:rPr>
          <w:rStyle w:val="KeyWord0"/>
          <w:highlight w:val="white"/>
        </w:rPr>
        <w:t>EllipseRegister</w:t>
      </w:r>
      <w:r w:rsidRPr="00903DBA">
        <w:rPr>
          <w:highlight w:val="white"/>
        </w:rPr>
        <w:t xml:space="preserve">. </w:t>
      </w:r>
      <w:r w:rsidR="00766F7D" w:rsidRPr="00903DBA">
        <w:rPr>
          <w:highlight w:val="white"/>
        </w:rPr>
        <w:t>The ellipse frame pointer: the address of the beginning of the current activation record plus the size (in bytes) of the elliptic parameters</w:t>
      </w:r>
      <w:r w:rsidR="00225DDC" w:rsidRPr="00903DBA">
        <w:rPr>
          <w:highlight w:val="white"/>
        </w:rPr>
        <w:t>, in order to correctly access the local variables of the function, which are located after the elliptic parameters. Ignored in non-elliptic functions.</w:t>
      </w:r>
    </w:p>
    <w:p w14:paraId="5A675D84" w14:textId="36304E1B" w:rsidR="001A45D1" w:rsidRPr="00903DBA" w:rsidRDefault="00B66FC6" w:rsidP="00477426">
      <w:pPr>
        <w:pStyle w:val="SourceCodeBoxText"/>
        <w:framePr w:wrap="around"/>
        <w:rPr>
          <w:highlight w:val="white"/>
        </w:rPr>
      </w:pPr>
      <w:r w:rsidRPr="00903DBA">
        <w:rPr>
          <w:rStyle w:val="KeyWord0"/>
          <w:highlight w:val="white"/>
        </w:rPr>
        <w:t>ReturnValueRegister</w:t>
      </w:r>
      <w:r w:rsidRPr="00903DBA">
        <w:rPr>
          <w:highlight w:val="white"/>
        </w:rPr>
        <w:t xml:space="preserve">. </w:t>
      </w:r>
      <w:r w:rsidR="00720FEB" w:rsidRPr="00903DBA">
        <w:rPr>
          <w:highlight w:val="white"/>
        </w:rPr>
        <w:t xml:space="preserve">Holds the function return value in case of integral </w:t>
      </w:r>
      <w:r w:rsidR="00AC4F90" w:rsidRPr="00903DBA">
        <w:rPr>
          <w:highlight w:val="white"/>
        </w:rPr>
        <w:t xml:space="preserve">or </w:t>
      </w:r>
      <w:r w:rsidR="00225DDC" w:rsidRPr="00903DBA">
        <w:rPr>
          <w:highlight w:val="white"/>
        </w:rPr>
        <w:t>pointer</w:t>
      </w:r>
      <w:r w:rsidR="00AC4F90" w:rsidRPr="00903DBA">
        <w:rPr>
          <w:highlight w:val="white"/>
        </w:rPr>
        <w:t xml:space="preserve"> </w:t>
      </w:r>
      <w:r w:rsidR="00720FEB" w:rsidRPr="00903DBA">
        <w:rPr>
          <w:highlight w:val="white"/>
        </w:rPr>
        <w:t>type</w:t>
      </w:r>
      <w:r w:rsidR="001A45D1" w:rsidRPr="00903DBA">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903DBA">
        <w:rPr>
          <w:highlight w:val="white"/>
        </w:rPr>
        <w:t>r</w:t>
      </w:r>
      <w:r w:rsidR="001A45D1" w:rsidRPr="00903DBA">
        <w:rPr>
          <w:highlight w:val="white"/>
        </w:rPr>
        <w:t xml:space="preserve"> array of function types.</w:t>
      </w:r>
    </w:p>
    <w:p w14:paraId="6780DB86" w14:textId="1733C058" w:rsidR="00720FEB" w:rsidRPr="00903DBA" w:rsidRDefault="00720FEB" w:rsidP="00477426">
      <w:pPr>
        <w:pStyle w:val="SourceCodeBoxText"/>
        <w:framePr w:wrap="around"/>
        <w:rPr>
          <w:highlight w:val="white"/>
        </w:rPr>
      </w:pPr>
      <w:r w:rsidRPr="00903DBA">
        <w:rPr>
          <w:rStyle w:val="KeyWord0"/>
          <w:highlight w:val="white"/>
        </w:rPr>
        <w:t>ReturnPointerRegister</w:t>
      </w:r>
      <w:r w:rsidRPr="00903DBA">
        <w:rPr>
          <w:highlight w:val="white"/>
        </w:rPr>
        <w:t xml:space="preserve">. Holds the address </w:t>
      </w:r>
      <w:r w:rsidR="00AC4F90" w:rsidRPr="00903DBA">
        <w:rPr>
          <w:highlight w:val="white"/>
        </w:rPr>
        <w:t xml:space="preserve">of the </w:t>
      </w:r>
      <w:r w:rsidRPr="00903DBA">
        <w:rPr>
          <w:highlight w:val="white"/>
        </w:rPr>
        <w:t xml:space="preserve">function return value in case of </w:t>
      </w:r>
      <w:r w:rsidR="00AC4F90" w:rsidRPr="00903DBA">
        <w:rPr>
          <w:highlight w:val="white"/>
        </w:rPr>
        <w:t>struct or union</w:t>
      </w:r>
      <w:r w:rsidRPr="00903DBA">
        <w:rPr>
          <w:highlight w:val="white"/>
        </w:rPr>
        <w:t xml:space="preserve"> type.</w:t>
      </w:r>
    </w:p>
    <w:p w14:paraId="19F7E5E2" w14:textId="78E69AE3" w:rsidR="00720FEB" w:rsidRPr="00903DBA" w:rsidRDefault="00720FEB" w:rsidP="00477426">
      <w:pPr>
        <w:pStyle w:val="SourceCodeBoxText"/>
        <w:framePr w:wrap="around"/>
        <w:rPr>
          <w:highlight w:val="white"/>
        </w:rPr>
      </w:pPr>
      <w:r w:rsidRPr="00903DBA">
        <w:rPr>
          <w:rStyle w:val="KeyWord0"/>
          <w:highlight w:val="white"/>
        </w:rPr>
        <w:t>ShiftRegister</w:t>
      </w:r>
      <w:r w:rsidRPr="00903DBA">
        <w:rPr>
          <w:highlight w:val="white"/>
        </w:rPr>
        <w:t>.</w:t>
      </w:r>
      <w:r w:rsidR="00015EDE" w:rsidRPr="00903DBA">
        <w:rPr>
          <w:highlight w:val="white"/>
        </w:rPr>
        <w:t xml:space="preserve"> Holds the value of the right operand in a sh</w:t>
      </w:r>
      <w:r w:rsidR="001A45D1" w:rsidRPr="00903DBA">
        <w:rPr>
          <w:highlight w:val="white"/>
        </w:rPr>
        <w:t>ift</w:t>
      </w:r>
      <w:r w:rsidR="00015EDE" w:rsidRPr="00903DBA">
        <w:rPr>
          <w:highlight w:val="white"/>
        </w:rPr>
        <w:t xml:space="preserve"> operation, </w:t>
      </w:r>
      <w:r w:rsidR="0091002F" w:rsidRPr="00903DBA">
        <w:rPr>
          <w:highlight w:val="white"/>
        </w:rPr>
        <w:t>must always be</w:t>
      </w:r>
      <w:r w:rsidR="00015EDE" w:rsidRPr="00903DBA">
        <w:rPr>
          <w:highlight w:val="white"/>
        </w:rPr>
        <w:t xml:space="preserve"> </w:t>
      </w:r>
      <w:r w:rsidR="00015EDE" w:rsidRPr="00903DBA">
        <w:rPr>
          <w:rStyle w:val="KeyWord0"/>
          <w:highlight w:val="white"/>
        </w:rPr>
        <w:t>cl</w:t>
      </w:r>
      <w:r w:rsidR="00015EDE" w:rsidRPr="00903DBA">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F60F1CA"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changes the operators in accordance with the size of the values of the instruction.</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lastRenderedPageBreak/>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7777777" w:rsidR="00AE79B1" w:rsidRPr="00903DBA" w:rsidRDefault="00AE79B1" w:rsidP="00AE79B1">
      <w:pPr>
        <w:pStyle w:val="Code"/>
        <w:rPr>
          <w:highlight w:val="white"/>
        </w:rPr>
      </w:pP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38" w:name="_Toc57656076"/>
      <w:r w:rsidRPr="00903DBA">
        <w:rPr>
          <w:highlight w:val="white"/>
        </w:rPr>
        <w:t>Assembly Code Optimization</w:t>
      </w:r>
      <w:bookmarkEnd w:id="438"/>
    </w:p>
    <w:p w14:paraId="60537E46" w14:textId="51683A8D" w:rsidR="00AE79B1" w:rsidRPr="00903DBA" w:rsidRDefault="001D1EC5" w:rsidP="00034040">
      <w:pPr>
        <w:rPr>
          <w:highlight w:val="white"/>
        </w:rPr>
      </w:pPr>
      <w:r w:rsidRPr="00903DBA">
        <w:rPr>
          <w:highlight w:val="white"/>
        </w:rPr>
        <w:t xml:space="preserve">Similar the middle code optimization in </w:t>
      </w:r>
      <w:r w:rsidR="00076546" w:rsidRPr="00903DBA">
        <w:rPr>
          <w:highlight w:val="white"/>
        </w:rPr>
        <w:t>C</w:t>
      </w:r>
      <w:r w:rsidRPr="00903DBA">
        <w:rPr>
          <w:highlight w:val="white"/>
        </w:rPr>
        <w:t xml:space="preserve">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 register, or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lastRenderedPageBreak/>
        <w:t xml:space="preserve">    }</w:t>
      </w:r>
    </w:p>
    <w:p w14:paraId="25021122" w14:textId="532014F2"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0D5F67" w:rsidRPr="00903DBA">
        <w:rPr>
          <w:highlight w:val="white"/>
        </w:rPr>
        <w:t>However, 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439" w:name="_Toc57656077"/>
      <w:r w:rsidRPr="00903DBA">
        <w:rPr>
          <w:highlight w:val="white"/>
        </w:rPr>
        <w:t xml:space="preserve">Operator </w:t>
      </w:r>
      <w:r w:rsidR="00CA5764" w:rsidRPr="00903DBA">
        <w:rPr>
          <w:highlight w:val="white"/>
        </w:rPr>
        <w:t>Test Methods</w:t>
      </w:r>
      <w:bookmarkEnd w:id="439"/>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lastRenderedPageBreak/>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40" w:name="_Toc57656078"/>
      <w:r w:rsidRPr="00903DBA">
        <w:rPr>
          <w:highlight w:val="white"/>
        </w:rPr>
        <w:t>Register Overlapping</w:t>
      </w:r>
      <w:bookmarkEnd w:id="440"/>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lastRenderedPageBreak/>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6B6CFDCD"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overlaps. If at least one</w:t>
      </w:r>
      <w:r w:rsidR="00A829AD" w:rsidRPr="00903DBA">
        <w:rPr>
          <w:highlight w:val="white"/>
        </w:rPr>
        <w:t xml:space="preserve"> </w:t>
      </w:r>
      <w:r w:rsidRPr="00903DBA">
        <w:rPr>
          <w:highlight w:val="white"/>
        </w:rPr>
        <w:t>register is null, they do not overlap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769B72C4" w:rsidR="00A405D4" w:rsidRPr="00903DBA" w:rsidRDefault="00A405D4" w:rsidP="00A405D4">
      <w:pPr>
        <w:pStyle w:val="Rubrik3"/>
        <w:rPr>
          <w:highlight w:val="white"/>
        </w:rPr>
      </w:pPr>
      <w:bookmarkStart w:id="441" w:name="_Toc57656079"/>
      <w:r w:rsidRPr="00903DBA">
        <w:rPr>
          <w:highlight w:val="white"/>
        </w:rPr>
        <w:t>Register Size</w:t>
      </w:r>
      <w:bookmarkEnd w:id="441"/>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7F207FB7"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the order of the registers is important.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lastRenderedPageBreak/>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544BB547"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w:t>
      </w:r>
      <w:proofErr w:type="spellStart"/>
      <w:r w:rsidR="00902D36" w:rsidRPr="00903DBA">
        <w:rPr>
          <w:highlight w:val="white"/>
        </w:rPr>
        <w:t>dword</w:t>
      </w:r>
      <w:proofErr w:type="spellEnd"/>
      <w:r w:rsidR="00902D36" w:rsidRPr="00903DBA">
        <w:rPr>
          <w:highlight w:val="white"/>
        </w:rPr>
        <w:t>”,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lastRenderedPageBreak/>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w:t>
      </w:r>
      <w:proofErr w:type="spellStart"/>
      <w:r w:rsidR="00157DE4" w:rsidRPr="00903DBA">
        <w:rPr>
          <w:highlight w:val="white"/>
        </w:rPr>
        <w:t>dword</w:t>
      </w:r>
      <w:proofErr w:type="spellEnd"/>
      <w:r w:rsidR="00157DE4" w:rsidRPr="00903DBA">
        <w:rPr>
          <w:highlight w:val="white"/>
        </w:rPr>
        <w:t>”,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545D0DBD" w:rsidR="002B63B5" w:rsidRPr="00903DBA" w:rsidRDefault="005A0D4F" w:rsidP="005A0D4F">
      <w:pPr>
        <w:rPr>
          <w:highlight w:val="white"/>
        </w:rPr>
      </w:pPr>
      <w:r w:rsidRPr="00903DBA">
        <w:rPr>
          <w:highlight w:val="white"/>
        </w:rPr>
        <w:t xml:space="preserve">We use the </w:t>
      </w:r>
      <w:proofErr w:type="spellStart"/>
      <w:r w:rsidRPr="00903DBA">
        <w:rPr>
          <w:highlight w:val="white"/>
        </w:rPr>
        <w:t>the</w:t>
      </w:r>
      <w:proofErr w:type="spellEnd"/>
      <w:r w:rsidRPr="00903DBA">
        <w:rPr>
          <w:highlight w:val="white"/>
        </w:rPr>
        <w:t xml:space="preserv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40D9B2EB" w:rsidR="00F55A33" w:rsidRPr="00903DBA" w:rsidRDefault="007846EC" w:rsidP="007846EC">
      <w:pPr>
        <w:rPr>
          <w:highlight w:val="white"/>
        </w:rPr>
      </w:pPr>
      <w:r w:rsidRPr="00903DBA">
        <w:rPr>
          <w:highlight w:val="white"/>
        </w:rPr>
        <w:lastRenderedPageBreak/>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42" w:name="_Toc57656080"/>
      <w:proofErr w:type="spellStart"/>
      <w:r w:rsidRPr="00903DBA">
        <w:rPr>
          <w:highlight w:val="white"/>
        </w:rPr>
        <w:t>ToString</w:t>
      </w:r>
      <w:bookmarkEnd w:id="442"/>
      <w:proofErr w:type="spellEnd"/>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903DBA" w14:paraId="2A89CF9A" w14:textId="77777777" w:rsidTr="00654532">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979"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057"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654532">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979" w:type="dxa"/>
          </w:tcPr>
          <w:p w14:paraId="401D2694" w14:textId="32EBE2E2" w:rsidR="00313A2C" w:rsidRPr="00903DBA" w:rsidRDefault="00A45E17" w:rsidP="00313A2C">
            <w:pPr>
              <w:spacing w:before="0" w:after="40"/>
            </w:pPr>
            <w:r w:rsidRPr="00903DBA">
              <w:t>operator</w:t>
            </w:r>
          </w:p>
        </w:tc>
        <w:tc>
          <w:tcPr>
            <w:tcW w:w="2057" w:type="dxa"/>
          </w:tcPr>
          <w:p w14:paraId="395DDC0D" w14:textId="329223B4" w:rsidR="00313A2C" w:rsidRPr="00903DBA" w:rsidRDefault="00597C19" w:rsidP="00313A2C">
            <w:pPr>
              <w:spacing w:before="0" w:after="40"/>
              <w:rPr>
                <w:highlight w:val="white"/>
              </w:rPr>
            </w:pPr>
            <w:proofErr w:type="spellStart"/>
            <w:r w:rsidRPr="00903DBA">
              <w:rPr>
                <w:highlight w:val="white"/>
              </w:rPr>
              <w:t>fadd</w:t>
            </w:r>
            <w:proofErr w:type="spellEnd"/>
          </w:p>
        </w:tc>
      </w:tr>
      <w:tr w:rsidR="00F027BF" w:rsidRPr="00903DBA" w14:paraId="5A0A61AA" w14:textId="77777777" w:rsidTr="00654532">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979" w:type="dxa"/>
          </w:tcPr>
          <w:p w14:paraId="79C968F9" w14:textId="6E8EBFE0" w:rsidR="00F027BF" w:rsidRPr="00903DBA" w:rsidRDefault="00F027BF" w:rsidP="00A45E17">
            <w:pPr>
              <w:spacing w:before="0" w:after="40"/>
            </w:pPr>
            <w:r w:rsidRPr="00903DBA">
              <w:t>operator register</w:t>
            </w:r>
          </w:p>
        </w:tc>
        <w:tc>
          <w:tcPr>
            <w:tcW w:w="2057"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654532">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979"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057" w:type="dxa"/>
          </w:tcPr>
          <w:p w14:paraId="6A981848" w14:textId="77777777" w:rsidR="00F027BF" w:rsidRPr="00903DBA" w:rsidRDefault="00F027BF" w:rsidP="00A45E17">
            <w:pPr>
              <w:spacing w:before="0" w:after="40"/>
              <w:rPr>
                <w:highlight w:val="white"/>
              </w:rPr>
            </w:pPr>
            <w:proofErr w:type="spellStart"/>
            <w:r w:rsidRPr="00903DBA">
              <w:rPr>
                <w:highlight w:val="white"/>
              </w:rPr>
              <w:t>inc</w:t>
            </w:r>
            <w:proofErr w:type="spellEnd"/>
            <w:r w:rsidRPr="00903DBA">
              <w:rPr>
                <w:highlight w:val="white"/>
              </w:rPr>
              <w:t xml:space="preserve">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654532">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979"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057"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654532">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979"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057"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654532">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979"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057"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lastRenderedPageBreak/>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73D6D879"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the first operand is a 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lastRenderedPageBreak/>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lastRenderedPageBreak/>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proofErr w:type="spellStart"/>
      <w:r w:rsidR="00EF3244" w:rsidRPr="00903DBA">
        <w:rPr>
          <w:rStyle w:val="KeyWord0"/>
          <w:highlight w:val="white"/>
        </w:rPr>
        <w:t>operand2</w:t>
      </w:r>
      <w:proofErr w:type="spellEnd"/>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w:t>
      </w:r>
      <w:proofErr w:type="spellStart"/>
      <w:r w:rsidR="00AE1268" w:rsidRPr="00903DBA">
        <w:rPr>
          <w:highlight w:val="white"/>
        </w:rPr>
        <w:t>nWorld</w:t>
      </w:r>
      <w:proofErr w:type="spellEnd"/>
      <w:r w:rsidR="00AE1268" w:rsidRPr="00903DBA">
        <w:rPr>
          <w:highlight w:val="white"/>
        </w:rPr>
        <w:t>\</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15E0D000"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w:t>
      </w:r>
      <w:proofErr w:type="spellStart"/>
      <w:r w:rsidRPr="00903DBA">
        <w:rPr>
          <w:highlight w:val="white"/>
        </w:rPr>
        <w:t>locaed</w:t>
      </w:r>
      <w:proofErr w:type="spellEnd"/>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591A506E" w:rsidR="00097076" w:rsidRPr="00903DBA" w:rsidRDefault="004C1FEB" w:rsidP="00F842E6">
      <w:pPr>
        <w:rPr>
          <w:highlight w:val="white"/>
        </w:rPr>
      </w:pPr>
      <w:r w:rsidRPr="00903DBA">
        <w:rPr>
          <w:highlight w:val="white"/>
        </w:rPr>
        <w:t xml:space="preserve">We iterate </w:t>
      </w:r>
      <w:proofErr w:type="spellStart"/>
      <w:r w:rsidRPr="00903DBA">
        <w:rPr>
          <w:highlight w:val="white"/>
        </w:rPr>
        <w:t>throught</w:t>
      </w:r>
      <w:proofErr w:type="spellEnd"/>
      <w:r w:rsidRPr="00903DBA">
        <w:rPr>
          <w:highlight w:val="white"/>
        </w:rPr>
        <w:t xml:space="preserve">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lastRenderedPageBreak/>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43" w:name="_Toc57656081"/>
      <w:r w:rsidRPr="00903DBA">
        <w:t>Tracks</w:t>
      </w:r>
      <w:bookmarkEnd w:id="443"/>
    </w:p>
    <w:p w14:paraId="105850DD" w14:textId="3B72D91E" w:rsidR="00A40BA8" w:rsidRPr="00903DBA" w:rsidRDefault="00A40BA8" w:rsidP="00A40BA8">
      <w:r w:rsidRPr="00903DBA">
        <w:t>A track is a place holder for a register through the assembly code.</w:t>
      </w:r>
      <w:r w:rsidR="00303B3B" w:rsidRPr="00903DBA">
        <w:t xml:space="preserve"> Let us look</w:t>
      </w:r>
      <w:r w:rsidR="00EC1062" w:rsidRPr="00903DBA">
        <w:t xml:space="preserve"> at the following C code</w:t>
      </w:r>
      <w:r w:rsidR="00303B3B" w:rsidRPr="00903DBA">
        <w:t>.</w:t>
      </w:r>
    </w:p>
    <w:p w14:paraId="30A4BB69" w14:textId="037451CE" w:rsidR="00303B3B" w:rsidRPr="00903DBA" w:rsidRDefault="00CA4F69" w:rsidP="00303B3B">
      <w:pPr>
        <w:pStyle w:val="Code"/>
      </w:pPr>
      <w:r w:rsidRPr="00903DBA">
        <w:t>return a + b &amp; c - d;</w:t>
      </w:r>
    </w:p>
    <w:p w14:paraId="618B8178" w14:textId="1CCA299A" w:rsidR="00EC1062" w:rsidRPr="00903DBA" w:rsidRDefault="00E445CA" w:rsidP="00E445CA">
      <w:r w:rsidRPr="00903DBA">
        <w:t>The following middle code is generated.</w:t>
      </w:r>
    </w:p>
    <w:p w14:paraId="6373DBDE" w14:textId="0A1FE66B" w:rsidR="0040312D" w:rsidRPr="00903DBA" w:rsidRDefault="004E71D8" w:rsidP="0040312D">
      <w:pPr>
        <w:pStyle w:val="Code"/>
      </w:pPr>
      <w:r w:rsidRPr="00903DBA">
        <w:t>t</w:t>
      </w:r>
      <w:r w:rsidR="00C54EFD" w:rsidRPr="00903DBA">
        <w:t>emporary</w:t>
      </w:r>
      <w:r w:rsidRPr="00903DBA">
        <w:t>0</w:t>
      </w:r>
      <w:r w:rsidR="0040312D" w:rsidRPr="00903DBA">
        <w:t xml:space="preserve"> = </w:t>
      </w:r>
      <w:r w:rsidR="00CA4F69" w:rsidRPr="00903DBA">
        <w:t>a + b</w:t>
      </w:r>
    </w:p>
    <w:p w14:paraId="6EC6B6C7" w14:textId="3FCC61AF" w:rsidR="0040312D" w:rsidRPr="00903DBA" w:rsidRDefault="004E71D8" w:rsidP="0040312D">
      <w:pPr>
        <w:pStyle w:val="Code"/>
      </w:pPr>
      <w:r w:rsidRPr="00903DBA">
        <w:t>t</w:t>
      </w:r>
      <w:r w:rsidR="00C54EFD" w:rsidRPr="00903DBA">
        <w:t>emporary</w:t>
      </w:r>
      <w:r w:rsidRPr="00903DBA">
        <w:t>1</w:t>
      </w:r>
      <w:r w:rsidR="0040312D" w:rsidRPr="00903DBA">
        <w:t xml:space="preserve"> = </w:t>
      </w:r>
      <w:r w:rsidR="00CA4F69" w:rsidRPr="00903DBA">
        <w:t>c - d</w:t>
      </w:r>
    </w:p>
    <w:p w14:paraId="439AA7AB" w14:textId="5A9D04AB" w:rsidR="0040312D" w:rsidRPr="00903DBA" w:rsidRDefault="004E71D8" w:rsidP="00303B3B">
      <w:pPr>
        <w:pStyle w:val="Code"/>
      </w:pPr>
      <w:r w:rsidRPr="00903DBA">
        <w:lastRenderedPageBreak/>
        <w:t>t</w:t>
      </w:r>
      <w:r w:rsidR="00C54EFD" w:rsidRPr="00903DBA">
        <w:t>emporary</w:t>
      </w:r>
      <w:r w:rsidRPr="00903DBA">
        <w:t>2</w:t>
      </w:r>
      <w:r w:rsidR="0040312D" w:rsidRPr="00903DBA">
        <w:t xml:space="preserve"> = </w:t>
      </w:r>
      <w:r w:rsidRPr="00903DBA">
        <w:t>t</w:t>
      </w:r>
      <w:r w:rsidR="00C54EFD" w:rsidRPr="00903DBA">
        <w:t>emporary</w:t>
      </w:r>
      <w:r w:rsidRPr="00903DBA">
        <w:t>0</w:t>
      </w:r>
      <w:r w:rsidR="0040312D" w:rsidRPr="00903DBA">
        <w:t xml:space="preserve"> </w:t>
      </w:r>
      <w:r w:rsidR="00FD3DC9" w:rsidRPr="00903DBA">
        <w:t>&amp;</w:t>
      </w:r>
      <w:r w:rsidR="0040312D" w:rsidRPr="00903DBA">
        <w:t xml:space="preserve"> </w:t>
      </w:r>
      <w:r w:rsidRPr="00903DBA">
        <w:t>t</w:t>
      </w:r>
      <w:r w:rsidR="00C54EFD" w:rsidRPr="00903DBA">
        <w:t>emporary</w:t>
      </w:r>
      <w:r w:rsidRPr="00903DBA">
        <w:t>1</w:t>
      </w:r>
    </w:p>
    <w:p w14:paraId="5782330C" w14:textId="54C90569" w:rsidR="000B3D5A" w:rsidRPr="00903DBA" w:rsidRDefault="00CA4F69" w:rsidP="00303B3B">
      <w:pPr>
        <w:pStyle w:val="Code"/>
      </w:pPr>
      <w:r w:rsidRPr="00903DBA">
        <w:t xml:space="preserve">return </w:t>
      </w:r>
      <w:r w:rsidR="004E71D8" w:rsidRPr="00903DBA">
        <w:t>t</w:t>
      </w:r>
      <w:r w:rsidR="00C54EFD" w:rsidRPr="00903DBA">
        <w:t>emporary</w:t>
      </w:r>
      <w:r w:rsidR="004E71D8" w:rsidRPr="00903DBA">
        <w:t>2</w:t>
      </w:r>
    </w:p>
    <w:p w14:paraId="7E061C7F" w14:textId="63E1DF98" w:rsidR="00651F24" w:rsidRPr="00903DBA" w:rsidRDefault="00651F24" w:rsidP="00E445CA">
      <w:r w:rsidRPr="00903DBA">
        <w:t xml:space="preserve">Let us assume that a, b, c, d, and </w:t>
      </w:r>
      <w:proofErr w:type="spellStart"/>
      <w:r w:rsidRPr="00903DBA">
        <w:t>e</w:t>
      </w:r>
      <w:proofErr w:type="spellEnd"/>
      <w:r w:rsidRPr="00903DBA">
        <w:t xml:space="preserv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1F826572"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68DD47DB" w14:textId="4E7680E5" w:rsidR="00B616B1" w:rsidRPr="00903DBA" w:rsidRDefault="00B616B1" w:rsidP="00283127">
      <w:pPr>
        <w:pStyle w:val="CodeHeader"/>
      </w:pPr>
      <w:proofErr w:type="spellStart"/>
      <w:r w:rsidRPr="00903DBA">
        <w:t>Track.cs</w:t>
      </w:r>
      <w:proofErr w:type="spellEnd"/>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0DCD92C6" w14:textId="7EDB1CE2" w:rsidR="004D41A8" w:rsidRPr="00903DBA" w:rsidRDefault="00CE25A3" w:rsidP="00CE25A3">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w:t>
      </w:r>
      <w:r w:rsidR="003D2098" w:rsidRPr="00903DBA">
        <w:rPr>
          <w:highlight w:val="white"/>
        </w:rPr>
        <w:t>a track representing a known or unknown register.</w:t>
      </w:r>
      <w:r w:rsidR="0082618B" w:rsidRPr="00903DBA">
        <w:rPr>
          <w:highlight w:val="white"/>
        </w:rPr>
        <w:t xml:space="preserve"> It holds a list of entries, where each entry </w:t>
      </w:r>
      <w:r w:rsidR="001E6B8C" w:rsidRPr="00903DBA">
        <w:rPr>
          <w:highlight w:val="white"/>
        </w:rPr>
        <w:t xml:space="preserve">refers to an instruction where the track occur. </w:t>
      </w:r>
    </w:p>
    <w:p w14:paraId="22848030" w14:textId="77777777"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51D2D64A" w14:textId="77777777" w:rsidR="004D41A8" w:rsidRPr="00903DBA" w:rsidRDefault="004D41A8" w:rsidP="00132D4E">
      <w:pPr>
        <w:pStyle w:val="Code"/>
        <w:rPr>
          <w:highlight w:val="white"/>
        </w:rPr>
      </w:pPr>
      <w:r w:rsidRPr="00903DBA">
        <w:rPr>
          <w:highlight w:val="white"/>
        </w:rPr>
        <w:t xml:space="preserve">    private Register? m_register = null;</w:t>
      </w:r>
    </w:p>
    <w:p w14:paraId="7BA71876" w14:textId="788057C6" w:rsidR="003B0233" w:rsidRPr="00903DBA" w:rsidRDefault="003B0233" w:rsidP="003B0233">
      <w:pPr>
        <w:rPr>
          <w:highlight w:val="white"/>
        </w:rPr>
      </w:pPr>
      <w:r w:rsidRPr="00903DBA">
        <w:rPr>
          <w:highlight w:val="white"/>
        </w:rPr>
        <w:lastRenderedPageBreak/>
        <w:t xml:space="preserve">If the track is </w:t>
      </w:r>
      <w:proofErr w:type="spellStart"/>
      <w:r w:rsidRPr="00903DBA">
        <w:rPr>
          <w:highlight w:val="white"/>
        </w:rPr>
        <w:t>ised</w:t>
      </w:r>
      <w:proofErr w:type="spellEnd"/>
      <w:r w:rsidRPr="00903DBA">
        <w:rPr>
          <w:highlight w:val="white"/>
        </w:rPr>
        <w:t xml:space="preserve"> as a pointer, a reduced set of registers are </w:t>
      </w:r>
      <w:r w:rsidR="000F260C" w:rsidRPr="00903DBA">
        <w:rPr>
          <w:highlight w:val="white"/>
        </w:rPr>
        <w:t>available</w:t>
      </w:r>
      <w:r w:rsidRPr="00903DBA">
        <w:rPr>
          <w:highlight w:val="white"/>
        </w:rPr>
        <w:t>.</w:t>
      </w:r>
    </w:p>
    <w:p w14:paraId="14D6F4C8" w14:textId="62F1DEB1" w:rsidR="004D41A8" w:rsidRPr="00903DBA" w:rsidRDefault="004D41A8" w:rsidP="00132D4E">
      <w:pPr>
        <w:pStyle w:val="Code"/>
        <w:rPr>
          <w:highlight w:val="white"/>
        </w:rPr>
      </w:pPr>
      <w:r w:rsidRPr="00903DBA">
        <w:rPr>
          <w:highlight w:val="white"/>
        </w:rPr>
        <w:t xml:space="preserve">    private bool m_pointer;</w:t>
      </w:r>
    </w:p>
    <w:p w14:paraId="73F90E01" w14:textId="68387CDC" w:rsidR="00D232DF" w:rsidRPr="00903DBA" w:rsidRDefault="00D232DF" w:rsidP="00D232DF">
      <w:pPr>
        <w:rPr>
          <w:highlight w:val="white"/>
        </w:rPr>
      </w:pPr>
      <w:r w:rsidRPr="00903DBA">
        <w:rPr>
          <w:highlight w:val="white"/>
        </w:rPr>
        <w:t xml:space="preserve">A track has a current size and a maximal size. </w:t>
      </w:r>
      <w:r w:rsidR="00FA4F19" w:rsidRPr="00903DBA">
        <w:rPr>
          <w:highlight w:val="white"/>
        </w:rPr>
        <w:t>The current size may vary between entries</w:t>
      </w:r>
      <w:r w:rsidR="003B0233" w:rsidRPr="00903DBA">
        <w:rPr>
          <w:highlight w:val="white"/>
        </w:rPr>
        <w:t>, and each entry is given the current size</w:t>
      </w:r>
      <w:r w:rsidR="000F260C" w:rsidRPr="00903DBA">
        <w:rPr>
          <w:highlight w:val="white"/>
        </w:rPr>
        <w:t xml:space="preserve"> so that it is given a register of correct size</w:t>
      </w:r>
      <w:r w:rsidR="00FA4F19" w:rsidRPr="00903DBA">
        <w:rPr>
          <w:highlight w:val="white"/>
        </w:rPr>
        <w:t xml:space="preserve">. </w:t>
      </w:r>
      <w:r w:rsidR="003B0233" w:rsidRPr="00903DBA">
        <w:rPr>
          <w:highlight w:val="white"/>
        </w:rPr>
        <w:t xml:space="preserve">We need the maximal </w:t>
      </w:r>
      <w:r w:rsidR="000F260C" w:rsidRPr="00903DBA">
        <w:rPr>
          <w:highlight w:val="white"/>
        </w:rPr>
        <w:t xml:space="preserve">size </w:t>
      </w:r>
      <w:r w:rsidR="003B0233" w:rsidRPr="00903DBA">
        <w:rPr>
          <w:highlight w:val="white"/>
        </w:rPr>
        <w:t>for the register allocator</w:t>
      </w:r>
      <w:r w:rsidR="000F260C" w:rsidRPr="00903DBA">
        <w:rPr>
          <w:highlight w:val="white"/>
        </w:rPr>
        <w:t xml:space="preserve">. It the size </w:t>
      </w:r>
      <w:r w:rsidR="003B0233" w:rsidRPr="00903DBA">
        <w:rPr>
          <w:highlight w:val="white"/>
        </w:rPr>
        <w:t>more than one</w:t>
      </w:r>
      <w:r w:rsidR="000F260C" w:rsidRPr="00903DBA">
        <w:rPr>
          <w:highlight w:val="white"/>
        </w:rPr>
        <w:t xml:space="preserve"> byte, a reduced set of register is available.</w:t>
      </w:r>
    </w:p>
    <w:p w14:paraId="15795DD9" w14:textId="77777777" w:rsidR="004D41A8" w:rsidRPr="00903DBA" w:rsidRDefault="004D41A8" w:rsidP="00132D4E">
      <w:pPr>
        <w:pStyle w:val="Code"/>
        <w:rPr>
          <w:highlight w:val="white"/>
        </w:rPr>
      </w:pPr>
      <w:r w:rsidRPr="00903DBA">
        <w:rPr>
          <w:highlight w:val="white"/>
        </w:rPr>
        <w:t xml:space="preserve">    private int m_currentSize, m_maxSize;</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77777777" w:rsidR="004D41A8" w:rsidRPr="00903DBA" w:rsidRDefault="004D41A8" w:rsidP="00132D4E">
      <w:pPr>
        <w:pStyle w:val="Code"/>
        <w:rPr>
          <w:highlight w:val="white"/>
        </w:rPr>
      </w:pPr>
      <w:r w:rsidRPr="00903DBA">
        <w:rPr>
          <w:highlight w:val="white"/>
        </w:rPr>
        <w:t xml:space="preserve">      m_register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17500405" w:rsidR="004D41A8" w:rsidRPr="00903DBA" w:rsidRDefault="004D41A8" w:rsidP="00132D4E">
      <w:pPr>
        <w:pStyle w:val="Code"/>
        <w:rPr>
          <w:highlight w:val="white"/>
        </w:rPr>
      </w:pPr>
      <w:r w:rsidRPr="00903DBA">
        <w:rPr>
          <w:highlight w:val="white"/>
        </w:rPr>
        <w:t xml:space="preserve">      m_currentSize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77777777" w:rsidR="004D41A8" w:rsidRPr="00903DBA" w:rsidRDefault="004D41A8" w:rsidP="00132D4E">
      <w:pPr>
        <w:pStyle w:val="Code"/>
        <w:rPr>
          <w:highlight w:val="white"/>
        </w:rPr>
      </w:pPr>
      <w:r w:rsidRPr="00903DBA">
        <w:rPr>
          <w:highlight w:val="white"/>
        </w:rPr>
        <w:t xml:space="preserve">      m_currentSize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2AF00D97" w14:textId="77777777" w:rsidR="006E7BC4" w:rsidRPr="00903DBA" w:rsidRDefault="006E7BC4" w:rsidP="006E7BC4">
      <w:pPr>
        <w:pStyle w:val="Code"/>
        <w:rPr>
          <w:highlight w:val="white"/>
        </w:rPr>
      </w:pPr>
    </w:p>
    <w:p w14:paraId="385A0CD1" w14:textId="3890ED65" w:rsidR="006E7BC4" w:rsidRPr="00903DBA" w:rsidRDefault="006E7BC4" w:rsidP="006E7BC4">
      <w:pPr>
        <w:pStyle w:val="Code"/>
        <w:rPr>
          <w:highlight w:val="white"/>
        </w:rPr>
      </w:pPr>
      <w:r w:rsidRPr="00903DBA">
        <w:rPr>
          <w:highlight w:val="white"/>
        </w:rPr>
        <w:t xml:space="preserve">    public int CurrentSize {</w:t>
      </w:r>
    </w:p>
    <w:p w14:paraId="71AA8151" w14:textId="77777777" w:rsidR="006E7BC4" w:rsidRPr="00903DBA" w:rsidRDefault="006E7BC4" w:rsidP="006E7BC4">
      <w:pPr>
        <w:pStyle w:val="Code"/>
        <w:rPr>
          <w:highlight w:val="white"/>
        </w:rPr>
      </w:pPr>
      <w:r w:rsidRPr="00903DBA">
        <w:rPr>
          <w:highlight w:val="white"/>
        </w:rPr>
        <w:t xml:space="preserve">      get { return m_currentSize; }</w:t>
      </w:r>
    </w:p>
    <w:p w14:paraId="353006FF" w14:textId="77777777" w:rsidR="006E7BC4" w:rsidRPr="00903DBA" w:rsidRDefault="006E7BC4" w:rsidP="006E7BC4">
      <w:pPr>
        <w:pStyle w:val="Code"/>
        <w:rPr>
          <w:highlight w:val="white"/>
        </w:rPr>
      </w:pPr>
      <w:r w:rsidRPr="00903DBA">
        <w:rPr>
          <w:highlight w:val="white"/>
        </w:rPr>
        <w:t xml:space="preserve">      set { m_currentSize = value; }</w:t>
      </w:r>
    </w:p>
    <w:p w14:paraId="0E89472C" w14:textId="77777777" w:rsidR="006E7BC4" w:rsidRPr="00903DBA" w:rsidRDefault="006E7BC4" w:rsidP="006E7BC4">
      <w:pPr>
        <w:pStyle w:val="Code"/>
        <w:rPr>
          <w:highlight w:val="white"/>
        </w:rPr>
      </w:pPr>
      <w:r w:rsidRPr="00903DBA">
        <w:rPr>
          <w:highlight w:val="white"/>
        </w:rPr>
        <w:t xml:space="preserve">    }</w:t>
      </w:r>
    </w:p>
    <w:p w14:paraId="437C10FE" w14:textId="77777777" w:rsidR="006E7BC4" w:rsidRPr="00903DBA" w:rsidRDefault="006E7BC4" w:rsidP="006E7BC4">
      <w:pPr>
        <w:pStyle w:val="Code"/>
        <w:rPr>
          <w:highlight w:val="white"/>
        </w:rPr>
      </w:pPr>
    </w:p>
    <w:p w14:paraId="09A4A7FC" w14:textId="77777777"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7777777" w:rsidR="006E7BC4" w:rsidRPr="00903DBA" w:rsidRDefault="006E7BC4" w:rsidP="006E7BC4">
      <w:pPr>
        <w:pStyle w:val="Code"/>
        <w:rPr>
          <w:highlight w:val="white"/>
        </w:rPr>
      </w:pP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51BAA30C" w14:textId="77777777" w:rsidR="004D41A8" w:rsidRPr="00903DBA" w:rsidRDefault="004D41A8" w:rsidP="00132D4E">
      <w:pPr>
        <w:pStyle w:val="Code"/>
        <w:rPr>
          <w:highlight w:val="white"/>
        </w:rPr>
      </w:pPr>
      <w:r w:rsidRPr="00903DBA">
        <w:rPr>
          <w:highlight w:val="white"/>
        </w:rPr>
        <w:t xml:space="preserve">    public Register? Register {</w:t>
      </w:r>
    </w:p>
    <w:p w14:paraId="000DED9D" w14:textId="77777777" w:rsidR="004D41A8" w:rsidRPr="00903DBA" w:rsidRDefault="004D41A8" w:rsidP="00132D4E">
      <w:pPr>
        <w:pStyle w:val="Code"/>
        <w:rPr>
          <w:highlight w:val="white"/>
        </w:rPr>
      </w:pPr>
      <w:r w:rsidRPr="00903DBA">
        <w:rPr>
          <w:highlight w:val="white"/>
        </w:rPr>
        <w:t xml:space="preserve">      get { return m_register; }</w:t>
      </w:r>
    </w:p>
    <w:p w14:paraId="39DA95B4" w14:textId="0A3BB627" w:rsidR="004D41A8" w:rsidRPr="00903DBA" w:rsidRDefault="004D41A8" w:rsidP="00132D4E">
      <w:pPr>
        <w:pStyle w:val="Code"/>
        <w:rPr>
          <w:highlight w:val="white"/>
        </w:rPr>
      </w:pPr>
      <w:r w:rsidRPr="00903DBA">
        <w:rPr>
          <w:highlight w:val="white"/>
        </w:rPr>
        <w:t xml:space="preserve">      set { m_register = value;</w:t>
      </w:r>
      <w:r w:rsidR="0084652D" w:rsidRPr="00903DBA">
        <w:rPr>
          <w:highlight w:val="white"/>
        </w:rPr>
        <w:t xml:space="preserve"> </w:t>
      </w:r>
      <w:r w:rsidRPr="00903DBA">
        <w:rPr>
          <w:highlight w:val="white"/>
        </w:rPr>
        <w:t>}</w:t>
      </w:r>
    </w:p>
    <w:p w14:paraId="11ADE2D9" w14:textId="77777777" w:rsidR="004D41A8" w:rsidRPr="00903DBA" w:rsidRDefault="004D41A8" w:rsidP="00132D4E">
      <w:pPr>
        <w:pStyle w:val="Code"/>
        <w:rPr>
          <w:highlight w:val="white"/>
        </w:rPr>
      </w:pPr>
      <w:r w:rsidRPr="00903DBA">
        <w:rPr>
          <w:highlight w:val="white"/>
        </w:rPr>
        <w:t xml:space="preserve">    }</w:t>
      </w:r>
    </w:p>
    <w:p w14:paraId="56E46B1C" w14:textId="2CF6F9EC" w:rsidR="004D41A8" w:rsidRPr="00903DBA" w:rsidRDefault="00275405" w:rsidP="00275405">
      <w:pPr>
        <w:rPr>
          <w:highlight w:val="white"/>
        </w:rPr>
      </w:pPr>
      <w:r w:rsidRPr="00903DBA">
        <w:rPr>
          <w:highlight w:val="white"/>
        </w:rPr>
        <w:t>If a track holds the pointer property, it can be allocated to a reduced set or registers</w:t>
      </w:r>
      <w:r w:rsidR="0084652D" w:rsidRPr="00903DBA">
        <w:rPr>
          <w:highlight w:val="white"/>
        </w:rPr>
        <w:t xml:space="preserve"> only</w:t>
      </w:r>
      <w:r w:rsidRPr="00903DBA">
        <w:rPr>
          <w:highlight w:val="white"/>
        </w:rPr>
        <w:t>.</w:t>
      </w:r>
    </w:p>
    <w:p w14:paraId="13EDE791" w14:textId="77777777" w:rsidR="004D41A8" w:rsidRPr="00903DBA" w:rsidRDefault="004D41A8" w:rsidP="00132D4E">
      <w:pPr>
        <w:pStyle w:val="Code"/>
        <w:rPr>
          <w:highlight w:val="white"/>
        </w:rPr>
      </w:pPr>
      <w:r w:rsidRPr="00903DBA">
        <w:rPr>
          <w:highlight w:val="white"/>
        </w:rPr>
        <w:lastRenderedPageBreak/>
        <w:t xml:space="preserve">    public bool Pointer {</w:t>
      </w:r>
    </w:p>
    <w:p w14:paraId="28D969B6" w14:textId="77777777" w:rsidR="004D41A8" w:rsidRPr="00903DBA" w:rsidRDefault="004D41A8" w:rsidP="00132D4E">
      <w:pPr>
        <w:pStyle w:val="Code"/>
        <w:rPr>
          <w:highlight w:val="white"/>
        </w:rPr>
      </w:pPr>
      <w:r w:rsidRPr="00903DBA">
        <w:rPr>
          <w:highlight w:val="white"/>
        </w:rPr>
        <w:t xml:space="preserve">      get { return m_pointer; }</w:t>
      </w:r>
    </w:p>
    <w:p w14:paraId="37B94242" w14:textId="77777777" w:rsidR="004D41A8" w:rsidRPr="00903DBA" w:rsidRDefault="004D41A8" w:rsidP="00132D4E">
      <w:pPr>
        <w:pStyle w:val="Code"/>
        <w:rPr>
          <w:highlight w:val="white"/>
        </w:rPr>
      </w:pPr>
      <w:r w:rsidRPr="00903DBA">
        <w:rPr>
          <w:highlight w:val="white"/>
        </w:rPr>
        <w:t xml:space="preserve">      set { m_pointer = value; }</w:t>
      </w:r>
    </w:p>
    <w:p w14:paraId="592FC155" w14:textId="77777777" w:rsidR="004D41A8" w:rsidRPr="00903DBA" w:rsidRDefault="004D41A8" w:rsidP="00132D4E">
      <w:pPr>
        <w:pStyle w:val="Code"/>
        <w:rPr>
          <w:highlight w:val="white"/>
        </w:rPr>
      </w:pPr>
      <w:r w:rsidRPr="00903DBA">
        <w:rPr>
          <w:highlight w:val="white"/>
        </w:rPr>
        <w:t xml:space="preserve">    }</w:t>
      </w:r>
    </w:p>
    <w:p w14:paraId="6016403D" w14:textId="5A2473EC"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883C09" w:rsidRPr="00903DBA">
        <w:rPr>
          <w:highlight w:val="white"/>
        </w:rPr>
        <w:t xml:space="preserve"> line numbers of their entry lists overlap.</w:t>
      </w:r>
      <w:r w:rsidR="00F206F4" w:rsidRPr="00903DBA">
        <w:rPr>
          <w:highlight w:val="white"/>
        </w:rPr>
        <w:t xml:space="preserve"> </w:t>
      </w:r>
      <w:r w:rsidR="00885BC4" w:rsidRPr="00903DBA">
        <w:rPr>
          <w:highlight w:val="white"/>
        </w:rPr>
        <w:t>If at least one of the tracks’ entry lists is empty, the tracks does not overlap and we return false.</w:t>
      </w:r>
    </w:p>
    <w:p w14:paraId="41B61F46" w14:textId="7351FA82" w:rsidR="004D41A8" w:rsidRPr="00903DBA" w:rsidRDefault="00BF0311" w:rsidP="0086209C">
      <w:pPr>
        <w:rPr>
          <w:highlight w:val="white"/>
        </w:rPr>
      </w:pPr>
      <w:r w:rsidRPr="00903DBA">
        <w:rPr>
          <w:highlight w:val="white"/>
        </w:rPr>
        <w:t xml:space="preserve">Otherwise, we look </w:t>
      </w:r>
      <w:r w:rsidR="0086209C" w:rsidRPr="00903DBA">
        <w:rPr>
          <w:highlight w:val="white"/>
        </w:rPr>
        <w:t>up the first and last entry of each track</w:t>
      </w:r>
      <w:r w:rsidR="00DA5AD3" w:rsidRPr="00903DBA">
        <w:rPr>
          <w:highlight w:val="white"/>
        </w:rPr>
        <w:t>, and check if the</w:t>
      </w:r>
      <w:r w:rsidR="00032939" w:rsidRPr="00903DBA">
        <w:rPr>
          <w:highlight w:val="white"/>
        </w:rPr>
        <w:t xml:space="preserve"> tracks overlaps. If the maximum  line number of one track is smaller </w:t>
      </w:r>
      <w:proofErr w:type="spellStart"/>
      <w:r w:rsidR="00032939" w:rsidRPr="00903DBA">
        <w:rPr>
          <w:highlight w:val="white"/>
        </w:rPr>
        <w:t>that</w:t>
      </w:r>
      <w:proofErr w:type="spellEnd"/>
      <w:r w:rsidR="00032939" w:rsidRPr="00903DBA">
        <w:rPr>
          <w:highlight w:val="white"/>
        </w:rPr>
        <w:t xml:space="preserve"> the minimum line number of the other track, they do not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0B79C294" w14:textId="57C54ABD" w:rsidR="004D41A8" w:rsidRPr="00903DBA" w:rsidRDefault="00126333" w:rsidP="00126333">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is called after the tracks have been assigned registers</w:t>
      </w:r>
      <w:r w:rsidR="00512DD6" w:rsidRPr="00903DBA">
        <w:rPr>
          <w:highlight w:val="white"/>
        </w:rPr>
        <w:t xml:space="preserve">. We iterate through the entries and assign them the given register. Note that the entries may have different sizes, why we have to </w:t>
      </w:r>
      <w:r w:rsidR="009F71A1" w:rsidRPr="00903DBA">
        <w:rPr>
          <w:highlight w:val="white"/>
        </w:rPr>
        <w:t>convert the register to the size of each entry.</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2B60FA12" w:rsidR="00283127" w:rsidRPr="00903DBA" w:rsidRDefault="00C36173" w:rsidP="009D541A">
      <w:pPr>
        <w:pStyle w:val="Rubrik2"/>
      </w:pPr>
      <w:bookmarkStart w:id="444" w:name="_Toc57656082"/>
      <w:r w:rsidRPr="00903DBA">
        <w:t>Register Allocation</w:t>
      </w:r>
      <w:bookmarkEnd w:id="444"/>
    </w:p>
    <w:p w14:paraId="6D9EAF1D" w14:textId="65A3E5F1"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this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 two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two tracks that overlaps cannot be assigned the sam</w:t>
      </w:r>
      <w:r w:rsidR="00F05E6D" w:rsidRPr="00903DBA">
        <w:rPr>
          <w:highlight w:val="white"/>
        </w:rPr>
        <w:t>e</w:t>
      </w:r>
      <w:r w:rsidR="000D3ED7" w:rsidRPr="00903DBA">
        <w:rPr>
          <w:highlight w:val="white"/>
        </w:rPr>
        <w:t xml:space="preserve"> register.</w:t>
      </w:r>
    </w:p>
    <w:p w14:paraId="6C3214C3" w14:textId="77777777" w:rsidR="00E31ED1" w:rsidRPr="00903DBA" w:rsidRDefault="00E31ED1" w:rsidP="00E31ED1">
      <w:r w:rsidRPr="00903DBA">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903DBA">
        <w:rPr>
          <w:rStyle w:val="CodeInText"/>
        </w:rPr>
        <w:t>deep search</w:t>
      </w:r>
      <w:r w:rsidRPr="00903DBA">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903DBA" w:rsidRDefault="00E31ED1" w:rsidP="00E31ED1">
      <w:pPr>
        <w:rPr>
          <w:highlight w:val="white"/>
        </w:rPr>
      </w:pPr>
      <w:r w:rsidRPr="00903DBA">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903DBA" w:rsidRDefault="003958DE" w:rsidP="003958DE">
      <w:pPr>
        <w:pStyle w:val="CodeHeader"/>
      </w:pPr>
      <w:proofErr w:type="spellStart"/>
      <w:r w:rsidRPr="00903DBA">
        <w:t>RegisterAllocator.cs</w:t>
      </w:r>
      <w:proofErr w:type="spellEnd"/>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lastRenderedPageBreak/>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193C18DE"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 xml:space="preserve">total track graph, with all track as vertices and an edge between two vertices if the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 (or two register</w:t>
      </w:r>
      <w:r w:rsidR="00F540A1" w:rsidRPr="00903DBA">
        <w:rPr>
          <w:highlight w:val="white"/>
        </w:rPr>
        <w:t>s</w:t>
      </w:r>
      <w:r w:rsidR="007B7A13" w:rsidRPr="00903DBA">
        <w:rPr>
          <w:highlight w:val="white"/>
        </w:rPr>
        <w:t xml:space="preserve"> that overlap).</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05341D4B" w:rsidR="00730167" w:rsidRPr="00903DBA" w:rsidRDefault="00F540A1" w:rsidP="00F540A1">
      <w:pPr>
        <w:rPr>
          <w:highlight w:val="white"/>
        </w:rPr>
      </w:pPr>
      <w:r w:rsidRPr="00903DBA">
        <w:rPr>
          <w:highlight w:val="white"/>
        </w:rPr>
        <w:t xml:space="preserve">Then we split the total graph into independent </w:t>
      </w:r>
      <w:proofErr w:type="spellStart"/>
      <w:r w:rsidRPr="00903DBA">
        <w:rPr>
          <w:highlight w:val="white"/>
        </w:rPr>
        <w:t>subgrphs</w:t>
      </w:r>
      <w:proofErr w:type="spellEnd"/>
      <w:r w:rsidRPr="00903DBA">
        <w:rPr>
          <w:highlight w:val="white"/>
        </w:rPr>
        <w:t>,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0FE92710" w14:textId="3D637E03" w:rsidR="004A7C41" w:rsidRPr="00903DBA" w:rsidRDefault="004A7C41" w:rsidP="0003006A">
      <w:pPr>
        <w:rPr>
          <w:highlight w:val="white"/>
        </w:rPr>
      </w:pPr>
      <w:r w:rsidRPr="00903DBA">
        <w:rPr>
          <w:highlight w:val="white"/>
        </w:rPr>
        <w:t xml:space="preserve">When the graph has been split, we iterate through the </w:t>
      </w:r>
      <w:r w:rsidR="0003006A" w:rsidRPr="00903DBA">
        <w:rPr>
          <w:highlight w:val="white"/>
        </w:rPr>
        <w:t xml:space="preserve">subgraphs and perform a deep-first search </w:t>
      </w:r>
      <w:r w:rsidR="003C5BD2" w:rsidRPr="00903DBA">
        <w:rPr>
          <w:highlight w:val="white"/>
        </w:rPr>
        <w:t xml:space="preserve">on each of them. If the </w:t>
      </w:r>
      <w:r w:rsidR="003C5BD2" w:rsidRPr="00903DBA">
        <w:rPr>
          <w:rStyle w:val="KeyWord0"/>
          <w:highlight w:val="white"/>
        </w:rPr>
        <w:t>DeepFirstSearch</w:t>
      </w:r>
      <w:r w:rsidR="003C5BD2" w:rsidRPr="00903DBA">
        <w:rPr>
          <w:highlight w:val="white"/>
        </w:rPr>
        <w:t xml:space="preserve"> method returns true, we have a graph coloring; that is, the tracks have been assigned registers that do not overlap. </w:t>
      </w:r>
      <w:r w:rsidR="007E30E7" w:rsidRPr="00903DBA">
        <w:rPr>
          <w:highlight w:val="white"/>
        </w:rPr>
        <w:t xml:space="preserve">If </w:t>
      </w:r>
      <w:r w:rsidR="007E30E7" w:rsidRPr="00903DBA">
        <w:rPr>
          <w:rStyle w:val="KeyWord0"/>
          <w:highlight w:val="white"/>
        </w:rPr>
        <w:t>DeepFirstSearch</w:t>
      </w:r>
      <w:r w:rsidR="007E30E7" w:rsidRPr="00903DBA">
        <w:rPr>
          <w:highlight w:val="white"/>
        </w:rPr>
        <w:t xml:space="preserve"> return false, we have not found a graph coloring, and we report an error, that we are out of registers.</w:t>
      </w:r>
      <w:r w:rsidR="007E30E7" w:rsidRPr="00903DBA">
        <w:rPr>
          <w:rStyle w:val="KeyWord0"/>
          <w:highlight w:val="white"/>
        </w:rPr>
        <w:t xml:space="preserve"> </w:t>
      </w:r>
    </w:p>
    <w:p w14:paraId="5747190D" w14:textId="77777777"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0B53D46A" w14:textId="716144DD" w:rsidR="003D79E4" w:rsidRPr="00903DBA" w:rsidRDefault="003D79E4" w:rsidP="003D79E4">
      <w:pPr>
        <w:rPr>
          <w:highlight w:val="white"/>
        </w:rPr>
      </w:pPr>
      <w:r w:rsidRPr="00903DBA">
        <w:rPr>
          <w:highlight w:val="white"/>
        </w:rPr>
        <w:t xml:space="preserve">If we have iterated through the track graphs without encountering shortage of register, we iterate through the </w:t>
      </w:r>
      <w:r w:rsidR="002D2FF6" w:rsidRPr="00903DBA">
        <w:rPr>
          <w:highlight w:val="white"/>
        </w:rPr>
        <w:t xml:space="preserve">tracks and calls </w:t>
      </w:r>
      <w:r w:rsidR="002D2FF6" w:rsidRPr="00903DBA">
        <w:rPr>
          <w:rStyle w:val="KeyWord0"/>
          <w:highlight w:val="white"/>
        </w:rPr>
        <w:t>Generate</w:t>
      </w:r>
      <w:r w:rsidR="002D2FF6" w:rsidRPr="00903DBA">
        <w:rPr>
          <w:highlight w:val="white"/>
        </w:rPr>
        <w:t xml:space="preserve"> for each track, which load the assigned register to the assembly code of the track.</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E99916E" w14:textId="77777777" w:rsidR="009C6CF2" w:rsidRPr="00903DBA" w:rsidRDefault="009C6CF2" w:rsidP="009C6CF2">
      <w:pPr>
        <w:pStyle w:val="Code"/>
        <w:rPr>
          <w:highlight w:val="white"/>
        </w:rPr>
      </w:pPr>
      <w:r w:rsidRPr="00903DBA">
        <w:rPr>
          <w:highlight w:val="white"/>
        </w:rPr>
        <w:t xml:space="preserve">    </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44875B90" w14:textId="77777777" w:rsidR="009C6CF2" w:rsidRPr="00903DBA" w:rsidRDefault="009C6CF2" w:rsidP="009C6CF2">
      <w:pPr>
        <w:pStyle w:val="Code"/>
        <w:rPr>
          <w:highlight w:val="white"/>
        </w:rPr>
      </w:pPr>
    </w:p>
    <w:p w14:paraId="354CA81B" w14:textId="77777777"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42722535" w14:textId="77777777" w:rsidR="009C6CF2" w:rsidRPr="00903DBA" w:rsidRDefault="009C6CF2" w:rsidP="009C6CF2">
      <w:pPr>
        <w:pStyle w:val="Code"/>
        <w:rPr>
          <w:highlight w:val="white"/>
        </w:rPr>
      </w:pP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77777777" w:rsidR="009C6CF2" w:rsidRPr="00903DBA" w:rsidRDefault="009C6CF2" w:rsidP="009C6CF2">
      <w:pPr>
        <w:pStyle w:val="Code"/>
        <w:rPr>
          <w:highlight w:val="white"/>
        </w:rPr>
      </w:pPr>
      <w:r w:rsidRPr="00903DBA">
        <w:rPr>
          <w:highlight w:val="white"/>
        </w:rPr>
        <w:t xml:space="preserve">        }</w:t>
      </w:r>
    </w:p>
    <w:p w14:paraId="197CDC18" w14:textId="77777777"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77777777" w:rsidR="009C6CF2" w:rsidRPr="00903DBA" w:rsidRDefault="009C6CF2" w:rsidP="009C6CF2">
      <w:pPr>
        <w:pStyle w:val="Code"/>
        <w:rPr>
          <w:highlight w:val="white"/>
        </w:rPr>
      </w:pP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2CFAA753"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In this way, </w:t>
      </w:r>
      <w:r w:rsidR="004E49A1" w:rsidRPr="00903DBA">
        <w:rPr>
          <w:highlight w:val="white"/>
        </w:rPr>
        <w:t xml:space="preserve">every call to </w:t>
      </w:r>
      <w:r w:rsidR="004E49A1" w:rsidRPr="00903DBA">
        <w:rPr>
          <w:rStyle w:val="KeyWord0"/>
          <w:highlight w:val="white"/>
        </w:rPr>
        <w:t>DeepFirstSearch</w:t>
      </w:r>
      <w:r w:rsidR="00DB7F63" w:rsidRPr="00903DBA">
        <w:rPr>
          <w:highlight w:val="white"/>
        </w:rPr>
        <w:t xml:space="preserve">, including the first call in </w:t>
      </w:r>
      <w:r w:rsidR="00DB7F63" w:rsidRPr="00903DBA">
        <w:rPr>
          <w:rStyle w:val="KeyWord0"/>
          <w:highlight w:val="white"/>
        </w:rPr>
        <w:t>RegisterAllocator</w:t>
      </w:r>
      <w:r w:rsidR="00DB7F63" w:rsidRPr="00903DBA">
        <w:rPr>
          <w:highlight w:val="white"/>
        </w:rPr>
        <w:t>. However, if the call does not return false, we just try</w:t>
      </w:r>
      <w:r w:rsidR="007B1DA6" w:rsidRPr="00903DBA">
        <w:rPr>
          <w:highlight w:val="white"/>
        </w:rPr>
        <w:t xml:space="preserve"> with another of the possible register. If the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lastRenderedPageBreak/>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298643F8" w:rsidR="00730167" w:rsidRPr="00903DBA" w:rsidRDefault="00636B1C" w:rsidP="00636B1C">
      <w:pPr>
        <w:rPr>
          <w:highlight w:val="white"/>
        </w:rPr>
      </w:pPr>
      <w:r w:rsidRPr="00903DBA">
        <w:rPr>
          <w:highlight w:val="white"/>
        </w:rPr>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an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r w:rsidR="008A6229" w:rsidRPr="00903DBA">
        <w:rPr>
          <w:rStyle w:val="KeyWord0"/>
          <w:highlight w:val="white"/>
        </w:rPr>
        <w:t>PointerRegisterSetWithEllipse</w:t>
      </w:r>
      <w:r w:rsidR="008A6229" w:rsidRPr="00903DBA">
        <w:rPr>
          <w:highlight w:val="white"/>
        </w:rPr>
        <w:t xml:space="preserve">, since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lastRenderedPageBreak/>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39E8C81B"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is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5FF004F"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find the register of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45" w:name="_Toc57656083"/>
      <w:r w:rsidRPr="00903DBA">
        <w:t>Assembly Code Generation</w:t>
      </w:r>
      <w:bookmarkEnd w:id="445"/>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proofErr w:type="spellStart"/>
      <w:r w:rsidRPr="00903DBA">
        <w:t>AssemblyCodeGenerator.cs</w:t>
      </w:r>
      <w:proofErr w:type="spellEnd"/>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proofErr w:type="spellStart"/>
      <w:r w:rsidRPr="00903DBA">
        <w:rPr>
          <w:highlight w:val="white"/>
        </w:rPr>
        <w:t>MainName</w:t>
      </w:r>
      <w:proofErr w:type="spellEnd"/>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lastRenderedPageBreak/>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05D0CF40"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 xml:space="preserve">performs the register allocation by create an object if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46"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46"/>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lastRenderedPageBreak/>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lastRenderedPageBreak/>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lastRenderedPageBreak/>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lastRenderedPageBreak/>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lastRenderedPageBreak/>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47"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47"/>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lastRenderedPageBreak/>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48" w:name="_Toc57656086"/>
      <w:r w:rsidRPr="00903DBA">
        <w:rPr>
          <w:highlight w:val="white"/>
        </w:rPr>
        <w:t>Function Calls</w:t>
      </w:r>
      <w:bookmarkEnd w:id="448"/>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w:t>
      </w:r>
      <w:proofErr w:type="spellStart"/>
      <w:r w:rsidR="00390A79" w:rsidRPr="00903DBA">
        <w:rPr>
          <w:highlight w:val="white"/>
        </w:rPr>
        <w:t>effency</w:t>
      </w:r>
      <w:proofErr w:type="spellEnd"/>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lastRenderedPageBreak/>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lastRenderedPageBreak/>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49"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lastRenderedPageBreak/>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49"/>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lastRenderedPageBreak/>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lastRenderedPageBreak/>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50" w:name="_Toc57656087"/>
      <w:r w:rsidRPr="00903DBA">
        <w:rPr>
          <w:highlight w:val="white"/>
        </w:rPr>
        <w:t>Loading Values into Registers</w:t>
      </w:r>
      <w:bookmarkEnd w:id="450"/>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If there is no non-overlapping register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lastRenderedPageBreak/>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lastRenderedPageBreak/>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lastRenderedPageBreak/>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51"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51"/>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lastRenderedPageBreak/>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lastRenderedPageBreak/>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52" w:name="_Toc57656089"/>
      <w:r w:rsidRPr="00903DBA">
        <w:rPr>
          <w:highlight w:val="white"/>
        </w:rPr>
        <w:t>Load and Inspect Registers</w:t>
      </w:r>
      <w:bookmarkEnd w:id="452"/>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lastRenderedPageBreak/>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53" w:name="_Toc57656090"/>
      <w:r w:rsidRPr="00903DBA">
        <w:rPr>
          <w:highlight w:val="white"/>
        </w:rPr>
        <w:t>Initialization</w:t>
      </w:r>
      <w:bookmarkEnd w:id="453"/>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lastRenderedPageBreak/>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54" w:name="_Toc57656091"/>
      <w:r w:rsidRPr="00903DBA">
        <w:rPr>
          <w:highlight w:val="white"/>
        </w:rPr>
        <w:t>Integral Multipl</w:t>
      </w:r>
      <w:r w:rsidR="00285456" w:rsidRPr="00903DBA">
        <w:rPr>
          <w:highlight w:val="white"/>
        </w:rPr>
        <w:t>i</w:t>
      </w:r>
      <w:r w:rsidRPr="00903DBA">
        <w:rPr>
          <w:highlight w:val="white"/>
        </w:rPr>
        <w:t>cation, Division, and Modulo</w:t>
      </w:r>
      <w:bookmarkEnd w:id="454"/>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477426">
      <w:pPr>
        <w:pStyle w:val="SourceCodeBoxText"/>
        <w:framePr w:wrap="around"/>
        <w:rPr>
          <w:highlight w:val="white"/>
        </w:rPr>
      </w:pPr>
      <w:r w:rsidRPr="00903DBA">
        <w:rPr>
          <w:highlight w:val="white"/>
        </w:rPr>
        <w:t>The register where we store the value of the left symbol.</w:t>
      </w:r>
    </w:p>
    <w:p w14:paraId="0D518EBD" w14:textId="0857A773" w:rsidR="007D47EF" w:rsidRPr="00903DBA" w:rsidRDefault="007D47EF" w:rsidP="00477426">
      <w:pPr>
        <w:pStyle w:val="SourceCodeBoxText"/>
        <w:framePr w:wrap="around"/>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477426">
      <w:pPr>
        <w:pStyle w:val="SourceCodeBoxText"/>
        <w:framePr w:wrap="around"/>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477426">
      <w:pPr>
        <w:pStyle w:val="SourceCodeBoxText"/>
        <w:framePr w:wrap="around"/>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lastRenderedPageBreak/>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lastRenderedPageBreak/>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55" w:name="_Toc57656092"/>
      <w:r w:rsidRPr="00903DBA">
        <w:rPr>
          <w:highlight w:val="white"/>
        </w:rPr>
        <w:t>Integral Assignment and Parameters</w:t>
      </w:r>
      <w:bookmarkEnd w:id="455"/>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sidRPr="00903DBA">
        <w:rPr>
          <w:highlight w:val="white"/>
        </w:rPr>
        <w:t>dereferred</w:t>
      </w:r>
      <w:proofErr w:type="spellEnd"/>
      <w:r w:rsidRPr="00903DBA">
        <w:rPr>
          <w:highlight w:val="white"/>
        </w:rPr>
        <w:t>,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lastRenderedPageBreak/>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proofErr w:type="spellStart"/>
      <w:r w:rsidRPr="00903DBA">
        <w:rPr>
          <w:highlight w:val="white"/>
        </w:rPr>
        <w:t>ist</w:t>
      </w:r>
      <w:proofErr w:type="spellEnd"/>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56" w:name="_Toc57656093"/>
      <w:r w:rsidRPr="00903DBA">
        <w:rPr>
          <w:highlight w:val="white"/>
        </w:rPr>
        <w:t>Unary Integral Operations</w:t>
      </w:r>
      <w:bookmarkEnd w:id="456"/>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lastRenderedPageBreak/>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lastRenderedPageBreak/>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57" w:name="_Toc57656094"/>
      <w:r w:rsidRPr="00903DBA">
        <w:rPr>
          <w:highlight w:val="white"/>
        </w:rPr>
        <w:t>Integral Binary</w:t>
      </w:r>
      <w:bookmarkEnd w:id="457"/>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w:t>
      </w:r>
      <w:proofErr w:type="spellStart"/>
      <w:r w:rsidR="00CF52E0" w:rsidRPr="00903DBA">
        <w:rPr>
          <w:highlight w:val="white"/>
        </w:rPr>
        <w:t>xor</w:t>
      </w:r>
      <w:proofErr w:type="spellEnd"/>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lastRenderedPageBreak/>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lastRenderedPageBreak/>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With the exception of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proofErr w:type="spellStart"/>
      <w:r w:rsidR="00213C9A" w:rsidRPr="00903DBA">
        <w:rPr>
          <w:rStyle w:val="KeyWord0"/>
          <w:highlight w:val="white"/>
        </w:rPr>
        <w:t>leftTrack</w:t>
      </w:r>
      <w:proofErr w:type="spellEnd"/>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lastRenderedPageBreak/>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lastRenderedPageBreak/>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58" w:name="_Toc57656095"/>
      <w:r w:rsidRPr="00903DBA">
        <w:rPr>
          <w:highlight w:val="white"/>
        </w:rPr>
        <w:t>Base and Offset</w:t>
      </w:r>
      <w:bookmarkEnd w:id="458"/>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w:t>
      </w:r>
      <w:proofErr w:type="spellStart"/>
      <w:r w:rsidRPr="00903DBA">
        <w:rPr>
          <w:highlight w:val="white"/>
        </w:rPr>
        <w:t>dereferred</w:t>
      </w:r>
      <w:proofErr w:type="spellEnd"/>
      <w:r w:rsidRPr="00903DBA">
        <w:rPr>
          <w:highlight w:val="white"/>
        </w:rPr>
        <w:t xml:space="preserve"> symbol in a dereference, index, or arrow expression, and we return the register holding the address. We look up the address track </w:t>
      </w:r>
      <w:r w:rsidRPr="00903DBA">
        <w:rPr>
          <w:highlight w:val="white"/>
        </w:rPr>
        <w:lastRenderedPageBreak/>
        <w:t xml:space="preserve">(the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59" w:name="_Toc57656096"/>
      <w:r w:rsidRPr="00903DBA">
        <w:rPr>
          <w:highlight w:val="white"/>
        </w:rPr>
        <w:t>Case</w:t>
      </w:r>
      <w:bookmarkEnd w:id="459"/>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w:t>
      </w:r>
      <w:r w:rsidR="00182F96" w:rsidRPr="00903DBA">
        <w:rPr>
          <w:highlight w:val="white"/>
        </w:rPr>
        <w:lastRenderedPageBreak/>
        <w:t xml:space="preserve">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60" w:name="_Toc57656097"/>
      <w:r w:rsidRPr="00903DBA">
        <w:rPr>
          <w:highlight w:val="white"/>
        </w:rPr>
        <w:t>Address</w:t>
      </w:r>
      <w:bookmarkEnd w:id="460"/>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w:t>
      </w:r>
      <w:proofErr w:type="spellStart"/>
      <w:r w:rsidRPr="00903DBA">
        <w:rPr>
          <w:highlight w:val="white"/>
        </w:rPr>
        <w:t>de</w:t>
      </w:r>
      <w:r w:rsidR="006114E0" w:rsidRPr="00903DBA">
        <w:rPr>
          <w:highlight w:val="white"/>
        </w:rPr>
        <w:t>refereeing</w:t>
      </w:r>
      <w:proofErr w:type="spellEnd"/>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w:t>
      </w:r>
      <w:proofErr w:type="spellStart"/>
      <w:r w:rsidR="002200BD" w:rsidRPr="00903DBA">
        <w:rPr>
          <w:highlight w:val="white"/>
        </w:rPr>
        <w:t>derefereing</w:t>
      </w:r>
      <w:proofErr w:type="spellEnd"/>
      <w:r w:rsidR="002200BD" w:rsidRPr="00903DBA">
        <w:rPr>
          <w:highlight w:val="white"/>
        </w:rPr>
        <w:t xml:space="preserve">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61" w:name="_Toc57656098"/>
      <w:r w:rsidRPr="00903DBA">
        <w:rPr>
          <w:highlight w:val="white"/>
        </w:rPr>
        <w:lastRenderedPageBreak/>
        <w:t>Floating Binary</w:t>
      </w:r>
      <w:bookmarkEnd w:id="461"/>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62" w:name="_Toc57656099"/>
      <w:r w:rsidRPr="00903DBA">
        <w:rPr>
          <w:highlight w:val="white"/>
        </w:rPr>
        <w:t>Floating Relation</w:t>
      </w:r>
      <w:bookmarkEnd w:id="462"/>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xml:space="preserve">) into the </w:t>
      </w:r>
      <w:r w:rsidRPr="00903DBA">
        <w:rPr>
          <w:highlight w:val="white"/>
        </w:rPr>
        <w:lastRenderedPageBreak/>
        <w:t>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63" w:name="_Toc57656100"/>
      <w:r w:rsidRPr="00903DBA">
        <w:rPr>
          <w:highlight w:val="white"/>
        </w:rPr>
        <w:t>Floating Push and Pop</w:t>
      </w:r>
      <w:bookmarkEnd w:id="463"/>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lastRenderedPageBreak/>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lastRenderedPageBreak/>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lastRenderedPageBreak/>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64" w:name="_Toc57656101"/>
      <w:r w:rsidRPr="00903DBA">
        <w:rPr>
          <w:highlight w:val="white"/>
        </w:rPr>
        <w:t>Type Conversion</w:t>
      </w:r>
      <w:bookmarkEnd w:id="464"/>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w:t>
      </w:r>
      <w:proofErr w:type="spellStart"/>
      <w:r w:rsidRPr="00903DBA">
        <w:rPr>
          <w:highlight w:val="white"/>
        </w:rPr>
        <w:t>throught</w:t>
      </w:r>
      <w:proofErr w:type="spellEnd"/>
      <w:r w:rsidRPr="00903DBA">
        <w:rPr>
          <w:highlight w:val="white"/>
        </w:rPr>
        <w:t xml:space="preserve">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65" w:name="_Toc57656102"/>
      <w:r w:rsidRPr="00903DBA">
        <w:rPr>
          <w:highlight w:val="white"/>
        </w:rPr>
        <w:t>Struct and Union</w:t>
      </w:r>
      <w:bookmarkEnd w:id="465"/>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lastRenderedPageBreak/>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w:t>
      </w:r>
      <w:proofErr w:type="spellStart"/>
      <w:r w:rsidR="002E5628" w:rsidRPr="00903DBA">
        <w:rPr>
          <w:highlight w:val="white"/>
        </w:rPr>
        <w:t>count</w:t>
      </w:r>
      <w:proofErr w:type="spellEnd"/>
      <w:r w:rsidR="002E5628" w:rsidRPr="00903DBA">
        <w:rPr>
          <w:highlight w:val="white"/>
        </w:rPr>
        <w:t xml:space="preserve">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 xml:space="preserve">We start by loading the size of the data block into the </w:t>
      </w:r>
      <w:proofErr w:type="spellStart"/>
      <w:r w:rsidRPr="00903DBA">
        <w:rPr>
          <w:highlight w:val="white"/>
        </w:rPr>
        <w:t>count</w:t>
      </w:r>
      <w:proofErr w:type="spellEnd"/>
      <w:r w:rsidRPr="00903DBA">
        <w:rPr>
          <w:highlight w:val="white"/>
        </w:rPr>
        <w:t xml:space="preserve">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lastRenderedPageBreak/>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 xml:space="preserve">We decrement the </w:t>
      </w:r>
      <w:proofErr w:type="spellStart"/>
      <w:r w:rsidRPr="00903DBA">
        <w:rPr>
          <w:highlight w:val="white"/>
        </w:rPr>
        <w:t>count</w:t>
      </w:r>
      <w:proofErr w:type="spellEnd"/>
      <w:r w:rsidRPr="00903DBA">
        <w:rPr>
          <w:highlight w:val="white"/>
        </w:rPr>
        <w:t xml:space="preserve">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w:t>
      </w:r>
      <w:proofErr w:type="spellStart"/>
      <w:r w:rsidRPr="00903DBA">
        <w:rPr>
          <w:highlight w:val="white"/>
        </w:rPr>
        <w:t>count</w:t>
      </w:r>
      <w:proofErr w:type="spellEnd"/>
      <w:r w:rsidRPr="00903DBA">
        <w:rPr>
          <w:highlight w:val="white"/>
        </w:rPr>
        <w:t xml:space="preserve">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66" w:name="_Toc57656103"/>
      <w:r w:rsidRPr="00903DBA">
        <w:rPr>
          <w:highlight w:val="white"/>
        </w:rPr>
        <w:t>Initialization Code</w:t>
      </w:r>
      <w:bookmarkEnd w:id="466"/>
    </w:p>
    <w:p w14:paraId="4A5AAFA6" w14:textId="25902DA4"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look into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proofErr w:type="spellStart"/>
      <w:r w:rsidRPr="00903DBA">
        <w:rPr>
          <w:highlight w:val="white"/>
        </w:rPr>
        <w:t>AssemblyCodeGenerator.cs</w:t>
      </w:r>
      <w:proofErr w:type="spellEnd"/>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lastRenderedPageBreak/>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67" w:name="_Toc57656104"/>
      <w:r w:rsidRPr="00903DBA">
        <w:rPr>
          <w:highlight w:val="white"/>
        </w:rPr>
        <w:t>Command Line Arguments</w:t>
      </w:r>
      <w:bookmarkEnd w:id="467"/>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A76052" w:rsidRPr="00DF14A9" w:rsidRDefault="00A76052"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A76052" w:rsidRPr="00490BCB" w:rsidRDefault="00A76052"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A76052" w:rsidRPr="00490BCB" w:rsidRDefault="00A76052"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A76052" w:rsidRPr="00490BCB" w:rsidRDefault="00A76052"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A76052" w:rsidRPr="00490BCB" w:rsidRDefault="00A76052"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A76052" w:rsidRPr="00490BCB" w:rsidRDefault="00A76052"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A76052" w:rsidRPr="00490BCB" w:rsidRDefault="00A76052"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A76052" w:rsidRPr="00090144" w:rsidRDefault="00A76052"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A76052" w:rsidRPr="00090144" w:rsidRDefault="00A76052" w:rsidP="00B70491">
                              <w:pPr>
                                <w:spacing w:before="0" w:after="0" w:line="240" w:lineRule="auto"/>
                                <w:rPr>
                                  <w:rFonts w:eastAsia="Calibri"/>
                                  <w:color w:val="000000"/>
                                </w:rPr>
                              </w:pPr>
                              <w:r w:rsidRPr="00090144">
                                <w:rPr>
                                  <w:rFonts w:eastAsia="Calibri"/>
                                  <w:color w:val="000000"/>
                                </w:rPr>
                                <w:t>Frame pointer of</w:t>
                              </w:r>
                            </w:p>
                            <w:p w14:paraId="77E191A3" w14:textId="77777777" w:rsidR="00A76052" w:rsidRPr="00090144" w:rsidRDefault="00A76052"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A76052" w:rsidRPr="00090144" w:rsidRDefault="00A76052"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A76052" w:rsidRPr="00090144" w:rsidRDefault="00A76052"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A76052" w:rsidRPr="00090144" w:rsidRDefault="00A76052"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A76052" w:rsidRPr="00090144" w:rsidRDefault="00A76052"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A76052" w:rsidRDefault="00A76052"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A76052" w:rsidRDefault="00A76052"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A76052" w:rsidRDefault="00A76052"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A76052" w:rsidRDefault="00A76052"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A76052" w:rsidRPr="00DF14A9" w:rsidRDefault="00A76052"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A76052" w:rsidRPr="00490BCB" w:rsidRDefault="00A76052"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A76052" w:rsidRPr="00490BCB" w:rsidRDefault="00A76052"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A76052" w:rsidRPr="00490BCB" w:rsidRDefault="00A76052"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A76052" w:rsidRPr="00490BCB" w:rsidRDefault="00A76052"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A76052" w:rsidRPr="00490BCB" w:rsidRDefault="00A76052"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A76052" w:rsidRPr="00490BCB" w:rsidRDefault="00A76052"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A76052" w:rsidRPr="00490BCB" w:rsidRDefault="00A76052"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A76052" w:rsidRPr="00090144" w:rsidRDefault="00A76052"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A76052" w:rsidRPr="00090144" w:rsidRDefault="00A76052" w:rsidP="00B70491">
                        <w:pPr>
                          <w:spacing w:before="0" w:after="0" w:line="240" w:lineRule="auto"/>
                          <w:rPr>
                            <w:rFonts w:eastAsia="Calibri"/>
                            <w:color w:val="000000"/>
                          </w:rPr>
                        </w:pPr>
                        <w:r w:rsidRPr="00090144">
                          <w:rPr>
                            <w:rFonts w:eastAsia="Calibri"/>
                            <w:color w:val="000000"/>
                          </w:rPr>
                          <w:t>Frame pointer of</w:t>
                        </w:r>
                      </w:p>
                      <w:p w14:paraId="77E191A3" w14:textId="77777777" w:rsidR="00A76052" w:rsidRPr="00090144" w:rsidRDefault="00A76052"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A76052" w:rsidRPr="00090144" w:rsidRDefault="00A76052"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A76052" w:rsidRPr="00090144" w:rsidRDefault="00A76052"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A76052" w:rsidRPr="00090144" w:rsidRDefault="00A76052"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A76052" w:rsidRPr="00090144" w:rsidRDefault="00A76052"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A76052" w:rsidRDefault="00A76052"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A76052" w:rsidRDefault="00A76052"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A76052" w:rsidRDefault="00A76052"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A76052" w:rsidRDefault="00A76052"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lastRenderedPageBreak/>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lastRenderedPageBreak/>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lastRenderedPageBreak/>
        <w:t xml:space="preserve">    }</w:t>
      </w:r>
    </w:p>
    <w:p w14:paraId="160C648D" w14:textId="0731E164" w:rsidR="003C15D9" w:rsidRPr="00903DBA" w:rsidRDefault="003C15D9" w:rsidP="003C15D9">
      <w:pPr>
        <w:pStyle w:val="Rubrik3"/>
        <w:numPr>
          <w:ilvl w:val="2"/>
          <w:numId w:val="139"/>
        </w:numPr>
        <w:rPr>
          <w:highlight w:val="white"/>
        </w:rPr>
      </w:pPr>
      <w:bookmarkStart w:id="468" w:name="_Toc57656105"/>
      <w:r w:rsidRPr="00903DBA">
        <w:rPr>
          <w:highlight w:val="white"/>
        </w:rPr>
        <w:t>Text List</w:t>
      </w:r>
      <w:bookmarkEnd w:id="468"/>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lastRenderedPageBreak/>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69" w:name="_Ref54009755"/>
      <w:bookmarkStart w:id="470" w:name="_Toc57656106"/>
      <w:bookmarkStart w:id="471" w:name="_Ref420874022"/>
      <w:r w:rsidRPr="00903DBA">
        <w:lastRenderedPageBreak/>
        <w:t>Executable Code Generation</w:t>
      </w:r>
      <w:bookmarkEnd w:id="469"/>
      <w:bookmarkEnd w:id="470"/>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1E92E72F" w:rsidR="009D716B" w:rsidRPr="00903DBA" w:rsidRDefault="009D716B" w:rsidP="009D716B">
      <w:pPr>
        <w:pStyle w:val="Rubrik2"/>
      </w:pPr>
      <w:bookmarkStart w:id="472" w:name="_Toc57656107"/>
      <w:r w:rsidRPr="00903DBA">
        <w:t xml:space="preserve">The </w:t>
      </w:r>
      <w:r w:rsidR="00E6483C" w:rsidRPr="00903DBA">
        <w:t>Windows Mode</w:t>
      </w:r>
      <w:bookmarkEnd w:id="472"/>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477426">
      <w:pPr>
        <w:pStyle w:val="SourceCodeBoxText"/>
        <w:framePr w:wrap="around"/>
      </w:pPr>
      <w:r w:rsidRPr="00903DBA">
        <w:t xml:space="preserve">The types </w:t>
      </w:r>
      <w:r w:rsidR="00415A13" w:rsidRPr="00903DBA">
        <w:t>hold</w:t>
      </w:r>
      <w:r w:rsidRPr="00903DBA">
        <w:t xml:space="preserve"> different sizes.</w:t>
      </w:r>
    </w:p>
    <w:p w14:paraId="57F48727" w14:textId="30ADF9D2" w:rsidR="00D5337C" w:rsidRPr="00903DBA" w:rsidRDefault="00256A4B" w:rsidP="00477426">
      <w:pPr>
        <w:pStyle w:val="SourceCodeBoxText"/>
        <w:framePr w:wrap="around"/>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477426">
      <w:pPr>
        <w:pStyle w:val="SourceCodeBoxText"/>
        <w:framePr w:wrap="around"/>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477426">
      <w:pPr>
        <w:pStyle w:val="SourceCodeBoxText"/>
        <w:framePr w:wrap="around"/>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477426">
      <w:pPr>
        <w:pStyle w:val="SourceCodeBoxText"/>
        <w:framePr w:wrap="around"/>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477426">
      <w:pPr>
        <w:pStyle w:val="SourceCodeBoxText"/>
        <w:framePr w:wrap="around"/>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477426">
      <w:pPr>
        <w:pStyle w:val="SourceCodeBoxText"/>
        <w:framePr w:wrap="around"/>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73" w:name="_Toc57656108"/>
      <w:r w:rsidRPr="00903DBA">
        <w:rPr>
          <w:highlight w:val="white"/>
        </w:rPr>
        <w:t>Main</w:t>
      </w:r>
      <w:bookmarkEnd w:id="473"/>
    </w:p>
    <w:p w14:paraId="3C627783" w14:textId="6CE6492F" w:rsidR="00F65204" w:rsidRPr="00903DBA" w:rsidRDefault="00F65204" w:rsidP="00F65204">
      <w:pPr>
        <w:pStyle w:val="CodeHeader"/>
        <w:rPr>
          <w:highlight w:val="white"/>
        </w:rPr>
      </w:pPr>
      <w:proofErr w:type="spellStart"/>
      <w:r w:rsidRPr="00903DBA">
        <w:rPr>
          <w:highlight w:val="white"/>
        </w:rPr>
        <w:t>Main.cs</w:t>
      </w:r>
      <w:proofErr w:type="spellEnd"/>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0627E161"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w:t>
      </w:r>
      <w:proofErr w:type="spellStart"/>
      <w:r w:rsidR="001603C3" w:rsidRPr="00903DBA">
        <w:rPr>
          <w:highlight w:val="white"/>
        </w:rPr>
        <w:t>asm</w:t>
      </w:r>
      <w:proofErr w:type="spellEnd"/>
      <w:r w:rsidR="001603C3" w:rsidRPr="00903DBA">
        <w:rPr>
          <w:highlight w:val="white"/>
        </w:rPr>
        <w:t>”.</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lastRenderedPageBreak/>
        <w:t xml:space="preserve">          }</w:t>
      </w:r>
    </w:p>
    <w:p w14:paraId="75769991" w14:textId="3104D914" w:rsidR="00C92EA6" w:rsidRPr="00903DBA" w:rsidRDefault="00C92EA6" w:rsidP="00C92EA6">
      <w:pPr>
        <w:pStyle w:val="Code"/>
        <w:rPr>
          <w:highlight w:val="white"/>
        </w:rPr>
      </w:pPr>
      <w:r w:rsidRPr="00903DBA">
        <w:rPr>
          <w:highlight w:val="white"/>
        </w:rPr>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lastRenderedPageBreak/>
        <w:t xml:space="preserve">        Assert.Error(exception.Message);</w:t>
      </w:r>
    </w:p>
    <w:p w14:paraId="4A877256" w14:textId="77777777" w:rsidR="00CF7245" w:rsidRPr="00903DBA" w:rsidRDefault="00CF7245" w:rsidP="00CF7245">
      <w:pPr>
        <w:pStyle w:val="Code"/>
        <w:rPr>
          <w:highlight w:val="white"/>
        </w:rPr>
      </w:pPr>
      <w:r w:rsidRPr="00903DBA">
        <w:rPr>
          <w:highlight w:val="white"/>
        </w:rPr>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74" w:name="_Toc57656109"/>
      <w:r w:rsidRPr="00903DBA">
        <w:rPr>
          <w:highlight w:val="white"/>
        </w:rPr>
        <w:t>Type Size</w:t>
      </w:r>
      <w:bookmarkEnd w:id="474"/>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proofErr w:type="spellStart"/>
      <w:r w:rsidRPr="00903DBA">
        <w:t>TypeSize.cs</w:t>
      </w:r>
      <w:proofErr w:type="spellEnd"/>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75" w:name="_Toc57656110"/>
      <w:r w:rsidRPr="00903DBA">
        <w:rPr>
          <w:highlight w:val="white"/>
        </w:rPr>
        <w:t>Static Symbol</w:t>
      </w:r>
      <w:bookmarkEnd w:id="475"/>
    </w:p>
    <w:p w14:paraId="0A053B40" w14:textId="404E0AEE" w:rsidR="00303C4E" w:rsidRPr="00903DBA" w:rsidRDefault="00303C4E" w:rsidP="00303C4E">
      <w:pPr>
        <w:pStyle w:val="CodeHeader"/>
        <w:rPr>
          <w:highlight w:val="white"/>
        </w:rPr>
      </w:pPr>
      <w:proofErr w:type="spellStart"/>
      <w:r w:rsidRPr="00903DBA">
        <w:rPr>
          <w:highlight w:val="white"/>
        </w:rPr>
        <w:t>StaticSymbolWindows.cs</w:t>
      </w:r>
      <w:proofErr w:type="spellEnd"/>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lastRenderedPageBreak/>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lastRenderedPageBreak/>
        <w:t xml:space="preserve">        }</w:t>
      </w:r>
    </w:p>
    <w:p w14:paraId="438C0E48" w14:textId="77777777" w:rsidR="00303C4E" w:rsidRPr="00903DBA" w:rsidRDefault="00303C4E" w:rsidP="00303C4E">
      <w:pPr>
        <w:pStyle w:val="Code"/>
        <w:rPr>
          <w:highlight w:val="white"/>
        </w:rPr>
      </w:pPr>
      <w:r w:rsidRPr="00903DBA">
        <w:rPr>
          <w:highlight w:val="white"/>
        </w:rPr>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76" w:name="_Toc57656111"/>
      <w:r w:rsidRPr="00903DBA">
        <w:rPr>
          <w:highlight w:val="white"/>
        </w:rPr>
        <w:t>Static Value</w:t>
      </w:r>
      <w:bookmarkEnd w:id="476"/>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proofErr w:type="spellStart"/>
      <w:r w:rsidRPr="00903DBA">
        <w:rPr>
          <w:highlight w:val="white"/>
        </w:rPr>
        <w:t>ConstantExpression.cs</w:t>
      </w:r>
      <w:proofErr w:type="spellEnd"/>
    </w:p>
    <w:p w14:paraId="0EDB732E" w14:textId="77777777" w:rsidR="004568A2" w:rsidRPr="00903DBA" w:rsidRDefault="004568A2" w:rsidP="004568A2">
      <w:pPr>
        <w:pStyle w:val="Code"/>
        <w:rPr>
          <w:highlight w:val="white"/>
        </w:rPr>
      </w:pPr>
      <w:r w:rsidRPr="00903DBA">
        <w:rPr>
          <w:highlight w:val="white"/>
        </w:rPr>
        <w:lastRenderedPageBreak/>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77" w:name="_Toc57656112"/>
      <w:r w:rsidRPr="00903DBA">
        <w:rPr>
          <w:highlight w:val="white"/>
        </w:rPr>
        <w:t>Function End</w:t>
      </w:r>
      <w:bookmarkEnd w:id="477"/>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proofErr w:type="spellStart"/>
      <w:r w:rsidRPr="00903DBA">
        <w:rPr>
          <w:highlight w:val="white"/>
        </w:rPr>
        <w:t>MiddleCodeGenerator.cs</w:t>
      </w:r>
      <w:proofErr w:type="spellEnd"/>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78" w:name="_Toc57656113"/>
      <w:r w:rsidRPr="00903DBA">
        <w:rPr>
          <w:highlight w:val="white"/>
        </w:rPr>
        <w:t>Target Code Generation</w:t>
      </w:r>
      <w:bookmarkEnd w:id="478"/>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lastRenderedPageBreak/>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79" w:name="_Toc57656114"/>
      <w:r w:rsidRPr="00903DBA">
        <w:rPr>
          <w:highlight w:val="white"/>
        </w:rPr>
        <w:t>Exit</w:t>
      </w:r>
      <w:bookmarkEnd w:id="479"/>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proofErr w:type="spellStart"/>
      <w:r w:rsidRPr="00903DBA">
        <w:rPr>
          <w:highlight w:val="white"/>
        </w:rPr>
        <w:t>AssemblyCodeGenerator.cs</w:t>
      </w:r>
      <w:proofErr w:type="spellEnd"/>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80" w:name="_Toc57656115"/>
      <w:r w:rsidRPr="00903DBA">
        <w:rPr>
          <w:highlight w:val="white"/>
        </w:rPr>
        <w:t>Initialization Code</w:t>
      </w:r>
      <w:bookmarkEnd w:id="480"/>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lastRenderedPageBreak/>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81" w:name="_Toc57656116"/>
      <w:r w:rsidRPr="00903DBA">
        <w:rPr>
          <w:highlight w:val="white"/>
        </w:rPr>
        <w:t>Command Line Arguments</w:t>
      </w:r>
      <w:bookmarkEnd w:id="481"/>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A76052" w:rsidRPr="00DF14A9" w:rsidRDefault="00A76052"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A76052" w:rsidRPr="00490BCB" w:rsidRDefault="00A76052"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A76052" w:rsidRPr="00490BCB" w:rsidRDefault="00A76052"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A76052" w:rsidRPr="00490BCB" w:rsidRDefault="00A76052"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A76052" w:rsidRPr="00490BCB" w:rsidRDefault="00A76052"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A76052" w:rsidRPr="00090144" w:rsidRDefault="00A76052"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A76052" w:rsidRPr="00090144" w:rsidRDefault="00A76052" w:rsidP="00605AE9">
                              <w:pPr>
                                <w:spacing w:before="0" w:after="0" w:line="240" w:lineRule="auto"/>
                                <w:rPr>
                                  <w:rFonts w:eastAsia="Calibri"/>
                                  <w:color w:val="000000"/>
                                </w:rPr>
                              </w:pPr>
                              <w:r w:rsidRPr="00090144">
                                <w:rPr>
                                  <w:rFonts w:eastAsia="Calibri"/>
                                  <w:color w:val="000000"/>
                                </w:rPr>
                                <w:t>Frame pointer of</w:t>
                              </w:r>
                            </w:p>
                            <w:p w14:paraId="68E90914" w14:textId="77777777" w:rsidR="00A76052" w:rsidRPr="00090144" w:rsidRDefault="00A76052"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A76052" w:rsidRPr="00090144" w:rsidRDefault="00A76052"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A76052" w:rsidRPr="00090144" w:rsidRDefault="00A76052"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A76052" w:rsidRPr="00090144" w:rsidRDefault="00A76052"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A76052" w:rsidRPr="00090144" w:rsidRDefault="00A76052"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A76052" w:rsidRDefault="00A76052"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A76052" w:rsidRDefault="00A76052"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A76052" w:rsidRDefault="00A76052"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A76052" w:rsidRDefault="00A76052"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A76052" w:rsidRDefault="00A76052"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A76052" w:rsidRDefault="00A76052"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A76052" w:rsidRPr="00582B75" w:rsidRDefault="00A76052"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A76052" w:rsidRPr="00490BCB" w:rsidRDefault="00A76052"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A76052" w:rsidRPr="00490BCB" w:rsidRDefault="00A76052"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A76052" w:rsidRDefault="00A76052"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A76052" w:rsidRPr="00E55D4A" w:rsidRDefault="00A76052"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A76052" w:rsidRDefault="00A76052"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A76052" w:rsidRDefault="00A76052"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A76052" w:rsidRDefault="00A76052"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A76052" w:rsidRDefault="00A7605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A76052" w:rsidRDefault="00A7605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A76052" w:rsidRDefault="00A76052"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A76052" w:rsidRDefault="00A7605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A76052" w:rsidRDefault="00A76052"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A76052" w:rsidRDefault="00A76052"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A76052" w:rsidRDefault="00A76052"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A76052" w:rsidRDefault="00A7605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A76052" w:rsidRDefault="00A76052"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A76052" w:rsidRDefault="00A7605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A76052" w:rsidRDefault="00A76052"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A76052" w:rsidRDefault="00A76052" w:rsidP="00496983">
                              <w:pPr>
                                <w:spacing w:before="0" w:line="257" w:lineRule="auto"/>
                                <w:jc w:val="center"/>
                                <w:rPr>
                                  <w:sz w:val="24"/>
                                  <w:szCs w:val="24"/>
                                </w:rPr>
                              </w:pPr>
                              <w:r>
                                <w:rPr>
                                  <w:rFonts w:eastAsia="Calibri"/>
                                  <w:color w:val="000000"/>
                                  <w:sz w:val="16"/>
                                  <w:szCs w:val="16"/>
                                </w:rPr>
                                <w:t>129</w:t>
                              </w:r>
                            </w:p>
                            <w:p w14:paraId="3E4A06D3" w14:textId="77777777" w:rsidR="00A76052" w:rsidRDefault="00A76052"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A76052" w:rsidRDefault="00A76052"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A76052" w:rsidRDefault="00A76052"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A76052" w:rsidRDefault="00A7605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A76052" w:rsidRDefault="00A76052" w:rsidP="006A7496">
                              <w:pPr>
                                <w:spacing w:before="100" w:line="257" w:lineRule="auto"/>
                                <w:jc w:val="left"/>
                                <w:rPr>
                                  <w:sz w:val="24"/>
                                  <w:szCs w:val="24"/>
                                </w:rPr>
                              </w:pPr>
                              <w:r>
                                <w:rPr>
                                  <w:rFonts w:eastAsia="Calibri"/>
                                  <w:color w:val="000000"/>
                                  <w:sz w:val="16"/>
                                  <w:szCs w:val="16"/>
                                </w:rPr>
                                <w:t>Before</w:t>
                              </w:r>
                            </w:p>
                            <w:p w14:paraId="6B197F32" w14:textId="77777777" w:rsidR="00A76052" w:rsidRDefault="00A76052"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A76052" w:rsidRDefault="00A76052" w:rsidP="006A7496">
                              <w:pPr>
                                <w:spacing w:before="100" w:line="256" w:lineRule="auto"/>
                                <w:rPr>
                                  <w:sz w:val="24"/>
                                  <w:szCs w:val="24"/>
                                </w:rPr>
                              </w:pPr>
                              <w:r>
                                <w:rPr>
                                  <w:rFonts w:eastAsia="Calibri"/>
                                  <w:color w:val="000000"/>
                                  <w:sz w:val="16"/>
                                  <w:szCs w:val="16"/>
                                </w:rPr>
                                <w:t>After</w:t>
                              </w:r>
                            </w:p>
                            <w:p w14:paraId="7E3E04C8" w14:textId="77777777" w:rsidR="00A76052" w:rsidRDefault="00A76052"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A76052" w:rsidRPr="00DF14A9" w:rsidRDefault="00A76052"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A76052" w:rsidRPr="00490BCB" w:rsidRDefault="00A76052"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A76052" w:rsidRPr="00490BCB" w:rsidRDefault="00A76052"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A76052" w:rsidRPr="00490BCB" w:rsidRDefault="00A76052"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A76052" w:rsidRPr="00490BCB" w:rsidRDefault="00A76052"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A76052" w:rsidRPr="00490BCB" w:rsidRDefault="00A76052"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A76052" w:rsidRPr="00090144" w:rsidRDefault="00A76052"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A76052" w:rsidRPr="00090144" w:rsidRDefault="00A76052" w:rsidP="00605AE9">
                        <w:pPr>
                          <w:spacing w:before="0" w:after="0" w:line="240" w:lineRule="auto"/>
                          <w:rPr>
                            <w:rFonts w:eastAsia="Calibri"/>
                            <w:color w:val="000000"/>
                          </w:rPr>
                        </w:pPr>
                        <w:r w:rsidRPr="00090144">
                          <w:rPr>
                            <w:rFonts w:eastAsia="Calibri"/>
                            <w:color w:val="000000"/>
                          </w:rPr>
                          <w:t>Frame pointer of</w:t>
                        </w:r>
                      </w:p>
                      <w:p w14:paraId="68E90914" w14:textId="77777777" w:rsidR="00A76052" w:rsidRPr="00090144" w:rsidRDefault="00A76052"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A76052" w:rsidRPr="00090144" w:rsidRDefault="00A76052"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A76052" w:rsidRPr="00090144" w:rsidRDefault="00A76052"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A76052" w:rsidRPr="00090144" w:rsidRDefault="00A76052"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A76052" w:rsidRPr="00090144" w:rsidRDefault="00A76052"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A76052" w:rsidRDefault="00A76052"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A76052" w:rsidRDefault="00A76052"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A76052" w:rsidRDefault="00A76052"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A76052" w:rsidRDefault="00A76052"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A76052" w:rsidRDefault="00A76052"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A76052" w:rsidRDefault="00A76052"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A76052" w:rsidRPr="00582B75" w:rsidRDefault="00A76052"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A76052" w:rsidRPr="00490BCB" w:rsidRDefault="00A76052"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A76052" w:rsidRPr="00490BCB" w:rsidRDefault="00A76052"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A76052" w:rsidRDefault="00A76052"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A76052" w:rsidRPr="00E55D4A" w:rsidRDefault="00A76052"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A76052" w:rsidRDefault="00A76052"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A76052" w:rsidRDefault="00A76052"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A76052" w:rsidRDefault="00A76052"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A76052" w:rsidRDefault="00A76052"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A76052" w:rsidRDefault="00A76052"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A76052" w:rsidRDefault="00A76052"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A76052" w:rsidRDefault="00A76052"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A76052" w:rsidRDefault="00A76052"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A76052" w:rsidRDefault="00A76052"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A76052" w:rsidRDefault="00A76052"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A76052" w:rsidRDefault="00A76052"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A76052" w:rsidRDefault="00A76052"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A76052" w:rsidRDefault="00A76052"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A76052" w:rsidRDefault="00A76052"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A76052" w:rsidRDefault="00A76052" w:rsidP="00496983">
                        <w:pPr>
                          <w:spacing w:before="0" w:line="257" w:lineRule="auto"/>
                          <w:jc w:val="center"/>
                          <w:rPr>
                            <w:sz w:val="24"/>
                            <w:szCs w:val="24"/>
                          </w:rPr>
                        </w:pPr>
                        <w:r>
                          <w:rPr>
                            <w:rFonts w:eastAsia="Calibri"/>
                            <w:color w:val="000000"/>
                            <w:sz w:val="16"/>
                            <w:szCs w:val="16"/>
                          </w:rPr>
                          <w:t>129</w:t>
                        </w:r>
                      </w:p>
                      <w:p w14:paraId="3E4A06D3" w14:textId="77777777" w:rsidR="00A76052" w:rsidRDefault="00A76052"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A76052" w:rsidRDefault="00A76052"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A76052" w:rsidRDefault="00A76052"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A76052" w:rsidRDefault="00A76052"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A76052" w:rsidRDefault="00A76052" w:rsidP="006A7496">
                        <w:pPr>
                          <w:spacing w:before="100" w:line="257" w:lineRule="auto"/>
                          <w:jc w:val="left"/>
                          <w:rPr>
                            <w:sz w:val="24"/>
                            <w:szCs w:val="24"/>
                          </w:rPr>
                        </w:pPr>
                        <w:r>
                          <w:rPr>
                            <w:rFonts w:eastAsia="Calibri"/>
                            <w:color w:val="000000"/>
                            <w:sz w:val="16"/>
                            <w:szCs w:val="16"/>
                          </w:rPr>
                          <w:t>Before</w:t>
                        </w:r>
                      </w:p>
                      <w:p w14:paraId="6B197F32" w14:textId="77777777" w:rsidR="00A76052" w:rsidRDefault="00A76052"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A76052" w:rsidRDefault="00A76052" w:rsidP="006A7496">
                        <w:pPr>
                          <w:spacing w:before="100" w:line="256" w:lineRule="auto"/>
                          <w:rPr>
                            <w:sz w:val="24"/>
                            <w:szCs w:val="24"/>
                          </w:rPr>
                        </w:pPr>
                        <w:r>
                          <w:rPr>
                            <w:rFonts w:eastAsia="Calibri"/>
                            <w:color w:val="000000"/>
                            <w:sz w:val="16"/>
                            <w:szCs w:val="16"/>
                          </w:rPr>
                          <w:t>After</w:t>
                        </w:r>
                      </w:p>
                      <w:p w14:paraId="7E3E04C8" w14:textId="77777777" w:rsidR="00A76052" w:rsidRDefault="00A76052"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 xml:space="preserve">When we have iterated through the whole list, there are </w:t>
      </w:r>
      <w:proofErr w:type="spellStart"/>
      <w:r w:rsidRPr="00903DBA">
        <w:rPr>
          <w:highlight w:val="white"/>
        </w:rPr>
        <w:t>som</w:t>
      </w:r>
      <w:proofErr w:type="spellEnd"/>
      <w:r w:rsidRPr="00903DBA">
        <w:rPr>
          <w:highlight w:val="white"/>
        </w:rPr>
        <w:t xml:space="preserve">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proofErr w:type="spellStart"/>
      <w:r w:rsidR="00336E39" w:rsidRPr="00903DBA">
        <w:rPr>
          <w:rStyle w:val="KeyWord0"/>
          <w:highlight w:val="white"/>
        </w:rPr>
        <w:t>si</w:t>
      </w:r>
      <w:proofErr w:type="spellEnd"/>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82" w:name="_Toc57656117"/>
      <w:r w:rsidRPr="00903DBA">
        <w:rPr>
          <w:highlight w:val="white"/>
        </w:rPr>
        <w:t>Windows Jump Info</w:t>
      </w:r>
      <w:bookmarkEnd w:id="482"/>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proofErr w:type="spellStart"/>
      <w:r w:rsidRPr="00903DBA">
        <w:rPr>
          <w:highlight w:val="white"/>
        </w:rPr>
        <w:t>AssemblyCodeGenerator.cs</w:t>
      </w:r>
      <w:proofErr w:type="spellEnd"/>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w:t>
      </w:r>
      <w:r w:rsidRPr="00903DBA">
        <w:rPr>
          <w:highlight w:val="white"/>
        </w:rPr>
        <w:lastRenderedPageBreak/>
        <w:t xml:space="preserve">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lastRenderedPageBreak/>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If nothing has been changed from the previous iteration, every assembly jump instruction holds the correct target address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lastRenderedPageBreak/>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83" w:name="_Toc57656118"/>
      <w:r w:rsidRPr="00903DBA">
        <w:rPr>
          <w:highlight w:val="white"/>
        </w:rPr>
        <w:t>Windows Byte List</w:t>
      </w:r>
      <w:bookmarkEnd w:id="483"/>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proofErr w:type="spellStart"/>
      <w:r w:rsidRPr="00903DBA">
        <w:rPr>
          <w:highlight w:val="white"/>
        </w:rPr>
        <w:t>AssemblyCodeGenerator.cs</w:t>
      </w:r>
      <w:proofErr w:type="spellEnd"/>
    </w:p>
    <w:p w14:paraId="12F241A3" w14:textId="77777777" w:rsidR="00614EB1" w:rsidRPr="00903DBA" w:rsidRDefault="00614EB1" w:rsidP="00614EB1">
      <w:pPr>
        <w:pStyle w:val="Code"/>
        <w:rPr>
          <w:highlight w:val="white"/>
        </w:rPr>
      </w:pPr>
      <w:r w:rsidRPr="00903DBA">
        <w:rPr>
          <w:highlight w:val="white"/>
        </w:rPr>
        <w:t xml:space="preserve">    private void </w:t>
      </w:r>
      <w:bookmarkStart w:id="484" w:name="_Hlk51314142"/>
      <w:r w:rsidRPr="00903DBA">
        <w:rPr>
          <w:highlight w:val="white"/>
        </w:rPr>
        <w:t>WindowsByteList</w:t>
      </w:r>
      <w:bookmarkEnd w:id="484"/>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lastRenderedPageBreak/>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 xml:space="preserve">If the second or third operand is a string, we add its name the </w:t>
      </w:r>
      <w:proofErr w:type="spellStart"/>
      <w:r w:rsidRPr="00903DBA">
        <w:rPr>
          <w:highlight w:val="white"/>
        </w:rPr>
        <w:t>the</w:t>
      </w:r>
      <w:proofErr w:type="spellEnd"/>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85" w:name="_Toc57656119"/>
      <w:r w:rsidRPr="00903DBA">
        <w:rPr>
          <w:highlight w:val="white"/>
        </w:rPr>
        <w:t>Byte</w:t>
      </w:r>
      <w:r w:rsidR="00D33B22" w:rsidRPr="00903DBA">
        <w:rPr>
          <w:highlight w:val="white"/>
        </w:rPr>
        <w:t xml:space="preserve"> </w:t>
      </w:r>
      <w:r w:rsidRPr="00903DBA">
        <w:rPr>
          <w:highlight w:val="white"/>
        </w:rPr>
        <w:t>List</w:t>
      </w:r>
      <w:bookmarkEnd w:id="485"/>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proofErr w:type="spellStart"/>
      <w:r w:rsidRPr="00903DBA">
        <w:rPr>
          <w:highlight w:val="white"/>
        </w:rPr>
        <w:t>AssemblyCode.cs</w:t>
      </w:r>
      <w:proofErr w:type="spellEnd"/>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lastRenderedPageBreak/>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w:t>
      </w:r>
      <w:proofErr w:type="spellStart"/>
      <w:r w:rsidRPr="00903DBA">
        <w:rPr>
          <w:highlight w:val="white"/>
        </w:rPr>
        <w:t>lond</w:t>
      </w:r>
      <w:proofErr w:type="spellEnd"/>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lastRenderedPageBreak/>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lastRenderedPageBreak/>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proofErr w:type="spellStart"/>
            <w:r w:rsidRPr="00903DBA">
              <w:rPr>
                <w:highlight w:val="white"/>
              </w:rPr>
              <w:t>inc</w:t>
            </w:r>
            <w:proofErr w:type="spellEnd"/>
            <w:r w:rsidRPr="00903DBA">
              <w:rPr>
                <w:highlight w:val="white"/>
              </w:rPr>
              <w:t xml:space="preserve">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86"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86"/>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w:t>
      </w:r>
      <w:proofErr w:type="spellStart"/>
      <w:r w:rsidRPr="00903DBA">
        <w:rPr>
          <w:highlight w:val="white"/>
        </w:rPr>
        <w:t>Its</w:t>
      </w:r>
      <w:proofErr w:type="spellEnd"/>
      <w:r w:rsidRPr="00903DBA">
        <w:rPr>
          <w:highlight w:val="white"/>
        </w:rPr>
        <w:t xml:space="preserve">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87" w:name="_Ref419646553"/>
      <w:bookmarkStart w:id="488" w:name="_Toc57656120"/>
      <w:r w:rsidRPr="00903DBA">
        <w:t>Linking</w:t>
      </w:r>
      <w:bookmarkEnd w:id="487"/>
      <w:bookmarkEnd w:id="488"/>
    </w:p>
    <w:bookmarkEnd w:id="471"/>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477426">
      <w:pPr>
        <w:pStyle w:val="SourceCodeBoxText"/>
        <w:framePr w:wrap="around"/>
      </w:pPr>
      <w:r w:rsidRPr="00903DBA">
        <w:t>To resolve access to static symbols</w:t>
      </w:r>
    </w:p>
    <w:p w14:paraId="68FF425C" w14:textId="69E3A1D9" w:rsidR="00092532" w:rsidRPr="00903DBA" w:rsidRDefault="00092532" w:rsidP="00477426">
      <w:pPr>
        <w:pStyle w:val="SourceCodeBoxText"/>
        <w:framePr w:wrap="around"/>
      </w:pPr>
      <w:r w:rsidRPr="00903DBA">
        <w:t>To resolve function calls.</w:t>
      </w:r>
    </w:p>
    <w:p w14:paraId="5CC5045B" w14:textId="4484476A" w:rsidR="00092532" w:rsidRPr="00903DBA" w:rsidRDefault="00092532" w:rsidP="00477426">
      <w:pPr>
        <w:pStyle w:val="SourceCodeBoxText"/>
        <w:framePr w:wrap="around"/>
      </w:pPr>
      <w:r w:rsidRPr="00903DBA">
        <w:t>To resolve return addresses.</w:t>
      </w:r>
    </w:p>
    <w:p w14:paraId="21B495BC" w14:textId="13578280" w:rsidR="00EE4EC9" w:rsidRPr="00903DBA" w:rsidRDefault="00EE4EC9" w:rsidP="00EE4EC9">
      <w:pPr>
        <w:pStyle w:val="Rubrik3"/>
      </w:pPr>
      <w:bookmarkStart w:id="489" w:name="_Toc57656121"/>
      <w:r w:rsidRPr="00903DBA">
        <w:lastRenderedPageBreak/>
        <w:t>The Linker Class</w:t>
      </w:r>
      <w:bookmarkEnd w:id="489"/>
    </w:p>
    <w:p w14:paraId="6E403FB9" w14:textId="7D798A20" w:rsidR="007503AC" w:rsidRPr="00903DBA" w:rsidRDefault="007503AC" w:rsidP="007503AC">
      <w:r w:rsidRPr="00903DBA">
        <w:t xml:space="preserve">The </w:t>
      </w:r>
      <w:proofErr w:type="spellStart"/>
      <w:r w:rsidRPr="00903DBA">
        <w:rPr>
          <w:rStyle w:val="CodeInText"/>
        </w:rPr>
        <w:t>LinkerInfo</w:t>
      </w:r>
      <w:proofErr w:type="spellEnd"/>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477426">
      <w:pPr>
        <w:pStyle w:val="SourceCodeBoxText"/>
        <w:framePr w:wrap="around"/>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477426">
      <w:pPr>
        <w:pStyle w:val="SourceCodeBoxText"/>
        <w:framePr w:wrap="around"/>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477426">
      <w:pPr>
        <w:pStyle w:val="SourceCodeBoxText"/>
        <w:framePr w:wrap="around"/>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477426">
      <w:pPr>
        <w:pStyle w:val="SourceCodeBoxText"/>
        <w:framePr w:wrap="around"/>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477426">
      <w:pPr>
        <w:pStyle w:val="SourceCodeBoxText"/>
        <w:framePr w:wrap="around"/>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477426">
      <w:pPr>
        <w:pStyle w:val="SourceCodeBoxText"/>
        <w:framePr w:wrap="around"/>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477426">
      <w:pPr>
        <w:pStyle w:val="SourceCodeBoxText"/>
        <w:framePr w:wrap="around"/>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477426">
      <w:pPr>
        <w:pStyle w:val="SourceCodeBoxText"/>
        <w:framePr w:wrap="around"/>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477426">
      <w:pPr>
        <w:pStyle w:val="SourceCodeBoxText"/>
        <w:framePr w:wrap="around"/>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477426">
      <w:pPr>
        <w:pStyle w:val="SourceCodeBoxText"/>
        <w:framePr w:wrap="around"/>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477426">
      <w:pPr>
        <w:pStyle w:val="SourceCodeBoxText"/>
        <w:framePr w:wrap="around"/>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2288CC3" w:rsidR="00237A20" w:rsidRPr="00903DBA" w:rsidRDefault="004C5083" w:rsidP="00477426">
      <w:pPr>
        <w:pStyle w:val="SourceCodeBoxText"/>
        <w:framePr w:wrap="around"/>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7BC3" w:rsidRPr="00903DBA">
        <w:t>12.2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proofErr w:type="spellStart"/>
      <w:r w:rsidRPr="00903DBA">
        <w:t>Linker.</w:t>
      </w:r>
      <w:r w:rsidR="00E1579E" w:rsidRPr="00903DBA">
        <w:t>cs</w:t>
      </w:r>
      <w:proofErr w:type="spellEnd"/>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lastRenderedPageBreak/>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90"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90"/>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lastRenderedPageBreak/>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lastRenderedPageBreak/>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lastRenderedPageBreak/>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lastRenderedPageBreak/>
        <w:t xml:space="preserve">    }</w:t>
      </w:r>
    </w:p>
    <w:p w14:paraId="73F2B3E5" w14:textId="00729748" w:rsidR="00E1579E" w:rsidRPr="00903DBA" w:rsidRDefault="00B01423" w:rsidP="00B01423">
      <w:pPr>
        <w:rPr>
          <w:highlight w:val="white"/>
        </w:rPr>
      </w:pPr>
      <w:r w:rsidRPr="00903DBA">
        <w:rPr>
          <w:highlight w:val="white"/>
        </w:rPr>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91" w:name="_Toc57656122"/>
      <w:bookmarkStart w:id="492" w:name="_Ref58175578"/>
      <w:r w:rsidRPr="00903DBA">
        <w:lastRenderedPageBreak/>
        <w:t xml:space="preserve">The </w:t>
      </w:r>
      <w:r w:rsidR="002554E1" w:rsidRPr="00903DBA">
        <w:t>Standard Library</w:t>
      </w:r>
      <w:bookmarkEnd w:id="491"/>
      <w:bookmarkEnd w:id="492"/>
    </w:p>
    <w:p w14:paraId="21B660CB" w14:textId="0EAC07D4" w:rsidR="00EE220E" w:rsidRPr="00903DBA" w:rsidRDefault="00503728" w:rsidP="00265BDF">
      <w:pPr>
        <w:pStyle w:val="Rubrik2"/>
      </w:pPr>
      <w:bookmarkStart w:id="493" w:name="_Toc57656123"/>
      <w:r w:rsidRPr="00903DBA">
        <w:t>Integral and Floating Limits</w:t>
      </w:r>
      <w:bookmarkEnd w:id="493"/>
    </w:p>
    <w:p w14:paraId="1F710058" w14:textId="2CD586A7" w:rsidR="007800D6" w:rsidRPr="00903DBA" w:rsidRDefault="007800D6" w:rsidP="007800D6">
      <w:pPr>
        <w:rPr>
          <w:highlight w:val="white"/>
        </w:rPr>
      </w:pPr>
      <w:r w:rsidRPr="00903DBA">
        <w:rPr>
          <w:highlight w:val="white"/>
        </w:rPr>
        <w:t xml:space="preserve">The file </w:t>
      </w:r>
      <w:proofErr w:type="spellStart"/>
      <w:r w:rsidRPr="00903DBA">
        <w:rPr>
          <w:highlight w:val="white"/>
        </w:rPr>
        <w:t>limits.h</w:t>
      </w:r>
      <w:proofErr w:type="spellEnd"/>
      <w:r w:rsidRPr="00903DBA">
        <w:rPr>
          <w:highlight w:val="white"/>
        </w:rPr>
        <w:t xml:space="preserve"> holds limits for integral values for the Linux and Windows environment.</w:t>
      </w:r>
    </w:p>
    <w:p w14:paraId="2F6FA423" w14:textId="6AFA7B16" w:rsidR="003D1398" w:rsidRPr="00903DBA" w:rsidRDefault="008D6750" w:rsidP="00E65FE6">
      <w:pPr>
        <w:pStyle w:val="CodeHeader"/>
        <w:rPr>
          <w:highlight w:val="white"/>
        </w:rPr>
      </w:pPr>
      <w:proofErr w:type="spellStart"/>
      <w:r w:rsidRPr="00903DBA">
        <w:rPr>
          <w:highlight w:val="white"/>
        </w:rPr>
        <w:t>l</w:t>
      </w:r>
      <w:r w:rsidR="003D1398" w:rsidRPr="00903DBA">
        <w:rPr>
          <w:highlight w:val="white"/>
        </w:rPr>
        <w:t>imits.h</w:t>
      </w:r>
      <w:proofErr w:type="spellEnd"/>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 xml:space="preserve">The file </w:t>
      </w:r>
      <w:proofErr w:type="spellStart"/>
      <w:r w:rsidRPr="00903DBA">
        <w:rPr>
          <w:highlight w:val="white"/>
        </w:rPr>
        <w:t>float.h</w:t>
      </w:r>
      <w:proofErr w:type="spellEnd"/>
      <w:r w:rsidRPr="00903DBA">
        <w:rPr>
          <w:highlight w:val="white"/>
        </w:rPr>
        <w:t xml:space="preserve"> holds limits for floating-point values. Note that there is no difference between the Linux and Windows environment.</w:t>
      </w:r>
    </w:p>
    <w:p w14:paraId="2576C6FA" w14:textId="54BF9F51" w:rsidR="003D1398" w:rsidRPr="00903DBA" w:rsidRDefault="008D6750" w:rsidP="00E65FE6">
      <w:pPr>
        <w:pStyle w:val="CodeHeader"/>
      </w:pPr>
      <w:proofErr w:type="spellStart"/>
      <w:r w:rsidRPr="00903DBA">
        <w:lastRenderedPageBreak/>
        <w:t>f</w:t>
      </w:r>
      <w:r w:rsidR="003D1398" w:rsidRPr="00903DBA">
        <w:t>loat.h</w:t>
      </w:r>
      <w:proofErr w:type="spellEnd"/>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94" w:name="_Toc57656124"/>
      <w:r w:rsidRPr="00903DBA">
        <w:t xml:space="preserve">The </w:t>
      </w:r>
      <w:r w:rsidR="000E7301" w:rsidRPr="00903DBA">
        <w:t>a</w:t>
      </w:r>
      <w:r w:rsidR="00EE220E" w:rsidRPr="00903DBA">
        <w:t>sser</w:t>
      </w:r>
      <w:r w:rsidR="008E5D1A" w:rsidRPr="00903DBA">
        <w:t>t</w:t>
      </w:r>
      <w:r w:rsidRPr="00903DBA">
        <w:t xml:space="preserve"> Macro</w:t>
      </w:r>
      <w:bookmarkEnd w:id="494"/>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proofErr w:type="spellStart"/>
      <w:r w:rsidRPr="00903DBA">
        <w:t>a</w:t>
      </w:r>
      <w:r w:rsidR="00F65771" w:rsidRPr="00903DBA">
        <w:t>ssert.h</w:t>
      </w:r>
      <w:proofErr w:type="spellEnd"/>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95" w:name="_Ref55664393"/>
      <w:bookmarkStart w:id="496" w:name="_Toc57656125"/>
      <w:r w:rsidRPr="00903DBA">
        <w:t>Locale Data</w:t>
      </w:r>
      <w:bookmarkEnd w:id="495"/>
      <w:bookmarkEnd w:id="496"/>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proofErr w:type="spellStart"/>
      <w:r w:rsidRPr="00903DBA">
        <w:t>l</w:t>
      </w:r>
      <w:r w:rsidR="00265BDF" w:rsidRPr="00903DBA">
        <w:t>ocale.h</w:t>
      </w:r>
      <w:proofErr w:type="spellEnd"/>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proofErr w:type="spellStart"/>
      <w:r w:rsidRPr="00903DBA">
        <w:t>l</w:t>
      </w:r>
      <w:r w:rsidR="0062113D" w:rsidRPr="00903DBA">
        <w:t>ocale.c</w:t>
      </w:r>
      <w:proofErr w:type="spellEnd"/>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97" w:name="_Toc57656126"/>
      <w:r w:rsidRPr="00903DBA">
        <w:t>Character Types</w:t>
      </w:r>
      <w:bookmarkEnd w:id="497"/>
    </w:p>
    <w:p w14:paraId="27CAECD2" w14:textId="462BEC2A" w:rsidR="003203CF" w:rsidRPr="00903DBA" w:rsidRDefault="003203CF" w:rsidP="003203CF">
      <w:r w:rsidRPr="00903DBA">
        <w:t xml:space="preserve">The </w:t>
      </w:r>
      <w:proofErr w:type="spellStart"/>
      <w:r w:rsidRPr="00903DBA">
        <w:t>ctype.h</w:t>
      </w:r>
      <w:proofErr w:type="spellEnd"/>
      <w:r w:rsidRPr="00903DBA">
        <w:t xml:space="preserve"> and </w:t>
      </w:r>
      <w:proofErr w:type="spellStart"/>
      <w:r w:rsidRPr="00903DBA">
        <w:t>ctyp.c</w:t>
      </w:r>
      <w:proofErr w:type="spellEnd"/>
      <w:r w:rsidRPr="00903DBA">
        <w:t xml:space="preserve"> files hold a set functions that test certain character conditions.</w:t>
      </w:r>
    </w:p>
    <w:p w14:paraId="243F8CAB" w14:textId="3B82911E" w:rsidR="00EE220E" w:rsidRPr="00903DBA" w:rsidRDefault="008D6750" w:rsidP="00E65FE6">
      <w:pPr>
        <w:pStyle w:val="CodeHeader"/>
      </w:pPr>
      <w:proofErr w:type="spellStart"/>
      <w:r w:rsidRPr="00903DBA">
        <w:t>ct</w:t>
      </w:r>
      <w:r w:rsidR="00EE220E" w:rsidRPr="00903DBA">
        <w:t>ype.h</w:t>
      </w:r>
      <w:proofErr w:type="spellEnd"/>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proofErr w:type="spellStart"/>
      <w:r w:rsidRPr="00903DBA">
        <w:t>ct</w:t>
      </w:r>
      <w:r w:rsidR="00FD2002" w:rsidRPr="00903DBA">
        <w:t>ype.c</w:t>
      </w:r>
      <w:proofErr w:type="spellEnd"/>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27C9977"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Pr="00903DBA">
        <w:rPr>
          <w:highlight w:val="white"/>
        </w:rPr>
        <w:t>13.3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98" w:name="_Hlk55664765"/>
      <w:r w:rsidRPr="00903DBA">
        <w:rPr>
          <w:highlight w:val="white"/>
        </w:rPr>
        <w:t>locale convention</w:t>
      </w:r>
      <w:bookmarkEnd w:id="498"/>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proofErr w:type="spellStart"/>
      <w:r w:rsidRPr="00903DBA">
        <w:rPr>
          <w:rStyle w:val="KeyWord0"/>
          <w:highlight w:val="white"/>
        </w:rPr>
        <w:t>isalnum</w:t>
      </w:r>
      <w:r w:rsidRPr="00903DBA">
        <w:rPr>
          <w:highlight w:val="white"/>
        </w:rPr>
        <w:t>function</w:t>
      </w:r>
      <w:proofErr w:type="spellEnd"/>
      <w:r w:rsidRPr="00903DBA">
        <w:rPr>
          <w:highlight w:val="white"/>
        </w:rPr>
        <w:t xml:space="preserve">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99" w:name="_Toc57656127"/>
      <w:r w:rsidRPr="00903DBA">
        <w:t>S</w:t>
      </w:r>
      <w:r w:rsidR="00EE220E" w:rsidRPr="00903DBA">
        <w:t>tring</w:t>
      </w:r>
      <w:r w:rsidRPr="00903DBA">
        <w:t>s</w:t>
      </w:r>
      <w:bookmarkEnd w:id="499"/>
    </w:p>
    <w:p w14:paraId="14ACCA1E" w14:textId="235BEECD" w:rsidR="0078214F" w:rsidRPr="00903DBA" w:rsidRDefault="008D6750" w:rsidP="00E65FE6">
      <w:pPr>
        <w:pStyle w:val="CodeHeader"/>
      </w:pPr>
      <w:proofErr w:type="spellStart"/>
      <w:r w:rsidRPr="00903DBA">
        <w:t>s</w:t>
      </w:r>
      <w:r w:rsidR="0078214F" w:rsidRPr="00903DBA">
        <w:t>tring.h</w:t>
      </w:r>
      <w:proofErr w:type="spellEnd"/>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proofErr w:type="spellStart"/>
      <w:r w:rsidRPr="00903DBA">
        <w:t>s</w:t>
      </w:r>
      <w:r w:rsidR="0078214F" w:rsidRPr="00903DBA">
        <w:t>tring.c</w:t>
      </w:r>
      <w:proofErr w:type="spellEnd"/>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00" w:name="_Toc57656128"/>
      <w:r w:rsidRPr="00903DBA">
        <w:t>Long Jumps</w:t>
      </w:r>
      <w:bookmarkEnd w:id="500"/>
    </w:p>
    <w:p w14:paraId="6EA92421" w14:textId="46314C73" w:rsidR="00104383" w:rsidRPr="00903DBA" w:rsidRDefault="00104383" w:rsidP="00104383">
      <w:r w:rsidRPr="00903DBA">
        <w:t xml:space="preserve">The </w:t>
      </w:r>
      <w:proofErr w:type="spellStart"/>
      <w:r w:rsidRPr="00903DBA">
        <w:t>setjmp.h</w:t>
      </w:r>
      <w:proofErr w:type="spellEnd"/>
      <w:r w:rsidRPr="00903DBA">
        <w:t xml:space="preserve"> and </w:t>
      </w:r>
      <w:proofErr w:type="spellStart"/>
      <w:r w:rsidRPr="00903DBA">
        <w:t>setjmp.c</w:t>
      </w:r>
      <w:proofErr w:type="spellEnd"/>
      <w:r w:rsidRPr="00903DBA">
        <w:t xml:space="preserve">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proofErr w:type="spellStart"/>
      <w:r w:rsidRPr="00903DBA">
        <w:t>setjmp.h</w:t>
      </w:r>
      <w:proofErr w:type="spellEnd"/>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proofErr w:type="spellStart"/>
      <w:r w:rsidRPr="00903DBA">
        <w:t>s</w:t>
      </w:r>
      <w:r w:rsidR="0004451D" w:rsidRPr="00903DBA">
        <w:t>et</w:t>
      </w:r>
      <w:r w:rsidRPr="00903DBA">
        <w:t>j</w:t>
      </w:r>
      <w:r w:rsidR="0004451D" w:rsidRPr="00903DBA">
        <w:t>mp.c</w:t>
      </w:r>
      <w:proofErr w:type="spellEnd"/>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The code for the Windows environment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proofErr w:type="spellStart"/>
      <w:r w:rsidRPr="00903DBA">
        <w:t>setjmptest.c</w:t>
      </w:r>
      <w:proofErr w:type="spellEnd"/>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 xml:space="preserve">ator, we return the </w:t>
      </w:r>
      <w:proofErr w:type="spellStart"/>
      <w:r w:rsidRPr="00903DBA">
        <w:rPr>
          <w:highlight w:val="white"/>
        </w:rPr>
        <w:t>quitent</w:t>
      </w:r>
      <w:proofErr w:type="spellEnd"/>
      <w:r w:rsidRPr="00903DBA">
        <w:rPr>
          <w:highlight w:val="white"/>
        </w:rPr>
        <w:t xml:space="preserve">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01" w:name="_Toc57656129"/>
      <w:r w:rsidRPr="00903DBA">
        <w:t>Mathematical Functions</w:t>
      </w:r>
      <w:bookmarkEnd w:id="501"/>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proofErr w:type="spellStart"/>
      <w:r w:rsidRPr="00903DBA">
        <w:t>m</w:t>
      </w:r>
      <w:r w:rsidR="00D62A8B" w:rsidRPr="00903DBA">
        <w:t>ath.h</w:t>
      </w:r>
      <w:proofErr w:type="spellEnd"/>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02"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02"/>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proofErr w:type="spellStart"/>
      <w:r w:rsidRPr="00903DBA">
        <w:rPr>
          <w:highlight w:val="white"/>
        </w:rPr>
        <w:t>m</w:t>
      </w:r>
      <w:r w:rsidR="00555D55" w:rsidRPr="00903DBA">
        <w:rPr>
          <w:highlight w:val="white"/>
        </w:rPr>
        <w:t>ath.c</w:t>
      </w:r>
      <w:proofErr w:type="spellEnd"/>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9C3C27"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9C3C27"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9C3C27"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9C3C27"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9C3C27"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503" w:name="_Toc57656131"/>
      <w:r w:rsidRPr="00903DBA">
        <w:rPr>
          <w:highlight w:val="white"/>
        </w:rPr>
        <w:t>Power</w:t>
      </w:r>
      <w:r w:rsidR="0083365C" w:rsidRPr="00903DBA">
        <w:rPr>
          <w:highlight w:val="white"/>
        </w:rPr>
        <w:t xml:space="preserve"> Functions</w:t>
      </w:r>
      <w:bookmarkEnd w:id="503"/>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9C3C27"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9C3C27"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04" w:name="_Toc57656132"/>
      <w:r w:rsidRPr="00903DBA">
        <w:rPr>
          <w:highlight w:val="white"/>
        </w:rPr>
        <w:t>Square Root</w:t>
      </w:r>
      <w:bookmarkEnd w:id="504"/>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9C3C27"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05" w:name="_Toc57656133"/>
      <w:r w:rsidRPr="00903DBA">
        <w:rPr>
          <w:highlight w:val="white"/>
        </w:rPr>
        <w:lastRenderedPageBreak/>
        <w:t>Modulo Functions</w:t>
      </w:r>
      <w:bookmarkEnd w:id="505"/>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w:t>
      </w:r>
      <w:proofErr w:type="spellStart"/>
      <w:r w:rsidRPr="00903DBA">
        <w:rPr>
          <w:highlight w:val="white"/>
        </w:rPr>
        <w:t>a</w:t>
      </w:r>
      <w:proofErr w:type="spellEnd"/>
      <w:r w:rsidRPr="00903DBA">
        <w:rPr>
          <w:highlight w:val="white"/>
        </w:rPr>
        <w:t xml:space="preserve">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06" w:name="_Toc57656134"/>
      <w:r w:rsidRPr="00903DBA">
        <w:rPr>
          <w:highlight w:val="white"/>
        </w:rPr>
        <w:t>Trigonometric Functions</w:t>
      </w:r>
      <w:bookmarkEnd w:id="506"/>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9C3C27"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9C3C27"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9C3C27"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9C3C27"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07"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07"/>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9C3C27"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9C3C27"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9C3C27"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9C3C27"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9C3C27"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9C3C27"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9C3C27"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08" w:name="_Toc57656136"/>
      <w:r w:rsidRPr="00903DBA">
        <w:rPr>
          <w:shd w:val="clear" w:color="auto" w:fill="FFFFFF"/>
        </w:rPr>
        <w:lastRenderedPageBreak/>
        <w:t>Hyperbolic Trigonometric Functions</w:t>
      </w:r>
      <w:bookmarkEnd w:id="508"/>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9C3C27"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9C3C27"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9C3C27"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09" w:name="_Toc57656137"/>
      <w:r w:rsidRPr="00903DBA">
        <w:rPr>
          <w:highlight w:val="white"/>
        </w:rPr>
        <w:t>Floor, Ceiling, Absolute, and Rounding</w:t>
      </w:r>
      <w:r w:rsidR="0083365C" w:rsidRPr="00903DBA">
        <w:rPr>
          <w:highlight w:val="white"/>
        </w:rPr>
        <w:t xml:space="preserve"> Functions</w:t>
      </w:r>
      <w:bookmarkEnd w:id="509"/>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9C3C27"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10" w:name="_Toc57656138"/>
      <w:bookmarkStart w:id="511" w:name="_Hlk55231095"/>
      <w:r w:rsidRPr="00903DBA">
        <w:lastRenderedPageBreak/>
        <w:t>Standard Input/Output</w:t>
      </w:r>
      <w:bookmarkEnd w:id="510"/>
    </w:p>
    <w:bookmarkEnd w:id="511"/>
    <w:p w14:paraId="3C220EF3" w14:textId="1124625B" w:rsidR="00F67D04" w:rsidRPr="00903DBA" w:rsidRDefault="008D6750" w:rsidP="00E65FE6">
      <w:pPr>
        <w:pStyle w:val="CodeHeader"/>
      </w:pPr>
      <w:proofErr w:type="spellStart"/>
      <w:r w:rsidRPr="00903DBA">
        <w:t>s</w:t>
      </w:r>
      <w:r w:rsidR="00F67D04" w:rsidRPr="00903DBA">
        <w:t>td</w:t>
      </w:r>
      <w:r w:rsidRPr="00903DBA">
        <w:t>io</w:t>
      </w:r>
      <w:r w:rsidR="00F67D04" w:rsidRPr="00903DBA">
        <w:t>.h</w:t>
      </w:r>
      <w:proofErr w:type="spellEnd"/>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12" w:name="_Toc57656139"/>
      <w:r w:rsidRPr="00903DBA">
        <w:t>Printing</w:t>
      </w:r>
      <w:bookmarkEnd w:id="512"/>
    </w:p>
    <w:p w14:paraId="07321D9D" w14:textId="007993F5" w:rsidR="00F67D04" w:rsidRPr="00903DBA" w:rsidRDefault="008D6750" w:rsidP="00E65FE6">
      <w:pPr>
        <w:pStyle w:val="CodeHeader"/>
      </w:pPr>
      <w:proofErr w:type="spellStart"/>
      <w:r w:rsidRPr="00903DBA">
        <w:t>p</w:t>
      </w:r>
      <w:r w:rsidR="00957919" w:rsidRPr="00903DBA">
        <w:t>rintf.h</w:t>
      </w:r>
      <w:proofErr w:type="spellEnd"/>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proofErr w:type="spellStart"/>
      <w:r w:rsidRPr="00903DBA">
        <w:t>p</w:t>
      </w:r>
      <w:r w:rsidR="006048AF" w:rsidRPr="00903DBA">
        <w:t>rintf.c</w:t>
      </w:r>
      <w:proofErr w:type="spellEnd"/>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13" w:name="_Toc57656140"/>
      <w:r w:rsidRPr="00903DBA">
        <w:t>Scanning</w:t>
      </w:r>
      <w:bookmarkEnd w:id="513"/>
    </w:p>
    <w:p w14:paraId="29AFA940" w14:textId="74759390" w:rsidR="00594DB0" w:rsidRPr="00903DBA" w:rsidRDefault="008D6750" w:rsidP="00E65FE6">
      <w:pPr>
        <w:pStyle w:val="CodeHeader"/>
      </w:pPr>
      <w:proofErr w:type="spellStart"/>
      <w:r w:rsidRPr="00903DBA">
        <w:t>s</w:t>
      </w:r>
      <w:r w:rsidR="00594DB0" w:rsidRPr="00903DBA">
        <w:t>canf.h</w:t>
      </w:r>
      <w:proofErr w:type="spellEnd"/>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proofErr w:type="spellStart"/>
      <w:r w:rsidRPr="00903DBA">
        <w:t>s</w:t>
      </w:r>
      <w:r w:rsidR="008361EE" w:rsidRPr="00903DBA">
        <w:t>canf.c</w:t>
      </w:r>
      <w:proofErr w:type="spellEnd"/>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14" w:name="_Toc57656141"/>
      <w:r w:rsidRPr="00903DBA">
        <w:t>F</w:t>
      </w:r>
      <w:r w:rsidR="00AF06D6" w:rsidRPr="00903DBA">
        <w:t xml:space="preserve">ile </w:t>
      </w:r>
      <w:r w:rsidRPr="00903DBA">
        <w:t>H</w:t>
      </w:r>
      <w:r w:rsidR="00AF06D6" w:rsidRPr="00903DBA">
        <w:t>andling</w:t>
      </w:r>
      <w:bookmarkEnd w:id="514"/>
    </w:p>
    <w:p w14:paraId="174C04F8" w14:textId="1B67F95A" w:rsidR="00577582" w:rsidRPr="00903DBA" w:rsidRDefault="008D6750" w:rsidP="00E65FE6">
      <w:pPr>
        <w:pStyle w:val="CodeHeader"/>
      </w:pPr>
      <w:proofErr w:type="spellStart"/>
      <w:r w:rsidRPr="00903DBA">
        <w:t>f</w:t>
      </w:r>
      <w:r w:rsidR="006217C5" w:rsidRPr="00903DBA">
        <w:t>ile.h</w:t>
      </w:r>
      <w:proofErr w:type="spellEnd"/>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proofErr w:type="spellStart"/>
      <w:r w:rsidRPr="00903DBA">
        <w:t>f</w:t>
      </w:r>
      <w:r w:rsidR="000644C3" w:rsidRPr="00903DBA">
        <w:t>ile.c</w:t>
      </w:r>
      <w:proofErr w:type="spellEnd"/>
    </w:p>
    <w:p w14:paraId="44C5EAD9" w14:textId="77777777" w:rsidR="00C25FEE" w:rsidRPr="00903DBA" w:rsidRDefault="00C25FEE" w:rsidP="00C25FEE">
      <w:pPr>
        <w:pStyle w:val="Code"/>
        <w:rPr>
          <w:highlight w:val="white"/>
        </w:rPr>
      </w:pPr>
      <w:bookmarkStart w:id="515"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16" w:name="_Toc57656142"/>
      <w:r w:rsidRPr="00903DBA">
        <w:t>The Standard Library</w:t>
      </w:r>
      <w:bookmarkEnd w:id="516"/>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15"/>
    <w:p w14:paraId="6289FDFB" w14:textId="4B5A32CA" w:rsidR="003420EA" w:rsidRPr="00903DBA" w:rsidRDefault="004B0675" w:rsidP="00E65FE6">
      <w:pPr>
        <w:pStyle w:val="CodeHeader"/>
      </w:pPr>
      <w:proofErr w:type="spellStart"/>
      <w:r w:rsidRPr="00903DBA">
        <w:t>s</w:t>
      </w:r>
      <w:r w:rsidR="003420EA" w:rsidRPr="00903DBA">
        <w:t>td</w:t>
      </w:r>
      <w:r w:rsidRPr="00903DBA">
        <w:t>l</w:t>
      </w:r>
      <w:r w:rsidR="003420EA" w:rsidRPr="00903DBA">
        <w:t>ib.h</w:t>
      </w:r>
      <w:proofErr w:type="spellEnd"/>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lastRenderedPageBreak/>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proofErr w:type="spellStart"/>
      <w:r w:rsidRPr="00903DBA">
        <w:t>s</w:t>
      </w:r>
      <w:r w:rsidR="008977FB" w:rsidRPr="00903DBA">
        <w:t>td</w:t>
      </w:r>
      <w:r w:rsidRPr="00903DBA">
        <w:t>l</w:t>
      </w:r>
      <w:r w:rsidR="008977FB" w:rsidRPr="00903DBA">
        <w:t>ib.c</w:t>
      </w:r>
      <w:proofErr w:type="spellEnd"/>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lastRenderedPageBreak/>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lastRenderedPageBreak/>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lastRenderedPageBreak/>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lastRenderedPageBreak/>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17" w:name="_Toc57656143"/>
      <w:r w:rsidRPr="00903DBA">
        <w:t>T</w:t>
      </w:r>
      <w:r w:rsidR="00D62A8B" w:rsidRPr="00903DBA">
        <w:t>ime</w:t>
      </w:r>
      <w:bookmarkEnd w:id="517"/>
    </w:p>
    <w:p w14:paraId="4B568326" w14:textId="26EBB4A4" w:rsidR="00487292" w:rsidRPr="00903DBA" w:rsidRDefault="004B0675" w:rsidP="00E65FE6">
      <w:pPr>
        <w:pStyle w:val="CodeHeader"/>
      </w:pPr>
      <w:proofErr w:type="spellStart"/>
      <w:r w:rsidRPr="00903DBA">
        <w:t>t</w:t>
      </w:r>
      <w:r w:rsidR="00487292" w:rsidRPr="00903DBA">
        <w:t>ime</w:t>
      </w:r>
      <w:r w:rsidR="00966D02" w:rsidRPr="00903DBA">
        <w:t>.h</w:t>
      </w:r>
      <w:proofErr w:type="spellEnd"/>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proofErr w:type="spellStart"/>
      <w:r w:rsidRPr="00903DBA">
        <w:t>t</w:t>
      </w:r>
      <w:r w:rsidR="003211B0" w:rsidRPr="00903DBA">
        <w:t>ime.c</w:t>
      </w:r>
      <w:proofErr w:type="spellEnd"/>
    </w:p>
    <w:p w14:paraId="548B50E4" w14:textId="77777777" w:rsidR="00E77B17" w:rsidRPr="00903DBA" w:rsidRDefault="00E77B17" w:rsidP="00E77B17">
      <w:pPr>
        <w:pStyle w:val="Code"/>
        <w:rPr>
          <w:highlight w:val="white"/>
        </w:rPr>
      </w:pPr>
      <w:bookmarkStart w:id="518" w:name="_Ref54018755"/>
      <w:bookmarkStart w:id="519"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lastRenderedPageBreak/>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lastRenderedPageBreak/>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lastRenderedPageBreak/>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lastRenderedPageBreak/>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lastRenderedPageBreak/>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20" w:name="_Toc57656144"/>
      <w:r w:rsidRPr="00903DBA">
        <w:rPr>
          <w:lang w:val="en-US"/>
        </w:rPr>
        <w:lastRenderedPageBreak/>
        <w:t>The Preprocessor</w:t>
      </w:r>
      <w:bookmarkEnd w:id="518"/>
      <w:bookmarkEnd w:id="520"/>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21" w:name="_Ref418256130"/>
      <w:bookmarkStart w:id="522" w:name="_Toc57656145"/>
      <w:r w:rsidRPr="00903DBA">
        <w:t xml:space="preserve">The Expression </w:t>
      </w:r>
      <w:r w:rsidR="007C4A54" w:rsidRPr="00903DBA">
        <w:t xml:space="preserve">Scanner and </w:t>
      </w:r>
      <w:r w:rsidRPr="00903DBA">
        <w:t>Parser</w:t>
      </w:r>
      <w:bookmarkEnd w:id="521"/>
      <w:bookmarkEnd w:id="522"/>
    </w:p>
    <w:p w14:paraId="078B90C0" w14:textId="69090C06"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proofErr w:type="spellStart"/>
      <w:r w:rsidRPr="00903DBA">
        <w:rPr>
          <w:rStyle w:val="CodeInText"/>
        </w:rPr>
        <w:t>elif</w:t>
      </w:r>
      <w:proofErr w:type="spellEnd"/>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7BC3" w:rsidRPr="00903DBA">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523" w:name="_Toc57656146"/>
      <w:r w:rsidRPr="00903DBA">
        <w:t>The Grammar</w:t>
      </w:r>
      <w:bookmarkEnd w:id="523"/>
    </w:p>
    <w:p w14:paraId="640DDAFA" w14:textId="1828C7F3"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7BC3" w:rsidRPr="00903DBA">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24" w:name="_Toc57656147"/>
      <w:r w:rsidRPr="00903DBA">
        <w:t>The Parser</w:t>
      </w:r>
      <w:bookmarkEnd w:id="524"/>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proofErr w:type="spellStart"/>
      <w:r w:rsidRPr="00903DBA">
        <w:t>ExpressionParser.gppg</w:t>
      </w:r>
      <w:proofErr w:type="spellEnd"/>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25" w:name="_Ref418278877"/>
      <w:proofErr w:type="spellStart"/>
      <w:r w:rsidRPr="00903DBA">
        <w:t>ExpressionParser.gppg</w:t>
      </w:r>
      <w:proofErr w:type="spellEnd"/>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26" w:name="_Toc57656148"/>
      <w:r w:rsidRPr="00903DBA">
        <w:t>The Scanner</w:t>
      </w:r>
      <w:bookmarkEnd w:id="525"/>
      <w:bookmarkEnd w:id="526"/>
    </w:p>
    <w:p w14:paraId="3C52097C" w14:textId="553563A4"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7BC3" w:rsidRPr="00903DBA">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proofErr w:type="spellStart"/>
      <w:r w:rsidRPr="00903DBA">
        <w:t>ExpressionScanner.gplex</w:t>
      </w:r>
      <w:proofErr w:type="spellEnd"/>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27" w:name="_Toc57656149"/>
      <w:r w:rsidRPr="00903DBA">
        <w:t>The Pre</w:t>
      </w:r>
      <w:r w:rsidR="00921465" w:rsidRPr="00903DBA">
        <w:t xml:space="preserve">processor </w:t>
      </w:r>
      <w:r w:rsidR="007C4A54" w:rsidRPr="00903DBA">
        <w:t xml:space="preserve">Scanner and </w:t>
      </w:r>
      <w:r w:rsidRPr="00903DBA">
        <w:t>Parser</w:t>
      </w:r>
      <w:bookmarkEnd w:id="527"/>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proofErr w:type="spellStart"/>
      <w:r w:rsidRPr="00903DBA">
        <w:lastRenderedPageBreak/>
        <w:t>PreParser.gppg</w:t>
      </w:r>
      <w:proofErr w:type="spellEnd"/>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378884A4"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7BC3" w:rsidRPr="00903DBA">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proofErr w:type="spellStart"/>
      <w:r w:rsidRPr="00903DBA">
        <w:t>PreScanner.gplex</w:t>
      </w:r>
      <w:proofErr w:type="spellEnd"/>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28" w:name="_Toc57656150"/>
      <w:r w:rsidRPr="00903DBA">
        <w:t>If</w:t>
      </w:r>
      <w:r w:rsidR="00BB03AD" w:rsidRPr="00903DBA">
        <w:t>-</w:t>
      </w:r>
      <w:r w:rsidRPr="00903DBA">
        <w:t>Else</w:t>
      </w:r>
      <w:r w:rsidR="00BB03AD" w:rsidRPr="00903DBA">
        <w:t>-</w:t>
      </w:r>
      <w:r w:rsidRPr="00903DBA">
        <w:t>Chain</w:t>
      </w:r>
      <w:bookmarkEnd w:id="528"/>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proofErr w:type="spellStart"/>
      <w:r w:rsidRPr="00903DBA">
        <w:t>IfElseChain.cs</w:t>
      </w:r>
      <w:proofErr w:type="spellEnd"/>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29" w:name="_Toc57656151"/>
      <w:r w:rsidRPr="00903DBA">
        <w:t>The Preprocessor</w:t>
      </w:r>
      <w:bookmarkEnd w:id="529"/>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proofErr w:type="spellStart"/>
      <w:r w:rsidRPr="00903DBA">
        <w:t>Preprocessor.cs</w:t>
      </w:r>
      <w:proofErr w:type="spellEnd"/>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30" w:name="_Toc57656152"/>
      <w:r w:rsidRPr="00903DBA">
        <w:t>Tri Graphs</w:t>
      </w:r>
      <w:bookmarkEnd w:id="530"/>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31" w:name="_Toc57656153"/>
      <w:r w:rsidRPr="00903DBA">
        <w:t>Comments, Strings, and Characters</w:t>
      </w:r>
      <w:bookmarkEnd w:id="531"/>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proofErr w:type="spellStart"/>
      <w:r w:rsidRPr="00903DBA">
        <w:rPr>
          <w:rStyle w:val="CodeInText"/>
        </w:rPr>
        <w:t>traverseLineComment</w:t>
      </w:r>
      <w:proofErr w:type="spellEnd"/>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proofErr w:type="spellStart"/>
      <w:r w:rsidRPr="00903DBA">
        <w:rPr>
          <w:rStyle w:val="CodeInText"/>
        </w:rPr>
        <w:t>traverseBlockComment</w:t>
      </w:r>
      <w:proofErr w:type="spellEnd"/>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proofErr w:type="spellStart"/>
      <w:r w:rsidRPr="00903DBA">
        <w:rPr>
          <w:rStyle w:val="CodeInText"/>
        </w:rPr>
        <w:t>traverseString</w:t>
      </w:r>
      <w:proofErr w:type="spellEnd"/>
      <w:r w:rsidRPr="00903DBA">
        <w:t xml:space="preserve"> method needs to keep track of the end of the string (‘\”’), the end of the buffer (‘\0’), or newline in the string (‘\n’). The end of the buffer or newline result in error messages. Moreover, when we find a backslash (‘\\’) we call </w:t>
      </w:r>
      <w:proofErr w:type="spellStart"/>
      <w:r w:rsidRPr="00903DBA">
        <w:rPr>
          <w:rStyle w:val="CodeInText"/>
        </w:rPr>
        <w:t>doSlash</w:t>
      </w:r>
      <w:proofErr w:type="spellEnd"/>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proofErr w:type="spellStart"/>
      <w:r w:rsidRPr="00903DBA">
        <w:rPr>
          <w:rStyle w:val="CodeInText"/>
        </w:rPr>
        <w:t>traverseCharacter</w:t>
      </w:r>
      <w:proofErr w:type="spellEnd"/>
      <w:r w:rsidRPr="00903DBA">
        <w:t xml:space="preserve"> method is similar to </w:t>
      </w:r>
      <w:proofErr w:type="spellStart"/>
      <w:r w:rsidRPr="00903DBA">
        <w:rPr>
          <w:rStyle w:val="CodeInText"/>
        </w:rPr>
        <w:t>traverseString</w:t>
      </w:r>
      <w:proofErr w:type="spellEnd"/>
      <w:r w:rsidRPr="00903DBA">
        <w:t xml:space="preserve"> above, it generates error messages for end-of-line or newline, calls </w:t>
      </w:r>
      <w:proofErr w:type="spellStart"/>
      <w:r w:rsidRPr="00903DBA">
        <w:rPr>
          <w:rStyle w:val="CodeInText"/>
        </w:rPr>
        <w:t>doSlash</w:t>
      </w:r>
      <w:proofErr w:type="spellEnd"/>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32" w:name="_Ref418258402"/>
      <w:bookmarkStart w:id="533" w:name="_Toc57656154"/>
      <w:r w:rsidRPr="00903DBA">
        <w:t>Slash Codes</w:t>
      </w:r>
      <w:bookmarkEnd w:id="532"/>
      <w:bookmarkEnd w:id="533"/>
    </w:p>
    <w:p w14:paraId="3BC934C2" w14:textId="77777777" w:rsidR="005B1C6D" w:rsidRPr="00903DBA" w:rsidRDefault="005B1C6D" w:rsidP="00E65FE6">
      <w:pPr>
        <w:pStyle w:val="CodeHeader"/>
      </w:pPr>
      <w:r w:rsidRPr="00903DBA">
        <w:t xml:space="preserve">The </w:t>
      </w:r>
      <w:proofErr w:type="spellStart"/>
      <w:r w:rsidRPr="00E65FE6">
        <w:rPr>
          <w:rStyle w:val="CodeInText"/>
        </w:rPr>
        <w:t>slashToChar</w:t>
      </w:r>
      <w:proofErr w:type="spellEnd"/>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903DBA" w:rsidRDefault="005B1C6D" w:rsidP="005B1C6D">
      <w:r w:rsidRPr="00903DBA">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77777777" w:rsidR="005B1C6D" w:rsidRPr="00903DBA" w:rsidRDefault="005B1C6D" w:rsidP="005B1C6D">
      <w:r w:rsidRPr="00903DBA">
        <w:t>If none of the cases above applies, an error is reported.</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proofErr w:type="spellStart"/>
      <w:r w:rsidRPr="00E65FE6">
        <w:rPr>
          <w:rStyle w:val="CodeInText"/>
        </w:rPr>
        <w:t>charToOctal</w:t>
      </w:r>
      <w:proofErr w:type="spellEnd"/>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proofErr w:type="spellStart"/>
      <w:r w:rsidRPr="00E65FE6">
        <w:rPr>
          <w:rStyle w:val="CodeInText"/>
        </w:rPr>
        <w:t>octalToChar</w:t>
      </w:r>
      <w:proofErr w:type="spellEnd"/>
      <w:r w:rsidRPr="00903DBA">
        <w:t xml:space="preserve"> method is called by the scanner to </w:t>
      </w:r>
      <w:proofErr w:type="spellStart"/>
      <w:r w:rsidRPr="00903DBA">
        <w:t>tralform</w:t>
      </w:r>
      <w:proofErr w:type="spellEnd"/>
      <w:r w:rsidRPr="00903DBA">
        <w:t xml:space="preserve"> the octal </w:t>
      </w:r>
      <w:proofErr w:type="spellStart"/>
      <w:r w:rsidRPr="00903DBA">
        <w:t>shalch</w:t>
      </w:r>
      <w:proofErr w:type="spellEnd"/>
      <w:r w:rsidRPr="00903DBA">
        <w:t xml:space="preserve"> codes into regular characters.</w:t>
      </w:r>
    </w:p>
    <w:p w14:paraId="2D578CCB" w14:textId="77777777" w:rsidR="005B1C6D" w:rsidRPr="00903DBA" w:rsidRDefault="005B1C6D" w:rsidP="005B1C6D">
      <w:pPr>
        <w:pStyle w:val="Rubrik3"/>
      </w:pPr>
      <w:bookmarkStart w:id="534" w:name="_Toc57656155"/>
      <w:r w:rsidRPr="00903DBA">
        <w:t>The Line List</w:t>
      </w:r>
      <w:bookmarkEnd w:id="534"/>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proofErr w:type="spellStart"/>
      <w:r w:rsidRPr="00903DBA">
        <w:rPr>
          <w:rStyle w:val="CodeInText"/>
        </w:rPr>
        <w:t>lineBuffer</w:t>
      </w:r>
      <w:proofErr w:type="spellEnd"/>
      <w:r w:rsidRPr="00903DBA">
        <w:t xml:space="preserve">. Since an empty line was added at the end of the line list in </w:t>
      </w:r>
      <w:proofErr w:type="spellStart"/>
      <w:r w:rsidRPr="00903DBA">
        <w:rPr>
          <w:rStyle w:val="CodeInText"/>
        </w:rPr>
        <w:t>generateLineList</w:t>
      </w:r>
      <w:proofErr w:type="spellEnd"/>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903DBA">
        <w:rPr>
          <w:rStyle w:val="CodeInText"/>
        </w:rPr>
        <w:t>searchForMacros</w:t>
      </w:r>
      <w:proofErr w:type="spellEnd"/>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proofErr w:type="spellStart"/>
      <w:r w:rsidR="00EC23B2" w:rsidRPr="00903DBA">
        <w:rPr>
          <w:rStyle w:val="CodeInText"/>
        </w:rPr>
        <w:t>I</w:t>
      </w:r>
      <w:r w:rsidRPr="00903DBA">
        <w:rPr>
          <w:rStyle w:val="CodeInText"/>
        </w:rPr>
        <w:t>sVisible</w:t>
      </w:r>
      <w:proofErr w:type="spellEnd"/>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or #</w:t>
      </w:r>
      <w:r w:rsidRPr="00903DBA">
        <w:rPr>
          <w:rStyle w:val="CodeInText"/>
        </w:rPr>
        <w:t>else</w:t>
      </w:r>
      <w:r w:rsidRPr="00903DBA">
        <w:t xml:space="preserve"> preprocessor directive. We use the </w:t>
      </w:r>
      <w:proofErr w:type="spellStart"/>
      <w:r w:rsidRPr="00903DBA">
        <w:rPr>
          <w:rStyle w:val="CodeInText"/>
        </w:rPr>
        <w:t>Main.IfStack</w:t>
      </w:r>
      <w:proofErr w:type="spellEnd"/>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proofErr w:type="spellStart"/>
      <w:r w:rsidRPr="00E65FE6">
        <w:t>trimLeft</w:t>
      </w:r>
      <w:proofErr w:type="spellEnd"/>
      <w:r w:rsidRPr="00903DBA">
        <w:t xml:space="preserve"> and </w:t>
      </w:r>
      <w:proofErr w:type="spellStart"/>
      <w:r w:rsidRPr="00E65FE6">
        <w:rPr>
          <w:rStyle w:val="CodeInText"/>
        </w:rPr>
        <w:t>trimRight</w:t>
      </w:r>
      <w:proofErr w:type="spellEnd"/>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proofErr w:type="spellStart"/>
      <w:r w:rsidRPr="00E65FE6">
        <w:rPr>
          <w:rStyle w:val="CodeInText"/>
        </w:rPr>
        <w:t>countChar</w:t>
      </w:r>
      <w:proofErr w:type="spellEnd"/>
      <w:r w:rsidRPr="00903DBA">
        <w:t xml:space="preserve"> method simple counts the number of occurrences of the character.</w:t>
      </w:r>
    </w:p>
    <w:p w14:paraId="1E5C1527" w14:textId="77777777" w:rsidR="005B1C6D" w:rsidRPr="00903DBA" w:rsidRDefault="005B1C6D" w:rsidP="005B1C6D">
      <w:pPr>
        <w:pStyle w:val="Rubrik3"/>
      </w:pPr>
      <w:bookmarkStart w:id="535" w:name="_Toc57656156"/>
      <w:r w:rsidRPr="00903DBA">
        <w:t>Lines</w:t>
      </w:r>
      <w:bookmarkEnd w:id="535"/>
    </w:p>
    <w:p w14:paraId="4DA42C7F" w14:textId="77777777" w:rsidR="005B1C6D" w:rsidRPr="00903DBA" w:rsidRDefault="005B1C6D" w:rsidP="00E65FE6">
      <w:pPr>
        <w:pStyle w:val="CodeHeader"/>
      </w:pPr>
      <w:r w:rsidRPr="00903DBA">
        <w:t xml:space="preserve">The </w:t>
      </w:r>
      <w:proofErr w:type="spellStart"/>
      <w:r w:rsidRPr="00E65FE6">
        <w:t>doLine</w:t>
      </w:r>
      <w:proofErr w:type="spellEnd"/>
      <w:r w:rsidRPr="00903DBA">
        <w:t xml:space="preserve"> method handles the </w:t>
      </w:r>
      <w:r w:rsidRPr="00E65FE6">
        <w:t>#line</w:t>
      </w:r>
      <w:r w:rsidRPr="00903DBA">
        <w:t xml:space="preserve"> directive by setting the </w:t>
      </w:r>
      <w:proofErr w:type="spellStart"/>
      <w:r w:rsidRPr="00E65FE6">
        <w:t>Main</w:t>
      </w:r>
      <w:r w:rsidRPr="00903DBA">
        <w:t>.</w:t>
      </w:r>
      <w:r w:rsidRPr="00E65FE6">
        <w:t>Path</w:t>
      </w:r>
      <w:proofErr w:type="spellEnd"/>
      <w:r w:rsidRPr="00903DBA">
        <w:t xml:space="preserve"> and </w:t>
      </w:r>
      <w:proofErr w:type="spellStart"/>
      <w:r w:rsidRPr="00E65FE6">
        <w:t>Main</w:t>
      </w:r>
      <w:r w:rsidRPr="00903DBA">
        <w:t>.</w:t>
      </w:r>
      <w:r w:rsidRPr="00E65FE6">
        <w:rPr>
          <w:rStyle w:val="CodeInText"/>
        </w:rPr>
        <w:t>Line</w:t>
      </w:r>
      <w:proofErr w:type="spellEnd"/>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36" w:name="_Toc57656157"/>
      <w:r w:rsidRPr="00903DBA">
        <w:t>Includes</w:t>
      </w:r>
      <w:bookmarkEnd w:id="536"/>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proofErr w:type="spellStart"/>
      <w:r w:rsidRPr="00903DBA">
        <w:rPr>
          <w:rStyle w:val="CodeInText"/>
        </w:rPr>
        <w:t>Main.IncludePath</w:t>
      </w:r>
      <w:proofErr w:type="spellEnd"/>
      <w:r w:rsidRPr="00903DBA">
        <w:t>, and the internal files are included locally.</w:t>
      </w:r>
    </w:p>
    <w:p w14:paraId="534D4E94" w14:textId="77777777" w:rsidR="005B1C6D" w:rsidRPr="00903DBA" w:rsidRDefault="005B1C6D" w:rsidP="005B1C6D">
      <w:r w:rsidRPr="00903DBA">
        <w:t xml:space="preserve">The </w:t>
      </w:r>
      <w:proofErr w:type="spellStart"/>
      <w:r w:rsidRPr="00903DBA">
        <w:rPr>
          <w:rStyle w:val="CodeInText"/>
        </w:rPr>
        <w:t>Main.IncludeSet</w:t>
      </w:r>
      <w:proofErr w:type="spellEnd"/>
      <w:r w:rsidRPr="00903DBA">
        <w:t xml:space="preserve"> set is used to track the included file so that the source file include the files shall be recompiled if it or any of its included files has been changed after the object file. The </w:t>
      </w:r>
      <w:proofErr w:type="spellStart"/>
      <w:r w:rsidRPr="00903DBA">
        <w:rPr>
          <w:rStyle w:val="CodeInText"/>
        </w:rPr>
        <w:t>Main.IncludeStack</w:t>
      </w:r>
      <w:proofErr w:type="spellEnd"/>
      <w:r w:rsidRPr="00903DBA">
        <w:t xml:space="preserve"> is used to make sure that there is no circular inclusion.</w:t>
      </w:r>
    </w:p>
    <w:p w14:paraId="57CC66D2" w14:textId="77777777" w:rsidR="005B1C6D" w:rsidRPr="00903DBA" w:rsidRDefault="005B1C6D" w:rsidP="005B1C6D">
      <w:r w:rsidRPr="00903DBA">
        <w:t xml:space="preserve">The </w:t>
      </w:r>
      <w:proofErr w:type="spellStart"/>
      <w:r w:rsidRPr="00903DBA">
        <w:rPr>
          <w:rStyle w:val="CodeInText"/>
        </w:rPr>
        <w:t>Main.Path</w:t>
      </w:r>
      <w:proofErr w:type="spellEnd"/>
      <w:r w:rsidRPr="00903DBA">
        <w:t xml:space="preserve"> and </w:t>
      </w:r>
      <w:proofErr w:type="spellStart"/>
      <w:r w:rsidRPr="00903DBA">
        <w:rPr>
          <w:rStyle w:val="CodeInText"/>
        </w:rPr>
        <w:t>Main.Line</w:t>
      </w:r>
      <w:proofErr w:type="spellEnd"/>
      <w:r w:rsidRPr="00903DBA">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903DBA">
        <w:t>Test.c,100</w:t>
      </w:r>
      <w:proofErr w:type="spellEnd"/>
      <w:r w:rsidRPr="00903DBA">
        <w:t xml:space="preserve">$”).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37" w:name="_Toc57656158"/>
      <w:r w:rsidRPr="00903DBA">
        <w:t>Macros</w:t>
      </w:r>
      <w:bookmarkEnd w:id="537"/>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proofErr w:type="spellStart"/>
      <w:r w:rsidRPr="00903DBA">
        <w:t>Macro.cs</w:t>
      </w:r>
      <w:proofErr w:type="spellEnd"/>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proofErr w:type="spellStart"/>
      <w:r w:rsidRPr="00903DBA">
        <w:t>Token.cs</w:t>
      </w:r>
      <w:proofErr w:type="spellEnd"/>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proofErr w:type="spellStart"/>
      <w:r w:rsidRPr="00903DBA">
        <w:rPr>
          <w:rStyle w:val="CodeInText"/>
        </w:rPr>
        <w:t>doDefine</w:t>
      </w:r>
      <w:proofErr w:type="spellEnd"/>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proofErr w:type="spellStart"/>
      <w:r w:rsidRPr="00903DBA">
        <w:rPr>
          <w:rStyle w:val="CodeInText"/>
        </w:rPr>
        <w:t>doParameterDefine</w:t>
      </w:r>
      <w:proofErr w:type="spellEnd"/>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proofErr w:type="spellStart"/>
      <w:r w:rsidRPr="00903DBA">
        <w:t>Preprocessor.cs</w:t>
      </w:r>
      <w:proofErr w:type="spellEnd"/>
    </w:p>
    <w:p w14:paraId="6D281E7F" w14:textId="77777777" w:rsidR="005B1C6D" w:rsidRPr="00903DBA" w:rsidRDefault="005B1C6D" w:rsidP="005B1C6D">
      <w:r w:rsidRPr="00903DBA">
        <w:t xml:space="preserve">The </w:t>
      </w:r>
      <w:proofErr w:type="spellStart"/>
      <w:r w:rsidRPr="00903DBA">
        <w:rPr>
          <w:rStyle w:val="CodeInText"/>
        </w:rPr>
        <w:t>doParameterDefine</w:t>
      </w:r>
      <w:proofErr w:type="spellEnd"/>
      <w:r w:rsidRPr="00903DBA">
        <w:t xml:space="preserve"> method look into macros with parameters in two steps. First we extract the parameters by calling </w:t>
      </w:r>
      <w:proofErr w:type="spellStart"/>
      <w:r w:rsidRPr="00903DBA">
        <w:rPr>
          <w:rStyle w:val="CodeInText"/>
        </w:rPr>
        <w:t>scanParameters</w:t>
      </w:r>
      <w:proofErr w:type="spellEnd"/>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proofErr w:type="spellStart"/>
      <w:r w:rsidRPr="00903DBA">
        <w:rPr>
          <w:rStyle w:val="CodeInText"/>
        </w:rPr>
        <w:t>parameter_index</w:t>
      </w:r>
      <w:proofErr w:type="spellEnd"/>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proofErr w:type="spellStart"/>
      <w:r w:rsidRPr="00903DBA">
        <w:rPr>
          <w:rStyle w:val="CodeInText"/>
        </w:rPr>
        <w:t>doUndef</w:t>
      </w:r>
      <w:proofErr w:type="spellEnd"/>
      <w:r w:rsidRPr="00903DBA">
        <w:t xml:space="preserve"> method removes a macro from the </w:t>
      </w:r>
      <w:proofErr w:type="spellStart"/>
      <w:r w:rsidRPr="00903DBA">
        <w:rPr>
          <w:rStyle w:val="CodeInText"/>
        </w:rPr>
        <w:t>MacroMap</w:t>
      </w:r>
      <w:proofErr w:type="spellEnd"/>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38" w:name="_Toc57656159"/>
      <w:r w:rsidRPr="00903DBA">
        <w:t>Conditional Programming</w:t>
      </w:r>
      <w:bookmarkEnd w:id="538"/>
    </w:p>
    <w:p w14:paraId="526D3151" w14:textId="669B0B20" w:rsidR="005B1C6D" w:rsidRPr="00903DBA" w:rsidRDefault="005B1C6D" w:rsidP="005B1C6D">
      <w:r w:rsidRPr="00903DBA">
        <w:t xml:space="preserve">With conditional programming, it is possible to exclude part of the source code. The </w:t>
      </w:r>
      <w:proofErr w:type="spellStart"/>
      <w:r w:rsidRPr="00903DBA">
        <w:rPr>
          <w:rStyle w:val="CodeInText"/>
        </w:rPr>
        <w:t>doIf</w:t>
      </w:r>
      <w:proofErr w:type="spellEnd"/>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7BC3" w:rsidRPr="00903DBA">
        <w:t>13.11</w:t>
      </w:r>
      <w:r w:rsidRPr="00903DBA">
        <w:fldChar w:fldCharType="end"/>
      </w:r>
      <w:r w:rsidRPr="00903DBA">
        <w:t xml:space="preserve">. It calls </w:t>
      </w:r>
      <w:proofErr w:type="spellStart"/>
      <w:r w:rsidRPr="00903DBA">
        <w:rPr>
          <w:rStyle w:val="CodeInText"/>
        </w:rPr>
        <w:t>parseExpression</w:t>
      </w:r>
      <w:proofErr w:type="spellEnd"/>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proofErr w:type="spellStart"/>
      <w:r w:rsidRPr="00903DBA">
        <w:rPr>
          <w:rStyle w:val="CodeInText"/>
        </w:rPr>
        <w:t>doIfDefined</w:t>
      </w:r>
      <w:proofErr w:type="spellEnd"/>
      <w:r w:rsidRPr="00903DBA">
        <w:t xml:space="preserve"> and </w:t>
      </w:r>
      <w:proofErr w:type="spellStart"/>
      <w:r w:rsidRPr="00903DBA">
        <w:rPr>
          <w:rStyle w:val="CodeInText"/>
        </w:rPr>
        <w:t>doIfNotDefined</w:t>
      </w:r>
      <w:proofErr w:type="spellEnd"/>
      <w:r w:rsidRPr="00903DBA">
        <w:t xml:space="preserve"> checks if the macro is defined or not, respectively, and add the result to the </w:t>
      </w:r>
      <w:proofErr w:type="spellStart"/>
      <w:r w:rsidRPr="00903DBA">
        <w:rPr>
          <w:rStyle w:val="CodeInText"/>
        </w:rPr>
        <w:t>Main.IfStack</w:t>
      </w:r>
      <w:proofErr w:type="spellEnd"/>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proofErr w:type="spellStart"/>
      <w:r w:rsidRPr="00903DBA">
        <w:rPr>
          <w:rStyle w:val="CodeInText"/>
        </w:rPr>
        <w:t>doIfElseIf</w:t>
      </w:r>
      <w:proofErr w:type="spellEnd"/>
      <w:r w:rsidRPr="00903DBA">
        <w:t xml:space="preserve"> method is a little bit more complicated. It checks whether there is a preceding </w:t>
      </w:r>
      <w:r w:rsidRPr="00903DBA">
        <w:rPr>
          <w:rStyle w:val="CodeInText"/>
        </w:rPr>
        <w:t xml:space="preserve">#if </w:t>
      </w:r>
      <w:r w:rsidRPr="00903DBA">
        <w:t>directive (</w:t>
      </w:r>
      <w:proofErr w:type="spellStart"/>
      <w:r w:rsidRPr="00903DBA">
        <w:rPr>
          <w:rStyle w:val="CodeInText"/>
        </w:rPr>
        <w:t>Main.IfStack</w:t>
      </w:r>
      <w:proofErr w:type="spellEnd"/>
      <w:r w:rsidRPr="00903DBA">
        <w:t xml:space="preserve"> is not empty). Thereafter, it looks up the status of the if-stack. The stack value is a </w:t>
      </w:r>
      <w:proofErr w:type="spellStart"/>
      <w:r w:rsidR="00E21A59" w:rsidRPr="00903DBA">
        <w:t>ifElseChain</w:t>
      </w:r>
      <w:proofErr w:type="spellEnd"/>
      <w:r w:rsidRPr="00903DBA">
        <w:t xml:space="preserve">, the first value indicates whether the current if-status is true, and the second value gives whether there has been an earlier true if-status. The third value is of type </w:t>
      </w:r>
      <w:proofErr w:type="spellStart"/>
      <w:r w:rsidRPr="00903DBA">
        <w:rPr>
          <w:rStyle w:val="CodeInText"/>
        </w:rPr>
        <w:t>IfStatus</w:t>
      </w:r>
      <w:proofErr w:type="spellEnd"/>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proofErr w:type="spellStart"/>
      <w:r w:rsidRPr="00903DBA">
        <w:rPr>
          <w:rStyle w:val="CodeInText"/>
        </w:rPr>
        <w:t>lastTrue</w:t>
      </w:r>
      <w:proofErr w:type="spellEnd"/>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proofErr w:type="spellStart"/>
      <w:r w:rsidRPr="00903DBA">
        <w:rPr>
          <w:rStyle w:val="CodeInText"/>
        </w:rPr>
        <w:t>doElse</w:t>
      </w:r>
      <w:proofErr w:type="spellEnd"/>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proofErr w:type="spellStart"/>
      <w:r w:rsidRPr="00903DBA">
        <w:rPr>
          <w:rStyle w:val="CodeInText"/>
        </w:rPr>
        <w:t>doEndIf</w:t>
      </w:r>
      <w:proofErr w:type="spellEnd"/>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39" w:name="_Toc57656160"/>
      <w:r w:rsidRPr="00903DBA">
        <w:t>Macro Expansion</w:t>
      </w:r>
      <w:bookmarkEnd w:id="539"/>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903DBA">
        <w:rPr>
          <w:rStyle w:val="CodeInText"/>
        </w:rPr>
        <w:t>slashToChar</w:t>
      </w:r>
      <w:proofErr w:type="spellEnd"/>
      <w:r w:rsidRPr="00903DBA">
        <w:t xml:space="preserve"> in Section </w:t>
      </w:r>
      <w:r w:rsidRPr="00903DBA">
        <w:fldChar w:fldCharType="begin"/>
      </w:r>
      <w:r w:rsidRPr="00903DBA">
        <w:instrText xml:space="preserve"> REF _Ref418258402 \r \h </w:instrText>
      </w:r>
      <w:r w:rsidRPr="00903DBA">
        <w:fldChar w:fldCharType="separate"/>
      </w:r>
      <w:r w:rsidR="005F7BC3" w:rsidRPr="00903DBA">
        <w:t>13.13.2</w:t>
      </w:r>
      <w:r w:rsidRPr="00903DBA">
        <w:fldChar w:fldCharType="end"/>
      </w:r>
      <w:r w:rsidRPr="00903DBA">
        <w:t>.</w:t>
      </w:r>
    </w:p>
    <w:p w14:paraId="790D7C96" w14:textId="77777777" w:rsidR="005B1C6D" w:rsidRPr="00903DBA" w:rsidRDefault="005B1C6D" w:rsidP="005B1C6D">
      <w:r w:rsidRPr="00903DBA">
        <w:t xml:space="preserve">When we find and identifier that is a stored macro name (either in </w:t>
      </w:r>
      <w:proofErr w:type="spellStart"/>
      <w:r w:rsidRPr="00903DBA">
        <w:t>m_</w:t>
      </w:r>
      <w:r w:rsidRPr="00903DBA">
        <w:rPr>
          <w:rStyle w:val="CodeInText"/>
        </w:rPr>
        <w:t>specialMacroSet</w:t>
      </w:r>
      <w:proofErr w:type="spellEnd"/>
      <w:r w:rsidRPr="00903DBA">
        <w:t xml:space="preserve"> or </w:t>
      </w:r>
      <w:proofErr w:type="spellStart"/>
      <w:r w:rsidRPr="00903DBA">
        <w:rPr>
          <w:rStyle w:val="CodeInText"/>
        </w:rPr>
        <w:t>MacroMap</w:t>
      </w:r>
      <w:proofErr w:type="spellEnd"/>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903DBA">
        <w:rPr>
          <w:rStyle w:val="CodeInText"/>
        </w:rPr>
        <w:t>nameStack</w:t>
      </w:r>
      <w:proofErr w:type="spellEnd"/>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proofErr w:type="spellStart"/>
      <w:r w:rsidRPr="00903DBA">
        <w:rPr>
          <w:rStyle w:val="CodeInText"/>
        </w:rPr>
        <w:t>scanParameters</w:t>
      </w:r>
      <w:proofErr w:type="spellEnd"/>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903DBA">
        <w:rPr>
          <w:rStyle w:val="CodeInText"/>
        </w:rPr>
        <w:t>paranCount</w:t>
      </w:r>
      <w:proofErr w:type="spellEnd"/>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proofErr w:type="spellStart"/>
      <w:r w:rsidRPr="00903DBA">
        <w:rPr>
          <w:rStyle w:val="CodeInText"/>
        </w:rPr>
        <w:t>lookupMacro</w:t>
      </w:r>
      <w:proofErr w:type="spellEnd"/>
      <w:r w:rsidRPr="00903DBA">
        <w:t xml:space="preserve"> method looks up a given macro. If it stored in </w:t>
      </w:r>
      <w:proofErr w:type="spellStart"/>
      <w:r w:rsidRPr="00903DBA">
        <w:rPr>
          <w:rStyle w:val="CodeInText"/>
        </w:rPr>
        <w:t>MacroMap</w:t>
      </w:r>
      <w:proofErr w:type="spellEnd"/>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proofErr w:type="spellStart"/>
      <w:r w:rsidRPr="00903DBA">
        <w:rPr>
          <w:rStyle w:val="CodeInText"/>
        </w:rPr>
        <w:t>MacroMap</w:t>
      </w:r>
      <w:proofErr w:type="spellEnd"/>
      <w:r w:rsidRPr="00903DBA">
        <w:t xml:space="preserve">, it may be one of the predefined special macros. The </w:t>
      </w:r>
      <w:r w:rsidRPr="00903DBA">
        <w:rPr>
          <w:rStyle w:val="CodeInText"/>
        </w:rPr>
        <w:t>__</w:t>
      </w:r>
      <w:proofErr w:type="spellStart"/>
      <w:r w:rsidRPr="00903DBA">
        <w:rPr>
          <w:rStyle w:val="CodeInText"/>
        </w:rPr>
        <w:t>STDC</w:t>
      </w:r>
      <w:proofErr w:type="spellEnd"/>
      <w:r w:rsidRPr="00903DBA">
        <w:rPr>
          <w:rStyle w:val="CodeInText"/>
        </w:rPr>
        <w:t>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proofErr w:type="spellStart"/>
      <w:r w:rsidRPr="00903DBA">
        <w:rPr>
          <w:rStyle w:val="CodeInText"/>
        </w:rPr>
        <w:t>Main.Path</w:t>
      </w:r>
      <w:proofErr w:type="spellEnd"/>
      <w:r w:rsidRPr="00903DBA">
        <w:t xml:space="preserve">), the </w:t>
      </w:r>
      <w:r w:rsidRPr="00903DBA">
        <w:rPr>
          <w:rStyle w:val="CodeInText"/>
        </w:rPr>
        <w:t>__LINE__</w:t>
      </w:r>
      <w:r w:rsidRPr="00903DBA">
        <w:t xml:space="preserve"> macro is replaced by the current line number (</w:t>
      </w:r>
      <w:proofErr w:type="spellStart"/>
      <w:r w:rsidRPr="00903DBA">
        <w:rPr>
          <w:rStyle w:val="CodeInText"/>
        </w:rPr>
        <w:t>Main.Line</w:t>
      </w:r>
      <w:proofErr w:type="spellEnd"/>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40" w:name="_Toc57656161"/>
      <w:r w:rsidRPr="00903DBA">
        <w:t>String Merging</w:t>
      </w:r>
      <w:bookmarkEnd w:id="540"/>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5A67EAB2" w14:textId="21311839" w:rsidR="007D596B" w:rsidRPr="00903DBA" w:rsidRDefault="007D596B" w:rsidP="00845EA9">
      <w:pPr>
        <w:pStyle w:val="Appendix"/>
        <w:rPr>
          <w:lang w:val="en-US"/>
        </w:rPr>
      </w:pPr>
      <w:bookmarkStart w:id="541" w:name="_Toc57656162"/>
      <w:bookmarkStart w:id="542" w:name="_Ref57656298"/>
      <w:r w:rsidRPr="00903DBA">
        <w:rPr>
          <w:lang w:val="en-US"/>
        </w:rPr>
        <w:lastRenderedPageBreak/>
        <w:t>The C Grammar</w:t>
      </w:r>
      <w:bookmarkEnd w:id="519"/>
      <w:bookmarkEnd w:id="541"/>
      <w:bookmarkEnd w:id="542"/>
    </w:p>
    <w:p w14:paraId="5EE70CDE" w14:textId="3D3CD693" w:rsidR="00CB1AB5" w:rsidRPr="00903DBA" w:rsidRDefault="00CB1AB5" w:rsidP="00CB1AB5">
      <w:bookmarkStart w:id="543" w:name="_Ref418184656"/>
      <w:r w:rsidRPr="00903DBA">
        <w:t xml:space="preserve">This grammar of the C compiler of this book is based on (and to a large extent identical with) the grammar defined in the </w:t>
      </w:r>
      <w:r w:rsidRPr="00903DBA">
        <w:rPr>
          <w:i/>
        </w:rPr>
        <w:t xml:space="preserve">American National Standard for Information systems – Programming Language C, </w:t>
      </w:r>
      <w:proofErr w:type="spellStart"/>
      <w:r w:rsidRPr="00903DBA">
        <w:rPr>
          <w:i/>
        </w:rPr>
        <w:t>X3.159</w:t>
      </w:r>
      <w:proofErr w:type="spellEnd"/>
      <w:r w:rsidRPr="00903DBA">
        <w:rPr>
          <w:i/>
        </w:rPr>
        <w:t>-1989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44" w:name="_Toc49764472"/>
      <w:bookmarkStart w:id="545" w:name="_Toc57656163"/>
      <w:r w:rsidRPr="00903DBA">
        <w:t>The Preprocessor Grammar</w:t>
      </w:r>
      <w:bookmarkEnd w:id="544"/>
      <w:bookmarkEnd w:id="545"/>
    </w:p>
    <w:p w14:paraId="6050AB4B" w14:textId="0685D454" w:rsidR="00CB1AB5" w:rsidRPr="00903DBA" w:rsidRDefault="00CB1AB5" w:rsidP="00CB1AB5">
      <w:r w:rsidRPr="00903DBA">
        <w:t xml:space="preserve">The following grammar is implemented in </w:t>
      </w:r>
      <w:proofErr w:type="spellStart"/>
      <w:r w:rsidR="00774040" w:rsidRPr="00903DBA">
        <w:t>GPPG</w:t>
      </w:r>
      <w:proofErr w:type="spellEnd"/>
      <w:r w:rsidRPr="00903DBA">
        <w:t xml:space="preserve"> in Chapter </w:t>
      </w:r>
      <w:r w:rsidRPr="00903DBA">
        <w:fldChar w:fldCharType="begin"/>
      </w:r>
      <w:r w:rsidRPr="00903DBA">
        <w:instrText xml:space="preserve"> REF _Ref418260972 \r \h </w:instrText>
      </w:r>
      <w:r w:rsidRPr="00903DBA">
        <w:fldChar w:fldCharType="separate"/>
      </w:r>
      <w:r w:rsidR="005F7BC3" w:rsidRPr="00903DBA">
        <w:t>1.2</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46" w:name="_Toc49764473"/>
      <w:bookmarkStart w:id="547" w:name="_Toc57656164"/>
      <w:r w:rsidRPr="00903DBA">
        <w:t>The Language Grammar</w:t>
      </w:r>
      <w:bookmarkEnd w:id="546"/>
      <w:bookmarkEnd w:id="547"/>
    </w:p>
    <w:p w14:paraId="69CBCC96" w14:textId="4B6E4ADA" w:rsidR="00CB1AB5" w:rsidRPr="00903DBA" w:rsidRDefault="00CB1AB5" w:rsidP="00CB1AB5">
      <w:r w:rsidRPr="00903DBA">
        <w:t xml:space="preserve">The following grammar is implemented in </w:t>
      </w:r>
      <w:proofErr w:type="spellStart"/>
      <w:r w:rsidRPr="00903DBA">
        <w:t>GPPG</w:t>
      </w:r>
      <w:proofErr w:type="spellEnd"/>
      <w:r w:rsidRPr="00903DBA">
        <w:t xml:space="preserve"> in Chapter </w:t>
      </w:r>
      <w:r w:rsidRPr="00903DBA">
        <w:fldChar w:fldCharType="begin"/>
      </w:r>
      <w:r w:rsidRPr="00903DBA">
        <w:instrText xml:space="preserve"> REF _Ref418260937 \r \h </w:instrText>
      </w:r>
      <w:r w:rsidRPr="00903DBA">
        <w:fldChar w:fldCharType="separate"/>
      </w:r>
      <w:r w:rsidR="005F7BC3" w:rsidRPr="00903DBA">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48" w:name="_Toc57656165"/>
      <w:bookmarkStart w:id="549" w:name="_Ref57657966"/>
      <w:r>
        <w:lastRenderedPageBreak/>
        <w:t xml:space="preserve"> T</w:t>
      </w:r>
      <w:r w:rsidRPr="00903DBA">
        <w:t xml:space="preserve">he </w:t>
      </w:r>
      <w:r w:rsidRPr="00903DBA">
        <w:rPr>
          <w:highlight w:val="white"/>
        </w:rPr>
        <w:t xml:space="preserve">Gardens Point </w:t>
      </w:r>
      <w:r w:rsidR="00CB7A05">
        <w:t>Tools</w:t>
      </w:r>
      <w:bookmarkEnd w:id="543"/>
      <w:bookmarkEnd w:id="548"/>
      <w:bookmarkEnd w:id="549"/>
    </w:p>
    <w:p w14:paraId="3256B955" w14:textId="5CD6FAF5" w:rsidR="007660EE" w:rsidRPr="00903DBA" w:rsidRDefault="007660EE" w:rsidP="007660EE">
      <w:r w:rsidRPr="00903DBA">
        <w:t xml:space="preserve">In this chapter, we use the </w:t>
      </w:r>
      <w:r w:rsidRPr="00903DBA">
        <w:rPr>
          <w:highlight w:val="white"/>
        </w:rPr>
        <w:t>Gardens Point LEX (</w:t>
      </w:r>
      <w:proofErr w:type="spellStart"/>
      <w:r w:rsidRPr="00903DBA">
        <w:rPr>
          <w:highlight w:val="white"/>
        </w:rPr>
        <w:t>GPLEX</w:t>
      </w:r>
      <w:proofErr w:type="spellEnd"/>
      <w:r w:rsidRPr="00903DBA">
        <w:rPr>
          <w:highlight w:val="white"/>
        </w:rPr>
        <w:t>)</w:t>
      </w:r>
      <w:r w:rsidRPr="00903DBA">
        <w:t xml:space="preserve"> scanner generator and the </w:t>
      </w:r>
      <w:r w:rsidRPr="00903DBA">
        <w:rPr>
          <w:highlight w:val="white"/>
        </w:rPr>
        <w:t>Gardens Point Parser Generator</w:t>
      </w:r>
      <w:r w:rsidRPr="00903DBA">
        <w:t xml:space="preserve"> (</w:t>
      </w:r>
      <w:proofErr w:type="spellStart"/>
      <w:r w:rsidRPr="00903DBA">
        <w:t>GPPG</w:t>
      </w:r>
      <w:proofErr w:type="spellEnd"/>
      <w:r w:rsidRPr="00903DBA">
        <w:t xml:space="preserve">)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50" w:name="_Toc57656166"/>
      <w:r w:rsidRPr="00903DBA">
        <w:t>The Language</w:t>
      </w:r>
      <w:bookmarkEnd w:id="550"/>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proofErr w:type="spellStart"/>
      <w:r w:rsidRPr="00903DBA">
        <w:rPr>
          <w:rStyle w:val="CodeInText"/>
        </w:rPr>
        <w:t>e</w:t>
      </w:r>
      <w:proofErr w:type="spellEnd"/>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proofErr w:type="spellStart"/>
      <w:r w:rsidRPr="00903DBA">
        <w:rPr>
          <w:rStyle w:val="CodeInText"/>
        </w:rPr>
        <w:t>log10</w:t>
      </w:r>
      <w:proofErr w:type="spellEnd"/>
      <w:r w:rsidRPr="00903DBA">
        <w:t xml:space="preserve">, </w:t>
      </w:r>
      <w:proofErr w:type="spellStart"/>
      <w:r w:rsidRPr="00903DBA">
        <w:rPr>
          <w:rStyle w:val="CodeInText"/>
        </w:rPr>
        <w:t>exp10</w:t>
      </w:r>
      <w:proofErr w:type="spellEnd"/>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51" w:name="_Toc57656167"/>
      <w:r w:rsidRPr="00903DBA">
        <w:lastRenderedPageBreak/>
        <w:t>The Grammar</w:t>
      </w:r>
      <w:bookmarkEnd w:id="551"/>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proofErr w:type="spellStart"/>
      <w:r w:rsidRPr="00903DBA">
        <w:rPr>
          <w:rStyle w:val="CodeInText"/>
          <w:highlight w:val="white"/>
        </w:rPr>
        <w:t>statement_list</w:t>
      </w:r>
      <w:proofErr w:type="spellEnd"/>
      <w:r w:rsidRPr="00903DBA">
        <w:t xml:space="preserve">). The grammar rules for our language follows below, the vertical bar at the left of the rules can be read as “or”. The first rule </w:t>
      </w:r>
      <w:proofErr w:type="spellStart"/>
      <w:r w:rsidRPr="00903DBA">
        <w:rPr>
          <w:rStyle w:val="CodeInText"/>
        </w:rPr>
        <w:t>statement_list</w:t>
      </w:r>
      <w:proofErr w:type="spellEnd"/>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52" w:name="_Toc57656168"/>
      <w:proofErr w:type="spellStart"/>
      <w:r w:rsidRPr="00903DBA">
        <w:t>GPPG</w:t>
      </w:r>
      <w:bookmarkEnd w:id="552"/>
      <w:proofErr w:type="spellEnd"/>
    </w:p>
    <w:p w14:paraId="3F9D3945" w14:textId="7B9BD2D1" w:rsidR="007660EE" w:rsidRPr="00903DBA" w:rsidRDefault="007660EE" w:rsidP="007660EE">
      <w:proofErr w:type="spellStart"/>
      <w:r w:rsidRPr="00903DBA">
        <w:t>GPPG</w:t>
      </w:r>
      <w:proofErr w:type="spellEnd"/>
      <w:r w:rsidRPr="00903DBA">
        <w:t xml:space="preserve"> is a tool based on the classic parser generator </w:t>
      </w:r>
      <w:proofErr w:type="spellStart"/>
      <w:r w:rsidRPr="00903DBA">
        <w:t>Yacc</w:t>
      </w:r>
      <w:proofErr w:type="spellEnd"/>
      <w:r w:rsidR="00BA59B6" w:rsidRPr="00903DBA">
        <w:t xml:space="preserve">. The name </w:t>
      </w:r>
      <w:proofErr w:type="spellStart"/>
      <w:r w:rsidR="00BA59B6" w:rsidRPr="00903DBA">
        <w:t>Yacc</w:t>
      </w:r>
      <w:proofErr w:type="spellEnd"/>
      <w:r w:rsidR="00BA59B6" w:rsidRPr="00903DBA">
        <w:t xml:space="preserve"> is an abbreviation for Yet Another Compiler-Compiler. However, it is pronounced as the animal yak.</w:t>
      </w:r>
      <w:r w:rsidRPr="00903DBA">
        <w:t xml:space="preserve"> Even though it is possible to write a parser in pure C#, it is easier to use a tool like </w:t>
      </w:r>
      <w:proofErr w:type="spellStart"/>
      <w:r w:rsidRPr="00903DBA">
        <w:t>GPPG</w:t>
      </w:r>
      <w:proofErr w:type="spellEnd"/>
      <w:r w:rsidRPr="00903DBA">
        <w:t xml:space="preserve">. Simply put, </w:t>
      </w:r>
      <w:proofErr w:type="spellStart"/>
      <w:r w:rsidRPr="00903DBA">
        <w:t>GPPG</w:t>
      </w:r>
      <w:proofErr w:type="spellEnd"/>
      <w:r w:rsidRPr="00903DBA">
        <w:t xml:space="preserve">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903DBA">
        <w:t>GPPG</w:t>
      </w:r>
      <w:proofErr w:type="spellEnd"/>
      <w:r w:rsidRPr="00903DBA">
        <w:t>.</w:t>
      </w:r>
    </w:p>
    <w:p w14:paraId="6E0C806E" w14:textId="77777777" w:rsidR="007660EE" w:rsidRPr="00903DBA" w:rsidRDefault="007660EE" w:rsidP="007660EE">
      <w:pPr>
        <w:pStyle w:val="CodeHeader"/>
      </w:pPr>
      <w:proofErr w:type="spellStart"/>
      <w:r w:rsidRPr="00903DBA">
        <w:t>Parser.gppg</w:t>
      </w:r>
      <w:proofErr w:type="spellEnd"/>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proofErr w:type="spellStart"/>
      <w:r w:rsidRPr="00E65FE6">
        <w:t>statement_list</w:t>
      </w:r>
      <w:proofErr w:type="spellEnd"/>
      <w:r w:rsidRPr="00903DBA">
        <w:t xml:space="preserve">, </w:t>
      </w:r>
      <w:r w:rsidRPr="00E65FE6">
        <w:t>statement</w:t>
      </w:r>
      <w:r w:rsidRPr="00903DBA">
        <w:t xml:space="preserve">, and </w:t>
      </w:r>
      <w:proofErr w:type="spellStart"/>
      <w:r w:rsidRPr="00E65FE6">
        <w:rPr>
          <w:rStyle w:val="CodeInText"/>
        </w:rPr>
        <w:t>optional_output</w:t>
      </w:r>
      <w:proofErr w:type="spellEnd"/>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53"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54" w:name="_Toc57656169"/>
      <w:proofErr w:type="spellStart"/>
      <w:r w:rsidRPr="00903DBA">
        <w:lastRenderedPageBreak/>
        <w:t>JPlex</w:t>
      </w:r>
      <w:bookmarkEnd w:id="553"/>
      <w:bookmarkEnd w:id="554"/>
      <w:proofErr w:type="spellEnd"/>
    </w:p>
    <w:p w14:paraId="1FC11E4C" w14:textId="77777777" w:rsidR="007660EE" w:rsidRPr="00903DBA" w:rsidRDefault="007660EE" w:rsidP="007660EE">
      <w:r w:rsidRPr="00903DBA">
        <w:t xml:space="preserve">For the parser of the previous section to work properly it also needs a scanner that identifies the tokens. </w:t>
      </w:r>
      <w:proofErr w:type="spellStart"/>
      <w:r w:rsidRPr="00903DBA">
        <w:t>JPlex</w:t>
      </w:r>
      <w:proofErr w:type="spellEnd"/>
      <w:r w:rsidRPr="00903DBA">
        <w:t xml:space="preserve"> is a scanner-generator, which task is to identify and transform groups of characters into tokens.</w:t>
      </w:r>
    </w:p>
    <w:p w14:paraId="4EB41463" w14:textId="77777777" w:rsidR="007660EE" w:rsidRPr="00903DBA" w:rsidRDefault="007660EE" w:rsidP="007660EE">
      <w:r w:rsidRPr="00903DBA">
        <w:t xml:space="preserve">When it comes to complicated tokens, </w:t>
      </w:r>
      <w:proofErr w:type="spellStart"/>
      <w:r w:rsidRPr="00903DBA">
        <w:t>JFlex</w:t>
      </w:r>
      <w:proofErr w:type="spellEnd"/>
      <w:r w:rsidRPr="00903DBA">
        <w:t xml:space="preserve"> applies regular expressions. Some characters have special meanings in accordance with the following table. However, their special status can be canceled by </w:t>
      </w:r>
      <w:proofErr w:type="spellStart"/>
      <w:r w:rsidRPr="00903DBA">
        <w:t>preceeding</w:t>
      </w:r>
      <w:proofErr w:type="spellEnd"/>
      <w:r w:rsidRPr="00903DBA">
        <w:t xml:space="preserve">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 xml:space="preserve">One or </w:t>
            </w:r>
            <w:proofErr w:type="spellStart"/>
            <w:r w:rsidRPr="00903DBA">
              <w:t>moree</w:t>
            </w:r>
            <w:proofErr w:type="spellEnd"/>
            <w:r w:rsidRPr="00903DBA">
              <w:t xml:space="preserv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proofErr w:type="spellStart"/>
      <w:r w:rsidRPr="00903DBA">
        <w:t>Scanner.jplex</w:t>
      </w:r>
      <w:proofErr w:type="spellEnd"/>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proofErr w:type="spellStart"/>
      <w:r w:rsidRPr="00903DBA">
        <w:rPr>
          <w:rStyle w:val="CodeInText"/>
        </w:rPr>
        <w:t>yytext</w:t>
      </w:r>
      <w:proofErr w:type="spellEnd"/>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555" w:name="_Toc57656170"/>
      <w:r w:rsidRPr="00903DBA">
        <w:t>Main</w:t>
      </w:r>
      <w:bookmarkEnd w:id="555"/>
    </w:p>
    <w:p w14:paraId="2FDB2DF8" w14:textId="77777777" w:rsidR="007660EE" w:rsidRPr="00903DBA" w:rsidRDefault="007660EE" w:rsidP="007660EE">
      <w:proofErr w:type="spellStart"/>
      <w:r w:rsidRPr="00903DBA">
        <w:t>GPPG</w:t>
      </w:r>
      <w:proofErr w:type="spellEnd"/>
      <w:r w:rsidRPr="00903DBA">
        <w:t xml:space="preserve"> and </w:t>
      </w:r>
      <w:proofErr w:type="spellStart"/>
      <w:r w:rsidRPr="00903DBA">
        <w:t>JPLEX</w:t>
      </w:r>
      <w:proofErr w:type="spellEnd"/>
      <w:r w:rsidRPr="00903DBA">
        <w:t xml:space="preserve">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proofErr w:type="spellStart"/>
      <w:r w:rsidRPr="00903DBA">
        <w:rPr>
          <w:rStyle w:val="CodeInText"/>
        </w:rPr>
        <w:t>BufferedReader</w:t>
      </w:r>
      <w:proofErr w:type="spellEnd"/>
      <w:r w:rsidRPr="00903DBA">
        <w:t xml:space="preserve">, the output is written to </w:t>
      </w:r>
      <w:proofErr w:type="spellStart"/>
      <w:r w:rsidRPr="00903DBA">
        <w:rPr>
          <w:rStyle w:val="CodeInText"/>
        </w:rPr>
        <w:t>OutputStream</w:t>
      </w:r>
      <w:proofErr w:type="spellEnd"/>
      <w:r w:rsidRPr="00903DBA">
        <w:t xml:space="preserve">, error messages are written to </w:t>
      </w:r>
      <w:proofErr w:type="spellStart"/>
      <w:r w:rsidRPr="00903DBA">
        <w:rPr>
          <w:rStyle w:val="CodeInText"/>
        </w:rPr>
        <w:t>ErrorStream</w:t>
      </w:r>
      <w:proofErr w:type="spellEnd"/>
      <w:r w:rsidRPr="00903DBA">
        <w:t xml:space="preserve">, and </w:t>
      </w:r>
      <w:proofErr w:type="spellStart"/>
      <w:r w:rsidRPr="00903DBA">
        <w:rPr>
          <w:rStyle w:val="CodeInText"/>
        </w:rPr>
        <w:t>VariableMap</w:t>
      </w:r>
      <w:proofErr w:type="spellEnd"/>
      <w:r w:rsidRPr="00903DBA">
        <w:t xml:space="preserve"> is used to keep track of the variables read and assigned by the program.</w:t>
      </w:r>
    </w:p>
    <w:p w14:paraId="067F41AA" w14:textId="77777777" w:rsidR="007660EE" w:rsidRPr="00903DBA" w:rsidRDefault="007660EE" w:rsidP="007660EE">
      <w:pPr>
        <w:pStyle w:val="CodeHeader"/>
      </w:pPr>
      <w:proofErr w:type="spellStart"/>
      <w:r w:rsidRPr="00903DBA">
        <w:t>Main.cs</w:t>
      </w:r>
      <w:proofErr w:type="spellEnd"/>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proofErr w:type="spellStart"/>
      <w:r w:rsidRPr="00903DBA">
        <w:t>Parser.bat</w:t>
      </w:r>
      <w:proofErr w:type="spellEnd"/>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56" w:name="_Toc57656171"/>
      <w:r w:rsidRPr="00903DBA">
        <w:rPr>
          <w:lang w:val="en-US"/>
        </w:rPr>
        <w:lastRenderedPageBreak/>
        <w:t>Auxiliary Classes</w:t>
      </w:r>
      <w:bookmarkEnd w:id="556"/>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57" w:name="_Toc57656172"/>
      <w:r w:rsidRPr="00903DBA">
        <w:t>Error Handling</w:t>
      </w:r>
      <w:bookmarkEnd w:id="557"/>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proofErr w:type="spellStart"/>
      <w:r w:rsidRPr="00903DBA">
        <w:t>Assert.cs</w:t>
      </w:r>
      <w:proofErr w:type="spellEnd"/>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proofErr w:type="spellStart"/>
      <w:r w:rsidRPr="00903DBA">
        <w:t>Message.cs</w:t>
      </w:r>
      <w:proofErr w:type="spellEnd"/>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1193A34D" w14:textId="77777777" w:rsidR="002538D4" w:rsidRPr="00903DBA" w:rsidRDefault="002538D4" w:rsidP="002538D4">
      <w:pPr>
        <w:pStyle w:val="Code"/>
        <w:rPr>
          <w:highlight w:val="white"/>
        </w:rPr>
      </w:pPr>
      <w:r w:rsidRPr="00903DBA">
        <w:rPr>
          <w:highlight w:val="white"/>
        </w:rPr>
        <w:t xml:space="preserve">    Bitfields_only_allowed_on_structs,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58" w:name="_Toc57656173"/>
      <w:r w:rsidRPr="00903DBA">
        <w:t>Container Classes</w:t>
      </w:r>
      <w:bookmarkEnd w:id="558"/>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proofErr w:type="spellStart"/>
      <w:r w:rsidR="00E21A59" w:rsidRPr="00903DBA">
        <w:t>ifElseChain</w:t>
      </w:r>
      <w:r w:rsidRPr="00903DBA">
        <w:t>s</w:t>
      </w:r>
      <w:proofErr w:type="spellEnd"/>
      <w:r w:rsidRPr="00903DBA">
        <w:t xml:space="preserve"> or.</w:t>
      </w:r>
    </w:p>
    <w:p w14:paraId="7F892F41" w14:textId="77777777" w:rsidR="005E7D2C" w:rsidRPr="00903DBA" w:rsidRDefault="005E7D2C" w:rsidP="005E7D2C">
      <w:pPr>
        <w:pStyle w:val="Rubrik3"/>
      </w:pPr>
      <w:bookmarkStart w:id="559" w:name="_Toc57656174"/>
      <w:r w:rsidRPr="00903DBA">
        <w:t>Ordered Pair</w:t>
      </w:r>
      <w:bookmarkEnd w:id="559"/>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proofErr w:type="spellStart"/>
      <w:r w:rsidRPr="00903DBA">
        <w:t>Pair.cs</w:t>
      </w:r>
      <w:proofErr w:type="spellEnd"/>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60" w:name="_Toc57656175"/>
      <w:r w:rsidRPr="00903DBA">
        <w:t>Graph</w:t>
      </w:r>
      <w:bookmarkEnd w:id="560"/>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proofErr w:type="spellStart"/>
      <w:r w:rsidRPr="00903DBA">
        <w:t>Graph.cs</w:t>
      </w:r>
      <w:proofErr w:type="spellEnd"/>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proofErr w:type="spellStart"/>
      <w:r w:rsidRPr="00903DBA">
        <w:rPr>
          <w:rStyle w:val="CodeInText"/>
        </w:rPr>
        <w:t>neighbourSet</w:t>
      </w:r>
      <w:proofErr w:type="spellEnd"/>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61" w:name="_Toc57656176"/>
      <w:r w:rsidRPr="00903DBA">
        <w:t>Addition and Removal of Vertices and Edges</w:t>
      </w:r>
      <w:bookmarkEnd w:id="561"/>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62" w:name="_Toc57656177"/>
      <w:r w:rsidRPr="00903DBA">
        <w:t>Graph Partition</w:t>
      </w:r>
      <w:bookmarkEnd w:id="562"/>
    </w:p>
    <w:p w14:paraId="4DE90750" w14:textId="77777777" w:rsidR="005E7D2C" w:rsidRPr="00903DBA" w:rsidRDefault="005E7D2C" w:rsidP="005E7D2C">
      <w:r w:rsidRPr="00903DBA">
        <w:t xml:space="preserve">The method </w:t>
      </w:r>
      <w:proofErr w:type="spellStart"/>
      <w:r w:rsidRPr="00903DBA">
        <w:rPr>
          <w:rStyle w:val="CodeInText"/>
        </w:rPr>
        <w:t>partitionate</w:t>
      </w:r>
      <w:proofErr w:type="spellEnd"/>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proofErr w:type="spellStart"/>
      <w:r w:rsidRPr="00903DBA">
        <w:rPr>
          <w:rStyle w:val="CodeInText"/>
        </w:rPr>
        <w:t>DeepFirstSearch</w:t>
      </w:r>
      <w:proofErr w:type="spellEnd"/>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proofErr w:type="spellStart"/>
      <w:r w:rsidRPr="00903DBA">
        <w:rPr>
          <w:rStyle w:val="CodeInText"/>
        </w:rPr>
        <w:t>generateSubGraph</w:t>
      </w:r>
      <w:proofErr w:type="spellEnd"/>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63" w:name="_Toc32312748"/>
      <w:bookmarkStart w:id="564" w:name="_Toc128724229"/>
      <w:bookmarkStart w:id="565" w:name="_Toc323656800"/>
      <w:bookmarkStart w:id="566" w:name="_Toc324085682"/>
      <w:bookmarkStart w:id="567" w:name="_Ref324113434"/>
      <w:bookmarkStart w:id="568" w:name="_Toc324680324"/>
      <w:bookmarkStart w:id="569" w:name="_Toc57656178"/>
      <w:bookmarkStart w:id="570" w:name="_Ref57658095"/>
      <w:r w:rsidRPr="00903DBA">
        <w:rPr>
          <w:lang w:val="en-US"/>
        </w:rPr>
        <w:lastRenderedPageBreak/>
        <w:t>The ASCII Table</w:t>
      </w:r>
      <w:bookmarkEnd w:id="563"/>
      <w:bookmarkEnd w:id="564"/>
      <w:bookmarkEnd w:id="565"/>
      <w:bookmarkEnd w:id="566"/>
      <w:bookmarkEnd w:id="567"/>
      <w:bookmarkEnd w:id="568"/>
      <w:bookmarkEnd w:id="569"/>
      <w:bookmarkEnd w:id="57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proofErr w:type="spellStart"/>
            <w:r w:rsidRPr="00903DBA">
              <w:rPr>
                <w:i/>
                <w:snapToGrid w:val="0"/>
              </w:rPr>
              <w:t>nul</w:t>
            </w:r>
            <w:proofErr w:type="spellEnd"/>
            <w:r w:rsidRPr="00903DBA">
              <w:rPr>
                <w:i/>
                <w:snapToGrid w:val="0"/>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proofErr w:type="spellStart"/>
            <w:r w:rsidRPr="00903DBA">
              <w:rPr>
                <w:i/>
                <w:snapToGrid w:val="0"/>
              </w:rPr>
              <w:t>stx</w:t>
            </w:r>
            <w:proofErr w:type="spellEnd"/>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proofErr w:type="spellStart"/>
            <w:r w:rsidRPr="00903DBA">
              <w:rPr>
                <w:i/>
                <w:snapToGrid w:val="0"/>
              </w:rPr>
              <w:t>etx</w:t>
            </w:r>
            <w:proofErr w:type="spellEnd"/>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proofErr w:type="spellStart"/>
            <w:r w:rsidRPr="00903DBA">
              <w:rPr>
                <w:i/>
                <w:snapToGrid w:val="0"/>
              </w:rPr>
              <w:t>eot</w:t>
            </w:r>
            <w:proofErr w:type="spellEnd"/>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proofErr w:type="spellStart"/>
            <w:r w:rsidRPr="00903DBA">
              <w:rPr>
                <w:i/>
                <w:snapToGrid w:val="0"/>
              </w:rPr>
              <w:t>enq</w:t>
            </w:r>
            <w:proofErr w:type="spellEnd"/>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proofErr w:type="spellStart"/>
            <w:r w:rsidRPr="00903DBA">
              <w:rPr>
                <w:i/>
                <w:snapToGrid w:val="0"/>
              </w:rPr>
              <w:t>ht</w:t>
            </w:r>
            <w:proofErr w:type="spellEnd"/>
            <w:r w:rsidRPr="00903DBA">
              <w:rPr>
                <w:i/>
                <w:snapToGrid w:val="0"/>
              </w:rPr>
              <w:t xml:space="preserve">  \t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proofErr w:type="spellStart"/>
            <w:r w:rsidRPr="00903DBA">
              <w:rPr>
                <w:snapToGrid w:val="0"/>
              </w:rPr>
              <w:t>i</w:t>
            </w:r>
            <w:proofErr w:type="spellEnd"/>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proofErr w:type="spellStart"/>
            <w:r w:rsidRPr="00903DBA">
              <w:rPr>
                <w:i/>
                <w:snapToGrid w:val="0"/>
              </w:rPr>
              <w:t>lf</w:t>
            </w:r>
            <w:proofErr w:type="spellEnd"/>
            <w:r w:rsidRPr="00903DBA">
              <w:rPr>
                <w:i/>
                <w:snapToGrid w:val="0"/>
              </w:rPr>
              <w:t xml:space="preserve">  \n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proofErr w:type="spellStart"/>
            <w:r w:rsidRPr="00903DBA">
              <w:rPr>
                <w:i/>
                <w:snapToGrid w:val="0"/>
              </w:rPr>
              <w:t>vt</w:t>
            </w:r>
            <w:proofErr w:type="spellEnd"/>
            <w:r w:rsidRPr="00903DBA">
              <w:rPr>
                <w:i/>
                <w:snapToGrid w:val="0"/>
              </w:rPr>
              <w:t xml:space="preserve"> \</w:t>
            </w:r>
            <w:proofErr w:type="spellStart"/>
            <w:r w:rsidRPr="00903DBA">
              <w:rPr>
                <w:i/>
                <w:snapToGrid w:val="0"/>
              </w:rPr>
              <w:t>vt</w:t>
            </w:r>
            <w:proofErr w:type="spellEnd"/>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proofErr w:type="spellStart"/>
            <w:r w:rsidRPr="00903DBA">
              <w:rPr>
                <w:i/>
                <w:snapToGrid w:val="0"/>
              </w:rPr>
              <w:t>cr</w:t>
            </w:r>
            <w:proofErr w:type="spellEnd"/>
            <w:r w:rsidRPr="00903DBA">
              <w:rPr>
                <w:i/>
                <w:snapToGrid w:val="0"/>
              </w:rPr>
              <w:t xml:space="preserve">  \r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proofErr w:type="spellStart"/>
            <w:r w:rsidRPr="00903DBA">
              <w:rPr>
                <w:i/>
                <w:snapToGrid w:val="0"/>
              </w:rPr>
              <w:t>si</w:t>
            </w:r>
            <w:proofErr w:type="spellEnd"/>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proofErr w:type="spellStart"/>
            <w:r w:rsidRPr="00903DBA">
              <w:rPr>
                <w:i/>
                <w:snapToGrid w:val="0"/>
              </w:rPr>
              <w:t>dle</w:t>
            </w:r>
            <w:proofErr w:type="spellEnd"/>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proofErr w:type="spellStart"/>
            <w:r w:rsidRPr="00903DBA">
              <w:rPr>
                <w:i/>
                <w:snapToGrid w:val="0"/>
              </w:rPr>
              <w:t>dc1</w:t>
            </w:r>
            <w:proofErr w:type="spellEnd"/>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proofErr w:type="spellStart"/>
            <w:r w:rsidRPr="00903DBA">
              <w:rPr>
                <w:i/>
                <w:snapToGrid w:val="0"/>
              </w:rPr>
              <w:t>dc2</w:t>
            </w:r>
            <w:proofErr w:type="spellEnd"/>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proofErr w:type="spellStart"/>
            <w:r w:rsidRPr="00903DBA">
              <w:rPr>
                <w:i/>
                <w:snapToGrid w:val="0"/>
              </w:rPr>
              <w:t>dc3</w:t>
            </w:r>
            <w:proofErr w:type="spellEnd"/>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proofErr w:type="spellStart"/>
            <w:r w:rsidRPr="00903DBA">
              <w:rPr>
                <w:i/>
                <w:snapToGrid w:val="0"/>
              </w:rPr>
              <w:t>dc4</w:t>
            </w:r>
            <w:proofErr w:type="spellEnd"/>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proofErr w:type="spellStart"/>
            <w:r w:rsidRPr="00903DBA">
              <w:rPr>
                <w:i/>
                <w:snapToGrid w:val="0"/>
              </w:rPr>
              <w:t>nak</w:t>
            </w:r>
            <w:proofErr w:type="spellEnd"/>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lastRenderedPageBreak/>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proofErr w:type="spellStart"/>
            <w:r w:rsidRPr="00903DBA">
              <w:rPr>
                <w:i/>
                <w:snapToGrid w:val="0"/>
              </w:rPr>
              <w:t>etb</w:t>
            </w:r>
            <w:proofErr w:type="spellEnd"/>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proofErr w:type="spellStart"/>
            <w:r w:rsidRPr="00903DBA">
              <w:rPr>
                <w:i/>
                <w:snapToGrid w:val="0"/>
              </w:rPr>
              <w:t>em</w:t>
            </w:r>
            <w:proofErr w:type="spellEnd"/>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proofErr w:type="spellStart"/>
            <w:r w:rsidRPr="00903DBA">
              <w:rPr>
                <w:i/>
                <w:snapToGrid w:val="0"/>
              </w:rPr>
              <w:t>gs</w:t>
            </w:r>
            <w:proofErr w:type="spellEnd"/>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proofErr w:type="spellStart"/>
            <w:r w:rsidRPr="00903DBA">
              <w:rPr>
                <w:i/>
                <w:snapToGrid w:val="0"/>
              </w:rPr>
              <w:t>rs</w:t>
            </w:r>
            <w:proofErr w:type="spellEnd"/>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71" w:name="_Toc57656179"/>
      <w:r w:rsidRPr="00903DBA">
        <w:rPr>
          <w:lang w:val="en-US"/>
        </w:rPr>
        <w:lastRenderedPageBreak/>
        <w:t>A</w:t>
      </w:r>
      <w:r w:rsidR="00281D34" w:rsidRPr="00903DBA">
        <w:rPr>
          <w:lang w:val="en-US"/>
        </w:rPr>
        <w:t xml:space="preserve"> Crash Course in C</w:t>
      </w:r>
      <w:bookmarkEnd w:id="571"/>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w:t>
      </w:r>
      <w:proofErr w:type="spellStart"/>
      <w:r w:rsidRPr="00903DBA">
        <w:t>the</w:t>
      </w:r>
      <w:proofErr w:type="spellEnd"/>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 xml:space="preserve">The researchers Dennis Ritchie and Ken </w:t>
      </w:r>
      <w:proofErr w:type="spellStart"/>
      <w:r w:rsidRPr="00903DBA">
        <w:t>Thompon</w:t>
      </w:r>
      <w:proofErr w:type="spellEnd"/>
      <w:r w:rsidRPr="00903DBA">
        <w:t xml:space="preserve">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w:t>
      </w:r>
      <w:proofErr w:type="spellStart"/>
      <w:r w:rsidRPr="00903DBA">
        <w:t>K&amp;R</w:t>
      </w:r>
      <w:proofErr w:type="spellEnd"/>
      <w:r w:rsidRPr="00903DBA">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72" w:name="_Toc320485572"/>
      <w:bookmarkStart w:id="573" w:name="_Toc323656681"/>
      <w:bookmarkStart w:id="574" w:name="_Toc324085419"/>
      <w:bookmarkStart w:id="575" w:name="_Toc383781071"/>
      <w:bookmarkStart w:id="576" w:name="_Toc57656180"/>
      <w:r w:rsidRPr="00903DBA">
        <w:t>The Compiler and the Linker</w:t>
      </w:r>
      <w:bookmarkEnd w:id="572"/>
      <w:bookmarkEnd w:id="573"/>
      <w:bookmarkEnd w:id="574"/>
      <w:bookmarkEnd w:id="575"/>
      <w:bookmarkEnd w:id="576"/>
    </w:p>
    <w:p w14:paraId="4738AA08" w14:textId="77777777"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the </w:t>
      </w:r>
      <w:proofErr w:type="spellStart"/>
      <w:r w:rsidRPr="00903DBA">
        <w:t>the</w:t>
      </w:r>
      <w:proofErr w:type="spellEnd"/>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proofErr w:type="spellStart"/>
      <w:r w:rsidRPr="00E65FE6">
        <w:t>Program.c</w:t>
      </w:r>
      <w:proofErr w:type="spellEnd"/>
      <w:r w:rsidRPr="00903DBA">
        <w:t xml:space="preserve"> and a routine used by the program in </w:t>
      </w:r>
      <w:proofErr w:type="spellStart"/>
      <w:r w:rsidRPr="00E65FE6">
        <w:t>Routine.c</w:t>
      </w:r>
      <w:proofErr w:type="spellEnd"/>
      <w:r w:rsidRPr="00903DBA">
        <w:t xml:space="preserve">. Furthermore, the program calls a function in the standard library. In this case, the compiler translates the source code into object code and the linker joins the code into the executable file </w:t>
      </w:r>
      <w:proofErr w:type="spellStart"/>
      <w:r w:rsidRPr="00E65FE6">
        <w:rPr>
          <w:rStyle w:val="CodeInText"/>
        </w:rPr>
        <w:t>Program.exe</w:t>
      </w:r>
      <w:proofErr w:type="spellEnd"/>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A76052" w:rsidRPr="003F7CF1" w:rsidRDefault="00A7605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A76052" w:rsidRPr="003F7CF1" w:rsidRDefault="00A76052"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A76052" w:rsidRPr="003F7CF1" w:rsidRDefault="00A76052"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A76052" w:rsidRPr="003F7CF1" w:rsidRDefault="00A7605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A76052" w:rsidRPr="003F7CF1" w:rsidRDefault="00A76052"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A76052" w:rsidRPr="003F7CF1" w:rsidRDefault="00A76052"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A76052" w:rsidRPr="003F7CF1" w:rsidRDefault="00A7605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A76052" w:rsidRPr="003F7CF1" w:rsidRDefault="00A76052"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A76052" w:rsidRPr="003F7CF1" w:rsidRDefault="00A7605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A76052" w:rsidRPr="003F7CF1" w:rsidRDefault="00A76052"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A76052" w:rsidRPr="003F7CF1" w:rsidRDefault="00A76052"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A76052" w:rsidRPr="003F7CF1" w:rsidRDefault="00A76052"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A76052" w:rsidRPr="003F7CF1" w:rsidRDefault="00A7605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A76052" w:rsidRPr="003F7CF1" w:rsidRDefault="00A76052"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A76052" w:rsidRPr="003F7CF1" w:rsidRDefault="00A76052"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A76052" w:rsidRPr="003F7CF1" w:rsidRDefault="00A76052"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A76052" w:rsidRPr="003F7CF1" w:rsidRDefault="00A76052"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A76052" w:rsidRPr="003F7CF1" w:rsidRDefault="00A7605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77" w:name="_Toc320485573"/>
      <w:bookmarkStart w:id="578" w:name="_Toc323656682"/>
      <w:bookmarkStart w:id="579" w:name="_Toc324085420"/>
      <w:bookmarkStart w:id="580" w:name="_Toc383781072"/>
      <w:bookmarkStart w:id="581" w:name="_Toc57656181"/>
      <w:r w:rsidRPr="00903DBA">
        <w:t>The Hello-World Program</w:t>
      </w:r>
      <w:bookmarkEnd w:id="577"/>
      <w:bookmarkEnd w:id="578"/>
      <w:bookmarkEnd w:id="579"/>
      <w:bookmarkEnd w:id="580"/>
      <w:bookmarkEnd w:id="581"/>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82" w:name="_Toc320485574"/>
      <w:bookmarkStart w:id="583" w:name="_Toc323656683"/>
      <w:bookmarkStart w:id="584" w:name="_Toc324085421"/>
      <w:bookmarkStart w:id="585" w:name="_Toc383781073"/>
      <w:bookmarkStart w:id="586" w:name="_Toc57656182"/>
      <w:r w:rsidRPr="00903DBA">
        <w:lastRenderedPageBreak/>
        <w:t>Comments</w:t>
      </w:r>
      <w:bookmarkEnd w:id="582"/>
      <w:bookmarkEnd w:id="583"/>
      <w:bookmarkEnd w:id="584"/>
      <w:bookmarkEnd w:id="585"/>
      <w:bookmarkEnd w:id="586"/>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2509AF75"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7BC3" w:rsidRPr="00903DBA">
        <w:t>13.28</w:t>
      </w:r>
      <w:r w:rsidRPr="00903DBA">
        <w:fldChar w:fldCharType="end"/>
      </w:r>
      <w:r w:rsidRPr="00903DBA">
        <w:t>) for details.</w:t>
      </w:r>
    </w:p>
    <w:p w14:paraId="3920A6C7" w14:textId="77777777" w:rsidR="00E80032" w:rsidRPr="00903DBA" w:rsidRDefault="00E80032" w:rsidP="00E80032">
      <w:pPr>
        <w:pStyle w:val="Code"/>
      </w:pPr>
      <w:bookmarkStart w:id="587"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88" w:name="_Toc323656684"/>
      <w:bookmarkStart w:id="589" w:name="_Toc324085422"/>
      <w:bookmarkStart w:id="590" w:name="_Toc383781074"/>
      <w:bookmarkStart w:id="591" w:name="_Toc57656183"/>
      <w:r w:rsidRPr="00903DBA">
        <w:t>Types and Variables</w:t>
      </w:r>
      <w:bookmarkEnd w:id="587"/>
      <w:bookmarkEnd w:id="588"/>
      <w:bookmarkEnd w:id="589"/>
      <w:bookmarkEnd w:id="590"/>
      <w:bookmarkEnd w:id="591"/>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 w:name="_Toc320485576"/>
      <w:bookmarkStart w:id="593" w:name="_Toc323656685"/>
      <w:bookmarkStart w:id="594" w:name="_Toc324085423"/>
      <w:bookmarkStart w:id="595" w:name="_Toc383781075"/>
      <w:bookmarkStart w:id="596" w:name="_Ref383781525"/>
      <w:bookmarkStart w:id="597" w:name="_Toc57656184"/>
      <w:r w:rsidRPr="00903DBA">
        <w:t>Simple Types</w:t>
      </w:r>
      <w:bookmarkEnd w:id="592"/>
      <w:bookmarkEnd w:id="593"/>
      <w:bookmarkEnd w:id="594"/>
      <w:bookmarkEnd w:id="595"/>
      <w:bookmarkEnd w:id="596"/>
      <w:bookmarkEnd w:id="597"/>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proofErr w:type="spellStart"/>
      <w:r w:rsidRPr="00E65FE6">
        <w:t>boolean</w:t>
      </w:r>
      <w:proofErr w:type="spellEnd"/>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 w:name="_Toc320485577"/>
      <w:bookmarkStart w:id="599" w:name="_Toc323656686"/>
      <w:bookmarkStart w:id="600" w:name="_Toc324085424"/>
      <w:bookmarkStart w:id="601" w:name="_Toc383781076"/>
      <w:bookmarkStart w:id="602" w:name="_Toc57656185"/>
      <w:r w:rsidRPr="00903DBA">
        <w:t>Variables</w:t>
      </w:r>
      <w:bookmarkEnd w:id="598"/>
      <w:bookmarkEnd w:id="599"/>
      <w:bookmarkEnd w:id="600"/>
      <w:bookmarkEnd w:id="601"/>
      <w:bookmarkEnd w:id="602"/>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A76052" w:rsidRPr="003F7CF1" w:rsidRDefault="00A7605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A76052" w:rsidRPr="003F7CF1" w:rsidRDefault="00A76052"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A76052" w:rsidRPr="003F7CF1" w:rsidRDefault="00A76052"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A76052" w:rsidRPr="003F7CF1" w:rsidRDefault="00A76052"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A76052" w:rsidRPr="003F7CF1" w:rsidRDefault="00A76052"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A76052" w:rsidRPr="003F7CF1" w:rsidRDefault="00A7605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A76052" w:rsidRPr="003F7CF1" w:rsidRDefault="00A7605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A76052" w:rsidRPr="003F7CF1" w:rsidRDefault="00A7605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A76052" w:rsidRPr="003F7CF1" w:rsidRDefault="00A76052"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A76052" w:rsidRPr="003F7CF1" w:rsidRDefault="00A76052"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A76052" w:rsidRPr="003F7CF1" w:rsidRDefault="00A76052"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A76052" w:rsidRPr="003F7CF1" w:rsidRDefault="00A76052"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A76052" w:rsidRPr="003F7CF1" w:rsidRDefault="00A76052"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A76052" w:rsidRPr="003F7CF1" w:rsidRDefault="00A76052"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A76052" w:rsidRPr="003F7CF1" w:rsidRDefault="00A76052"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A76052" w:rsidRPr="003F7CF1" w:rsidRDefault="00A7605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78"/>
      <w:bookmarkStart w:id="604" w:name="_Toc323656687"/>
      <w:bookmarkStart w:id="605" w:name="_Toc324085425"/>
      <w:bookmarkStart w:id="606" w:name="_Toc383781077"/>
      <w:bookmarkStart w:id="607" w:name="_Toc57656186"/>
      <w:bookmarkStart w:id="608" w:name="_Toc320485579"/>
      <w:r w:rsidRPr="00903DBA">
        <w:t>Constants</w:t>
      </w:r>
      <w:bookmarkEnd w:id="603"/>
      <w:bookmarkEnd w:id="604"/>
      <w:bookmarkEnd w:id="605"/>
      <w:bookmarkEnd w:id="606"/>
      <w:bookmarkEnd w:id="607"/>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9" w:name="_Toc323656688"/>
      <w:bookmarkStart w:id="610" w:name="_Toc324085426"/>
      <w:bookmarkStart w:id="611" w:name="_Toc383781078"/>
      <w:bookmarkStart w:id="612" w:name="_Toc57656187"/>
      <w:r w:rsidRPr="00903DBA">
        <w:t>Output</w:t>
      </w:r>
      <w:bookmarkEnd w:id="608"/>
      <w:bookmarkEnd w:id="609"/>
      <w:bookmarkEnd w:id="610"/>
      <w:bookmarkEnd w:id="611"/>
      <w:bookmarkEnd w:id="612"/>
    </w:p>
    <w:p w14:paraId="68E5301E" w14:textId="77777777" w:rsidR="00E80032" w:rsidRPr="00903DBA" w:rsidRDefault="00E80032" w:rsidP="00E65FE6">
      <w:pPr>
        <w:pStyle w:val="CodeHeader"/>
      </w:pPr>
      <w:r w:rsidRPr="00903DBA">
        <w:t xml:space="preserve">As noted in the first section of this chapter, the standard function for output is </w:t>
      </w:r>
      <w:proofErr w:type="spellStart"/>
      <w:r w:rsidRPr="00E65FE6">
        <w:rPr>
          <w:rStyle w:val="CodeInText"/>
        </w:rPr>
        <w:t>printf</w:t>
      </w:r>
      <w:proofErr w:type="spellEnd"/>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proofErr w:type="spellStart"/>
            <w:r w:rsidRPr="00903DBA">
              <w:t>lf</w:t>
            </w:r>
            <w:proofErr w:type="spellEnd"/>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proofErr w:type="spellStart"/>
      <w:r w:rsidRPr="00903DBA">
        <w:rPr>
          <w:i/>
        </w:rPr>
        <w:t>i</w:t>
      </w:r>
      <w:proofErr w:type="spellEnd"/>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3" w:name="_Toc320485580"/>
      <w:bookmarkStart w:id="614" w:name="_Toc323656689"/>
      <w:bookmarkStart w:id="615" w:name="_Toc324085427"/>
      <w:bookmarkStart w:id="616" w:name="_Toc383781079"/>
      <w:bookmarkStart w:id="617" w:name="_Toc57656188"/>
      <w:r w:rsidRPr="00903DBA">
        <w:t>Input</w:t>
      </w:r>
      <w:bookmarkEnd w:id="613"/>
      <w:bookmarkEnd w:id="614"/>
      <w:bookmarkEnd w:id="615"/>
      <w:bookmarkEnd w:id="616"/>
      <w:bookmarkEnd w:id="617"/>
    </w:p>
    <w:p w14:paraId="299686DD" w14:textId="77777777" w:rsidR="00E80032" w:rsidRPr="00903DBA" w:rsidRDefault="00E80032" w:rsidP="00E65FE6">
      <w:pPr>
        <w:pStyle w:val="CodeHeader"/>
      </w:pPr>
      <w:r w:rsidRPr="00903DBA">
        <w:t xml:space="preserve">The standard functions for input is and </w:t>
      </w:r>
      <w:proofErr w:type="spellStart"/>
      <w:r w:rsidRPr="00E65FE6">
        <w:rPr>
          <w:rStyle w:val="CodeInText"/>
        </w:rPr>
        <w:t>scanf</w:t>
      </w:r>
      <w:proofErr w:type="spellEnd"/>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proofErr w:type="spellStart"/>
      <w:r w:rsidRPr="00E65FE6">
        <w:t>printf</w:t>
      </w:r>
      <w:proofErr w:type="spellEnd"/>
      <w:r w:rsidRPr="00903DBA">
        <w:t xml:space="preserve">, its first argument is the format string. The format codes mostly agree with those of </w:t>
      </w:r>
      <w:proofErr w:type="spellStart"/>
      <w:r w:rsidRPr="00E65FE6">
        <w:t>printf</w:t>
      </w:r>
      <w:proofErr w:type="spellEnd"/>
      <w:r w:rsidRPr="00903DBA">
        <w:t xml:space="preserve">, but not completely. See the table at the end of the chapter for a list of format codes. For instance, </w:t>
      </w:r>
      <w:proofErr w:type="spellStart"/>
      <w:r w:rsidRPr="00E65FE6">
        <w:t>scanf</w:t>
      </w:r>
      <w:proofErr w:type="spellEnd"/>
      <w:r w:rsidRPr="00903DBA">
        <w:t xml:space="preserve"> expects </w:t>
      </w:r>
      <w:r w:rsidRPr="00E17FD3">
        <w:rPr>
          <w:rStyle w:val="KeyWord0"/>
        </w:rPr>
        <w:t>lf</w:t>
      </w:r>
      <w:r w:rsidRPr="00903DBA">
        <w:t xml:space="preserve"> to read a double value, in contrast to </w:t>
      </w:r>
      <w:proofErr w:type="spellStart"/>
      <w:r w:rsidRPr="00E65FE6">
        <w:rPr>
          <w:rStyle w:val="CodeInText"/>
        </w:rPr>
        <w:t>printf</w:t>
      </w:r>
      <w:proofErr w:type="spellEnd"/>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EF3B6E3" w:rsidR="00E80032" w:rsidRPr="00903DBA" w:rsidRDefault="00E80032" w:rsidP="00E65FE6">
      <w:pPr>
        <w:pStyle w:val="CodeHeader"/>
      </w:pPr>
      <w:r w:rsidRPr="00903DBA">
        <w:t xml:space="preserve">Another difference is that while </w:t>
      </w:r>
      <w:proofErr w:type="spellStart"/>
      <w:r w:rsidRPr="00E65FE6">
        <w:t>printf</w:t>
      </w:r>
      <w:proofErr w:type="spellEnd"/>
      <w:r w:rsidRPr="00903DBA">
        <w:t xml:space="preserve"> wants the values corresponding to the format codes, </w:t>
      </w:r>
      <w:proofErr w:type="spellStart"/>
      <w:r w:rsidRPr="00E65FE6">
        <w:rPr>
          <w:rStyle w:val="CodeInText"/>
        </w:rPr>
        <w:t>scanf</w:t>
      </w:r>
      <w:proofErr w:type="spellEnd"/>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7BC3" w:rsidRPr="00903DBA">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proofErr w:type="spellStart"/>
            <w:r w:rsidRPr="00903DBA">
              <w:t>lf</w:t>
            </w:r>
            <w:proofErr w:type="spellEnd"/>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proofErr w:type="spellStart"/>
            <w:r w:rsidRPr="00903DBA">
              <w:t>ld</w:t>
            </w:r>
            <w:proofErr w:type="spellEnd"/>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proofErr w:type="spellStart"/>
      <w:r w:rsidRPr="00E65FE6">
        <w:t>scanf</w:t>
      </w:r>
      <w:proofErr w:type="spellEnd"/>
      <w:r w:rsidRPr="00903DBA">
        <w:t xml:space="preserve"> expects </w:t>
      </w:r>
      <w:proofErr w:type="spellStart"/>
      <w:r w:rsidRPr="00E65FE6">
        <w:t>lf</w:t>
      </w:r>
      <w:proofErr w:type="spellEnd"/>
      <w:r w:rsidRPr="00903DBA">
        <w:t xml:space="preserve"> to represent a double float, in contrast to </w:t>
      </w:r>
      <w:proofErr w:type="spellStart"/>
      <w:r w:rsidRPr="00E65FE6">
        <w:t>printf</w:t>
      </w:r>
      <w:proofErr w:type="spellEnd"/>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18" w:name="_Toc320485581"/>
      <w:r w:rsidRPr="00903DBA">
        <w:t xml:space="preserve">There is also the </w:t>
      </w:r>
      <w:r w:rsidRPr="00E65FE6">
        <w:t>gets</w:t>
      </w:r>
      <w:r w:rsidRPr="00903DBA">
        <w:t xml:space="preserve"> function that reads a string until it reaches a new-line, which differs from </w:t>
      </w:r>
      <w:proofErr w:type="spellStart"/>
      <w:r w:rsidRPr="00E65FE6">
        <w:t>scanf</w:t>
      </w:r>
      <w:proofErr w:type="spellEnd"/>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proofErr w:type="spellStart"/>
      <w:r w:rsidRPr="00E65FE6">
        <w:t>scanf</w:t>
      </w:r>
      <w:proofErr w:type="spellEnd"/>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19"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3656690"/>
      <w:bookmarkStart w:id="621" w:name="_Toc324085428"/>
      <w:bookmarkStart w:id="622" w:name="_Toc383781080"/>
      <w:bookmarkStart w:id="623" w:name="_Toc57656189"/>
      <w:r w:rsidRPr="00903DBA">
        <w:t>Enumerations</w:t>
      </w:r>
      <w:bookmarkEnd w:id="618"/>
      <w:bookmarkEnd w:id="620"/>
      <w:bookmarkEnd w:id="621"/>
      <w:bookmarkEnd w:id="622"/>
      <w:bookmarkEnd w:id="623"/>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4" w:name="_Toc320485582"/>
      <w:bookmarkStart w:id="625" w:name="_Toc323656691"/>
      <w:bookmarkStart w:id="626" w:name="_Toc324085429"/>
      <w:bookmarkStart w:id="627" w:name="_Toc383781081"/>
      <w:bookmarkStart w:id="628" w:name="_Toc57656190"/>
      <w:r w:rsidRPr="00903DBA">
        <w:lastRenderedPageBreak/>
        <w:t>Arrays</w:t>
      </w:r>
      <w:bookmarkEnd w:id="624"/>
      <w:bookmarkEnd w:id="625"/>
      <w:bookmarkEnd w:id="626"/>
      <w:bookmarkEnd w:id="627"/>
      <w:bookmarkEnd w:id="628"/>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w:t>
      </w:r>
      <w:proofErr w:type="spellStart"/>
      <w:r w:rsidRPr="00903DBA">
        <w:t>of</w:t>
      </w:r>
      <w:proofErr w:type="spellEnd"/>
      <w:r w:rsidRPr="00903DBA">
        <w:t xml:space="preserve">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A76052" w:rsidRPr="003F7CF1" w:rsidRDefault="00A7605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A76052" w:rsidRPr="003F7CF1" w:rsidRDefault="00A76052"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A76052" w:rsidRPr="003F7CF1" w:rsidRDefault="00A76052"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A76052" w:rsidRPr="003F7CF1" w:rsidRDefault="00A7605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A76052" w:rsidRPr="003F7CF1" w:rsidRDefault="00A7605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A76052" w:rsidRPr="003F7CF1" w:rsidRDefault="00A7605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A76052" w:rsidRPr="003F7CF1" w:rsidRDefault="00A7605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A76052" w:rsidRPr="003F7CF1" w:rsidRDefault="00A76052"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A76052" w:rsidRPr="003F7CF1" w:rsidRDefault="00A7605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A76052" w:rsidRPr="003F7CF1" w:rsidRDefault="00A76052"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A76052" w:rsidRPr="003F7CF1" w:rsidRDefault="00A76052"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A76052" w:rsidRPr="003F7CF1" w:rsidRDefault="00A76052"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A76052" w:rsidRPr="003F7CF1" w:rsidRDefault="00A7605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A76052" w:rsidRPr="003F7CF1" w:rsidRDefault="00A7605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A76052" w:rsidRPr="003F7CF1" w:rsidRDefault="00A7605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A76052" w:rsidRPr="003F7CF1" w:rsidRDefault="00A7605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A76052" w:rsidRPr="003F7CF1" w:rsidRDefault="00A7605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A76052" w:rsidRPr="003F7CF1" w:rsidRDefault="00A7605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A76052" w:rsidRPr="003F7CF1" w:rsidRDefault="00A7605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A76052" w:rsidRPr="003F7CF1" w:rsidRDefault="00A7605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A76052" w:rsidRPr="003F7CF1" w:rsidRDefault="00A7605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A76052" w:rsidRPr="003F7CF1" w:rsidRDefault="00A7605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A76052" w:rsidRPr="003F7CF1" w:rsidRDefault="00A7605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A76052" w:rsidRPr="003F7CF1" w:rsidRDefault="00A7605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A76052" w:rsidRPr="003F7CF1" w:rsidRDefault="00A7605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A76052" w:rsidRPr="003F7CF1" w:rsidRDefault="00A76052"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A76052" w:rsidRPr="003F7CF1" w:rsidRDefault="00A7605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A76052" w:rsidRPr="003F7CF1" w:rsidRDefault="00A7605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A76052" w:rsidRPr="003F7CF1" w:rsidRDefault="00A7605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A76052" w:rsidRPr="003F7CF1" w:rsidRDefault="00A76052"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A76052" w:rsidRPr="003F7CF1" w:rsidRDefault="00A76052"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A76052" w:rsidRPr="003F7CF1" w:rsidRDefault="00A76052"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A76052" w:rsidRPr="003F7CF1" w:rsidRDefault="00A76052"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A76052" w:rsidRPr="003F7CF1" w:rsidRDefault="00A76052"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A76052" w:rsidRPr="003F7CF1" w:rsidRDefault="00A76052"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A76052" w:rsidRPr="003F7CF1" w:rsidRDefault="00A76052"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A76052" w:rsidRPr="003F7CF1" w:rsidRDefault="00A76052"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A76052" w:rsidRPr="003F7CF1" w:rsidRDefault="00A76052"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A76052" w:rsidRPr="003F7CF1" w:rsidRDefault="00A76052"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A76052" w:rsidRPr="003F7CF1" w:rsidRDefault="00A76052"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A76052" w:rsidRPr="003F7CF1" w:rsidRDefault="00A76052"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A76052" w:rsidRPr="003F7CF1" w:rsidRDefault="00A76052"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A76052" w:rsidRPr="003F7CF1" w:rsidRDefault="00A76052"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A76052" w:rsidRPr="003F7CF1" w:rsidRDefault="00A76052"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A76052" w:rsidRPr="003F7CF1" w:rsidRDefault="00A76052"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A76052" w:rsidRPr="003F7CF1" w:rsidRDefault="00A76052"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A76052" w:rsidRPr="003F7CF1" w:rsidRDefault="00A76052"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A76052" w:rsidRPr="003F7CF1" w:rsidRDefault="00A76052"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A76052" w:rsidRPr="003F7CF1" w:rsidRDefault="00A76052"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A76052" w:rsidRPr="003F7CF1" w:rsidRDefault="00A76052"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A76052" w:rsidRPr="003F7CF1" w:rsidRDefault="00A76052"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A76052" w:rsidRPr="003F7CF1" w:rsidRDefault="00A76052"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A76052" w:rsidRPr="003F7CF1" w:rsidRDefault="00A76052"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A76052" w:rsidRPr="003F7CF1" w:rsidRDefault="00A76052"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A76052" w:rsidRPr="003F7CF1" w:rsidRDefault="00A76052"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A76052" w:rsidRPr="003F7CF1" w:rsidRDefault="00A76052"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A76052" w:rsidRPr="003F7CF1" w:rsidRDefault="00A76052"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A76052" w:rsidRPr="003F7CF1" w:rsidRDefault="00A7605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A76052" w:rsidRPr="003F7CF1" w:rsidRDefault="00A76052"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A76052" w:rsidRPr="003F7CF1" w:rsidRDefault="00A76052"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A76052" w:rsidRPr="003F7CF1" w:rsidRDefault="00A76052"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A76052" w:rsidRPr="003F7CF1" w:rsidRDefault="00A76052"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A76052" w:rsidRPr="003F7CF1" w:rsidRDefault="00A76052"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A76052" w:rsidRPr="003F7CF1" w:rsidRDefault="00A76052"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A76052" w:rsidRPr="003F7CF1" w:rsidRDefault="00A76052"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A76052" w:rsidRPr="003F7CF1" w:rsidRDefault="00A76052"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A76052" w:rsidRPr="003F7CF1" w:rsidRDefault="00A76052"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A76052" w:rsidRPr="003F7CF1" w:rsidRDefault="00A76052"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9" w:name="_Toc320485583"/>
      <w:bookmarkStart w:id="630" w:name="_Toc323656692"/>
      <w:bookmarkStart w:id="631" w:name="_Toc324085430"/>
      <w:bookmarkStart w:id="632" w:name="_Toc383781082"/>
      <w:bookmarkStart w:id="633" w:name="_Toc57656191"/>
      <w:r w:rsidRPr="00903DBA">
        <w:t>Characters and Strings</w:t>
      </w:r>
      <w:bookmarkEnd w:id="629"/>
      <w:bookmarkEnd w:id="630"/>
      <w:bookmarkEnd w:id="631"/>
      <w:bookmarkEnd w:id="632"/>
      <w:bookmarkEnd w:id="633"/>
    </w:p>
    <w:p w14:paraId="15688872" w14:textId="1709F425"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7BC3" w:rsidRPr="00903DBA">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A76052" w:rsidRPr="003F7CF1" w:rsidRDefault="00A7605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A76052" w:rsidRPr="003F7CF1" w:rsidRDefault="00A7605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A76052" w:rsidRPr="003F7CF1" w:rsidRDefault="00A76052"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A76052" w:rsidRPr="003F7CF1" w:rsidRDefault="00A76052"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A76052" w:rsidRPr="003F7CF1" w:rsidRDefault="00A76052"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A76052" w:rsidRPr="003F7CF1" w:rsidRDefault="00A76052"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A76052" w:rsidRPr="003F7CF1" w:rsidRDefault="00A76052"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A76052" w:rsidRPr="003F7CF1" w:rsidRDefault="00A76052"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4" w:name="_Toc323656693"/>
      <w:bookmarkStart w:id="635" w:name="_Toc324085431"/>
      <w:bookmarkStart w:id="636" w:name="_Toc383781083"/>
      <w:bookmarkStart w:id="637" w:name="_Toc57656192"/>
      <w:r w:rsidRPr="00903DBA">
        <w:lastRenderedPageBreak/>
        <w:t>The ASCII Table</w:t>
      </w:r>
      <w:bookmarkEnd w:id="634"/>
      <w:bookmarkEnd w:id="635"/>
      <w:bookmarkEnd w:id="636"/>
      <w:bookmarkEnd w:id="637"/>
    </w:p>
    <w:p w14:paraId="3B8A786D" w14:textId="10B8EE2E"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proofErr w:type="spellStart"/>
      <w:r w:rsidR="005F7BC3" w:rsidRPr="00903DBA">
        <w:rPr>
          <w:bCs/>
        </w:rPr>
        <w:t>Fel</w:t>
      </w:r>
      <w:proofErr w:type="spellEnd"/>
      <w:r w:rsidR="005F7BC3" w:rsidRPr="00903DBA">
        <w:rPr>
          <w:bCs/>
        </w:rPr>
        <w:t xml:space="preserve">! </w:t>
      </w:r>
      <w:proofErr w:type="spellStart"/>
      <w:r w:rsidR="005F7BC3" w:rsidRPr="00903DBA">
        <w:rPr>
          <w:bCs/>
        </w:rPr>
        <w:t>Hittar</w:t>
      </w:r>
      <w:proofErr w:type="spellEnd"/>
      <w:r w:rsidR="005F7BC3" w:rsidRPr="00903DBA">
        <w:rPr>
          <w:bCs/>
        </w:rPr>
        <w:t xml:space="preserve"> </w:t>
      </w:r>
      <w:proofErr w:type="spellStart"/>
      <w:r w:rsidR="005F7BC3" w:rsidRPr="00903DBA">
        <w:rPr>
          <w:bCs/>
        </w:rPr>
        <w:t>inte</w:t>
      </w:r>
      <w:proofErr w:type="spellEnd"/>
      <w:r w:rsidR="005F7BC3" w:rsidRPr="00903DBA">
        <w:rPr>
          <w:bCs/>
        </w:rPr>
        <w:t xml:space="preserve"> </w:t>
      </w:r>
      <w:proofErr w:type="spellStart"/>
      <w:r w:rsidR="005F7BC3" w:rsidRPr="00903DBA">
        <w:rPr>
          <w:bCs/>
        </w:rPr>
        <w:t>referenskälla</w:t>
      </w:r>
      <w:proofErr w:type="spellEnd"/>
      <w:r w:rsidR="005F7BC3" w:rsidRPr="00903DBA">
        <w:rPr>
          <w:bCs/>
        </w:rPr>
        <w:t>.</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8" w:name="_Toc320485584"/>
      <w:bookmarkStart w:id="639" w:name="_Toc323656694"/>
      <w:bookmarkStart w:id="640" w:name="_Toc324085432"/>
      <w:bookmarkStart w:id="641" w:name="_Ref383780778"/>
      <w:bookmarkStart w:id="642" w:name="_Toc383781084"/>
      <w:bookmarkStart w:id="643" w:name="_Toc57656193"/>
      <w:r w:rsidRPr="00903DBA">
        <w:t>Pointers</w:t>
      </w:r>
      <w:bookmarkEnd w:id="638"/>
      <w:bookmarkEnd w:id="639"/>
      <w:bookmarkEnd w:id="640"/>
      <w:bookmarkEnd w:id="641"/>
      <w:bookmarkEnd w:id="642"/>
      <w:bookmarkEnd w:id="643"/>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proofErr w:type="spellStart"/>
      <w:r w:rsidRPr="00E65FE6">
        <w:t>i</w:t>
      </w:r>
      <w:proofErr w:type="spellEnd"/>
      <w:r w:rsidRPr="00903DBA">
        <w:t xml:space="preserve"> has the value 123 that is stored on the memory address 10,000, and that the size of each value is four bytes. As </w:t>
      </w:r>
      <w:r w:rsidRPr="00E65FE6">
        <w:t>p</w:t>
      </w:r>
      <w:r w:rsidRPr="00903DBA">
        <w:t xml:space="preserve"> is a pointer to </w:t>
      </w:r>
      <w:proofErr w:type="spellStart"/>
      <w:r w:rsidRPr="00E65FE6">
        <w:rPr>
          <w:rStyle w:val="CodeInText"/>
        </w:rPr>
        <w:t>i</w:t>
      </w:r>
      <w:proofErr w:type="spellEnd"/>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A76052" w:rsidRPr="003F7CF1" w:rsidRDefault="00A7605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A76052" w:rsidRPr="003F7CF1" w:rsidRDefault="00A760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A76052" w:rsidRPr="003F7CF1" w:rsidRDefault="00A7605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A76052" w:rsidRPr="003F7CF1" w:rsidRDefault="00A7605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A76052" w:rsidRPr="003F7CF1" w:rsidRDefault="00A76052"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A76052" w:rsidRPr="003F7CF1" w:rsidRDefault="00A76052"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A76052" w:rsidRPr="003F7CF1" w:rsidRDefault="00A76052"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A76052" w:rsidRPr="003F7CF1" w:rsidRDefault="00A76052"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A76052" w:rsidRPr="003F7CF1" w:rsidRDefault="00A76052"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A76052" w:rsidRPr="003F7CF1" w:rsidRDefault="00A76052"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A76052" w:rsidRPr="003F7CF1" w:rsidRDefault="00A76052"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A76052" w:rsidRPr="003F7CF1" w:rsidRDefault="00A76052"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A76052" w:rsidRPr="003F7CF1" w:rsidRDefault="00A76052"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A76052" w:rsidRPr="003F7CF1" w:rsidRDefault="00A76052"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A76052" w:rsidRPr="003F7CF1" w:rsidRDefault="00A76052"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A76052" w:rsidRPr="003F7CF1" w:rsidRDefault="00A76052"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A76052" w:rsidRPr="003F7CF1" w:rsidRDefault="00A76052"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A76052" w:rsidRPr="003F7CF1" w:rsidRDefault="00A760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A76052" w:rsidRPr="003F7CF1" w:rsidRDefault="00A7605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A76052" w:rsidRPr="003F7CF1" w:rsidRDefault="00A7605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A76052" w:rsidRPr="003F7CF1" w:rsidRDefault="00A76052"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A76052" w:rsidRPr="003F7CF1" w:rsidRDefault="00A76052"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A76052" w:rsidRPr="003F7CF1" w:rsidRDefault="00A76052"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A76052" w:rsidRPr="003F7CF1" w:rsidRDefault="00A76052"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proofErr w:type="spellStart"/>
      <w:r w:rsidR="00B02345" w:rsidRPr="00903DBA">
        <w:t>dereference</w:t>
      </w:r>
      <w:r w:rsidRPr="00903DBA">
        <w:t>erring</w:t>
      </w:r>
      <w:proofErr w:type="spellEnd"/>
      <w:r w:rsidRPr="00903DBA">
        <w:t xml:space="preserve"> operators can be regarded as each other reverses. Note that the asterisk is used on two occasions, when we define a pointer variable and when we </w:t>
      </w:r>
      <w:proofErr w:type="spellStart"/>
      <w:r w:rsidR="00B02345" w:rsidRPr="00903DBA">
        <w:t>dereference</w:t>
      </w:r>
      <w:r w:rsidRPr="00903DBA">
        <w:t>er</w:t>
      </w:r>
      <w:proofErr w:type="spellEnd"/>
      <w:r w:rsidRPr="00903DBA">
        <w:t xml:space="preserve">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4" w:name="_Toc320485585"/>
      <w:bookmarkStart w:id="645" w:name="_Toc323656695"/>
      <w:bookmarkStart w:id="646" w:name="_Toc324085433"/>
      <w:bookmarkStart w:id="647" w:name="_Toc383781085"/>
      <w:bookmarkStart w:id="648" w:name="_Toc57656194"/>
      <w:r w:rsidRPr="00903DBA">
        <w:t>Pointers and Dynamic Memory</w:t>
      </w:r>
      <w:bookmarkEnd w:id="644"/>
      <w:bookmarkEnd w:id="645"/>
      <w:bookmarkEnd w:id="646"/>
      <w:bookmarkEnd w:id="647"/>
      <w:bookmarkEnd w:id="648"/>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proofErr w:type="spellStart"/>
      <w:r w:rsidRPr="00E65FE6">
        <w:t>calloc</w:t>
      </w:r>
      <w:proofErr w:type="spellEnd"/>
      <w:r w:rsidRPr="00903DBA">
        <w:rPr>
          <w:rStyle w:val="Italic"/>
        </w:rPr>
        <w:t xml:space="preserve">, </w:t>
      </w:r>
      <w:proofErr w:type="spellStart"/>
      <w:r w:rsidRPr="00E65FE6">
        <w:t>realloc</w:t>
      </w:r>
      <w:proofErr w:type="spellEnd"/>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A76052" w:rsidRPr="003F7CF1" w:rsidRDefault="00A760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A76052" w:rsidRPr="003F7CF1" w:rsidRDefault="00A7605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A76052" w:rsidRPr="003F7CF1" w:rsidRDefault="00A76052"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A76052" w:rsidRPr="003F7CF1" w:rsidRDefault="00A76052"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A76052" w:rsidRPr="003F7CF1" w:rsidRDefault="00A76052"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A76052" w:rsidRPr="003F7CF1" w:rsidRDefault="00A760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A76052" w:rsidRPr="003F7CF1" w:rsidRDefault="00A7605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A76052" w:rsidRPr="003F7CF1" w:rsidRDefault="00A76052"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A76052" w:rsidRPr="003F7CF1" w:rsidRDefault="00A76052"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A76052" w:rsidRPr="003F7CF1" w:rsidRDefault="00A7605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A76052" w:rsidRPr="003F7CF1" w:rsidRDefault="00A7605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A76052" w:rsidRPr="003F7CF1" w:rsidRDefault="00A7605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A76052" w:rsidRPr="003F7CF1" w:rsidRDefault="00A76052"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A76052" w:rsidRPr="003F7CF1" w:rsidRDefault="00A76052"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A76052" w:rsidRPr="003F7CF1" w:rsidRDefault="00A76052"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A76052" w:rsidRPr="003F7CF1" w:rsidRDefault="00A76052"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A76052" w:rsidRPr="003F7CF1" w:rsidRDefault="00A76052"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A76052" w:rsidRPr="003F7CF1" w:rsidRDefault="00A76052"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A76052" w:rsidRPr="003F7CF1" w:rsidRDefault="00A76052"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A76052" w:rsidRPr="003F7CF1" w:rsidRDefault="00A76052"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proofErr w:type="spellStart"/>
      <w:r w:rsidRPr="00E65FE6">
        <w:rPr>
          <w:rStyle w:val="CodeInText"/>
        </w:rPr>
        <w:t>realloc</w:t>
      </w:r>
      <w:proofErr w:type="spellEnd"/>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A76052" w:rsidRPr="003F7CF1" w:rsidRDefault="00A760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A76052" w:rsidRPr="003F7CF1" w:rsidRDefault="00A7605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A76052" w:rsidRPr="003F7CF1" w:rsidRDefault="00A76052"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A76052" w:rsidRPr="003F7CF1" w:rsidRDefault="00A7605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A76052" w:rsidRPr="003F7CF1" w:rsidRDefault="00A7605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A76052" w:rsidRPr="003F7CF1" w:rsidRDefault="00A76052"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A76052" w:rsidRPr="003F7CF1" w:rsidRDefault="00A76052"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A76052" w:rsidRPr="003F7CF1" w:rsidRDefault="00A76052"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A76052" w:rsidRPr="003F7CF1" w:rsidRDefault="00A76052"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A76052" w:rsidRPr="003F7CF1" w:rsidRDefault="00A76052"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A76052" w:rsidRPr="003F7CF1" w:rsidRDefault="00A76052"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proofErr w:type="spellStart"/>
      <w:r w:rsidRPr="00E65FE6">
        <w:t>calloc</w:t>
      </w:r>
      <w:proofErr w:type="spellEnd"/>
      <w:r w:rsidRPr="00903DBA">
        <w:t xml:space="preserve"> is that </w:t>
      </w:r>
      <w:proofErr w:type="spellStart"/>
      <w:r w:rsidRPr="00E65FE6">
        <w:t>calloc</w:t>
      </w:r>
      <w:proofErr w:type="spellEnd"/>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A76052" w:rsidRPr="003F7CF1" w:rsidRDefault="00A760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A76052" w:rsidRPr="003F7CF1" w:rsidRDefault="00A76052"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A76052" w:rsidRPr="003F7CF1" w:rsidRDefault="00A76052"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A76052" w:rsidRPr="003F7CF1" w:rsidRDefault="00A76052"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A76052" w:rsidRPr="003F7CF1" w:rsidRDefault="00A76052"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A76052" w:rsidRPr="003F7CF1" w:rsidRDefault="00A760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A76052" w:rsidRPr="003F7CF1" w:rsidRDefault="00A76052"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A76052" w:rsidRPr="003F7CF1" w:rsidRDefault="00A76052"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proofErr w:type="spellStart"/>
      <w:r w:rsidR="00B02345" w:rsidRPr="00903DBA">
        <w:t>dereference</w:t>
      </w:r>
      <w:r w:rsidRPr="00903DBA">
        <w:t>er</w:t>
      </w:r>
      <w:proofErr w:type="spellEnd"/>
      <w:r w:rsidRPr="00903DBA">
        <w:t xml:space="preserve">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A76052" w:rsidRPr="003F7CF1" w:rsidRDefault="00A760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A76052" w:rsidRPr="003F7CF1" w:rsidRDefault="00A76052"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A76052" w:rsidRPr="003F7CF1" w:rsidRDefault="00A76052"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A76052" w:rsidRPr="003F7CF1" w:rsidRDefault="00A76052"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A76052" w:rsidRPr="003F7CF1" w:rsidRDefault="00A76052"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A76052" w:rsidRPr="003F7CF1" w:rsidRDefault="00A760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A76052" w:rsidRPr="003F7CF1" w:rsidRDefault="00A7605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A76052" w:rsidRPr="003F7CF1" w:rsidRDefault="00A7605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A76052" w:rsidRPr="003F7CF1" w:rsidRDefault="00A760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A76052" w:rsidRPr="003F7CF1" w:rsidRDefault="00A760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A76052" w:rsidRPr="003F7CF1" w:rsidRDefault="00A760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A76052" w:rsidRPr="003F7CF1" w:rsidRDefault="00A7605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A76052" w:rsidRPr="003F7CF1" w:rsidRDefault="00A7605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A76052" w:rsidRPr="003F7CF1" w:rsidRDefault="00A760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A76052" w:rsidRPr="003F7CF1" w:rsidRDefault="00A760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A76052" w:rsidRPr="003F7CF1" w:rsidRDefault="00A76052"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A76052" w:rsidRPr="003F7CF1" w:rsidRDefault="00A76052"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A76052" w:rsidRPr="003F7CF1" w:rsidRDefault="00A76052"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A76052" w:rsidRPr="003F7CF1" w:rsidRDefault="00A76052"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A76052" w:rsidRPr="003F7CF1" w:rsidRDefault="00A76052"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A76052" w:rsidRPr="003F7CF1" w:rsidRDefault="00A76052"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A76052" w:rsidRPr="003F7CF1" w:rsidRDefault="00A76052"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A76052" w:rsidRPr="003F7CF1" w:rsidRDefault="00A76052"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A76052" w:rsidRPr="003F7CF1" w:rsidRDefault="00A76052"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A76052" w:rsidRPr="003F7CF1" w:rsidRDefault="00A76052"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A76052" w:rsidRPr="003F7CF1" w:rsidRDefault="00A76052"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A76052" w:rsidRPr="003F7CF1" w:rsidRDefault="00A76052"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A76052" w:rsidRPr="003F7CF1" w:rsidRDefault="00A76052"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A76052" w:rsidRPr="003F7CF1" w:rsidRDefault="00A76052"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9" w:name="_Toc320485586"/>
      <w:bookmarkStart w:id="650" w:name="_Toc323656696"/>
      <w:bookmarkStart w:id="651" w:name="_Toc324085434"/>
      <w:bookmarkStart w:id="652" w:name="_Toc383781086"/>
      <w:bookmarkStart w:id="653" w:name="_Toc57656195"/>
      <w:r w:rsidRPr="00903DBA">
        <w:t>Defining our own types</w:t>
      </w:r>
      <w:bookmarkEnd w:id="649"/>
      <w:bookmarkEnd w:id="650"/>
      <w:bookmarkEnd w:id="651"/>
      <w:bookmarkEnd w:id="652"/>
      <w:bookmarkEnd w:id="653"/>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4" w:name="_Toc320485587"/>
      <w:bookmarkStart w:id="655" w:name="_Toc323656697"/>
      <w:bookmarkStart w:id="656" w:name="_Toc324085435"/>
      <w:bookmarkStart w:id="657" w:name="_Toc383781087"/>
      <w:bookmarkStart w:id="658" w:name="_Toc57656196"/>
      <w:r w:rsidRPr="00903DBA">
        <w:t>The Type Size</w:t>
      </w:r>
      <w:bookmarkEnd w:id="654"/>
      <w:bookmarkEnd w:id="655"/>
      <w:bookmarkEnd w:id="656"/>
      <w:bookmarkEnd w:id="657"/>
      <w:bookmarkEnd w:id="658"/>
    </w:p>
    <w:p w14:paraId="2A85A616" w14:textId="7C4815F2" w:rsidR="00E80032" w:rsidRPr="00903DBA" w:rsidRDefault="00E80032" w:rsidP="00E65FE6">
      <w:pPr>
        <w:pStyle w:val="CodeHeader"/>
      </w:pPr>
      <w:r w:rsidRPr="00903DBA">
        <w:t xml:space="preserve">The operator </w:t>
      </w:r>
      <w:proofErr w:type="spellStart"/>
      <w:r w:rsidRPr="00E65FE6">
        <w:t>sizeof</w:t>
      </w:r>
      <w:proofErr w:type="spellEnd"/>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903DBA">
        <w:t>the</w:t>
      </w:r>
      <w:proofErr w:type="spellEnd"/>
      <w:r w:rsidRPr="00903DBA">
        <w:t xml:space="preserve"> property is </w:t>
      </w:r>
      <w:r w:rsidRPr="00E17FD3">
        <w:rPr>
          <w:rStyle w:val="KeyWord0"/>
        </w:rPr>
        <w:t>implementation dependant</w:t>
      </w:r>
      <w:r w:rsidRPr="00903DBA">
        <w:t xml:space="preserve">. The operator returns a value of the type </w:t>
      </w:r>
      <w:proofErr w:type="spellStart"/>
      <w:r w:rsidRPr="00E65FE6">
        <w:rPr>
          <w:rStyle w:val="CodeInText"/>
        </w:rPr>
        <w:t>size_t</w:t>
      </w:r>
      <w:proofErr w:type="spellEnd"/>
      <w:r w:rsidRPr="00903DBA">
        <w:t xml:space="preserve">, which exact </w:t>
      </w:r>
      <w:r w:rsidR="00C37108" w:rsidRPr="00903DBA">
        <w:t>definition</w:t>
      </w:r>
      <w:r w:rsidRPr="00903DBA">
        <w:t xml:space="preserve"> is also implementation </w:t>
      </w:r>
      <w:proofErr w:type="spellStart"/>
      <w:r w:rsidRPr="00903DBA">
        <w:t>dependant</w:t>
      </w:r>
      <w:proofErr w:type="spellEnd"/>
      <w:r w:rsidRPr="00903DBA">
        <w: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59"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60" w:name="_Toc320485588"/>
      <w:bookmarkStart w:id="661" w:name="_Toc323656698"/>
      <w:bookmarkStart w:id="662" w:name="_Toc324085436"/>
      <w:bookmarkStart w:id="663" w:name="_Toc383781088"/>
      <w:bookmarkStart w:id="664" w:name="_Toc57656197"/>
      <w:r w:rsidRPr="00903DBA">
        <w:t>Expressions and Operators</w:t>
      </w:r>
      <w:bookmarkEnd w:id="660"/>
      <w:bookmarkEnd w:id="661"/>
      <w:bookmarkEnd w:id="662"/>
      <w:bookmarkEnd w:id="663"/>
      <w:bookmarkEnd w:id="664"/>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A76052" w:rsidRPr="003F7CF1" w:rsidRDefault="00A7605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86900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A76052" w:rsidRPr="003F7CF1" w:rsidRDefault="00A76052"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A76052" w:rsidRPr="003F7CF1" w:rsidRDefault="00A7605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A76052" w:rsidRPr="003F7CF1" w:rsidRDefault="00A7605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A76052" w:rsidRPr="003F7CF1" w:rsidRDefault="00A7605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869008"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A76052" w:rsidRPr="003F7CF1" w:rsidRDefault="00A76052"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A76052" w:rsidRPr="003F7CF1" w:rsidRDefault="00A76052"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A76052" w:rsidRPr="003F7CF1" w:rsidRDefault="00A76052"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5" w:name="_Toc320485589"/>
      <w:bookmarkStart w:id="666" w:name="_Toc323656699"/>
      <w:bookmarkStart w:id="667" w:name="_Toc324085437"/>
      <w:bookmarkStart w:id="668" w:name="_Toc383781089"/>
      <w:bookmarkStart w:id="669" w:name="_Toc57656198"/>
      <w:r w:rsidRPr="00903DBA">
        <w:t>Arithmetic Operators</w:t>
      </w:r>
      <w:bookmarkEnd w:id="665"/>
      <w:bookmarkEnd w:id="666"/>
      <w:bookmarkEnd w:id="667"/>
      <w:bookmarkEnd w:id="668"/>
      <w:bookmarkEnd w:id="669"/>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70" w:name="_Toc320485590"/>
      <w:bookmarkStart w:id="671" w:name="_Toc323656700"/>
      <w:bookmarkStart w:id="672" w:name="_Toc324085438"/>
      <w:bookmarkStart w:id="673" w:name="_Toc383781090"/>
      <w:bookmarkStart w:id="674" w:name="_Toc57656199"/>
      <w:r w:rsidRPr="00903DBA">
        <w:rPr>
          <w:rStyle w:val="Italic"/>
          <w:i w:val="0"/>
        </w:rPr>
        <w:t>Pointer Arithmetic</w:t>
      </w:r>
      <w:bookmarkEnd w:id="670"/>
      <w:bookmarkEnd w:id="671"/>
      <w:bookmarkEnd w:id="672"/>
      <w:bookmarkEnd w:id="673"/>
      <w:bookmarkEnd w:id="674"/>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proofErr w:type="spellStart"/>
      <w:r w:rsidRPr="00E65FE6">
        <w:rPr>
          <w:rStyle w:val="CodeInText"/>
        </w:rPr>
        <w:t>numberPtr</w:t>
      </w:r>
      <w:proofErr w:type="spellEnd"/>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A76052" w:rsidRPr="003F7CF1" w:rsidRDefault="00A76052"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A76052" w:rsidRPr="003F7CF1" w:rsidRDefault="00A76052"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A76052" w:rsidRPr="003F7CF1" w:rsidRDefault="00A76052"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A76052" w:rsidRPr="003F7CF1" w:rsidRDefault="00A76052"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A76052" w:rsidRPr="003F7CF1" w:rsidRDefault="00A76052"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A76052" w:rsidRPr="003F7CF1" w:rsidRDefault="00A76052"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A76052" w:rsidRPr="003F7CF1" w:rsidRDefault="00A7605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A76052" w:rsidRPr="003F7CF1" w:rsidRDefault="00A76052"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A76052" w:rsidRPr="003F7CF1" w:rsidRDefault="00A76052"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A76052" w:rsidRPr="003F7CF1" w:rsidRDefault="00A76052"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A76052" w:rsidRPr="003F7CF1" w:rsidRDefault="00A76052"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A76052" w:rsidRPr="003F7CF1" w:rsidRDefault="00A76052"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A76052" w:rsidRPr="003F7CF1" w:rsidRDefault="00A76052"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A76052" w:rsidRPr="003F7CF1" w:rsidRDefault="00A76052"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A76052" w:rsidRPr="003F7CF1" w:rsidRDefault="00A76052"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A76052" w:rsidRPr="003F7CF1" w:rsidRDefault="00A76052"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A76052" w:rsidRPr="003F7CF1" w:rsidRDefault="00A76052"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A76052" w:rsidRPr="003F7CF1" w:rsidRDefault="00A76052"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A76052" w:rsidRPr="003F7CF1" w:rsidRDefault="00A76052"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proofErr w:type="spellStart"/>
      <w:r w:rsidR="00B02345" w:rsidRPr="00903DBA">
        <w:t>dereference</w:t>
      </w:r>
      <w:r w:rsidRPr="00903DBA">
        <w:t>ereeing</w:t>
      </w:r>
      <w:proofErr w:type="spellEnd"/>
      <w:r w:rsidRPr="00903DBA">
        <w:t xml:space="preserve">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5" w:name="_Toc320485591"/>
      <w:bookmarkStart w:id="676" w:name="_Toc323656701"/>
      <w:bookmarkStart w:id="677" w:name="_Toc324085439"/>
      <w:bookmarkStart w:id="678" w:name="_Toc383781091"/>
      <w:bookmarkStart w:id="679" w:name="_Toc57656200"/>
      <w:r w:rsidRPr="00903DBA">
        <w:lastRenderedPageBreak/>
        <w:t>Increment and decrement</w:t>
      </w:r>
      <w:bookmarkEnd w:id="675"/>
      <w:bookmarkEnd w:id="676"/>
      <w:bookmarkEnd w:id="677"/>
      <w:bookmarkEnd w:id="678"/>
      <w:bookmarkEnd w:id="679"/>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0" w:name="_Toc320485592"/>
      <w:bookmarkStart w:id="681" w:name="_Toc323656702"/>
      <w:bookmarkStart w:id="682" w:name="_Toc324085440"/>
      <w:bookmarkStart w:id="683" w:name="_Toc383781092"/>
      <w:bookmarkStart w:id="684" w:name="_Toc57656201"/>
      <w:r w:rsidRPr="00903DBA">
        <w:t>Relational Operators</w:t>
      </w:r>
      <w:bookmarkEnd w:id="680"/>
      <w:bookmarkEnd w:id="681"/>
      <w:bookmarkEnd w:id="682"/>
      <w:bookmarkEnd w:id="683"/>
      <w:bookmarkEnd w:id="684"/>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5" w:name="_Toc320485593"/>
      <w:bookmarkStart w:id="686" w:name="_Toc323656703"/>
      <w:bookmarkStart w:id="687" w:name="_Toc324085441"/>
      <w:bookmarkStart w:id="688" w:name="_Toc383781093"/>
      <w:bookmarkStart w:id="689" w:name="_Toc57656202"/>
      <w:r w:rsidRPr="00903DBA">
        <w:t>Logical Operators</w:t>
      </w:r>
      <w:bookmarkEnd w:id="685"/>
      <w:bookmarkEnd w:id="686"/>
      <w:bookmarkEnd w:id="687"/>
      <w:bookmarkEnd w:id="688"/>
      <w:bookmarkEnd w:id="689"/>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65FE6">
        <w:t>i</w:t>
      </w:r>
      <w:proofErr w:type="spellEnd"/>
      <w:r w:rsidRPr="00E65FE6">
        <w:t xml:space="preserve">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 xml:space="preserve">1 / </w:t>
      </w:r>
      <w:proofErr w:type="spellStart"/>
      <w:r w:rsidRPr="00E65FE6">
        <w:rPr>
          <w:rStyle w:val="CodeInText"/>
        </w:rPr>
        <w:t>i</w:t>
      </w:r>
      <w:proofErr w:type="spellEnd"/>
      <w:r w:rsidRPr="00E65FE6">
        <w:rPr>
          <w:rStyle w:val="CodeInText"/>
        </w:rPr>
        <w:t xml:space="preserve">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0" w:name="_Toc320485594"/>
      <w:bookmarkStart w:id="691" w:name="_Toc323656704"/>
      <w:bookmarkStart w:id="692" w:name="_Toc324085442"/>
      <w:bookmarkStart w:id="693" w:name="_Toc383781094"/>
      <w:bookmarkStart w:id="694" w:name="_Toc57656203"/>
      <w:r w:rsidRPr="00903DBA">
        <w:t>Bitwise Operators</w:t>
      </w:r>
      <w:bookmarkEnd w:id="690"/>
      <w:bookmarkEnd w:id="691"/>
      <w:bookmarkEnd w:id="692"/>
      <w:bookmarkEnd w:id="693"/>
      <w:bookmarkEnd w:id="694"/>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8pt" o:ole="">
            <v:imagedata r:id="rId12" o:title=""/>
          </v:shape>
          <o:OLEObject Type="Embed" ProgID="Equation.3" ShapeID="_x0000_i1027" DrawAspect="Content" ObjectID="_1668869003"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8pt" o:ole="">
            <v:imagedata r:id="rId14" o:title=""/>
          </v:shape>
          <o:OLEObject Type="Embed" ProgID="Equation.3" ShapeID="_x0000_i1028" DrawAspect="Content" ObjectID="_1668869004"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903DBA">
        <w:t>behaviour</w:t>
      </w:r>
      <w:proofErr w:type="spellEnd"/>
      <w:r w:rsidRPr="00903DBA">
        <w:t xml:space="preserve">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5" w:name="_Toc320485595"/>
      <w:bookmarkStart w:id="696" w:name="_Toc323656705"/>
      <w:bookmarkStart w:id="697" w:name="_Toc324085443"/>
      <w:bookmarkStart w:id="698" w:name="_Toc383781095"/>
      <w:bookmarkStart w:id="699" w:name="_Toc57656204"/>
      <w:r w:rsidRPr="00903DBA">
        <w:t>Assignment</w:t>
      </w:r>
      <w:bookmarkEnd w:id="695"/>
      <w:bookmarkEnd w:id="696"/>
      <w:bookmarkEnd w:id="697"/>
      <w:bookmarkEnd w:id="698"/>
      <w:bookmarkEnd w:id="699"/>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0" w:name="_Toc320485596"/>
      <w:bookmarkStart w:id="701" w:name="_Toc323656706"/>
      <w:bookmarkStart w:id="702" w:name="_Toc324085444"/>
      <w:bookmarkStart w:id="703" w:name="_Toc383781096"/>
      <w:bookmarkStart w:id="704" w:name="_Toc57656205"/>
      <w:r w:rsidRPr="00903DBA">
        <w:t>The Condition Operator</w:t>
      </w:r>
      <w:bookmarkEnd w:id="700"/>
      <w:bookmarkEnd w:id="701"/>
      <w:bookmarkEnd w:id="702"/>
      <w:bookmarkEnd w:id="703"/>
      <w:bookmarkEnd w:id="704"/>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5" w:name="_Toc320485597"/>
      <w:bookmarkStart w:id="706" w:name="_Toc323656707"/>
      <w:bookmarkStart w:id="707" w:name="_Toc324085445"/>
      <w:bookmarkStart w:id="708" w:name="_Toc383781097"/>
      <w:bookmarkStart w:id="709" w:name="_Toc57656206"/>
      <w:r w:rsidRPr="00903DBA">
        <w:t>Precedence and Associatively</w:t>
      </w:r>
      <w:bookmarkEnd w:id="705"/>
      <w:bookmarkEnd w:id="706"/>
      <w:bookmarkEnd w:id="707"/>
      <w:bookmarkEnd w:id="708"/>
      <w:bookmarkEnd w:id="709"/>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 xml:space="preserve">Below follows a table over the </w:t>
      </w:r>
      <w:proofErr w:type="spellStart"/>
      <w:r w:rsidRPr="00903DBA">
        <w:t>pr</w:t>
      </w:r>
      <w:r w:rsidR="00414C74" w:rsidRPr="00903DBA">
        <w:t>or</w:t>
      </w:r>
      <w:r w:rsidRPr="00903DBA">
        <w:t>ities</w:t>
      </w:r>
      <w:proofErr w:type="spellEnd"/>
      <w:r w:rsidRPr="00903DBA">
        <w:t xml:space="preserve">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xml:space="preserve">! ~ ++ -- + - (type) </w:t>
            </w:r>
            <w:proofErr w:type="spellStart"/>
            <w:r w:rsidRPr="00903DBA">
              <w:t>sizeof</w:t>
            </w:r>
            <w:proofErr w:type="spellEnd"/>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10" w:name="_Toc320485598"/>
      <w:bookmarkStart w:id="711" w:name="_Toc323656708"/>
      <w:bookmarkStart w:id="712" w:name="_Toc324085446"/>
      <w:bookmarkStart w:id="713" w:name="_Toc383781098"/>
      <w:bookmarkStart w:id="714" w:name="_Toc57656207"/>
      <w:r w:rsidRPr="00903DBA">
        <w:t>Statements</w:t>
      </w:r>
      <w:bookmarkEnd w:id="710"/>
      <w:bookmarkEnd w:id="711"/>
      <w:bookmarkEnd w:id="712"/>
      <w:bookmarkEnd w:id="713"/>
      <w:bookmarkEnd w:id="714"/>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 xml:space="preserve">break, continue, </w:t>
            </w:r>
            <w:proofErr w:type="spellStart"/>
            <w:r w:rsidRPr="00903DBA">
              <w:t>goto</w:t>
            </w:r>
            <w:proofErr w:type="spellEnd"/>
            <w:r w:rsidRPr="00903DBA">
              <w:t>,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5" w:name="_Toc320485599"/>
      <w:bookmarkStart w:id="716" w:name="_Toc323656709"/>
      <w:bookmarkStart w:id="717" w:name="_Toc324085447"/>
      <w:bookmarkStart w:id="718" w:name="_Toc383781099"/>
      <w:bookmarkStart w:id="719" w:name="_Toc57656208"/>
      <w:r w:rsidRPr="00903DBA">
        <w:t>Selection statements</w:t>
      </w:r>
      <w:bookmarkEnd w:id="715"/>
      <w:bookmarkEnd w:id="716"/>
      <w:bookmarkEnd w:id="717"/>
      <w:bookmarkEnd w:id="718"/>
      <w:bookmarkEnd w:id="719"/>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proofErr w:type="spellStart"/>
      <w:r w:rsidRPr="00E65FE6">
        <w:rPr>
          <w:rStyle w:val="CodeInText"/>
        </w:rPr>
        <w:t>i</w:t>
      </w:r>
      <w:proofErr w:type="spellEnd"/>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 xml:space="preserve">As all values not equal to zero are interpreted as true, the following statement is equivalent with the previous </w:t>
      </w:r>
      <w:proofErr w:type="spellStart"/>
      <w:r w:rsidRPr="00903DBA">
        <w:t>one.fexacltly</w:t>
      </w:r>
      <w:proofErr w:type="spellEnd"/>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proofErr w:type="spellStart"/>
      <w:r w:rsidRPr="00E65FE6">
        <w:rPr>
          <w:rStyle w:val="CodeInText"/>
        </w:rPr>
        <w:t>i</w:t>
      </w:r>
      <w:proofErr w:type="spellEnd"/>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0" w:name="_Toc320485600"/>
      <w:bookmarkStart w:id="721" w:name="_Toc323656710"/>
      <w:bookmarkStart w:id="722" w:name="_Toc324085448"/>
      <w:bookmarkStart w:id="723" w:name="_Toc383781100"/>
      <w:bookmarkStart w:id="724" w:name="_Toc57656209"/>
      <w:r w:rsidRPr="00903DBA">
        <w:t>Iteration statements</w:t>
      </w:r>
      <w:bookmarkEnd w:id="720"/>
      <w:bookmarkEnd w:id="721"/>
      <w:bookmarkEnd w:id="722"/>
      <w:bookmarkEnd w:id="723"/>
      <w:bookmarkEnd w:id="724"/>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proofErr w:type="spellStart"/>
      <w:r w:rsidR="001249C1">
        <w:t>infinite</w:t>
      </w:r>
      <w:r w:rsidRPr="00903DBA">
        <w:t>loop</w:t>
      </w:r>
      <w:proofErr w:type="spellEnd"/>
      <w:r w:rsidRPr="00903DBA">
        <w:t xml:space="preserve">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proofErr w:type="spellStart"/>
      <w:r w:rsidRPr="00E65FE6">
        <w:t>i</w:t>
      </w:r>
      <w:proofErr w:type="spellEnd"/>
      <w:r w:rsidRPr="00903DBA">
        <w:t xml:space="preserve"> will never be updated and we will be stuck in an </w:t>
      </w:r>
      <w:proofErr w:type="spellStart"/>
      <w:r w:rsidR="001249C1">
        <w:t>infinite</w:t>
      </w:r>
      <w:r w:rsidRPr="00903DBA">
        <w:t>loop</w:t>
      </w:r>
      <w:proofErr w:type="spellEnd"/>
      <w:r w:rsidRPr="00903DBA">
        <w:t xml:space="preserve">.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5" w:name="_Toc320485601"/>
      <w:bookmarkStart w:id="726" w:name="_Toc323656711"/>
      <w:bookmarkStart w:id="727" w:name="_Toc324085449"/>
      <w:bookmarkStart w:id="728" w:name="_Toc383781101"/>
      <w:bookmarkStart w:id="729" w:name="_Toc57656210"/>
      <w:r w:rsidRPr="00903DBA">
        <w:t>Jump statements</w:t>
      </w:r>
      <w:bookmarkEnd w:id="725"/>
      <w:bookmarkEnd w:id="726"/>
      <w:bookmarkEnd w:id="727"/>
      <w:bookmarkEnd w:id="728"/>
      <w:bookmarkEnd w:id="729"/>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proofErr w:type="spellStart"/>
      <w:r w:rsidRPr="00E65FE6">
        <w:rPr>
          <w:rStyle w:val="CodeInText"/>
        </w:rPr>
        <w:t>goto</w:t>
      </w:r>
      <w:proofErr w:type="spellEnd"/>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proofErr w:type="spellStart"/>
      <w:r w:rsidRPr="00E65FE6">
        <w:t>goto</w:t>
      </w:r>
      <w:proofErr w:type="spellEnd"/>
      <w:r w:rsidRPr="00903DBA">
        <w:t xml:space="preserve"> statement is considered to give rise to unstructured code, so called “</w:t>
      </w:r>
      <w:proofErr w:type="spellStart"/>
      <w:r w:rsidRPr="00903DBA">
        <w:t>spagetti</w:t>
      </w:r>
      <w:proofErr w:type="spellEnd"/>
      <w:r w:rsidRPr="00903DBA">
        <w:t xml:space="preserve"> code.” I strongly recommended that you omit </w:t>
      </w:r>
      <w:proofErr w:type="spellStart"/>
      <w:r w:rsidRPr="00E65FE6">
        <w:rPr>
          <w:rStyle w:val="CodeInText"/>
        </w:rPr>
        <w:t>goto</w:t>
      </w:r>
      <w:proofErr w:type="spellEnd"/>
      <w:r w:rsidRPr="00903DBA">
        <w:t xml:space="preserve"> altogether. To put it bluntly: now when you </w:t>
      </w:r>
      <w:proofErr w:type="spellStart"/>
      <w:r w:rsidRPr="00903DBA">
        <w:t>seen</w:t>
      </w:r>
      <w:proofErr w:type="spellEnd"/>
      <w:r w:rsidRPr="00903DBA">
        <w:t xml:space="preserve">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0" w:name="_Toc320485602"/>
      <w:bookmarkStart w:id="731" w:name="_Toc323656712"/>
      <w:bookmarkStart w:id="732" w:name="_Toc324085450"/>
      <w:bookmarkStart w:id="733" w:name="_Toc383781102"/>
      <w:bookmarkStart w:id="734" w:name="_Toc57656211"/>
      <w:r w:rsidRPr="00903DBA">
        <w:t>Expression statements</w:t>
      </w:r>
      <w:bookmarkEnd w:id="730"/>
      <w:bookmarkEnd w:id="731"/>
      <w:bookmarkEnd w:id="732"/>
      <w:bookmarkEnd w:id="733"/>
      <w:bookmarkEnd w:id="734"/>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w:t>
      </w:r>
      <w:proofErr w:type="spellStart"/>
      <w:r w:rsidRPr="00903DBA">
        <w:t>thought</w:t>
      </w:r>
      <w:proofErr w:type="spellEnd"/>
      <w:r w:rsidRPr="00903DBA">
        <w:t xml:space="preserve">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5" w:name="_Toc323656713"/>
      <w:bookmarkStart w:id="736" w:name="_Toc324085451"/>
      <w:bookmarkStart w:id="737" w:name="_Toc383781103"/>
      <w:bookmarkStart w:id="738" w:name="_Toc57656212"/>
      <w:r w:rsidRPr="00903DBA">
        <w:t>Volatile</w:t>
      </w:r>
      <w:bookmarkEnd w:id="735"/>
      <w:bookmarkEnd w:id="736"/>
      <w:bookmarkEnd w:id="737"/>
      <w:bookmarkEnd w:id="738"/>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39"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40" w:author="Stefan Björnander" w:date="2012-05-06T21:16:00Z">
          <w:pPr>
            <w:pStyle w:val="CommandLine"/>
          </w:pPr>
        </w:pPrChange>
      </w:pPr>
    </w:p>
    <w:p w14:paraId="0D44E5CA" w14:textId="77777777" w:rsidR="00E80032" w:rsidRPr="00903DBA" w:rsidRDefault="00E80032">
      <w:pPr>
        <w:pStyle w:val="Code"/>
        <w:pPrChange w:id="741" w:author="Stefan Björnander" w:date="2012-05-06T21:16:00Z">
          <w:pPr>
            <w:pStyle w:val="CommandLine"/>
          </w:pPr>
        </w:pPrChange>
      </w:pPr>
      <w:r w:rsidRPr="00903DBA">
        <w:rPr>
          <w:rFonts w:eastAsia="Times New Roman"/>
          <w:noProof w:val="0"/>
          <w:color w:val="000000" w:themeColor="text1"/>
          <w:rPrChange w:id="742" w:author="Stefan Björnander" w:date="2012-05-06T21:51:00Z">
            <w:rPr>
              <w:b w:val="0"/>
              <w:color w:val="0000FF"/>
            </w:rPr>
          </w:rPrChange>
        </w:rPr>
        <w:t>while</w:t>
      </w:r>
      <w:r w:rsidRPr="00903DBA">
        <w:t xml:space="preserve"> (*p != 0) {</w:t>
      </w:r>
    </w:p>
    <w:p w14:paraId="27302477" w14:textId="77777777" w:rsidR="00E80032" w:rsidRPr="00903DBA" w:rsidRDefault="00E80032">
      <w:pPr>
        <w:pStyle w:val="Code"/>
        <w:pPrChange w:id="743"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44"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45" w:name="_Toc320485603"/>
      <w:bookmarkStart w:id="746" w:name="_Toc323656714"/>
      <w:bookmarkStart w:id="747" w:name="_Toc324085452"/>
      <w:bookmarkStart w:id="748" w:name="_Toc383781104"/>
      <w:bookmarkStart w:id="749" w:name="_Toc57656213"/>
      <w:r w:rsidRPr="00903DBA">
        <w:t>Functions</w:t>
      </w:r>
      <w:bookmarkEnd w:id="745"/>
      <w:bookmarkEnd w:id="746"/>
      <w:bookmarkEnd w:id="747"/>
      <w:bookmarkEnd w:id="748"/>
      <w:bookmarkEnd w:id="749"/>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A76052" w:rsidRPr="003F7CF1" w:rsidRDefault="00A7605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A76052" w:rsidRPr="003F7CF1" w:rsidRDefault="00A76052"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A76052" w:rsidRPr="003F7CF1" w:rsidRDefault="00A7605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A76052" w:rsidRPr="003F7CF1" w:rsidRDefault="00A7605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A76052" w:rsidRPr="003F7CF1" w:rsidRDefault="00A76052"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A76052" w:rsidRPr="003F7CF1" w:rsidRDefault="00A7605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A76052" w:rsidRPr="003F7CF1" w:rsidRDefault="00A76052"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A76052" w:rsidRPr="003F7CF1" w:rsidRDefault="00A76052"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A76052" w:rsidRPr="003F7CF1" w:rsidRDefault="00A76052"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A76052" w:rsidRPr="003F7CF1" w:rsidRDefault="00A76052"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A76052" w:rsidRPr="003F7CF1" w:rsidRDefault="00A76052"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A76052" w:rsidRPr="003F7CF1" w:rsidRDefault="00A76052"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proofErr w:type="spellStart"/>
      <w:r w:rsidRPr="00E65FE6">
        <w:t>SquareRoot</w:t>
      </w:r>
      <w:proofErr w:type="spellEnd"/>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proofErr w:type="spellStart"/>
      <w:r w:rsidRPr="00E65FE6">
        <w:rPr>
          <w:rStyle w:val="CodeInText"/>
        </w:rPr>
        <w:t>oldRoot</w:t>
      </w:r>
      <w:proofErr w:type="spellEnd"/>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50" w:name="_Toc320485604"/>
      <w:bookmarkStart w:id="751" w:name="_Toc323656715"/>
      <w:bookmarkStart w:id="752" w:name="_Toc324085453"/>
      <w:bookmarkStart w:id="753" w:name="_Toc383781105"/>
      <w:bookmarkStart w:id="754" w:name="_Toc57656214"/>
      <w:r w:rsidRPr="00903DBA">
        <w:t>Void Functions</w:t>
      </w:r>
      <w:bookmarkEnd w:id="750"/>
      <w:bookmarkEnd w:id="751"/>
      <w:bookmarkEnd w:id="752"/>
      <w:bookmarkEnd w:id="753"/>
      <w:bookmarkEnd w:id="754"/>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55" w:name="_Toc320485605"/>
      <w:bookmarkStart w:id="756" w:name="_Toc323656716"/>
      <w:bookmarkStart w:id="757" w:name="_Toc324085454"/>
      <w:bookmarkStart w:id="758" w:name="_Toc383781106"/>
      <w:bookmarkStart w:id="759" w:name="_Toc57656215"/>
      <w:r w:rsidRPr="00903DBA">
        <w:t>Local and global variables</w:t>
      </w:r>
      <w:bookmarkEnd w:id="755"/>
      <w:bookmarkEnd w:id="756"/>
      <w:bookmarkEnd w:id="757"/>
      <w:bookmarkEnd w:id="758"/>
      <w:bookmarkEnd w:id="759"/>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60" w:name="_Toc323656717"/>
      <w:bookmarkStart w:id="761" w:name="_Toc324085455"/>
      <w:bookmarkStart w:id="762" w:name="_Toc383781107"/>
      <w:bookmarkStart w:id="763" w:name="_Toc57656216"/>
      <w:r w:rsidRPr="00903DBA">
        <w:t>Inner Blocks with Local Variables</w:t>
      </w:r>
      <w:bookmarkEnd w:id="760"/>
      <w:bookmarkEnd w:id="761"/>
      <w:bookmarkEnd w:id="762"/>
      <w:bookmarkEnd w:id="763"/>
    </w:p>
    <w:p w14:paraId="2243B6C4" w14:textId="500A43CB" w:rsidR="00E80032" w:rsidRPr="00903DBA" w:rsidRDefault="00E80032" w:rsidP="00E80032">
      <w:r w:rsidRPr="00903DBA">
        <w:t xml:space="preserve">In C, you are allowed to use the bracket notation when </w:t>
      </w:r>
      <w:proofErr w:type="spellStart"/>
      <w:r w:rsidR="002F35C1" w:rsidRPr="00903DBA">
        <w:t>initializer</w:t>
      </w:r>
      <w:r w:rsidRPr="00903DBA">
        <w:t>ializing</w:t>
      </w:r>
      <w:proofErr w:type="spellEnd"/>
      <w:r w:rsidRPr="00903DBA">
        <w:t xml:space="preserve">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764"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proofErr w:type="spellStart"/>
      <w:r w:rsidR="002F35C1" w:rsidRPr="00903DBA">
        <w:t>initializer</w:t>
      </w:r>
      <w:r w:rsidRPr="00903DBA">
        <w:t>ializing</w:t>
      </w:r>
      <w:proofErr w:type="spellEnd"/>
      <w:r w:rsidRPr="00903DBA">
        <w:t xml:space="preserve"> structures.</w:t>
      </w:r>
    </w:p>
    <w:p w14:paraId="69EC1D7C" w14:textId="77777777" w:rsidR="00E80032" w:rsidRPr="00903DBA" w:rsidRDefault="00E80032" w:rsidP="00E80032">
      <w:pPr>
        <w:pStyle w:val="Code"/>
      </w:pPr>
      <w:r w:rsidRPr="00903DBA">
        <w:rPr>
          <w:color w:val="000000" w:themeColor="text1"/>
          <w:rPrChange w:id="765"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66" w:author="Stefan Björnander" w:date="2012-05-06T21:51:00Z">
            <w:rPr>
              <w:color w:val="0000FF"/>
            </w:rPr>
          </w:rPrChange>
        </w:rPr>
        <w:t>struct</w:t>
      </w:r>
      <w:r w:rsidRPr="00903DBA">
        <w:t xml:space="preserve"> IntPair Block(</w:t>
      </w:r>
      <w:r w:rsidRPr="00903DBA">
        <w:rPr>
          <w:color w:val="000000" w:themeColor="text1"/>
          <w:rPrChange w:id="767"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768" w:name="_Toc320485606"/>
      <w:bookmarkStart w:id="769" w:name="_Toc323656718"/>
      <w:bookmarkStart w:id="770" w:name="_Toc324085456"/>
      <w:bookmarkStart w:id="771" w:name="_Toc383781108"/>
      <w:bookmarkStart w:id="772" w:name="_Toc57656217"/>
      <w:r w:rsidRPr="00903DBA">
        <w:t>Call-by-Value and Call-by-Reference</w:t>
      </w:r>
      <w:bookmarkEnd w:id="768"/>
      <w:bookmarkEnd w:id="769"/>
      <w:bookmarkEnd w:id="770"/>
      <w:bookmarkEnd w:id="771"/>
      <w:bookmarkEnd w:id="772"/>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t>main</w:t>
      </w:r>
      <w:r w:rsidRPr="00903DBA">
        <w:t xml:space="preserve"> are copied into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Then </w:t>
      </w:r>
      <w:proofErr w:type="spellStart"/>
      <w:r w:rsidRPr="00E65FE6">
        <w:t>num1</w:t>
      </w:r>
      <w:proofErr w:type="spellEnd"/>
      <w:r w:rsidRPr="00903DBA">
        <w:t xml:space="preserve"> and </w:t>
      </w:r>
      <w:proofErr w:type="spellStart"/>
      <w:r w:rsidRPr="00E65FE6">
        <w:t>num2</w:t>
      </w:r>
      <w:proofErr w:type="spellEnd"/>
      <w:r w:rsidRPr="00903DBA">
        <w:t xml:space="preserve"> exchange values with the help of </w:t>
      </w:r>
      <w:r w:rsidRPr="00E65FE6">
        <w:t>temp</w:t>
      </w:r>
      <w:r w:rsidRPr="00903DBA">
        <w:t xml:space="preserve">. However, their values are not copied back into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A76052" w:rsidRPr="003F7CF1" w:rsidRDefault="00A760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A76052" w:rsidRPr="003F7CF1" w:rsidRDefault="00A760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A76052" w:rsidRPr="003F7CF1" w:rsidRDefault="00A76052"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A76052" w:rsidRPr="003F7CF1" w:rsidRDefault="00A760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A76052" w:rsidRPr="003F7CF1" w:rsidRDefault="00A7605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A76052" w:rsidRPr="003F7CF1" w:rsidRDefault="00A760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A76052" w:rsidRPr="003F7CF1" w:rsidRDefault="00A76052"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A76052" w:rsidRPr="003F7CF1" w:rsidRDefault="00A7605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A76052" w:rsidRPr="003F7CF1" w:rsidRDefault="00A760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A76052" w:rsidRPr="003F7CF1" w:rsidRDefault="00A7605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A76052" w:rsidRPr="003F7CF1" w:rsidRDefault="00A7605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A76052" w:rsidRPr="003F7CF1" w:rsidRDefault="00A7605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A76052" w:rsidRPr="003F7CF1" w:rsidRDefault="00A760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A76052" w:rsidRPr="003F7CF1" w:rsidRDefault="00A760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A76052" w:rsidRPr="003F7CF1" w:rsidRDefault="00A7605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A76052" w:rsidRPr="003F7CF1" w:rsidRDefault="00A760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A76052" w:rsidRPr="003F7CF1" w:rsidRDefault="00A7605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A76052" w:rsidRPr="003F7CF1" w:rsidRDefault="00A7605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A76052" w:rsidRPr="003F7CF1" w:rsidRDefault="00A760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A76052" w:rsidRPr="003F7CF1" w:rsidRDefault="00A760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A76052" w:rsidRPr="003F7CF1" w:rsidRDefault="00A7605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A76052" w:rsidRPr="003F7CF1" w:rsidRDefault="00A760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A76052" w:rsidRPr="003F7CF1" w:rsidRDefault="00A7605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A76052" w:rsidRPr="003F7CF1" w:rsidRDefault="00A7605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A76052" w:rsidRPr="003F7CF1" w:rsidRDefault="00A7605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A76052" w:rsidRPr="003F7CF1" w:rsidRDefault="00A7605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A76052" w:rsidRPr="003F7CF1" w:rsidRDefault="00A7605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A76052" w:rsidRPr="003F7CF1" w:rsidRDefault="00A76052"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A76052" w:rsidRPr="003F7CF1" w:rsidRDefault="00A76052"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A76052" w:rsidRPr="003F7CF1" w:rsidRDefault="00A76052"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A76052" w:rsidRPr="003F7CF1" w:rsidRDefault="00A76052"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A76052" w:rsidRPr="003F7CF1" w:rsidRDefault="00A76052"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A76052" w:rsidRPr="003F7CF1" w:rsidRDefault="00A76052"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A76052" w:rsidRPr="003F7CF1" w:rsidRDefault="00A76052"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A76052" w:rsidRPr="003F7CF1" w:rsidRDefault="00A76052"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A76052" w:rsidRPr="003F7CF1" w:rsidRDefault="00A76052"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A76052" w:rsidRPr="003F7CF1" w:rsidRDefault="00A76052"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A76052" w:rsidRPr="003F7CF1" w:rsidRDefault="00A76052"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A76052" w:rsidRPr="003F7CF1" w:rsidRDefault="00A76052"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A76052" w:rsidRPr="003F7CF1" w:rsidRDefault="00A76052"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A76052" w:rsidRPr="003F7CF1" w:rsidRDefault="00A76052"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A76052" w:rsidRPr="003F7CF1" w:rsidRDefault="00A76052"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A76052" w:rsidRPr="003F7CF1" w:rsidRDefault="00A76052"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A76052" w:rsidRPr="003F7CF1" w:rsidRDefault="00A76052"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A76052" w:rsidRPr="003F7CF1" w:rsidRDefault="00A76052"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A76052" w:rsidRPr="003F7CF1" w:rsidRDefault="00A76052"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A76052" w:rsidRPr="003F7CF1" w:rsidRDefault="00A76052"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A76052" w:rsidRPr="003F7CF1" w:rsidRDefault="00A76052"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A76052" w:rsidRPr="003F7CF1" w:rsidRDefault="00A76052"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A76052" w:rsidRPr="003F7CF1" w:rsidRDefault="00A76052"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A76052" w:rsidRPr="003F7CF1" w:rsidRDefault="00A76052"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A76052" w:rsidRPr="003F7CF1" w:rsidRDefault="00A76052"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A76052" w:rsidRPr="003F7CF1" w:rsidRDefault="00A76052"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A76052" w:rsidRPr="003F7CF1" w:rsidRDefault="00A7605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but rather their addresses. Therefore,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does in fact contain the addresses of </w:t>
      </w:r>
      <w:proofErr w:type="spellStart"/>
      <w:r w:rsidRPr="00E65FE6">
        <w:t>firstNum</w:t>
      </w:r>
      <w:proofErr w:type="spellEnd"/>
      <w:r w:rsidRPr="00903DBA">
        <w:t xml:space="preserve"> and </w:t>
      </w:r>
      <w:proofErr w:type="spellStart"/>
      <w:r w:rsidRPr="00E65FE6">
        <w:t>secondNum</w:t>
      </w:r>
      <w:proofErr w:type="spellEnd"/>
      <w:r w:rsidRPr="00903DBA">
        <w:t xml:space="preserve"> on main. As in the reference section above, we illustrate this with dashed arrows. Therefore, when </w:t>
      </w:r>
      <w:proofErr w:type="spellStart"/>
      <w:r w:rsidRPr="00E65FE6">
        <w:t>num1</w:t>
      </w:r>
      <w:proofErr w:type="spellEnd"/>
      <w:r w:rsidRPr="00903DBA">
        <w:t xml:space="preserve"> and </w:t>
      </w:r>
      <w:proofErr w:type="spellStart"/>
      <w:r w:rsidRPr="00E65FE6">
        <w:t>num2</w:t>
      </w:r>
      <w:proofErr w:type="spellEnd"/>
      <w:r w:rsidRPr="00903DBA">
        <w:t xml:space="preserve"> exchanges values, in fact the values of </w:t>
      </w:r>
      <w:proofErr w:type="spellStart"/>
      <w:r w:rsidRPr="00E65FE6">
        <w:t>firstNum</w:t>
      </w:r>
      <w:proofErr w:type="spellEnd"/>
      <w:r w:rsidRPr="00903DBA">
        <w:t xml:space="preserve"> and </w:t>
      </w:r>
      <w:proofErr w:type="spellStart"/>
      <w:r w:rsidRPr="00E65FE6">
        <w:rPr>
          <w:rStyle w:val="CodeInText"/>
        </w:rPr>
        <w:t>secondNum</w:t>
      </w:r>
      <w:proofErr w:type="spellEnd"/>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A76052" w:rsidRPr="003F7CF1" w:rsidRDefault="00A760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A76052" w:rsidRPr="003F7CF1" w:rsidRDefault="00A760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A76052" w:rsidRPr="003F7CF1" w:rsidRDefault="00A7605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A76052" w:rsidRPr="003F7CF1" w:rsidRDefault="00A7605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A76052" w:rsidRPr="003F7CF1" w:rsidRDefault="00A760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A76052" w:rsidRPr="003F7CF1" w:rsidRDefault="00A7605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A76052" w:rsidRPr="003F7CF1" w:rsidRDefault="00A7605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A76052" w:rsidRPr="003F7CF1" w:rsidRDefault="00A7605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A76052" w:rsidRPr="003F7CF1" w:rsidRDefault="00A7605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A76052" w:rsidRPr="003F7CF1" w:rsidRDefault="00A760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A76052" w:rsidRPr="003F7CF1" w:rsidRDefault="00A760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A76052" w:rsidRPr="003F7CF1" w:rsidRDefault="00A7605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A76052" w:rsidRPr="003F7CF1" w:rsidRDefault="00A7605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A76052" w:rsidRPr="003F7CF1" w:rsidRDefault="00A760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A76052" w:rsidRPr="003F7CF1" w:rsidRDefault="00A7605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A76052" w:rsidRPr="003F7CF1" w:rsidRDefault="00A7605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A76052" w:rsidRPr="003F7CF1" w:rsidRDefault="00A7605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A76052" w:rsidRPr="003F7CF1" w:rsidRDefault="00A760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A76052" w:rsidRPr="003F7CF1" w:rsidRDefault="00A760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A76052" w:rsidRPr="003F7CF1" w:rsidRDefault="00A7605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A76052" w:rsidRPr="003F7CF1" w:rsidRDefault="00A76052"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A76052" w:rsidRPr="003F7CF1" w:rsidRDefault="00A7605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A76052" w:rsidRPr="003F7CF1" w:rsidRDefault="00A760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A76052" w:rsidRPr="003F7CF1" w:rsidRDefault="00A7605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A76052" w:rsidRPr="003F7CF1" w:rsidRDefault="00A7605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A76052" w:rsidRPr="003F7CF1" w:rsidRDefault="00A7605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A76052" w:rsidRPr="003F7CF1" w:rsidRDefault="00A76052"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A76052" w:rsidRPr="003F7CF1" w:rsidRDefault="00A76052"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A76052" w:rsidRPr="003F7CF1" w:rsidRDefault="00A76052"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A76052" w:rsidRPr="003F7CF1" w:rsidRDefault="00A76052"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A76052" w:rsidRPr="003F7CF1" w:rsidRDefault="00A76052"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A76052" w:rsidRPr="003F7CF1" w:rsidRDefault="00A76052"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A76052" w:rsidRPr="003F7CF1" w:rsidRDefault="00A76052"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A76052" w:rsidRPr="003F7CF1" w:rsidRDefault="00A76052"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A76052" w:rsidRPr="003F7CF1" w:rsidRDefault="00A76052"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A76052" w:rsidRPr="003F7CF1" w:rsidRDefault="00A76052"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A76052" w:rsidRPr="003F7CF1" w:rsidRDefault="00A76052"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A76052" w:rsidRPr="003F7CF1" w:rsidRDefault="00A76052"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A76052" w:rsidRPr="003F7CF1" w:rsidRDefault="00A76052"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A76052" w:rsidRPr="003F7CF1" w:rsidRDefault="00A76052"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A76052" w:rsidRPr="003F7CF1" w:rsidRDefault="00A76052"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A76052" w:rsidRPr="003F7CF1" w:rsidRDefault="00A76052"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A76052" w:rsidRPr="003F7CF1" w:rsidRDefault="00A76052"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A76052" w:rsidRPr="003F7CF1" w:rsidRDefault="00A76052"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A76052" w:rsidRPr="003F7CF1" w:rsidRDefault="00A76052"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A76052" w:rsidRPr="003F7CF1" w:rsidRDefault="00A76052"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A76052" w:rsidRPr="003F7CF1" w:rsidRDefault="00A76052"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A76052" w:rsidRPr="003F7CF1" w:rsidRDefault="00A76052"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A76052" w:rsidRPr="003F7CF1" w:rsidRDefault="00A76052"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A76052" w:rsidRPr="003F7CF1" w:rsidRDefault="00A76052"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A76052" w:rsidRPr="003F7CF1" w:rsidRDefault="00A76052"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A76052" w:rsidRPr="003F7CF1" w:rsidRDefault="00A76052"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A76052" w:rsidRPr="003F7CF1" w:rsidRDefault="00A76052"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A76052" w:rsidRPr="003F7CF1" w:rsidRDefault="00A76052"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A76052" w:rsidRPr="003F7CF1" w:rsidRDefault="00A76052"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A76052" w:rsidRPr="003F7CF1" w:rsidRDefault="00A76052"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A76052" w:rsidRPr="003F7CF1" w:rsidRDefault="00A76052"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73" w:name="_Toc320485607"/>
      <w:bookmarkStart w:id="774" w:name="_Toc323656719"/>
      <w:bookmarkStart w:id="775" w:name="_Toc324085457"/>
      <w:bookmarkStart w:id="776" w:name="_Toc383781109"/>
      <w:bookmarkStart w:id="777" w:name="_Toc57656218"/>
      <w:r w:rsidRPr="00903DBA">
        <w:t>Static, Extern, and Register Variables</w:t>
      </w:r>
      <w:bookmarkEnd w:id="773"/>
      <w:bookmarkEnd w:id="774"/>
      <w:bookmarkEnd w:id="775"/>
      <w:bookmarkEnd w:id="776"/>
      <w:bookmarkEnd w:id="777"/>
    </w:p>
    <w:p w14:paraId="0C33C95A" w14:textId="2884947C" w:rsidR="00E80032" w:rsidRPr="00903DBA" w:rsidRDefault="00E80032" w:rsidP="00E65FE6">
      <w:pPr>
        <w:pStyle w:val="CodeHeader"/>
      </w:pPr>
      <w:r w:rsidRPr="00903DBA">
        <w:t xml:space="preserve">In the function below, </w:t>
      </w:r>
      <w:proofErr w:type="spellStart"/>
      <w:r w:rsidRPr="00E65FE6">
        <w:t>s_count</w:t>
      </w:r>
      <w:proofErr w:type="spellEnd"/>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proofErr w:type="spellStart"/>
      <w:r w:rsidRPr="00E65FE6">
        <w:t>s_count</w:t>
      </w:r>
      <w:proofErr w:type="spellEnd"/>
      <w:r w:rsidRPr="00903DBA">
        <w:t xml:space="preserve"> was a regular local variable (without the keyword </w:t>
      </w:r>
      <w:r w:rsidRPr="00E65FE6">
        <w:t>static</w:t>
      </w:r>
      <w:r w:rsidRPr="00903DBA">
        <w:t xml:space="preserve">), the function would, at every call, write that the function has been called once, as </w:t>
      </w:r>
      <w:proofErr w:type="spellStart"/>
      <w:r w:rsidRPr="00E65FE6">
        <w:rPr>
          <w:rStyle w:val="CodeInText"/>
        </w:rPr>
        <w:t>s_count</w:t>
      </w:r>
      <w:proofErr w:type="spellEnd"/>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 xml:space="preserve">If we define a global variable in one file, it will be </w:t>
      </w:r>
      <w:proofErr w:type="spellStart"/>
      <w:r w:rsidRPr="00903DBA">
        <w:t>accessable</w:t>
      </w:r>
      <w:proofErr w:type="spellEnd"/>
      <w:r w:rsidRPr="00903DBA">
        <w:t xml:space="preserv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proofErr w:type="spellStart"/>
      <w:r w:rsidRPr="00903DBA">
        <w:t>File1.c</w:t>
      </w:r>
      <w:proofErr w:type="spellEnd"/>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proofErr w:type="spellStart"/>
      <w:r w:rsidRPr="00903DBA">
        <w:t>File2.c</w:t>
      </w:r>
      <w:proofErr w:type="spellEnd"/>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78" w:name="_Toc320485608"/>
      <w:bookmarkStart w:id="779" w:name="_Toc323656720"/>
      <w:bookmarkStart w:id="780" w:name="_Toc324085458"/>
      <w:bookmarkStart w:id="781" w:name="_Toc383781110"/>
      <w:bookmarkStart w:id="782" w:name="_Toc57656219"/>
      <w:r w:rsidRPr="00903DBA">
        <w:t>Recursion</w:t>
      </w:r>
      <w:bookmarkEnd w:id="778"/>
      <w:bookmarkEnd w:id="779"/>
      <w:bookmarkEnd w:id="780"/>
      <w:bookmarkEnd w:id="781"/>
      <w:bookmarkEnd w:id="782"/>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pt;height:12pt" o:ole="" fillcolor="window">
            <v:imagedata r:id="rId16" o:title=""/>
          </v:shape>
          <o:OLEObject Type="Embed" ProgID="Equation.3" ShapeID="_x0000_i1029" DrawAspect="Content" ObjectID="_1668869005"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83" w:name="_Toc320485609"/>
      <w:bookmarkStart w:id="784" w:name="_Toc323656721"/>
      <w:bookmarkStart w:id="785" w:name="_Toc324085459"/>
      <w:bookmarkStart w:id="786" w:name="_Toc383781111"/>
      <w:bookmarkStart w:id="787" w:name="_Toc57656220"/>
      <w:r w:rsidRPr="00903DBA">
        <w:t>Definition</w:t>
      </w:r>
      <w:r w:rsidR="00E80032" w:rsidRPr="00903DBA">
        <w:t xml:space="preserve"> and Declaration</w:t>
      </w:r>
      <w:bookmarkEnd w:id="783"/>
      <w:bookmarkEnd w:id="784"/>
      <w:bookmarkEnd w:id="785"/>
      <w:bookmarkEnd w:id="786"/>
      <w:bookmarkEnd w:id="787"/>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15EA2AC2"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7BC3" w:rsidRPr="00903DBA">
        <w:t>13.26</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8869006"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8869007"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88" w:name="_Toc320485610"/>
      <w:bookmarkStart w:id="789" w:name="_Toc323656722"/>
      <w:bookmarkStart w:id="790" w:name="_Toc324085460"/>
      <w:bookmarkStart w:id="791" w:name="_Toc383781112"/>
      <w:bookmarkStart w:id="792" w:name="_Toc57656221"/>
      <w:r w:rsidRPr="00903DBA">
        <w:t>Higher-Order Functions</w:t>
      </w:r>
      <w:bookmarkEnd w:id="788"/>
      <w:bookmarkEnd w:id="789"/>
      <w:bookmarkEnd w:id="790"/>
      <w:bookmarkEnd w:id="791"/>
      <w:bookmarkEnd w:id="792"/>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proofErr w:type="spellStart"/>
      <w:r w:rsidRPr="00E65FE6">
        <w:t>ApplyArray</w:t>
      </w:r>
      <w:proofErr w:type="spellEnd"/>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proofErr w:type="spellStart"/>
      <w:r w:rsidRPr="00E65FE6">
        <w:rPr>
          <w:rStyle w:val="CodeInText"/>
        </w:rPr>
        <w:t>APPLY_FUNC</w:t>
      </w:r>
      <w:proofErr w:type="spellEnd"/>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93" w:name="_Toc320485611"/>
      <w:bookmarkStart w:id="794" w:name="_Toc323656723"/>
      <w:bookmarkStart w:id="795" w:name="_Toc324085461"/>
      <w:bookmarkStart w:id="796" w:name="_Toc383781113"/>
      <w:bookmarkStart w:id="797" w:name="_Ref383865210"/>
      <w:bookmarkStart w:id="798" w:name="_Toc57656222"/>
      <w:r w:rsidRPr="00903DBA">
        <w:t>Structures and Linked Lists</w:t>
      </w:r>
      <w:bookmarkEnd w:id="793"/>
      <w:bookmarkEnd w:id="794"/>
      <w:bookmarkEnd w:id="795"/>
      <w:bookmarkEnd w:id="796"/>
      <w:bookmarkEnd w:id="797"/>
      <w:bookmarkEnd w:id="798"/>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A76052" w:rsidRPr="003F7CF1" w:rsidRDefault="00A7605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A76052" w:rsidRPr="003F7CF1" w:rsidRDefault="00A7605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A76052" w:rsidRPr="003F7CF1" w:rsidRDefault="00A7605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A76052" w:rsidRPr="003F7CF1" w:rsidRDefault="00A760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A76052" w:rsidRPr="003F7CF1" w:rsidRDefault="00A7605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A76052" w:rsidRPr="003F7CF1" w:rsidRDefault="00A7605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A76052" w:rsidRPr="003F7CF1" w:rsidRDefault="00A7605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A76052" w:rsidRPr="003F7CF1" w:rsidRDefault="00A760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A76052" w:rsidRPr="003F7CF1" w:rsidRDefault="00A7605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A76052" w:rsidRPr="003F7CF1" w:rsidRDefault="00A7605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A76052" w:rsidRPr="003F7CF1" w:rsidRDefault="00A7605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A76052" w:rsidRPr="003F7CF1" w:rsidRDefault="00A760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A76052" w:rsidRPr="003F7CF1" w:rsidRDefault="00A7605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A76052" w:rsidRPr="003F7CF1" w:rsidRDefault="00A76052"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A76052" w:rsidRPr="003F7CF1" w:rsidRDefault="00A76052"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A76052" w:rsidRPr="003F7CF1" w:rsidRDefault="00A76052"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A76052" w:rsidRPr="003F7CF1" w:rsidRDefault="00A76052"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A76052" w:rsidRPr="003F7CF1" w:rsidRDefault="00A76052"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A76052" w:rsidRPr="003F7CF1" w:rsidRDefault="00A76052"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A76052" w:rsidRPr="003F7CF1" w:rsidRDefault="00A76052"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A76052" w:rsidRPr="003F7CF1" w:rsidRDefault="00A76052"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A76052" w:rsidRPr="003F7CF1" w:rsidRDefault="00A76052"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A76052" w:rsidRPr="003F7CF1" w:rsidRDefault="00A76052"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A76052" w:rsidRPr="003F7CF1" w:rsidRDefault="00A76052"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A76052" w:rsidRPr="003F7CF1" w:rsidRDefault="00A76052"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A76052" w:rsidRPr="003F7CF1" w:rsidRDefault="00A76052"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99" w:name="_Toc320485612"/>
      <w:bookmarkStart w:id="800" w:name="_Toc323656724"/>
      <w:bookmarkStart w:id="801" w:name="_Toc324085462"/>
      <w:bookmarkStart w:id="802" w:name="_Toc383781114"/>
      <w:bookmarkStart w:id="803" w:name="_Toc57656223"/>
      <w:r w:rsidRPr="00903DBA">
        <w:t>Stacks and Linked Lists</w:t>
      </w:r>
      <w:bookmarkEnd w:id="799"/>
      <w:bookmarkEnd w:id="800"/>
      <w:bookmarkEnd w:id="801"/>
      <w:bookmarkEnd w:id="802"/>
      <w:bookmarkEnd w:id="803"/>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A76052" w:rsidRPr="003F7CF1" w:rsidRDefault="00A7605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A76052" w:rsidRPr="003F7CF1" w:rsidRDefault="00A7605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A76052" w:rsidRPr="003F7CF1" w:rsidRDefault="00A7605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A76052" w:rsidRPr="003F7CF1" w:rsidRDefault="00A76052" w:rsidP="00E80032">
                              <w:pPr>
                                <w:pStyle w:val="SourceCodeBoxText"/>
                                <w:rPr>
                                  <w:sz w:val="19"/>
                                  <w:szCs w:val="19"/>
                                  <w:lang w:val="en-US"/>
                                </w:rPr>
                              </w:pPr>
                              <w:r w:rsidRPr="003F7CF1">
                                <w:rPr>
                                  <w:sz w:val="19"/>
                                  <w:szCs w:val="19"/>
                                  <w:lang w:val="en-US"/>
                                </w:rPr>
                                <w:t>push 1</w:t>
                              </w:r>
                            </w:p>
                            <w:p w14:paraId="3C159322" w14:textId="77777777" w:rsidR="00A76052" w:rsidRPr="003F7CF1" w:rsidRDefault="00A76052" w:rsidP="00E80032">
                              <w:pPr>
                                <w:pStyle w:val="SourceCodeBoxText"/>
                                <w:rPr>
                                  <w:sz w:val="19"/>
                                  <w:szCs w:val="19"/>
                                  <w:lang w:val="en-US"/>
                                </w:rPr>
                              </w:pPr>
                              <w:r w:rsidRPr="003F7CF1">
                                <w:rPr>
                                  <w:sz w:val="19"/>
                                  <w:szCs w:val="19"/>
                                  <w:lang w:val="en-US"/>
                                </w:rPr>
                                <w:t>push 2</w:t>
                              </w:r>
                            </w:p>
                            <w:p w14:paraId="22BA48C9" w14:textId="77777777" w:rsidR="00A76052" w:rsidRPr="003F7CF1" w:rsidRDefault="00A76052" w:rsidP="00E80032">
                              <w:pPr>
                                <w:pStyle w:val="SourceCodeBoxText"/>
                                <w:rPr>
                                  <w:sz w:val="19"/>
                                  <w:szCs w:val="19"/>
                                  <w:lang w:val="en-US"/>
                                </w:rPr>
                              </w:pPr>
                              <w:r w:rsidRPr="003F7CF1">
                                <w:rPr>
                                  <w:sz w:val="19"/>
                                  <w:szCs w:val="19"/>
                                  <w:lang w:val="en-US"/>
                                </w:rPr>
                                <w:t>push 3</w:t>
                              </w:r>
                            </w:p>
                            <w:p w14:paraId="5F86FACB" w14:textId="77777777" w:rsidR="00A76052" w:rsidRPr="003F7CF1" w:rsidRDefault="00A76052"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A76052" w:rsidRPr="003F7CF1" w:rsidRDefault="00A76052"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A76052" w:rsidRPr="003F7CF1" w:rsidRDefault="00A76052"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A76052" w:rsidRPr="003F7CF1" w:rsidRDefault="00A76052"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A76052" w:rsidRPr="003F7CF1" w:rsidRDefault="00A76052" w:rsidP="00E80032">
                        <w:pPr>
                          <w:pStyle w:val="SourceCodeBoxText"/>
                          <w:rPr>
                            <w:sz w:val="19"/>
                            <w:szCs w:val="19"/>
                            <w:lang w:val="en-US"/>
                          </w:rPr>
                        </w:pPr>
                        <w:r w:rsidRPr="003F7CF1">
                          <w:rPr>
                            <w:sz w:val="19"/>
                            <w:szCs w:val="19"/>
                            <w:lang w:val="en-US"/>
                          </w:rPr>
                          <w:t>push 1</w:t>
                        </w:r>
                      </w:p>
                      <w:p w14:paraId="3C159322" w14:textId="77777777" w:rsidR="00A76052" w:rsidRPr="003F7CF1" w:rsidRDefault="00A76052" w:rsidP="00E80032">
                        <w:pPr>
                          <w:pStyle w:val="SourceCodeBoxText"/>
                          <w:rPr>
                            <w:sz w:val="19"/>
                            <w:szCs w:val="19"/>
                            <w:lang w:val="en-US"/>
                          </w:rPr>
                        </w:pPr>
                        <w:r w:rsidRPr="003F7CF1">
                          <w:rPr>
                            <w:sz w:val="19"/>
                            <w:szCs w:val="19"/>
                            <w:lang w:val="en-US"/>
                          </w:rPr>
                          <w:t>push 2</w:t>
                        </w:r>
                      </w:p>
                      <w:p w14:paraId="22BA48C9" w14:textId="77777777" w:rsidR="00A76052" w:rsidRPr="003F7CF1" w:rsidRDefault="00A76052" w:rsidP="00E80032">
                        <w:pPr>
                          <w:pStyle w:val="SourceCodeBoxText"/>
                          <w:rPr>
                            <w:sz w:val="19"/>
                            <w:szCs w:val="19"/>
                            <w:lang w:val="en-US"/>
                          </w:rPr>
                        </w:pPr>
                        <w:r w:rsidRPr="003F7CF1">
                          <w:rPr>
                            <w:sz w:val="19"/>
                            <w:szCs w:val="19"/>
                            <w:lang w:val="en-US"/>
                          </w:rPr>
                          <w:t>push 3</w:t>
                        </w:r>
                      </w:p>
                      <w:p w14:paraId="5F86FACB" w14:textId="77777777" w:rsidR="00A76052" w:rsidRPr="003F7CF1" w:rsidRDefault="00A76052"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proofErr w:type="spellStart"/>
      <w:r w:rsidRPr="00903DBA">
        <w:t>Cell.h</w:t>
      </w:r>
      <w:proofErr w:type="spellEnd"/>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proofErr w:type="spellStart"/>
      <w:r w:rsidRPr="00903DBA">
        <w:t>Cell.c</w:t>
      </w:r>
      <w:proofErr w:type="spellEnd"/>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proofErr w:type="spellStart"/>
      <w:r w:rsidRPr="00903DBA">
        <w:t>Main.c</w:t>
      </w:r>
      <w:proofErr w:type="spellEnd"/>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A76052" w:rsidRPr="003F7CF1" w:rsidRDefault="00A7605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A76052" w:rsidRPr="003F7CF1" w:rsidRDefault="00A7605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A76052" w:rsidRPr="003F7CF1" w:rsidRDefault="00A7605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A76052" w:rsidRPr="003F7CF1" w:rsidRDefault="00A760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A76052" w:rsidRPr="003F7CF1" w:rsidRDefault="00A7605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A76052" w:rsidRPr="003F7CF1" w:rsidRDefault="00A7605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A76052" w:rsidRPr="003F7CF1" w:rsidRDefault="00A7605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A76052" w:rsidRPr="003F7CF1" w:rsidRDefault="00A760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A76052" w:rsidRPr="003F7CF1" w:rsidRDefault="00A7605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A76052" w:rsidRPr="003F7CF1" w:rsidRDefault="00A7605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A76052" w:rsidRPr="003F7CF1" w:rsidRDefault="00A7605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A76052" w:rsidRPr="003F7CF1" w:rsidRDefault="00A760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A76052" w:rsidRPr="003F7CF1" w:rsidRDefault="00A7605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A76052" w:rsidRPr="003F7CF1" w:rsidRDefault="00A760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A76052" w:rsidRPr="003F7CF1" w:rsidRDefault="00A76052"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A76052" w:rsidRPr="003F7CF1" w:rsidRDefault="00A760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A76052" w:rsidRPr="003F7CF1" w:rsidRDefault="00A76052"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A76052" w:rsidRPr="003F7CF1" w:rsidRDefault="00A760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A76052" w:rsidRPr="003F7CF1" w:rsidRDefault="00A76052"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A76052" w:rsidRPr="003F7CF1" w:rsidRDefault="00A76052"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A76052" w:rsidRPr="003F7CF1" w:rsidRDefault="00A76052"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A76052" w:rsidRPr="003F7CF1" w:rsidRDefault="00A76052"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A76052" w:rsidRPr="003F7CF1" w:rsidRDefault="00A76052"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A76052" w:rsidRPr="003F7CF1" w:rsidRDefault="00A76052"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A76052" w:rsidRPr="003F7CF1" w:rsidRDefault="00A76052"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A76052" w:rsidRPr="003F7CF1" w:rsidRDefault="00A76052"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A76052" w:rsidRPr="003F7CF1" w:rsidRDefault="00A76052"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A76052" w:rsidRPr="003F7CF1" w:rsidRDefault="00A76052"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A76052" w:rsidRPr="003F7CF1" w:rsidRDefault="00A76052"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A76052" w:rsidRPr="003F7CF1" w:rsidRDefault="00A76052"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A76052" w:rsidRPr="003F7CF1" w:rsidRDefault="00A76052"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A76052" w:rsidRPr="003F7CF1" w:rsidRDefault="00A76052"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A76052" w:rsidRPr="003F7CF1" w:rsidRDefault="00A76052"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A76052" w:rsidRPr="003F7CF1" w:rsidRDefault="00A76052"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A76052" w:rsidRPr="003F7CF1" w:rsidRDefault="00A76052"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A76052" w:rsidRPr="003F7CF1" w:rsidRDefault="00A76052"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A76052" w:rsidRPr="003F7CF1" w:rsidRDefault="00A76052"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A76052" w:rsidRPr="003F7CF1" w:rsidRDefault="00A76052"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7BC3" w:rsidRPr="00903DBA">
        <w:t>13.28</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proofErr w:type="spellStart"/>
      <w:r w:rsidRPr="00903DBA">
        <w:t>Stack.h</w:t>
      </w:r>
      <w:proofErr w:type="spellEnd"/>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proofErr w:type="spellStart"/>
      <w:r w:rsidRPr="00903DBA">
        <w:t>Stack.c</w:t>
      </w:r>
      <w:proofErr w:type="spellEnd"/>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proofErr w:type="spellStart"/>
      <w:r w:rsidRPr="00903DBA">
        <w:t>Main.c</w:t>
      </w:r>
      <w:proofErr w:type="spellEnd"/>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proofErr w:type="spellStart"/>
      <w:r w:rsidRPr="00E65FE6">
        <w:t>StackClear</w:t>
      </w:r>
      <w:proofErr w:type="spellEnd"/>
      <w:r w:rsidRPr="00903DBA">
        <w:t xml:space="preserve"> is called, it deallocates the allocated memory. All memory allocated with </w:t>
      </w:r>
      <w:r w:rsidRPr="00E65FE6">
        <w:t>malloc</w:t>
      </w:r>
      <w:r w:rsidRPr="00903DBA">
        <w:rPr>
          <w:rStyle w:val="Italic"/>
        </w:rPr>
        <w:t xml:space="preserve"> </w:t>
      </w:r>
      <w:r w:rsidRPr="00903DBA">
        <w:t xml:space="preserve">or </w:t>
      </w:r>
      <w:proofErr w:type="spellStart"/>
      <w:r w:rsidRPr="00E65FE6">
        <w:t>calloc</w:t>
      </w:r>
      <w:proofErr w:type="spellEnd"/>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A76052" w:rsidRPr="003F7CF1" w:rsidRDefault="00A7605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A76052" w:rsidRPr="003F7CF1" w:rsidRDefault="00A76052"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A76052" w:rsidRPr="003F7CF1" w:rsidRDefault="00A76052" w:rsidP="00E80032">
                              <w:pPr>
                                <w:pStyle w:val="SourceCodeBoxText"/>
                                <w:rPr>
                                  <w:sz w:val="19"/>
                                  <w:szCs w:val="19"/>
                                  <w:lang w:val="en-US"/>
                                </w:rPr>
                              </w:pPr>
                              <w:r w:rsidRPr="003F7CF1">
                                <w:rPr>
                                  <w:sz w:val="19"/>
                                  <w:szCs w:val="19"/>
                                  <w:lang w:val="en-US"/>
                                </w:rPr>
                                <w:t>3</w:t>
                              </w:r>
                            </w:p>
                            <w:p w14:paraId="40F6D3AC" w14:textId="77777777" w:rsidR="00A76052" w:rsidRPr="003F7CF1" w:rsidRDefault="00A76052"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A76052" w:rsidRPr="003F7CF1" w:rsidRDefault="00A760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A76052" w:rsidRPr="003F7CF1" w:rsidRDefault="00A7605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A76052" w:rsidRPr="003F7CF1" w:rsidRDefault="00A7605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A76052" w:rsidRPr="003F7CF1" w:rsidRDefault="00A7605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A76052" w:rsidRPr="003F7CF1" w:rsidRDefault="00A760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A76052" w:rsidRPr="003F7CF1" w:rsidRDefault="00A7605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A76052" w:rsidRPr="003F7CF1" w:rsidRDefault="00A7605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A76052" w:rsidRPr="003F7CF1" w:rsidRDefault="00A7605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A76052" w:rsidRPr="003F7CF1" w:rsidRDefault="00A760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A76052" w:rsidRPr="003F7CF1" w:rsidRDefault="00A7605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A76052" w:rsidRPr="003F7CF1" w:rsidRDefault="00A76052"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A76052" w:rsidRPr="003F7CF1" w:rsidRDefault="00A760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A76052" w:rsidRPr="003F7CF1" w:rsidRDefault="00A76052"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A76052" w:rsidRPr="003F7CF1" w:rsidRDefault="00A76052" w:rsidP="00E80032">
                        <w:pPr>
                          <w:pStyle w:val="SourceCodeBoxText"/>
                          <w:rPr>
                            <w:sz w:val="19"/>
                            <w:szCs w:val="19"/>
                            <w:lang w:val="en-US"/>
                          </w:rPr>
                        </w:pPr>
                        <w:r w:rsidRPr="003F7CF1">
                          <w:rPr>
                            <w:sz w:val="19"/>
                            <w:szCs w:val="19"/>
                            <w:lang w:val="en-US"/>
                          </w:rPr>
                          <w:t>3</w:t>
                        </w:r>
                      </w:p>
                      <w:p w14:paraId="40F6D3AC" w14:textId="77777777" w:rsidR="00A76052" w:rsidRPr="003F7CF1" w:rsidRDefault="00A76052"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A76052" w:rsidRPr="003F7CF1" w:rsidRDefault="00A76052"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A76052" w:rsidRPr="003F7CF1" w:rsidRDefault="00A76052"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A76052" w:rsidRPr="003F7CF1" w:rsidRDefault="00A76052"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A76052" w:rsidRPr="003F7CF1" w:rsidRDefault="00A76052"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A76052" w:rsidRPr="003F7CF1" w:rsidRDefault="00A76052"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A76052" w:rsidRPr="003F7CF1" w:rsidRDefault="00A76052"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A76052" w:rsidRPr="003F7CF1" w:rsidRDefault="00A76052"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A76052" w:rsidRPr="003F7CF1" w:rsidRDefault="00A76052"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A76052" w:rsidRPr="003F7CF1" w:rsidRDefault="00A76052"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A76052" w:rsidRPr="003F7CF1" w:rsidRDefault="00A76052"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A76052" w:rsidRPr="003F7CF1" w:rsidRDefault="00A76052"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A76052" w:rsidRPr="003F7CF1" w:rsidRDefault="00A76052"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A76052" w:rsidRPr="003F7CF1" w:rsidRDefault="00A76052"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804" w:name="_Toc320485613"/>
      <w:bookmarkStart w:id="805" w:name="_Toc323656725"/>
      <w:bookmarkStart w:id="806" w:name="_Toc324085463"/>
      <w:bookmarkStart w:id="807" w:name="_Toc383781115"/>
      <w:bookmarkStart w:id="808" w:name="_Toc57656224"/>
      <w:r w:rsidRPr="00903DBA">
        <w:t>Unions</w:t>
      </w:r>
      <w:bookmarkEnd w:id="804"/>
      <w:bookmarkEnd w:id="805"/>
      <w:bookmarkEnd w:id="806"/>
      <w:bookmarkEnd w:id="807"/>
      <w:bookmarkEnd w:id="808"/>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in order for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09" w:name="_Toc320485614"/>
      <w:bookmarkStart w:id="810" w:name="_Toc323656726"/>
      <w:bookmarkStart w:id="811" w:name="_Toc324085464"/>
      <w:bookmarkStart w:id="812" w:name="_Toc383781116"/>
      <w:bookmarkStart w:id="813" w:name="_Toc57656225"/>
      <w:r w:rsidRPr="00903DBA">
        <w:t>Bitfields</w:t>
      </w:r>
      <w:bookmarkEnd w:id="809"/>
      <w:bookmarkEnd w:id="810"/>
      <w:bookmarkEnd w:id="811"/>
      <w:bookmarkEnd w:id="812"/>
      <w:bookmarkEnd w:id="813"/>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65FE6">
        <w:rPr>
          <w:rStyle w:val="CodeInText"/>
        </w:rPr>
        <w:t>sizeof</w:t>
      </w:r>
      <w:proofErr w:type="spellEnd"/>
      <w:r w:rsidRPr="00E65FE6">
        <w:rPr>
          <w:rStyle w:val="CodeInText"/>
        </w:rPr>
        <w:t xml:space="preserve">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14"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15" w:name="_Toc320485616"/>
      <w:bookmarkStart w:id="816" w:name="_Toc323656727"/>
      <w:bookmarkStart w:id="817" w:name="_Toc324085465"/>
      <w:bookmarkStart w:id="818" w:name="_Toc383781117"/>
      <w:bookmarkStart w:id="819" w:name="_Toc57656226"/>
      <w:r w:rsidRPr="00903DBA">
        <w:t>Structures with function pointers</w:t>
      </w:r>
      <w:bookmarkEnd w:id="815"/>
      <w:bookmarkEnd w:id="816"/>
      <w:bookmarkEnd w:id="817"/>
      <w:bookmarkEnd w:id="818"/>
      <w:bookmarkEnd w:id="819"/>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20" w:name="_Toc320485619"/>
      <w:bookmarkStart w:id="821" w:name="_Toc323656728"/>
      <w:bookmarkStart w:id="822" w:name="_Toc324085466"/>
      <w:bookmarkStart w:id="823" w:name="_Toc383781118"/>
      <w:bookmarkStart w:id="824" w:name="_Ref383781494"/>
      <w:bookmarkStart w:id="825" w:name="_Ref383865235"/>
      <w:bookmarkStart w:id="826" w:name="_Ref383865434"/>
      <w:bookmarkStart w:id="827" w:name="_Ref383866090"/>
      <w:bookmarkStart w:id="828" w:name="_Toc57656227"/>
      <w:r w:rsidRPr="00903DBA">
        <w:t>The Preprocessor</w:t>
      </w:r>
      <w:bookmarkEnd w:id="820"/>
      <w:bookmarkEnd w:id="821"/>
      <w:bookmarkEnd w:id="822"/>
      <w:bookmarkEnd w:id="823"/>
      <w:bookmarkEnd w:id="824"/>
      <w:bookmarkEnd w:id="825"/>
      <w:bookmarkEnd w:id="826"/>
      <w:bookmarkEnd w:id="827"/>
      <w:bookmarkEnd w:id="828"/>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w:t>
      </w:r>
      <w:proofErr w:type="spellStart"/>
      <w:r w:rsidR="00294181" w:rsidRPr="00E65FE6">
        <w:rPr>
          <w:rStyle w:val="CodeInText"/>
        </w:rPr>
        <w:t>stdio.h</w:t>
      </w:r>
      <w:proofErr w:type="spellEnd"/>
      <w:r w:rsidR="00294181" w:rsidRPr="00E65FE6">
        <w:rPr>
          <w:rStyle w:val="CodeInText"/>
        </w:rPr>
        <w:t>&gt;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60A95A0E"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7BC3" w:rsidRPr="00903DBA">
        <w:t>13.28</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29" w:name="_Toc320485618"/>
      <w:bookmarkStart w:id="830" w:name="_Toc323656729"/>
      <w:bookmarkStart w:id="831" w:name="_Toc324085467"/>
      <w:bookmarkStart w:id="832" w:name="_Toc383781119"/>
      <w:bookmarkStart w:id="833" w:name="_Toc57656228"/>
      <w:bookmarkStart w:id="834" w:name="_Toc320485621"/>
      <w:r w:rsidRPr="00903DBA">
        <w:t>The Standard Library</w:t>
      </w:r>
      <w:bookmarkEnd w:id="829"/>
      <w:bookmarkEnd w:id="830"/>
      <w:bookmarkEnd w:id="831"/>
      <w:bookmarkEnd w:id="832"/>
      <w:bookmarkEnd w:id="833"/>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35" w:name="_Toc323656730"/>
      <w:bookmarkStart w:id="836" w:name="_Toc324085468"/>
      <w:bookmarkStart w:id="837" w:name="_Toc383781120"/>
      <w:bookmarkStart w:id="838" w:name="_Toc57656229"/>
      <w:r w:rsidRPr="00903DBA">
        <w:t>File Management</w:t>
      </w:r>
      <w:bookmarkEnd w:id="835"/>
      <w:bookmarkEnd w:id="836"/>
      <w:bookmarkEnd w:id="837"/>
      <w:bookmarkEnd w:id="838"/>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proofErr w:type="spellStart"/>
      <w:r w:rsidRPr="00E65FE6">
        <w:t>Input.txt</w:t>
      </w:r>
      <w:proofErr w:type="spellEnd"/>
      <w:r w:rsidRPr="00903DBA">
        <w:t xml:space="preserve"> and writes their squares to the file </w:t>
      </w:r>
      <w:proofErr w:type="spellStart"/>
      <w:r w:rsidRPr="00E65FE6">
        <w:t>Output.txt</w:t>
      </w:r>
      <w:proofErr w:type="spellEnd"/>
      <w:r w:rsidRPr="00903DBA">
        <w:t xml:space="preserve">. The function </w:t>
      </w:r>
      <w:proofErr w:type="spellStart"/>
      <w:r w:rsidRPr="00E65FE6">
        <w:rPr>
          <w:rStyle w:val="CodeInText"/>
        </w:rPr>
        <w:t>feof</w:t>
      </w:r>
      <w:proofErr w:type="spellEnd"/>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proofErr w:type="spellStart"/>
      <w:r w:rsidRPr="00903DBA">
        <w:t>Input.txt</w:t>
      </w:r>
      <w:proofErr w:type="spellEnd"/>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proofErr w:type="spellStart"/>
      <w:r w:rsidRPr="00E65FE6">
        <w:t>Numbers.bin</w:t>
      </w:r>
      <w:proofErr w:type="spellEnd"/>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proofErr w:type="spellStart"/>
      <w:r w:rsidRPr="00903DBA">
        <w:t>BinaryFile.c</w:t>
      </w:r>
      <w:proofErr w:type="spellEnd"/>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proofErr w:type="spellStart"/>
      <w:r w:rsidRPr="00E65FE6">
        <w:rPr>
          <w:rStyle w:val="CodeInText"/>
        </w:rPr>
        <w:t>Numbers.bin</w:t>
      </w:r>
      <w:proofErr w:type="spellEnd"/>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39" w:name="_Toc323656731"/>
      <w:bookmarkStart w:id="840" w:name="_Toc324085469"/>
      <w:bookmarkStart w:id="841" w:name="_Toc383781121"/>
      <w:bookmarkStart w:id="842" w:name="_Toc57656230"/>
      <w:r w:rsidRPr="00903DBA">
        <w:t>Program Parameters</w:t>
      </w:r>
      <w:bookmarkEnd w:id="839"/>
      <w:bookmarkEnd w:id="840"/>
      <w:bookmarkEnd w:id="841"/>
      <w:bookmarkEnd w:id="842"/>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proofErr w:type="spellStart"/>
      <w:r w:rsidRPr="00E65FE6">
        <w:t>argc</w:t>
      </w:r>
      <w:proofErr w:type="spellEnd"/>
      <w:r w:rsidRPr="00903DBA">
        <w:t xml:space="preserve"> parameter holds the number of input strings, and </w:t>
      </w:r>
      <w:proofErr w:type="spellStart"/>
      <w:r w:rsidRPr="00E65FE6">
        <w:rPr>
          <w:rStyle w:val="CodeInText"/>
        </w:rPr>
        <w:t>argv</w:t>
      </w:r>
      <w:proofErr w:type="spellEnd"/>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proofErr w:type="spellStart"/>
      <w:r w:rsidRPr="00E65FE6">
        <w:rPr>
          <w:rStyle w:val="CodeInText"/>
        </w:rPr>
        <w:t>argv</w:t>
      </w:r>
      <w:proofErr w:type="spellEnd"/>
      <w:r w:rsidRPr="00E65FE6">
        <w:rPr>
          <w:rStyle w:val="CodeInText"/>
        </w:rPr>
        <w:t>[0]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43" w:name="_Toc323656732"/>
      <w:bookmarkStart w:id="844" w:name="_Toc324085470"/>
      <w:bookmarkStart w:id="845" w:name="_Toc383781122"/>
      <w:bookmarkStart w:id="846" w:name="_Toc57656231"/>
      <w:r w:rsidRPr="00903DBA">
        <w:t>Environment Functions</w:t>
      </w:r>
      <w:bookmarkEnd w:id="843"/>
      <w:bookmarkEnd w:id="844"/>
      <w:bookmarkEnd w:id="845"/>
      <w:bookmarkEnd w:id="846"/>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proofErr w:type="spellStart"/>
      <w:r w:rsidRPr="00E65FE6">
        <w:t>atexit</w:t>
      </w:r>
      <w:proofErr w:type="spellEnd"/>
      <w:r w:rsidRPr="00903DBA">
        <w:t xml:space="preserve"> states a function that is called when </w:t>
      </w:r>
      <w:r w:rsidRPr="00E65FE6">
        <w:t>exit</w:t>
      </w:r>
      <w:r w:rsidRPr="00903DBA">
        <w:t xml:space="preserve"> is called; </w:t>
      </w:r>
      <w:proofErr w:type="spellStart"/>
      <w:r w:rsidRPr="00E65FE6">
        <w:t>getenv</w:t>
      </w:r>
      <w:proofErr w:type="spellEnd"/>
      <w:r w:rsidRPr="00903DBA">
        <w:t xml:space="preserve"> reads the value of an environment variable, and </w:t>
      </w:r>
      <w:r w:rsidRPr="00E65FE6">
        <w:t>system</w:t>
      </w:r>
      <w:r w:rsidRPr="00903DBA">
        <w:t xml:space="preserve"> executes a system command. There are two macros </w:t>
      </w:r>
      <w:hyperlink r:id="rId25" w:history="1">
        <w:proofErr w:type="spellStart"/>
        <w:r w:rsidRPr="00903DBA">
          <w:rPr>
            <w:rStyle w:val="CodeInText0"/>
          </w:rPr>
          <w:t>EXIT_SUCCESS</w:t>
        </w:r>
        <w:proofErr w:type="spellEnd"/>
      </w:hyperlink>
      <w:r w:rsidRPr="00903DBA">
        <w:t xml:space="preserve"> and </w:t>
      </w:r>
      <w:hyperlink r:id="rId26" w:history="1">
        <w:proofErr w:type="spellStart"/>
        <w:r w:rsidRPr="00903DBA">
          <w:rPr>
            <w:rStyle w:val="CodeInText0"/>
          </w:rPr>
          <w:t>EXIT_FAILURE</w:t>
        </w:r>
        <w:proofErr w:type="spellEnd"/>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47"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48" w:author="Stefan Björnander" w:date="2012-05-06T21:51:00Z">
            <w:rPr>
              <w:color w:val="0000FF"/>
            </w:rPr>
          </w:rPrChange>
        </w:rPr>
        <w:t>void</w:t>
      </w:r>
      <w:r w:rsidRPr="00903DBA">
        <w:t xml:space="preserve"> ExitFunction(</w:t>
      </w:r>
      <w:r w:rsidRPr="00903DBA">
        <w:rPr>
          <w:color w:val="000000" w:themeColor="text1"/>
          <w:rPrChange w:id="849"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50"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51" w:name="_Toc323656733"/>
      <w:bookmarkStart w:id="852" w:name="_Toc324085471"/>
      <w:bookmarkStart w:id="853" w:name="_Toc383781123"/>
      <w:bookmarkStart w:id="854" w:name="_Ref383865473"/>
      <w:bookmarkStart w:id="855" w:name="_Ref383865556"/>
      <w:bookmarkStart w:id="856" w:name="_Toc57656232"/>
      <w:r w:rsidRPr="00903DBA">
        <w:lastRenderedPageBreak/>
        <w:t>Searching and Sorting</w:t>
      </w:r>
      <w:bookmarkEnd w:id="851"/>
      <w:bookmarkEnd w:id="852"/>
      <w:bookmarkEnd w:id="853"/>
      <w:bookmarkEnd w:id="854"/>
      <w:bookmarkEnd w:id="855"/>
      <w:bookmarkEnd w:id="856"/>
    </w:p>
    <w:p w14:paraId="23F2EFA3" w14:textId="77777777" w:rsidR="00E80032" w:rsidRPr="00903DBA" w:rsidRDefault="00E80032" w:rsidP="00E65FE6">
      <w:pPr>
        <w:pStyle w:val="CodeHeader"/>
      </w:pPr>
      <w:r w:rsidRPr="00903DBA">
        <w:t xml:space="preserve">The </w:t>
      </w:r>
      <w:proofErr w:type="spellStart"/>
      <w:r w:rsidRPr="00E65FE6">
        <w:rPr>
          <w:rStyle w:val="CodeInText"/>
        </w:rPr>
        <w:t>bsearch</w:t>
      </w:r>
      <w:proofErr w:type="spellEnd"/>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57"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58" w:author="Stefan Björnander" w:date="2012-05-06T21:51:00Z">
            <w:rPr>
              <w:color w:val="0000FF"/>
            </w:rPr>
          </w:rPrChange>
        </w:rPr>
        <w:t>int</w:t>
      </w:r>
      <w:r w:rsidRPr="00903DBA">
        <w:t xml:space="preserve"> CompareIntegers(</w:t>
      </w:r>
      <w:r w:rsidRPr="00903DBA">
        <w:rPr>
          <w:color w:val="000000" w:themeColor="text1"/>
          <w:rPrChange w:id="859" w:author="Stefan Björnander" w:date="2012-05-06T21:51:00Z">
            <w:rPr>
              <w:color w:val="0000FF"/>
            </w:rPr>
          </w:rPrChange>
        </w:rPr>
        <w:t>const</w:t>
      </w:r>
      <w:r w:rsidRPr="00903DBA">
        <w:t xml:space="preserve"> </w:t>
      </w:r>
      <w:r w:rsidRPr="00903DBA">
        <w:rPr>
          <w:color w:val="000000" w:themeColor="text1"/>
          <w:rPrChange w:id="860" w:author="Stefan Björnander" w:date="2012-05-06T21:51:00Z">
            <w:rPr>
              <w:color w:val="0000FF"/>
            </w:rPr>
          </w:rPrChange>
        </w:rPr>
        <w:t>int</w:t>
      </w:r>
      <w:r w:rsidRPr="00903DBA">
        <w:t xml:space="preserve">* intPtr1, </w:t>
      </w:r>
      <w:r w:rsidRPr="00903DBA">
        <w:rPr>
          <w:color w:val="000000" w:themeColor="text1"/>
          <w:rPrChange w:id="861" w:author="Stefan Björnander" w:date="2012-05-06T21:51:00Z">
            <w:rPr>
              <w:color w:val="0000FF"/>
            </w:rPr>
          </w:rPrChange>
        </w:rPr>
        <w:t>const</w:t>
      </w:r>
      <w:r w:rsidRPr="00903DBA">
        <w:t xml:space="preserve"> </w:t>
      </w:r>
      <w:r w:rsidRPr="00903DBA">
        <w:rPr>
          <w:color w:val="000000" w:themeColor="text1"/>
          <w:rPrChange w:id="862"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63"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64"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65"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66"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proofErr w:type="spellStart"/>
      <w:r w:rsidRPr="00E65FE6">
        <w:rPr>
          <w:rStyle w:val="CodeInText"/>
        </w:rPr>
        <w:t>qsort</w:t>
      </w:r>
      <w:proofErr w:type="spellEnd"/>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67"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68"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69"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70"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71" w:name="_Toc323656734"/>
      <w:bookmarkStart w:id="872" w:name="_Toc324085472"/>
      <w:bookmarkStart w:id="873" w:name="_Toc383781124"/>
      <w:bookmarkStart w:id="874" w:name="_Toc57656233"/>
      <w:r w:rsidRPr="00903DBA">
        <w:t xml:space="preserve">Functions with </w:t>
      </w:r>
      <w:bookmarkStart w:id="875" w:name="_Toc320485620"/>
      <w:r w:rsidRPr="00903DBA">
        <w:t>Variable Number of Parameters</w:t>
      </w:r>
      <w:bookmarkEnd w:id="871"/>
      <w:bookmarkEnd w:id="872"/>
      <w:bookmarkEnd w:id="873"/>
      <w:bookmarkEnd w:id="875"/>
      <w:bookmarkEnd w:id="874"/>
    </w:p>
    <w:p w14:paraId="37D95BF6" w14:textId="77777777" w:rsidR="00E80032" w:rsidRPr="00903DBA" w:rsidRDefault="00E80032" w:rsidP="00E65FE6">
      <w:pPr>
        <w:pStyle w:val="CodeHeader"/>
      </w:pPr>
      <w:r w:rsidRPr="00903DBA">
        <w:t xml:space="preserve">In C, there is possible to define functions with a variable number of parameters (such as </w:t>
      </w:r>
      <w:proofErr w:type="spellStart"/>
      <w:r w:rsidRPr="00E65FE6">
        <w:t>printf</w:t>
      </w:r>
      <w:proofErr w:type="spellEnd"/>
      <w:r w:rsidRPr="00903DBA">
        <w:t xml:space="preserve"> and </w:t>
      </w:r>
      <w:proofErr w:type="spellStart"/>
      <w:r w:rsidRPr="00E65FE6">
        <w:t>scanf</w:t>
      </w:r>
      <w:proofErr w:type="spellEnd"/>
      <w:r w:rsidRPr="00903DBA">
        <w:t xml:space="preserve">). One condition is that the function has at least one regular parameter in order for the </w:t>
      </w:r>
      <w:proofErr w:type="spellStart"/>
      <w:r w:rsidRPr="00E65FE6">
        <w:t>va_start</w:t>
      </w:r>
      <w:proofErr w:type="spellEnd"/>
      <w:r w:rsidRPr="00903DBA">
        <w:t xml:space="preserve"> macro to hook up to. The </w:t>
      </w:r>
      <w:proofErr w:type="spellStart"/>
      <w:r w:rsidRPr="00E65FE6">
        <w:t>va_arg</w:t>
      </w:r>
      <w:proofErr w:type="spellEnd"/>
      <w:r w:rsidRPr="00903DBA">
        <w:t xml:space="preserve"> macro reads the arguments and the </w:t>
      </w:r>
      <w:proofErr w:type="spellStart"/>
      <w:r w:rsidRPr="00E65FE6">
        <w:t>va_end</w:t>
      </w:r>
      <w:proofErr w:type="spellEnd"/>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76" w:name="_Toc323656735"/>
      <w:bookmarkStart w:id="877" w:name="_Toc324085473"/>
      <w:bookmarkStart w:id="878" w:name="_Toc383781125"/>
      <w:bookmarkStart w:id="879" w:name="_Toc57656234"/>
      <w:r w:rsidRPr="00903DBA">
        <w:t>String Management</w:t>
      </w:r>
      <w:bookmarkEnd w:id="876"/>
      <w:bookmarkEnd w:id="877"/>
      <w:bookmarkEnd w:id="878"/>
      <w:bookmarkEnd w:id="879"/>
    </w:p>
    <w:p w14:paraId="375DC584" w14:textId="77777777" w:rsidR="00E80032" w:rsidRPr="00903DBA" w:rsidRDefault="00E80032" w:rsidP="00E65FE6">
      <w:pPr>
        <w:pStyle w:val="CodeHeader"/>
      </w:pPr>
      <w:r w:rsidRPr="00903DBA">
        <w:t xml:space="preserve">There are several functions dealing with strings: </w:t>
      </w:r>
      <w:proofErr w:type="spellStart"/>
      <w:r w:rsidRPr="00E65FE6">
        <w:t>strcpy</w:t>
      </w:r>
      <w:proofErr w:type="spellEnd"/>
      <w:r w:rsidRPr="00903DBA">
        <w:t xml:space="preserve"> copies a string; </w:t>
      </w:r>
      <w:proofErr w:type="spellStart"/>
      <w:r w:rsidRPr="00E65FE6">
        <w:t>strcat</w:t>
      </w:r>
      <w:proofErr w:type="spellEnd"/>
      <w:r w:rsidRPr="00903DBA">
        <w:t xml:space="preserve"> adds a string; </w:t>
      </w:r>
      <w:proofErr w:type="spellStart"/>
      <w:r w:rsidRPr="00E65FE6">
        <w:t>strlen</w:t>
      </w:r>
      <w:proofErr w:type="spellEnd"/>
      <w:r w:rsidRPr="00903DBA">
        <w:t xml:space="preserve"> gives the length of a string; </w:t>
      </w:r>
      <w:proofErr w:type="spellStart"/>
      <w:r w:rsidRPr="00E65FE6">
        <w:t>strcmp</w:t>
      </w:r>
      <w:proofErr w:type="spellEnd"/>
      <w:r w:rsidRPr="00903DBA">
        <w:t xml:space="preserve"> compares two strings; </w:t>
      </w:r>
      <w:proofErr w:type="spellStart"/>
      <w:r w:rsidRPr="00E65FE6">
        <w:t>strchr</w:t>
      </w:r>
      <w:proofErr w:type="spellEnd"/>
      <w:r w:rsidRPr="00903DBA">
        <w:t xml:space="preserve"> and </w:t>
      </w:r>
      <w:proofErr w:type="spellStart"/>
      <w:r w:rsidRPr="00E65FE6">
        <w:t>strrchr</w:t>
      </w:r>
      <w:proofErr w:type="spellEnd"/>
      <w:r w:rsidRPr="00903DBA">
        <w:t xml:space="preserve"> gives the first and last occurrence of a character in a string. All functions look for the finishing null character (‘\0’), </w:t>
      </w:r>
      <w:proofErr w:type="spellStart"/>
      <w:r w:rsidRPr="00E65FE6">
        <w:t>strcmp</w:t>
      </w:r>
      <w:proofErr w:type="spellEnd"/>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65FE6">
        <w:t>strchr</w:t>
      </w:r>
      <w:proofErr w:type="spellEnd"/>
      <w:r w:rsidRPr="00903DBA">
        <w:t xml:space="preserve"> and </w:t>
      </w:r>
      <w:proofErr w:type="spellStart"/>
      <w:r w:rsidRPr="00E65FE6">
        <w:rPr>
          <w:rStyle w:val="CodeInText"/>
        </w:rPr>
        <w:t>strrchr</w:t>
      </w:r>
      <w:proofErr w:type="spellEnd"/>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80" w:author="Stefan Björnander" w:date="2012-05-06T21:51:00Z">
            <w:rPr>
              <w:color w:val="0000FF"/>
            </w:rPr>
          </w:rPrChange>
        </w:rPr>
        <w:t>int</w:t>
      </w:r>
      <w:r w:rsidRPr="00903DBA">
        <w:t xml:space="preserve"> FirstIndexOf(char s[], </w:t>
      </w:r>
      <w:r w:rsidRPr="00903DBA">
        <w:rPr>
          <w:color w:val="000000" w:themeColor="text1"/>
          <w:rPrChange w:id="881"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82" w:author="Stefan Björnander" w:date="2012-05-06T21:51:00Z">
            <w:rPr>
              <w:color w:val="0000FF"/>
            </w:rPr>
          </w:rPrChange>
        </w:rPr>
        <w:t>int</w:t>
      </w:r>
      <w:r w:rsidRPr="00903DBA">
        <w:t xml:space="preserve"> LastIndexOf(</w:t>
      </w:r>
      <w:r w:rsidRPr="00903DBA">
        <w:rPr>
          <w:color w:val="000000" w:themeColor="text1"/>
          <w:rPrChange w:id="883" w:author="Stefan Björnander" w:date="2012-05-06T21:51:00Z">
            <w:rPr>
              <w:color w:val="0000FF"/>
            </w:rPr>
          </w:rPrChange>
        </w:rPr>
        <w:t>char</w:t>
      </w:r>
      <w:r w:rsidRPr="00903DBA">
        <w:t xml:space="preserve"> s[], </w:t>
      </w:r>
      <w:r w:rsidRPr="00903DBA">
        <w:rPr>
          <w:color w:val="000000" w:themeColor="text1"/>
          <w:rPrChange w:id="884"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85" w:author="Stefan Björnander" w:date="2012-05-06T21:51:00Z">
            <w:rPr>
              <w:color w:val="A31515"/>
            </w:rPr>
          </w:rPrChange>
        </w:rPr>
        <w:t>"Hello"</w:t>
      </w:r>
      <w:r w:rsidRPr="00903DBA">
        <w:t xml:space="preserve">, s2[] = </w:t>
      </w:r>
      <w:r w:rsidRPr="00903DBA">
        <w:rPr>
          <w:color w:val="000000" w:themeColor="text1"/>
          <w:rPrChange w:id="886"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87"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proofErr w:type="spellStart"/>
      <w:r w:rsidRPr="00E65FE6">
        <w:t>sprintf</w:t>
      </w:r>
      <w:proofErr w:type="spellEnd"/>
      <w:r w:rsidRPr="00903DBA">
        <w:t xml:space="preserve"> and read from a string with </w:t>
      </w:r>
      <w:proofErr w:type="spellStart"/>
      <w:r w:rsidRPr="00E65FE6">
        <w:rPr>
          <w:rStyle w:val="CodeInText"/>
        </w:rPr>
        <w:t>sscanf</w:t>
      </w:r>
      <w:proofErr w:type="spellEnd"/>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88"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89"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90" w:author="Stefan Björnander" w:date="2012-05-06T21:51:00Z">
            <w:rPr>
              <w:color w:val="0000FF"/>
            </w:rPr>
          </w:rPrChange>
        </w:rPr>
        <w:t>if</w:t>
      </w:r>
      <w:r w:rsidRPr="00903DBA">
        <w:t xml:space="preserve"> (sscanf(s2, </w:t>
      </w:r>
      <w:r w:rsidRPr="00903DBA">
        <w:rPr>
          <w:color w:val="000000" w:themeColor="text1"/>
          <w:rPrChange w:id="891"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92"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93" w:name="_Toc323656736"/>
      <w:bookmarkStart w:id="894" w:name="_Toc324085474"/>
      <w:bookmarkStart w:id="895" w:name="_Toc383781126"/>
      <w:bookmarkStart w:id="896" w:name="_Toc57656235"/>
      <w:r w:rsidRPr="00903DBA">
        <w:t>Memory Management</w:t>
      </w:r>
      <w:bookmarkEnd w:id="893"/>
      <w:bookmarkEnd w:id="894"/>
      <w:bookmarkEnd w:id="895"/>
      <w:bookmarkEnd w:id="896"/>
    </w:p>
    <w:p w14:paraId="24E8A528" w14:textId="77777777" w:rsidR="00E80032" w:rsidRPr="00903DBA" w:rsidRDefault="00E80032" w:rsidP="00E65FE6">
      <w:pPr>
        <w:pStyle w:val="CodeHeader"/>
      </w:pPr>
      <w:r w:rsidRPr="00903DBA">
        <w:t xml:space="preserve">There is also a set of function for general memory management: </w:t>
      </w:r>
      <w:proofErr w:type="spellStart"/>
      <w:r w:rsidRPr="00E65FE6">
        <w:t>memset</w:t>
      </w:r>
      <w:proofErr w:type="spellEnd"/>
      <w:r w:rsidRPr="00903DBA">
        <w:t xml:space="preserve"> sets each byte of a memory block to a given value; </w:t>
      </w:r>
      <w:proofErr w:type="spellStart"/>
      <w:r w:rsidRPr="00E65FE6">
        <w:t>memcmp</w:t>
      </w:r>
      <w:proofErr w:type="spellEnd"/>
      <w:r w:rsidRPr="00903DBA">
        <w:t xml:space="preserve"> compares the memory blocks; </w:t>
      </w:r>
      <w:proofErr w:type="spellStart"/>
      <w:r w:rsidRPr="00E65FE6">
        <w:t>memcpy</w:t>
      </w:r>
      <w:proofErr w:type="spellEnd"/>
      <w:r w:rsidRPr="00903DBA">
        <w:t xml:space="preserve"> and </w:t>
      </w:r>
      <w:proofErr w:type="spellStart"/>
      <w:r w:rsidRPr="00E65FE6">
        <w:t>memmove</w:t>
      </w:r>
      <w:proofErr w:type="spellEnd"/>
      <w:r w:rsidRPr="00903DBA">
        <w:t xml:space="preserve"> copies a memory block. The difference between them is that </w:t>
      </w:r>
      <w:proofErr w:type="spellStart"/>
      <w:r w:rsidRPr="00E65FE6">
        <w:t>memcpy</w:t>
      </w:r>
      <w:proofErr w:type="spellEnd"/>
      <w:r w:rsidRPr="00903DBA">
        <w:t xml:space="preserve"> copies the bytes of the block directly when </w:t>
      </w:r>
      <w:proofErr w:type="spellStart"/>
      <w:r w:rsidRPr="00E65FE6">
        <w:t>memmove</w:t>
      </w:r>
      <w:proofErr w:type="spellEnd"/>
      <w:r w:rsidRPr="00903DBA">
        <w:t xml:space="preserve"> uses a buffer, which gives that </w:t>
      </w:r>
      <w:proofErr w:type="spellStart"/>
      <w:r w:rsidRPr="00E65FE6">
        <w:t>memcpy</w:t>
      </w:r>
      <w:proofErr w:type="spellEnd"/>
      <w:r w:rsidRPr="00903DBA">
        <w:t xml:space="preserve"> is faster and </w:t>
      </w:r>
      <w:proofErr w:type="spellStart"/>
      <w:r w:rsidRPr="00E65FE6">
        <w:rPr>
          <w:rStyle w:val="CodeInText"/>
        </w:rPr>
        <w:t>memmove</w:t>
      </w:r>
      <w:proofErr w:type="spellEnd"/>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97"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98"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99" w:name="_Toc323656737"/>
      <w:bookmarkStart w:id="900" w:name="_Toc324085475"/>
      <w:bookmarkStart w:id="901" w:name="_Toc383781127"/>
      <w:bookmarkStart w:id="902" w:name="_Toc57656236"/>
      <w:r w:rsidRPr="00903DBA">
        <w:lastRenderedPageBreak/>
        <w:t>Mathematical Functions</w:t>
      </w:r>
      <w:bookmarkEnd w:id="899"/>
      <w:bookmarkEnd w:id="900"/>
      <w:bookmarkEnd w:id="901"/>
      <w:bookmarkEnd w:id="902"/>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proofErr w:type="spellStart"/>
      <w:r w:rsidRPr="00E65FE6">
        <w:t>acos</w:t>
      </w:r>
      <w:proofErr w:type="spellEnd"/>
      <w:r w:rsidRPr="00903DBA">
        <w:t xml:space="preserve">, </w:t>
      </w:r>
      <w:proofErr w:type="spellStart"/>
      <w:r w:rsidRPr="00E65FE6">
        <w:t>asin</w:t>
      </w:r>
      <w:proofErr w:type="spellEnd"/>
      <w:r w:rsidRPr="00903DBA">
        <w:t xml:space="preserve">, and </w:t>
      </w:r>
      <w:proofErr w:type="spellStart"/>
      <w:r w:rsidRPr="00E65FE6">
        <w:t>atan</w:t>
      </w:r>
      <w:proofErr w:type="spellEnd"/>
      <w:r w:rsidRPr="00903DBA">
        <w:t xml:space="preserve">, and </w:t>
      </w:r>
      <w:proofErr w:type="spellStart"/>
      <w:r w:rsidRPr="00E65FE6">
        <w:t>atan2</w:t>
      </w:r>
      <w:proofErr w:type="spellEnd"/>
      <w:r w:rsidRPr="00903DBA">
        <w:t xml:space="preserve">; the hyperbolic functions </w:t>
      </w:r>
      <w:proofErr w:type="spellStart"/>
      <w:r w:rsidRPr="00E65FE6">
        <w:t>cosh</w:t>
      </w:r>
      <w:proofErr w:type="spellEnd"/>
      <w:r w:rsidRPr="00903DBA">
        <w:t xml:space="preserve">, </w:t>
      </w:r>
      <w:proofErr w:type="spellStart"/>
      <w:r w:rsidRPr="00E65FE6">
        <w:t>sinh</w:t>
      </w:r>
      <w:proofErr w:type="spellEnd"/>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proofErr w:type="spellStart"/>
      <w:r w:rsidRPr="00E65FE6">
        <w:t>log10</w:t>
      </w:r>
      <w:proofErr w:type="spellEnd"/>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proofErr w:type="spellStart"/>
      <w:r w:rsidRPr="00E65FE6">
        <w:t>atan2</w:t>
      </w:r>
      <w:proofErr w:type="spellEnd"/>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03" w:name="_Toc320485615"/>
      <w:bookmarkStart w:id="904" w:name="_Toc323656738"/>
      <w:bookmarkStart w:id="905" w:name="_Toc324085476"/>
      <w:bookmarkStart w:id="906" w:name="_Toc383781128"/>
      <w:bookmarkStart w:id="907" w:name="_Toc57656237"/>
      <w:r w:rsidRPr="00903DBA">
        <w:t>Long Jumps</w:t>
      </w:r>
      <w:bookmarkEnd w:id="903"/>
      <w:bookmarkEnd w:id="904"/>
      <w:bookmarkEnd w:id="905"/>
      <w:bookmarkEnd w:id="906"/>
      <w:bookmarkEnd w:id="907"/>
    </w:p>
    <w:p w14:paraId="2F4CF170" w14:textId="77777777" w:rsidR="00E80032" w:rsidRPr="00903DBA" w:rsidRDefault="00E80032" w:rsidP="00E65FE6">
      <w:pPr>
        <w:pStyle w:val="CodeHeader"/>
        <w:rPr>
          <w:lang w:eastAsia="sv-SE"/>
        </w:rPr>
      </w:pPr>
      <w:r w:rsidRPr="00903DBA">
        <w:rPr>
          <w:lang w:eastAsia="sv-SE"/>
        </w:rPr>
        <w:t xml:space="preserve">Regular jumps with </w:t>
      </w:r>
      <w:proofErr w:type="spellStart"/>
      <w:r w:rsidRPr="00E65FE6">
        <w:t>goto</w:t>
      </w:r>
      <w:proofErr w:type="spellEnd"/>
      <w:r w:rsidRPr="00903DBA">
        <w:rPr>
          <w:lang w:eastAsia="sv-SE"/>
        </w:rPr>
        <w:t xml:space="preserve"> can only occur in the same function body; long jumps with the standard function </w:t>
      </w:r>
      <w:proofErr w:type="spellStart"/>
      <w:r w:rsidRPr="00E65FE6">
        <w:t>setjmp</w:t>
      </w:r>
      <w:proofErr w:type="spellEnd"/>
      <w:r w:rsidRPr="00903DBA">
        <w:rPr>
          <w:lang w:eastAsia="sv-SE"/>
        </w:rPr>
        <w:t xml:space="preserve"> and </w:t>
      </w:r>
      <w:proofErr w:type="spellStart"/>
      <w:r w:rsidRPr="00E65FE6">
        <w:t>longjump</w:t>
      </w:r>
      <w:proofErr w:type="spellEnd"/>
      <w:r w:rsidRPr="00903DBA">
        <w:rPr>
          <w:lang w:eastAsia="sv-SE"/>
        </w:rPr>
        <w:t xml:space="preserve"> can, on the other hand, occur throw call sequences; </w:t>
      </w:r>
      <w:proofErr w:type="spellStart"/>
      <w:r w:rsidRPr="00E65FE6">
        <w:t>setjmp</w:t>
      </w:r>
      <w:proofErr w:type="spellEnd"/>
      <w:r w:rsidRPr="00903DBA">
        <w:rPr>
          <w:lang w:eastAsia="sv-SE"/>
        </w:rPr>
        <w:t xml:space="preserve"> saves the state of the program execution and </w:t>
      </w:r>
      <w:proofErr w:type="spellStart"/>
      <w:r w:rsidRPr="00E65FE6">
        <w:rPr>
          <w:rStyle w:val="CodeInText"/>
        </w:rPr>
        <w:t>longjmp</w:t>
      </w:r>
      <w:proofErr w:type="spellEnd"/>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proofErr w:type="spellStart"/>
      <w:r w:rsidRPr="00E65FE6">
        <w:rPr>
          <w:rStyle w:val="CodeInText"/>
        </w:rPr>
        <w:t>setjump</w:t>
      </w:r>
      <w:proofErr w:type="spellEnd"/>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08" w:name="_Toc323656739"/>
      <w:bookmarkStart w:id="909" w:name="_Toc324085477"/>
      <w:bookmarkStart w:id="910" w:name="_Toc383781129"/>
      <w:bookmarkStart w:id="911" w:name="_Toc57656238"/>
      <w:r w:rsidRPr="00903DBA">
        <w:t>Time</w:t>
      </w:r>
      <w:bookmarkEnd w:id="908"/>
      <w:bookmarkEnd w:id="909"/>
      <w:bookmarkEnd w:id="910"/>
      <w:bookmarkEnd w:id="911"/>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proofErr w:type="spellStart"/>
      <w:r w:rsidRPr="00E65FE6">
        <w:t>localtime</w:t>
      </w:r>
      <w:proofErr w:type="spellEnd"/>
      <w:r w:rsidRPr="00903DBA">
        <w:t xml:space="preserve"> function. If we call instead call </w:t>
      </w:r>
      <w:proofErr w:type="spellStart"/>
      <w:r w:rsidRPr="00E65FE6">
        <w:t>gmtime</w:t>
      </w:r>
      <w:proofErr w:type="spellEnd"/>
      <w:r w:rsidRPr="00903DBA">
        <w:t xml:space="preserve">, the </w:t>
      </w:r>
      <w:hyperlink r:id="rId27" w:tooltip="Greenwich Mean Time" w:history="1">
        <w:r w:rsidRPr="00903DBA">
          <w:t>Greenwich Mean Time</w:t>
        </w:r>
      </w:hyperlink>
      <w:r w:rsidRPr="00903DBA">
        <w:t xml:space="preserve"> (Coordinated Universal Time) will be given. Note that the </w:t>
      </w:r>
      <w:proofErr w:type="spellStart"/>
      <w:r w:rsidRPr="00E65FE6">
        <w:rPr>
          <w:rStyle w:val="CodeInText"/>
        </w:rPr>
        <w:t>tm_year</w:t>
      </w:r>
      <w:proofErr w:type="spellEnd"/>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12" w:author="Stefan Björnander" w:date="2012-05-06T21:51:00Z">
            <w:rPr>
              <w:color w:val="A31515"/>
            </w:rPr>
          </w:rPrChange>
        </w:rPr>
        <w:t>"Feb"</w:t>
      </w:r>
      <w:r w:rsidRPr="00903DBA">
        <w:t xml:space="preserve">, </w:t>
      </w:r>
      <w:r w:rsidRPr="00903DBA">
        <w:rPr>
          <w:color w:val="000000" w:themeColor="text1"/>
          <w:rPrChange w:id="913" w:author="Stefan Björnander" w:date="2012-05-06T21:51:00Z">
            <w:rPr>
              <w:color w:val="A31515"/>
            </w:rPr>
          </w:rPrChange>
        </w:rPr>
        <w:t>"Mar"</w:t>
      </w:r>
      <w:r w:rsidRPr="00903DBA">
        <w:t xml:space="preserve">, </w:t>
      </w:r>
      <w:r w:rsidRPr="00903DBA">
        <w:rPr>
          <w:color w:val="000000" w:themeColor="text1"/>
          <w:rPrChange w:id="914"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15" w:author="Stefan Björnander" w:date="2012-05-06T21:51:00Z">
            <w:rPr>
              <w:color w:val="A31515"/>
            </w:rPr>
          </w:rPrChange>
        </w:rPr>
        <w:t>"Jun"</w:t>
      </w:r>
      <w:r w:rsidRPr="00903DBA">
        <w:t xml:space="preserve">, </w:t>
      </w:r>
      <w:r w:rsidRPr="00903DBA">
        <w:rPr>
          <w:color w:val="000000" w:themeColor="text1"/>
          <w:rPrChange w:id="916" w:author="Stefan Björnander" w:date="2012-05-06T21:51:00Z">
            <w:rPr>
              <w:color w:val="A31515"/>
            </w:rPr>
          </w:rPrChange>
        </w:rPr>
        <w:t>"Jul"</w:t>
      </w:r>
      <w:r w:rsidRPr="00903DBA">
        <w:t xml:space="preserve">, </w:t>
      </w:r>
      <w:r w:rsidRPr="00903DBA">
        <w:rPr>
          <w:color w:val="000000" w:themeColor="text1"/>
          <w:rPrChange w:id="917"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18" w:author="Stefan Björnander" w:date="2012-05-06T21:51:00Z">
            <w:rPr>
              <w:color w:val="A31515"/>
            </w:rPr>
          </w:rPrChange>
        </w:rPr>
        <w:t>"Oct"</w:t>
      </w:r>
      <w:r w:rsidRPr="00903DBA">
        <w:t xml:space="preserve">, </w:t>
      </w:r>
      <w:r w:rsidRPr="00903DBA">
        <w:rPr>
          <w:color w:val="000000" w:themeColor="text1"/>
          <w:rPrChange w:id="919" w:author="Stefan Björnander" w:date="2012-05-06T21:51:00Z">
            <w:rPr>
              <w:color w:val="A31515"/>
            </w:rPr>
          </w:rPrChange>
        </w:rPr>
        <w:t>"Nov"</w:t>
      </w:r>
      <w:r w:rsidRPr="00903DBA">
        <w:t>,</w:t>
      </w:r>
      <w:r w:rsidRPr="00903DBA">
        <w:rPr>
          <w:color w:val="000000" w:themeColor="text1"/>
          <w:rPrChange w:id="920"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21" w:author="Stefan Björnander" w:date="2012-05-06T21:51:00Z">
            <w:rPr>
              <w:color w:val="A31515"/>
            </w:rPr>
          </w:rPrChange>
        </w:rPr>
        <w:t>"Mon"</w:t>
      </w:r>
      <w:r w:rsidRPr="00903DBA">
        <w:t xml:space="preserve">, </w:t>
      </w:r>
      <w:r w:rsidRPr="00903DBA">
        <w:rPr>
          <w:color w:val="000000" w:themeColor="text1"/>
          <w:rPrChange w:id="922" w:author="Stefan Björnander" w:date="2012-05-06T21:51:00Z">
            <w:rPr>
              <w:color w:val="A31515"/>
            </w:rPr>
          </w:rPrChange>
        </w:rPr>
        <w:t>"Tue"</w:t>
      </w:r>
      <w:r w:rsidRPr="00903DBA">
        <w:t xml:space="preserve">, </w:t>
      </w:r>
      <w:r w:rsidRPr="00903DBA">
        <w:rPr>
          <w:color w:val="000000" w:themeColor="text1"/>
          <w:rPrChange w:id="923"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24" w:author="Stefan Björnander" w:date="2012-05-06T21:51:00Z">
            <w:rPr>
              <w:color w:val="A31515"/>
            </w:rPr>
          </w:rPrChange>
        </w:rPr>
        <w:t>"Fri"</w:t>
      </w:r>
      <w:r w:rsidRPr="00903DBA">
        <w:t xml:space="preserve">, </w:t>
      </w:r>
      <w:r w:rsidRPr="00903DBA">
        <w:rPr>
          <w:color w:val="000000" w:themeColor="text1"/>
          <w:rPrChange w:id="925"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26"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27"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28"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29" w:name="_Toc323656740"/>
      <w:bookmarkStart w:id="930" w:name="_Toc324085478"/>
      <w:bookmarkStart w:id="931" w:name="_Toc383781130"/>
      <w:bookmarkStart w:id="932" w:name="_Toc57656239"/>
      <w:r w:rsidRPr="00903DBA">
        <w:t>Random Numbers</w:t>
      </w:r>
      <w:bookmarkEnd w:id="929"/>
      <w:bookmarkEnd w:id="930"/>
      <w:bookmarkEnd w:id="931"/>
      <w:bookmarkEnd w:id="932"/>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proofErr w:type="spellStart"/>
      <w:r w:rsidRPr="00E65FE6">
        <w:t>srand</w:t>
      </w:r>
      <w:proofErr w:type="spellEnd"/>
      <w:r w:rsidRPr="00903DBA">
        <w:t xml:space="preserve"> function. One way to generate different seeds is to use the </w:t>
      </w:r>
      <w:r w:rsidRPr="00E65FE6">
        <w:rPr>
          <w:rStyle w:val="CodeInText"/>
        </w:rPr>
        <w:t>time</w:t>
      </w:r>
      <w:r w:rsidRPr="00903DBA">
        <w:t xml:space="preserve"> function. The </w:t>
      </w:r>
      <w:hyperlink r:id="rId28" w:history="1">
        <w:proofErr w:type="spellStart"/>
        <w:r w:rsidRPr="00903DBA">
          <w:rPr>
            <w:rStyle w:val="CodeInText0"/>
          </w:rPr>
          <w:t>RAND_MAX</w:t>
        </w:r>
        <w:proofErr w:type="spellEnd"/>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33"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34"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35"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36" w:name="_Toc323656741"/>
      <w:bookmarkStart w:id="937" w:name="_Toc324085479"/>
      <w:bookmarkStart w:id="938" w:name="_Toc383781131"/>
      <w:bookmarkStart w:id="939" w:name="_Toc57656240"/>
      <w:r w:rsidRPr="00903DBA">
        <w:t>Limits of Integral and Floating Types</w:t>
      </w:r>
      <w:bookmarkEnd w:id="936"/>
      <w:bookmarkEnd w:id="937"/>
      <w:bookmarkEnd w:id="938"/>
      <w:bookmarkEnd w:id="939"/>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40" w:name="_Toc323656742"/>
      <w:bookmarkStart w:id="941" w:name="_Toc324085480"/>
      <w:bookmarkStart w:id="942" w:name="_Toc383781132"/>
      <w:bookmarkStart w:id="943" w:name="_Toc57656241"/>
      <w:r w:rsidRPr="00903DBA">
        <w:t>Character Functions</w:t>
      </w:r>
      <w:bookmarkEnd w:id="940"/>
      <w:bookmarkEnd w:id="941"/>
      <w:bookmarkEnd w:id="942"/>
      <w:bookmarkEnd w:id="943"/>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44"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proofErr w:type="spellStart"/>
            <w:r w:rsidRPr="00903DBA">
              <w:rPr>
                <w:b/>
                <w:sz w:val="21"/>
                <w:szCs w:val="21"/>
              </w:rPr>
              <w:t>isalpha</w:t>
            </w:r>
            <w:proofErr w:type="spellEnd"/>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proofErr w:type="spellStart"/>
            <w:r w:rsidRPr="00903DBA">
              <w:rPr>
                <w:b/>
                <w:sz w:val="21"/>
                <w:szCs w:val="21"/>
              </w:rPr>
              <w:t>islower</w:t>
            </w:r>
            <w:proofErr w:type="spellEnd"/>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proofErr w:type="spellStart"/>
            <w:r w:rsidRPr="00903DBA">
              <w:rPr>
                <w:b/>
                <w:sz w:val="21"/>
                <w:szCs w:val="21"/>
              </w:rPr>
              <w:t>isupper</w:t>
            </w:r>
            <w:proofErr w:type="spellEnd"/>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proofErr w:type="spellStart"/>
            <w:r w:rsidRPr="00903DBA">
              <w:rPr>
                <w:b/>
                <w:sz w:val="21"/>
                <w:szCs w:val="21"/>
              </w:rPr>
              <w:t>isdigit</w:t>
            </w:r>
            <w:proofErr w:type="spellEnd"/>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proofErr w:type="spellStart"/>
            <w:r w:rsidRPr="00903DBA">
              <w:rPr>
                <w:b/>
                <w:sz w:val="21"/>
                <w:szCs w:val="21"/>
              </w:rPr>
              <w:t>Isxdigit</w:t>
            </w:r>
            <w:proofErr w:type="spellEnd"/>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45"/>
            <w:commentRangeStart w:id="946"/>
            <w:proofErr w:type="spellStart"/>
            <w:r w:rsidRPr="00903DBA">
              <w:rPr>
                <w:b/>
                <w:sz w:val="21"/>
                <w:szCs w:val="21"/>
              </w:rPr>
              <w:t>Isalnum</w:t>
            </w:r>
            <w:commentRangeEnd w:id="945"/>
            <w:proofErr w:type="spellEnd"/>
            <w:r w:rsidR="00166455" w:rsidRPr="00903DBA">
              <w:rPr>
                <w:rStyle w:val="Kommentarsreferens"/>
                <w:rFonts w:eastAsia="Times New Roman" w:cs="Times New Roman"/>
              </w:rPr>
              <w:commentReference w:id="945"/>
            </w:r>
            <w:commentRangeEnd w:id="946"/>
            <w:r w:rsidR="00166455" w:rsidRPr="00903DBA">
              <w:rPr>
                <w:rStyle w:val="Kommentarsreferens"/>
                <w:rFonts w:eastAsia="Times New Roman" w:cs="Times New Roman"/>
              </w:rPr>
              <w:commentReference w:id="946"/>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proofErr w:type="spellStart"/>
            <w:r w:rsidRPr="00903DBA">
              <w:rPr>
                <w:b/>
                <w:sz w:val="21"/>
                <w:szCs w:val="21"/>
              </w:rPr>
              <w:t>Isspace</w:t>
            </w:r>
            <w:proofErr w:type="spellEnd"/>
          </w:p>
        </w:tc>
        <w:tc>
          <w:tcPr>
            <w:tcW w:w="7904" w:type="dxa"/>
          </w:tcPr>
          <w:p w14:paraId="7A1BA1D2" w14:textId="77777777" w:rsidR="00E80032" w:rsidRPr="00903DBA" w:rsidRDefault="00E80032" w:rsidP="000803FF">
            <w:r w:rsidRPr="00903DBA">
              <w:t>White-space character: space (</w:t>
            </w:r>
            <w:proofErr w:type="spellStart"/>
            <w:r w:rsidRPr="00903DBA">
              <w:t>0x20</w:t>
            </w:r>
            <w:proofErr w:type="spellEnd"/>
            <w:r w:rsidRPr="00903DBA">
              <w:t>), horizontal tab (</w:t>
            </w:r>
            <w:proofErr w:type="spellStart"/>
            <w:r w:rsidRPr="00903DBA">
              <w:t>0x09</w:t>
            </w:r>
            <w:proofErr w:type="spellEnd"/>
            <w:r w:rsidRPr="00903DBA">
              <w:t>), vertical tab (</w:t>
            </w:r>
            <w:proofErr w:type="spellStart"/>
            <w:r w:rsidRPr="00903DBA">
              <w:t>0x0B</w:t>
            </w:r>
            <w:proofErr w:type="spellEnd"/>
            <w:r w:rsidRPr="00903DBA">
              <w:t>), new-line (</w:t>
            </w:r>
            <w:proofErr w:type="spellStart"/>
            <w:r w:rsidRPr="00903DBA">
              <w:t>0x0A</w:t>
            </w:r>
            <w:proofErr w:type="spellEnd"/>
            <w:r w:rsidRPr="00903DBA">
              <w:t>), form-feed (</w:t>
            </w:r>
            <w:proofErr w:type="spellStart"/>
            <w:r w:rsidRPr="00903DBA">
              <w:t>0x0D</w:t>
            </w:r>
            <w:proofErr w:type="spellEnd"/>
            <w:r w:rsidRPr="00903DBA">
              <w:t>), or carriage return (</w:t>
            </w:r>
            <w:proofErr w:type="spellStart"/>
            <w:r w:rsidRPr="00903DBA">
              <w:t>0x0C</w:t>
            </w:r>
            <w:proofErr w:type="spellEnd"/>
            <w:r w:rsidRPr="00903DBA">
              <w:t>).</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proofErr w:type="spellStart"/>
            <w:r w:rsidRPr="00903DBA">
              <w:rPr>
                <w:b/>
                <w:sz w:val="21"/>
                <w:szCs w:val="21"/>
              </w:rPr>
              <w:t>Iscntrl</w:t>
            </w:r>
            <w:proofErr w:type="spellEnd"/>
          </w:p>
        </w:tc>
        <w:tc>
          <w:tcPr>
            <w:tcW w:w="7904" w:type="dxa"/>
          </w:tcPr>
          <w:p w14:paraId="1E4A5FAF" w14:textId="77777777" w:rsidR="00E80032" w:rsidRPr="00903DBA" w:rsidRDefault="00E80032" w:rsidP="000803FF">
            <w:r w:rsidRPr="00903DBA">
              <w:t xml:space="preserve">Control character: characters with ASCII codes </w:t>
            </w:r>
            <w:proofErr w:type="spellStart"/>
            <w:r w:rsidRPr="00903DBA">
              <w:t>0x00</w:t>
            </w:r>
            <w:proofErr w:type="spellEnd"/>
            <w:r w:rsidRPr="00903DBA">
              <w:t xml:space="preserve"> to </w:t>
            </w:r>
            <w:proofErr w:type="spellStart"/>
            <w:r w:rsidRPr="00903DBA">
              <w:t>0x0F</w:t>
            </w:r>
            <w:proofErr w:type="spellEnd"/>
            <w:r w:rsidRPr="00903DBA">
              <w:t>, inclusive, and delete (</w:t>
            </w:r>
            <w:proofErr w:type="spellStart"/>
            <w:r w:rsidRPr="00903DBA">
              <w:t>0x1F</w:t>
            </w:r>
            <w:proofErr w:type="spellEnd"/>
            <w:r w:rsidRPr="00903DBA">
              <w:t>).</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proofErr w:type="spellStart"/>
            <w:r w:rsidRPr="00903DBA">
              <w:rPr>
                <w:b/>
                <w:sz w:val="21"/>
                <w:szCs w:val="21"/>
              </w:rPr>
              <w:t>Isprint</w:t>
            </w:r>
            <w:proofErr w:type="spellEnd"/>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proofErr w:type="spellStart"/>
            <w:r w:rsidRPr="00903DBA">
              <w:rPr>
                <w:b/>
                <w:sz w:val="21"/>
                <w:szCs w:val="21"/>
              </w:rPr>
              <w:t>Isgraph</w:t>
            </w:r>
            <w:proofErr w:type="spellEnd"/>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proofErr w:type="spellStart"/>
            <w:r w:rsidRPr="00903DBA">
              <w:rPr>
                <w:b/>
                <w:sz w:val="21"/>
                <w:szCs w:val="21"/>
              </w:rPr>
              <w:t>ispunct</w:t>
            </w:r>
            <w:proofErr w:type="spellEnd"/>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proofErr w:type="spellStart"/>
      <w:r w:rsidRPr="00E65FE6">
        <w:t>tolower</w:t>
      </w:r>
      <w:proofErr w:type="spellEnd"/>
      <w:r w:rsidRPr="00903DBA">
        <w:t xml:space="preserve"> and </w:t>
      </w:r>
      <w:proofErr w:type="spellStart"/>
      <w:r w:rsidRPr="00E65FE6">
        <w:rPr>
          <w:rStyle w:val="CodeInText"/>
        </w:rPr>
        <w:t>toupper</w:t>
      </w:r>
      <w:proofErr w:type="spellEnd"/>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47" w:name="_Toc323656743"/>
      <w:bookmarkStart w:id="948" w:name="_Toc324085481"/>
      <w:bookmarkStart w:id="949" w:name="_Toc383781133"/>
      <w:bookmarkStart w:id="950" w:name="_Toc57656242"/>
      <w:r w:rsidRPr="00903DBA">
        <w:t>Further Reading</w:t>
      </w:r>
      <w:bookmarkEnd w:id="834"/>
      <w:bookmarkEnd w:id="947"/>
      <w:bookmarkEnd w:id="948"/>
      <w:bookmarkEnd w:id="949"/>
      <w:bookmarkEnd w:id="950"/>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proofErr w:type="spellStart"/>
        <w:r w:rsidRPr="00903DBA">
          <w:t>Deitel</w:t>
        </w:r>
        <w:proofErr w:type="spellEnd"/>
      </w:hyperlink>
      <w:r w:rsidRPr="00903DBA">
        <w:t xml:space="preserve"> (6th Edition, Prentice Hall, 2009), which </w:t>
      </w:r>
      <w:proofErr w:type="spellStart"/>
      <w:r w:rsidRPr="00903DBA">
        <w:t>which</w:t>
      </w:r>
      <w:proofErr w:type="spellEnd"/>
      <w:r w:rsidRPr="00903DBA">
        <w:t xml:space="preserve">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w:t>
      </w:r>
      <w:proofErr w:type="spellStart"/>
      <w:r w:rsidRPr="00903DBA">
        <w:t>3th</w:t>
      </w:r>
      <w:proofErr w:type="spellEnd"/>
      <w:r w:rsidRPr="00903DBA">
        <w:t xml:space="preserve">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51" w:name="_Toc57656243"/>
      <w:r w:rsidRPr="00903DBA">
        <w:lastRenderedPageBreak/>
        <w:t>Foreword</w:t>
      </w:r>
      <w:bookmarkEnd w:id="951"/>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that is, the least meaningful parts of the source code. For instance, the characters ‘</w:t>
      </w:r>
      <w:proofErr w:type="spellStart"/>
      <w:r w:rsidRPr="00903DBA">
        <w:t>i</w:t>
      </w:r>
      <w:proofErr w:type="spellEnd"/>
      <w:r w:rsidRPr="00903DBA">
        <w:t xml:space="preserve">' and ‘f’ is put together into the keyword </w:t>
      </w:r>
      <w:r w:rsidRPr="00903DBA">
        <w:rPr>
          <w:b/>
        </w:rPr>
        <w:t>if</w:t>
      </w:r>
      <w:r w:rsidRPr="00903DBA">
        <w:t xml:space="preserve">, and the characters ‘!’ and ‘=’ is put together into the operator </w:t>
      </w:r>
      <w:proofErr w:type="spellStart"/>
      <w:r w:rsidRPr="00903DBA">
        <w:rPr>
          <w:b/>
        </w:rPr>
        <w:t>not_equal</w:t>
      </w:r>
      <w:proofErr w:type="spellEnd"/>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w:t>
      </w:r>
      <w:proofErr w:type="spellStart"/>
      <w:r w:rsidRPr="00903DBA">
        <w:t>x86</w:t>
      </w:r>
      <w:proofErr w:type="spellEnd"/>
      <w:r w:rsidRPr="00903DBA">
        <w:t xml:space="preserve">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w:t>
      </w:r>
      <w:proofErr w:type="spellStart"/>
      <w:r w:rsidRPr="00903DBA">
        <w:t>JLex</w:t>
      </w:r>
      <w:proofErr w:type="spellEnd"/>
      <w:r w:rsidRPr="00903DBA">
        <w:t xml:space="preserve">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 xml:space="preserve">Alfred V. </w:t>
      </w:r>
      <w:proofErr w:type="spellStart"/>
      <w:r w:rsidRPr="00903DBA">
        <w:t>Aho</w:t>
      </w:r>
      <w:proofErr w:type="spellEnd"/>
      <w:r w:rsidRPr="00903DBA">
        <w:t xml:space="preserve">, Lam, Monica S. Lam, Ravi </w:t>
      </w:r>
      <w:proofErr w:type="spellStart"/>
      <w:r w:rsidRPr="00903DBA">
        <w:t>Sethi</w:t>
      </w:r>
      <w:proofErr w:type="spellEnd"/>
      <w:r w:rsidRPr="00903DBA">
        <w:t>, Jeffrey D. Ullman. Compilers – Principles, Techniques, and Tools, 2nd edition. Prentice Hall, 2006.</w:t>
      </w:r>
    </w:p>
    <w:p w14:paraId="768D523A" w14:textId="77777777" w:rsidR="00DA28BC" w:rsidRPr="00903DBA" w:rsidRDefault="00DA28BC" w:rsidP="00BA3209">
      <w:r w:rsidRPr="00903DBA">
        <w:t xml:space="preserve">Keith Cooper, Linda </w:t>
      </w:r>
      <w:proofErr w:type="spellStart"/>
      <w:r w:rsidRPr="00903DBA">
        <w:t>Torczon</w:t>
      </w:r>
      <w:proofErr w:type="spellEnd"/>
      <w:r w:rsidRPr="00903DBA">
        <w:t>. Engineering a Compiler, 2nd edition. Morgan Kaufman, 2011.</w:t>
      </w:r>
    </w:p>
    <w:p w14:paraId="26986EE9" w14:textId="77777777" w:rsidR="00DA28BC" w:rsidRPr="00903DBA" w:rsidRDefault="00DA28BC" w:rsidP="00BA3209">
      <w:r w:rsidRPr="00903DBA">
        <w:t xml:space="preserve">Charles N. Fischer, Ron K. </w:t>
      </w:r>
      <w:proofErr w:type="spellStart"/>
      <w:r w:rsidRPr="00903DBA">
        <w:t>Cytron</w:t>
      </w:r>
      <w:proofErr w:type="spellEnd"/>
      <w:r w:rsidRPr="00903DBA">
        <w:t>,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77777777" w:rsidR="00DA28BC" w:rsidRPr="00903DBA" w:rsidRDefault="00DA28BC" w:rsidP="00BA3209">
      <w:r w:rsidRPr="00903DBA">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 xml:space="preserve">Steven S. </w:t>
      </w:r>
      <w:proofErr w:type="spellStart"/>
      <w:r w:rsidRPr="00903DBA">
        <w:t>Muchnick</w:t>
      </w:r>
      <w:proofErr w:type="spellEnd"/>
      <w:r w:rsidRPr="00903DBA">
        <w:t>.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 xml:space="preserve">1. Introduction. Introduces the compiler phases described in the following chapters by demonstrating a compiler for a small toy language generating MIPS-code executable in the </w:t>
      </w:r>
      <w:proofErr w:type="spellStart"/>
      <w:r w:rsidRPr="00903DBA">
        <w:t>SPIM</w:t>
      </w:r>
      <w:proofErr w:type="spellEnd"/>
      <w:r w:rsidRPr="00903DBA">
        <w:t xml:space="preserve">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903DBA">
        <w:t>JLex</w:t>
      </w:r>
      <w:proofErr w:type="spellEnd"/>
      <w:r w:rsidRPr="00903DBA">
        <w:t>,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903DBA">
        <w:t>Yacc</w:t>
      </w:r>
      <w:proofErr w:type="spellEnd"/>
      <w:r w:rsidRPr="00903DBA">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 xml:space="preserve">9. Target Code Generation. The target code of the C++ compiler of this book is Intel </w:t>
      </w:r>
      <w:proofErr w:type="spellStart"/>
      <w:r w:rsidRPr="00903DBA">
        <w:t>x86</w:t>
      </w:r>
      <w:proofErr w:type="spellEnd"/>
      <w:r w:rsidRPr="00903DBA">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A76052" w:rsidRDefault="00A76052" w:rsidP="00E65FE6">
                              <w:pPr>
                                <w:rPr>
                                  <w:lang w:val="sv-SE"/>
                                </w:rPr>
                              </w:pPr>
                              <w:r>
                                <w:rPr>
                                  <w:lang w:val="sv-SE"/>
                                </w:rPr>
                                <w:t>Preprocessor</w:t>
                              </w:r>
                            </w:p>
                            <w:p w14:paraId="04F32221" w14:textId="77777777" w:rsidR="00A76052" w:rsidRPr="00C7380D" w:rsidRDefault="00A76052"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A76052" w:rsidRPr="008541FD" w:rsidRDefault="00A76052" w:rsidP="00E65FE6">
                              <w:r w:rsidRPr="008541FD">
                                <w:t>Source</w:t>
                              </w:r>
                              <w:r>
                                <w:t xml:space="preserve"> </w:t>
                              </w:r>
                              <w:r w:rsidRPr="008541FD">
                                <w:t>Code</w:t>
                              </w:r>
                            </w:p>
                            <w:p w14:paraId="4FCEAC5C" w14:textId="77777777" w:rsidR="00A76052" w:rsidRDefault="00A76052"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A76052" w:rsidRDefault="00A76052"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A76052" w:rsidRDefault="00A76052" w:rsidP="00E65FE6">
                              <w:r>
                                <w:t>Processed Code</w:t>
                              </w:r>
                            </w:p>
                            <w:p w14:paraId="14142DBC" w14:textId="77777777" w:rsidR="00A76052" w:rsidRDefault="00A76052"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A76052" w:rsidRDefault="00A76052"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A76052" w:rsidRDefault="00A76052" w:rsidP="00E65FE6">
                              <w:r>
                                <w:t>Syntax Tree</w:t>
                              </w:r>
                            </w:p>
                            <w:p w14:paraId="070DB26E" w14:textId="77777777" w:rsidR="00A76052" w:rsidRDefault="00A76052"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A76052" w:rsidRDefault="00A76052"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A76052" w:rsidRDefault="00A76052" w:rsidP="00E65FE6">
                              <w:r>
                                <w:t>Optimized Syntax Tree</w:t>
                              </w:r>
                            </w:p>
                            <w:p w14:paraId="3315953C" w14:textId="77777777" w:rsidR="00A76052" w:rsidRDefault="00A76052"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A76052" w:rsidRDefault="00A76052"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A76052" w:rsidRDefault="00A76052" w:rsidP="00E65FE6">
                              <w:r>
                                <w:t>Middle Code List</w:t>
                              </w:r>
                            </w:p>
                            <w:p w14:paraId="321C1BE9" w14:textId="77777777" w:rsidR="00A76052" w:rsidRDefault="00A76052"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A76052" w:rsidRDefault="00A76052" w:rsidP="00E65FE6">
                              <w:r>
                                <w:t>Optimized Middle Code List</w:t>
                              </w:r>
                            </w:p>
                            <w:p w14:paraId="4CF9CB98" w14:textId="77777777" w:rsidR="00A76052" w:rsidRDefault="00A76052"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A76052" w:rsidRDefault="00A76052"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A76052" w:rsidRDefault="00A76052"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A76052" w:rsidRDefault="00A76052" w:rsidP="00E65FE6">
                        <w:pPr>
                          <w:rPr>
                            <w:lang w:val="sv-SE"/>
                          </w:rPr>
                        </w:pPr>
                        <w:r>
                          <w:rPr>
                            <w:lang w:val="sv-SE"/>
                          </w:rPr>
                          <w:t>Preprocessor</w:t>
                        </w:r>
                      </w:p>
                      <w:p w14:paraId="04F32221" w14:textId="77777777" w:rsidR="00A76052" w:rsidRPr="00C7380D" w:rsidRDefault="00A76052"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A76052" w:rsidRPr="008541FD" w:rsidRDefault="00A76052" w:rsidP="00E65FE6">
                        <w:r w:rsidRPr="008541FD">
                          <w:t>Source</w:t>
                        </w:r>
                        <w:r>
                          <w:t xml:space="preserve"> </w:t>
                        </w:r>
                        <w:r w:rsidRPr="008541FD">
                          <w:t>Code</w:t>
                        </w:r>
                      </w:p>
                      <w:p w14:paraId="4FCEAC5C" w14:textId="77777777" w:rsidR="00A76052" w:rsidRDefault="00A76052"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A76052" w:rsidRDefault="00A76052"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A76052" w:rsidRDefault="00A76052" w:rsidP="00E65FE6">
                        <w:r>
                          <w:t>Processed Code</w:t>
                        </w:r>
                      </w:p>
                      <w:p w14:paraId="14142DBC" w14:textId="77777777" w:rsidR="00A76052" w:rsidRDefault="00A76052"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A76052" w:rsidRDefault="00A76052"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A76052" w:rsidRDefault="00A76052" w:rsidP="00E65FE6">
                        <w:r>
                          <w:t>Syntax Tree</w:t>
                        </w:r>
                      </w:p>
                      <w:p w14:paraId="070DB26E" w14:textId="77777777" w:rsidR="00A76052" w:rsidRDefault="00A76052"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A76052" w:rsidRDefault="00A76052"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A76052" w:rsidRDefault="00A76052" w:rsidP="00E65FE6">
                        <w:r>
                          <w:t>Optimized Syntax Tree</w:t>
                        </w:r>
                      </w:p>
                      <w:p w14:paraId="3315953C" w14:textId="77777777" w:rsidR="00A76052" w:rsidRDefault="00A76052"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A76052" w:rsidRDefault="00A76052"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A76052" w:rsidRDefault="00A76052" w:rsidP="00E65FE6">
                        <w:r>
                          <w:t>Middle Code List</w:t>
                        </w:r>
                      </w:p>
                      <w:p w14:paraId="321C1BE9" w14:textId="77777777" w:rsidR="00A76052" w:rsidRDefault="00A76052"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A76052" w:rsidRDefault="00A76052" w:rsidP="00E65FE6">
                        <w:r>
                          <w:t>Optimized Middle Code List</w:t>
                        </w:r>
                      </w:p>
                      <w:p w14:paraId="4CF9CB98" w14:textId="77777777" w:rsidR="00A76052" w:rsidRDefault="00A76052"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A76052" w:rsidRDefault="00A76052"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A76052" w:rsidRDefault="00A76052"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A76052" w:rsidRDefault="00A76052" w:rsidP="006F14D0">
                              <w:pPr>
                                <w:spacing w:before="60" w:after="0"/>
                                <w:jc w:val="center"/>
                                <w:rPr>
                                  <w:lang w:val="sv-SE"/>
                                </w:rPr>
                              </w:pPr>
                              <w:r>
                                <w:rPr>
                                  <w:lang w:val="sv-SE"/>
                                </w:rPr>
                                <w:t>Preprocessor</w:t>
                              </w:r>
                            </w:p>
                            <w:p w14:paraId="2CD90E0F" w14:textId="77777777" w:rsidR="00A76052" w:rsidRPr="00C7380D" w:rsidRDefault="00A76052"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A76052" w:rsidRPr="008541FD" w:rsidRDefault="00A76052" w:rsidP="006F14D0">
                              <w:pPr>
                                <w:spacing w:before="60" w:after="0"/>
                                <w:jc w:val="center"/>
                              </w:pPr>
                              <w:r w:rsidRPr="008541FD">
                                <w:t>Source</w:t>
                              </w:r>
                              <w:r>
                                <w:t xml:space="preserve"> </w:t>
                              </w:r>
                              <w:r w:rsidRPr="008541FD">
                                <w:t>Code</w:t>
                              </w:r>
                            </w:p>
                            <w:p w14:paraId="1314F231" w14:textId="77777777" w:rsidR="00A76052" w:rsidRDefault="00A76052"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A76052" w:rsidRDefault="00A76052"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A76052" w:rsidRDefault="00A76052" w:rsidP="006F14D0">
                              <w:pPr>
                                <w:pStyle w:val="Normalwebb"/>
                                <w:spacing w:before="60" w:line="256" w:lineRule="auto"/>
                                <w:jc w:val="center"/>
                              </w:pPr>
                              <w:r>
                                <w:rPr>
                                  <w:rFonts w:eastAsia="Calibri"/>
                                  <w:sz w:val="22"/>
                                  <w:szCs w:val="22"/>
                                  <w:lang w:val="en-US"/>
                                </w:rPr>
                                <w:t>Processed Code</w:t>
                              </w:r>
                            </w:p>
                            <w:p w14:paraId="705B7689" w14:textId="77777777" w:rsidR="00A76052" w:rsidRDefault="00A76052"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A76052" w:rsidRDefault="00A76052"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A76052" w:rsidRDefault="00A76052" w:rsidP="006F14D0">
                              <w:pPr>
                                <w:pStyle w:val="Normalwebb"/>
                                <w:spacing w:before="60" w:line="254" w:lineRule="auto"/>
                                <w:jc w:val="center"/>
                              </w:pPr>
                              <w:r>
                                <w:rPr>
                                  <w:rFonts w:eastAsia="Calibri"/>
                                  <w:sz w:val="22"/>
                                  <w:szCs w:val="22"/>
                                  <w:lang w:val="en-US"/>
                                </w:rPr>
                                <w:t>Syntax Tree</w:t>
                              </w:r>
                            </w:p>
                            <w:p w14:paraId="20988EE2" w14:textId="77777777" w:rsidR="00A76052" w:rsidRDefault="00A7605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A76052" w:rsidRDefault="00A76052"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A76052" w:rsidRDefault="00A76052" w:rsidP="006F14D0">
                              <w:pPr>
                                <w:pStyle w:val="Normalwebb"/>
                                <w:spacing w:before="60" w:line="252" w:lineRule="auto"/>
                                <w:jc w:val="center"/>
                              </w:pPr>
                              <w:r>
                                <w:rPr>
                                  <w:rFonts w:eastAsia="Calibri"/>
                                  <w:sz w:val="22"/>
                                  <w:szCs w:val="22"/>
                                  <w:lang w:val="en-US"/>
                                </w:rPr>
                                <w:t>Optimized Syntax Tree</w:t>
                              </w:r>
                            </w:p>
                            <w:p w14:paraId="35223DB0" w14:textId="77777777" w:rsidR="00A76052" w:rsidRDefault="00A7605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A76052" w:rsidRDefault="00A76052"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A76052" w:rsidRDefault="00A76052" w:rsidP="006F14D0">
                              <w:pPr>
                                <w:pStyle w:val="Normalwebb"/>
                                <w:spacing w:before="60" w:line="252" w:lineRule="auto"/>
                                <w:jc w:val="center"/>
                              </w:pPr>
                              <w:r>
                                <w:rPr>
                                  <w:rFonts w:eastAsia="Calibri"/>
                                  <w:sz w:val="22"/>
                                  <w:szCs w:val="22"/>
                                  <w:lang w:val="en-US"/>
                                </w:rPr>
                                <w:t>Middle Code List</w:t>
                              </w:r>
                            </w:p>
                            <w:p w14:paraId="5410A942" w14:textId="77777777" w:rsidR="00A76052" w:rsidRDefault="00A7605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A76052" w:rsidRDefault="00A76052" w:rsidP="006F14D0">
                              <w:pPr>
                                <w:pStyle w:val="Normalwebb"/>
                                <w:spacing w:before="60" w:line="252" w:lineRule="auto"/>
                                <w:jc w:val="center"/>
                              </w:pPr>
                              <w:r>
                                <w:rPr>
                                  <w:rFonts w:eastAsia="Calibri"/>
                                  <w:sz w:val="22"/>
                                  <w:szCs w:val="22"/>
                                  <w:lang w:val="en-US"/>
                                </w:rPr>
                                <w:t>Optimized Middle Code List</w:t>
                              </w:r>
                            </w:p>
                            <w:p w14:paraId="36F7A1DE" w14:textId="77777777" w:rsidR="00A76052" w:rsidRDefault="00A7605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A76052" w:rsidRDefault="00A76052"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A76052" w:rsidRDefault="00A76052"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A76052" w:rsidRDefault="00A76052" w:rsidP="006F14D0">
                        <w:pPr>
                          <w:spacing w:before="60" w:after="0"/>
                          <w:jc w:val="center"/>
                          <w:rPr>
                            <w:lang w:val="sv-SE"/>
                          </w:rPr>
                        </w:pPr>
                        <w:r>
                          <w:rPr>
                            <w:lang w:val="sv-SE"/>
                          </w:rPr>
                          <w:t>Preprocessor</w:t>
                        </w:r>
                      </w:p>
                      <w:p w14:paraId="2CD90E0F" w14:textId="77777777" w:rsidR="00A76052" w:rsidRPr="00C7380D" w:rsidRDefault="00A76052"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A76052" w:rsidRPr="008541FD" w:rsidRDefault="00A76052" w:rsidP="006F14D0">
                        <w:pPr>
                          <w:spacing w:before="60" w:after="0"/>
                          <w:jc w:val="center"/>
                        </w:pPr>
                        <w:r w:rsidRPr="008541FD">
                          <w:t>Source</w:t>
                        </w:r>
                        <w:r>
                          <w:t xml:space="preserve"> </w:t>
                        </w:r>
                        <w:r w:rsidRPr="008541FD">
                          <w:t>Code</w:t>
                        </w:r>
                      </w:p>
                      <w:p w14:paraId="1314F231" w14:textId="77777777" w:rsidR="00A76052" w:rsidRDefault="00A76052"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A76052" w:rsidRDefault="00A76052"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A76052" w:rsidRDefault="00A76052" w:rsidP="006F14D0">
                        <w:pPr>
                          <w:pStyle w:val="Normalwebb"/>
                          <w:spacing w:before="60" w:line="256" w:lineRule="auto"/>
                          <w:jc w:val="center"/>
                        </w:pPr>
                        <w:r>
                          <w:rPr>
                            <w:rFonts w:eastAsia="Calibri"/>
                            <w:sz w:val="22"/>
                            <w:szCs w:val="22"/>
                            <w:lang w:val="en-US"/>
                          </w:rPr>
                          <w:t>Processed Code</w:t>
                        </w:r>
                      </w:p>
                      <w:p w14:paraId="705B7689" w14:textId="77777777" w:rsidR="00A76052" w:rsidRDefault="00A76052"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A76052" w:rsidRDefault="00A76052"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A76052" w:rsidRDefault="00A76052" w:rsidP="006F14D0">
                        <w:pPr>
                          <w:pStyle w:val="Normalwebb"/>
                          <w:spacing w:before="60" w:line="254" w:lineRule="auto"/>
                          <w:jc w:val="center"/>
                        </w:pPr>
                        <w:r>
                          <w:rPr>
                            <w:rFonts w:eastAsia="Calibri"/>
                            <w:sz w:val="22"/>
                            <w:szCs w:val="22"/>
                            <w:lang w:val="en-US"/>
                          </w:rPr>
                          <w:t>Syntax Tree</w:t>
                        </w:r>
                      </w:p>
                      <w:p w14:paraId="20988EE2" w14:textId="77777777" w:rsidR="00A76052" w:rsidRDefault="00A76052"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A76052" w:rsidRDefault="00A76052"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A76052" w:rsidRDefault="00A76052" w:rsidP="006F14D0">
                        <w:pPr>
                          <w:pStyle w:val="Normalwebb"/>
                          <w:spacing w:before="60" w:line="252" w:lineRule="auto"/>
                          <w:jc w:val="center"/>
                        </w:pPr>
                        <w:r>
                          <w:rPr>
                            <w:rFonts w:eastAsia="Calibri"/>
                            <w:sz w:val="22"/>
                            <w:szCs w:val="22"/>
                            <w:lang w:val="en-US"/>
                          </w:rPr>
                          <w:t>Optimized Syntax Tree</w:t>
                        </w:r>
                      </w:p>
                      <w:p w14:paraId="35223DB0" w14:textId="77777777" w:rsidR="00A76052" w:rsidRDefault="00A76052"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A76052" w:rsidRDefault="00A76052"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A76052" w:rsidRDefault="00A76052" w:rsidP="006F14D0">
                        <w:pPr>
                          <w:pStyle w:val="Normalwebb"/>
                          <w:spacing w:before="60" w:line="252" w:lineRule="auto"/>
                          <w:jc w:val="center"/>
                        </w:pPr>
                        <w:r>
                          <w:rPr>
                            <w:rFonts w:eastAsia="Calibri"/>
                            <w:sz w:val="22"/>
                            <w:szCs w:val="22"/>
                            <w:lang w:val="en-US"/>
                          </w:rPr>
                          <w:t>Middle Code List</w:t>
                        </w:r>
                      </w:p>
                      <w:p w14:paraId="5410A942" w14:textId="77777777" w:rsidR="00A76052" w:rsidRDefault="00A76052"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A76052" w:rsidRDefault="00A76052" w:rsidP="006F14D0">
                        <w:pPr>
                          <w:pStyle w:val="Normalwebb"/>
                          <w:spacing w:before="60" w:line="252" w:lineRule="auto"/>
                          <w:jc w:val="center"/>
                        </w:pPr>
                        <w:r>
                          <w:rPr>
                            <w:rFonts w:eastAsia="Calibri"/>
                            <w:sz w:val="22"/>
                            <w:szCs w:val="22"/>
                            <w:lang w:val="en-US"/>
                          </w:rPr>
                          <w:t>Optimized Middle Code List</w:t>
                        </w:r>
                      </w:p>
                      <w:p w14:paraId="36F7A1DE" w14:textId="77777777" w:rsidR="00A76052" w:rsidRDefault="00A76052"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A76052" w:rsidRDefault="00A76052"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A76052" w:rsidRDefault="00A76052"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45" w:author="Stefan Bjornander" w:date="2015-05-23T17:42:00Z" w:initials="SB">
    <w:p w14:paraId="7086E310" w14:textId="77777777" w:rsidR="00A76052" w:rsidRDefault="00A76052">
      <w:pPr>
        <w:pStyle w:val="Kommentarer"/>
      </w:pPr>
      <w:r>
        <w:rPr>
          <w:rStyle w:val="Kommentarsreferens"/>
        </w:rPr>
        <w:annotationRef/>
      </w:r>
    </w:p>
    <w:p w14:paraId="01C1DAD9" w14:textId="77777777" w:rsidR="00A76052" w:rsidRDefault="00A76052">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46" w:author="Stefan Bjornander" w:date="2015-05-23T17:42:00Z" w:initials="SB">
    <w:p w14:paraId="04F55807" w14:textId="77777777" w:rsidR="00A76052" w:rsidRDefault="00A76052">
      <w:pPr>
        <w:pStyle w:val="Kommentarer"/>
      </w:pPr>
      <w:r>
        <w:rPr>
          <w:rStyle w:val="Kommentarsreferens"/>
        </w:rPr>
        <w:annotationRef/>
      </w:r>
    </w:p>
    <w:p w14:paraId="533EC9EE" w14:textId="77777777" w:rsidR="00A76052" w:rsidRDefault="00A76052">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A76052" w:rsidRDefault="00A76052" w:rsidP="006C7309">
      <w:pPr>
        <w:spacing w:line="240" w:lineRule="auto"/>
      </w:pPr>
      <w:r>
        <w:separator/>
      </w:r>
    </w:p>
  </w:endnote>
  <w:endnote w:type="continuationSeparator" w:id="0">
    <w:p w14:paraId="0DD18C9D" w14:textId="77777777" w:rsidR="00A76052" w:rsidRDefault="00A76052"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A76052" w:rsidRDefault="00A76052" w:rsidP="006C7309">
      <w:pPr>
        <w:spacing w:line="240" w:lineRule="auto"/>
      </w:pPr>
      <w:r>
        <w:separator/>
      </w:r>
    </w:p>
  </w:footnote>
  <w:footnote w:type="continuationSeparator" w:id="0">
    <w:p w14:paraId="0BA3DA21" w14:textId="77777777" w:rsidR="00A76052" w:rsidRDefault="00A76052" w:rsidP="006C7309">
      <w:pPr>
        <w:spacing w:line="240" w:lineRule="auto"/>
      </w:pPr>
      <w:r>
        <w:continuationSeparator/>
      </w:r>
    </w:p>
  </w:footnote>
  <w:footnote w:id="1">
    <w:p w14:paraId="2574BD6E" w14:textId="77777777" w:rsidR="00A76052" w:rsidRPr="00725EAE" w:rsidRDefault="00A76052"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A76052" w:rsidRPr="00B4576D" w:rsidRDefault="00A76052"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A76052" w:rsidRPr="00080A22" w:rsidRDefault="00A76052"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A76052" w:rsidRDefault="00A76052"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A76052" w:rsidRDefault="00A76052" w:rsidP="00E80032">
      <w:pPr>
        <w:pStyle w:val="Code"/>
      </w:pPr>
      <w:r>
        <w:t>#define BOOL int</w:t>
      </w:r>
    </w:p>
    <w:p w14:paraId="5A8A6026" w14:textId="77777777" w:rsidR="00A76052" w:rsidRDefault="00A76052" w:rsidP="00E80032">
      <w:pPr>
        <w:pStyle w:val="Code"/>
      </w:pPr>
      <w:r>
        <w:t>#define TRUE 1</w:t>
      </w:r>
    </w:p>
    <w:p w14:paraId="09976B6C" w14:textId="77777777" w:rsidR="00A76052" w:rsidRPr="00BF232B" w:rsidRDefault="00A76052" w:rsidP="00E80032">
      <w:pPr>
        <w:pStyle w:val="Code"/>
      </w:pPr>
      <w:r>
        <w:t>#define FALSE 0</w:t>
      </w:r>
    </w:p>
  </w:footnote>
  <w:footnote w:id="5">
    <w:p w14:paraId="1100CB01" w14:textId="77777777" w:rsidR="00A76052" w:rsidRDefault="00A76052"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A76052" w:rsidRDefault="00A76052" w:rsidP="00E80032">
      <w:r>
        <w:rPr>
          <w:rStyle w:val="Fotnotsreferens"/>
        </w:rPr>
        <w:footnoteRef/>
      </w:r>
      <w:r>
        <w:t xml:space="preserve"> Depending of the compiler and its warning level settings.</w:t>
      </w:r>
    </w:p>
  </w:footnote>
  <w:footnote w:id="7">
    <w:p w14:paraId="3D554D37" w14:textId="77777777" w:rsidR="00A76052" w:rsidRPr="004679D4" w:rsidRDefault="00A76052"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A76052" w:rsidRPr="00C03AB7" w:rsidRDefault="00A76052"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A76052" w:rsidRPr="000C5114" w:rsidRDefault="00A76052"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A76052" w:rsidRPr="002343ED" w:rsidRDefault="00A76052"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A76052" w:rsidRDefault="00A76052" w:rsidP="00E80032">
      <w:r>
        <w:rPr>
          <w:rStyle w:val="Fotnotsreferens"/>
        </w:rPr>
        <w:footnoteRef/>
      </w:r>
      <w:r>
        <w:t xml:space="preserve"> However, we have no knowledge about the actual address; it may be 10,000 or anything else.</w:t>
      </w:r>
    </w:p>
  </w:footnote>
  <w:footnote w:id="12">
    <w:p w14:paraId="575EFDCD" w14:textId="77777777" w:rsidR="00A76052" w:rsidRPr="009B0162" w:rsidRDefault="00A76052"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A76052" w:rsidRDefault="00A76052"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A76052" w:rsidRDefault="00A76052"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A76052" w:rsidRPr="00E554CC" w:rsidRDefault="00A76052"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A76052" w:rsidRPr="00391B01" w:rsidRDefault="00A76052"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A76052" w:rsidRDefault="00A76052"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A76052" w:rsidRDefault="00A76052"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A76052" w:rsidRDefault="00A76052" w:rsidP="00E80032">
      <w:r>
        <w:rPr>
          <w:rStyle w:val="Fotnotsreferens"/>
        </w:rPr>
        <w:footnoteRef/>
      </w:r>
      <w:r>
        <w:t xml:space="preserve"> There is no rational explanation, just accept it.</w:t>
      </w:r>
    </w:p>
  </w:footnote>
  <w:footnote w:id="20">
    <w:p w14:paraId="0B9FD0C4" w14:textId="77777777" w:rsidR="00A76052" w:rsidRDefault="00A76052"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A76052" w:rsidRPr="00EF01A1" w:rsidRDefault="00A76052"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A76052" w:rsidRPr="008655EC" w:rsidRDefault="00A76052"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00005D1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3240777C"/>
    <w:multiLevelType w:val="multilevel"/>
    <w:tmpl w:val="A164F7E6"/>
    <w:numStyleLink w:val="Heading"/>
  </w:abstractNum>
  <w:abstractNum w:abstractNumId="53"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7"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E61B8E"/>
    <w:multiLevelType w:val="multilevel"/>
    <w:tmpl w:val="A164F7E6"/>
    <w:numStyleLink w:val="Heading"/>
  </w:abstractNum>
  <w:abstractNum w:abstractNumId="63"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5"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0"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8"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7" w15:restartNumberingAfterBreak="0">
    <w:nsid w:val="68915423"/>
    <w:multiLevelType w:val="multilevel"/>
    <w:tmpl w:val="A164F7E6"/>
    <w:numStyleLink w:val="Heading"/>
  </w:abstractNum>
  <w:abstractNum w:abstractNumId="8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692B52DB"/>
    <w:multiLevelType w:val="multilevel"/>
    <w:tmpl w:val="A164F7E6"/>
    <w:numStyleLink w:val="Heading"/>
  </w:abstractNum>
  <w:abstractNum w:abstractNumId="90"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3"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5"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8"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9"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0"/>
  </w:num>
  <w:num w:numId="2">
    <w:abstractNumId w:val="61"/>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8"/>
  </w:num>
  <w:num w:numId="7">
    <w:abstractNumId w:val="62"/>
  </w:num>
  <w:num w:numId="8">
    <w:abstractNumId w:val="89"/>
  </w:num>
  <w:num w:numId="9">
    <w:abstractNumId w:val="52"/>
  </w:num>
  <w:num w:numId="10">
    <w:abstractNumId w:val="39"/>
  </w:num>
  <w:num w:numId="11">
    <w:abstractNumId w:val="87"/>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5"/>
  </w:num>
  <w:num w:numId="31">
    <w:abstractNumId w:val="13"/>
  </w:num>
  <w:num w:numId="32">
    <w:abstractNumId w:val="100"/>
  </w:num>
  <w:num w:numId="33">
    <w:abstractNumId w:val="63"/>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6"/>
  </w:num>
  <w:num w:numId="43">
    <w:abstractNumId w:val="47"/>
  </w:num>
  <w:num w:numId="44">
    <w:abstractNumId w:val="82"/>
  </w:num>
  <w:num w:numId="45">
    <w:abstractNumId w:val="88"/>
  </w:num>
  <w:num w:numId="46">
    <w:abstractNumId w:val="56"/>
  </w:num>
  <w:num w:numId="47">
    <w:abstractNumId w:val="69"/>
  </w:num>
  <w:num w:numId="48">
    <w:abstractNumId w:val="11"/>
  </w:num>
  <w:num w:numId="49">
    <w:abstractNumId w:val="18"/>
  </w:num>
  <w:num w:numId="50">
    <w:abstractNumId w:val="60"/>
  </w:num>
  <w:num w:numId="51">
    <w:abstractNumId w:val="10"/>
  </w:num>
  <w:num w:numId="52">
    <w:abstractNumId w:val="97"/>
  </w:num>
  <w:num w:numId="53">
    <w:abstractNumId w:val="84"/>
  </w:num>
  <w:num w:numId="54">
    <w:abstractNumId w:val="34"/>
  </w:num>
  <w:num w:numId="55">
    <w:abstractNumId w:val="73"/>
  </w:num>
  <w:num w:numId="56">
    <w:abstractNumId w:val="19"/>
  </w:num>
  <w:num w:numId="57">
    <w:abstractNumId w:val="91"/>
  </w:num>
  <w:num w:numId="58">
    <w:abstractNumId w:val="37"/>
  </w:num>
  <w:num w:numId="59">
    <w:abstractNumId w:val="16"/>
  </w:num>
  <w:num w:numId="60">
    <w:abstractNumId w:val="64"/>
  </w:num>
  <w:num w:numId="61">
    <w:abstractNumId w:val="64"/>
    <w:lvlOverride w:ilvl="0">
      <w:startOverride w:val="1"/>
    </w:lvlOverride>
  </w:num>
  <w:num w:numId="62">
    <w:abstractNumId w:val="64"/>
    <w:lvlOverride w:ilvl="0">
      <w:startOverride w:val="1"/>
    </w:lvlOverride>
  </w:num>
  <w:num w:numId="63">
    <w:abstractNumId w:val="64"/>
    <w:lvlOverride w:ilvl="0">
      <w:startOverride w:val="1"/>
    </w:lvlOverride>
  </w:num>
  <w:num w:numId="64">
    <w:abstractNumId w:val="64"/>
    <w:lvlOverride w:ilvl="0">
      <w:startOverride w:val="1"/>
    </w:lvlOverride>
  </w:num>
  <w:num w:numId="65">
    <w:abstractNumId w:val="36"/>
  </w:num>
  <w:num w:numId="66">
    <w:abstractNumId w:val="51"/>
  </w:num>
  <w:num w:numId="67">
    <w:abstractNumId w:val="29"/>
  </w:num>
  <w:num w:numId="68">
    <w:abstractNumId w:val="98"/>
  </w:num>
  <w:num w:numId="69">
    <w:abstractNumId w:val="41"/>
  </w:num>
  <w:num w:numId="70">
    <w:abstractNumId w:val="27"/>
  </w:num>
  <w:num w:numId="71">
    <w:abstractNumId w:val="86"/>
  </w:num>
  <w:num w:numId="72">
    <w:abstractNumId w:val="26"/>
  </w:num>
  <w:num w:numId="73">
    <w:abstractNumId w:val="81"/>
  </w:num>
  <w:num w:numId="74">
    <w:abstractNumId w:val="53"/>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5"/>
  </w:num>
  <w:num w:numId="81">
    <w:abstractNumId w:val="77"/>
  </w:num>
  <w:num w:numId="82">
    <w:abstractNumId w:val="65"/>
  </w:num>
  <w:num w:numId="83">
    <w:abstractNumId w:val="72"/>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5"/>
  </w:num>
  <w:num w:numId="88">
    <w:abstractNumId w:val="96"/>
  </w:num>
  <w:num w:numId="89">
    <w:abstractNumId w:val="79"/>
  </w:num>
  <w:num w:numId="90">
    <w:abstractNumId w:val="93"/>
  </w:num>
  <w:num w:numId="91">
    <w:abstractNumId w:val="20"/>
  </w:num>
  <w:num w:numId="92">
    <w:abstractNumId w:val="25"/>
  </w:num>
  <w:num w:numId="93">
    <w:abstractNumId w:val="57"/>
  </w:num>
  <w:num w:numId="94">
    <w:abstractNumId w:val="15"/>
  </w:num>
  <w:num w:numId="95">
    <w:abstractNumId w:val="42"/>
  </w:num>
  <w:num w:numId="96">
    <w:abstractNumId w:val="59"/>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3"/>
  </w:num>
  <w:num w:numId="100">
    <w:abstractNumId w:val="80"/>
  </w:num>
  <w:num w:numId="101">
    <w:abstractNumId w:val="76"/>
  </w:num>
  <w:num w:numId="102">
    <w:abstractNumId w:val="99"/>
  </w:num>
  <w:num w:numId="103">
    <w:abstractNumId w:val="35"/>
  </w:num>
  <w:num w:numId="104">
    <w:abstractNumId w:val="48"/>
  </w:num>
  <w:num w:numId="105">
    <w:abstractNumId w:val="22"/>
  </w:num>
  <w:num w:numId="106">
    <w:abstractNumId w:val="74"/>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1"/>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8"/>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8"/>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4"/>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5"/>
  </w:num>
  <w:num w:numId="141">
    <w:abstractNumId w:val="94"/>
  </w:num>
  <w:num w:numId="142">
    <w:abstractNumId w:val="67"/>
  </w:num>
  <w:num w:numId="143">
    <w:abstractNumId w:val="22"/>
  </w:num>
  <w:num w:numId="144">
    <w:abstractNumId w:val="74"/>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5"/>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6"/>
  </w:num>
  <w:num w:numId="163">
    <w:abstractNumId w:val="78"/>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0"/>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0"/>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9"/>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2"/>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D59"/>
    <w:rsid w:val="000E2FE5"/>
    <w:rsid w:val="000E343D"/>
    <w:rsid w:val="000E3515"/>
    <w:rsid w:val="000E3B7B"/>
    <w:rsid w:val="000E3C5C"/>
    <w:rsid w:val="000E3E71"/>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B22"/>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B2B"/>
    <w:rsid w:val="00166C73"/>
    <w:rsid w:val="00166D12"/>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B5C"/>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CF3"/>
    <w:rsid w:val="00333DDB"/>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EA3"/>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A36"/>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3ED"/>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018"/>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39A"/>
    <w:rsid w:val="00692937"/>
    <w:rsid w:val="0069296B"/>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36D"/>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A9"/>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4EA"/>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8D5"/>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71A1"/>
    <w:rsid w:val="009F769A"/>
    <w:rsid w:val="009F76D0"/>
    <w:rsid w:val="009F776C"/>
    <w:rsid w:val="009F7A62"/>
    <w:rsid w:val="009F7A6C"/>
    <w:rsid w:val="009F7D3A"/>
    <w:rsid w:val="009F7FB4"/>
    <w:rsid w:val="009F7FC7"/>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018"/>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B1E"/>
    <w:rsid w:val="00AA1CB0"/>
    <w:rsid w:val="00AA1EA8"/>
    <w:rsid w:val="00AA1F95"/>
    <w:rsid w:val="00AA2195"/>
    <w:rsid w:val="00AA2787"/>
    <w:rsid w:val="00AA2921"/>
    <w:rsid w:val="00AA2B21"/>
    <w:rsid w:val="00AA2B41"/>
    <w:rsid w:val="00AA2C69"/>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B61"/>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A05"/>
    <w:rsid w:val="00CB7B46"/>
    <w:rsid w:val="00CB7BB2"/>
    <w:rsid w:val="00CB7C0A"/>
    <w:rsid w:val="00CB7EFC"/>
    <w:rsid w:val="00CC006A"/>
    <w:rsid w:val="00CC0142"/>
    <w:rsid w:val="00CC0273"/>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66"/>
    <w:rsid w:val="00CD5D84"/>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677"/>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655"/>
    <w:rsid w:val="00E7597F"/>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481</Pages>
  <Words>148227</Words>
  <Characters>785609</Characters>
  <Application>Microsoft Office Word</Application>
  <DocSecurity>0</DocSecurity>
  <Lines>6546</Lines>
  <Paragraphs>1863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199</cp:revision>
  <cp:lastPrinted>2017-05-07T13:41:00Z</cp:lastPrinted>
  <dcterms:created xsi:type="dcterms:W3CDTF">2020-12-01T10:01:00Z</dcterms:created>
  <dcterms:modified xsi:type="dcterms:W3CDTF">2020-12-07T16:57:00Z</dcterms:modified>
</cp:coreProperties>
</file>