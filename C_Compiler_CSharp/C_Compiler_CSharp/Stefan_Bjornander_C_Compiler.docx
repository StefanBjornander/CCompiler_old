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4E56DA">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4E56DA">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4E56DA">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4E56DA">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4E56DA">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1F98C1E3"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Definitions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7C7E94A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4E56DA">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4E56DA">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4E56DA">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4E56DA">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4E56DA">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4E56DA">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4E56DA">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4E56DA">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77F3F039" w:rsidR="00416F32" w:rsidRPr="00EC76D5" w:rsidRDefault="004E56DA">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77621A90"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Static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27C6E8F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Stack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4E56DA">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4E56DA">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4E56DA">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4E56DA">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4E56DA">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4E56DA">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4E56DA">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4E56DA">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4E56DA">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25125288"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Definition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4E56DA">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4E56DA">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4E56DA">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4E56DA">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4E56DA">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4E56DA">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4E56DA">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4E56DA">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4E56DA">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4E56DA">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4E56DA">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4E56DA">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4E56DA">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4E56DA">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4E56DA">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4E56DA">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4E56DA">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4E56DA" w:rsidRDefault="004E56DA" w:rsidP="007016BF">
                              <w:pPr>
                                <w:spacing w:before="60" w:after="0"/>
                                <w:jc w:val="center"/>
                                <w:rPr>
                                  <w:lang w:val="sv-SE"/>
                                </w:rPr>
                              </w:pPr>
                              <w:r>
                                <w:rPr>
                                  <w:lang w:val="sv-SE"/>
                                </w:rPr>
                                <w:t>Register Preparator</w:t>
                              </w:r>
                            </w:p>
                            <w:p w14:paraId="5B7E5EAE" w14:textId="77777777" w:rsidR="004E56DA" w:rsidRPr="00C7380D" w:rsidRDefault="004E56DA"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4E56DA" w:rsidRDefault="004E56DA" w:rsidP="00F52895">
                              <w:pPr>
                                <w:spacing w:before="60" w:after="0"/>
                                <w:jc w:val="center"/>
                                <w:rPr>
                                  <w:lang w:val="sv-SE"/>
                                </w:rPr>
                              </w:pPr>
                              <w:r>
                                <w:rPr>
                                  <w:lang w:val="sv-SE"/>
                                </w:rPr>
                                <w:t>Register Allocator</w:t>
                              </w:r>
                            </w:p>
                            <w:p w14:paraId="49971E8A" w14:textId="77777777" w:rsidR="004E56DA" w:rsidRDefault="004E56DA"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4E56DA" w:rsidRPr="009C410A" w:rsidRDefault="004E56DA"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4E56DA" w:rsidRPr="009C410A" w:rsidRDefault="004E56DA"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4E56DA" w:rsidRDefault="004E56DA"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4E56DA" w:rsidRDefault="004E56DA"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4E56DA" w:rsidRDefault="004E56DA" w:rsidP="007016BF">
                              <w:pPr>
                                <w:pStyle w:val="Normalwebb"/>
                                <w:spacing w:before="60" w:line="252" w:lineRule="auto"/>
                                <w:jc w:val="center"/>
                              </w:pPr>
                              <w:r>
                                <w:rPr>
                                  <w:rFonts w:eastAsia="Calibri"/>
                                  <w:sz w:val="22"/>
                                  <w:szCs w:val="22"/>
                                  <w:lang w:val="en-US"/>
                                </w:rPr>
                                <w:t>Object Code</w:t>
                              </w:r>
                            </w:p>
                            <w:p w14:paraId="774C3A6C" w14:textId="77777777" w:rsidR="004E56DA" w:rsidRDefault="004E56DA"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4E56DA" w:rsidRDefault="004E56DA"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4E56DA" w:rsidRDefault="004E56DA"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4E56DA" w:rsidRDefault="004E56DA" w:rsidP="007016BF">
                        <w:pPr>
                          <w:spacing w:before="60" w:after="0"/>
                          <w:jc w:val="center"/>
                          <w:rPr>
                            <w:lang w:val="sv-SE"/>
                          </w:rPr>
                        </w:pPr>
                        <w:r>
                          <w:rPr>
                            <w:lang w:val="sv-SE"/>
                          </w:rPr>
                          <w:t>Register Preparator</w:t>
                        </w:r>
                      </w:p>
                      <w:p w14:paraId="5B7E5EAE" w14:textId="77777777" w:rsidR="004E56DA" w:rsidRPr="00C7380D" w:rsidRDefault="004E56DA"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4E56DA" w:rsidRDefault="004E56DA" w:rsidP="00F52895">
                        <w:pPr>
                          <w:spacing w:before="60" w:after="0"/>
                          <w:jc w:val="center"/>
                          <w:rPr>
                            <w:lang w:val="sv-SE"/>
                          </w:rPr>
                        </w:pPr>
                        <w:r>
                          <w:rPr>
                            <w:lang w:val="sv-SE"/>
                          </w:rPr>
                          <w:t>Register Allocator</w:t>
                        </w:r>
                      </w:p>
                      <w:p w14:paraId="49971E8A" w14:textId="77777777" w:rsidR="004E56DA" w:rsidRDefault="004E56DA"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4E56DA" w:rsidRPr="009C410A" w:rsidRDefault="004E56DA"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4E56DA" w:rsidRPr="009C410A" w:rsidRDefault="004E56DA"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4E56DA" w:rsidRDefault="004E56DA"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4E56DA" w:rsidRDefault="004E56DA"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4E56DA" w:rsidRDefault="004E56DA" w:rsidP="007016BF">
                        <w:pPr>
                          <w:pStyle w:val="Normalwebb"/>
                          <w:spacing w:before="60" w:line="252" w:lineRule="auto"/>
                          <w:jc w:val="center"/>
                        </w:pPr>
                        <w:r>
                          <w:rPr>
                            <w:rFonts w:eastAsia="Calibri"/>
                            <w:sz w:val="22"/>
                            <w:szCs w:val="22"/>
                            <w:lang w:val="en-US"/>
                          </w:rPr>
                          <w:t>Object Code</w:t>
                        </w:r>
                      </w:p>
                      <w:p w14:paraId="774C3A6C" w14:textId="77777777" w:rsidR="004E56DA" w:rsidRDefault="004E56DA"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4E56DA" w:rsidRDefault="004E56DA"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4E56DA" w:rsidRDefault="004E56DA"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423ED5CA"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definitions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5D43F105"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definition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77777777" w:rsidR="00DF260E" w:rsidRPr="00EC76D5" w:rsidRDefault="00DF260E" w:rsidP="00DF260E">
      <w:pPr>
        <w:pStyle w:val="Code"/>
      </w:pPr>
      <w:r w:rsidRPr="00EC76D5">
        <w:t xml:space="preserve">          Assert.error(line, "invalid macro definition");</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281A0953" w:rsidR="00F023DC" w:rsidRDefault="00F023DC" w:rsidP="00F91A23">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77777777" w:rsidR="00F023DC" w:rsidRDefault="00F023DC" w:rsidP="00F91A23">
      <w:pPr>
        <w:pStyle w:val="Code"/>
        <w:rPr>
          <w:highlight w:val="white"/>
          <w:lang w:val="sv-SE"/>
        </w:rPr>
      </w:pPr>
      <w:r>
        <w:rPr>
          <w:highlight w:val="white"/>
          <w:lang w:val="sv-SE"/>
        </w:rPr>
        <w:t>%type &lt;object_list&gt; initializer_list</w:t>
      </w:r>
    </w:p>
    <w:p w14:paraId="43038C6F" w14:textId="77777777" w:rsidR="00F023DC" w:rsidRDefault="00F023DC" w:rsidP="00F91A23">
      <w:pPr>
        <w:pStyle w:val="Code"/>
        <w:rPr>
          <w:highlight w:val="white"/>
          <w:lang w:val="sv-SE"/>
        </w:rPr>
      </w:pPr>
      <w:r>
        <w:rPr>
          <w:highlight w:val="white"/>
          <w:lang w:val="sv-SE"/>
        </w:rPr>
        <w:t>%type &lt;obj&gt; 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77777777" w:rsidR="00F91A23" w:rsidRDefault="00F91A23" w:rsidP="00F91A23">
      <w:pPr>
        <w:pStyle w:val="Code"/>
        <w:rPr>
          <w:highlight w:val="white"/>
          <w:lang w:val="sv-SE"/>
        </w:rPr>
      </w:pPr>
      <w:r>
        <w:rPr>
          <w:highlight w:val="white"/>
          <w:lang w:val="sv-SE"/>
        </w:rPr>
        <w:t xml:space="preserve">    function_definition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3D593C82" w:rsidR="00E40B78" w:rsidRPr="00EC76D5" w:rsidRDefault="00E40B78" w:rsidP="00E40B78">
      <w:pPr>
        <w:pStyle w:val="Rubrik3"/>
      </w:pPr>
      <w:r w:rsidRPr="00EC76D5">
        <w:t>Function</w:t>
      </w:r>
      <w:r w:rsidR="00015AA9" w:rsidRPr="00EC76D5">
        <w:t xml:space="preserve"> Definition</w:t>
      </w:r>
      <w:bookmarkEnd w:id="51"/>
    </w:p>
    <w:p w14:paraId="0A5DE93F" w14:textId="77777777" w:rsidR="004838CF" w:rsidRPr="003B52E5" w:rsidRDefault="004838CF" w:rsidP="004838CF">
      <w:r>
        <w:t>A function definition is made up by declarator, possible preceded by a declaration specifier list, followed by an optional declaration list, and a block with an optional statement list.</w:t>
      </w:r>
    </w:p>
    <w:p w14:paraId="48F54C49" w14:textId="23AD7CA7" w:rsidR="00E40B78" w:rsidRDefault="00E40B78" w:rsidP="00E40B78">
      <w:r w:rsidRPr="00EC76D5">
        <w:t xml:space="preserve">A function definition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61F1C03F" w:rsidR="006F33E6" w:rsidRPr="00EC76D5" w:rsidRDefault="006F33E6" w:rsidP="00E40B78">
      <w:r>
        <w:t xml:space="preserve">The first part of the </w:t>
      </w:r>
      <w:r w:rsidR="00045C21">
        <w:t xml:space="preserve">function definition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77777777" w:rsidR="005642E5" w:rsidRDefault="005642E5" w:rsidP="005642E5">
      <w:pPr>
        <w:pStyle w:val="Code"/>
        <w:rPr>
          <w:highlight w:val="white"/>
          <w:lang w:val="sv-SE"/>
        </w:rPr>
      </w:pPr>
      <w:r>
        <w:rPr>
          <w:highlight w:val="white"/>
          <w:lang w:val="sv-SE"/>
        </w:rPr>
        <w:t>function_definition:</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77777777" w:rsidR="005642E5" w:rsidRDefault="005642E5" w:rsidP="005642E5">
      <w:pPr>
        <w:pStyle w:val="Code"/>
        <w:rPr>
          <w:highlight w:val="white"/>
          <w:lang w:val="sv-SE"/>
        </w:rPr>
      </w:pPr>
      <w:r>
        <w:rPr>
          <w:highlight w:val="white"/>
          <w:lang w:val="sv-SE"/>
        </w:rPr>
        <w:t xml:space="preserve">      MiddleCodeGenerator.CheckFunctionDefinition();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7777777" w:rsidR="005642E5" w:rsidRDefault="005642E5" w:rsidP="005642E5">
      <w:pPr>
        <w:pStyle w:val="Code"/>
        <w:rPr>
          <w:highlight w:val="white"/>
          <w:lang w:val="sv-SE"/>
        </w:rPr>
      </w:pPr>
      <w:r>
        <w:rPr>
          <w:highlight w:val="white"/>
          <w:lang w:val="sv-SE"/>
        </w:rPr>
        <w:t xml:space="preserve">      MiddleCodeGenerator.CheckFunctionDefinition();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7777777"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initialize struct or union members. We also check that the declarator is not a function, since functions cannot be initialized. If the declarator is defined in the global scope and does not have the static storage it has external linkage and is visible from other source files, the linker will make it visible in a later phase.</w:t>
      </w:r>
    </w:p>
    <w:p w14:paraId="721B813C" w14:textId="1197ACA9" w:rsidR="005E4C5F" w:rsidRDefault="005E4C5F" w:rsidP="00E40B78">
      <w:r>
        <w:t xml:space="preserve">An extern or typedef </w:t>
      </w:r>
      <w:r w:rsidRPr="005146F5">
        <w:t>declarator</w:t>
      </w:r>
      <w:r>
        <w:t xml:space="preserve"> cannot be initialized. However, if it is auto or register, we call </w:t>
      </w:r>
      <w:r w:rsidRPr="00C231D2">
        <w:rPr>
          <w:rStyle w:val="CodeInText"/>
        </w:rPr>
        <w:t>GenerateInitializer.generateStack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initialized value (that is always constant) in a block of bytes, that will be paced in the final execution file by the linker.</w:t>
      </w:r>
    </w:p>
    <w:p w14:paraId="64BF5A12" w14:textId="46F46E8F" w:rsidR="004143D5" w:rsidRDefault="004143D5" w:rsidP="00E40B78">
      <w:r>
        <w:t xml:space="preserve">The rule handles a definition of a function. A function </w:t>
      </w:r>
      <w:r w:rsidRPr="00EB1DA7">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definition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3269AE6B" w:rsidR="00E40B78" w:rsidRPr="00EC76D5" w:rsidRDefault="00E40B78" w:rsidP="00E40B78">
      <w:r w:rsidRPr="00EC76D5">
        <w:t xml:space="preserve">A general function </w:t>
      </w:r>
      <w:r w:rsidR="00AB7DF5">
        <w:t>pointer_declarator</w:t>
      </w:r>
      <w:r w:rsidRPr="00EC76D5">
        <w:t xml:space="preserve"> may be unnamed; however, a function definition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075F33B0"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5B642C" w:rsidRPr="005F4D8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7BB42C66"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Message.Unnamed_function_definition);</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3765B861" w:rsidR="00CC4E52" w:rsidRPr="00CC4E52" w:rsidRDefault="00B44F6C" w:rsidP="00B44F6C">
      <w:pPr>
        <w:rPr>
          <w:highlight w:val="white"/>
        </w:rPr>
      </w:pPr>
      <w:r>
        <w:rPr>
          <w:highlight w:val="white"/>
        </w:rPr>
        <w:t>A function definition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30C41579" w:rsidR="0076442C" w:rsidRPr="00CC4E52" w:rsidRDefault="0076442C" w:rsidP="0076442C">
      <w:pPr>
        <w:rPr>
          <w:highlight w:val="white"/>
        </w:rPr>
      </w:pPr>
      <w:r>
        <w:rPr>
          <w:highlight w:val="white"/>
        </w:rPr>
        <w:t xml:space="preserve">Every function definition,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3EE3E673" w:rsidR="00FF41F2" w:rsidRDefault="00FF41F2" w:rsidP="00E40B78">
      <w:r>
        <w:t xml:space="preserve">The </w:t>
      </w:r>
      <w:r w:rsidRPr="00A2168D">
        <w:rPr>
          <w:rStyle w:val="KeyWord0"/>
          <w:highlight w:val="white"/>
        </w:rPr>
        <w:t>CheckFunctionDefinition</w:t>
      </w:r>
      <w:r>
        <w:t xml:space="preserve"> method </w:t>
      </w:r>
      <w:r w:rsidR="00213917">
        <w:t xml:space="preserve">checks that the </w:t>
      </w:r>
      <w:r w:rsidR="001950C3">
        <w:t xml:space="preserve">definition is correct, especially in case of old-style definition. </w:t>
      </w:r>
      <w:r w:rsidR="0063242E" w:rsidRPr="00EC76D5">
        <w:t>In the old-style function definition, the parameter list must match the declaration list.</w:t>
      </w:r>
      <w:r w:rsidR="0063242E">
        <w:t xml:space="preserve"> </w:t>
      </w:r>
      <w:r w:rsidR="00E40B78" w:rsidRPr="00EC76D5">
        <w:t>I</w:t>
      </w:r>
      <w:r w:rsidR="009F4587">
        <w:t xml:space="preserve">n the new-style function definition, the declaration list must be empty since it is </w:t>
      </w:r>
      <w:r w:rsidR="00E40B78" w:rsidRPr="00EC76D5">
        <w:t>not allowed to mix the old and new style</w:t>
      </w:r>
      <w:r w:rsidR="009F4587">
        <w:t>.</w:t>
      </w:r>
    </w:p>
    <w:p w14:paraId="38EDF686" w14:textId="77777777" w:rsidR="00C32DBB" w:rsidRPr="00C32DBB" w:rsidRDefault="00C32DBB" w:rsidP="00C32DBB">
      <w:pPr>
        <w:pStyle w:val="Code"/>
        <w:rPr>
          <w:highlight w:val="white"/>
        </w:rPr>
      </w:pPr>
      <w:r w:rsidRPr="00C32DBB">
        <w:rPr>
          <w:highlight w:val="white"/>
        </w:rPr>
        <w:lastRenderedPageBreak/>
        <w:t xml:space="preserve">    public static void CheckFunctionDefinition()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41DEBC0C"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Unmatched_number_of_parameters_in_old__style_function_definition);</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140DE4EC"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Undefined_parameter_in_old__style_function_definition);</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D438F14" w:rsidR="006149C4" w:rsidRPr="00C32DBB" w:rsidRDefault="006149C4" w:rsidP="006149C4">
      <w:pPr>
        <w:rPr>
          <w:highlight w:val="white"/>
        </w:rPr>
      </w:pPr>
      <w:r>
        <w:rPr>
          <w:highlight w:val="white"/>
        </w:rPr>
        <w:t>In case of a new-style function 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definition,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77777777" w:rsidR="00C32DBB" w:rsidRPr="00C32DBB" w:rsidRDefault="00C32DBB" w:rsidP="00C32DBB">
      <w:pPr>
        <w:pStyle w:val="Code"/>
        <w:rPr>
          <w:highlight w:val="white"/>
        </w:rPr>
      </w:pPr>
      <w:r w:rsidRPr="00C32DBB">
        <w:rPr>
          <w:highlight w:val="white"/>
        </w:rPr>
        <w:t xml:space="preserve">          Message.New_and_old_style_mixed_function_definition);</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77777777" w:rsidR="00856F0C" w:rsidRPr="00CD06E8" w:rsidRDefault="00856F0C" w:rsidP="00856F0C">
      <w:pPr>
        <w:rPr>
          <w:highlight w:val="white"/>
        </w:rPr>
      </w:pPr>
      <w:r>
        <w:rPr>
          <w:highlight w:val="white"/>
        </w:rPr>
        <w:t xml:space="preserve">First, we call the </w:t>
      </w:r>
      <w:r w:rsidRPr="001864B9">
        <w:rPr>
          <w:rStyle w:val="KeyWord0"/>
          <w:highlight w:val="white"/>
        </w:rPr>
        <w:t>InitializationCodeList</w:t>
      </w:r>
      <w:r>
        <w:rPr>
          <w:highlight w:val="white"/>
        </w:rPr>
        <w:t xml:space="preserve"> method that adds a few lines of code that initializes the system and will be placed before the code of the main function.</w:t>
      </w:r>
    </w:p>
    <w:p w14:paraId="46FA86BA" w14:textId="77777777" w:rsidR="00856F0C" w:rsidRPr="00CD06E8" w:rsidRDefault="00856F0C" w:rsidP="00856F0C">
      <w:pPr>
        <w:pStyle w:val="Code"/>
        <w:rPr>
          <w:highlight w:val="white"/>
        </w:rPr>
      </w:pPr>
      <w:r w:rsidRPr="00CD06E8">
        <w:rPr>
          <w:highlight w:val="white"/>
        </w:rPr>
        <w:t xml:space="preserve">        AssemblyCodeGenerator.InitializationCodeList();</w:t>
      </w:r>
    </w:p>
    <w:p w14:paraId="3A2B69BC" w14:textId="001566C6" w:rsidR="008550B7" w:rsidRDefault="00A9474F" w:rsidP="00A9474F">
      <w:pPr>
        <w:rPr>
          <w:highlight w:val="white"/>
        </w:rPr>
      </w:pPr>
      <w:r>
        <w:rPr>
          <w:highlight w:val="white"/>
        </w:rPr>
        <w:lastRenderedPageBreak/>
        <w:t>We extract the parameter type list from the current function. In case of old-style definition, this list will be null.</w:t>
      </w:r>
      <w:r w:rsidR="00E77E9E">
        <w:rPr>
          <w:highlight w:val="white"/>
        </w:rPr>
        <w:t xml:space="preserve"> In case of new-style definition,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25CCC290" w:rsidR="001B1357" w:rsidRDefault="00F2052D" w:rsidP="00DE1C8F">
      <w:pPr>
        <w:pStyle w:val="Liststycke"/>
        <w:rPr>
          <w:highlight w:val="white"/>
        </w:rPr>
      </w:pPr>
      <w:r>
        <w:rPr>
          <w:highlight w:val="white"/>
        </w:rPr>
        <w:t>Note that the two cases</w:t>
      </w:r>
      <w:r w:rsidR="003761A3">
        <w:rPr>
          <w:highlight w:val="white"/>
        </w:rPr>
        <w:t xml:space="preserve"> are</w:t>
      </w:r>
      <w:r>
        <w:rPr>
          <w:highlight w:val="white"/>
        </w:rPr>
        <w:t xml:space="preserve"> actually</w:t>
      </w:r>
      <w:r w:rsidR="003761A3">
        <w:rPr>
          <w:highlight w:val="white"/>
        </w:rPr>
        <w:t xml:space="preserve"> </w:t>
      </w:r>
      <w:r>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03ECE326"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definition,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77777777" w:rsidR="00D616AD" w:rsidRDefault="00E52658" w:rsidP="001F7C91">
      <w:pPr>
        <w:pStyle w:val="Code"/>
        <w:rPr>
          <w:highlight w:val="white"/>
        </w:rPr>
      </w:pPr>
      <w:r w:rsidRPr="00E52658">
        <w:rPr>
          <w:highlight w:val="white"/>
        </w:rPr>
        <w:t xml:space="preserve">        GenerateStaticInitializerLinux.TextList(assemblyCodeList,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2AF1B5E2"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stores the item in the symbol table and checks the optional initialization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77777777" w:rsidR="00C04514" w:rsidRPr="00C04514" w:rsidRDefault="00C04514" w:rsidP="00C04514">
      <w:pPr>
        <w:pStyle w:val="Code"/>
        <w:rPr>
          <w:highlight w:val="white"/>
        </w:rPr>
      </w:pPr>
      <w:r w:rsidRPr="00C04514">
        <w:rPr>
          <w:highlight w:val="white"/>
        </w:rPr>
        <w:t xml:space="preserve">    public static Symbol EnumItem(string itemName, Symbol optInitSymbol)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15591FBE" w:rsidR="00903954" w:rsidRPr="00C04514" w:rsidRDefault="00903954" w:rsidP="00903954">
      <w:pPr>
        <w:rPr>
          <w:highlight w:val="white"/>
        </w:rPr>
      </w:pPr>
      <w:r>
        <w:rPr>
          <w:highlight w:val="white"/>
        </w:rPr>
        <w:t xml:space="preserve">The value of the item is either set by the initialization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77777777" w:rsidR="00C04514" w:rsidRPr="00C04514" w:rsidRDefault="00C04514" w:rsidP="00C04514">
      <w:pPr>
        <w:pStyle w:val="Code"/>
        <w:rPr>
          <w:highlight w:val="white"/>
        </w:rPr>
      </w:pPr>
      <w:r w:rsidRPr="00C04514">
        <w:rPr>
          <w:highlight w:val="white"/>
        </w:rPr>
        <w:t xml:space="preserve">      if (optInitSymbol != null) {</w:t>
      </w:r>
    </w:p>
    <w:p w14:paraId="6FFB6EFA" w14:textId="77777777" w:rsidR="00C04514" w:rsidRPr="00C04514" w:rsidRDefault="00C04514" w:rsidP="00C04514">
      <w:pPr>
        <w:pStyle w:val="Code"/>
        <w:rPr>
          <w:highlight w:val="white"/>
        </w:rPr>
      </w:pPr>
      <w:r w:rsidRPr="00C04514">
        <w:rPr>
          <w:highlight w:val="white"/>
        </w:rPr>
        <w:t xml:space="preserve">        Assert.Error(optInitSymbol.Type.IsIntegral(),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77777777" w:rsidR="00C04514" w:rsidRPr="00C04514" w:rsidRDefault="00C04514" w:rsidP="00C04514">
      <w:pPr>
        <w:pStyle w:val="Code"/>
        <w:rPr>
          <w:highlight w:val="white"/>
        </w:rPr>
      </w:pPr>
      <w:r w:rsidRPr="00C04514">
        <w:rPr>
          <w:highlight w:val="white"/>
        </w:rPr>
        <w:t xml:space="preserve">        Assert.Error(optInitSymbol.IsValue(),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77777777" w:rsidR="00C04514" w:rsidRPr="00C04514" w:rsidRDefault="00C04514" w:rsidP="00C04514">
      <w:pPr>
        <w:pStyle w:val="Code"/>
        <w:rPr>
          <w:highlight w:val="white"/>
        </w:rPr>
      </w:pPr>
      <w:r w:rsidRPr="00C04514">
        <w:rPr>
          <w:highlight w:val="white"/>
        </w:rPr>
        <w:t xml:space="preserve">        value = (BigInteger) optInitSymbol.Value;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lastRenderedPageBreak/>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257F1D03"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6D62E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431DBABE" w:rsidR="00215100" w:rsidRDefault="00215100" w:rsidP="00215100">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05EB891D"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0841E446"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13125E">
        <w:rPr>
          <w:highlight w:val="white"/>
          <w:lang w:val="sv-SE"/>
        </w:rPr>
        <w:t xml:space="preserve">initialized with a value, or marked as a bitfield. </w:t>
      </w:r>
      <w:r w:rsidR="009D72BD">
        <w:rPr>
          <w:highlight w:val="white"/>
          <w:lang w:val="sv-SE"/>
        </w:rPr>
        <w:t xml:space="preserve">However, a declarator cannot be both initialized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3887985C" w:rsidR="0013125E" w:rsidRPr="009013A8" w:rsidRDefault="007946C9" w:rsidP="009013A8">
      <w:pPr>
        <w:pStyle w:val="Code"/>
        <w:rPr>
          <w:highlight w:val="white"/>
        </w:rPr>
      </w:pPr>
      <w:r>
        <w:rPr>
          <w:highlight w:val="white"/>
        </w:rPr>
        <w:t>initialization_bitfield_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lastRenderedPageBreak/>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11F1548E"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initializer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7647CBF4" w:rsidR="002300F1" w:rsidRPr="00840DDD" w:rsidRDefault="002300F1" w:rsidP="002300F1">
      <w:pPr>
        <w:pStyle w:val="Rubrik4"/>
        <w:rPr>
          <w:highlight w:val="white"/>
        </w:rPr>
      </w:pPr>
      <w:r>
        <w:rPr>
          <w:highlight w:val="white"/>
        </w:rPr>
        <w:t>Initialization</w:t>
      </w:r>
    </w:p>
    <w:p w14:paraId="3B2DD8D4" w14:textId="30506E27" w:rsidR="00840DDD" w:rsidRPr="00840DDD" w:rsidRDefault="0083682E" w:rsidP="00AB1275">
      <w:pPr>
        <w:rPr>
          <w:highlight w:val="white"/>
        </w:rPr>
      </w:pPr>
      <w:r>
        <w:rPr>
          <w:highlight w:val="white"/>
        </w:rPr>
        <w:t>The initializer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7777777" w:rsidR="00840DDD" w:rsidRDefault="00840DDD" w:rsidP="00840DDD">
      <w:pPr>
        <w:pStyle w:val="Code"/>
        <w:rPr>
          <w:highlight w:val="white"/>
          <w:lang w:val="sv-SE"/>
        </w:rPr>
      </w:pPr>
      <w:r>
        <w:rPr>
          <w:highlight w:val="white"/>
          <w:lang w:val="sv-SE"/>
        </w:rPr>
        <w:t>initializer:</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684A20D9"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initializer, which means that initalizer lists can be nested</w:t>
      </w:r>
      <w:r w:rsidR="001F2E9D">
        <w:rPr>
          <w:highlight w:val="white"/>
          <w:lang w:val="sv-SE"/>
        </w:rPr>
        <w:t>. But in the end there is always expressions in the initialization lists.</w:t>
      </w:r>
    </w:p>
    <w:p w14:paraId="4578302B" w14:textId="77777777" w:rsidR="00840DDD" w:rsidRDefault="00840DDD" w:rsidP="00840DDD">
      <w:pPr>
        <w:pStyle w:val="Code"/>
        <w:rPr>
          <w:highlight w:val="white"/>
          <w:lang w:val="sv-SE"/>
        </w:rPr>
      </w:pPr>
      <w:r>
        <w:rPr>
          <w:highlight w:val="white"/>
          <w:lang w:val="sv-SE"/>
        </w:rPr>
        <w:t xml:space="preserve">  | LEFT_BLOCK initializer_list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77777777" w:rsidR="00840DDD" w:rsidRDefault="00840DDD" w:rsidP="00840DDD">
      <w:pPr>
        <w:pStyle w:val="Code"/>
        <w:rPr>
          <w:highlight w:val="white"/>
          <w:lang w:val="sv-SE"/>
        </w:rPr>
      </w:pPr>
      <w:r>
        <w:rPr>
          <w:highlight w:val="white"/>
          <w:lang w:val="sv-SE"/>
        </w:rPr>
        <w:t>initializer_list:</w:t>
      </w:r>
    </w:p>
    <w:p w14:paraId="52B9D4BB" w14:textId="77777777" w:rsidR="00840DDD" w:rsidRDefault="00840DDD" w:rsidP="00840DDD">
      <w:pPr>
        <w:pStyle w:val="Code"/>
        <w:rPr>
          <w:highlight w:val="white"/>
          <w:lang w:val="sv-SE"/>
        </w:rPr>
      </w:pPr>
      <w:r>
        <w:rPr>
          <w:highlight w:val="white"/>
          <w:lang w:val="sv-SE"/>
        </w:rPr>
        <w:t xml:space="preserve">    initializer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77777777" w:rsidR="00840DDD" w:rsidRDefault="00840DDD" w:rsidP="00840DDD">
      <w:pPr>
        <w:pStyle w:val="Code"/>
        <w:rPr>
          <w:highlight w:val="white"/>
          <w:lang w:val="sv-SE"/>
        </w:rPr>
      </w:pPr>
      <w:r>
        <w:rPr>
          <w:highlight w:val="white"/>
          <w:lang w:val="sv-SE"/>
        </w:rPr>
        <w:t xml:space="preserve">  | initializer_list COMMA initializer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12F0936A" w:rsidR="00564E09" w:rsidRDefault="00564E09" w:rsidP="00564E09">
      <w:r>
        <w:t>The for statement is more complicated than the</w:t>
      </w:r>
      <w:r w:rsidR="008132ED">
        <w:t xml:space="preserve"> do and </w:t>
      </w:r>
      <w:r>
        <w:t>while statement</w:t>
      </w:r>
      <w:r w:rsidR="008132ED">
        <w:t>s</w:t>
      </w:r>
      <w:r>
        <w:t>.</w:t>
      </w:r>
      <w:r w:rsidR="003D514D">
        <w:t xml:space="preserve"> It </w:t>
      </w:r>
      <w:r>
        <w:t>holds three optional expression: the initialization expression, the test expression, and the increment expression. The true and false sets of the initialization and increment expressions are all backpatched to beginning of the test expression. An omitted test expression is equivalent to an infinite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77777777"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If the test expression is present, we want its value, and therefore we re interested in its long list. On the other hand, if the init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77777777" w:rsidR="00855D78" w:rsidRDefault="00855D78" w:rsidP="00855D78">
      <w:pPr>
        <w:pStyle w:val="Code"/>
        <w:rPr>
          <w:highlight w:val="white"/>
        </w:rPr>
      </w:pPr>
      <w:r w:rsidRPr="00855D78">
        <w:rPr>
          <w:highlight w:val="white"/>
        </w:rPr>
        <w:t xml:space="preserve">    public static Statement ForStatement(Expression initExpression,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44E9D35E" w:rsidR="00005E54" w:rsidRPr="00855D78" w:rsidRDefault="00005E54" w:rsidP="00005E54">
      <w:pPr>
        <w:rPr>
          <w:highlight w:val="white"/>
        </w:rPr>
      </w:pPr>
      <w:r>
        <w:rPr>
          <w:highlight w:val="white"/>
        </w:rPr>
        <w:t>If the init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77777777" w:rsidR="00855D78" w:rsidRPr="00855D78" w:rsidRDefault="00855D78" w:rsidP="00855D78">
      <w:pPr>
        <w:pStyle w:val="Code"/>
        <w:rPr>
          <w:highlight w:val="white"/>
        </w:rPr>
      </w:pPr>
      <w:r w:rsidRPr="00855D78">
        <w:rPr>
          <w:highlight w:val="white"/>
        </w:rPr>
        <w:t xml:space="preserve">      if (initExpression != null) {</w:t>
      </w:r>
    </w:p>
    <w:p w14:paraId="39E25B00" w14:textId="3D1379D4" w:rsidR="00855D78" w:rsidRDefault="00855D78" w:rsidP="00855D78">
      <w:pPr>
        <w:pStyle w:val="Code"/>
        <w:rPr>
          <w:highlight w:val="white"/>
        </w:rPr>
      </w:pPr>
      <w:r w:rsidRPr="00855D78">
        <w:rPr>
          <w:highlight w:val="white"/>
        </w:rPr>
        <w:t xml:space="preserve">        codeList.AddRange(initExpression.ShortList);</w:t>
      </w:r>
    </w:p>
    <w:p w14:paraId="06E67BC8" w14:textId="1F1C7722" w:rsidR="00756DFC" w:rsidRPr="00855D78" w:rsidRDefault="00756DFC" w:rsidP="00756DFC">
      <w:pPr>
        <w:pStyle w:val="Code"/>
        <w:rPr>
          <w:highlight w:val="white"/>
        </w:rPr>
      </w:pPr>
      <w:r>
        <w:rPr>
          <w:highlight w:val="white"/>
        </w:rPr>
        <w:t xml:space="preserve">        Backpatch(initExpression.Symbol.TrueSet, testTarget);</w:t>
      </w:r>
    </w:p>
    <w:p w14:paraId="53274A46" w14:textId="59F9F61C" w:rsidR="00756DFC" w:rsidRPr="00855D78" w:rsidRDefault="00756DFC" w:rsidP="00756DFC">
      <w:pPr>
        <w:pStyle w:val="Code"/>
        <w:rPr>
          <w:highlight w:val="white"/>
        </w:rPr>
      </w:pPr>
      <w:r>
        <w:rPr>
          <w:highlight w:val="white"/>
        </w:rPr>
        <w:t xml:space="preserve">        Backpatch(initExpression.Symbol.FalseSet,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7900DE27"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definition.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1A9D3ED5" w:rsidR="008D0A0C" w:rsidRPr="008D0A0C" w:rsidRDefault="008D0A0C" w:rsidP="008D0A0C">
      <w:r>
        <w:t xml:space="preserve">A statement can be a declaration. We return a statement with the middle code list of the declaration. </w:t>
      </w:r>
      <w:r w:rsidR="001846D4">
        <w:t>The middle code list may hold code for initialization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380E0988" w14:textId="77777777" w:rsidR="00270E94" w:rsidRPr="00270E94" w:rsidRDefault="00270E94" w:rsidP="00270E94">
      <w:pPr>
        <w:pStyle w:val="Code"/>
        <w:rPr>
          <w:highlight w:val="white"/>
        </w:rPr>
      </w:pPr>
    </w:p>
    <w:p w14:paraId="7611142C" w14:textId="77777777" w:rsidR="0085726F" w:rsidRDefault="00270E94" w:rsidP="00270E94">
      <w:pPr>
        <w:pStyle w:val="Code"/>
        <w:rPr>
          <w:highlight w:val="white"/>
        </w:rPr>
      </w:pPr>
      <w:r w:rsidRPr="00270E94">
        <w:rPr>
          <w:highlight w:val="white"/>
        </w:rPr>
        <w:t xml:space="preserve">      Symbol staticSymbol =</w:t>
      </w:r>
    </w:p>
    <w:p w14:paraId="0D9080B3" w14:textId="664F12B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expression.Symbol);</w:t>
      </w:r>
    </w:p>
    <w:p w14:paraId="7BA601C7" w14:textId="77777777" w:rsidR="00270E94" w:rsidRPr="00270E94" w:rsidRDefault="00270E94" w:rsidP="00270E94">
      <w:pPr>
        <w:pStyle w:val="Code"/>
        <w:rPr>
          <w:highlight w:val="white"/>
        </w:rPr>
      </w:pPr>
      <w:r w:rsidRPr="00270E94">
        <w:rPr>
          <w:highlight w:val="white"/>
        </w:rPr>
        <w:t xml:space="preserve">      if (staticSymbol != null) {</w:t>
      </w:r>
    </w:p>
    <w:p w14:paraId="71784A56" w14:textId="77777777" w:rsidR="0085726F" w:rsidRDefault="00270E94" w:rsidP="00270E94">
      <w:pPr>
        <w:pStyle w:val="Code"/>
        <w:rPr>
          <w:highlight w:val="white"/>
        </w:rPr>
      </w:pPr>
      <w:r w:rsidRPr="00270E94">
        <w:rPr>
          <w:highlight w:val="white"/>
        </w:rPr>
        <w:t xml:space="preserve">        return (new Expression(staticSymbol, new List&lt;MiddleCode&gt;(),</w:t>
      </w:r>
    </w:p>
    <w:p w14:paraId="2A9F3CAF" w14:textId="407362B1"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1F62AF52" w14:textId="77777777" w:rsidR="004C762B" w:rsidRPr="004C762B" w:rsidRDefault="004C762B" w:rsidP="004C762B">
      <w:pPr>
        <w:pStyle w:val="Code"/>
        <w:rPr>
          <w:highlight w:val="white"/>
        </w:rPr>
      </w:pPr>
      <w:r w:rsidRPr="004C762B">
        <w:rPr>
          <w:highlight w:val="white"/>
        </w:rPr>
        <w:t xml:space="preserve">                   Message.Invalid_dereference_of_non__pointer);</w:t>
      </w:r>
    </w:p>
    <w:p w14:paraId="2B33BC17" w14:textId="2EB82FC0" w:rsidR="00270E94" w:rsidRPr="00270E94" w:rsidRDefault="00B315CA" w:rsidP="007C2691">
      <w:pPr>
        <w:rPr>
          <w:highlight w:val="white"/>
        </w:rPr>
      </w:pPr>
      <w:r>
        <w:rPr>
          <w:highlight w:val="white"/>
        </w:rPr>
        <w:t xml:space="preserve">The </w:t>
      </w:r>
      <w:r w:rsidR="007C2691" w:rsidRPr="007C2691">
        <w:rPr>
          <w:highlight w:val="white"/>
        </w:rPr>
        <w:t>dereference</w:t>
      </w:r>
      <w:r w:rsidR="007C2691">
        <w:rPr>
          <w:highlight w:val="white"/>
        </w:rPr>
        <w:t xml:space="preserve"> operator may result in a static value; that is, when the dereference operator is applied to a static </w:t>
      </w:r>
      <w:r w:rsidR="006170F1">
        <w:rPr>
          <w:highlight w:val="white"/>
        </w:rPr>
        <w:t>address, the result becomes a static value. The static value is of no use in itself. However, it can later be applied to the address operator, in which case the result becomes a static address.</w:t>
      </w:r>
    </w:p>
    <w:p w14:paraId="6EAF7DBD" w14:textId="77777777" w:rsidR="004C762B" w:rsidRPr="004C762B" w:rsidRDefault="004C762B" w:rsidP="004C762B">
      <w:pPr>
        <w:pStyle w:val="Code"/>
        <w:rPr>
          <w:highlight w:val="white"/>
        </w:rPr>
      </w:pPr>
      <w:r w:rsidRPr="004C762B">
        <w:rPr>
          <w:highlight w:val="white"/>
        </w:rPr>
        <w:t xml:space="preserve">      Symbol staticSymbol =</w:t>
      </w:r>
    </w:p>
    <w:p w14:paraId="5D77C082" w14:textId="77777777" w:rsidR="004C762B" w:rsidRPr="004C762B" w:rsidRDefault="004C762B" w:rsidP="004C762B">
      <w:pPr>
        <w:pStyle w:val="Code"/>
        <w:rPr>
          <w:highlight w:val="white"/>
        </w:rPr>
      </w:pPr>
      <w:r w:rsidRPr="004C762B">
        <w:rPr>
          <w:highlight w:val="white"/>
        </w:rPr>
        <w:t xml:space="preserve">        StaticExpression.Unary(MiddleOperator.Dereference, expression.Symbol);</w:t>
      </w:r>
    </w:p>
    <w:p w14:paraId="56211703" w14:textId="77777777" w:rsidR="004C762B" w:rsidRPr="004C762B" w:rsidRDefault="004C762B" w:rsidP="004C762B">
      <w:pPr>
        <w:pStyle w:val="Code"/>
        <w:rPr>
          <w:highlight w:val="white"/>
        </w:rPr>
      </w:pPr>
      <w:r w:rsidRPr="004C762B">
        <w:rPr>
          <w:highlight w:val="white"/>
        </w:rPr>
        <w:t xml:space="preserve">      if (staticSymbol != null) {</w:t>
      </w:r>
    </w:p>
    <w:p w14:paraId="4E7CBB7C" w14:textId="77777777" w:rsidR="004C762B" w:rsidRPr="004C762B" w:rsidRDefault="004C762B" w:rsidP="004C762B">
      <w:pPr>
        <w:pStyle w:val="Code"/>
        <w:rPr>
          <w:highlight w:val="white"/>
        </w:rPr>
      </w:pPr>
      <w:r w:rsidRPr="004C762B">
        <w:rPr>
          <w:highlight w:val="white"/>
        </w:rPr>
        <w:t xml:space="preserve">        return (new Expression(staticSymbol, null, null));</w:t>
      </w:r>
    </w:p>
    <w:p w14:paraId="22316562" w14:textId="77777777" w:rsidR="004C762B" w:rsidRPr="004C762B" w:rsidRDefault="004C762B" w:rsidP="004C762B">
      <w:pPr>
        <w:pStyle w:val="Code"/>
        <w:rPr>
          <w:highlight w:val="white"/>
        </w:rPr>
      </w:pPr>
      <w:r w:rsidRPr="004C762B">
        <w:rPr>
          <w:highlight w:val="white"/>
        </w:rPr>
        <w:t xml:space="preserve">      }</w:t>
      </w:r>
    </w:p>
    <w:p w14:paraId="5C0B1234" w14:textId="77777777" w:rsidR="004C762B" w:rsidRPr="004C762B" w:rsidRDefault="004C762B" w:rsidP="004C762B">
      <w:pPr>
        <w:pStyle w:val="Code"/>
        <w:rPr>
          <w:highlight w:val="white"/>
        </w:rPr>
      </w:pP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635C3BEF" w:rsidR="006E34D2" w:rsidRPr="006E34D2" w:rsidRDefault="006E34D2" w:rsidP="006E34D2">
      <w:pPr>
        <w:rPr>
          <w:highlight w:val="white"/>
        </w:rPr>
      </w:pPr>
      <w:r>
        <w:rPr>
          <w:highlight w:val="white"/>
        </w:rPr>
        <w:t>The increment and decrement operators come in tow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lastRenderedPageBreak/>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lastRenderedPageBreak/>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lastRenderedPageBreak/>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lastRenderedPageBreak/>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lastRenderedPageBreak/>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lastRenderedPageBreak/>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lastRenderedPageBreak/>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77777777" w:rsidR="00E40B78" w:rsidRPr="00EC76D5" w:rsidRDefault="00E40B78" w:rsidP="00E40B78">
      <w:pPr>
        <w:pStyle w:val="Code"/>
      </w:pPr>
      <w:r w:rsidRPr="00EC76D5">
        <w:t xml:space="preserve">          GenerateInitializer.generateStatic(itemSymbol);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77777777" w:rsidR="00E40B78" w:rsidRPr="00EC76D5" w:rsidRDefault="00E40B78" w:rsidP="00E40B78">
      <w:r w:rsidRPr="00EC76D5">
        <w:t>3. The compound type and sort are both null, which means that there is no type (which may happen in function definitions).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0DA9CCF8" w:rsidR="00D62621" w:rsidRPr="00EC76D5" w:rsidRDefault="009B5517" w:rsidP="00D62621">
      <w:pPr>
        <w:pStyle w:val="Code"/>
      </w:pPr>
      <w:r w:rsidRPr="00EC76D5">
        <w:lastRenderedPageBreak/>
        <w:t xml:space="preserve">                                       </w:t>
      </w:r>
      <w:r w:rsidR="00D62621" w:rsidRPr="00EC76D5">
        <w:t xml:space="preserve"> SyntaxTree optInitTree)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77777777" w:rsidR="00D62621" w:rsidRPr="00EC76D5" w:rsidRDefault="00D62621" w:rsidP="00D62621">
      <w:pPr>
        <w:pStyle w:val="Code"/>
      </w:pPr>
      <w:r w:rsidRPr="00EC76D5">
        <w:t xml:space="preserve">    if (optInitTree != null) {</w:t>
      </w:r>
    </w:p>
    <w:p w14:paraId="36827879" w14:textId="77777777" w:rsidR="00D62621" w:rsidRPr="00EC76D5" w:rsidRDefault="00D62621" w:rsidP="00D62621">
      <w:pPr>
        <w:pStyle w:val="Code"/>
      </w:pPr>
      <w:r w:rsidRPr="00EC76D5">
        <w:t xml:space="preserve">      Main.EnumValueStack.pop();</w:t>
      </w:r>
    </w:p>
    <w:p w14:paraId="46549957" w14:textId="77777777" w:rsidR="00D62621" w:rsidRPr="00EC76D5" w:rsidRDefault="00D62621" w:rsidP="00D62621">
      <w:pPr>
        <w:pStyle w:val="Code"/>
      </w:pPr>
      <w:r w:rsidRPr="00EC76D5">
        <w:t xml:space="preserve">      bigValue = (BigInteger) optInitTree.getSymbol().getValue();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6D54A061" w:rsidR="00E40B78" w:rsidRPr="00EC76D5" w:rsidRDefault="00E40B78" w:rsidP="00E40B78">
      <w:r w:rsidRPr="00EC76D5">
        <w:t xml:space="preserve">A </w:t>
      </w:r>
      <w:r w:rsidR="00AB7DF5">
        <w:t>declarator</w:t>
      </w:r>
      <w:r w:rsidRPr="00EC76D5">
        <w:t xml:space="preserve"> can be initialized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49A8056D" w:rsidR="00A64F3A" w:rsidRPr="00EC76D5" w:rsidRDefault="00A64F3A" w:rsidP="00A64F3A">
      <w:pPr>
        <w:pStyle w:val="Code"/>
      </w:pPr>
      <w:r w:rsidRPr="00EC76D5">
        <w:t xml:space="preserve">    </w:t>
      </w:r>
      <w:r w:rsidR="007946C9">
        <w:t>initialization_bitfield_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65517A3A" w:rsidR="00A64F3A" w:rsidRPr="00EC76D5" w:rsidRDefault="00A64F3A" w:rsidP="00A64F3A">
      <w:pPr>
        <w:pStyle w:val="Code"/>
      </w:pPr>
      <w:r w:rsidRPr="00EC76D5">
        <w:t xml:space="preserve">  | </w:t>
      </w:r>
      <w:r w:rsidR="00B473E1">
        <w:t>declarator_list</w:t>
      </w:r>
      <w:r w:rsidRPr="00EC76D5">
        <w:t xml:space="preserve"> COMMA </w:t>
      </w:r>
      <w:r w:rsidR="007946C9">
        <w:t>initialization_bitfield_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639A0DFD" w:rsidR="00A64F3A" w:rsidRPr="00EC76D5" w:rsidRDefault="007946C9" w:rsidP="00A64F3A">
      <w:pPr>
        <w:pStyle w:val="Code"/>
      </w:pPr>
      <w:r>
        <w:t>initialization_bitfield_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A5C6FF4" w:rsidR="00A64F3A" w:rsidRPr="00EC76D5" w:rsidRDefault="00A64F3A" w:rsidP="00A64F3A">
      <w:pPr>
        <w:pStyle w:val="Code"/>
      </w:pPr>
      <w:r w:rsidRPr="00EC76D5">
        <w:lastRenderedPageBreak/>
        <w:t xml:space="preserve">  | </w:t>
      </w:r>
      <w:r w:rsidR="00AB7DF5">
        <w:t>pointer_declarator</w:t>
      </w:r>
      <w:r w:rsidRPr="00EC76D5">
        <w:t xml:space="preserve"> ASSIGN initializer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42A955F7"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initialize struct or union members. We also check that the </w:t>
      </w:r>
      <w:r w:rsidR="00AB7DF5">
        <w:t>pointer_declarator</w:t>
      </w:r>
      <w:r w:rsidRPr="00EC76D5">
        <w:t xml:space="preserve"> is not a function, since functions cannot be initialized.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29B42DD9" w:rsidR="00E40B78" w:rsidRPr="00EC76D5" w:rsidRDefault="00E40B78" w:rsidP="00E40B78">
      <w:r w:rsidRPr="00EC76D5">
        <w:t xml:space="preserve">An extern or typedef </w:t>
      </w:r>
      <w:r w:rsidR="00AB7DF5">
        <w:t>pointer_declarator</w:t>
      </w:r>
      <w:r w:rsidRPr="00EC76D5">
        <w:t xml:space="preserve"> cannot be initialized. However, if it is auto or register, we call </w:t>
      </w:r>
      <w:r w:rsidRPr="00EC76D5">
        <w:rPr>
          <w:rStyle w:val="CodeInText"/>
        </w:rPr>
        <w:t>GenerateInitializer.generateStack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initialized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69E97111" w:rsidR="004F2B42" w:rsidRPr="00EC76D5" w:rsidRDefault="004F2B42" w:rsidP="004F2B42">
      <w:pPr>
        <w:pStyle w:val="Code"/>
      </w:pPr>
      <w:r w:rsidRPr="00EC76D5">
        <w:t xml:space="preserve">                      Declarator </w:t>
      </w:r>
      <w:r w:rsidR="00FC5EB0">
        <w:t>declarator</w:t>
      </w:r>
      <w:r w:rsidRPr="00EC76D5">
        <w:t>, Object init)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77777777" w:rsidR="004F2B42" w:rsidRPr="00EC76D5" w:rsidRDefault="004F2B42" w:rsidP="004F2B42">
      <w:pPr>
        <w:pStyle w:val="Code"/>
      </w:pPr>
      <w:r w:rsidRPr="00EC76D5">
        <w:t xml:space="preserve">    Assert.error(!type.isFunction(), null, "function cannot be initialized");</w:t>
      </w:r>
    </w:p>
    <w:p w14:paraId="7B8AA34C" w14:textId="77777777" w:rsidR="004F2B42" w:rsidRPr="00EC76D5" w:rsidRDefault="004F2B42" w:rsidP="004F2B42">
      <w:pPr>
        <w:pStyle w:val="Code"/>
      </w:pPr>
      <w:r w:rsidRPr="00EC76D5">
        <w:t xml:space="preserve">    Assert.error(storage != Storage.Typedef, name,</w:t>
      </w:r>
    </w:p>
    <w:p w14:paraId="10A7822A" w14:textId="77777777" w:rsidR="004F2B42" w:rsidRPr="00EC76D5" w:rsidRDefault="004F2B42" w:rsidP="004F2B42">
      <w:pPr>
        <w:pStyle w:val="Code"/>
      </w:pPr>
      <w:r w:rsidRPr="00EC76D5">
        <w:t xml:space="preserve">                 "typedef cannot be initialized");</w:t>
      </w:r>
    </w:p>
    <w:p w14:paraId="053939F0" w14:textId="77777777" w:rsidR="004F2B42" w:rsidRPr="00EC76D5" w:rsidRDefault="004F2B42" w:rsidP="004F2B42">
      <w:pPr>
        <w:pStyle w:val="Code"/>
      </w:pPr>
      <w:r w:rsidRPr="00EC76D5">
        <w:t xml:space="preserve">    Assert.error(storage != Storage.Extern, name,</w:t>
      </w:r>
    </w:p>
    <w:p w14:paraId="7F7053E5" w14:textId="77777777" w:rsidR="004F2B42" w:rsidRPr="00EC76D5" w:rsidRDefault="004F2B42" w:rsidP="004F2B42">
      <w:pPr>
        <w:pStyle w:val="Code"/>
      </w:pPr>
      <w:r w:rsidRPr="00EC76D5">
        <w:t xml:space="preserve">                 "extern cannot be initialized");</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29F82B1E" w:rsidR="004F2B42" w:rsidRPr="00EC76D5" w:rsidRDefault="00875A9E" w:rsidP="00875A9E">
      <w:pPr>
        <w:pStyle w:val="Code"/>
      </w:pPr>
      <w:r w:rsidRPr="00EC76D5">
        <w:t xml:space="preserve">                 name, "struct or union field cannot be initialized");</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77777777" w:rsidR="004F2B42" w:rsidRPr="00EC76D5" w:rsidRDefault="004F2B42" w:rsidP="004F2B42">
      <w:pPr>
        <w:pStyle w:val="Code"/>
      </w:pPr>
      <w:r w:rsidRPr="00EC76D5">
        <w:t xml:space="preserve">          init = GenerateInitializerAuto.match(type, init);</w:t>
      </w:r>
    </w:p>
    <w:p w14:paraId="7640D9C6" w14:textId="77777777" w:rsidR="004F2B42" w:rsidRPr="00EC76D5" w:rsidRDefault="004F2B42" w:rsidP="004F2B42">
      <w:pPr>
        <w:pStyle w:val="Code"/>
      </w:pPr>
      <w:r w:rsidRPr="00EC76D5">
        <w:t xml:space="preserve">          init = GenerateInitializerAuto.generateAutoValueList(init);</w:t>
      </w:r>
    </w:p>
    <w:p w14:paraId="30EF83D5" w14:textId="77777777" w:rsidR="004F2B42" w:rsidRPr="00EC76D5" w:rsidRDefault="004F2B42" w:rsidP="004F2B42">
      <w:pPr>
        <w:pStyle w:val="Code"/>
      </w:pPr>
      <w:r w:rsidRPr="00EC76D5">
        <w:lastRenderedPageBreak/>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77777777" w:rsidR="004F2B42" w:rsidRPr="00EC76D5" w:rsidRDefault="004F2B42" w:rsidP="004F2B42">
      <w:pPr>
        <w:pStyle w:val="Code"/>
      </w:pPr>
      <w:r w:rsidRPr="00EC76D5">
        <w:t xml:space="preserve">          if (init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0DDC0D19" w:rsidR="004F2B42" w:rsidRPr="00EC76D5" w:rsidRDefault="004F2B42" w:rsidP="004F2B42">
      <w:pPr>
        <w:pStyle w:val="Code"/>
      </w:pPr>
      <w:r w:rsidRPr="00EC76D5">
        <w:t xml:space="preserve">   </w:t>
      </w:r>
      <w:r w:rsidR="00C143BB" w:rsidRPr="00EC76D5">
        <w:t xml:space="preserve"> </w:t>
      </w:r>
      <w:r w:rsidRPr="00EC76D5">
        <w:t xml:space="preserve">                                      type, symbolTree, (SyntaxTree)init);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77777777" w:rsidR="004F2B42" w:rsidRPr="00EC76D5" w:rsidRDefault="004F2B42" w:rsidP="004F2B42">
      <w:pPr>
        <w:pStyle w:val="Code"/>
      </w:pPr>
      <w:r w:rsidRPr="00EC76D5">
        <w:t xml:space="preserve">            GenerateInitializerAuto.generateAuto(symbol, middleCodeList, type,</w:t>
      </w:r>
    </w:p>
    <w:p w14:paraId="6A7A473E" w14:textId="0417283D" w:rsidR="004F2B42" w:rsidRPr="00EC76D5" w:rsidRDefault="004F2B42" w:rsidP="004F2B42">
      <w:pPr>
        <w:pStyle w:val="Code"/>
      </w:pPr>
      <w:r w:rsidRPr="00EC76D5">
        <w:t xml:space="preserve">          </w:t>
      </w:r>
      <w:r w:rsidR="00C143BB" w:rsidRPr="00EC76D5">
        <w:t xml:space="preserve">                          init,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77777777" w:rsidR="004F2B42" w:rsidRPr="00EC76D5" w:rsidRDefault="004F2B42" w:rsidP="004F2B42">
      <w:pPr>
        <w:pStyle w:val="Code"/>
      </w:pPr>
      <w:r w:rsidRPr="00EC76D5">
        <w:t xml:space="preserve">          init = GenerateInitializerStatic.generateValueExpression(init);</w:t>
      </w:r>
    </w:p>
    <w:p w14:paraId="03C1218A" w14:textId="77777777" w:rsidR="004F2B42" w:rsidRPr="00EC76D5" w:rsidRDefault="004F2B42" w:rsidP="004F2B42">
      <w:pPr>
        <w:pStyle w:val="Code"/>
      </w:pPr>
      <w:r w:rsidRPr="00EC76D5">
        <w:t xml:space="preserve">          init = GenerateInitializerStatic.staticConvert(type, init);</w:t>
      </w:r>
    </w:p>
    <w:p w14:paraId="23305F49" w14:textId="77777777" w:rsidR="004F2B42" w:rsidRPr="00EC76D5" w:rsidRDefault="004F2B42" w:rsidP="004F2B42">
      <w:pPr>
        <w:pStyle w:val="Code"/>
      </w:pPr>
      <w:r w:rsidRPr="00EC76D5">
        <w:t xml:space="preserve">          init = GenerateInitializerStatic.generateAddressExpression(init);</w:t>
      </w:r>
    </w:p>
    <w:p w14:paraId="11C4372F" w14:textId="77777777" w:rsidR="004F2B42" w:rsidRPr="00EC76D5" w:rsidRDefault="004F2B42" w:rsidP="004F2B42">
      <w:pPr>
        <w:pStyle w:val="Code"/>
      </w:pPr>
      <w:r w:rsidRPr="00EC76D5">
        <w:t xml:space="preserve">          </w:t>
      </w:r>
    </w:p>
    <w:p w14:paraId="2F85BA60" w14:textId="77777777" w:rsidR="004F2B42" w:rsidRPr="00EC76D5" w:rsidRDefault="004F2B42" w:rsidP="004F2B42">
      <w:pPr>
        <w:pStyle w:val="Code"/>
      </w:pPr>
      <w:r w:rsidRPr="00EC76D5">
        <w:t xml:space="preserve">          if ((init instanceof SyntaxTree) &amp;&amp;</w:t>
      </w:r>
    </w:p>
    <w:p w14:paraId="384BC679" w14:textId="11F8F2A1" w:rsidR="004F2B42" w:rsidRPr="00EC76D5" w:rsidRDefault="004F2B42" w:rsidP="004F2B42">
      <w:pPr>
        <w:pStyle w:val="Code"/>
      </w:pPr>
      <w:r w:rsidRPr="00EC76D5">
        <w:t xml:space="preserve">              (((SyntaxTree) init).getOperator() == MiddleOperator.Variable)){</w:t>
      </w:r>
    </w:p>
    <w:p w14:paraId="4E09E261" w14:textId="77777777" w:rsidR="004F2B42" w:rsidRPr="00EC76D5" w:rsidRDefault="004F2B42" w:rsidP="004F2B42">
      <w:pPr>
        <w:pStyle w:val="Code"/>
      </w:pPr>
      <w:r w:rsidRPr="00EC76D5">
        <w:t xml:space="preserve">            Main.GlobalSet.add(((SyntaxTree) init).getSymbol());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77777777" w:rsidR="004F2B42" w:rsidRPr="00EC76D5" w:rsidRDefault="004F2B42" w:rsidP="004F2B42">
      <w:pPr>
        <w:pStyle w:val="Code"/>
      </w:pPr>
      <w:r w:rsidRPr="00EC76D5">
        <w:t xml:space="preserve">            GenerateInitializerStatic.generateStatic</w:t>
      </w:r>
    </w:p>
    <w:p w14:paraId="68183591" w14:textId="77777777" w:rsidR="004F2B42" w:rsidRPr="00EC76D5" w:rsidRDefault="004F2B42" w:rsidP="004F2B42">
      <w:pPr>
        <w:pStyle w:val="Code"/>
      </w:pPr>
      <w:r w:rsidRPr="00EC76D5">
        <w:t xml:space="preserve">                               (type, init, byteList, accessMap, textList);</w:t>
      </w:r>
    </w:p>
    <w:p w14:paraId="03CBEDB8" w14:textId="77777777" w:rsidR="004F2B42" w:rsidRPr="00EC76D5" w:rsidRDefault="004F2B42" w:rsidP="004F2B42">
      <w:pPr>
        <w:pStyle w:val="Code"/>
      </w:pPr>
      <w:r w:rsidRPr="00EC76D5">
        <w:t xml:space="preserve">            Symbol symbol =</w:t>
      </w:r>
    </w:p>
    <w:p w14:paraId="416B70DA" w14:textId="77777777" w:rsidR="004F2B42" w:rsidRPr="00EC76D5" w:rsidRDefault="004F2B42" w:rsidP="004F2B42">
      <w:pPr>
        <w:pStyle w:val="Code"/>
      </w:pPr>
      <w:r w:rsidRPr="00EC76D5">
        <w:t xml:space="preserve">              Symbol.createInitSymbol(name,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w:t>
      </w:r>
      <w:r w:rsidRPr="00EC76D5">
        <w:lastRenderedPageBreak/>
        <w:t>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lastRenderedPageBreak/>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lastRenderedPageBreak/>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77777777" w:rsidR="00E40B78" w:rsidRPr="00EC76D5" w:rsidRDefault="00E40B78" w:rsidP="00E40B78">
      <w:r w:rsidRPr="00EC76D5">
        <w:t>A parameter is a declaration with at most one declaratory, which has no initializer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lastRenderedPageBreak/>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082A3206" w:rsidR="00E40B78" w:rsidRPr="00EC76D5" w:rsidRDefault="00E40B78" w:rsidP="00664F54">
      <w:pPr>
        <w:pStyle w:val="Rubrik3"/>
      </w:pPr>
      <w:bookmarkStart w:id="63" w:name="_Toc481936155"/>
      <w:r w:rsidRPr="00EC76D5">
        <w:lastRenderedPageBreak/>
        <w:t>Initializer</w:t>
      </w:r>
      <w:bookmarkEnd w:id="63"/>
    </w:p>
    <w:p w14:paraId="67060910" w14:textId="77777777" w:rsidR="00E40B78" w:rsidRPr="00EC76D5" w:rsidRDefault="00E40B78" w:rsidP="00E40B78">
      <w:r w:rsidRPr="00EC76D5">
        <w:t>A declaratory can be initialized with a single value, or a (possible nested) list.</w:t>
      </w:r>
    </w:p>
    <w:p w14:paraId="6D968F70" w14:textId="114C961A" w:rsidR="00E40B78" w:rsidRPr="00EC76D5" w:rsidRDefault="002E67B8" w:rsidP="00E40B78">
      <w:pPr>
        <w:pStyle w:val="CodeHeader"/>
      </w:pPr>
      <w:r>
        <w:t>MainParser.gppg</w:t>
      </w:r>
    </w:p>
    <w:p w14:paraId="7D5E46FD" w14:textId="77777777" w:rsidR="00602943" w:rsidRPr="00EC76D5" w:rsidRDefault="00602943" w:rsidP="00602943">
      <w:pPr>
        <w:pStyle w:val="Code"/>
      </w:pPr>
      <w:r w:rsidRPr="00EC76D5">
        <w:t>initializer:</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77777777" w:rsidR="00602943" w:rsidRPr="00EC76D5" w:rsidRDefault="00602943" w:rsidP="00602943">
      <w:pPr>
        <w:pStyle w:val="Code"/>
      </w:pPr>
      <w:r w:rsidRPr="00EC76D5">
        <w:t xml:space="preserve">  | LEFT_BLOCK initializer_list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77777777" w:rsidR="00602943" w:rsidRPr="00EC76D5" w:rsidRDefault="00602943" w:rsidP="00602943">
      <w:pPr>
        <w:pStyle w:val="Code"/>
      </w:pPr>
      <w:r w:rsidRPr="00EC76D5">
        <w:t>initializer_list:</w:t>
      </w:r>
    </w:p>
    <w:p w14:paraId="7CE0CC46" w14:textId="77777777" w:rsidR="00602943" w:rsidRPr="00EC76D5" w:rsidRDefault="00602943" w:rsidP="00602943">
      <w:pPr>
        <w:pStyle w:val="Code"/>
      </w:pPr>
      <w:r w:rsidRPr="00EC76D5">
        <w:t xml:space="preserve">    initializer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77777777" w:rsidR="00602943" w:rsidRPr="00EC76D5" w:rsidRDefault="00602943" w:rsidP="00602943">
      <w:pPr>
        <w:pStyle w:val="Code"/>
      </w:pPr>
      <w:r w:rsidRPr="00EC76D5">
        <w:t xml:space="preserve">  | initializer_list COMMA initializer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4" w:name="_Toc481936156"/>
      <w:r w:rsidRPr="00EC76D5">
        <w:t>Type Name</w:t>
      </w:r>
      <w:bookmarkEnd w:id="64"/>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5" w:name="_Toc481936157"/>
      <w:r w:rsidRPr="00EC76D5">
        <w:lastRenderedPageBreak/>
        <w:t>Direct and Abstract Declarator</w:t>
      </w:r>
      <w:bookmarkEnd w:id="65"/>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lastRenderedPageBreak/>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lastRenderedPageBreak/>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lastRenderedPageBreak/>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6" w:name="_Toc481936158"/>
      <w:r w:rsidRPr="00EC76D5">
        <w:t>Statements</w:t>
      </w:r>
      <w:bookmarkEnd w:id="66"/>
    </w:p>
    <w:p w14:paraId="38FD637A" w14:textId="77777777" w:rsidR="00E40B78" w:rsidRPr="00EC76D5" w:rsidRDefault="00E40B78" w:rsidP="00E40B78">
      <w:pPr>
        <w:pStyle w:val="Rubrik3"/>
      </w:pPr>
      <w:bookmarkStart w:id="67" w:name="_Ref417993054"/>
      <w:bookmarkStart w:id="68" w:name="_Toc481936159"/>
      <w:r w:rsidRPr="00EC76D5">
        <w:t>The Forward-Jump Problem (Backpatching)</w:t>
      </w:r>
      <w:bookmarkEnd w:id="67"/>
      <w:bookmarkEnd w:id="68"/>
    </w:p>
    <w:p w14:paraId="6BDE0A05" w14:textId="77777777" w:rsidR="00E40B78" w:rsidRPr="00EC76D5" w:rsidRDefault="00E40B78" w:rsidP="00E40B78">
      <w:ins w:id="69" w:author="Stefan Bjornander" w:date="2015-04-26T09:25:00Z">
        <w:r w:rsidRPr="00EC76D5">
          <w:t xml:space="preserve">When generating </w:t>
        </w:r>
      </w:ins>
      <w:r w:rsidRPr="00EC76D5">
        <w:t xml:space="preserve">middle code instructions for </w:t>
      </w:r>
      <w:ins w:id="70" w:author="Stefan Bjornander" w:date="2015-04-26T09:25:00Z">
        <w:r w:rsidRPr="00EC76D5">
          <w:t xml:space="preserve">expressions </w:t>
        </w:r>
      </w:ins>
      <w:r w:rsidRPr="00EC76D5">
        <w:t>or</w:t>
      </w:r>
      <w:ins w:id="71" w:author="Stefan Bjornander" w:date="2015-04-26T09:25:00Z">
        <w:r w:rsidRPr="00EC76D5">
          <w:t xml:space="preserve"> statement</w:t>
        </w:r>
      </w:ins>
      <w:r w:rsidRPr="00EC76D5">
        <w:t>s</w:t>
      </w:r>
      <w:ins w:id="72" w:author="Stefan Bjornander" w:date="2015-04-26T09:25:00Z">
        <w:r w:rsidRPr="00EC76D5">
          <w:t>, a common situation is that we</w:t>
        </w:r>
      </w:ins>
      <w:ins w:id="73"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lastRenderedPageBreak/>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lastRenderedPageBreak/>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lastRenderedPageBreak/>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4" w:name="_Toc481936160"/>
      <w:r w:rsidRPr="00EC76D5">
        <w:t>The if-else Problem (Open and Closed Statements)</w:t>
      </w:r>
      <w:bookmarkEnd w:id="74"/>
    </w:p>
    <w:p w14:paraId="3DF101EE" w14:textId="79AC1993" w:rsidR="00E40B78" w:rsidRPr="00EC76D5" w:rsidRDefault="00E40B78">
      <w:pPr>
        <w:rPr>
          <w:ins w:id="75" w:author="Stefan Bjornander" w:date="2015-04-26T09:44:00Z"/>
        </w:rPr>
        <w:pPrChange w:id="76" w:author="Stefan Bjornander" w:date="2015-04-26T09:25:00Z">
          <w:pPr>
            <w:pStyle w:val="Code"/>
          </w:pPr>
        </w:pPrChange>
      </w:pPr>
      <w:ins w:id="77" w:author="Stefan Bjornander" w:date="2015-04-26T09:27:00Z">
        <w:r w:rsidRPr="00EC76D5">
          <w:t xml:space="preserve">The </w:t>
        </w:r>
        <w:r w:rsidRPr="00EC76D5">
          <w:rPr>
            <w:rStyle w:val="CodeInText"/>
            <w:rPrChange w:id="78" w:author="Stefan Bjornander" w:date="2015-04-26T09:43:00Z">
              <w:rPr/>
            </w:rPrChange>
          </w:rPr>
          <w:t>if-else</w:t>
        </w:r>
        <w:r w:rsidRPr="00EC76D5">
          <w:t xml:space="preserve"> problem</w:t>
        </w:r>
      </w:ins>
      <w:ins w:id="79" w:author="Stefan Bjornander" w:date="2015-04-26T09:28:00Z">
        <w:r w:rsidRPr="00EC76D5">
          <w:rPr>
            <w:rStyle w:val="Fotnotsreferens"/>
          </w:rPr>
          <w:footnoteReference w:id="3"/>
        </w:r>
      </w:ins>
      <w:ins w:id="92" w:author="Stefan Bjornander" w:date="2015-04-26T09:27:00Z">
        <w:r w:rsidRPr="00EC76D5">
          <w:t xml:space="preserve"> </w:t>
        </w:r>
      </w:ins>
      <w:del w:id="93" w:author="Stefan Bjornander" w:date="2015-04-26T09:43:00Z">
        <w:r w:rsidRPr="00EC76D5" w:rsidDel="003E7372">
          <w:delText xml:space="preserve">In </w:delText>
        </w:r>
      </w:del>
      <w:ins w:id="94" w:author="Stefan Bjornander" w:date="2015-04-26T09:45:00Z">
        <w:r w:rsidRPr="00EC76D5">
          <w:t xml:space="preserve">is the problem of </w:t>
        </w:r>
      </w:ins>
      <w:ins w:id="95" w:author="Stefan Bjornander" w:date="2015-04-26T09:51:00Z">
        <w:r w:rsidRPr="00EC76D5">
          <w:t>syntac</w:t>
        </w:r>
      </w:ins>
      <w:ins w:id="96" w:author="Stefan Bjornander" w:date="2015-04-26T09:53:00Z">
        <w:r w:rsidRPr="00EC76D5">
          <w:t xml:space="preserve">tically </w:t>
        </w:r>
      </w:ins>
      <w:ins w:id="97" w:author="Stefan Bjornander" w:date="2015-04-26T09:45:00Z">
        <w:r w:rsidRPr="00EC76D5">
          <w:t xml:space="preserve">interpret </w:t>
        </w:r>
      </w:ins>
      <w:del w:id="98" w:author="Stefan Bjornander" w:date="2015-04-26T09:45:00Z">
        <w:r w:rsidRPr="00EC76D5" w:rsidDel="007E082A">
          <w:delText xml:space="preserve">the </w:delText>
        </w:r>
      </w:del>
      <w:ins w:id="99" w:author="Stefan Bjornander" w:date="2015-04-26T09:45:00Z">
        <w:r w:rsidRPr="00EC76D5">
          <w:t>the leftmost source code below.</w:t>
        </w:r>
      </w:ins>
      <w:ins w:id="100" w:author="Stefan Bjornander" w:date="2015-04-26T09:47:00Z">
        <w:r w:rsidRPr="00EC76D5">
          <w:t xml:space="preserve"> Semantically, the middle interpretation </w:t>
        </w:r>
      </w:ins>
      <w:r w:rsidR="009D3EB8" w:rsidRPr="00EC76D5">
        <w:t xml:space="preserve">of the left statement </w:t>
      </w:r>
      <w:ins w:id="101" w:author="Stefan Bjornander" w:date="2015-04-26T09:47:00Z">
        <w:r w:rsidRPr="00EC76D5">
          <w:t xml:space="preserve">is the correct one, each </w:t>
        </w:r>
        <w:r w:rsidRPr="00EC76D5">
          <w:rPr>
            <w:rStyle w:val="CodeInText"/>
            <w:rPrChange w:id="102" w:author="Stefan Bjornander" w:date="2015-04-26T09:48:00Z">
              <w:rPr/>
            </w:rPrChange>
          </w:rPr>
          <w:t>else</w:t>
        </w:r>
        <w:r w:rsidRPr="00EC76D5">
          <w:t xml:space="preserve"> shall be</w:t>
        </w:r>
      </w:ins>
      <w:ins w:id="103" w:author="Stefan Bjornander" w:date="2015-04-26T09:58:00Z">
        <w:r w:rsidRPr="00EC76D5">
          <w:t xml:space="preserve"> connected</w:t>
        </w:r>
      </w:ins>
      <w:ins w:id="104" w:author="Stefan Bjornander" w:date="2015-04-26T09:47:00Z">
        <w:r w:rsidRPr="00EC76D5">
          <w:t xml:space="preserve"> to the </w:t>
        </w:r>
      </w:ins>
      <w:ins w:id="105" w:author="Stefan Bjornander" w:date="2015-04-26T09:59:00Z">
        <w:r w:rsidRPr="00EC76D5">
          <w:t xml:space="preserve">latest preceding </w:t>
        </w:r>
      </w:ins>
      <w:ins w:id="106" w:author="Stefan Bjornander" w:date="2015-04-26T09:48:00Z">
        <w:r w:rsidRPr="00EC76D5">
          <w:rPr>
            <w:rStyle w:val="CodeInText"/>
            <w:rPrChange w:id="107"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8"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9">
          <w:tblGrid>
            <w:gridCol w:w="3116"/>
            <w:gridCol w:w="3117"/>
            <w:gridCol w:w="3117"/>
          </w:tblGrid>
        </w:tblGridChange>
      </w:tblGrid>
      <w:tr w:rsidR="00E40B78" w:rsidRPr="00EC76D5" w14:paraId="3D16FFF3" w14:textId="77777777" w:rsidTr="00756C64">
        <w:trPr>
          <w:ins w:id="110" w:author="Stefan Bjornander" w:date="2015-04-26T09:44:00Z"/>
        </w:trPr>
        <w:tc>
          <w:tcPr>
            <w:tcW w:w="3116" w:type="dxa"/>
            <w:tcPrChange w:id="111" w:author="Stefan Bjornander" w:date="2015-04-26T09:46:00Z">
              <w:tcPr>
                <w:tcW w:w="3116" w:type="dxa"/>
              </w:tcPr>
            </w:tcPrChange>
          </w:tcPr>
          <w:p w14:paraId="61E3CDBE" w14:textId="77777777" w:rsidR="00E40B78" w:rsidRPr="00EC76D5" w:rsidRDefault="00E40B78" w:rsidP="00756C64">
            <w:pPr>
              <w:pStyle w:val="Code"/>
              <w:rPr>
                <w:ins w:id="112" w:author="Stefan Bjornander" w:date="2015-04-26T09:44:00Z"/>
              </w:rPr>
            </w:pPr>
            <w:ins w:id="113" w:author="Stefan Bjornander" w:date="2015-04-26T09:44:00Z">
              <w:r w:rsidRPr="00EC76D5">
                <w:t>if (a &lt; b)</w:t>
              </w:r>
            </w:ins>
          </w:p>
          <w:p w14:paraId="7B58DA65" w14:textId="77777777" w:rsidR="00E40B78" w:rsidRPr="00EC76D5" w:rsidRDefault="00E40B78" w:rsidP="00756C64">
            <w:pPr>
              <w:pStyle w:val="Code"/>
              <w:rPr>
                <w:ins w:id="114" w:author="Stefan Bjornander" w:date="2015-04-26T09:44:00Z"/>
              </w:rPr>
            </w:pPr>
            <w:ins w:id="115" w:author="Stefan Bjornander" w:date="2015-04-26T09:44:00Z">
              <w:r w:rsidRPr="00EC76D5">
                <w:t xml:space="preserve">  if (c &lt; d)</w:t>
              </w:r>
            </w:ins>
          </w:p>
          <w:p w14:paraId="1ABF55DF" w14:textId="77777777" w:rsidR="00E40B78" w:rsidRPr="00EC76D5" w:rsidRDefault="00E40B78" w:rsidP="00756C64">
            <w:pPr>
              <w:pStyle w:val="Code"/>
              <w:rPr>
                <w:ins w:id="116" w:author="Stefan Bjornander" w:date="2015-04-26T09:44:00Z"/>
              </w:rPr>
            </w:pPr>
            <w:ins w:id="117" w:author="Stefan Bjornander" w:date="2015-04-26T09:44:00Z">
              <w:r w:rsidRPr="00EC76D5">
                <w:t xml:space="preserve">    e = 1;</w:t>
              </w:r>
            </w:ins>
          </w:p>
          <w:p w14:paraId="394E052F" w14:textId="77777777" w:rsidR="00E40B78" w:rsidRPr="00EC76D5" w:rsidRDefault="00E40B78" w:rsidP="00756C64">
            <w:pPr>
              <w:pStyle w:val="Code"/>
              <w:rPr>
                <w:ins w:id="118" w:author="Stefan Bjornander" w:date="2015-04-26T09:44:00Z"/>
              </w:rPr>
            </w:pPr>
            <w:ins w:id="119" w:author="Stefan Bjornander" w:date="2015-04-26T09:44:00Z">
              <w:r w:rsidRPr="00EC76D5">
                <w:t xml:space="preserve">  else</w:t>
              </w:r>
            </w:ins>
          </w:p>
          <w:p w14:paraId="0129A642" w14:textId="77777777" w:rsidR="00E40B78" w:rsidRPr="00EC76D5" w:rsidDel="007E082A" w:rsidRDefault="00E40B78" w:rsidP="00756C64">
            <w:pPr>
              <w:pStyle w:val="Code"/>
              <w:rPr>
                <w:ins w:id="120" w:author="Stefan Bjornander" w:date="2015-04-26T09:44:00Z"/>
                <w:del w:id="121" w:author="Stefan Bjornander" w:date="2015-04-26T09:44:00Z"/>
              </w:rPr>
            </w:pPr>
            <w:ins w:id="122" w:author="Stefan Bjornander" w:date="2015-04-26T09:44:00Z">
              <w:r w:rsidRPr="00EC76D5">
                <w:t xml:space="preserve">    f = 2;</w:t>
              </w:r>
            </w:ins>
          </w:p>
          <w:p w14:paraId="35DBDEB6" w14:textId="77777777" w:rsidR="00E40B78" w:rsidRPr="00EC76D5" w:rsidRDefault="00E40B78">
            <w:pPr>
              <w:pStyle w:val="Code"/>
              <w:rPr>
                <w:ins w:id="123" w:author="Stefan Bjornander" w:date="2015-04-26T09:44:00Z"/>
              </w:rPr>
              <w:pPrChange w:id="124" w:author="Stefan Bjornander" w:date="2015-04-26T09:44:00Z">
                <w:pPr/>
              </w:pPrChange>
            </w:pPr>
          </w:p>
        </w:tc>
        <w:tc>
          <w:tcPr>
            <w:tcW w:w="3117" w:type="dxa"/>
            <w:tcPrChange w:id="125" w:author="Stefan Bjornander" w:date="2015-04-26T09:46:00Z">
              <w:tcPr>
                <w:tcW w:w="3117" w:type="dxa"/>
              </w:tcPr>
            </w:tcPrChange>
          </w:tcPr>
          <w:p w14:paraId="4EFBB074" w14:textId="77777777" w:rsidR="00E40B78" w:rsidRPr="00EC76D5" w:rsidRDefault="00E40B78" w:rsidP="00756C64">
            <w:pPr>
              <w:pStyle w:val="Code"/>
            </w:pPr>
            <w:moveToRangeStart w:id="126" w:author="Stefan Bjornander" w:date="2015-04-26T09:44:00Z" w:name="move417804826"/>
            <w:moveTo w:id="127" w:author="Stefan Bjornander" w:date="2015-04-26T09:44:00Z">
              <w:r w:rsidRPr="00EC76D5">
                <w:t>if (a &lt; b) {</w:t>
              </w:r>
            </w:moveTo>
          </w:p>
          <w:p w14:paraId="28AD2A42" w14:textId="77777777" w:rsidR="00E40B78" w:rsidRPr="00EC76D5" w:rsidRDefault="00E40B78" w:rsidP="00756C64">
            <w:pPr>
              <w:pStyle w:val="Code"/>
            </w:pPr>
            <w:moveTo w:id="128" w:author="Stefan Bjornander" w:date="2015-04-26T09:44:00Z">
              <w:r w:rsidRPr="00EC76D5">
                <w:t xml:space="preserve">  if (c &lt; d)</w:t>
              </w:r>
            </w:moveTo>
          </w:p>
          <w:p w14:paraId="163AF0D5" w14:textId="77777777" w:rsidR="00E40B78" w:rsidRPr="00EC76D5" w:rsidRDefault="00E40B78" w:rsidP="00756C64">
            <w:pPr>
              <w:pStyle w:val="Code"/>
            </w:pPr>
            <w:moveTo w:id="129" w:author="Stefan Bjornander" w:date="2015-04-26T09:44:00Z">
              <w:r w:rsidRPr="00EC76D5">
                <w:t xml:space="preserve">    e = 1;</w:t>
              </w:r>
            </w:moveTo>
          </w:p>
          <w:p w14:paraId="6E35E076" w14:textId="77777777" w:rsidR="00E40B78" w:rsidRPr="00EC76D5" w:rsidRDefault="00E40B78" w:rsidP="00756C64">
            <w:pPr>
              <w:pStyle w:val="Code"/>
            </w:pPr>
            <w:moveTo w:id="130" w:author="Stefan Bjornander" w:date="2015-04-26T09:44:00Z">
              <w:r w:rsidRPr="00EC76D5">
                <w:t xml:space="preserve">  else</w:t>
              </w:r>
            </w:moveTo>
          </w:p>
          <w:p w14:paraId="23F0FAD7" w14:textId="77777777" w:rsidR="00E40B78" w:rsidRPr="00EC76D5" w:rsidRDefault="00E40B78" w:rsidP="00756C64">
            <w:pPr>
              <w:pStyle w:val="Code"/>
            </w:pPr>
            <w:moveTo w:id="131" w:author="Stefan Bjornander" w:date="2015-04-26T09:44:00Z">
              <w:r w:rsidRPr="00EC76D5">
                <w:t xml:space="preserve">    f = 2;</w:t>
              </w:r>
            </w:moveTo>
          </w:p>
          <w:p w14:paraId="6ED3DA34" w14:textId="77777777" w:rsidR="00E40B78" w:rsidRPr="00EC76D5" w:rsidDel="007E082A" w:rsidRDefault="00E40B78" w:rsidP="00756C64">
            <w:pPr>
              <w:pStyle w:val="Code"/>
              <w:rPr>
                <w:del w:id="132" w:author="Stefan Bjornander" w:date="2015-04-26T09:45:00Z"/>
              </w:rPr>
            </w:pPr>
            <w:moveTo w:id="133" w:author="Stefan Bjornander" w:date="2015-04-26T09:44:00Z">
              <w:r w:rsidRPr="00EC76D5">
                <w:t>}</w:t>
              </w:r>
            </w:moveTo>
          </w:p>
          <w:p w14:paraId="5066DD66" w14:textId="77777777" w:rsidR="00E40B78" w:rsidRPr="00EC76D5" w:rsidDel="007E082A" w:rsidRDefault="00E40B78" w:rsidP="00756C64">
            <w:pPr>
              <w:pStyle w:val="Code"/>
              <w:rPr>
                <w:del w:id="134" w:author="Stefan Bjornander" w:date="2015-04-26T09:45:00Z"/>
              </w:rPr>
            </w:pPr>
          </w:p>
          <w:moveToRangeEnd w:id="126"/>
          <w:p w14:paraId="15486A19" w14:textId="77777777" w:rsidR="00E40B78" w:rsidRPr="00EC76D5" w:rsidRDefault="00E40B78">
            <w:pPr>
              <w:pStyle w:val="Code"/>
              <w:rPr>
                <w:ins w:id="135" w:author="Stefan Bjornander" w:date="2015-04-26T09:44:00Z"/>
              </w:rPr>
              <w:pPrChange w:id="136" w:author="Stefan Bjornander" w:date="2015-04-26T09:45:00Z">
                <w:pPr/>
              </w:pPrChange>
            </w:pPr>
          </w:p>
        </w:tc>
        <w:tc>
          <w:tcPr>
            <w:tcW w:w="3117" w:type="dxa"/>
            <w:tcPrChange w:id="137" w:author="Stefan Bjornander" w:date="2015-04-26T09:46:00Z">
              <w:tcPr>
                <w:tcW w:w="3117" w:type="dxa"/>
              </w:tcPr>
            </w:tcPrChange>
          </w:tcPr>
          <w:p w14:paraId="161B04F8" w14:textId="77777777" w:rsidR="00E40B78" w:rsidRPr="00EC76D5" w:rsidRDefault="00E40B78" w:rsidP="00756C64">
            <w:pPr>
              <w:pStyle w:val="Code"/>
            </w:pPr>
            <w:moveToRangeStart w:id="138" w:author="Stefan Bjornander" w:date="2015-04-26T09:45:00Z" w:name="move417804833"/>
            <w:moveTo w:id="139" w:author="Stefan Bjornander" w:date="2015-04-26T09:45:00Z">
              <w:r w:rsidRPr="00EC76D5">
                <w:t>if (a &lt; b)</w:t>
              </w:r>
            </w:moveTo>
          </w:p>
          <w:p w14:paraId="259A674D" w14:textId="77777777" w:rsidR="00E40B78" w:rsidRPr="00EC76D5" w:rsidRDefault="00E40B78" w:rsidP="00756C64">
            <w:pPr>
              <w:pStyle w:val="Code"/>
            </w:pPr>
            <w:moveTo w:id="140" w:author="Stefan Bjornander" w:date="2015-04-26T09:45:00Z">
              <w:r w:rsidRPr="00EC76D5">
                <w:t xml:space="preserve">  if (c &lt; d) {</w:t>
              </w:r>
            </w:moveTo>
          </w:p>
          <w:p w14:paraId="2F79BA35" w14:textId="77777777" w:rsidR="00E40B78" w:rsidRPr="00EC76D5" w:rsidRDefault="00E40B78" w:rsidP="00756C64">
            <w:pPr>
              <w:pStyle w:val="Code"/>
            </w:pPr>
            <w:moveTo w:id="141" w:author="Stefan Bjornander" w:date="2015-04-26T09:45:00Z">
              <w:r w:rsidRPr="00EC76D5">
                <w:t xml:space="preserve">    e = 1;</w:t>
              </w:r>
            </w:moveTo>
          </w:p>
          <w:p w14:paraId="6BE956CC" w14:textId="77777777" w:rsidR="00E40B78" w:rsidRPr="00EC76D5" w:rsidRDefault="00E40B78" w:rsidP="00756C64">
            <w:pPr>
              <w:pStyle w:val="Code"/>
            </w:pPr>
            <w:moveTo w:id="142" w:author="Stefan Bjornander" w:date="2015-04-26T09:45:00Z">
              <w:r w:rsidRPr="00EC76D5">
                <w:t xml:space="preserve">  }</w:t>
              </w:r>
            </w:moveTo>
          </w:p>
          <w:p w14:paraId="71B3BE40" w14:textId="77777777" w:rsidR="00E40B78" w:rsidRPr="00EC76D5" w:rsidRDefault="00E40B78" w:rsidP="00756C64">
            <w:pPr>
              <w:pStyle w:val="Code"/>
            </w:pPr>
            <w:moveTo w:id="143" w:author="Stefan Bjornander" w:date="2015-04-26T09:45:00Z">
              <w:r w:rsidRPr="00EC76D5">
                <w:t>else</w:t>
              </w:r>
            </w:moveTo>
          </w:p>
          <w:p w14:paraId="17969E0E" w14:textId="77777777" w:rsidR="00E40B78" w:rsidRPr="00EC76D5" w:rsidDel="007E082A" w:rsidRDefault="00E40B78" w:rsidP="00756C64">
            <w:pPr>
              <w:pStyle w:val="Code"/>
              <w:rPr>
                <w:del w:id="144" w:author="Stefan Bjornander" w:date="2015-04-26T09:45:00Z"/>
              </w:rPr>
            </w:pPr>
            <w:moveTo w:id="145" w:author="Stefan Bjornander" w:date="2015-04-26T09:45:00Z">
              <w:r w:rsidRPr="00EC76D5">
                <w:t xml:space="preserve">  f = 2;</w:t>
              </w:r>
            </w:moveTo>
          </w:p>
          <w:moveToRangeEnd w:id="138"/>
          <w:p w14:paraId="083A3BDB" w14:textId="77777777" w:rsidR="00E40B78" w:rsidRPr="00EC76D5" w:rsidRDefault="00E40B78">
            <w:pPr>
              <w:pStyle w:val="Code"/>
              <w:rPr>
                <w:ins w:id="146" w:author="Stefan Bjornander" w:date="2015-04-26T09:44:00Z"/>
              </w:rPr>
              <w:pPrChange w:id="147" w:author="Stefan Bjornander" w:date="2015-04-26T09:45:00Z">
                <w:pPr/>
              </w:pPrChange>
            </w:pPr>
          </w:p>
        </w:tc>
      </w:tr>
    </w:tbl>
    <w:p w14:paraId="3665DA61" w14:textId="77777777" w:rsidR="00E40B78" w:rsidRPr="00EC76D5" w:rsidRDefault="00E40B78" w:rsidP="00E40B78">
      <w:pPr>
        <w:pStyle w:val="Code"/>
        <w:rPr>
          <w:ins w:id="148" w:author="Stefan Bjornander" w:date="2015-04-26T09:49:00Z"/>
        </w:rPr>
      </w:pPr>
    </w:p>
    <w:p w14:paraId="7C77918D" w14:textId="2CE8676E" w:rsidR="00E40B78" w:rsidRPr="00EC76D5" w:rsidRDefault="00E40B78">
      <w:pPr>
        <w:rPr>
          <w:ins w:id="149" w:author="Stefan Bjornander" w:date="2015-04-26T09:52:00Z"/>
        </w:rPr>
        <w:pPrChange w:id="150" w:author="Stefan Bjornander" w:date="2015-04-26T09:51:00Z">
          <w:pPr>
            <w:pStyle w:val="Code"/>
          </w:pPr>
        </w:pPrChange>
      </w:pPr>
      <w:r w:rsidRPr="00EC76D5">
        <w:t xml:space="preserve">Below is a simple set of statement rules. Unfortunately, they are </w:t>
      </w:r>
      <w:ins w:id="151" w:author="Stefan Bjornander" w:date="2015-04-26T09:53:00Z">
        <w:r w:rsidRPr="00EC76D5">
          <w:t>ambiguous</w:t>
        </w:r>
      </w:ins>
      <w:ins w:id="152" w:author="Stefan Bjornander" w:date="2015-04-26T09:50:00Z">
        <w:r w:rsidRPr="00EC76D5">
          <w:t xml:space="preserve"> in that way that </w:t>
        </w:r>
      </w:ins>
      <w:ins w:id="153" w:author="Stefan Bjornander" w:date="2015-04-26T09:52:00Z">
        <w:r w:rsidRPr="00EC76D5">
          <w:t xml:space="preserve">the </w:t>
        </w:r>
      </w:ins>
      <w:r w:rsidRPr="00EC76D5">
        <w:t xml:space="preserve">an </w:t>
      </w:r>
      <w:ins w:id="154" w:author="Stefan Bjornander" w:date="2015-04-26T09:52:00Z">
        <w:r w:rsidRPr="00EC76D5">
          <w:rPr>
            <w:rStyle w:val="CodeInText"/>
            <w:rPrChange w:id="155"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6" w:author="Stefan Bjornander" w:date="2015-04-26T09:52:00Z">
        <w:r w:rsidRPr="00EC76D5">
          <w:t xml:space="preserve"> </w:t>
        </w:r>
        <w:r w:rsidRPr="00EC76D5">
          <w:rPr>
            <w:rStyle w:val="CodeInText"/>
            <w:rPrChange w:id="157" w:author="Stefan Bjornander" w:date="2015-04-26T09:58:00Z">
              <w:rPr/>
            </w:rPrChange>
          </w:rPr>
          <w:t>if</w:t>
        </w:r>
        <w:r w:rsidRPr="00EC76D5">
          <w:t xml:space="preserve">, </w:t>
        </w:r>
      </w:ins>
      <w:r w:rsidRPr="00EC76D5">
        <w:t xml:space="preserve">resulting in both the middle and rightmost semantically interpretation above, </w:t>
      </w:r>
      <w:ins w:id="158" w:author="Stefan Bjornander" w:date="2015-04-26T09:52:00Z">
        <w:r w:rsidRPr="00EC76D5">
          <w:t>depending in which order the rules are applied.</w:t>
        </w:r>
      </w:ins>
    </w:p>
    <w:p w14:paraId="1217D805" w14:textId="77777777" w:rsidR="00E40B78" w:rsidRPr="00EC76D5" w:rsidRDefault="00E40B78" w:rsidP="00E40B78">
      <w:pPr>
        <w:pStyle w:val="Code"/>
        <w:rPr>
          <w:ins w:id="159" w:author="Stefan Bjornander" w:date="2015-04-26T09:49:00Z"/>
        </w:rPr>
      </w:pPr>
      <w:ins w:id="160" w:author="Stefan Bjornander" w:date="2015-04-26T09:47:00Z">
        <w:r w:rsidRPr="00EC76D5">
          <w:t>statement ::=</w:t>
        </w:r>
      </w:ins>
    </w:p>
    <w:p w14:paraId="37C6ECCB" w14:textId="77777777" w:rsidR="00E40B78" w:rsidRPr="00EC76D5" w:rsidRDefault="00E40B78" w:rsidP="00E40B78">
      <w:pPr>
        <w:pStyle w:val="Code"/>
        <w:rPr>
          <w:ins w:id="161" w:author="Stefan Bjornander" w:date="2015-04-26T09:47:00Z"/>
        </w:rPr>
      </w:pPr>
      <w:ins w:id="162" w:author="Stefan Bjornander" w:date="2015-04-26T09:49:00Z">
        <w:r w:rsidRPr="00EC76D5">
          <w:t xml:space="preserve">   </w:t>
        </w:r>
      </w:ins>
      <w:r w:rsidRPr="00EC76D5">
        <w:t xml:space="preserve"> </w:t>
      </w:r>
      <w:ins w:id="163" w:author="Stefan Bjornander" w:date="2015-04-26T09:49:00Z">
        <w:r w:rsidRPr="00EC76D5">
          <w:t xml:space="preserve">IF LEFT_PAREN </w:t>
        </w:r>
      </w:ins>
      <w:ins w:id="164" w:author="Stefan Bjornander" w:date="2015-04-26T10:08:00Z">
        <w:r w:rsidRPr="00EC76D5">
          <w:t xml:space="preserve">logical_expression </w:t>
        </w:r>
      </w:ins>
      <w:ins w:id="165" w:author="Stefan Bjornander" w:date="2015-04-26T09:49:00Z">
        <w:r w:rsidRPr="00EC76D5">
          <w:t>RIGHT_PAREN statement</w:t>
        </w:r>
      </w:ins>
    </w:p>
    <w:p w14:paraId="6576EB54" w14:textId="77777777" w:rsidR="00E40B78" w:rsidRPr="00EC76D5" w:rsidRDefault="00E40B78" w:rsidP="00E40B78">
      <w:pPr>
        <w:pStyle w:val="Code"/>
        <w:rPr>
          <w:ins w:id="166" w:author="Stefan Bjornander" w:date="2015-04-26T09:49:00Z"/>
        </w:rPr>
      </w:pPr>
      <w:ins w:id="167" w:author="Stefan Bjornander" w:date="2015-04-26T09:49:00Z">
        <w:r w:rsidRPr="00EC76D5">
          <w:t xml:space="preserve"> </w:t>
        </w:r>
      </w:ins>
      <w:r w:rsidRPr="00EC76D5">
        <w:t xml:space="preserve"> </w:t>
      </w:r>
      <w:ins w:id="168" w:author="Stefan Bjornander" w:date="2015-04-26T09:49:00Z">
        <w:r w:rsidRPr="00EC76D5">
          <w:t>|</w:t>
        </w:r>
      </w:ins>
      <w:r w:rsidRPr="00EC76D5">
        <w:t xml:space="preserve"> </w:t>
      </w:r>
      <w:ins w:id="169" w:author="Stefan Bjornander" w:date="2015-04-26T09:49:00Z">
        <w:r w:rsidRPr="00EC76D5">
          <w:t xml:space="preserve">IF LEFT_PAREN </w:t>
        </w:r>
      </w:ins>
      <w:ins w:id="170" w:author="Stefan Bjornander" w:date="2015-04-26T10:08:00Z">
        <w:r w:rsidRPr="00EC76D5">
          <w:t xml:space="preserve">logical_expression </w:t>
        </w:r>
      </w:ins>
      <w:ins w:id="171" w:author="Stefan Bjornander" w:date="2015-04-26T09:49:00Z">
        <w:r w:rsidRPr="00EC76D5">
          <w:t>RIGHT_PAREN statement ELSE statement</w:t>
        </w:r>
      </w:ins>
    </w:p>
    <w:p w14:paraId="10E46555" w14:textId="77777777" w:rsidR="00343F16" w:rsidRPr="00EC76D5" w:rsidRDefault="00E40B78" w:rsidP="00E40B78">
      <w:pPr>
        <w:pStyle w:val="Code"/>
      </w:pPr>
      <w:ins w:id="172" w:author="Stefan Bjornander" w:date="2015-04-26T10:08:00Z">
        <w:r w:rsidRPr="00EC76D5">
          <w:t xml:space="preserve">  | </w:t>
        </w:r>
      </w:ins>
      <w:r w:rsidR="00343F16" w:rsidRPr="00EC76D5">
        <w:t>...</w:t>
      </w:r>
    </w:p>
    <w:p w14:paraId="31CAC726" w14:textId="77777777" w:rsidR="00E40B78" w:rsidRPr="00EC76D5" w:rsidRDefault="00E40B78">
      <w:pPr>
        <w:rPr>
          <w:ins w:id="173" w:author="Stefan Bjornander" w:date="2015-04-26T09:47:00Z"/>
        </w:rPr>
        <w:pPrChange w:id="174" w:author="Stefan Bjornander" w:date="2015-04-26T09:25:00Z">
          <w:pPr>
            <w:pStyle w:val="Code"/>
          </w:pPr>
        </w:pPrChange>
      </w:pPr>
      <w:ins w:id="175" w:author="Stefan Bjornander" w:date="2015-04-26T09:51:00Z">
        <w:r w:rsidRPr="00EC76D5">
          <w:t xml:space="preserve">To solve the problem, we need a more complicated </w:t>
        </w:r>
      </w:ins>
      <w:ins w:id="176" w:author="Stefan Bjornander" w:date="2015-04-26T09:53:00Z">
        <w:r w:rsidRPr="00EC76D5">
          <w:t>set of rules</w:t>
        </w:r>
      </w:ins>
      <w:r w:rsidRPr="00EC76D5">
        <w:t xml:space="preserve"> that works with open and closed statements.</w:t>
      </w:r>
      <w:ins w:id="177" w:author="Stefan Bjornander" w:date="2015-04-26T09:54:00Z">
        <w:r w:rsidRPr="00EC76D5">
          <w:t xml:space="preserve"> The </w:t>
        </w:r>
      </w:ins>
      <w:ins w:id="178" w:author="Stefan Bjornander" w:date="2015-04-26T09:57:00Z">
        <w:r w:rsidRPr="00EC76D5">
          <w:t xml:space="preserve">following set is unambiguous in that way that it always connects each </w:t>
        </w:r>
        <w:r w:rsidRPr="00EC76D5">
          <w:rPr>
            <w:rStyle w:val="CodeInText"/>
            <w:rPrChange w:id="179" w:author="Stefan Bjornander" w:date="2015-04-26T09:58:00Z">
              <w:rPr/>
            </w:rPrChange>
          </w:rPr>
          <w:t>else</w:t>
        </w:r>
        <w:r w:rsidRPr="00EC76D5">
          <w:t xml:space="preserve"> with the</w:t>
        </w:r>
      </w:ins>
      <w:ins w:id="180" w:author="Stefan Bjornander" w:date="2015-04-26T09:58:00Z">
        <w:r w:rsidRPr="00EC76D5">
          <w:t xml:space="preserve"> latest preceding</w:t>
        </w:r>
      </w:ins>
      <w:ins w:id="181" w:author="Stefan Bjornander" w:date="2015-04-26T09:57:00Z">
        <w:r w:rsidRPr="00EC76D5">
          <w:t xml:space="preserve"> </w:t>
        </w:r>
      </w:ins>
      <w:ins w:id="182" w:author="Stefan Bjornander" w:date="2015-04-26T09:58:00Z">
        <w:r w:rsidRPr="00EC76D5">
          <w:rPr>
            <w:rStyle w:val="CodeInText"/>
            <w:rPrChange w:id="183"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4" w:author="Stefan Bjornander" w:date="2015-04-26T10:07:00Z"/>
        </w:rPr>
        <w:pPrChange w:id="185" w:author="Stefan Bjornander" w:date="2015-04-26T10:07:00Z">
          <w:pPr/>
        </w:pPrChange>
      </w:pPr>
      <w:ins w:id="186" w:author="Stefan Bjornander" w:date="2015-04-26T10:07:00Z">
        <w:r w:rsidRPr="00EC76D5">
          <w:t>statement ::=</w:t>
        </w:r>
      </w:ins>
    </w:p>
    <w:p w14:paraId="77B968B4" w14:textId="77777777" w:rsidR="00E40B78" w:rsidRPr="00EC76D5" w:rsidRDefault="00E40B78">
      <w:pPr>
        <w:pStyle w:val="Code"/>
        <w:rPr>
          <w:ins w:id="187" w:author="Stefan Bjornander" w:date="2015-04-26T10:07:00Z"/>
        </w:rPr>
        <w:pPrChange w:id="188" w:author="Stefan Bjornander" w:date="2015-04-26T10:07:00Z">
          <w:pPr/>
        </w:pPrChange>
      </w:pPr>
      <w:ins w:id="189" w:author="Stefan Bjornander" w:date="2015-04-26T10:07:00Z">
        <w:r w:rsidRPr="00EC76D5">
          <w:t xml:space="preserve">    open_statement</w:t>
        </w:r>
      </w:ins>
    </w:p>
    <w:p w14:paraId="1EF2CAA9" w14:textId="77777777" w:rsidR="00E40B78" w:rsidRPr="00EC76D5" w:rsidRDefault="00E40B78" w:rsidP="00E40B78">
      <w:pPr>
        <w:pStyle w:val="Code"/>
        <w:rPr>
          <w:ins w:id="190" w:author="Stefan Bjornander" w:date="2015-04-26T10:07:00Z"/>
        </w:rPr>
      </w:pPr>
      <w:ins w:id="191" w:author="Stefan Bjornander" w:date="2015-04-26T10:07:00Z">
        <w:r w:rsidRPr="00EC76D5">
          <w:t xml:space="preserve">  | closed_statement;</w:t>
        </w:r>
      </w:ins>
    </w:p>
    <w:p w14:paraId="6355863E" w14:textId="77777777" w:rsidR="00E40B78" w:rsidRPr="00EC76D5" w:rsidRDefault="00E40B78" w:rsidP="00E40B78">
      <w:pPr>
        <w:pStyle w:val="Code"/>
        <w:rPr>
          <w:ins w:id="192" w:author="Stefan Bjornander" w:date="2015-04-26T10:07:00Z"/>
        </w:rPr>
      </w:pPr>
    </w:p>
    <w:p w14:paraId="630BD1FC" w14:textId="77777777" w:rsidR="00E40B78" w:rsidRPr="00EC76D5" w:rsidRDefault="00E40B78" w:rsidP="00E40B78">
      <w:pPr>
        <w:pStyle w:val="Code"/>
        <w:rPr>
          <w:ins w:id="193" w:author="Stefan Bjornander" w:date="2015-04-26T10:08:00Z"/>
        </w:rPr>
      </w:pPr>
      <w:ins w:id="194" w:author="Stefan Bjornander" w:date="2015-04-26T10:08:00Z">
        <w:r w:rsidRPr="00EC76D5">
          <w:t>open_statement ::=</w:t>
        </w:r>
      </w:ins>
    </w:p>
    <w:p w14:paraId="5783AC1A" w14:textId="77777777" w:rsidR="00E40B78" w:rsidRPr="00EC76D5" w:rsidRDefault="00E40B78" w:rsidP="00E40B78">
      <w:pPr>
        <w:pStyle w:val="Code"/>
        <w:rPr>
          <w:ins w:id="195" w:author="Stefan Bjornander" w:date="2015-04-26T10:08:00Z"/>
        </w:rPr>
      </w:pPr>
      <w:ins w:id="196"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7" w:author="Stefan Bjornander" w:date="2015-04-26T10:09:00Z"/>
        </w:rPr>
      </w:pPr>
      <w:ins w:id="198" w:author="Stefan Bjornander" w:date="2015-04-26T10:08:00Z">
        <w:r w:rsidRPr="00EC76D5">
          <w:t xml:space="preserve">  | IF LEFT_PAREN logical_expression RIGHT_PAREN</w:t>
        </w:r>
      </w:ins>
      <w:ins w:id="199" w:author="Stefan Bjornander" w:date="2015-04-26T10:09:00Z">
        <w:r w:rsidRPr="00EC76D5">
          <w:t xml:space="preserve"> </w:t>
        </w:r>
      </w:ins>
      <w:ins w:id="200" w:author="Stefan Bjornander" w:date="2015-04-26T10:08:00Z">
        <w:r w:rsidRPr="00EC76D5">
          <w:t>closed_statement</w:t>
        </w:r>
      </w:ins>
    </w:p>
    <w:p w14:paraId="2FEA6E67" w14:textId="77777777" w:rsidR="00E40B78" w:rsidRPr="00EC76D5" w:rsidRDefault="00E40B78" w:rsidP="00E40B78">
      <w:pPr>
        <w:pStyle w:val="Code"/>
        <w:rPr>
          <w:ins w:id="201" w:author="Stefan Bjornander" w:date="2015-04-26T10:08:00Z"/>
        </w:rPr>
      </w:pPr>
      <w:ins w:id="202" w:author="Stefan Bjornander" w:date="2015-04-26T10:09:00Z">
        <w:r w:rsidRPr="00EC76D5">
          <w:t xml:space="preserve">   </w:t>
        </w:r>
      </w:ins>
      <w:ins w:id="203" w:author="Stefan Bjornander" w:date="2015-04-26T10:08:00Z">
        <w:r w:rsidRPr="00EC76D5">
          <w:t xml:space="preserve"> ELSE open_statement</w:t>
        </w:r>
      </w:ins>
    </w:p>
    <w:p w14:paraId="4F9A42DA" w14:textId="77777777" w:rsidR="00E40B78" w:rsidRPr="00EC76D5" w:rsidRDefault="00E40B78" w:rsidP="00E40B78">
      <w:pPr>
        <w:pStyle w:val="Code"/>
        <w:rPr>
          <w:ins w:id="204" w:author="Stefan Bjornander" w:date="2015-04-26T10:08:00Z"/>
        </w:rPr>
      </w:pPr>
      <w:ins w:id="205" w:author="Stefan Bjornander" w:date="2015-04-26T10:08:00Z">
        <w:r w:rsidRPr="00EC76D5">
          <w:t xml:space="preserve">  | </w:t>
        </w:r>
      </w:ins>
      <w:ins w:id="206" w:author="Stefan Bjornander" w:date="2015-04-26T10:09:00Z">
        <w:r w:rsidRPr="00EC76D5">
          <w:t>SWITCH</w:t>
        </w:r>
      </w:ins>
      <w:ins w:id="207"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8" w:author="Stefan Bjornander" w:date="2015-04-26T10:08:00Z"/>
        </w:rPr>
      </w:pPr>
      <w:ins w:id="209"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10" w:author="Stefan Bjornander" w:date="2015-04-26T10:08:00Z"/>
        </w:rPr>
      </w:pPr>
      <w:ins w:id="211" w:author="Stefan Bjornander" w:date="2015-04-26T10:08:00Z">
        <w:r w:rsidRPr="00EC76D5">
          <w:t xml:space="preserve">  | </w:t>
        </w:r>
      </w:ins>
      <w:ins w:id="212" w:author="Stefan Bjornander" w:date="2015-04-26T10:10:00Z">
        <w:r w:rsidRPr="00EC76D5">
          <w:t>WHILE</w:t>
        </w:r>
      </w:ins>
      <w:ins w:id="213" w:author="Stefan Bjornander" w:date="2015-04-26T10:11:00Z">
        <w:r w:rsidRPr="00EC76D5">
          <w:t xml:space="preserve"> </w:t>
        </w:r>
      </w:ins>
      <w:ins w:id="214"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5" w:author="Stefan Bjornander" w:date="2015-04-26T10:08:00Z">
        <w:r w:rsidRPr="00EC76D5">
          <w:lastRenderedPageBreak/>
          <w:t xml:space="preserve">  | </w:t>
        </w:r>
      </w:ins>
      <w:ins w:id="216" w:author="Stefan Bjornander" w:date="2015-04-26T10:11:00Z">
        <w:r w:rsidRPr="00EC76D5">
          <w:t>FOR</w:t>
        </w:r>
      </w:ins>
      <w:ins w:id="217" w:author="Stefan Bjornander" w:date="2015-04-26T10:08:00Z">
        <w:r w:rsidRPr="00EC76D5">
          <w:t xml:space="preserve"> LEFT_PAREN optional_expression </w:t>
        </w:r>
      </w:ins>
      <w:r w:rsidRPr="00EC76D5">
        <w:t>SEMICOLON</w:t>
      </w:r>
      <w:ins w:id="218" w:author="Stefan Bjornander" w:date="2015-04-26T10:11:00Z">
        <w:r w:rsidRPr="00EC76D5">
          <w:t xml:space="preserve"> </w:t>
        </w:r>
      </w:ins>
      <w:ins w:id="219" w:author="Stefan Bjornander" w:date="2015-04-26T10:08:00Z">
        <w:r w:rsidRPr="00EC76D5">
          <w:t>optional_logical_expression</w:t>
        </w:r>
      </w:ins>
    </w:p>
    <w:p w14:paraId="2420C32A" w14:textId="77777777" w:rsidR="00E40B78" w:rsidRPr="00EC76D5" w:rsidRDefault="00E40B78" w:rsidP="00E40B78">
      <w:pPr>
        <w:pStyle w:val="Code"/>
        <w:rPr>
          <w:ins w:id="220" w:author="Stefan Bjornander" w:date="2015-04-26T10:08:00Z"/>
        </w:rPr>
      </w:pPr>
      <w:r w:rsidRPr="00EC76D5">
        <w:t xml:space="preserve">    SEMICOLON </w:t>
      </w:r>
      <w:ins w:id="221" w:author="Stefan Bjornander" w:date="2015-04-26T10:08:00Z">
        <w:r w:rsidRPr="00EC76D5">
          <w:t>optional_expression RIGHT_PAREN</w:t>
        </w:r>
      </w:ins>
      <w:ins w:id="222" w:author="Stefan Bjornander" w:date="2015-04-26T10:12:00Z">
        <w:r w:rsidRPr="00EC76D5">
          <w:t xml:space="preserve"> </w:t>
        </w:r>
      </w:ins>
      <w:ins w:id="223" w:author="Stefan Bjornander" w:date="2015-04-26T10:08:00Z">
        <w:r w:rsidRPr="00EC76D5">
          <w:t>open_statement</w:t>
        </w:r>
      </w:ins>
    </w:p>
    <w:p w14:paraId="17EBF282" w14:textId="77777777" w:rsidR="00E40B78" w:rsidRPr="00EC76D5" w:rsidRDefault="00E40B78" w:rsidP="00E40B78">
      <w:pPr>
        <w:pStyle w:val="Code"/>
        <w:rPr>
          <w:ins w:id="224" w:author="Stefan Bjornander" w:date="2015-04-26T10:12:00Z"/>
        </w:rPr>
      </w:pPr>
      <w:ins w:id="225" w:author="Stefan Bjornander" w:date="2015-04-26T10:08:00Z">
        <w:r w:rsidRPr="00EC76D5">
          <w:t xml:space="preserve">  | IDENTIFIER COLON open_statement</w:t>
        </w:r>
      </w:ins>
      <w:ins w:id="226" w:author="Stefan Bjornander" w:date="2015-04-26T10:12:00Z">
        <w:r w:rsidRPr="00EC76D5">
          <w:t>;</w:t>
        </w:r>
      </w:ins>
    </w:p>
    <w:p w14:paraId="51C32D4F" w14:textId="77777777" w:rsidR="00E40B78" w:rsidRPr="00EC76D5" w:rsidRDefault="00E40B78" w:rsidP="00E40B78">
      <w:pPr>
        <w:pStyle w:val="Code"/>
        <w:rPr>
          <w:ins w:id="227" w:author="Stefan Bjornander" w:date="2015-04-26T10:08:00Z"/>
        </w:rPr>
      </w:pPr>
    </w:p>
    <w:p w14:paraId="47ADFF7F" w14:textId="77777777" w:rsidR="00E40B78" w:rsidRPr="00EC76D5" w:rsidRDefault="00E40B78" w:rsidP="00E40B78">
      <w:pPr>
        <w:pStyle w:val="Code"/>
        <w:rPr>
          <w:ins w:id="228" w:author="Stefan Bjornander" w:date="2015-04-26T10:08:00Z"/>
        </w:rPr>
      </w:pPr>
      <w:ins w:id="229" w:author="Stefan Bjornander" w:date="2015-04-26T10:08:00Z">
        <w:r w:rsidRPr="00EC76D5">
          <w:t>closed_statement ::=</w:t>
        </w:r>
      </w:ins>
    </w:p>
    <w:p w14:paraId="792F9622" w14:textId="77777777" w:rsidR="00E40B78" w:rsidRPr="00EC76D5" w:rsidRDefault="00E40B78" w:rsidP="00E40B78">
      <w:pPr>
        <w:pStyle w:val="Code"/>
      </w:pPr>
      <w:ins w:id="230"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1" w:author="Stefan Bjornander" w:date="2015-04-26T10:08:00Z"/>
        </w:rPr>
      </w:pPr>
      <w:r w:rsidRPr="00EC76D5">
        <w:t xml:space="preserve">   </w:t>
      </w:r>
      <w:ins w:id="232" w:author="Stefan Bjornander" w:date="2015-04-26T10:08:00Z">
        <w:r w:rsidRPr="00EC76D5">
          <w:t xml:space="preserve"> ELSE</w:t>
        </w:r>
      </w:ins>
      <w:ins w:id="233" w:author="Stefan Bjornander" w:date="2015-04-26T10:13:00Z">
        <w:r w:rsidRPr="00EC76D5">
          <w:t xml:space="preserve"> </w:t>
        </w:r>
      </w:ins>
      <w:ins w:id="234" w:author="Stefan Bjornander" w:date="2015-04-26T10:08:00Z">
        <w:r w:rsidRPr="00EC76D5">
          <w:t>closed_statement</w:t>
        </w:r>
      </w:ins>
    </w:p>
    <w:p w14:paraId="4ED34033" w14:textId="77777777" w:rsidR="00E40B78" w:rsidRPr="00EC76D5" w:rsidRDefault="00E40B78" w:rsidP="00E40B78">
      <w:pPr>
        <w:pStyle w:val="Code"/>
        <w:rPr>
          <w:ins w:id="235" w:author="Stefan Bjornander" w:date="2015-04-26T10:08:00Z"/>
        </w:rPr>
      </w:pPr>
      <w:ins w:id="236" w:author="Stefan Bjornander" w:date="2015-04-26T10:08:00Z">
        <w:r w:rsidRPr="00EC76D5">
          <w:t xml:space="preserve">  | </w:t>
        </w:r>
      </w:ins>
      <w:ins w:id="237" w:author="Stefan Bjornander" w:date="2015-04-26T10:13:00Z">
        <w:r w:rsidRPr="00EC76D5">
          <w:t>SWITCH</w:t>
        </w:r>
      </w:ins>
      <w:ins w:id="238"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9" w:author="Stefan Bjornander" w:date="2015-04-26T10:08:00Z"/>
        </w:rPr>
      </w:pPr>
      <w:ins w:id="240" w:author="Stefan Bjornander" w:date="2015-04-26T10:08:00Z">
        <w:r w:rsidRPr="00EC76D5">
          <w:t xml:space="preserve">  | </w:t>
        </w:r>
      </w:ins>
      <w:ins w:id="241" w:author="Stefan Bjornander" w:date="2015-04-26T10:13:00Z">
        <w:r w:rsidRPr="00EC76D5">
          <w:t xml:space="preserve">WHILE </w:t>
        </w:r>
      </w:ins>
      <w:ins w:id="242"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3" w:author="Stefan Bjornander" w:date="2015-04-26T10:08:00Z">
        <w:r w:rsidRPr="00EC76D5">
          <w:t xml:space="preserve">  | </w:t>
        </w:r>
      </w:ins>
      <w:ins w:id="244" w:author="Stefan Bjornander" w:date="2015-04-26T10:14:00Z">
        <w:r w:rsidRPr="00EC76D5">
          <w:t>FOR</w:t>
        </w:r>
      </w:ins>
      <w:ins w:id="245" w:author="Stefan Bjornander" w:date="2015-04-26T10:08:00Z">
        <w:r w:rsidRPr="00EC76D5">
          <w:t xml:space="preserve"> LEFT_PAREN optional_expression </w:t>
        </w:r>
      </w:ins>
      <w:r w:rsidRPr="00EC76D5">
        <w:t>SEMICOLON</w:t>
      </w:r>
      <w:ins w:id="246" w:author="Stefan Bjornander" w:date="2015-04-26T10:14:00Z">
        <w:r w:rsidRPr="00EC76D5">
          <w:t xml:space="preserve"> </w:t>
        </w:r>
      </w:ins>
      <w:ins w:id="247" w:author="Stefan Bjornander" w:date="2015-04-26T10:08:00Z">
        <w:r w:rsidRPr="00EC76D5">
          <w:t>optional_logical_expression</w:t>
        </w:r>
      </w:ins>
    </w:p>
    <w:p w14:paraId="16B3D23B" w14:textId="77777777" w:rsidR="00E40B78" w:rsidRPr="00EC76D5" w:rsidRDefault="00E40B78" w:rsidP="00E40B78">
      <w:pPr>
        <w:pStyle w:val="Code"/>
        <w:rPr>
          <w:ins w:id="248" w:author="Stefan Bjornander" w:date="2015-04-26T10:08:00Z"/>
        </w:rPr>
      </w:pPr>
      <w:r w:rsidRPr="00EC76D5">
        <w:t xml:space="preserve">    SEMICOLON </w:t>
      </w:r>
      <w:ins w:id="249" w:author="Stefan Bjornander" w:date="2015-04-26T10:08:00Z">
        <w:r w:rsidRPr="00EC76D5">
          <w:t>optional_expression RIGHT_PAREN closed_statement</w:t>
        </w:r>
      </w:ins>
    </w:p>
    <w:p w14:paraId="0B94DF67" w14:textId="77777777" w:rsidR="00E40B78" w:rsidRPr="00EC76D5" w:rsidRDefault="00E40B78" w:rsidP="00E40B78">
      <w:pPr>
        <w:pStyle w:val="Code"/>
        <w:rPr>
          <w:ins w:id="250" w:author="Stefan Bjornander" w:date="2015-04-26T10:08:00Z"/>
        </w:rPr>
      </w:pPr>
      <w:ins w:id="251" w:author="Stefan Bjornander" w:date="2015-04-26T10:08:00Z">
        <w:r w:rsidRPr="00EC76D5">
          <w:t xml:space="preserve">  | DO statement WHILE LEFT_PAREN </w:t>
        </w:r>
      </w:ins>
      <w:r w:rsidRPr="00EC76D5">
        <w:t>logical_</w:t>
      </w:r>
      <w:ins w:id="252"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3" w:author="Stefan Bjornander" w:date="2015-04-26T10:08:00Z"/>
        </w:rPr>
      </w:pPr>
      <w:ins w:id="254"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5" w:author="Stefan Bjornander" w:date="2015-04-26T10:08:00Z"/>
        </w:rPr>
      </w:pPr>
      <w:ins w:id="256"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7" w:author="Stefan Bjornander" w:date="2015-04-26T10:08:00Z"/>
        </w:rPr>
      </w:pPr>
      <w:ins w:id="258" w:author="Stefan Bjornander" w:date="2015-04-26T10:08:00Z">
        <w:r w:rsidRPr="00EC76D5">
          <w:t xml:space="preserve">  | DEFAULT COLON closed_statement</w:t>
        </w:r>
      </w:ins>
    </w:p>
    <w:p w14:paraId="0015A796" w14:textId="77777777" w:rsidR="00E40B78" w:rsidRPr="00EC76D5" w:rsidRDefault="00E40B78" w:rsidP="00E40B78">
      <w:pPr>
        <w:pStyle w:val="Code"/>
      </w:pPr>
      <w:ins w:id="259"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60" w:author="Stefan Bjornander" w:date="2015-04-26T10:08:00Z"/>
        </w:rPr>
      </w:pPr>
      <w:ins w:id="261"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2" w:author="Stefan Bjornander" w:date="2015-04-26T10:08:00Z"/>
        </w:rPr>
      </w:pPr>
      <w:ins w:id="263"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4" w:author="Stefan Bjornander" w:date="2015-04-26T10:08:00Z"/>
        </w:rPr>
      </w:pPr>
      <w:ins w:id="265"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6" w:author="Stefan Bjornander" w:date="2015-04-26T10:08:00Z"/>
        </w:rPr>
      </w:pPr>
      <w:ins w:id="267"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8" w:author="Stefan Bjornander" w:date="2015-04-26T10:08:00Z">
        <w:r w:rsidRPr="00EC76D5">
          <w:t xml:space="preserve">  | declaration</w:t>
        </w:r>
      </w:ins>
      <w:r w:rsidRPr="00EC76D5">
        <w:t>;</w:t>
      </w:r>
      <w:moveFromRangeStart w:id="269" w:author="Stefan Bjornander" w:date="2015-04-26T09:44:00Z" w:name="move417804826"/>
      <w:moveFrom w:id="270"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1"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2"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3"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4"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5"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6" w:author="Stefan Bjornander" w:date="2015-04-26T09:45:00Z" w:name="move417804833"/>
      <w:moveFromRangeEnd w:id="269"/>
      <w:moveFrom w:id="277"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8"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9"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80"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1" w:author="Stefan Bjornander" w:date="2015-04-26T09:45:00Z">
        <w:r w:rsidRPr="00EC76D5" w:rsidDel="007E082A">
          <w:t>else</w:t>
        </w:r>
      </w:moveFrom>
    </w:p>
    <w:p w14:paraId="19CBD2C9" w14:textId="77777777" w:rsidR="00E40B78" w:rsidRPr="00EC76D5" w:rsidDel="007E082A" w:rsidRDefault="00E40B78" w:rsidP="00E40B78">
      <w:pPr>
        <w:pStyle w:val="Code"/>
      </w:pPr>
      <w:moveFrom w:id="282" w:author="Stefan Bjornander" w:date="2015-04-26T09:45:00Z">
        <w:r w:rsidRPr="00EC76D5" w:rsidDel="007E082A">
          <w:t xml:space="preserve">  f = 2;</w:t>
        </w:r>
      </w:moveFrom>
    </w:p>
    <w:moveFromRangeEnd w:id="276"/>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lastRenderedPageBreak/>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3" w:name="_Toc481936161"/>
      <w:r w:rsidRPr="00EC76D5">
        <w:t>Header Rules</w:t>
      </w:r>
      <w:bookmarkEnd w:id="283"/>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4" w:name="_Toc481936162"/>
      <w:r w:rsidRPr="00EC76D5">
        <w:t>If Statements</w:t>
      </w:r>
      <w:bookmarkEnd w:id="284"/>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lastRenderedPageBreak/>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5" w:name="_Toc481936163"/>
      <w:r w:rsidRPr="00EC76D5">
        <w:t>Switch Statements</w:t>
      </w:r>
      <w:bookmarkEnd w:id="285"/>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6" w:name="_Toc481936164"/>
      <w:r w:rsidRPr="00EC76D5">
        <w:lastRenderedPageBreak/>
        <w:t>Case Statements</w:t>
      </w:r>
      <w:bookmarkEnd w:id="286"/>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7" w:name="_Toc481936165"/>
      <w:r w:rsidRPr="00EC76D5">
        <w:t>While Statements</w:t>
      </w:r>
      <w:bookmarkEnd w:id="287"/>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t>
      </w:r>
      <w:r w:rsidRPr="00EC76D5">
        <w:lastRenderedPageBreak/>
        <w:t xml:space="preserve">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8" w:name="_Toc481936166"/>
      <w:r w:rsidRPr="00EC76D5">
        <w:t>For Statements</w:t>
      </w:r>
      <w:bookmarkEnd w:id="288"/>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052E4A48" w:rsidR="00E40B78" w:rsidRPr="00EC76D5" w:rsidRDefault="00E40B78" w:rsidP="00E40B78">
      <w:r w:rsidRPr="00EC76D5">
        <w:t xml:space="preserve">The for statement holds three optional expression: the initialization expression, the test expression, and the increment expression. The true and false sets of the initialization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infinite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77777777" w:rsidR="00B71E6A" w:rsidRPr="00EC76D5" w:rsidRDefault="00F95AF7" w:rsidP="00F95AF7">
      <w:pPr>
        <w:pStyle w:val="Code"/>
      </w:pPr>
      <w:r w:rsidRPr="00EC76D5">
        <w:t xml:space="preserve">  public static SyntaxTree generateForStatement(SyntaxTree initExpr,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6671D43E" w:rsidR="00F95AF7" w:rsidRPr="00EC76D5" w:rsidRDefault="00F95AF7" w:rsidP="00F95AF7">
      <w:pPr>
        <w:pStyle w:val="Code"/>
      </w:pPr>
      <w:r w:rsidRPr="00EC76D5">
        <w:t xml:space="preserve">    forTree.addChild(init</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9" w:name="_Toc481936167"/>
      <w:r w:rsidRPr="00EC76D5">
        <w:lastRenderedPageBreak/>
        <w:t>Label Statements</w:t>
      </w:r>
      <w:bookmarkEnd w:id="289"/>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90" w:name="_Toc481936168"/>
      <w:r w:rsidRPr="00EC76D5">
        <w:t>Closed statement</w:t>
      </w:r>
      <w:bookmarkEnd w:id="290"/>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1" w:name="_Toc481936169"/>
      <w:r w:rsidRPr="00EC76D5">
        <w:t>Do Statements</w:t>
      </w:r>
      <w:bookmarkEnd w:id="291"/>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2" w:name="_Toc481936170"/>
      <w:r w:rsidRPr="00EC76D5">
        <w:t>Block Statements</w:t>
      </w:r>
      <w:bookmarkEnd w:id="292"/>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3" w:name="_Toc481936171"/>
      <w:r w:rsidRPr="00EC76D5">
        <w:t>Default Statements</w:t>
      </w:r>
      <w:bookmarkEnd w:id="293"/>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4" w:name="_Toc481936172"/>
      <w:r w:rsidRPr="00EC76D5">
        <w:t>Break Statements</w:t>
      </w:r>
      <w:bookmarkEnd w:id="294"/>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5" w:name="_Toc481936173"/>
      <w:r w:rsidRPr="00EC76D5">
        <w:t>Continue Statements</w:t>
      </w:r>
      <w:bookmarkEnd w:id="295"/>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6" w:name="_Toc481936174"/>
      <w:r w:rsidRPr="00EC76D5">
        <w:t>Goto Statements</w:t>
      </w:r>
      <w:bookmarkEnd w:id="296"/>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7" w:name="_Toc481936175"/>
      <w:r w:rsidRPr="00EC76D5">
        <w:t>Return Statements</w:t>
      </w:r>
      <w:bookmarkEnd w:id="297"/>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8" w:name="_Toc481936176"/>
      <w:r w:rsidRPr="00EC76D5">
        <w:t>Expression Statements</w:t>
      </w:r>
      <w:bookmarkEnd w:id="298"/>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9" w:name="_Toc481936177"/>
      <w:r w:rsidRPr="00EC76D5">
        <w:t>Declaration Statements</w:t>
      </w:r>
      <w:bookmarkEnd w:id="299"/>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300" w:name="_Toc481936178"/>
      <w:r w:rsidRPr="00EC76D5">
        <w:t>Load Register Statements</w:t>
      </w:r>
      <w:bookmarkEnd w:id="300"/>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1" w:name="_Toc481936179"/>
      <w:r w:rsidRPr="00EC76D5">
        <w:t>Store Register Statements</w:t>
      </w:r>
      <w:bookmarkEnd w:id="301"/>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2" w:name="_Toc481936180"/>
      <w:r w:rsidRPr="00EC76D5">
        <w:t>Clear Registers Statements</w:t>
      </w:r>
      <w:bookmarkEnd w:id="302"/>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3" w:name="_Toc481936181"/>
      <w:r w:rsidRPr="00EC76D5">
        <w:t>Store Flagbyte Statements</w:t>
      </w:r>
      <w:bookmarkEnd w:id="303"/>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4" w:name="_Toc481936182"/>
      <w:r w:rsidRPr="00EC76D5">
        <w:t>Jump Register Statements</w:t>
      </w:r>
      <w:bookmarkEnd w:id="304"/>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5" w:name="_Toc481936183"/>
      <w:r w:rsidRPr="00EC76D5">
        <w:t>Interrupt Statements</w:t>
      </w:r>
      <w:bookmarkEnd w:id="305"/>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6" w:name="_Toc481936184"/>
      <w:r w:rsidRPr="00EC76D5">
        <w:t>Expressions</w:t>
      </w:r>
      <w:bookmarkEnd w:id="306"/>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7" w:name="_Toc481936185"/>
      <w:r w:rsidRPr="00EC76D5">
        <w:t>Precedence and Associativity</w:t>
      </w:r>
      <w:bookmarkEnd w:id="307"/>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8" w:name="_Toc481936186"/>
      <w:r w:rsidRPr="00EC76D5">
        <w:t>Syntax Tree Generation Methods</w:t>
      </w:r>
      <w:bookmarkEnd w:id="308"/>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9" w:name="_Toc481936187"/>
      <w:r w:rsidRPr="00EC76D5">
        <w:t>Comma Expression</w:t>
      </w:r>
      <w:bookmarkEnd w:id="309"/>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10" w:name="_Toc481936188"/>
      <w:r w:rsidRPr="00EC76D5">
        <w:t>Logical Expression</w:t>
      </w:r>
      <w:bookmarkEnd w:id="310"/>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1" w:name="_Toc481936189"/>
      <w:r w:rsidRPr="00EC76D5">
        <w:t>Integer Expressions</w:t>
      </w:r>
      <w:bookmarkEnd w:id="311"/>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2" w:name="_Ref418350730"/>
      <w:bookmarkStart w:id="313" w:name="_Toc481936190"/>
      <w:r w:rsidRPr="00EC76D5">
        <w:t>Integral and Floating Promotion</w:t>
      </w:r>
      <w:bookmarkEnd w:id="312"/>
      <w:bookmarkEnd w:id="313"/>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4" w:name="_Ref418012645"/>
      <w:bookmarkStart w:id="315" w:name="_Toc481936191"/>
      <w:r w:rsidRPr="00EC76D5">
        <w:t>Arithmetic Conversion</w:t>
      </w:r>
      <w:bookmarkEnd w:id="314"/>
      <w:bookmarkEnd w:id="315"/>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6" w:name="_Toc481936192"/>
      <w:r w:rsidRPr="00EC76D5">
        <w:t>Assignment Expression</w:t>
      </w:r>
      <w:bookmarkEnd w:id="316"/>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7" w:name="_Toc481936193"/>
      <w:r w:rsidRPr="00EC76D5">
        <w:lastRenderedPageBreak/>
        <w:t>Conditional Expression</w:t>
      </w:r>
      <w:bookmarkEnd w:id="317"/>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8" w:name="_Toc481936194"/>
      <w:r w:rsidRPr="00EC76D5">
        <w:t>Constant Expression</w:t>
      </w:r>
      <w:bookmarkEnd w:id="318"/>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9" w:name="_Toc481936195"/>
      <w:r w:rsidRPr="00EC76D5">
        <w:t>Logical Expression</w:t>
      </w:r>
      <w:bookmarkEnd w:id="319"/>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20" w:name="_Toc481936196"/>
      <w:r w:rsidRPr="00EC76D5">
        <w:t>Bitwise Expression</w:t>
      </w:r>
      <w:bookmarkEnd w:id="320"/>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1" w:name="_Toc481936197"/>
      <w:r w:rsidRPr="00EC76D5">
        <w:t>Equality Expressions</w:t>
      </w:r>
      <w:bookmarkEnd w:id="321"/>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2" w:name="_Toc481936198"/>
      <w:r w:rsidRPr="00EC76D5">
        <w:t>Relation Expressions</w:t>
      </w:r>
      <w:bookmarkEnd w:id="322"/>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3" w:name="_Toc481936199"/>
      <w:r w:rsidRPr="00EC76D5">
        <w:t>Shift Expression</w:t>
      </w:r>
      <w:bookmarkEnd w:id="323"/>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4" w:name="_Toc481936200"/>
      <w:r w:rsidRPr="00EC76D5">
        <w:t>Arithmetic Expression</w:t>
      </w:r>
      <w:bookmarkEnd w:id="324"/>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5" w:name="_Toc481936201"/>
      <w:r w:rsidRPr="00EC76D5">
        <w:t>Cast Expression</w:t>
      </w:r>
      <w:bookmarkEnd w:id="325"/>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6" w:name="_Toc481936202"/>
      <w:r w:rsidRPr="00EC76D5">
        <w:t>Prefix Expression</w:t>
      </w:r>
      <w:bookmarkEnd w:id="326"/>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7" w:name="_Toc481936203"/>
      <w:r w:rsidRPr="00EC76D5">
        <w:t>Unary Arithmetic Expression</w:t>
      </w:r>
      <w:bookmarkEnd w:id="327"/>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8" w:name="_Toc481936204"/>
      <w:r w:rsidRPr="00EC76D5">
        <w:t>Prefix Increment and Decrement</w:t>
      </w:r>
      <w:bookmarkEnd w:id="328"/>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9" w:name="_Toc481936205"/>
      <w:r w:rsidRPr="00EC76D5">
        <w:t>Logical Not</w:t>
      </w:r>
      <w:bookmarkEnd w:id="329"/>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30" w:name="_Toc481936206"/>
      <w:r w:rsidRPr="00EC76D5">
        <w:t>Bitwise Not</w:t>
      </w:r>
      <w:bookmarkEnd w:id="330"/>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1" w:name="_Toc481936207"/>
      <w:r w:rsidRPr="00EC76D5">
        <w:t>sizeof</w:t>
      </w:r>
      <w:bookmarkEnd w:id="331"/>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2" w:name="_Toc481936208"/>
      <w:r w:rsidRPr="00EC76D5">
        <w:t>Address Expression</w:t>
      </w:r>
      <w:bookmarkEnd w:id="332"/>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3" w:name="_Toc481936209"/>
      <w:r>
        <w:t>Dereference</w:t>
      </w:r>
      <w:r w:rsidR="00E40B78" w:rsidRPr="00EC76D5">
        <w:t xml:space="preserve"> Expression</w:t>
      </w:r>
      <w:bookmarkEnd w:id="333"/>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4" w:name="_Toc481936210"/>
      <w:r w:rsidRPr="00EC76D5">
        <w:t>Postfix Expression</w:t>
      </w:r>
      <w:bookmarkEnd w:id="334"/>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5" w:name="_Toc481936211"/>
      <w:r w:rsidRPr="00EC76D5">
        <w:t>Postfix Increment and Decrement</w:t>
      </w:r>
      <w:bookmarkEnd w:id="335"/>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6" w:name="_Toc481936212"/>
      <w:r w:rsidRPr="00EC76D5">
        <w:t>Dot</w:t>
      </w:r>
      <w:bookmarkEnd w:id="336"/>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7" w:name="_Toc481936213"/>
      <w:r w:rsidRPr="00EC76D5">
        <w:t>Arrow</w:t>
      </w:r>
      <w:bookmarkEnd w:id="337"/>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8" w:name="_Toc481936214"/>
      <w:r w:rsidRPr="00EC76D5">
        <w:t>Index</w:t>
      </w:r>
      <w:bookmarkEnd w:id="338"/>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9" w:name="_Toc481936215"/>
      <w:r w:rsidRPr="00EC76D5">
        <w:t>Function Call</w:t>
      </w:r>
      <w:bookmarkEnd w:id="339"/>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40" w:name="_Toc481936216"/>
      <w:r w:rsidRPr="00EC76D5">
        <w:t>Parameter Argument List</w:t>
      </w:r>
      <w:bookmarkEnd w:id="340"/>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1" w:name="_Toc481936217"/>
      <w:r w:rsidRPr="00EC76D5">
        <w:t>Primary Expression</w:t>
      </w:r>
      <w:bookmarkEnd w:id="341"/>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2" w:name="_Toc481936218"/>
      <w:r w:rsidRPr="00EC76D5">
        <w:lastRenderedPageBreak/>
        <w:t xml:space="preserve">The Type </w:t>
      </w:r>
      <w:r w:rsidR="00897F09" w:rsidRPr="00EC76D5">
        <w:t>System</w:t>
      </w:r>
      <w:bookmarkEnd w:id="342"/>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3" w:author="Stefan Bjornander" w:date="2015-04-25T10:17:00Z"/>
        </w:rPr>
      </w:pPr>
      <w:bookmarkStart w:id="344" w:name="_Ref479084909"/>
      <w:bookmarkStart w:id="345" w:name="_Toc481936219"/>
      <w:r w:rsidRPr="00EC76D5">
        <w:t>The Type Class</w:t>
      </w:r>
      <w:bookmarkEnd w:id="344"/>
      <w:bookmarkEnd w:id="345"/>
    </w:p>
    <w:p w14:paraId="592CA379" w14:textId="0CFB0DFD" w:rsidR="00132B4A" w:rsidRPr="00EC76D5" w:rsidRDefault="00132B4A">
      <w:pPr>
        <w:pPrChange w:id="346" w:author="Stefan Bjornander" w:date="2015-04-25T10:17:00Z">
          <w:pPr>
            <w:pStyle w:val="Rubrik2"/>
          </w:pPr>
        </w:pPrChange>
      </w:pPr>
      <w:ins w:id="347"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8" w:author="Stefan Bjornander" w:date="2015-04-25T10:18:00Z">
        <w:r w:rsidR="004C4A09" w:rsidRPr="00EC76D5">
          <w:t xml:space="preserve">default </w:t>
        </w:r>
      </w:ins>
      <w:ins w:id="349" w:author="Stefan Bjornander" w:date="2015-04-25T10:17:00Z">
        <w:r w:rsidR="004C4A09" w:rsidRPr="00EC76D5">
          <w:t xml:space="preserve">constructor </w:t>
        </w:r>
      </w:ins>
      <w:ins w:id="350" w:author="Stefan Bjornander" w:date="2015-04-25T10:18:00Z">
        <w:r w:rsidR="004C4A09" w:rsidRPr="00EC76D5">
          <w:t xml:space="preserve">is </w:t>
        </w:r>
      </w:ins>
      <w:ins w:id="351" w:author="Stefan Bjornander" w:date="2015-04-25T10:17:00Z">
        <w:r w:rsidR="004C4A09" w:rsidRPr="00EC76D5">
          <w:t>private</w:t>
        </w:r>
      </w:ins>
      <w:ins w:id="352" w:author="Stefan Bjornander" w:date="2015-04-25T10:18:00Z">
        <w:r w:rsidR="00032DD9" w:rsidRPr="00EC76D5">
          <w:t>, which makes it impossible to</w:t>
        </w:r>
      </w:ins>
      <w:ins w:id="353" w:author="Stefan Bjornander" w:date="2015-04-25T10:21:00Z">
        <w:r w:rsidR="00032DD9" w:rsidRPr="00EC76D5">
          <w:t xml:space="preserve"> explicitly</w:t>
        </w:r>
      </w:ins>
      <w:ins w:id="354" w:author="Stefan Bjornander" w:date="2015-04-25T10:18:00Z">
        <w:r w:rsidR="00032DD9" w:rsidRPr="00EC76D5">
          <w:t xml:space="preserve"> </w:t>
        </w:r>
      </w:ins>
      <w:ins w:id="355" w:author="Stefan Bjornander" w:date="2015-04-25T10:21:00Z">
        <w:r w:rsidR="00032DD9" w:rsidRPr="00EC76D5">
          <w:t xml:space="preserve">create type objects. </w:t>
        </w:r>
      </w:ins>
      <w:ins w:id="356" w:author="Stefan Bjornander" w:date="2015-04-25T10:25:00Z">
        <w:r w:rsidR="00032DD9" w:rsidRPr="00EC76D5">
          <w:t>Instead</w:t>
        </w:r>
      </w:ins>
      <w:ins w:id="357" w:author="Stefan Bjornander" w:date="2015-04-25T10:21:00Z">
        <w:r w:rsidR="00032DD9" w:rsidRPr="00EC76D5">
          <w:t xml:space="preserve">, </w:t>
        </w:r>
      </w:ins>
      <w:ins w:id="358" w:author="Stefan Bjornander" w:date="2015-04-25T10:25:00Z">
        <w:r w:rsidR="00032DD9" w:rsidRPr="00EC76D5">
          <w:t xml:space="preserve">there is a series of static </w:t>
        </w:r>
      </w:ins>
      <w:r w:rsidR="0072083F" w:rsidRPr="00EC76D5">
        <w:rPr>
          <w:rStyle w:val="CodeInText0"/>
        </w:rPr>
        <w:t>create</w:t>
      </w:r>
      <w:r w:rsidR="0072083F" w:rsidRPr="00EC76D5">
        <w:t>-</w:t>
      </w:r>
      <w:ins w:id="359" w:author="Stefan Bjornander" w:date="2015-04-25T10:25:00Z">
        <w:r w:rsidR="00032DD9" w:rsidRPr="00EC76D5">
          <w:t xml:space="preserve">methods that create and return a </w:t>
        </w:r>
      </w:ins>
      <w:r w:rsidR="004D2F48" w:rsidRPr="00EC76D5">
        <w:t>T</w:t>
      </w:r>
      <w:ins w:id="360"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1" w:author="Stefan Bjornander" w:date="2015-04-25T10:32:00Z"/>
        </w:rPr>
      </w:pPr>
      <w:bookmarkStart w:id="362" w:name="_Toc481936220"/>
      <w:r w:rsidRPr="00EC76D5">
        <w:t>Arithmetic Types</w:t>
      </w:r>
      <w:bookmarkEnd w:id="362"/>
    </w:p>
    <w:p w14:paraId="6D9F17A4" w14:textId="77777777" w:rsidR="00AC202D" w:rsidRPr="00EC76D5" w:rsidRDefault="00AC202D">
      <w:pPr>
        <w:ind w:left="720" w:hanging="720"/>
        <w:rPr>
          <w:ins w:id="363" w:author="Stefan Bjornander" w:date="2015-04-25T10:33:00Z"/>
        </w:rPr>
        <w:pPrChange w:id="364" w:author="Stefan Bjornander" w:date="2015-04-25T10:34:00Z">
          <w:pPr>
            <w:pStyle w:val="Rubrik3"/>
          </w:pPr>
        </w:pPrChange>
      </w:pPr>
      <w:ins w:id="365" w:author="Stefan Bjornander" w:date="2015-04-25T10:32:00Z">
        <w:r w:rsidRPr="00EC76D5">
          <w:t>An ar</w:t>
        </w:r>
      </w:ins>
      <w:ins w:id="366" w:author="Stefan Bjornander" w:date="2015-04-25T10:34:00Z">
        <w:r w:rsidRPr="00EC76D5">
          <w:t xml:space="preserve">ithmetic </w:t>
        </w:r>
      </w:ins>
      <w:ins w:id="367" w:author="Stefan Bjornander" w:date="2015-04-25T10:32:00Z">
        <w:r w:rsidRPr="00EC76D5">
          <w:t xml:space="preserve">type is either </w:t>
        </w:r>
      </w:ins>
      <w:ins w:id="368" w:author="Stefan Bjornander" w:date="2015-04-25T10:33:00Z">
        <w:r w:rsidRPr="00EC76D5">
          <w:t xml:space="preserve">integral or floating, and is determined by the </w:t>
        </w:r>
        <w:r w:rsidRPr="00EC76D5">
          <w:rPr>
            <w:rStyle w:val="CodeInText"/>
            <w:color w:val="auto"/>
            <w:rPrChange w:id="369" w:author="Stefan Bjornander" w:date="2015-04-25T10:34:00Z">
              <w:rPr/>
            </w:rPrChange>
          </w:rPr>
          <w:t>m</w:t>
        </w:r>
      </w:ins>
      <w:ins w:id="370" w:author="Stefan Bjornander" w:date="2015-04-25T10:34:00Z">
        <w:r w:rsidRPr="00EC76D5">
          <w:rPr>
            <w:rStyle w:val="CodeInText"/>
            <w:color w:val="auto"/>
            <w:rPrChange w:id="371" w:author="Stefan Bjornander" w:date="2015-04-25T10:34:00Z">
              <w:rPr/>
            </w:rPrChange>
          </w:rPr>
          <w:t>_</w:t>
        </w:r>
      </w:ins>
      <w:ins w:id="372" w:author="Stefan Bjornander" w:date="2015-04-25T10:33:00Z">
        <w:r w:rsidRPr="00EC76D5">
          <w:rPr>
            <w:rStyle w:val="CodeInText"/>
            <w:color w:val="auto"/>
            <w:rPrChange w:id="373" w:author="Stefan Bjornander" w:date="2015-04-25T10:34:00Z">
              <w:rPr/>
            </w:rPrChange>
          </w:rPr>
          <w:t>sort</w:t>
        </w:r>
        <w:r w:rsidRPr="00EC76D5">
          <w:t xml:space="preserve"> field</w:t>
        </w:r>
      </w:ins>
      <w:ins w:id="374" w:author="Stefan Bjornander" w:date="2015-04-25T10:34:00Z">
        <w:r w:rsidRPr="00EC76D5">
          <w:t>.</w:t>
        </w:r>
      </w:ins>
    </w:p>
    <w:p w14:paraId="0B5AD336" w14:textId="77777777" w:rsidR="00AC202D" w:rsidRPr="00EC76D5" w:rsidRDefault="00AC202D">
      <w:pPr>
        <w:pStyle w:val="CodeHeader"/>
        <w:rPr>
          <w:ins w:id="375" w:author="Stefan Bjornander" w:date="2015-04-25T10:33:00Z"/>
        </w:rPr>
        <w:pPrChange w:id="376" w:author="Stefan Bjornander" w:date="2015-04-25T10:33:00Z">
          <w:pPr>
            <w:pStyle w:val="Rubrik3"/>
          </w:pPr>
        </w:pPrChange>
      </w:pPr>
      <w:ins w:id="377"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8" w:author="Stefan Bjornander" w:date="2015-04-25T10:38:00Z"/>
        </w:rPr>
      </w:pPr>
      <w:bookmarkStart w:id="379" w:name="_Toc481936221"/>
      <w:r w:rsidRPr="00EC76D5">
        <w:t>Enum</w:t>
      </w:r>
      <w:r w:rsidR="00D51AF3" w:rsidRPr="00EC76D5">
        <w:t>eration</w:t>
      </w:r>
      <w:r w:rsidRPr="00EC76D5">
        <w:t xml:space="preserve"> Types</w:t>
      </w:r>
      <w:bookmarkEnd w:id="379"/>
    </w:p>
    <w:p w14:paraId="13D87461" w14:textId="0CCDA38C" w:rsidR="00157719" w:rsidRPr="00EC76D5" w:rsidRDefault="00157719">
      <w:pPr>
        <w:pPrChange w:id="380" w:author="Stefan Bjornander" w:date="2015-04-25T10:38:00Z">
          <w:pPr>
            <w:pStyle w:val="Rubrik3"/>
          </w:pPr>
        </w:pPrChange>
      </w:pPr>
      <w:ins w:id="381" w:author="Stefan Bjornander" w:date="2015-04-25T10:38:00Z">
        <w:r w:rsidRPr="00EC76D5">
          <w:t>The enumeration type (</w:t>
        </w:r>
        <w:r w:rsidRPr="00EC76D5">
          <w:rPr>
            <w:rStyle w:val="CodeInText"/>
            <w:color w:val="auto"/>
            <w:rPrChange w:id="382"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3"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4" w:author="Stefan Bjornander" w:date="2015-04-25T10:38:00Z">
        <w:r w:rsidR="008947FF" w:rsidRPr="00EC76D5">
          <w:t xml:space="preserve">needs to know if the type is enum </w:t>
        </w:r>
      </w:ins>
      <w:r w:rsidR="00941573" w:rsidRPr="00EC76D5">
        <w:t>to</w:t>
      </w:r>
      <w:ins w:id="385" w:author="Stefan Bjornander" w:date="2015-04-25T10:38:00Z">
        <w:r w:rsidR="008947FF" w:rsidRPr="00EC76D5">
          <w:t xml:space="preserve"> initialize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77777777" w:rsidR="008F4398" w:rsidRPr="00EC76D5" w:rsidRDefault="008F4398">
      <w:pPr>
        <w:pPrChange w:id="426" w:author="Stefan Bjornander" w:date="2015-04-25T11:00:00Z">
          <w:pPr>
            <w:pStyle w:val="Rubrik3"/>
          </w:pPr>
        </w:pPrChange>
      </w:pPr>
      <w:ins w:id="427" w:author="Stefan Bjornander" w:date="2015-04-25T11:00:00Z">
        <w:r w:rsidRPr="00EC76D5">
          <w:t>The array size can be zero, when the type is created. In that case it will later be set by the length of its ini</w:t>
        </w:r>
      </w:ins>
      <w:ins w:id="428" w:author="Stefan Bjornander" w:date="2015-04-25T11:01:00Z">
        <w:r w:rsidR="00F13161" w:rsidRPr="00EC76D5">
          <w:t xml:space="preserve">tialization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5CED9391"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initialization list. </w:t>
        </w:r>
      </w:ins>
      <w:ins w:id="4275" w:author="Stefan Bjornander" w:date="2015-04-25T11:39:00Z">
        <w:r w:rsidR="00000353" w:rsidRPr="00EC76D5">
          <w:t xml:space="preserve">However, if the </w:t>
        </w:r>
      </w:ins>
      <w:ins w:id="4276" w:author="Stefan Bjornander" w:date="2015-04-25T11:40:00Z">
        <w:r w:rsidR="00000353" w:rsidRPr="00EC76D5">
          <w:t xml:space="preserve">array </w:t>
        </w:r>
      </w:ins>
      <w:ins w:id="4277" w:author="Stefan Bjornander" w:date="2015-04-25T11:39:00Z">
        <w:r w:rsidR="00000353" w:rsidRPr="00EC76D5">
          <w:t xml:space="preserve">definition </w:t>
        </w:r>
      </w:ins>
      <w:ins w:id="4278" w:author="Stefan Bjornander" w:date="2015-04-25T11:40:00Z">
        <w:r w:rsidR="00000353" w:rsidRPr="00EC76D5">
          <w:t>lacks</w:t>
        </w:r>
      </w:ins>
      <w:ins w:id="4279" w:author="Stefan Bjornander" w:date="2015-04-25T11:39:00Z">
        <w:r w:rsidR="00420086" w:rsidRPr="00EC76D5">
          <w:t xml:space="preserve"> an initialization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77777777" w:rsidR="00154A03" w:rsidRPr="00EC76D5" w:rsidRDefault="00154A03" w:rsidP="00154A03">
      <w:pPr>
        <w:pStyle w:val="Code"/>
      </w:pPr>
      <w:r w:rsidRPr="00EC76D5">
        <w:t xml:space="preserve">        GenerateInitializerStatic.generateByteTextList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77777777" w:rsidR="00154A03" w:rsidRPr="00EC76D5" w:rsidRDefault="00154A03" w:rsidP="00154A03">
      <w:pPr>
        <w:pStyle w:val="Code"/>
      </w:pPr>
      <w:r w:rsidRPr="00EC76D5">
        <w:t xml:space="preserve">        GenerateInitializerStatic.generateZeroByteTextList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77777777" w:rsidR="00154A03" w:rsidRPr="00EC76D5" w:rsidRDefault="00154A03" w:rsidP="00154A03">
      <w:pPr>
        <w:pStyle w:val="Code"/>
      </w:pPr>
      <w:r w:rsidRPr="00EC76D5">
        <w:t xml:space="preserve">    GenerateInitializerStatic.generateByteTextList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77777777" w:rsidR="00154A03" w:rsidRPr="00EC76D5" w:rsidRDefault="00154A03" w:rsidP="00154A03">
      <w:pPr>
        <w:pStyle w:val="Code"/>
      </w:pPr>
      <w:r w:rsidRPr="00EC76D5">
        <w:t xml:space="preserve">    String name = GenerateInitializerStatic.generateValueName(type,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77777777" w:rsidR="00154A03" w:rsidRPr="00EC76D5" w:rsidRDefault="00154A03" w:rsidP="00154A03">
      <w:pPr>
        <w:pStyle w:val="Code"/>
      </w:pPr>
      <w:r w:rsidRPr="00EC76D5">
        <w:t xml:space="preserve">  public static Symbol createInitSymbol(String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77777777" w:rsidR="00154A03" w:rsidRPr="00EC76D5" w:rsidRDefault="00154A03" w:rsidP="00154A03">
      <w:pPr>
        <w:pStyle w:val="Code"/>
      </w:pPr>
      <w:r w:rsidRPr="00EC76D5">
        <w:t xml:space="preserve">      GenerateInitializerStatic.generateByteTextList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7B40CA83" w:rsidR="008331A2" w:rsidRPr="00EC76D5" w:rsidRDefault="008331A2" w:rsidP="008331A2">
      <w:pPr>
        <w:pStyle w:val="Code"/>
      </w:pPr>
      <w:r w:rsidRPr="00EC76D5">
        <w:t xml:space="preserve">  public static final int FunctionRegularInitSize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77777777" w:rsidR="008331A2" w:rsidRPr="00EC76D5" w:rsidRDefault="008331A2" w:rsidP="008331A2">
      <w:pPr>
        <w:pStyle w:val="Code"/>
      </w:pPr>
      <w:r w:rsidRPr="00EC76D5">
        <w:t xml:space="preserve">  public static final int FunctionFloatingInitSize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7777777" w:rsidR="008331A2" w:rsidRPr="00EC76D5" w:rsidRDefault="008331A2" w:rsidP="008331A2">
      <w:pPr>
        <w:pStyle w:val="Code"/>
      </w:pPr>
      <w:r w:rsidRPr="00EC76D5">
        <w:t xml:space="preserve">                   FunctionFloatingInitSize : FunctionRegularInitSize;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lastRenderedPageBreak/>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lastRenderedPageBreak/>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lastRenderedPageBreak/>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77777777" w:rsidR="00095E4F" w:rsidRPr="00EC76D5" w:rsidRDefault="00500BD5" w:rsidP="00095E4F">
      <w:pPr>
        <w:pStyle w:val="Liststycke"/>
        <w:numPr>
          <w:ilvl w:val="0"/>
          <w:numId w:val="106"/>
        </w:numPr>
      </w:pPr>
      <w:r w:rsidRPr="00EC76D5">
        <w:t>If the symbol is extern it cannot be initialized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lastRenderedPageBreak/>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4C945A68" w:rsidR="008C0E8C" w:rsidRPr="00EC76D5" w:rsidRDefault="008C0E8C" w:rsidP="008C0E8C">
      <w:pPr>
        <w:pStyle w:val="Code"/>
      </w:pPr>
      <w:r w:rsidRPr="00EC76D5">
        <w:t xml:space="preserve">    SyntaxTree init</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4B6FF05" w:rsidR="008C0E8C" w:rsidRPr="00EC76D5" w:rsidRDefault="008C0E8C" w:rsidP="008C0E8C">
      <w:pPr>
        <w:pStyle w:val="Code"/>
      </w:pPr>
      <w:r w:rsidRPr="00EC76D5">
        <w:t xml:space="preserve">    forStat.setChild(0, clearExpression(optimizeExpression(init</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t xml:space="preserve">    </w:t>
      </w:r>
    </w:p>
    <w:p w14:paraId="114B4BEE" w14:textId="77777777" w:rsidR="008C0E8C" w:rsidRPr="00EC76D5" w:rsidRDefault="008C0E8C" w:rsidP="008C0E8C">
      <w:pPr>
        <w:pStyle w:val="Code"/>
      </w:pPr>
      <w:r w:rsidRPr="00EC76D5">
        <w:lastRenderedPageBreak/>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lastRenderedPageBreak/>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t xml:space="preserve">  </w:t>
      </w:r>
    </w:p>
    <w:p w14:paraId="6318226C" w14:textId="4C9CF322" w:rsidR="008C0E8C" w:rsidRPr="00EC76D5" w:rsidRDefault="008C0E8C" w:rsidP="008C0E8C">
      <w:pPr>
        <w:pStyle w:val="Code"/>
      </w:pPr>
      <w:r w:rsidRPr="00EC76D5">
        <w:lastRenderedPageBreak/>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t xml:space="preserve">    }</w:t>
      </w:r>
    </w:p>
    <w:p w14:paraId="22D15401" w14:textId="68315D7B" w:rsidR="008C0E8C" w:rsidRPr="00EC76D5" w:rsidRDefault="008C0E8C" w:rsidP="008C0E8C">
      <w:pPr>
        <w:pStyle w:val="Code"/>
      </w:pPr>
      <w:r w:rsidRPr="00EC76D5">
        <w:lastRenderedPageBreak/>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t xml:space="preserve">    }</w:t>
      </w:r>
    </w:p>
    <w:p w14:paraId="0CA307DA" w14:textId="77777777" w:rsidR="008C0E8C" w:rsidRPr="00EC76D5" w:rsidRDefault="008C0E8C" w:rsidP="008C0E8C">
      <w:pPr>
        <w:pStyle w:val="Code"/>
      </w:pPr>
      <w:r w:rsidRPr="00EC76D5">
        <w:lastRenderedPageBreak/>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lastRenderedPageBreak/>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lastRenderedPageBreak/>
              <w:t>-e</w:t>
            </w:r>
          </w:p>
          <w:p w14:paraId="14865C15" w14:textId="41193B74" w:rsidR="00F51B66" w:rsidRPr="00EC76D5" w:rsidRDefault="00F51B66" w:rsidP="00D846D1">
            <w:r w:rsidRPr="00EC76D5">
              <w:lastRenderedPageBreak/>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lastRenderedPageBreak/>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lastRenderedPageBreak/>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lastRenderedPageBreak/>
              <w:t>false</w:t>
            </w:r>
          </w:p>
          <w:p w14:paraId="0389BE38" w14:textId="77777777" w:rsidR="00775C71" w:rsidRPr="00EC76D5" w:rsidRDefault="00775C71" w:rsidP="00642CB3">
            <w:r w:rsidRPr="00EC76D5">
              <w:lastRenderedPageBreak/>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lastRenderedPageBreak/>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lastRenderedPageBreak/>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lastRenderedPageBreak/>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lastRenderedPageBreak/>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16E8BE25" w:rsidR="00160114" w:rsidRPr="00EC76D5" w:rsidRDefault="00160114" w:rsidP="00160114">
      <w:pPr>
        <w:pStyle w:val="Code"/>
      </w:pPr>
      <w:r w:rsidRPr="00EC76D5">
        <w:t xml:space="preserve">    SyntaxTree init</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4AD3E68" w:rsidR="00160114" w:rsidRPr="00EC76D5" w:rsidRDefault="00160114" w:rsidP="00160114">
      <w:pPr>
        <w:pStyle w:val="Code"/>
      </w:pPr>
      <w:r w:rsidRPr="00EC76D5">
        <w:t xml:space="preserve">    if (init</w:t>
      </w:r>
      <w:r w:rsidR="0038687E">
        <w:t xml:space="preserve">Expression </w:t>
      </w:r>
      <w:r w:rsidRPr="00EC76D5">
        <w:t>!= null) {</w:t>
      </w:r>
    </w:p>
    <w:p w14:paraId="62D39D52" w14:textId="11D084FE" w:rsidR="00160114" w:rsidRPr="00EC76D5" w:rsidRDefault="00160114" w:rsidP="00160114">
      <w:pPr>
        <w:pStyle w:val="Code"/>
      </w:pPr>
      <w:r w:rsidRPr="00EC76D5">
        <w:t xml:space="preserve">      Symbol initSymbol = generateExpression(init</w:t>
      </w:r>
      <w:r w:rsidR="0038687E">
        <w:t>Expression)</w:t>
      </w:r>
      <w:r w:rsidRPr="00EC76D5">
        <w:t>;</w:t>
      </w:r>
    </w:p>
    <w:p w14:paraId="6B472BE0" w14:textId="77777777" w:rsidR="00160114" w:rsidRPr="00EC76D5" w:rsidRDefault="00160114" w:rsidP="00160114">
      <w:pPr>
        <w:pStyle w:val="Code"/>
      </w:pPr>
      <w:r w:rsidRPr="00EC76D5">
        <w:t xml:space="preserve">      backpatch(initSymbol.getType().getTrueSet());</w:t>
      </w:r>
    </w:p>
    <w:p w14:paraId="246B2F75" w14:textId="77777777" w:rsidR="00160114" w:rsidRPr="00EC76D5" w:rsidRDefault="00160114" w:rsidP="00160114">
      <w:pPr>
        <w:pStyle w:val="Code"/>
      </w:pPr>
      <w:r w:rsidRPr="00EC76D5">
        <w:t xml:space="preserve">      backpatch(initSymbol.getType().getFalseSet());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77777777" w:rsidR="00160114" w:rsidRPr="00EC76D5" w:rsidRDefault="00160114" w:rsidP="00160114">
      <w:pPr>
        <w:pStyle w:val="Code"/>
      </w:pPr>
      <w:r w:rsidRPr="00EC76D5">
        <w:t xml:space="preserve">    int initSize = returnType.isFloating()?SymbolTable.FunctionFloatingInitSize</w:t>
      </w:r>
    </w:p>
    <w:p w14:paraId="4BDB2910" w14:textId="77777777" w:rsidR="00160114" w:rsidRPr="00EC76D5" w:rsidRDefault="00160114" w:rsidP="00160114">
      <w:pPr>
        <w:pStyle w:val="Code"/>
      </w:pPr>
      <w:r w:rsidRPr="00EC76D5">
        <w:t xml:space="preserve">                                          :SymbolTable.FunctionRegularInitSize;</w:t>
      </w:r>
    </w:p>
    <w:p w14:paraId="31C316DE" w14:textId="77777777" w:rsidR="00160114" w:rsidRPr="00EC76D5" w:rsidRDefault="00160114" w:rsidP="00160114">
      <w:pPr>
        <w:pStyle w:val="Code"/>
      </w:pPr>
      <w:r w:rsidRPr="00EC76D5">
        <w:t xml:space="preserve">    Main.TotalParamOffset += initSize;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25C28EC4" w:rsidR="003141FA" w:rsidRPr="00EC76D5" w:rsidRDefault="003141FA" w:rsidP="003141FA">
      <w:pPr>
        <w:pStyle w:val="Rubrik1"/>
      </w:pPr>
      <w:bookmarkStart w:id="5623" w:name="_Toc481936414"/>
      <w:r w:rsidRPr="00EC76D5">
        <w:lastRenderedPageBreak/>
        <w:t>Initializer</w:t>
      </w:r>
      <w:bookmarkEnd w:id="5623"/>
    </w:p>
    <w:p w14:paraId="0FD5883C" w14:textId="77777777" w:rsidR="003141FA" w:rsidRPr="00EC76D5" w:rsidRDefault="003141FA" w:rsidP="003141FA">
      <w:r w:rsidRPr="00EC76D5">
        <w:t xml:space="preserve">In C, it is possible to initialize simple and compound variables. Therefore, we need </w:t>
      </w:r>
      <w:ins w:id="5624" w:author="Stefan Bjornander" w:date="2015-04-25T17:28:00Z">
        <w:r w:rsidRPr="00EC76D5">
          <w:t xml:space="preserve">to check that </w:t>
        </w:r>
      </w:ins>
      <w:del w:id="5625" w:author="Stefan Bjornander" w:date="2015-04-25T17:28:00Z">
        <w:r w:rsidRPr="00EC76D5" w:rsidDel="00A35C17">
          <w:delText>a way to make sure</w:delText>
        </w:r>
      </w:del>
      <w:ins w:id="5626" w:author="Stefan Bjornander" w:date="2015-04-25T17:27:00Z">
        <w:r w:rsidRPr="00EC76D5">
          <w:t xml:space="preserve">the </w:t>
        </w:r>
      </w:ins>
      <w:r w:rsidRPr="00EC76D5">
        <w:t xml:space="preserve">initialized </w:t>
      </w:r>
      <w:ins w:id="5627" w:author="Stefan Bjornander" w:date="2015-04-25T17:28:00Z">
        <w:r w:rsidRPr="00EC76D5">
          <w:t>value has the correct type</w:t>
        </w:r>
      </w:ins>
      <w:r w:rsidRPr="00EC76D5">
        <w:t>. Basically, there are two kinds of initialization: static and stack. Static initialization results in a block of bytes, and stack initialization results in a sequence of assignment middle code instructions.</w:t>
      </w:r>
    </w:p>
    <w:p w14:paraId="0DD8160E" w14:textId="1B097CFB" w:rsidR="003141FA" w:rsidRPr="00EC76D5" w:rsidRDefault="003141FA">
      <w:pPr>
        <w:pStyle w:val="Rubrik3"/>
        <w:rPr>
          <w:ins w:id="5628" w:author="Stefan Bjornander" w:date="2015-04-25T17:29:00Z"/>
        </w:rPr>
        <w:pPrChange w:id="5629" w:author="Stefan Bjornander" w:date="2015-04-25T17:29:00Z">
          <w:pPr>
            <w:pStyle w:val="Code"/>
          </w:pPr>
        </w:pPrChange>
      </w:pPr>
      <w:bookmarkStart w:id="5630" w:name="_Toc481936415"/>
      <w:ins w:id="5631" w:author="Stefan Bjornander" w:date="2015-04-25T17:28:00Z">
        <w:r w:rsidRPr="00EC76D5">
          <w:t>Static Initialization</w:t>
        </w:r>
      </w:ins>
      <w:bookmarkEnd w:id="5630"/>
    </w:p>
    <w:p w14:paraId="35D2C9AA" w14:textId="77777777" w:rsidR="003141FA" w:rsidRPr="00EC76D5" w:rsidRDefault="003141FA">
      <w:pPr>
        <w:pPrChange w:id="5632" w:author="Stefan Bjornander" w:date="2015-04-25T17:29:00Z">
          <w:pPr>
            <w:pStyle w:val="Rubrik3"/>
          </w:pPr>
        </w:pPrChange>
      </w:pPr>
      <w:ins w:id="5633" w:author="Stefan Bjornander" w:date="2015-04-25T17:29:00Z">
        <w:r w:rsidRPr="00EC76D5">
          <w:t xml:space="preserve">Static initialization occurs when a static variable </w:t>
        </w:r>
      </w:ins>
      <w:r w:rsidRPr="00EC76D5">
        <w:t>becomes</w:t>
      </w:r>
      <w:ins w:id="5634" w:author="Stefan Bjornander" w:date="2015-04-25T17:29:00Z">
        <w:r w:rsidRPr="00EC76D5">
          <w:t xml:space="preserve"> initializ</w:t>
        </w:r>
      </w:ins>
      <w:ins w:id="5635" w:author="Stefan Bjornander" w:date="2015-04-25T17:32:00Z">
        <w:r w:rsidRPr="00EC76D5">
          <w:t>ed</w:t>
        </w:r>
      </w:ins>
      <w:ins w:id="5636" w:author="Stefan Bjornander" w:date="2015-04-25T17:29:00Z">
        <w:r w:rsidRPr="00EC76D5">
          <w:t>.</w:t>
        </w:r>
      </w:ins>
      <w:ins w:id="5637" w:author="Stefan Bjornander" w:date="2015-04-25T17:32:00Z">
        <w:r w:rsidRPr="00EC76D5">
          <w:t xml:space="preserve"> The initialization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7777777" w:rsidR="003141FA" w:rsidRPr="00EC76D5" w:rsidRDefault="003141FA" w:rsidP="00EA0615">
            <w:pPr>
              <w:rPr>
                <w:b/>
              </w:rPr>
            </w:pPr>
            <w:r w:rsidRPr="00EC76D5">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7777777" w:rsidR="003141FA" w:rsidRPr="00EC76D5" w:rsidRDefault="003141FA" w:rsidP="003141FA">
      <w:pPr>
        <w:pStyle w:val="CodeHeader"/>
      </w:pPr>
      <w:r w:rsidRPr="00EC76D5">
        <w:t>GenerateInitializer.java</w:t>
      </w:r>
    </w:p>
    <w:p w14:paraId="629AA5E8" w14:textId="77777777" w:rsidR="003141FA" w:rsidRPr="00EC76D5" w:rsidRDefault="003141FA" w:rsidP="003141FA">
      <w:r w:rsidRPr="00EC76D5">
        <w:t>If the variable is a pointer and the initializer is an address we add its offset to the block and store the name of the address in the access map, the address value will later be looked up and added by the linker.</w:t>
      </w:r>
    </w:p>
    <w:p w14:paraId="61DB9E8E" w14:textId="03A0340B" w:rsidR="003141FA" w:rsidRPr="00EC76D5" w:rsidRDefault="003141FA" w:rsidP="003141FA">
      <w:r w:rsidRPr="00EC76D5">
        <w:t>If the variable type is a pointer (signed or unsigned) char and the initializat</w:t>
      </w:r>
      <w:r w:rsidR="00414C74">
        <w:t>or</w:t>
      </w:r>
      <w:r w:rsidRPr="00EC76D5">
        <w:t xml:space="preserve"> is a string, the address is stored in the access map and a zero address is stored in the block, it will later be properly looked up  and set by the linker.</w:t>
      </w:r>
    </w:p>
    <w:p w14:paraId="415E8F4B" w14:textId="2EA78AE6" w:rsidR="003141FA" w:rsidRPr="00EC76D5" w:rsidRDefault="003141FA" w:rsidP="003141FA">
      <w:pPr>
        <w:pStyle w:val="CodeHeader"/>
      </w:pPr>
      <w:r w:rsidRPr="00EC76D5">
        <w:t>GenerateInitializer.java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77777777" w:rsidR="00197B3C" w:rsidRPr="00EC76D5" w:rsidRDefault="00197B3C" w:rsidP="00197B3C">
      <w:pPr>
        <w:pStyle w:val="Code"/>
      </w:pPr>
      <w:r w:rsidRPr="00EC76D5">
        <w:t>public class GenerateInitializerStatic {</w:t>
      </w:r>
    </w:p>
    <w:p w14:paraId="2BBDB8DF" w14:textId="77777777" w:rsidR="00197B3C" w:rsidRPr="00EC76D5" w:rsidRDefault="00197B3C" w:rsidP="00197B3C">
      <w:pPr>
        <w:pStyle w:val="Code"/>
      </w:pPr>
      <w:r w:rsidRPr="00EC76D5">
        <w:t xml:space="preserve">  public static Object generateValueExpression(Object init) {</w:t>
      </w:r>
    </w:p>
    <w:p w14:paraId="286A0BB2" w14:textId="77777777" w:rsidR="00197B3C" w:rsidRPr="00EC76D5" w:rsidRDefault="00197B3C" w:rsidP="00197B3C">
      <w:pPr>
        <w:pStyle w:val="Code"/>
      </w:pPr>
      <w:r w:rsidRPr="00EC76D5">
        <w:lastRenderedPageBreak/>
        <w:t xml:space="preserve">    if (init instanceof SyntaxTree) {</w:t>
      </w:r>
    </w:p>
    <w:p w14:paraId="074F667D" w14:textId="77777777" w:rsidR="00197B3C" w:rsidRPr="00EC76D5" w:rsidRDefault="00197B3C" w:rsidP="00197B3C">
      <w:pPr>
        <w:pStyle w:val="Code"/>
      </w:pPr>
      <w:r w:rsidRPr="00EC76D5">
        <w:t xml:space="preserve">      return SyntaxTreeOptimizer.optimizeExpression((SyntaxTree) init);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77777777" w:rsidR="00197B3C" w:rsidRPr="00EC76D5" w:rsidRDefault="00197B3C" w:rsidP="00197B3C">
      <w:pPr>
        <w:pStyle w:val="Code"/>
      </w:pPr>
      <w:r w:rsidRPr="00EC76D5">
        <w:t xml:space="preserve">      List list = (List) init;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77777777" w:rsidR="00197B3C" w:rsidRPr="00EC76D5" w:rsidRDefault="00197B3C" w:rsidP="00197B3C">
      <w:pPr>
        <w:pStyle w:val="Code"/>
      </w:pPr>
      <w:r w:rsidRPr="00EC76D5">
        <w:t xml:space="preserve">  public static Object generateAddressExpression(Object init) {</w:t>
      </w:r>
    </w:p>
    <w:p w14:paraId="593CA932" w14:textId="77777777" w:rsidR="00197B3C" w:rsidRPr="00EC76D5" w:rsidRDefault="00197B3C" w:rsidP="00197B3C">
      <w:pPr>
        <w:pStyle w:val="Code"/>
      </w:pPr>
      <w:r w:rsidRPr="00EC76D5">
        <w:t xml:space="preserve">    if (init instanceof SyntaxTree) {</w:t>
      </w:r>
    </w:p>
    <w:p w14:paraId="0733BE48" w14:textId="77777777" w:rsidR="00197B3C" w:rsidRPr="00EC76D5" w:rsidRDefault="00197B3C" w:rsidP="00197B3C">
      <w:pPr>
        <w:pStyle w:val="Code"/>
      </w:pPr>
      <w:r w:rsidRPr="00EC76D5">
        <w:t xml:space="preserve">      SyntaxTree tree = (SyntaxTree) init;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77777777" w:rsidR="00197B3C" w:rsidRPr="00EC76D5" w:rsidRDefault="00197B3C" w:rsidP="00197B3C">
      <w:pPr>
        <w:pStyle w:val="Code"/>
      </w:pPr>
      <w:r w:rsidRPr="00EC76D5">
        <w:t xml:space="preserve">      List list = (List) init;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77777777" w:rsidR="00197B3C" w:rsidRPr="00EC76D5" w:rsidRDefault="00197B3C" w:rsidP="00197B3C">
      <w:pPr>
        <w:pStyle w:val="Code"/>
      </w:pPr>
      <w:r w:rsidRPr="00EC76D5">
        <w:t xml:space="preserve">  public static Object staticConvert(Type toType, Object fromInit)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77777777" w:rsidR="00197B3C" w:rsidRPr="00EC76D5" w:rsidRDefault="00197B3C" w:rsidP="00197B3C">
      <w:pPr>
        <w:pStyle w:val="Code"/>
      </w:pPr>
      <w:r w:rsidRPr="00EC76D5">
        <w:t xml:space="preserve">    if (fromInit instanceof SyntaxTree) {</w:t>
      </w:r>
    </w:p>
    <w:p w14:paraId="7964CF5F" w14:textId="77777777" w:rsidR="00197B3C" w:rsidRPr="00EC76D5" w:rsidRDefault="00197B3C" w:rsidP="00197B3C">
      <w:pPr>
        <w:pStyle w:val="Code"/>
      </w:pPr>
      <w:r w:rsidRPr="00EC76D5">
        <w:t xml:space="preserve">      SyntaxTree fromTree = (SyntaxTree) fromInit;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77777777" w:rsidR="00197B3C" w:rsidRPr="00EC76D5" w:rsidRDefault="00197B3C" w:rsidP="00197B3C">
      <w:pPr>
        <w:pStyle w:val="Code"/>
      </w:pPr>
      <w:r w:rsidRPr="00EC76D5">
        <w:t xml:space="preserve">                     toType, "cannot be initalized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77777777" w:rsidR="00197B3C" w:rsidRPr="00EC76D5" w:rsidRDefault="00197B3C" w:rsidP="00197B3C">
      <w:pPr>
        <w:pStyle w:val="Code"/>
      </w:pPr>
      <w:r w:rsidRPr="00EC76D5">
        <w:t xml:space="preserve">                       toType, "to many initializers");</w:t>
      </w:r>
    </w:p>
    <w:p w14:paraId="3CF4EA30" w14:textId="77777777" w:rsidR="00197B3C" w:rsidRPr="00EC76D5" w:rsidRDefault="00197B3C" w:rsidP="00197B3C">
      <w:pPr>
        <w:pStyle w:val="Code"/>
      </w:pPr>
      <w:r w:rsidRPr="00EC76D5">
        <w:t xml:space="preserve">          Assert.warning((text.length() + 1) == toType.getArraySize(),</w:t>
      </w:r>
    </w:p>
    <w:p w14:paraId="1AC91AFE" w14:textId="77777777" w:rsidR="00197B3C" w:rsidRPr="00EC76D5" w:rsidRDefault="00197B3C" w:rsidP="00197B3C">
      <w:pPr>
        <w:pStyle w:val="Code"/>
      </w:pPr>
      <w:r w:rsidRPr="00EC76D5">
        <w:t xml:space="preserve">                         toType, "to few initializers");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7777777" w:rsidR="00197B3C" w:rsidRPr="00EC76D5" w:rsidRDefault="00197B3C" w:rsidP="00197B3C">
      <w:pPr>
        <w:pStyle w:val="Code"/>
      </w:pPr>
      <w:r w:rsidRPr="00EC76D5">
        <w:t xml:space="preserve">        Assert.error(toType, "an array cannot be initialized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77777777" w:rsidR="00197B3C" w:rsidRPr="00EC76D5" w:rsidRDefault="00197B3C" w:rsidP="00197B3C">
      <w:pPr>
        <w:pStyle w:val="Code"/>
      </w:pPr>
      <w:r w:rsidRPr="00EC76D5">
        <w:t xml:space="preserve">        fromInit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77777777" w:rsidR="00197B3C" w:rsidRPr="00EC76D5" w:rsidRDefault="00197B3C" w:rsidP="00197B3C">
      <w:pPr>
        <w:pStyle w:val="Code"/>
      </w:pPr>
      <w:r w:rsidRPr="00EC76D5">
        <w:t xml:space="preserve">      List&lt;Object&gt; fromList = (List) fromInit;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7777777" w:rsidR="00197B3C" w:rsidRPr="00EC76D5" w:rsidRDefault="00197B3C" w:rsidP="00197B3C">
      <w:pPr>
        <w:pStyle w:val="Code"/>
      </w:pPr>
      <w:r w:rsidRPr="00EC76D5">
        <w:t xml:space="preserve">                         toType, "to many initializers");</w:t>
      </w:r>
    </w:p>
    <w:p w14:paraId="3E030005" w14:textId="77777777" w:rsidR="00197B3C" w:rsidRPr="00EC76D5" w:rsidRDefault="00197B3C" w:rsidP="00197B3C">
      <w:pPr>
        <w:pStyle w:val="Code"/>
      </w:pPr>
      <w:r w:rsidRPr="00EC76D5">
        <w:t xml:space="preserve">            Assert.warning(fromList.size() == toType.getArraySize(),</w:t>
      </w:r>
    </w:p>
    <w:p w14:paraId="14248AE6" w14:textId="77777777" w:rsidR="00197B3C" w:rsidRPr="00EC76D5" w:rsidRDefault="00197B3C" w:rsidP="00197B3C">
      <w:pPr>
        <w:pStyle w:val="Code"/>
      </w:pPr>
      <w:r w:rsidRPr="00EC76D5">
        <w:lastRenderedPageBreak/>
        <w:t xml:space="preserve">                           toType, "to few initializers");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77777777" w:rsidR="00197B3C" w:rsidRPr="00EC76D5" w:rsidRDefault="00197B3C" w:rsidP="00197B3C">
      <w:pPr>
        <w:pStyle w:val="Code"/>
      </w:pPr>
      <w:r w:rsidRPr="00EC76D5">
        <w:t xml:space="preserve">                         toType, "to many initializers");</w:t>
      </w:r>
    </w:p>
    <w:p w14:paraId="672CE54C" w14:textId="77777777" w:rsidR="00197B3C" w:rsidRPr="00EC76D5" w:rsidRDefault="00197B3C" w:rsidP="00197B3C">
      <w:pPr>
        <w:pStyle w:val="Code"/>
      </w:pPr>
      <w:r w:rsidRPr="00EC76D5">
        <w:t xml:space="preserve">            Assert.warning(fromList.size() == memberMap.size(),</w:t>
      </w:r>
    </w:p>
    <w:p w14:paraId="40657E69" w14:textId="77777777" w:rsidR="00197B3C" w:rsidRPr="00EC76D5" w:rsidRDefault="00197B3C" w:rsidP="00197B3C">
      <w:pPr>
        <w:pStyle w:val="Code"/>
      </w:pPr>
      <w:r w:rsidRPr="00EC76D5">
        <w:t xml:space="preserve">                           toType, "to few initializers");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7777777" w:rsidR="00197B3C" w:rsidRPr="00EC76D5" w:rsidRDefault="00197B3C" w:rsidP="00197B3C">
      <w:pPr>
        <w:pStyle w:val="Code"/>
      </w:pPr>
      <w:r w:rsidRPr="00EC76D5">
        <w:t xml:space="preserve">                         "a union can pnly be initalized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77777777" w:rsidR="00197B3C" w:rsidRPr="00EC76D5" w:rsidRDefault="00197B3C" w:rsidP="00197B3C">
      <w:pPr>
        <w:pStyle w:val="Code"/>
      </w:pPr>
      <w:r w:rsidRPr="00EC76D5">
        <w:t xml:space="preserve">          Assert.error(toType, "cannot be initialized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77777777" w:rsidR="00197B3C" w:rsidRPr="00EC76D5" w:rsidRDefault="00197B3C" w:rsidP="00197B3C">
      <w:pPr>
        <w:pStyle w:val="Code"/>
      </w:pPr>
      <w:r w:rsidRPr="00EC76D5">
        <w:t xml:space="preserve">    return fromInit;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77777777" w:rsidR="00197B3C" w:rsidRPr="00EC76D5" w:rsidRDefault="00197B3C" w:rsidP="00197B3C">
      <w:pPr>
        <w:pStyle w:val="Code"/>
      </w:pPr>
      <w:r w:rsidRPr="00EC76D5">
        <w:t xml:space="preserve">  public static void generateStatic(Type type, Object init,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77777777" w:rsidR="00197B3C" w:rsidRPr="00EC76D5" w:rsidRDefault="00197B3C" w:rsidP="00197B3C">
      <w:pPr>
        <w:pStyle w:val="Code"/>
      </w:pPr>
      <w:r w:rsidRPr="00EC76D5">
        <w:t xml:space="preserve">      if (init instanceof SyntaxTree) {</w:t>
      </w:r>
    </w:p>
    <w:p w14:paraId="76F475EF" w14:textId="77777777" w:rsidR="00197B3C" w:rsidRPr="00EC76D5" w:rsidRDefault="00197B3C" w:rsidP="00197B3C">
      <w:pPr>
        <w:pStyle w:val="Code"/>
      </w:pPr>
      <w:r w:rsidRPr="00EC76D5">
        <w:t xml:space="preserve">        SyntaxTree tree =</w:t>
      </w:r>
    </w:p>
    <w:p w14:paraId="1B5D4178" w14:textId="77777777" w:rsidR="00197B3C" w:rsidRPr="00EC76D5" w:rsidRDefault="00197B3C" w:rsidP="00197B3C">
      <w:pPr>
        <w:pStyle w:val="Code"/>
      </w:pPr>
      <w:r w:rsidRPr="00EC76D5">
        <w:t xml:space="preserve">          SyntaxTreeOptimizer.optimizeExpression((SyntaxTree) init);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7777777" w:rsidR="00197B3C" w:rsidRPr="00EC76D5" w:rsidRDefault="00197B3C" w:rsidP="00197B3C">
      <w:pPr>
        <w:pStyle w:val="Code"/>
      </w:pPr>
      <w:r w:rsidRPr="00EC76D5">
        <w:t xml:space="preserve">                           "a static variable can only be initalized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77777777" w:rsidR="00197B3C" w:rsidRPr="00EC76D5" w:rsidRDefault="00197B3C" w:rsidP="00197B3C">
      <w:pPr>
        <w:pStyle w:val="Code"/>
      </w:pPr>
      <w:r w:rsidRPr="00EC76D5">
        <w:t xml:space="preserve">        generateStatic(arrayType, init, ptrByteList, ptrAccessMap, ptrTextList);      </w:t>
      </w:r>
    </w:p>
    <w:p w14:paraId="0427A61B" w14:textId="77777777" w:rsidR="00197B3C" w:rsidRPr="00EC76D5" w:rsidRDefault="00197B3C" w:rsidP="00197B3C">
      <w:pPr>
        <w:pStyle w:val="Code"/>
      </w:pPr>
    </w:p>
    <w:p w14:paraId="001C1D9F" w14:textId="77777777" w:rsidR="00197B3C" w:rsidRPr="00EC76D5" w:rsidRDefault="00197B3C" w:rsidP="00197B3C">
      <w:pPr>
        <w:pStyle w:val="Code"/>
      </w:pPr>
      <w:r w:rsidRPr="00EC76D5">
        <w:t xml:space="preserve">        String uniqueName = Main.SeparatorId + "ListInit" +</w:t>
      </w:r>
    </w:p>
    <w:p w14:paraId="51A91EFF" w14:textId="77777777" w:rsidR="00197B3C" w:rsidRPr="00EC76D5" w:rsidRDefault="00197B3C" w:rsidP="00197B3C">
      <w:pPr>
        <w:pStyle w:val="Code"/>
      </w:pPr>
      <w:r w:rsidRPr="00EC76D5">
        <w:t xml:space="preserve">                            (Main.ListInitCount++)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77777777" w:rsidR="00197B3C" w:rsidRPr="00EC76D5" w:rsidRDefault="00197B3C" w:rsidP="00197B3C">
      <w:pPr>
        <w:pStyle w:val="Code"/>
      </w:pPr>
      <w:r w:rsidRPr="00EC76D5">
        <w:t xml:space="preserve">    else if (init instanceof SyntaxTree) {</w:t>
      </w:r>
    </w:p>
    <w:p w14:paraId="101D48C2" w14:textId="77777777" w:rsidR="00197B3C" w:rsidRPr="00EC76D5" w:rsidRDefault="00197B3C" w:rsidP="00197B3C">
      <w:pPr>
        <w:pStyle w:val="Code"/>
      </w:pPr>
      <w:r w:rsidRPr="00EC76D5">
        <w:t xml:space="preserve">      SyntaxTree tree =</w:t>
      </w:r>
    </w:p>
    <w:p w14:paraId="4E7CE27D" w14:textId="77777777" w:rsidR="00197B3C" w:rsidRPr="00EC76D5" w:rsidRDefault="00197B3C" w:rsidP="00197B3C">
      <w:pPr>
        <w:pStyle w:val="Code"/>
      </w:pPr>
      <w:r w:rsidRPr="00EC76D5">
        <w:t xml:space="preserve">        SyntaxTreeOptimizer.optimizeExpression((SyntaxTree) init);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7777777" w:rsidR="00197B3C" w:rsidRPr="00EC76D5" w:rsidRDefault="00197B3C" w:rsidP="00197B3C">
      <w:pPr>
        <w:pStyle w:val="Code"/>
      </w:pPr>
      <w:r w:rsidRPr="00EC76D5">
        <w:t xml:space="preserve">      List list = (List) init;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74D6826C"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Stack Initialization</w:t>
        </w:r>
        <w:bookmarkEnd w:id="5641"/>
      </w:ins>
    </w:p>
    <w:p w14:paraId="3BBF8D70" w14:textId="54382485" w:rsidR="003141FA" w:rsidRPr="00EC76D5" w:rsidRDefault="003141FA">
      <w:pPr>
        <w:pPrChange w:id="5643" w:author="Stefan Bjornander" w:date="2015-04-25T17:33:00Z">
          <w:pPr>
            <w:pStyle w:val="Code"/>
          </w:pPr>
        </w:pPrChange>
      </w:pPr>
      <w:ins w:id="5644" w:author="Stefan Bjornander" w:date="2015-04-25T17:33:00Z">
        <w:r w:rsidRPr="00EC76D5">
          <w:t>Stack initialization</w:t>
        </w:r>
      </w:ins>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ins w:id="5648" w:author="Stefan Bjornander" w:date="2015-04-25T17:46:00Z">
        <w:r w:rsidRPr="00EC76D5">
          <w:t>initialized</w:t>
        </w:r>
      </w:ins>
      <w:ins w:id="5649" w:author="Stefan Bjornander" w:date="2015-04-25T17:34:00Z">
        <w:r w:rsidRPr="00EC76D5">
          <w:t>. Since the initialization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38F3F60C" w:rsidR="009E04D0" w:rsidRPr="00EC76D5" w:rsidRDefault="009E04D0" w:rsidP="009E04D0">
      <w:pPr>
        <w:pStyle w:val="CodeListing"/>
      </w:pPr>
      <w:r w:rsidRPr="00EC76D5">
        <w:t>GenerateInitializerAuto.java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77777777" w:rsidR="009E04D0" w:rsidRPr="00EC76D5" w:rsidRDefault="009E04D0" w:rsidP="009E04D0">
      <w:pPr>
        <w:pStyle w:val="Code"/>
      </w:pPr>
      <w:r w:rsidRPr="00EC76D5">
        <w:t>public class GenerateInitializerAuto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77777777" w:rsidR="009E04D0" w:rsidRPr="00EC76D5" w:rsidRDefault="009E04D0" w:rsidP="009E04D0">
      <w:pPr>
        <w:pStyle w:val="Code"/>
      </w:pPr>
      <w:r w:rsidRPr="00EC76D5">
        <w:t xml:space="preserve">    Assert.error(subType.isArray(), "to many initializer");</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77777777" w:rsidR="009E04D0" w:rsidRPr="00EC76D5" w:rsidRDefault="009E04D0" w:rsidP="009E04D0">
      <w:pPr>
        <w:pStyle w:val="Code"/>
      </w:pPr>
      <w:r w:rsidRPr="00EC76D5">
        <w:t xml:space="preserve">  public static Object match(Type type, Object init) {</w:t>
      </w:r>
    </w:p>
    <w:p w14:paraId="728AF997" w14:textId="77777777" w:rsidR="009E04D0" w:rsidRPr="00EC76D5" w:rsidRDefault="009E04D0" w:rsidP="009E04D0">
      <w:pPr>
        <w:pStyle w:val="Code"/>
      </w:pPr>
      <w:r w:rsidRPr="00EC76D5">
        <w:t xml:space="preserve">    if (init instanceof SyntaxTree) {</w:t>
      </w:r>
    </w:p>
    <w:p w14:paraId="589604F9" w14:textId="77777777" w:rsidR="009E04D0" w:rsidRPr="00EC76D5" w:rsidRDefault="009E04D0" w:rsidP="009E04D0">
      <w:pPr>
        <w:pStyle w:val="Code"/>
      </w:pPr>
      <w:r w:rsidRPr="00EC76D5">
        <w:t xml:space="preserve">      SyntaxTree tree = (SyntaxTree) init;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7777777" w:rsidR="009E04D0" w:rsidRPr="00EC76D5" w:rsidRDefault="009E04D0" w:rsidP="009E04D0">
      <w:pPr>
        <w:pStyle w:val="Code"/>
      </w:pPr>
      <w:r w:rsidRPr="00EC76D5">
        <w:t xml:space="preserve">      List list = (List) init;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77777777" w:rsidR="009E04D0" w:rsidRPr="00EC76D5" w:rsidRDefault="009E04D0" w:rsidP="009E04D0">
      <w:pPr>
        <w:pStyle w:val="Code"/>
      </w:pPr>
      <w:r w:rsidRPr="00EC76D5">
        <w:t xml:space="preserve">                             type, "too few initializers");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77777777" w:rsidR="009E04D0" w:rsidRPr="00EC76D5" w:rsidRDefault="009E04D0" w:rsidP="009E04D0">
      <w:pPr>
        <w:pStyle w:val="Code"/>
      </w:pPr>
      <w:r w:rsidRPr="00EC76D5">
        <w:t xml:space="preserve">                         type, "too many initializers");</w:t>
      </w:r>
    </w:p>
    <w:p w14:paraId="33010434" w14:textId="77777777" w:rsidR="009E04D0" w:rsidRPr="00EC76D5" w:rsidRDefault="009E04D0" w:rsidP="009E04D0">
      <w:pPr>
        <w:pStyle w:val="Code"/>
      </w:pPr>
      <w:r w:rsidRPr="00EC76D5">
        <w:t xml:space="preserve">            Assert.warning(list.size() == type.getMemberMap().size(),</w:t>
      </w:r>
    </w:p>
    <w:p w14:paraId="490B186E" w14:textId="77777777" w:rsidR="009E04D0" w:rsidRPr="00EC76D5" w:rsidRDefault="009E04D0" w:rsidP="009E04D0">
      <w:pPr>
        <w:pStyle w:val="Code"/>
      </w:pPr>
      <w:r w:rsidRPr="00EC76D5">
        <w:t xml:space="preserve">                           type, "too few initializers");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77777777" w:rsidR="009E04D0" w:rsidRPr="00EC76D5" w:rsidRDefault="009E04D0" w:rsidP="009E04D0">
      <w:pPr>
        <w:pStyle w:val="Code"/>
      </w:pPr>
      <w:r w:rsidRPr="00EC76D5">
        <w:t xml:space="preserve">          Assert.error(list.size() == 1, type, "cannot be initialized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77777777" w:rsidR="009E04D0" w:rsidRPr="00EC76D5" w:rsidRDefault="009E04D0" w:rsidP="009E04D0">
      <w:pPr>
        <w:pStyle w:val="Code"/>
      </w:pPr>
      <w:r w:rsidRPr="00EC76D5">
        <w:t xml:space="preserve">          Assert.error(type, "cannot be initialized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77777777" w:rsidR="009E04D0" w:rsidRPr="00EC76D5" w:rsidRDefault="009E04D0" w:rsidP="009E04D0">
      <w:pPr>
        <w:pStyle w:val="Code"/>
      </w:pPr>
      <w:r w:rsidRPr="00EC76D5">
        <w:t xml:space="preserve">  public static Object generateAutoValueList(Object init) {</w:t>
      </w:r>
    </w:p>
    <w:p w14:paraId="276C5B91" w14:textId="77777777" w:rsidR="009E04D0" w:rsidRPr="00EC76D5" w:rsidRDefault="009E04D0" w:rsidP="009E04D0">
      <w:pPr>
        <w:pStyle w:val="Code"/>
      </w:pPr>
      <w:r w:rsidRPr="00EC76D5">
        <w:t xml:space="preserve">    if (init instanceof SyntaxTree) {</w:t>
      </w:r>
    </w:p>
    <w:p w14:paraId="03019E33" w14:textId="77777777" w:rsidR="009E04D0" w:rsidRPr="00EC76D5" w:rsidRDefault="009E04D0" w:rsidP="009E04D0">
      <w:pPr>
        <w:pStyle w:val="Code"/>
      </w:pPr>
      <w:r w:rsidRPr="00EC76D5">
        <w:t xml:space="preserve">      return SyntaxTreeOptimizer.optimizeExpression((SyntaxTree) init);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77777777" w:rsidR="009E04D0" w:rsidRPr="00EC76D5" w:rsidRDefault="009E04D0" w:rsidP="009E04D0">
      <w:pPr>
        <w:pStyle w:val="Code"/>
      </w:pPr>
      <w:r w:rsidRPr="00EC76D5">
        <w:t xml:space="preserve">      List list = (List) init;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77777777" w:rsidR="009E04D0" w:rsidRPr="00EC76D5" w:rsidRDefault="009E04D0" w:rsidP="009E04D0">
      <w:pPr>
        <w:pStyle w:val="Code"/>
      </w:pPr>
      <w:r w:rsidRPr="00EC76D5">
        <w:t xml:space="preserve">                             Type type, Object init, String name, int offset) {</w:t>
      </w:r>
    </w:p>
    <w:p w14:paraId="356EF4EB" w14:textId="77777777" w:rsidR="009E04D0" w:rsidRPr="00EC76D5" w:rsidRDefault="009E04D0" w:rsidP="009E04D0">
      <w:pPr>
        <w:pStyle w:val="Code"/>
      </w:pPr>
      <w:r w:rsidRPr="00EC76D5">
        <w:t xml:space="preserve">    if (init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7777777" w:rsidR="009E04D0" w:rsidRPr="00EC76D5" w:rsidRDefault="009E04D0" w:rsidP="009E04D0">
      <w:pPr>
        <w:pStyle w:val="Code"/>
      </w:pPr>
      <w:r w:rsidRPr="00EC76D5">
        <w:t xml:space="preserve">      SyntaxTree tree = (SyntaxTree) init;</w:t>
      </w:r>
    </w:p>
    <w:p w14:paraId="627EB5EE" w14:textId="77777777" w:rsidR="009E04D0" w:rsidRPr="00EC76D5" w:rsidRDefault="009E04D0" w:rsidP="009E04D0">
      <w:pPr>
        <w:pStyle w:val="Code"/>
      </w:pPr>
      <w:r w:rsidRPr="00EC76D5">
        <w:t xml:space="preserve">      Symbol initSymbol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77777777" w:rsidR="009E04D0" w:rsidRPr="00EC76D5" w:rsidRDefault="009E04D0" w:rsidP="009E04D0">
      <w:pPr>
        <w:pStyle w:val="Code"/>
      </w:pPr>
      <w:r w:rsidRPr="00EC76D5">
        <w:t xml:space="preserve">                                 true, symbol, initSymbol);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77777777" w:rsidR="009E04D0" w:rsidRPr="00EC76D5" w:rsidRDefault="009E04D0" w:rsidP="009E04D0">
      <w:pPr>
        <w:pStyle w:val="Code"/>
      </w:pPr>
      <w:r w:rsidRPr="00EC76D5">
        <w:t xml:space="preserve">      List list = (List) init;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77777777" w:rsidR="009E04D0" w:rsidRPr="00EC76D5" w:rsidRDefault="009E04D0" w:rsidP="009E04D0">
      <w:pPr>
        <w:pStyle w:val="Code"/>
      </w:pPr>
      <w:r w:rsidRPr="00EC76D5">
        <w:t xml:space="preserve">            GenerateInitializerStatic.generateStatic</w:t>
      </w:r>
    </w:p>
    <w:p w14:paraId="367BC0F5" w14:textId="77777777" w:rsidR="009E04D0" w:rsidRPr="00EC76D5" w:rsidRDefault="009E04D0" w:rsidP="009E04D0">
      <w:pPr>
        <w:pStyle w:val="Code"/>
      </w:pPr>
      <w:r w:rsidRPr="00EC76D5">
        <w:t xml:space="preserve">              (arrayType, init, subByteList, subAccessMap, subTextList);</w:t>
      </w:r>
    </w:p>
    <w:p w14:paraId="44A639C4" w14:textId="77777777" w:rsidR="009E04D0" w:rsidRPr="00EC76D5" w:rsidRDefault="009E04D0" w:rsidP="009E04D0">
      <w:pPr>
        <w:pStyle w:val="Code"/>
      </w:pPr>
    </w:p>
    <w:p w14:paraId="3802E7F9" w14:textId="77777777" w:rsidR="009E04D0" w:rsidRPr="00EC76D5" w:rsidRDefault="009E04D0" w:rsidP="009E04D0">
      <w:pPr>
        <w:pStyle w:val="Code"/>
      </w:pPr>
      <w:r w:rsidRPr="00EC76D5">
        <w:t xml:space="preserve">            String uniqueName = Main.SeparatorId + "ListInit" +</w:t>
      </w:r>
    </w:p>
    <w:p w14:paraId="628A1824" w14:textId="77777777" w:rsidR="009E04D0" w:rsidRPr="00EC76D5" w:rsidRDefault="009E04D0" w:rsidP="009E04D0">
      <w:pPr>
        <w:pStyle w:val="Code"/>
      </w:pPr>
      <w:r w:rsidRPr="00EC76D5">
        <w:t xml:space="preserve">                                (Main.ListInitCount++) + Main.FileMarker;</w:t>
      </w:r>
    </w:p>
    <w:p w14:paraId="66CD115D" w14:textId="77777777" w:rsidR="009E04D0" w:rsidRPr="00EC76D5" w:rsidRDefault="009E04D0" w:rsidP="009E04D0">
      <w:pPr>
        <w:pStyle w:val="Code"/>
      </w:pPr>
      <w:r w:rsidRPr="00EC76D5">
        <w:t xml:space="preserve">            Symbol initSymbol =</w:t>
      </w:r>
    </w:p>
    <w:p w14:paraId="64201964" w14:textId="77777777" w:rsidR="009E04D0" w:rsidRPr="00EC76D5" w:rsidRDefault="009E04D0" w:rsidP="009E04D0">
      <w:pPr>
        <w:pStyle w:val="Code"/>
      </w:pPr>
      <w:r w:rsidRPr="00EC76D5">
        <w:lastRenderedPageBreak/>
        <w:t xml:space="preserve">              Symbol.createInitSymbol(uniqueName,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77777777" w:rsidR="009E04D0" w:rsidRPr="00EC76D5" w:rsidRDefault="009E04D0" w:rsidP="009E04D0">
      <w:pPr>
        <w:pStyle w:val="Code"/>
      </w:pPr>
      <w:r w:rsidRPr="00EC76D5">
        <w:t xml:space="preserve">                       (MiddleOperator.Assign, null, tempSymbol, initSymbol);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6252AC0E" w:rsidR="002A4B3E" w:rsidRDefault="00B73D32" w:rsidP="007126A2">
      <w:pPr>
        <w:pStyle w:val="Rubrik2"/>
      </w:pPr>
      <w:bookmarkStart w:id="5660" w:name="_Ref417813097"/>
      <w:bookmarkStart w:id="5661" w:name="_Toc481936417"/>
      <w:r>
        <w:t xml:space="preserve">Declaration </w:t>
      </w:r>
      <w:r w:rsidR="002A4B3E">
        <w:t>Specifier</w:t>
      </w:r>
      <w:r>
        <w:t>s</w:t>
      </w:r>
    </w:p>
    <w:p w14:paraId="3D7EEB91" w14:textId="7B6FDC40"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lastRenderedPageBreak/>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028BF29"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First of all,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77777777" w:rsidR="00EC65DE" w:rsidRPr="00EC65DE" w:rsidRDefault="00EC65DE" w:rsidP="00EC65DE">
      <w:pPr>
        <w:pStyle w:val="Code"/>
        <w:rPr>
          <w:highlight w:val="white"/>
        </w:rPr>
      </w:pPr>
      <w:r w:rsidRPr="00EC65DE">
        <w:rPr>
          <w:highlight w:val="white"/>
        </w:rPr>
        <w:t>namespace CCompiler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306E5966" w14:textId="77777777" w:rsidR="00EC65DE" w:rsidRPr="00EC65DE" w:rsidRDefault="00EC65DE" w:rsidP="00EC65DE">
      <w:pPr>
        <w:pStyle w:val="Code"/>
        <w:rPr>
          <w:highlight w:val="white"/>
        </w:rPr>
      </w:pPr>
      <w:r w:rsidRPr="00EC65DE">
        <w:rPr>
          <w:highlight w:val="white"/>
        </w:rPr>
        <w:t xml:space="preserve">    private static IDictionary&lt;int, Sort&gt; m_maskToSortMap =</w:t>
      </w:r>
    </w:p>
    <w:p w14:paraId="146876FF" w14:textId="77777777" w:rsidR="00EC65DE" w:rsidRPr="00EC65DE" w:rsidRDefault="00EC65DE" w:rsidP="00EC65DE">
      <w:pPr>
        <w:pStyle w:val="Code"/>
        <w:rPr>
          <w:highlight w:val="white"/>
        </w:rPr>
      </w:pPr>
      <w:r w:rsidRPr="00EC65DE">
        <w:rPr>
          <w:highlight w:val="white"/>
        </w:rPr>
        <w:t xml:space="preserve">      new Dictionary&lt;int, Sort&gt;();</w:t>
      </w:r>
    </w:p>
    <w:p w14:paraId="06A9DF6B" w14:textId="77777777" w:rsidR="00EC65DE" w:rsidRPr="00EC65DE" w:rsidRDefault="00EC65DE" w:rsidP="00EC65DE">
      <w:pPr>
        <w:pStyle w:val="Code"/>
        <w:rPr>
          <w:highlight w:val="white"/>
        </w:rPr>
      </w:pPr>
      <w:r w:rsidRPr="00EC65DE">
        <w:rPr>
          <w:highlight w:val="white"/>
        </w:rPr>
        <w:t xml:space="preserve">  </w:t>
      </w:r>
    </w:p>
    <w:p w14:paraId="3DECC9FD" w14:textId="77777777" w:rsidR="00EC65DE" w:rsidRPr="00EC65DE" w:rsidRDefault="00EC65DE" w:rsidP="00EC65DE">
      <w:pPr>
        <w:pStyle w:val="Code"/>
        <w:rPr>
          <w:highlight w:val="white"/>
        </w:rPr>
      </w:pPr>
      <w:r w:rsidRPr="00EC65DE">
        <w:rPr>
          <w:highlight w:val="white"/>
        </w:rPr>
        <w:lastRenderedPageBreak/>
        <w:t xml:space="preserve">    static Specifier() {</w:t>
      </w:r>
    </w:p>
    <w:p w14:paraId="400DB8A4" w14:textId="77777777" w:rsidR="00EC65DE" w:rsidRPr="00EC65DE" w:rsidRDefault="00EC65DE" w:rsidP="00EC65DE">
      <w:pPr>
        <w:pStyle w:val="Code"/>
        <w:rPr>
          <w:highlight w:val="white"/>
        </w:rPr>
      </w:pPr>
      <w:r w:rsidRPr="00EC65DE">
        <w:rPr>
          <w:highlight w:val="white"/>
        </w:rPr>
        <w:t xml:space="preserve">      m_maskToSortMap.Add((int) Mask.Void, Sort.Void);</w:t>
      </w:r>
    </w:p>
    <w:p w14:paraId="69713B3A" w14:textId="77777777" w:rsidR="00EC65DE" w:rsidRPr="00EC65DE" w:rsidRDefault="00EC65DE" w:rsidP="00EC65DE">
      <w:pPr>
        <w:pStyle w:val="Code"/>
        <w:rPr>
          <w:highlight w:val="white"/>
        </w:rPr>
      </w:pPr>
      <w:r w:rsidRPr="00EC65DE">
        <w:rPr>
          <w:highlight w:val="white"/>
        </w:rPr>
        <w:t xml:space="preserve">      m_maskToSortMap.Add((int) Mask.Char, Sort.Signed_Char);</w:t>
      </w:r>
    </w:p>
    <w:p w14:paraId="37F9FD22" w14:textId="77777777" w:rsidR="00EC65DE" w:rsidRPr="00EC65DE" w:rsidRDefault="00EC65DE" w:rsidP="00EC65DE">
      <w:pPr>
        <w:pStyle w:val="Code"/>
        <w:rPr>
          <w:highlight w:val="white"/>
        </w:rPr>
      </w:pPr>
      <w:r w:rsidRPr="00EC65DE">
        <w:rPr>
          <w:highlight w:val="white"/>
        </w:rPr>
        <w:t xml:space="preserve">      m_maskToSortMap.Add((int) Mask.SignedChar, Sort.Signed_Char);</w:t>
      </w:r>
    </w:p>
    <w:p w14:paraId="0C70CBC2" w14:textId="77777777" w:rsidR="00EC65DE" w:rsidRPr="00EC65DE" w:rsidRDefault="00EC65DE" w:rsidP="00EC65DE">
      <w:pPr>
        <w:pStyle w:val="Code"/>
        <w:rPr>
          <w:highlight w:val="white"/>
        </w:rPr>
      </w:pPr>
      <w:r w:rsidRPr="00EC65DE">
        <w:rPr>
          <w:highlight w:val="white"/>
        </w:rPr>
        <w:t xml:space="preserve">      m_maskToSortMap.Add((int) Mask.UnsignedChar, Sort.Unsigned_Char);</w:t>
      </w:r>
    </w:p>
    <w:p w14:paraId="5E45931D" w14:textId="77777777" w:rsidR="00EC65DE" w:rsidRPr="00EC65DE" w:rsidRDefault="00EC65DE" w:rsidP="00EC65DE">
      <w:pPr>
        <w:pStyle w:val="Code"/>
        <w:rPr>
          <w:highlight w:val="white"/>
        </w:rPr>
      </w:pPr>
      <w:r w:rsidRPr="00EC65DE">
        <w:rPr>
          <w:highlight w:val="white"/>
        </w:rPr>
        <w:t xml:space="preserve">      m_maskToSortMap.Add((int) Mask.Short, Sort.Signed_Short_Int);</w:t>
      </w:r>
    </w:p>
    <w:p w14:paraId="2E299DDF" w14:textId="77777777" w:rsidR="00EC65DE" w:rsidRPr="00EC65DE" w:rsidRDefault="00EC65DE" w:rsidP="00EC65DE">
      <w:pPr>
        <w:pStyle w:val="Code"/>
        <w:rPr>
          <w:highlight w:val="white"/>
        </w:rPr>
      </w:pPr>
      <w:r w:rsidRPr="00EC65DE">
        <w:rPr>
          <w:highlight w:val="white"/>
        </w:rPr>
        <w:t xml:space="preserve">      m_maskToSortMap.Add((int) Mask.ShortInt, Sort.Signed_Short_Int);</w:t>
      </w:r>
    </w:p>
    <w:p w14:paraId="0D9A41CA" w14:textId="77777777" w:rsidR="00EC65DE" w:rsidRPr="00EC65DE" w:rsidRDefault="00EC65DE" w:rsidP="00EC65DE">
      <w:pPr>
        <w:pStyle w:val="Code"/>
        <w:rPr>
          <w:highlight w:val="white"/>
        </w:rPr>
      </w:pPr>
      <w:r w:rsidRPr="00EC65DE">
        <w:rPr>
          <w:highlight w:val="white"/>
        </w:rPr>
        <w:t xml:space="preserve">      m_maskToSortMap.Add((int) Mask.SignedShort, Sort.Signed_Short_Int);</w:t>
      </w:r>
    </w:p>
    <w:p w14:paraId="71DAAAB0" w14:textId="77777777" w:rsidR="00EC65DE" w:rsidRPr="00EC65DE" w:rsidRDefault="00EC65DE" w:rsidP="00EC65DE">
      <w:pPr>
        <w:pStyle w:val="Code"/>
        <w:rPr>
          <w:highlight w:val="white"/>
        </w:rPr>
      </w:pPr>
      <w:r w:rsidRPr="00EC65DE">
        <w:rPr>
          <w:highlight w:val="white"/>
        </w:rPr>
        <w:t xml:space="preserve">      m_maskToSortMap.Add((int) Mask.SignedShortInt, Sort.Signed_Short_Int);</w:t>
      </w:r>
    </w:p>
    <w:p w14:paraId="6CD306A4" w14:textId="77777777" w:rsidR="00EC65DE" w:rsidRPr="00EC65DE" w:rsidRDefault="00EC65DE" w:rsidP="00EC65DE">
      <w:pPr>
        <w:pStyle w:val="Code"/>
        <w:rPr>
          <w:highlight w:val="white"/>
        </w:rPr>
      </w:pPr>
      <w:r w:rsidRPr="00EC65DE">
        <w:rPr>
          <w:highlight w:val="white"/>
        </w:rPr>
        <w:t xml:space="preserve">      m_maskToSortMap.Add((int) Mask.UnsignedShort, Sort.Unsigned_Short_Int);</w:t>
      </w:r>
    </w:p>
    <w:p w14:paraId="76B2A036" w14:textId="77777777" w:rsidR="00EC65DE" w:rsidRPr="00EC65DE" w:rsidRDefault="00EC65DE" w:rsidP="00EC65DE">
      <w:pPr>
        <w:pStyle w:val="Code"/>
        <w:rPr>
          <w:highlight w:val="white"/>
        </w:rPr>
      </w:pPr>
      <w:r w:rsidRPr="00EC65DE">
        <w:rPr>
          <w:highlight w:val="white"/>
        </w:rPr>
        <w:t xml:space="preserve">      m_maskToSortMap.Add((int)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77777777" w:rsidR="00EC65DE" w:rsidRPr="00EC65DE" w:rsidRDefault="00EC65DE" w:rsidP="00EC65DE">
      <w:pPr>
        <w:pStyle w:val="Code"/>
        <w:rPr>
          <w:highlight w:val="white"/>
        </w:rPr>
      </w:pPr>
      <w:r w:rsidRPr="00EC65DE">
        <w:rPr>
          <w:highlight w:val="white"/>
        </w:rPr>
        <w:t xml:space="preserve">      m_maskToSortMap.Add((int) Mask.Int, Sort.Signed_Int);</w:t>
      </w:r>
    </w:p>
    <w:p w14:paraId="0FA4336F" w14:textId="77777777" w:rsidR="00EC65DE" w:rsidRPr="00EC65DE" w:rsidRDefault="00EC65DE" w:rsidP="00EC65DE">
      <w:pPr>
        <w:pStyle w:val="Code"/>
        <w:rPr>
          <w:highlight w:val="white"/>
        </w:rPr>
      </w:pPr>
      <w:r w:rsidRPr="00EC65DE">
        <w:rPr>
          <w:highlight w:val="white"/>
        </w:rPr>
        <w:t xml:space="preserve">      m_maskToSortMap.Add((int) Mask.Signed, Sort.Signed_Int);</w:t>
      </w:r>
    </w:p>
    <w:p w14:paraId="2955CFC4" w14:textId="77777777" w:rsidR="00EC65DE" w:rsidRPr="00EC65DE" w:rsidRDefault="00EC65DE" w:rsidP="00EC65DE">
      <w:pPr>
        <w:pStyle w:val="Code"/>
        <w:rPr>
          <w:highlight w:val="white"/>
        </w:rPr>
      </w:pPr>
      <w:r w:rsidRPr="00EC65DE">
        <w:rPr>
          <w:highlight w:val="white"/>
        </w:rPr>
        <w:t xml:space="preserve">      m_maskToSortMap.Add((int) Mask.SignedInt, Sort.Signed_Int);</w:t>
      </w:r>
    </w:p>
    <w:p w14:paraId="5C1063A6" w14:textId="77777777" w:rsidR="00EC65DE" w:rsidRPr="00EC65DE" w:rsidRDefault="00EC65DE" w:rsidP="00EC65DE">
      <w:pPr>
        <w:pStyle w:val="Code"/>
        <w:rPr>
          <w:highlight w:val="white"/>
        </w:rPr>
      </w:pPr>
      <w:r w:rsidRPr="00EC65DE">
        <w:rPr>
          <w:highlight w:val="white"/>
        </w:rPr>
        <w:t xml:space="preserve">      m_maskToSortMap.Add((int) Mask.Unsigned, Sort.Unsigned_Int);</w:t>
      </w:r>
    </w:p>
    <w:p w14:paraId="7BCBC226" w14:textId="77777777" w:rsidR="00EC65DE" w:rsidRPr="00EC65DE" w:rsidRDefault="00EC65DE" w:rsidP="00EC65DE">
      <w:pPr>
        <w:pStyle w:val="Code"/>
        <w:rPr>
          <w:highlight w:val="white"/>
        </w:rPr>
      </w:pPr>
      <w:r w:rsidRPr="00EC65DE">
        <w:rPr>
          <w:highlight w:val="white"/>
        </w:rPr>
        <w:t xml:space="preserve">      m_maskToSortMap.Add((int) Mask.UnsignedInt, Sort.Unsigned_Int);</w:t>
      </w:r>
    </w:p>
    <w:p w14:paraId="52E42CC1" w14:textId="77777777" w:rsidR="00EC65DE" w:rsidRPr="00EC65DE" w:rsidRDefault="00EC65DE" w:rsidP="00EC65DE">
      <w:pPr>
        <w:pStyle w:val="Code"/>
        <w:rPr>
          <w:highlight w:val="white"/>
        </w:rPr>
      </w:pPr>
      <w:r w:rsidRPr="00EC65DE">
        <w:rPr>
          <w:highlight w:val="white"/>
        </w:rPr>
        <w:t xml:space="preserve">      m_maskToSortMap.Add((int) Mask.Long, Sort.Signed_Long_Int);</w:t>
      </w:r>
    </w:p>
    <w:p w14:paraId="1695D92F" w14:textId="77777777" w:rsidR="00EC65DE" w:rsidRPr="00EC65DE" w:rsidRDefault="00EC65DE" w:rsidP="00EC65DE">
      <w:pPr>
        <w:pStyle w:val="Code"/>
        <w:rPr>
          <w:highlight w:val="white"/>
        </w:rPr>
      </w:pPr>
      <w:r w:rsidRPr="00EC65DE">
        <w:rPr>
          <w:highlight w:val="white"/>
        </w:rPr>
        <w:t xml:space="preserve">      m_maskToSortMap.Add((int) Mask.LongInt, Sort.Signed_Long_Int);</w:t>
      </w:r>
    </w:p>
    <w:p w14:paraId="0DB9973A" w14:textId="77777777" w:rsidR="00EC65DE" w:rsidRPr="00EC65DE" w:rsidRDefault="00EC65DE" w:rsidP="00EC65DE">
      <w:pPr>
        <w:pStyle w:val="Code"/>
        <w:rPr>
          <w:highlight w:val="white"/>
        </w:rPr>
      </w:pPr>
      <w:r w:rsidRPr="00EC65DE">
        <w:rPr>
          <w:highlight w:val="white"/>
        </w:rPr>
        <w:t xml:space="preserve">      m_maskToSortMap.Add((int) Mask.SignedLong, Sort.Signed_Long_Int);</w:t>
      </w:r>
    </w:p>
    <w:p w14:paraId="23EB338F" w14:textId="77777777" w:rsidR="00EC65DE" w:rsidRPr="00EC65DE" w:rsidRDefault="00EC65DE" w:rsidP="00EC65DE">
      <w:pPr>
        <w:pStyle w:val="Code"/>
        <w:rPr>
          <w:highlight w:val="white"/>
        </w:rPr>
      </w:pPr>
      <w:r w:rsidRPr="00EC65DE">
        <w:rPr>
          <w:highlight w:val="white"/>
        </w:rPr>
        <w:t xml:space="preserve">      m_maskToSortMap.Add((int) Mask.SignedLongInt, Sort.Signed_Long_Int);</w:t>
      </w:r>
    </w:p>
    <w:p w14:paraId="1125C43A" w14:textId="77777777" w:rsidR="00EC65DE" w:rsidRPr="00EC65DE" w:rsidRDefault="00EC65DE" w:rsidP="00EC65DE">
      <w:pPr>
        <w:pStyle w:val="Code"/>
        <w:rPr>
          <w:highlight w:val="white"/>
        </w:rPr>
      </w:pPr>
      <w:r w:rsidRPr="00EC65DE">
        <w:rPr>
          <w:highlight w:val="white"/>
        </w:rPr>
        <w:t xml:space="preserve">      m_maskToSortMap.Add((int) Mask.UnsignedLong, Sort.Unsigned_Long_Int);</w:t>
      </w:r>
    </w:p>
    <w:p w14:paraId="70E59F49" w14:textId="77777777" w:rsidR="00EC65DE" w:rsidRPr="00EC65DE" w:rsidRDefault="00EC65DE" w:rsidP="00EC65DE">
      <w:pPr>
        <w:pStyle w:val="Code"/>
        <w:rPr>
          <w:highlight w:val="white"/>
        </w:rPr>
      </w:pPr>
      <w:r w:rsidRPr="00EC65DE">
        <w:rPr>
          <w:highlight w:val="white"/>
        </w:rPr>
        <w:t xml:space="preserve">      m_maskToSortMap.Add((int) Mask.UnsignedLongInt, Sort.Unsigned_Long_Int);</w:t>
      </w:r>
    </w:p>
    <w:p w14:paraId="341CB8E5" w14:textId="77777777" w:rsidR="00EC65DE" w:rsidRPr="00EC65DE" w:rsidRDefault="00EC65DE" w:rsidP="00EC65DE">
      <w:pPr>
        <w:pStyle w:val="Code"/>
        <w:rPr>
          <w:highlight w:val="white"/>
        </w:rPr>
      </w:pPr>
      <w:r w:rsidRPr="00EC65DE">
        <w:rPr>
          <w:highlight w:val="white"/>
        </w:rPr>
        <w:t xml:space="preserve">      m_maskToSortMap.Add((int) Mask.Float, Sort.Float);</w:t>
      </w:r>
    </w:p>
    <w:p w14:paraId="4CEDE8F4" w14:textId="77777777" w:rsidR="00EC65DE" w:rsidRPr="00EC65DE" w:rsidRDefault="00EC65DE" w:rsidP="00EC65DE">
      <w:pPr>
        <w:pStyle w:val="Code"/>
        <w:rPr>
          <w:highlight w:val="white"/>
        </w:rPr>
      </w:pPr>
      <w:r w:rsidRPr="00EC65DE">
        <w:rPr>
          <w:highlight w:val="white"/>
        </w:rPr>
        <w:t xml:space="preserve">      m_maskToSortMap.Add((int) Mask.Double, Sort.Double);</w:t>
      </w:r>
    </w:p>
    <w:p w14:paraId="5E0EC895" w14:textId="77777777" w:rsidR="00EC65DE" w:rsidRPr="00EC65DE" w:rsidRDefault="00EC65DE" w:rsidP="00EC65DE">
      <w:pPr>
        <w:pStyle w:val="Code"/>
        <w:rPr>
          <w:highlight w:val="white"/>
        </w:rPr>
      </w:pPr>
      <w:r w:rsidRPr="00EC65DE">
        <w:rPr>
          <w:highlight w:val="white"/>
        </w:rPr>
        <w:t xml:space="preserve">      m_maskToSortMap.Add((int)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47BB8872" w:rsidR="006B225B" w:rsidRPr="00A97B02" w:rsidRDefault="00A97B02" w:rsidP="00A97B02">
      <w:pPr>
        <w:rPr>
          <w:color w:val="auto"/>
        </w:rPr>
      </w:pPr>
      <w:r>
        <w:t xml:space="preserve">The first part of the type generation process is to inspect the specification list. The list is made up by masks (see the </w:t>
      </w:r>
      <w:r>
        <w:rPr>
          <w:rStyle w:val="CodeInText"/>
        </w:rPr>
        <w:t>Mask</w:t>
      </w:r>
      <w:r>
        <w:t xml:space="preserve"> class above) or at most one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77777777" w:rsidR="00EC65DE" w:rsidRPr="00EC65DE" w:rsidRDefault="00EC65DE" w:rsidP="00EC65DE">
      <w:pPr>
        <w:pStyle w:val="Code"/>
        <w:rPr>
          <w:highlight w:val="white"/>
        </w:rPr>
      </w:pP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77777777" w:rsidR="00EC65DE" w:rsidRPr="00EC65DE" w:rsidRDefault="00EC65DE" w:rsidP="00EC65DE">
      <w:pPr>
        <w:pStyle w:val="Code"/>
        <w:rPr>
          <w:highlight w:val="white"/>
        </w:rPr>
      </w:pPr>
      <w:r w:rsidRPr="00EC65DE">
        <w:rPr>
          <w:highlight w:val="white"/>
        </w:rPr>
        <w:t xml:space="preserve">    </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lastRenderedPageBreak/>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77777777" w:rsidR="00EC65DE" w:rsidRPr="00EC65DE" w:rsidRDefault="00EC65DE" w:rsidP="00EC65DE">
      <w:pPr>
        <w:pStyle w:val="Code"/>
        <w:rPr>
          <w:highlight w:val="white"/>
        </w:rPr>
      </w:pPr>
      <w:r w:rsidRPr="00EC65DE">
        <w:rPr>
          <w:highlight w:val="white"/>
        </w:rPr>
        <w:t xml:space="preserve">        }</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30E387F9" w14:textId="5393A80F" w:rsidR="006B225B" w:rsidRPr="00C550E9" w:rsidRDefault="00C550E9" w:rsidP="00C550E9">
      <w:pPr>
        <w:rPr>
          <w:color w:val="auto"/>
        </w:rPr>
      </w:pPr>
      <w:r>
        <w:t xml:space="preserve">If the storage mask does not match any of the members of the </w:t>
      </w:r>
      <w:r>
        <w:rPr>
          <w:rStyle w:val="CodeInText"/>
        </w:rPr>
        <w:t>m_maskToStorageMap</w:t>
      </w:r>
      <w:r>
        <w:t>, two or more storage specifiers have been stated, which is not allowed.</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19490B05" w14:textId="77777777"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77777777" w:rsidR="00EC65DE" w:rsidRPr="00EC65DE" w:rsidRDefault="00EC65DE" w:rsidP="00EC65DE">
      <w:pPr>
        <w:pStyle w:val="Code"/>
        <w:rPr>
          <w:highlight w:val="white"/>
        </w:rPr>
      </w:pP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01136ACE" w14:textId="77777777" w:rsidR="00EC65DE" w:rsidRPr="00EC65DE" w:rsidRDefault="00EC65DE" w:rsidP="00EC65DE">
      <w:pPr>
        <w:pStyle w:val="Code"/>
        <w:rPr>
          <w:highlight w:val="white"/>
        </w:rPr>
      </w:pPr>
      <w:r w:rsidRPr="00EC65DE">
        <w:rPr>
          <w:highlight w:val="white"/>
        </w:rPr>
        <w:t xml:space="preserve">        Assert.Error((storage == null) || (storage == Storage.Auto) || (storage == Storage.Register),</w:t>
      </w:r>
    </w:p>
    <w:p w14:paraId="60F50CD1" w14:textId="77777777" w:rsidR="00EC65DE" w:rsidRPr="00EC65DE" w:rsidRDefault="00EC65DE" w:rsidP="00EC65DE">
      <w:pPr>
        <w:pStyle w:val="Code"/>
        <w:rPr>
          <w:highlight w:val="white"/>
        </w:rPr>
      </w:pPr>
      <w:r w:rsidRPr="00EC65DE">
        <w:rPr>
          <w:highlight w:val="white"/>
        </w:rPr>
        <w:t xml:space="preserve">                     storage, Message.Only_auto_or_register_storage_allowed_in_parameter_declaration);</w:t>
      </w:r>
    </w:p>
    <w:p w14:paraId="33F99FAB" w14:textId="77777777" w:rsidR="00EC65DE" w:rsidRPr="00EC65DE" w:rsidRDefault="00EC65DE" w:rsidP="00EC65DE">
      <w:pPr>
        <w:pStyle w:val="Code"/>
        <w:rPr>
          <w:highlight w:val="white"/>
        </w:rPr>
      </w:pPr>
      <w:r w:rsidRPr="00EC65DE">
        <w:rPr>
          <w:highlight w:val="white"/>
        </w:rPr>
        <w:t xml:space="preserve">      }</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66D73C61" w14:textId="77777777" w:rsidR="00EC65DE" w:rsidRPr="00EC65DE" w:rsidRDefault="00EC65DE" w:rsidP="00EC65DE">
      <w:pPr>
        <w:pStyle w:val="Code"/>
        <w:rPr>
          <w:highlight w:val="white"/>
        </w:rPr>
      </w:pPr>
      <w:r w:rsidRPr="00EC65DE">
        <w:rPr>
          <w:highlight w:val="white"/>
        </w:rPr>
        <w:t xml:space="preserve">          Assert.Error((storage == null) || (storage == Storage.Auto) || (storage == Storage.Register),</w:t>
      </w:r>
    </w:p>
    <w:p w14:paraId="6A344F72" w14:textId="77777777" w:rsidR="00EC65DE" w:rsidRPr="00EC65DE" w:rsidRDefault="00EC65DE" w:rsidP="00EC65DE">
      <w:pPr>
        <w:pStyle w:val="Code"/>
        <w:rPr>
          <w:highlight w:val="white"/>
        </w:rPr>
      </w:pPr>
      <w:r w:rsidRPr="00EC65DE">
        <w:rPr>
          <w:highlight w:val="white"/>
        </w:rPr>
        <w:t xml:space="preserve">                       storage, Message.Only_auto_or_register_storage_allowed_for_struct_or_union_scope);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4FCE194D" w14:textId="77777777" w:rsidR="00EC65DE" w:rsidRPr="00EC65DE" w:rsidRDefault="00EC65DE" w:rsidP="00EC65DE">
      <w:pPr>
        <w:pStyle w:val="Code"/>
        <w:rPr>
          <w:highlight w:val="white"/>
        </w:rPr>
      </w:pPr>
      <w:r w:rsidRPr="00EC65DE">
        <w:rPr>
          <w:highlight w:val="white"/>
        </w:rPr>
        <w:t xml:space="preserve">                       (storage == Storage.Static) || (storage == Storage.Typedef),</w:t>
      </w:r>
    </w:p>
    <w:p w14:paraId="30AD8BFF" w14:textId="77777777" w:rsidR="00EC65DE" w:rsidRPr="00EC65DE" w:rsidRDefault="00EC65DE" w:rsidP="00EC65DE">
      <w:pPr>
        <w:pStyle w:val="Code"/>
        <w:rPr>
          <w:highlight w:val="white"/>
        </w:rPr>
      </w:pPr>
      <w:r w:rsidRPr="00EC65DE">
        <w:rPr>
          <w:highlight w:val="white"/>
        </w:rPr>
        <w:t xml:space="preserve">                       storage, Message.</w:t>
      </w:r>
    </w:p>
    <w:p w14:paraId="0CE07421" w14:textId="77777777" w:rsidR="00EC65DE" w:rsidRPr="00EC65DE" w:rsidRDefault="00EC65DE" w:rsidP="00EC65DE">
      <w:pPr>
        <w:pStyle w:val="Code"/>
        <w:rPr>
          <w:highlight w:val="white"/>
        </w:rPr>
      </w:pPr>
      <w:r w:rsidRPr="00EC65DE">
        <w:rPr>
          <w:highlight w:val="white"/>
        </w:rPr>
        <w:t xml:space="preserve">                       Only_extern____static____or_typedef_storage_allowed_in_global_scope);</w:t>
      </w:r>
    </w:p>
    <w:p w14:paraId="19D3DC33" w14:textId="77777777" w:rsidR="00EC65DE" w:rsidRPr="00EC65DE" w:rsidRDefault="00EC65DE" w:rsidP="00EC65DE">
      <w:pPr>
        <w:pStyle w:val="Code"/>
        <w:rPr>
          <w:highlight w:val="white"/>
        </w:rPr>
      </w:pPr>
      <w:r w:rsidRPr="00EC65DE">
        <w:rPr>
          <w:highlight w:val="white"/>
        </w:rPr>
        <w:lastRenderedPageBreak/>
        <w:t xml:space="preserve">      }</w:t>
      </w:r>
    </w:p>
    <w:p w14:paraId="724F30F5" w14:textId="77777777" w:rsidR="00EC65DE" w:rsidRPr="00EC65DE" w:rsidRDefault="00EC65DE" w:rsidP="00EC65DE">
      <w:pPr>
        <w:pStyle w:val="Code"/>
        <w:rPr>
          <w:highlight w:val="white"/>
        </w:rPr>
      </w:pP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7777777" w:rsidR="009A5544" w:rsidRPr="009A5544" w:rsidRDefault="009A5544" w:rsidP="009A5544">
      <w:pPr>
        <w:pStyle w:val="Code"/>
        <w:rPr>
          <w:highlight w:val="white"/>
        </w:rPr>
      </w:pPr>
      <w:r w:rsidRPr="009A5544">
        <w:rPr>
          <w:highlight w:val="white"/>
        </w:rPr>
        <w:t xml:space="preserve">                  bool enumInit = pair.Second;</w:t>
      </w:r>
    </w:p>
    <w:p w14:paraId="7DB74EE5" w14:textId="77777777" w:rsidR="009A5544" w:rsidRPr="009A5544" w:rsidRDefault="009A5544" w:rsidP="009A5544">
      <w:pPr>
        <w:pStyle w:val="Code"/>
        <w:rPr>
          <w:highlight w:val="white"/>
        </w:rPr>
      </w:pPr>
      <w:r w:rsidRPr="009A5544">
        <w:rPr>
          <w:highlight w:val="white"/>
        </w:rPr>
        <w:t xml:space="preserve">                  Assert.Error(!enumInit,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77777777" w:rsidR="009A5544" w:rsidRPr="009A5544" w:rsidRDefault="009A5544" w:rsidP="009A5544">
      <w:pPr>
        <w:pStyle w:val="Code"/>
        <w:rPr>
          <w:highlight w:val="white"/>
        </w:rPr>
      </w:pPr>
      <w:r w:rsidRPr="009A5544">
        <w:rPr>
          <w:highlight w:val="white"/>
        </w:rPr>
        <w:t xml:space="preserve">                    Message.Extern_enumeration_item_cannot_be_initialized);</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770B19A3" w14:textId="71FE8175" w:rsidR="006B225B" w:rsidRPr="00201822" w:rsidRDefault="00201822" w:rsidP="00201822">
      <w:pPr>
        <w:rPr>
          <w:color w:val="auto"/>
        </w:rPr>
      </w:pPr>
      <w:r>
        <w:t xml:space="preserve">We check whether the mask holds the </w:t>
      </w:r>
      <w:r>
        <w:rPr>
          <w:rStyle w:val="CodeInText"/>
        </w:rPr>
        <w:t>constant</w:t>
      </w:r>
      <w:r>
        <w:t xml:space="preserve"> or </w:t>
      </w:r>
      <w:r>
        <w:rPr>
          <w:rStyle w:val="CodeInText"/>
        </w:rPr>
        <w:t>volatile</w:t>
      </w:r>
      <w:r>
        <w:t xml:space="preserve"> qualifiers.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77777777" w:rsidR="009A5544" w:rsidRDefault="009A5544" w:rsidP="009A5544">
      <w:pPr>
        <w:pStyle w:val="Code"/>
        <w:rPr>
          <w:highlight w:val="white"/>
        </w:rPr>
      </w:pPr>
    </w:p>
    <w:p w14:paraId="44F34740" w14:textId="161468ED" w:rsidR="009A5544" w:rsidRPr="009A5544" w:rsidRDefault="009A5544" w:rsidP="009A5544">
      <w:pPr>
        <w:pStyle w:val="Code"/>
        <w:rPr>
          <w:highlight w:val="white"/>
        </w:rPr>
      </w:pPr>
      <w:r w:rsidRPr="009A5544">
        <w:rPr>
          <w:highlight w:val="white"/>
        </w:rPr>
        <w:lastRenderedPageBreak/>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0E6B28E5" w14:textId="77777777" w:rsidR="006A39B5" w:rsidRDefault="006A39B5" w:rsidP="006A39B5">
      <w:pPr>
        <w:rPr>
          <w:color w:val="auto"/>
        </w:rPr>
      </w:pPr>
      <w:r>
        <w:t>Finally, we extract the sort mask and test whether it represent a valid type.</w:t>
      </w:r>
    </w:p>
    <w:p w14:paraId="449E6A83" w14:textId="77777777" w:rsidR="006A39B5" w:rsidRDefault="006A39B5" w:rsidP="006A39B5">
      <w:pPr>
        <w:rPr>
          <w:color w:val="auto"/>
        </w:rPr>
      </w:pPr>
      <w:r>
        <w:t>When defining the final type, there are four cases:</w:t>
      </w:r>
    </w:p>
    <w:p w14:paraId="0C690F57" w14:textId="77777777" w:rsidR="006A39B5" w:rsidRDefault="006A39B5" w:rsidP="006A39B5">
      <w:r>
        <w:t>1. If the compound type is not null and the sort is null, the result type is the compound type, with the possible addition of constant or volatile qualifiers.</w:t>
      </w:r>
    </w:p>
    <w:p w14:paraId="357E37BA" w14:textId="77777777" w:rsidR="006A39B5" w:rsidRDefault="006A39B5" w:rsidP="006A39B5">
      <w:r>
        <w:t>2. If the compound type is null and the sort is not null, the result type is based on the sort.</w:t>
      </w:r>
    </w:p>
    <w:p w14:paraId="462C9A1C" w14:textId="77777777" w:rsidR="006A39B5" w:rsidRDefault="006A39B5" w:rsidP="006A39B5">
      <w:r>
        <w:t>3. The compound type and sort are both null, which means that there is no type (which may happen in function definitions). In that case, the type shall be a signed integer.</w:t>
      </w:r>
    </w:p>
    <w:p w14:paraId="3820FF36" w14:textId="77777777" w:rsidR="006A39B5" w:rsidRDefault="006A39B5" w:rsidP="006A39B5">
      <w:r>
        <w:t>4. If both the compound type and the sort are not null, the type specification is invalid.</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0AF5E1B1" w14:textId="77777777" w:rsidR="00DA382D" w:rsidRPr="00DA382D" w:rsidRDefault="00DA382D" w:rsidP="00DA382D">
      <w:pPr>
        <w:pStyle w:val="Code"/>
        <w:rPr>
          <w:highlight w:val="white"/>
        </w:rPr>
      </w:pP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7777777" w:rsidR="00DA382D" w:rsidRPr="00DA382D" w:rsidRDefault="00DA382D" w:rsidP="00DA382D">
      <w:pPr>
        <w:pStyle w:val="Code"/>
        <w:rPr>
          <w:highlight w:val="white"/>
        </w:rPr>
      </w:pP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1ACCB0E5" w:rsidR="006B225B" w:rsidRPr="006A39B5" w:rsidRDefault="006A39B5" w:rsidP="006A39B5">
      <w:pPr>
        <w:rPr>
          <w:color w:val="auto"/>
        </w:rPr>
      </w:pPr>
      <w:r>
        <w:t xml:space="preserve">The </w:t>
      </w:r>
      <w:r>
        <w:rPr>
          <w:rStyle w:val="CodeInText"/>
        </w:rPr>
        <w:t>generateQuailifers</w:t>
      </w:r>
      <w:r>
        <w:t xml:space="preserve"> method is called when a pointer is declared. Its task is to exam whether the pointer is constant or volatile.</w:t>
      </w:r>
    </w:p>
    <w:p w14:paraId="68C16F87" w14:textId="77777777" w:rsidR="00816992" w:rsidRPr="00816992" w:rsidRDefault="00816992" w:rsidP="00816992">
      <w:pPr>
        <w:pStyle w:val="Code"/>
        <w:rPr>
          <w:highlight w:val="white"/>
        </w:rPr>
      </w:pPr>
      <w:r w:rsidRPr="00816992">
        <w:rPr>
          <w:highlight w:val="white"/>
        </w:rPr>
        <w:lastRenderedPageBreak/>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5CAB592F" w14:textId="77777777" w:rsidR="00816992" w:rsidRPr="00816992" w:rsidRDefault="00816992" w:rsidP="00816992">
      <w:pPr>
        <w:pStyle w:val="Code"/>
        <w:rPr>
          <w:highlight w:val="white"/>
        </w:rPr>
      </w:pPr>
      <w:r w:rsidRPr="00816992">
        <w:rPr>
          <w:highlight w:val="white"/>
        </w:rPr>
        <w:t xml:space="preserve">    }</w:t>
      </w:r>
    </w:p>
    <w:p w14:paraId="348957BC" w14:textId="77777777" w:rsidR="00816992" w:rsidRPr="00816992" w:rsidRDefault="00816992" w:rsidP="00816992">
      <w:pPr>
        <w:pStyle w:val="Code"/>
        <w:rPr>
          <w:highlight w:val="white"/>
        </w:rPr>
      </w:pPr>
      <w:r w:rsidRPr="00816992">
        <w:rPr>
          <w:highlight w:val="white"/>
        </w:rPr>
        <w:t xml:space="preserve"> </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77777777" w:rsidR="00816992" w:rsidRPr="00816992" w:rsidRDefault="00816992" w:rsidP="00816992">
      <w:pPr>
        <w:pStyle w:val="Code"/>
        <w:rPr>
          <w:highlight w:val="white"/>
        </w:rPr>
      </w:pP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5AB2ECB4" w:rsidR="007126A2" w:rsidRDefault="00566B7F" w:rsidP="00816992">
      <w:pPr>
        <w:pStyle w:val="Rubrik2"/>
      </w:pPr>
      <w:r>
        <w:t>Declarators</w:t>
      </w:r>
    </w:p>
    <w:p w14:paraId="4513A874" w14:textId="2584FDC1"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77777777" w:rsidR="00566B7F" w:rsidRPr="00566B7F" w:rsidRDefault="00566B7F" w:rsidP="00566B7F">
      <w:pPr>
        <w:pStyle w:val="Code"/>
        <w:rPr>
          <w:highlight w:val="white"/>
        </w:rPr>
      </w:pPr>
      <w:r w:rsidRPr="00566B7F">
        <w:rPr>
          <w:highlight w:val="white"/>
        </w:rPr>
        <w:t xml:space="preserve">      Name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0E0F4A9D" w14:textId="77777777" w:rsidR="00566B7F" w:rsidRPr="00566B7F" w:rsidRDefault="00566B7F" w:rsidP="00566B7F">
      <w:pPr>
        <w:pStyle w:val="Code"/>
        <w:rPr>
          <w:highlight w:val="white"/>
        </w:rPr>
      </w:pPr>
    </w:p>
    <w:p w14:paraId="7BAE3409" w14:textId="77777777" w:rsidR="00566B7F" w:rsidRPr="00566B7F" w:rsidRDefault="00566B7F" w:rsidP="00566B7F">
      <w:pPr>
        <w:pStyle w:val="Code"/>
        <w:rPr>
          <w:highlight w:val="white"/>
        </w:rPr>
      </w:pPr>
      <w:r w:rsidRPr="00566B7F">
        <w:rPr>
          <w:highlight w:val="white"/>
        </w:rPr>
        <w:t xml:space="preserve">    private void SetArrayDimension(Type type) {</w:t>
      </w:r>
    </w:p>
    <w:p w14:paraId="650F36A7" w14:textId="77777777" w:rsidR="00566B7F" w:rsidRPr="00566B7F" w:rsidRDefault="00566B7F" w:rsidP="00566B7F">
      <w:pPr>
        <w:pStyle w:val="Code"/>
        <w:rPr>
          <w:highlight w:val="white"/>
        </w:rPr>
      </w:pPr>
      <w:r w:rsidRPr="00566B7F">
        <w:rPr>
          <w:highlight w:val="white"/>
        </w:rPr>
        <w:lastRenderedPageBreak/>
        <w:t xml:space="preserve">      if (type.IsArray()) {</w:t>
      </w:r>
    </w:p>
    <w:p w14:paraId="13B08867" w14:textId="77777777" w:rsidR="00566B7F" w:rsidRPr="00566B7F" w:rsidRDefault="00566B7F" w:rsidP="00566B7F">
      <w:pPr>
        <w:pStyle w:val="Code"/>
        <w:rPr>
          <w:highlight w:val="white"/>
        </w:rPr>
      </w:pPr>
      <w:r w:rsidRPr="00566B7F">
        <w:rPr>
          <w:highlight w:val="white"/>
        </w:rPr>
        <w:t xml:space="preserve">        SetArrayDimension(type.ArrayType);</w:t>
      </w:r>
    </w:p>
    <w:p w14:paraId="766D81D3" w14:textId="77777777" w:rsidR="00566B7F" w:rsidRPr="00566B7F" w:rsidRDefault="00566B7F" w:rsidP="00566B7F">
      <w:pPr>
        <w:pStyle w:val="Code"/>
        <w:rPr>
          <w:highlight w:val="white"/>
        </w:rPr>
      </w:pPr>
      <w:r w:rsidRPr="00566B7F">
        <w:rPr>
          <w:highlight w:val="white"/>
        </w:rPr>
        <w:t xml:space="preserve">        type.Dimension = type.ArrayType.Dimension + 1;</w:t>
      </w:r>
    </w:p>
    <w:p w14:paraId="621A7483" w14:textId="77777777" w:rsidR="00566B7F" w:rsidRPr="00566B7F" w:rsidRDefault="00566B7F" w:rsidP="00566B7F">
      <w:pPr>
        <w:pStyle w:val="Code"/>
        <w:rPr>
          <w:highlight w:val="white"/>
        </w:rPr>
      </w:pPr>
      <w:r w:rsidRPr="00566B7F">
        <w:rPr>
          <w:highlight w:val="white"/>
        </w:rPr>
        <w:t xml:space="preserve">      }</w:t>
      </w:r>
    </w:p>
    <w:p w14:paraId="2BF49EFB" w14:textId="77777777" w:rsidR="00566B7F" w:rsidRPr="00566B7F" w:rsidRDefault="00566B7F" w:rsidP="00566B7F">
      <w:pPr>
        <w:pStyle w:val="Code"/>
        <w:rPr>
          <w:highlight w:val="white"/>
        </w:rPr>
      </w:pPr>
      <w:r w:rsidRPr="00566B7F">
        <w:rPr>
          <w:highlight w:val="white"/>
        </w:rPr>
        <w:t xml:space="preserve">      else {</w:t>
      </w:r>
    </w:p>
    <w:p w14:paraId="6283D168" w14:textId="77777777" w:rsidR="00566B7F" w:rsidRPr="00566B7F" w:rsidRDefault="00566B7F" w:rsidP="00566B7F">
      <w:pPr>
        <w:pStyle w:val="Code"/>
        <w:rPr>
          <w:highlight w:val="white"/>
        </w:rPr>
      </w:pPr>
      <w:r w:rsidRPr="00566B7F">
        <w:rPr>
          <w:highlight w:val="white"/>
        </w:rPr>
        <w:t xml:space="preserve">        type.Dimension = 0;</w:t>
      </w:r>
    </w:p>
    <w:p w14:paraId="760574E5" w14:textId="77777777" w:rsidR="00566B7F" w:rsidRPr="00566B7F" w:rsidRDefault="00566B7F" w:rsidP="00566B7F">
      <w:pPr>
        <w:pStyle w:val="Code"/>
        <w:rPr>
          <w:highlight w:val="white"/>
        </w:rPr>
      </w:pPr>
      <w:r w:rsidRPr="00566B7F">
        <w:rPr>
          <w:highlight w:val="white"/>
        </w:rPr>
        <w:t xml:space="preserve">      }</w:t>
      </w:r>
    </w:p>
    <w:p w14:paraId="4A626788" w14:textId="77777777" w:rsidR="00566B7F" w:rsidRPr="00566B7F" w:rsidRDefault="00566B7F" w:rsidP="00566B7F">
      <w:pPr>
        <w:pStyle w:val="Code"/>
        <w:rPr>
          <w:highlight w:val="white"/>
        </w:rPr>
      </w:pPr>
      <w:r w:rsidRPr="00566B7F">
        <w:rPr>
          <w:highlight w:val="white"/>
        </w:rPr>
        <w:t xml:space="preserve">    }</w:t>
      </w:r>
    </w:p>
    <w:p w14:paraId="3C2AAD70" w14:textId="77777777" w:rsidR="00566B7F" w:rsidRPr="00566B7F" w:rsidRDefault="00566B7F" w:rsidP="00566B7F">
      <w:pPr>
        <w:pStyle w:val="Code"/>
        <w:rPr>
          <w:highlight w:val="white"/>
        </w:rPr>
      </w:pPr>
    </w:p>
    <w:p w14:paraId="4C4C8425" w14:textId="77777777" w:rsidR="00566B7F" w:rsidRPr="00566B7F" w:rsidRDefault="00566B7F" w:rsidP="00566B7F">
      <w:pPr>
        <w:pStyle w:val="Code"/>
        <w:rPr>
          <w:highlight w:val="white"/>
        </w:rPr>
      </w:pPr>
      <w:r w:rsidRPr="00566B7F">
        <w:rPr>
          <w:highlight w:val="white"/>
        </w:rPr>
        <w:t xml:space="preserve">    public void Add(Type type)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77777777" w:rsidR="00566B7F" w:rsidRPr="00566B7F" w:rsidRDefault="00566B7F" w:rsidP="00566B7F">
      <w:pPr>
        <w:pStyle w:val="Code"/>
        <w:rPr>
          <w:highlight w:val="white"/>
        </w:rPr>
      </w:pPr>
      <w:r w:rsidRPr="00566B7F">
        <w:rPr>
          <w:highlight w:val="white"/>
        </w:rPr>
        <w:t xml:space="preserve">        m_firstType = m_lastType = type;</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77777777" w:rsidR="00566B7F" w:rsidRPr="00566B7F" w:rsidRDefault="00566B7F" w:rsidP="00566B7F">
      <w:pPr>
        <w:pStyle w:val="Code"/>
        <w:rPr>
          <w:highlight w:val="white"/>
        </w:rPr>
      </w:pPr>
      <w:r w:rsidRPr="00566B7F">
        <w:rPr>
          <w:highlight w:val="white"/>
        </w:rPr>
        <w:t xml:space="preserve">        switch (m_lastType.Sort) {</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77777777" w:rsidR="00566B7F" w:rsidRPr="00566B7F" w:rsidRDefault="00566B7F" w:rsidP="00566B7F">
      <w:pPr>
        <w:pStyle w:val="Code"/>
        <w:rPr>
          <w:highlight w:val="white"/>
        </w:rPr>
      </w:pPr>
      <w:r w:rsidRPr="00566B7F">
        <w:rPr>
          <w:highlight w:val="white"/>
        </w:rPr>
        <w:t xml:space="preserve">            m_lastType.PointerType = type;</w:t>
      </w:r>
    </w:p>
    <w:p w14:paraId="2F089714" w14:textId="77777777" w:rsidR="00566B7F" w:rsidRPr="00566B7F" w:rsidRDefault="00566B7F" w:rsidP="00566B7F">
      <w:pPr>
        <w:pStyle w:val="Code"/>
        <w:rPr>
          <w:highlight w:val="white"/>
        </w:rPr>
      </w:pPr>
      <w:r w:rsidRPr="00566B7F">
        <w:rPr>
          <w:highlight w:val="white"/>
        </w:rPr>
        <w:t xml:space="preserve">            m_lastType = type;</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77777777" w:rsidR="00566B7F" w:rsidRPr="00566B7F" w:rsidRDefault="00566B7F" w:rsidP="00566B7F">
      <w:pPr>
        <w:pStyle w:val="Code"/>
        <w:rPr>
          <w:highlight w:val="white"/>
        </w:rPr>
      </w:pP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77777777" w:rsidR="00566B7F" w:rsidRDefault="00566B7F" w:rsidP="00566B7F">
      <w:pPr>
        <w:pStyle w:val="Code"/>
        <w:rPr>
          <w:highlight w:val="white"/>
        </w:rPr>
      </w:pPr>
      <w:r w:rsidRPr="00566B7F">
        <w:rPr>
          <w:highlight w:val="white"/>
        </w:rPr>
        <w:t xml:space="preserve">            Assert.Error(type.IsComplete(),</w:t>
      </w:r>
    </w:p>
    <w:p w14:paraId="26055818" w14:textId="1D31E6FF" w:rsidR="00566B7F" w:rsidRPr="00566B7F" w:rsidRDefault="00566B7F" w:rsidP="00566B7F">
      <w:pPr>
        <w:pStyle w:val="Code"/>
        <w:rPr>
          <w:highlight w:val="white"/>
        </w:rPr>
      </w:pPr>
      <w:r>
        <w:rPr>
          <w:highlight w:val="white"/>
        </w:rPr>
        <w:t xml:space="preserve">                         </w:t>
      </w:r>
      <w:r w:rsidRPr="00566B7F">
        <w:rPr>
          <w:highlight w:val="white"/>
        </w:rPr>
        <w:t>Message.Array_of_incomplete_type_not_allowed);</w:t>
      </w:r>
    </w:p>
    <w:p w14:paraId="17CE3D9F" w14:textId="77777777" w:rsidR="00566B7F" w:rsidRDefault="00566B7F" w:rsidP="00566B7F">
      <w:pPr>
        <w:pStyle w:val="Code"/>
        <w:rPr>
          <w:highlight w:val="white"/>
        </w:rPr>
      </w:pPr>
      <w:r w:rsidRPr="00566B7F">
        <w:rPr>
          <w:highlight w:val="white"/>
        </w:rPr>
        <w:t xml:space="preserve">            Assert.Error(!type.IsFunction(),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77777777" w:rsidR="00566B7F" w:rsidRPr="00566B7F" w:rsidRDefault="00566B7F" w:rsidP="00566B7F">
      <w:pPr>
        <w:pStyle w:val="Code"/>
        <w:rPr>
          <w:highlight w:val="white"/>
        </w:rPr>
      </w:pPr>
      <w:r w:rsidRPr="00566B7F">
        <w:rPr>
          <w:highlight w:val="white"/>
        </w:rPr>
        <w:t xml:space="preserve">            m_lastType.ArrayType = type;</w:t>
      </w:r>
    </w:p>
    <w:p w14:paraId="0B4AF67B" w14:textId="77777777" w:rsidR="00566B7F" w:rsidRPr="00566B7F" w:rsidRDefault="00566B7F" w:rsidP="00566B7F">
      <w:pPr>
        <w:pStyle w:val="Code"/>
        <w:rPr>
          <w:highlight w:val="white"/>
        </w:rPr>
      </w:pPr>
      <w:r w:rsidRPr="00566B7F">
        <w:rPr>
          <w:highlight w:val="white"/>
        </w:rPr>
        <w:t xml:space="preserve">            m_lastType = type;</w:t>
      </w:r>
    </w:p>
    <w:p w14:paraId="55DE8EC5" w14:textId="77777777" w:rsidR="00566B7F" w:rsidRPr="00566B7F" w:rsidRDefault="00566B7F" w:rsidP="00566B7F">
      <w:pPr>
        <w:pStyle w:val="Code"/>
        <w:rPr>
          <w:highlight w:val="white"/>
        </w:rPr>
      </w:pPr>
    </w:p>
    <w:p w14:paraId="5617FD59" w14:textId="77777777" w:rsidR="00566B7F" w:rsidRPr="00566B7F" w:rsidRDefault="00566B7F" w:rsidP="00566B7F">
      <w:pPr>
        <w:pStyle w:val="Code"/>
        <w:rPr>
          <w:highlight w:val="white"/>
        </w:rPr>
      </w:pPr>
      <w:r w:rsidRPr="00566B7F">
        <w:rPr>
          <w:highlight w:val="white"/>
        </w:rPr>
        <w:t xml:space="preserve">            if (!m_lastType.IsArray()) {</w:t>
      </w:r>
    </w:p>
    <w:p w14:paraId="715F1ABE" w14:textId="77777777" w:rsidR="00566B7F" w:rsidRPr="00566B7F" w:rsidRDefault="00566B7F" w:rsidP="00566B7F">
      <w:pPr>
        <w:pStyle w:val="Code"/>
        <w:rPr>
          <w:highlight w:val="white"/>
        </w:rPr>
      </w:pPr>
      <w:r w:rsidRPr="00566B7F">
        <w:rPr>
          <w:highlight w:val="white"/>
        </w:rPr>
        <w:t xml:space="preserve">              SetArrayDimension(m_firstType);</w:t>
      </w:r>
    </w:p>
    <w:p w14:paraId="6891DBF0" w14:textId="77777777" w:rsidR="00566B7F" w:rsidRPr="00566B7F" w:rsidRDefault="00566B7F" w:rsidP="00566B7F">
      <w:pPr>
        <w:pStyle w:val="Code"/>
        <w:rPr>
          <w:highlight w:val="white"/>
        </w:rPr>
      </w:pPr>
      <w:r w:rsidRPr="00566B7F">
        <w:rPr>
          <w:highlight w:val="white"/>
        </w:rPr>
        <w:t xml:space="preserve">            }</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77777777" w:rsidR="00566B7F" w:rsidRPr="00566B7F" w:rsidRDefault="00566B7F" w:rsidP="00566B7F">
      <w:pPr>
        <w:pStyle w:val="Code"/>
        <w:rPr>
          <w:highlight w:val="white"/>
        </w:rPr>
      </w:pP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77777777" w:rsidR="00566B7F" w:rsidRDefault="00566B7F" w:rsidP="00566B7F">
      <w:pPr>
        <w:pStyle w:val="Code"/>
        <w:rPr>
          <w:highlight w:val="white"/>
        </w:rPr>
      </w:pPr>
      <w:r w:rsidRPr="00566B7F">
        <w:rPr>
          <w:highlight w:val="white"/>
        </w:rPr>
        <w:t xml:space="preserve">            Assert.Error(!type.IsArray(),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77777777" w:rsidR="00E0239C" w:rsidRDefault="00566B7F" w:rsidP="00566B7F">
      <w:pPr>
        <w:pStyle w:val="Code"/>
        <w:rPr>
          <w:highlight w:val="white"/>
        </w:rPr>
      </w:pPr>
      <w:r w:rsidRPr="00566B7F">
        <w:rPr>
          <w:highlight w:val="white"/>
        </w:rPr>
        <w:t xml:space="preserve">            Assert.Error(!type.IsFunction(),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77777777" w:rsidR="00566B7F" w:rsidRPr="00566B7F" w:rsidRDefault="00566B7F" w:rsidP="00566B7F">
      <w:pPr>
        <w:pStyle w:val="Code"/>
        <w:rPr>
          <w:highlight w:val="white"/>
        </w:rPr>
      </w:pPr>
      <w:r w:rsidRPr="00566B7F">
        <w:rPr>
          <w:highlight w:val="white"/>
        </w:rPr>
        <w:t xml:space="preserve">            m_lastType.ReturnType = type;</w:t>
      </w:r>
    </w:p>
    <w:p w14:paraId="0A62A336" w14:textId="77777777" w:rsidR="00566B7F" w:rsidRPr="00566B7F" w:rsidRDefault="00566B7F" w:rsidP="00566B7F">
      <w:pPr>
        <w:pStyle w:val="Code"/>
        <w:rPr>
          <w:highlight w:val="white"/>
        </w:rPr>
      </w:pPr>
      <w:r w:rsidRPr="00566B7F">
        <w:rPr>
          <w:highlight w:val="white"/>
        </w:rPr>
        <w:t xml:space="preserve">            m_lastType = type;</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690443B5" w:rsidR="008F5511" w:rsidRPr="008F5511" w:rsidRDefault="008F5511" w:rsidP="008F5511">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8F5511">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8F5511">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a global </w:t>
        </w:r>
        <w:r w:rsidR="00AE29E2">
          <w:lastRenderedPageBreak/>
          <w:t xml:space="preserve">variable </w:t>
        </w:r>
      </w:ins>
      <w:r w:rsidR="00AE29E2">
        <w:t>becomes</w:t>
      </w:r>
      <w:ins w:id="5664" w:author="Stefan Bjornander" w:date="2015-04-25T18:27:00Z">
        <w:r w:rsidR="00AE29E2">
          <w:t xml:space="preserve"> static </w:t>
        </w:r>
      </w:ins>
      <w:r w:rsidR="00AE29E2">
        <w:t>while a</w:t>
      </w:r>
      <w:ins w:id="5665" w:author="Stefan Bjornander" w:date="2015-04-25T18:27:00Z">
        <w:r w:rsidR="00AE29E2">
          <w:t xml:space="preserve"> local variable </w:t>
        </w:r>
      </w:ins>
      <w:r w:rsidR="00AE29E2">
        <w:t>becomes</w:t>
      </w:r>
      <w:ins w:id="5666" w:author="Stefan Bjornander" w:date="2015-04-25T18:28:00Z">
        <w:r w:rsidR="00AE29E2">
          <w:t xml:space="preserve"> auto.</w:t>
        </w:r>
      </w:ins>
      <w:r w:rsidR="00AE29E2">
        <w:t xml:space="preserve"> In this book, t</w:t>
      </w:r>
      <w:ins w:id="5667"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8" w:author="Stefan Bjornander" w:date="2015-04-25T18:27:00Z">
        <w:r>
          <w:t xml:space="preserve">If the storage specifier is omitted a global variable is regarded as static and a local variable is </w:t>
        </w:r>
      </w:ins>
      <w:ins w:id="5669" w:author="Stefan Bjornander" w:date="2015-04-25T18:28:00Z">
        <w:r>
          <w:t>regarded as auto.</w:t>
        </w:r>
      </w:ins>
      <w:r>
        <w:t xml:space="preserve"> In this book, t</w:t>
      </w:r>
      <w:ins w:id="5670"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1" w:author="Stefan Bjornander" w:date="2015-04-25T10:11:00Z">
            <w:rPr>
              <w:rStyle w:val="CodeInText"/>
              <w:i w:val="0"/>
            </w:rPr>
          </w:rPrChange>
        </w:rPr>
        <w:t>typedef</w:t>
      </w:r>
      <w:r>
        <w:t>, in the table.</w:t>
      </w:r>
      <w:ins w:id="5672" w:author="Stefan Bjornander" w:date="2015-04-25T10:11:00Z">
        <w:r>
          <w:t xml:space="preserve"> In some compiler technique </w:t>
        </w:r>
      </w:ins>
      <w:r w:rsidR="00440B10">
        <w:t>textbooks,</w:t>
      </w:r>
      <w:ins w:id="5673" w:author="Stefan Bjornander" w:date="2015-04-25T10:11:00Z">
        <w:r>
          <w:t xml:space="preserve"> the table is called</w:t>
        </w:r>
      </w:ins>
      <w:ins w:id="5674" w:author="Stefan Bjornander" w:date="2015-04-25T10:14:00Z">
        <w:r>
          <w:t xml:space="preserve"> the </w:t>
        </w:r>
        <w:r>
          <w:rPr>
            <w:rStyle w:val="CodeInText"/>
            <w:rPrChange w:id="5675"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lastRenderedPageBreak/>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5541BC9E"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parameter in a function definition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A symbol is addressible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lastRenderedPageBreak/>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The value is given a name the reflexts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lastRenderedPageBreak/>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lastRenderedPageBreak/>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lastRenderedPageBreak/>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77777777" w:rsidR="009F7A62" w:rsidRPr="009F7A62" w:rsidRDefault="009F7A62" w:rsidP="009F7A62">
      <w:pPr>
        <w:pStyle w:val="Code"/>
        <w:rPr>
          <w:highlight w:val="white"/>
        </w:rPr>
      </w:pPr>
      <w:r w:rsidRPr="009F7A62">
        <w:rPr>
          <w:highlight w:val="white"/>
        </w:rPr>
        <w:t xml:space="preserve">    private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114CDCEA"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definitions, we need to evaluate the size of the array, in </w:t>
      </w:r>
      <w:r w:rsidR="000233CE">
        <w:t xml:space="preserve">initialized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uninitialized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4A37F41C" w14:textId="77777777" w:rsidR="00CD295E" w:rsidRPr="005926A0" w:rsidRDefault="00CD295E" w:rsidP="005926A0">
      <w:pPr>
        <w:pStyle w:val="Code"/>
        <w:rPr>
          <w:highlight w:val="white"/>
        </w:rPr>
      </w:pPr>
      <w:r w:rsidRPr="005926A0">
        <w:rPr>
          <w:highlight w:val="white"/>
        </w:rPr>
        <w:t xml:space="preserve">    public static bool IsConstant(Expression expression) {</w:t>
      </w:r>
    </w:p>
    <w:p w14:paraId="5F9CAC1D" w14:textId="7BFDDEA7" w:rsidR="00CD295E" w:rsidRPr="005926A0" w:rsidRDefault="00CD295E" w:rsidP="005926A0">
      <w:pPr>
        <w:pStyle w:val="Code"/>
        <w:rPr>
          <w:highlight w:val="white"/>
        </w:rPr>
      </w:pPr>
      <w:r w:rsidRPr="005926A0">
        <w:rPr>
          <w:highlight w:val="white"/>
        </w:rPr>
        <w:t xml:space="preserve">      Symbol </w:t>
      </w:r>
      <w:r w:rsidR="004036F0">
        <w:rPr>
          <w:highlight w:val="white"/>
        </w:rPr>
        <w:t>resultSymbol</w:t>
      </w:r>
      <w:r w:rsidRPr="005926A0">
        <w:rPr>
          <w:highlight w:val="white"/>
        </w:rPr>
        <w:t xml:space="preserve"> = expression.Symbol;</w:t>
      </w:r>
    </w:p>
    <w:p w14:paraId="1883BB7D" w14:textId="080462C7" w:rsidR="00CD295E" w:rsidRPr="005926A0" w:rsidRDefault="00CD295E" w:rsidP="005926A0">
      <w:pPr>
        <w:pStyle w:val="Code"/>
        <w:rPr>
          <w:highlight w:val="white"/>
        </w:rPr>
      </w:pPr>
      <w:r w:rsidRPr="005926A0">
        <w:rPr>
          <w:highlight w:val="white"/>
        </w:rPr>
        <w:t xml:space="preserve">      Type type = </w:t>
      </w:r>
      <w:r w:rsidR="004036F0">
        <w:rPr>
          <w:highlight w:val="white"/>
        </w:rPr>
        <w:t>resultSymbol</w:t>
      </w:r>
      <w:r w:rsidRPr="005926A0">
        <w:rPr>
          <w:highlight w:val="white"/>
        </w:rPr>
        <w:t>.Type;</w:t>
      </w:r>
    </w:p>
    <w:p w14:paraId="3B6447D4" w14:textId="6E9E8050" w:rsidR="005926A0" w:rsidRDefault="00CD295E" w:rsidP="005926A0">
      <w:pPr>
        <w:pStyle w:val="Code"/>
        <w:rPr>
          <w:highlight w:val="white"/>
        </w:rPr>
      </w:pPr>
      <w:r w:rsidRPr="005926A0">
        <w:rPr>
          <w:highlight w:val="white"/>
        </w:rPr>
        <w:t xml:space="preserve">      return (type.IsLogical() &amp;&amp; ((</w:t>
      </w:r>
      <w:r w:rsidR="004036F0">
        <w:rPr>
          <w:highlight w:val="white"/>
        </w:rPr>
        <w:t>resultSymbol</w:t>
      </w:r>
      <w:r w:rsidRPr="005926A0">
        <w:rPr>
          <w:highlight w:val="white"/>
        </w:rPr>
        <w:t>.TrueSet.Count == 0) ||</w:t>
      </w:r>
    </w:p>
    <w:p w14:paraId="10BC73EB" w14:textId="07E20912" w:rsidR="00CD295E" w:rsidRPr="005926A0" w:rsidRDefault="005926A0" w:rsidP="005926A0">
      <w:pPr>
        <w:pStyle w:val="Code"/>
        <w:rPr>
          <w:highlight w:val="white"/>
        </w:rPr>
      </w:pPr>
      <w:r>
        <w:rPr>
          <w:highlight w:val="white"/>
        </w:rPr>
        <w:t xml:space="preserve">             </w:t>
      </w:r>
      <w:r w:rsidR="00CD295E" w:rsidRPr="005926A0">
        <w:rPr>
          <w:highlight w:val="white"/>
        </w:rPr>
        <w:t xml:space="preserve"> </w:t>
      </w:r>
      <w:r>
        <w:rPr>
          <w:highlight w:val="white"/>
        </w:rPr>
        <w:t>(</w:t>
      </w:r>
      <w:r w:rsidR="004036F0">
        <w:rPr>
          <w:highlight w:val="white"/>
        </w:rPr>
        <w:t>resultSymbol</w:t>
      </w:r>
      <w:r w:rsidR="00CD295E" w:rsidRPr="005926A0">
        <w:rPr>
          <w:highlight w:val="white"/>
        </w:rPr>
        <w:t>.FalseSet.Count == 0))</w:t>
      </w:r>
      <w:r>
        <w:rPr>
          <w:highlight w:val="white"/>
        </w:rPr>
        <w:t>)</w:t>
      </w:r>
      <w:r w:rsidR="00CD295E" w:rsidRPr="005926A0">
        <w:rPr>
          <w:highlight w:val="white"/>
        </w:rPr>
        <w:t xml:space="preserve"> ||</w:t>
      </w:r>
    </w:p>
    <w:p w14:paraId="28B7B91E" w14:textId="02B09591" w:rsidR="00CD295E" w:rsidRPr="005926A0" w:rsidRDefault="00CD295E" w:rsidP="005926A0">
      <w:pPr>
        <w:pStyle w:val="Code"/>
        <w:rPr>
          <w:highlight w:val="white"/>
        </w:rPr>
      </w:pPr>
      <w:r w:rsidRPr="005926A0">
        <w:rPr>
          <w:highlight w:val="white"/>
        </w:rPr>
        <w:t xml:space="preserve">             (type.IsIntegralOrPointer() &amp;&amp; (</w:t>
      </w:r>
      <w:r w:rsidR="004036F0">
        <w:rPr>
          <w:highlight w:val="white"/>
        </w:rPr>
        <w:t>resultSymbol</w:t>
      </w:r>
      <w:r w:rsidRPr="005926A0">
        <w:rPr>
          <w:highlight w:val="white"/>
        </w:rPr>
        <w:t>.Value != null)) ||</w:t>
      </w:r>
    </w:p>
    <w:p w14:paraId="2B4576F6" w14:textId="380782EC" w:rsidR="00CD295E" w:rsidRPr="005926A0" w:rsidRDefault="00CD295E" w:rsidP="005926A0">
      <w:pPr>
        <w:pStyle w:val="Code"/>
        <w:rPr>
          <w:highlight w:val="white"/>
        </w:rPr>
      </w:pPr>
      <w:r w:rsidRPr="005926A0">
        <w:rPr>
          <w:highlight w:val="white"/>
        </w:rPr>
        <w:t xml:space="preserve">             (type.IsFloating() &amp;&amp; (</w:t>
      </w:r>
      <w:r w:rsidR="004036F0">
        <w:rPr>
          <w:highlight w:val="white"/>
        </w:rPr>
        <w:t>resultSymbol</w:t>
      </w:r>
      <w:r w:rsidRPr="005926A0">
        <w:rPr>
          <w:highlight w:val="white"/>
        </w:rPr>
        <w:t>.Value != null));</w:t>
      </w:r>
    </w:p>
    <w:p w14:paraId="22F184A6" w14:textId="77777777" w:rsidR="00CD295E" w:rsidRPr="005926A0" w:rsidRDefault="00CD295E" w:rsidP="005926A0">
      <w:pPr>
        <w:pStyle w:val="Code"/>
        <w:rPr>
          <w:highlight w:val="white"/>
        </w:rPr>
      </w:pPr>
      <w:r w:rsidRPr="005926A0">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lastRenderedPageBreak/>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CC87180"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4036F0">
        <w:rPr>
          <w:highlight w:val="white"/>
        </w:rPr>
        <w:t>resultSymbol</w:t>
      </w:r>
      <w:r w:rsidR="00E63C3A">
        <w:rPr>
          <w:highlight w:val="white"/>
        </w:rPr>
        <w:t xml:space="preserve"> with the jump set, depending on the value of the expression. If the value is true the jump set becomes the true set of the </w:t>
      </w:r>
      <w:r w:rsidR="004036F0">
        <w:rPr>
          <w:highlight w:val="white"/>
        </w:rPr>
        <w:t>resultSymbol</w:t>
      </w:r>
      <w:r w:rsidR="00E63C3A">
        <w:rPr>
          <w:highlight w:val="white"/>
        </w:rPr>
        <w:t xml:space="preserve">, and if the value is false the jump set becomes the false set of the </w:t>
      </w:r>
      <w:r w:rsidR="004036F0">
        <w:rPr>
          <w:highlight w:val="white"/>
        </w:rPr>
        <w:t>resultSymbol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right</w:t>
      </w:r>
      <w:r>
        <w:rPr>
          <w:highlight w:val="white"/>
        </w:rPr>
        <w:t xml:space="preserve">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w:t>
      </w:r>
      <w:r>
        <w:rPr>
          <w:highlight w:val="white"/>
        </w:rPr>
        <w:t xml:space="preserve">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w:t>
      </w:r>
      <w:r>
        <w:rPr>
          <w:highlight w:val="white"/>
        </w:rPr>
        <w:t>subtraction</w:t>
      </w:r>
      <w:r>
        <w:rPr>
          <w:highlight w:val="white"/>
        </w:rPr>
        <w:t xml:space="preserve">,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41CE1635" w14:textId="77777777" w:rsidR="002E00C1" w:rsidRDefault="00CD295E" w:rsidP="00CD295E">
      <w:pPr>
        <w:pStyle w:val="Code"/>
        <w:rPr>
          <w:highlight w:val="white"/>
        </w:rPr>
      </w:pPr>
      <w:r w:rsidRPr="00CD295E">
        <w:rPr>
          <w:highlight w:val="white"/>
        </w:rPr>
        <w:t xml:space="preserve">      MiddleCodeGenerator.AddMiddleCode(codeList,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77777777" w:rsidR="00CD295E" w:rsidRPr="00CD295E" w:rsidRDefault="00CD295E" w:rsidP="00CD295E">
      <w:pPr>
        <w:pStyle w:val="Code"/>
        <w:rPr>
          <w:highlight w:val="white"/>
        </w:rPr>
      </w:pPr>
      <w:r w:rsidRPr="00CD295E">
        <w:rPr>
          <w:highlight w:val="white"/>
        </w:rPr>
        <w:t xml:space="preserve">  </w:t>
      </w:r>
    </w:p>
    <w:p w14:paraId="28FB7D00" w14:textId="77777777" w:rsidR="00CD295E" w:rsidRPr="00CD295E" w:rsidRDefault="00CD295E" w:rsidP="00CD295E">
      <w:pPr>
        <w:pStyle w:val="Code"/>
        <w:rPr>
          <w:highlight w:val="white"/>
        </w:rPr>
      </w:pPr>
      <w:r w:rsidRPr="00CD295E">
        <w:rPr>
          <w:highlight w:val="white"/>
        </w:rPr>
        <w:t xml:space="preserve">    public static Expression LogicalNot(Expression expression) {</w:t>
      </w:r>
    </w:p>
    <w:p w14:paraId="52F73A39" w14:textId="77777777" w:rsidR="00CD295E" w:rsidRPr="00CD295E" w:rsidRDefault="00CD295E" w:rsidP="00CD295E">
      <w:pPr>
        <w:pStyle w:val="Code"/>
        <w:rPr>
          <w:highlight w:val="white"/>
        </w:rPr>
      </w:pPr>
      <w:r w:rsidRPr="00CD295E">
        <w:rPr>
          <w:highlight w:val="white"/>
        </w:rPr>
        <w:lastRenderedPageBreak/>
        <w:t xml:space="preserve">      if (IsConstant(expression)) {</w:t>
      </w:r>
    </w:p>
    <w:p w14:paraId="718172A6" w14:textId="77777777" w:rsidR="00CD295E" w:rsidRPr="00CD295E" w:rsidRDefault="00CD295E" w:rsidP="00CD295E">
      <w:pPr>
        <w:pStyle w:val="Code"/>
        <w:rPr>
          <w:highlight w:val="white"/>
        </w:rPr>
      </w:pPr>
      <w:r w:rsidRPr="00CD295E">
        <w:rPr>
          <w:highlight w:val="white"/>
        </w:rPr>
        <w:t xml:space="preserve">        expression = ToLogical(expression);</w:t>
      </w:r>
    </w:p>
    <w:p w14:paraId="0E183142"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51267AA1" w14:textId="77777777" w:rsidR="00CD295E" w:rsidRPr="00CD295E" w:rsidRDefault="00CD295E" w:rsidP="00CD295E">
      <w:pPr>
        <w:pStyle w:val="Code"/>
        <w:rPr>
          <w:highlight w:val="white"/>
        </w:rPr>
      </w:pPr>
      <w:r w:rsidRPr="00CD295E">
        <w:rPr>
          <w:highlight w:val="white"/>
        </w:rPr>
        <w:t xml:space="preserve">        MiddleCode jumpCode = new MiddleCode(MiddleOperator.Goto);</w:t>
      </w:r>
    </w:p>
    <w:p w14:paraId="4C3B6188" w14:textId="77777777" w:rsidR="00CD295E" w:rsidRPr="00CD295E" w:rsidRDefault="00CD295E" w:rsidP="00CD295E">
      <w:pPr>
        <w:pStyle w:val="Code"/>
        <w:rPr>
          <w:highlight w:val="white"/>
        </w:rPr>
      </w:pPr>
      <w:r w:rsidRPr="00CD295E">
        <w:rPr>
          <w:highlight w:val="white"/>
        </w:rPr>
        <w:t xml:space="preserve">        codeList.Add(jumpCode);</w:t>
      </w:r>
    </w:p>
    <w:p w14:paraId="1D197F97"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76408DE2" w14:textId="77777777" w:rsidR="00CD295E" w:rsidRPr="00CD295E" w:rsidRDefault="00CD295E" w:rsidP="00CD295E">
      <w:pPr>
        <w:pStyle w:val="Code"/>
        <w:rPr>
          <w:highlight w:val="white"/>
        </w:rPr>
      </w:pPr>
      <w:r w:rsidRPr="00CD295E">
        <w:rPr>
          <w:highlight w:val="white"/>
        </w:rPr>
        <w:t xml:space="preserve">        jumpSet.Add(jumpCode);</w:t>
      </w:r>
    </w:p>
    <w:p w14:paraId="259002A0" w14:textId="77777777" w:rsidR="00CD295E" w:rsidRPr="00CD295E" w:rsidRDefault="00CD295E" w:rsidP="00CD295E">
      <w:pPr>
        <w:pStyle w:val="Code"/>
        <w:rPr>
          <w:highlight w:val="white"/>
        </w:rPr>
      </w:pPr>
      <w:r w:rsidRPr="00CD295E">
        <w:rPr>
          <w:highlight w:val="white"/>
        </w:rPr>
        <w:t xml:space="preserve">        bool isTrue = (expression.Symbol.TrueSet.Count &gt; 0);</w:t>
      </w:r>
    </w:p>
    <w:p w14:paraId="743113BB" w14:textId="1748E786" w:rsidR="009032AA" w:rsidRDefault="009032AA" w:rsidP="009032AA">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w:t>
      </w:r>
      <w:r>
        <w:rPr>
          <w:highlight w:val="white"/>
        </w:rPr>
        <w:t>isTrue</w:t>
      </w:r>
      <w:r w:rsidRPr="0092263B">
        <w:rPr>
          <w:highlight w:val="white"/>
        </w:rPr>
        <w:t xml:space="preserve"> ? (new Symbol(jumpSet</w:t>
      </w:r>
      <w:r>
        <w:rPr>
          <w:highlight w:val="white"/>
        </w:rPr>
        <w:t>, null</w:t>
      </w:r>
      <w:r w:rsidRPr="0092263B">
        <w:rPr>
          <w:highlight w:val="white"/>
        </w:rPr>
        <w:t>))</w:t>
      </w:r>
    </w:p>
    <w:p w14:paraId="19CEF2A5" w14:textId="0B56AA9B" w:rsidR="009032AA" w:rsidRPr="0092263B" w:rsidRDefault="009032AA" w:rsidP="009032AA">
      <w:pPr>
        <w:pStyle w:val="Code"/>
        <w:rPr>
          <w:highlight w:val="white"/>
        </w:rPr>
      </w:pPr>
      <w:r>
        <w:rPr>
          <w:highlight w:val="white"/>
        </w:rPr>
        <w:t xml:space="preserve">  </w:t>
      </w:r>
      <w:r>
        <w:rPr>
          <w:highlight w:val="white"/>
        </w:rPr>
        <w:t xml:space="preserve">  </w:t>
      </w: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3A76252A" w14:textId="77777777" w:rsidR="00CD295E" w:rsidRPr="00CD295E" w:rsidRDefault="00CD295E" w:rsidP="00CD295E">
      <w:pPr>
        <w:pStyle w:val="Code"/>
        <w:rPr>
          <w:highlight w:val="white"/>
        </w:rPr>
      </w:pPr>
      <w:r w:rsidRPr="00CD295E">
        <w:rPr>
          <w:highlight w:val="white"/>
        </w:rPr>
        <w:t xml:space="preserve">        return (new Expression(symbol, null, codeList));</w:t>
      </w:r>
    </w:p>
    <w:p w14:paraId="617C920D" w14:textId="77777777" w:rsidR="00CD295E" w:rsidRPr="00CD295E" w:rsidRDefault="00CD295E" w:rsidP="00CD295E">
      <w:pPr>
        <w:pStyle w:val="Code"/>
        <w:rPr>
          <w:highlight w:val="white"/>
        </w:rPr>
      </w:pPr>
      <w:r w:rsidRPr="00CD295E">
        <w:rPr>
          <w:highlight w:val="white"/>
        </w:rPr>
        <w:t xml:space="preserve">      }</w:t>
      </w:r>
    </w:p>
    <w:p w14:paraId="02FBD5BE" w14:textId="77777777" w:rsidR="00CD295E" w:rsidRPr="00CD295E" w:rsidRDefault="00CD295E" w:rsidP="00CD295E">
      <w:pPr>
        <w:pStyle w:val="Code"/>
        <w:rPr>
          <w:highlight w:val="white"/>
        </w:rPr>
      </w:pPr>
    </w:p>
    <w:p w14:paraId="12438569" w14:textId="77777777" w:rsidR="00CD295E" w:rsidRPr="00CD295E" w:rsidRDefault="00CD295E" w:rsidP="00CD295E">
      <w:pPr>
        <w:pStyle w:val="Code"/>
        <w:rPr>
          <w:highlight w:val="white"/>
        </w:rPr>
      </w:pPr>
      <w:r w:rsidRPr="00CD295E">
        <w:rPr>
          <w:highlight w:val="white"/>
        </w:rPr>
        <w:t xml:space="preserve">      return null;</w:t>
      </w:r>
    </w:p>
    <w:p w14:paraId="4361C724" w14:textId="77777777" w:rsidR="00CD295E" w:rsidRPr="00CD295E" w:rsidRDefault="00CD295E" w:rsidP="00CD295E">
      <w:pPr>
        <w:pStyle w:val="Code"/>
        <w:rPr>
          <w:highlight w:val="white"/>
        </w:rPr>
      </w:pPr>
      <w:r w:rsidRPr="00CD295E">
        <w:rPr>
          <w:highlight w:val="white"/>
        </w:rPr>
        <w:t xml:space="preserve">    }</w:t>
      </w:r>
    </w:p>
    <w:p w14:paraId="19219130" w14:textId="77777777" w:rsidR="00CD295E" w:rsidRPr="00CD295E" w:rsidRDefault="00CD295E" w:rsidP="00CD295E">
      <w:pPr>
        <w:pStyle w:val="Code"/>
        <w:rPr>
          <w:highlight w:val="white"/>
        </w:rPr>
      </w:pPr>
    </w:p>
    <w:p w14:paraId="77BDEC68" w14:textId="77777777" w:rsidR="00C11110" w:rsidRDefault="00CD295E" w:rsidP="00CD295E">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77777777" w:rsidR="00CD295E" w:rsidRPr="00CD295E" w:rsidRDefault="00CD295E" w:rsidP="00CD295E">
      <w:pPr>
        <w:pStyle w:val="Code"/>
        <w:rPr>
          <w:highlight w:val="white"/>
        </w:rPr>
      </w:pPr>
      <w:r w:rsidRPr="00CD295E">
        <w:rPr>
          <w:highlight w:val="white"/>
        </w:rPr>
        <w:t xml:space="preserve">  </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0EDC9B5C" w14:textId="77777777" w:rsidR="00CD295E" w:rsidRPr="00CD295E" w:rsidRDefault="00CD295E" w:rsidP="00CD295E">
      <w:pPr>
        <w:pStyle w:val="Code"/>
        <w:rPr>
          <w:highlight w:val="white"/>
        </w:rPr>
      </w:pPr>
      <w:r w:rsidRPr="00CD295E">
        <w:rPr>
          <w:highlight w:val="white"/>
        </w:rPr>
        <w:t xml:space="preserve">      BigInteger value = (BigInteger) expression.Symbol.Value, resultValue = 0;</w:t>
      </w:r>
    </w:p>
    <w:p w14:paraId="4040DBA2" w14:textId="77777777" w:rsidR="00CD295E" w:rsidRPr="00CD295E" w:rsidRDefault="00CD295E" w:rsidP="00CD295E">
      <w:pPr>
        <w:pStyle w:val="Code"/>
        <w:rPr>
          <w:highlight w:val="white"/>
        </w:rPr>
      </w:pPr>
      <w:r w:rsidRPr="00CD295E">
        <w:rPr>
          <w:highlight w:val="white"/>
        </w:rPr>
        <w:t xml:space="preserve">    </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77777777" w:rsidR="00CD295E" w:rsidRPr="00CD295E" w:rsidRDefault="00CD295E" w:rsidP="00CD295E">
      <w:pPr>
        <w:pStyle w:val="Code"/>
        <w:rPr>
          <w:highlight w:val="white"/>
        </w:rPr>
      </w:pP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3B7FC92C" w14:textId="77777777"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77777777" w:rsidR="00CD295E" w:rsidRPr="00CD295E" w:rsidRDefault="00CD295E" w:rsidP="00CD295E">
      <w:pPr>
        <w:pStyle w:val="Code"/>
        <w:rPr>
          <w:highlight w:val="white"/>
        </w:rPr>
      </w:pP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77777777" w:rsidR="00CD295E" w:rsidRPr="00CD295E" w:rsidRDefault="00CD295E" w:rsidP="00CD295E">
      <w:pPr>
        <w:pStyle w:val="Code"/>
        <w:rPr>
          <w:highlight w:val="white"/>
        </w:rPr>
      </w:pPr>
    </w:p>
    <w:p w14:paraId="67062424"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3DFA30EE" w14:textId="77777777" w:rsidR="00C11110" w:rsidRDefault="00CD295E" w:rsidP="00CD295E">
      <w:pPr>
        <w:pStyle w:val="Code"/>
        <w:rPr>
          <w:highlight w:val="white"/>
        </w:rPr>
      </w:pPr>
      <w:r w:rsidRPr="00CD295E">
        <w:rPr>
          <w:highlight w:val="white"/>
        </w:rPr>
        <w:t xml:space="preserve">      MiddleCodeGenerator.AddMiddleCode(codeList, MiddleOperator.PushFloat,</w:t>
      </w:r>
    </w:p>
    <w:p w14:paraId="71A5656C" w14:textId="6BE46107" w:rsidR="00CD295E" w:rsidRP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184B438"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77777777" w:rsidR="00CD295E" w:rsidRPr="00CD295E" w:rsidRDefault="00CD295E" w:rsidP="00CD295E">
      <w:pPr>
        <w:pStyle w:val="Code"/>
        <w:rPr>
          <w:highlight w:val="white"/>
        </w:rPr>
      </w:pPr>
    </w:p>
    <w:p w14:paraId="29A708CF" w14:textId="77777777" w:rsidR="00CD295E" w:rsidRPr="00CD295E" w:rsidRDefault="00CD295E" w:rsidP="00CD295E">
      <w:pPr>
        <w:pStyle w:val="Code"/>
        <w:rPr>
          <w:highlight w:val="white"/>
        </w:rPr>
      </w:pPr>
      <w:r w:rsidRPr="00CD295E">
        <w:rPr>
          <w:highlight w:val="white"/>
        </w:rPr>
        <w:t xml:space="preserve">    public static Expression Cast(Expression fromExpression, Type toType) {</w:t>
      </w:r>
    </w:p>
    <w:p w14:paraId="0809C22C" w14:textId="77777777" w:rsidR="00CD295E" w:rsidRPr="00CD295E" w:rsidRDefault="00CD295E" w:rsidP="00CD295E">
      <w:pPr>
        <w:pStyle w:val="Code"/>
        <w:rPr>
          <w:highlight w:val="white"/>
        </w:rPr>
      </w:pPr>
      <w:r w:rsidRPr="00CD295E">
        <w:rPr>
          <w:highlight w:val="white"/>
        </w:rPr>
        <w:t xml:space="preserve">      if (!IsConstant(fromExpression))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77777777" w:rsidR="00CD295E" w:rsidRPr="00CD295E" w:rsidRDefault="00CD295E" w:rsidP="00CD295E">
      <w:pPr>
        <w:pStyle w:val="Code"/>
        <w:rPr>
          <w:highlight w:val="white"/>
        </w:rPr>
      </w:pPr>
      <w:r w:rsidRPr="00CD295E">
        <w:rPr>
          <w:highlight w:val="white"/>
        </w:rPr>
        <w:t xml:space="preserve">      Symbol fromSymbol = fromExpression.Symbol;</w:t>
      </w:r>
    </w:p>
    <w:p w14:paraId="6D699457" w14:textId="77777777" w:rsidR="00CD295E" w:rsidRPr="00CD295E" w:rsidRDefault="00CD295E" w:rsidP="00CD295E">
      <w:pPr>
        <w:pStyle w:val="Code"/>
        <w:rPr>
          <w:highlight w:val="white"/>
        </w:rPr>
      </w:pPr>
      <w:r w:rsidRPr="00CD295E">
        <w:rPr>
          <w:highlight w:val="white"/>
        </w:rPr>
        <w:t xml:space="preserve">      Type fromType = fromSymbol.Type;</w:t>
      </w:r>
    </w:p>
    <w:p w14:paraId="066CCE30" w14:textId="77777777" w:rsidR="00CD295E" w:rsidRPr="00CD295E" w:rsidRDefault="00CD295E" w:rsidP="00CD295E">
      <w:pPr>
        <w:pStyle w:val="Code"/>
        <w:rPr>
          <w:highlight w:val="white"/>
        </w:rPr>
      </w:pPr>
      <w:r w:rsidRPr="00CD295E">
        <w:rPr>
          <w:highlight w:val="white"/>
        </w:rPr>
        <w:t xml:space="preserve">      object fromValue = fromSymbol.Value;</w:t>
      </w:r>
    </w:p>
    <w:p w14:paraId="172EAF3A" w14:textId="77777777" w:rsidR="00CD295E" w:rsidRPr="00CD295E" w:rsidRDefault="00CD295E" w:rsidP="00CD295E">
      <w:pPr>
        <w:pStyle w:val="Code"/>
        <w:rPr>
          <w:highlight w:val="white"/>
        </w:rPr>
      </w:pPr>
    </w:p>
    <w:p w14:paraId="750508DA" w14:textId="77777777" w:rsidR="00CD295E" w:rsidRPr="00CD295E" w:rsidRDefault="00CD295E" w:rsidP="00CD295E">
      <w:pPr>
        <w:pStyle w:val="Code"/>
        <w:rPr>
          <w:highlight w:val="white"/>
        </w:rPr>
      </w:pPr>
      <w:r w:rsidRPr="00CD295E">
        <w:rPr>
          <w:highlight w:val="white"/>
        </w:rPr>
        <w:t xml:space="preserve">      if (fromType.Equals(toType)) {</w:t>
      </w:r>
    </w:p>
    <w:p w14:paraId="5D3189A8" w14:textId="77777777" w:rsidR="00CD295E" w:rsidRPr="00CD295E" w:rsidRDefault="00CD295E" w:rsidP="00CD295E">
      <w:pPr>
        <w:pStyle w:val="Code"/>
        <w:rPr>
          <w:highlight w:val="white"/>
        </w:rPr>
      </w:pPr>
      <w:r w:rsidRPr="00CD295E">
        <w:rPr>
          <w:highlight w:val="white"/>
        </w:rPr>
        <w:t xml:space="preserve">        return fromExpression;</w:t>
      </w:r>
    </w:p>
    <w:p w14:paraId="507AD29D" w14:textId="77777777" w:rsidR="00CD295E" w:rsidRPr="00CD295E" w:rsidRDefault="00CD295E" w:rsidP="00CD295E">
      <w:pPr>
        <w:pStyle w:val="Code"/>
        <w:rPr>
          <w:highlight w:val="white"/>
        </w:rPr>
      </w:pPr>
      <w:r w:rsidRPr="00CD295E">
        <w:rPr>
          <w:highlight w:val="white"/>
        </w:rPr>
        <w:t xml:space="preserve">      }</w:t>
      </w:r>
    </w:p>
    <w:p w14:paraId="3474E785" w14:textId="77777777" w:rsidR="00C11110" w:rsidRDefault="00CD295E" w:rsidP="00CD295E">
      <w:pPr>
        <w:pStyle w:val="Code"/>
        <w:rPr>
          <w:highlight w:val="white"/>
        </w:rPr>
      </w:pPr>
      <w:r w:rsidRPr="00CD295E">
        <w:rPr>
          <w:highlight w:val="white"/>
        </w:rPr>
        <w:t xml:space="preserve">      else if (((fromType.IsIntegralArrayOrPointer() &amp;&amp;</w:t>
      </w:r>
    </w:p>
    <w:p w14:paraId="12EEB00C" w14:textId="7E6A1367" w:rsidR="00CD295E" w:rsidRPr="00CD295E" w:rsidRDefault="00C11110" w:rsidP="00CD295E">
      <w:pPr>
        <w:pStyle w:val="Code"/>
        <w:rPr>
          <w:highlight w:val="white"/>
        </w:rPr>
      </w:pPr>
      <w:r>
        <w:rPr>
          <w:highlight w:val="white"/>
        </w:rPr>
        <w:t xml:space="preserve">                </w:t>
      </w:r>
      <w:r w:rsidR="00CD295E" w:rsidRPr="00CD295E">
        <w:rPr>
          <w:highlight w:val="white"/>
        </w:rPr>
        <w:t xml:space="preserve"> toType.IsIntegralArrayOrPointer()) ||</w:t>
      </w:r>
    </w:p>
    <w:p w14:paraId="510413C5" w14:textId="77777777" w:rsidR="00C11110" w:rsidRDefault="00CD295E" w:rsidP="00CD295E">
      <w:pPr>
        <w:pStyle w:val="Code"/>
        <w:rPr>
          <w:highlight w:val="white"/>
        </w:rPr>
      </w:pPr>
      <w:r w:rsidRPr="00CD295E">
        <w:rPr>
          <w:highlight w:val="white"/>
        </w:rPr>
        <w:t xml:space="preserve">               (fromType.IsFloating() &amp;&amp; toType.IsFloating())) &amp;&amp;</w:t>
      </w:r>
    </w:p>
    <w:p w14:paraId="69E47C1F" w14:textId="2EE97D80" w:rsidR="00CD295E" w:rsidRPr="00CD295E" w:rsidRDefault="00C11110" w:rsidP="00CD295E">
      <w:pPr>
        <w:pStyle w:val="Code"/>
        <w:rPr>
          <w:highlight w:val="white"/>
        </w:rPr>
      </w:pPr>
      <w:r>
        <w:rPr>
          <w:highlight w:val="white"/>
        </w:rPr>
        <w:t xml:space="preserve">               </w:t>
      </w:r>
      <w:r w:rsidR="00CD295E" w:rsidRPr="00CD295E">
        <w:rPr>
          <w:highlight w:val="white"/>
        </w:rPr>
        <w:t xml:space="preserve"> (fromType.Size() == toType.Size())) {</w:t>
      </w:r>
    </w:p>
    <w:p w14:paraId="7D7AA133" w14:textId="77777777" w:rsidR="00CD295E" w:rsidRPr="00CD295E" w:rsidRDefault="00CD295E" w:rsidP="00CD295E">
      <w:pPr>
        <w:pStyle w:val="Code"/>
        <w:rPr>
          <w:highlight w:val="white"/>
        </w:rPr>
      </w:pPr>
      <w:r w:rsidRPr="00CD295E">
        <w:rPr>
          <w:highlight w:val="white"/>
        </w:rPr>
        <w:t xml:space="preserve">        Symbol toSymbol = new Symbol(toType, fromValue);</w:t>
      </w:r>
    </w:p>
    <w:p w14:paraId="165A6154" w14:textId="77777777" w:rsidR="00CC47F2" w:rsidRDefault="00CD295E" w:rsidP="00CD295E">
      <w:pPr>
        <w:pStyle w:val="Code"/>
        <w:rPr>
          <w:highlight w:val="white"/>
        </w:rPr>
      </w:pPr>
      <w:r w:rsidRPr="00CD295E">
        <w:rPr>
          <w:highlight w:val="white"/>
        </w:rPr>
        <w:t xml:space="preserve">        return (new Expression(toSymbol, fromExpression.ShortList,</w:t>
      </w:r>
    </w:p>
    <w:p w14:paraId="64872FF7" w14:textId="7B95298B" w:rsidR="00CD295E" w:rsidRPr="00CD295E" w:rsidRDefault="00CC47F2" w:rsidP="00CD295E">
      <w:pPr>
        <w:pStyle w:val="Code"/>
        <w:rPr>
          <w:highlight w:val="white"/>
        </w:rPr>
      </w:pPr>
      <w:r>
        <w:rPr>
          <w:highlight w:val="white"/>
        </w:rPr>
        <w:t xml:space="preserve">                              </w:t>
      </w:r>
      <w:r w:rsidR="00CD295E" w:rsidRPr="00CD295E">
        <w:rPr>
          <w:highlight w:val="white"/>
        </w:rPr>
        <w:t xml:space="preserve"> fromExpression.LongList));</w:t>
      </w:r>
    </w:p>
    <w:p w14:paraId="3147FC1C" w14:textId="77777777" w:rsidR="00CD295E" w:rsidRPr="00CD295E" w:rsidRDefault="00CD295E" w:rsidP="00CD295E">
      <w:pPr>
        <w:pStyle w:val="Code"/>
        <w:rPr>
          <w:highlight w:val="white"/>
        </w:rPr>
      </w:pPr>
      <w:r w:rsidRPr="00CD295E">
        <w:rPr>
          <w:highlight w:val="white"/>
        </w:rPr>
        <w:t xml:space="preserve">      }</w:t>
      </w:r>
    </w:p>
    <w:p w14:paraId="319F8ECC" w14:textId="77777777" w:rsidR="00CD295E" w:rsidRPr="00CD295E" w:rsidRDefault="00CD295E" w:rsidP="00CD295E">
      <w:pPr>
        <w:pStyle w:val="Code"/>
        <w:rPr>
          <w:highlight w:val="white"/>
        </w:rPr>
      </w:pPr>
      <w:r w:rsidRPr="00CD295E">
        <w:rPr>
          <w:highlight w:val="white"/>
        </w:rPr>
        <w:t xml:space="preserve">      else if (fromType.IsLogical() &amp;&amp; toType.IsIntegralArrayOrPointer()) {</w:t>
      </w:r>
    </w:p>
    <w:p w14:paraId="6C05A089" w14:textId="77777777" w:rsidR="00CC47F2" w:rsidRDefault="00CD295E" w:rsidP="00CD295E">
      <w:pPr>
        <w:pStyle w:val="Code"/>
        <w:rPr>
          <w:highlight w:val="white"/>
        </w:rPr>
      </w:pPr>
      <w:r w:rsidRPr="00CD295E">
        <w:rPr>
          <w:highlight w:val="white"/>
        </w:rPr>
        <w:t xml:space="preserve">        if ((fromSymbol.TrueSet.Count &gt; 0) &amp;&amp;</w:t>
      </w:r>
    </w:p>
    <w:p w14:paraId="5135ECAB" w14:textId="18CF3E66" w:rsidR="00CD295E" w:rsidRPr="00CD295E" w:rsidRDefault="00CC47F2" w:rsidP="00CD295E">
      <w:pPr>
        <w:pStyle w:val="Code"/>
        <w:rPr>
          <w:highlight w:val="white"/>
        </w:rPr>
      </w:pPr>
      <w:r>
        <w:rPr>
          <w:highlight w:val="white"/>
        </w:rPr>
        <w:t xml:space="preserve">           </w:t>
      </w:r>
      <w:r w:rsidR="00CD295E" w:rsidRPr="00CD295E">
        <w:rPr>
          <w:highlight w:val="white"/>
        </w:rPr>
        <w:t xml:space="preserve"> (fromSymbol.FalseSet.Count == 0))</w:t>
      </w:r>
      <w:r>
        <w:rPr>
          <w:highlight w:val="white"/>
        </w:rPr>
        <w:t xml:space="preserve"> </w:t>
      </w:r>
      <w:r w:rsidR="00CD295E" w:rsidRPr="00CD295E">
        <w:rPr>
          <w:highlight w:val="white"/>
        </w:rPr>
        <w:t>{</w:t>
      </w:r>
    </w:p>
    <w:p w14:paraId="1CC53DAE" w14:textId="77777777" w:rsidR="00CD295E" w:rsidRPr="00CD295E" w:rsidRDefault="00CD295E" w:rsidP="00CD295E">
      <w:pPr>
        <w:pStyle w:val="Code"/>
        <w:rPr>
          <w:highlight w:val="white"/>
        </w:rPr>
      </w:pPr>
      <w:r w:rsidRPr="00CD295E">
        <w:rPr>
          <w:highlight w:val="white"/>
        </w:rPr>
        <w:t xml:space="preserve">          Symbol toSymbol = new Symbol(toType, (BigInteger) 1);</w:t>
      </w:r>
    </w:p>
    <w:p w14:paraId="55DC02B8" w14:textId="77777777" w:rsidR="00CD295E" w:rsidRPr="00CD295E" w:rsidRDefault="00CD295E" w:rsidP="00CD295E">
      <w:pPr>
        <w:pStyle w:val="Code"/>
        <w:rPr>
          <w:highlight w:val="white"/>
        </w:rPr>
      </w:pPr>
      <w:r w:rsidRPr="00CD295E">
        <w:rPr>
          <w:highlight w:val="white"/>
        </w:rPr>
        <w:t xml:space="preserve">          return (new Expression(toSymbol, null, null));</w:t>
      </w:r>
    </w:p>
    <w:p w14:paraId="746123C2" w14:textId="77777777" w:rsidR="00CD295E" w:rsidRPr="00CD295E" w:rsidRDefault="00CD295E" w:rsidP="00CD295E">
      <w:pPr>
        <w:pStyle w:val="Code"/>
        <w:rPr>
          <w:highlight w:val="white"/>
        </w:rPr>
      </w:pPr>
      <w:r w:rsidRPr="00CD295E">
        <w:rPr>
          <w:highlight w:val="white"/>
        </w:rPr>
        <w:t xml:space="preserve">        }</w:t>
      </w:r>
    </w:p>
    <w:p w14:paraId="3AF29246" w14:textId="77777777" w:rsidR="00CC47F2" w:rsidRDefault="00CD295E" w:rsidP="00CD295E">
      <w:pPr>
        <w:pStyle w:val="Code"/>
        <w:rPr>
          <w:highlight w:val="white"/>
        </w:rPr>
      </w:pPr>
      <w:r w:rsidRPr="00CD295E">
        <w:rPr>
          <w:highlight w:val="white"/>
        </w:rPr>
        <w:t xml:space="preserve">        else if ((fromSymbol.TrueSet.Count == 0) &amp;&amp;</w:t>
      </w:r>
    </w:p>
    <w:p w14:paraId="4DA5BE4A" w14:textId="308B5812" w:rsidR="00CD295E" w:rsidRPr="00CD295E" w:rsidRDefault="00CC47F2" w:rsidP="00CD295E">
      <w:pPr>
        <w:pStyle w:val="Code"/>
        <w:rPr>
          <w:highlight w:val="white"/>
        </w:rPr>
      </w:pPr>
      <w:r>
        <w:rPr>
          <w:highlight w:val="white"/>
        </w:rPr>
        <w:t xml:space="preserve">                </w:t>
      </w:r>
      <w:r w:rsidR="00CD295E" w:rsidRPr="00CD295E">
        <w:rPr>
          <w:highlight w:val="white"/>
        </w:rPr>
        <w:t xml:space="preserve"> (fromSymbol.FalseSet.Count &gt; 0)) {</w:t>
      </w:r>
    </w:p>
    <w:p w14:paraId="6A81FD9D" w14:textId="77777777" w:rsidR="00CD295E" w:rsidRPr="00CD295E" w:rsidRDefault="00CD295E" w:rsidP="00CD295E">
      <w:pPr>
        <w:pStyle w:val="Code"/>
        <w:rPr>
          <w:highlight w:val="white"/>
        </w:rPr>
      </w:pPr>
      <w:r w:rsidRPr="00CD295E">
        <w:rPr>
          <w:highlight w:val="white"/>
        </w:rPr>
        <w:t xml:space="preserve">          Symbol toSymbol = new Symbol(toType, (BigInteger) 0);</w:t>
      </w:r>
    </w:p>
    <w:p w14:paraId="17EB5CFC" w14:textId="77777777" w:rsidR="00CD295E" w:rsidRPr="00CD295E" w:rsidRDefault="00CD295E" w:rsidP="00CD295E">
      <w:pPr>
        <w:pStyle w:val="Code"/>
        <w:rPr>
          <w:highlight w:val="white"/>
        </w:rPr>
      </w:pPr>
      <w:r w:rsidRPr="00CD295E">
        <w:rPr>
          <w:highlight w:val="white"/>
        </w:rPr>
        <w:t xml:space="preserve">          return (new Expression(toSymbol,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77777777" w:rsidR="00CD295E" w:rsidRPr="00CD295E" w:rsidRDefault="00CD295E" w:rsidP="00CD295E">
      <w:pPr>
        <w:pStyle w:val="Code"/>
        <w:rPr>
          <w:highlight w:val="white"/>
        </w:rPr>
      </w:pPr>
      <w:r w:rsidRPr="00CD295E">
        <w:rPr>
          <w:highlight w:val="white"/>
        </w:rPr>
        <w:t xml:space="preserve">      }</w:t>
      </w:r>
    </w:p>
    <w:p w14:paraId="583A3833" w14:textId="77777777" w:rsidR="00CC47F2" w:rsidRDefault="00CD295E" w:rsidP="00CD295E">
      <w:pPr>
        <w:pStyle w:val="Code"/>
        <w:rPr>
          <w:highlight w:val="white"/>
        </w:rPr>
      </w:pPr>
      <w:r w:rsidRPr="00CD295E">
        <w:rPr>
          <w:highlight w:val="white"/>
        </w:rPr>
        <w:t xml:space="preserve">      else if (((fromType.IsIntegralArrayOrPointer() ||</w:t>
      </w:r>
    </w:p>
    <w:p w14:paraId="4C2090AE" w14:textId="21062AFA" w:rsidR="00CD295E" w:rsidRPr="00CD295E" w:rsidRDefault="00CC47F2" w:rsidP="00CD295E">
      <w:pPr>
        <w:pStyle w:val="Code"/>
        <w:rPr>
          <w:highlight w:val="white"/>
        </w:rPr>
      </w:pPr>
      <w:r>
        <w:rPr>
          <w:highlight w:val="white"/>
        </w:rPr>
        <w:t xml:space="preserve">               </w:t>
      </w:r>
      <w:r w:rsidR="00CD295E" w:rsidRPr="00CD295E">
        <w:rPr>
          <w:highlight w:val="white"/>
        </w:rPr>
        <w:t xml:space="preserve"> (fromValue is BigInteger)) ||</w:t>
      </w:r>
    </w:p>
    <w:p w14:paraId="448DD5EC" w14:textId="13B2BD50" w:rsidR="00CC47F2" w:rsidRDefault="00CD295E" w:rsidP="00CD295E">
      <w:pPr>
        <w:pStyle w:val="Code"/>
        <w:rPr>
          <w:highlight w:val="white"/>
        </w:rPr>
      </w:pPr>
      <w:r w:rsidRPr="00CD295E">
        <w:rPr>
          <w:highlight w:val="white"/>
        </w:rPr>
        <w:t xml:space="preserve">               (fromType.IsFloating() &amp;&amp; (fromValue is decimal))) &amp;&amp;</w:t>
      </w:r>
    </w:p>
    <w:p w14:paraId="185B45AB" w14:textId="5FDDDE40" w:rsidR="00CD295E" w:rsidRPr="00CD295E" w:rsidRDefault="00CC47F2" w:rsidP="00CD295E">
      <w:pPr>
        <w:pStyle w:val="Code"/>
        <w:rPr>
          <w:highlight w:val="white"/>
        </w:rPr>
      </w:pPr>
      <w:r>
        <w:rPr>
          <w:highlight w:val="white"/>
        </w:rPr>
        <w:t xml:space="preserve">               </w:t>
      </w:r>
      <w:r w:rsidR="00CD295E" w:rsidRPr="00CD295E">
        <w:rPr>
          <w:highlight w:val="white"/>
        </w:rPr>
        <w:t xml:space="preserve"> toType.IsLogical()) {</w:t>
      </w:r>
    </w:p>
    <w:p w14:paraId="008C7E87"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28DEA682" w14:textId="77777777" w:rsidR="00CD295E" w:rsidRPr="00CD295E" w:rsidRDefault="00CD295E" w:rsidP="00CD295E">
      <w:pPr>
        <w:pStyle w:val="Code"/>
        <w:rPr>
          <w:highlight w:val="white"/>
        </w:rPr>
      </w:pPr>
      <w:r w:rsidRPr="00CD295E">
        <w:rPr>
          <w:highlight w:val="white"/>
        </w:rPr>
        <w:t xml:space="preserve">        MiddleCode jumpCode = new MiddleCode(MiddleOperator.Goto);</w:t>
      </w:r>
    </w:p>
    <w:p w14:paraId="00A69C2D" w14:textId="77777777" w:rsidR="00CD295E" w:rsidRPr="00CD295E" w:rsidRDefault="00CD295E" w:rsidP="00CD295E">
      <w:pPr>
        <w:pStyle w:val="Code"/>
        <w:rPr>
          <w:highlight w:val="white"/>
        </w:rPr>
      </w:pPr>
      <w:r w:rsidRPr="00CD295E">
        <w:rPr>
          <w:highlight w:val="white"/>
        </w:rPr>
        <w:t xml:space="preserve">        codeList.Add(jumpCode);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lastRenderedPageBreak/>
        <w:t xml:space="preserve">        jumpSet.Add(jumpCode);</w:t>
      </w:r>
    </w:p>
    <w:p w14:paraId="2BA269FF" w14:textId="77777777" w:rsidR="00CD295E" w:rsidRPr="00CD295E" w:rsidRDefault="00CD295E" w:rsidP="00CD295E">
      <w:pPr>
        <w:pStyle w:val="Code"/>
        <w:rPr>
          <w:highlight w:val="white"/>
        </w:rPr>
      </w:pPr>
    </w:p>
    <w:p w14:paraId="10C933E8" w14:textId="77777777" w:rsidR="00CD295E" w:rsidRPr="00CD295E" w:rsidRDefault="00CD295E" w:rsidP="00CD295E">
      <w:pPr>
        <w:pStyle w:val="Code"/>
        <w:rPr>
          <w:highlight w:val="white"/>
        </w:rPr>
      </w:pPr>
      <w:r w:rsidRPr="00CD295E">
        <w:rPr>
          <w:highlight w:val="white"/>
        </w:rPr>
        <w:t xml:space="preserve">        Symbol toSymbol;</w:t>
      </w:r>
    </w:p>
    <w:p w14:paraId="309B3A6E" w14:textId="77777777" w:rsidR="005B0C44" w:rsidRDefault="00CD295E" w:rsidP="00CD295E">
      <w:pPr>
        <w:pStyle w:val="Code"/>
        <w:rPr>
          <w:highlight w:val="white"/>
        </w:rPr>
      </w:pPr>
      <w:r w:rsidRPr="00CD295E">
        <w:rPr>
          <w:highlight w:val="white"/>
        </w:rPr>
        <w:t xml:space="preserve">        if (fromValue.Equals(BigInteger.Zero) ||</w:t>
      </w:r>
    </w:p>
    <w:p w14:paraId="11D8FDB6" w14:textId="45C5E97C" w:rsidR="00CD295E" w:rsidRPr="00CD295E" w:rsidRDefault="005B0C44" w:rsidP="00CD295E">
      <w:pPr>
        <w:pStyle w:val="Code"/>
        <w:rPr>
          <w:highlight w:val="white"/>
        </w:rPr>
      </w:pPr>
      <w:r>
        <w:rPr>
          <w:highlight w:val="white"/>
        </w:rPr>
        <w:t xml:space="preserve">           </w:t>
      </w:r>
      <w:r w:rsidR="00CD295E" w:rsidRPr="00CD295E">
        <w:rPr>
          <w:highlight w:val="white"/>
        </w:rPr>
        <w:t xml:space="preserve"> fromValue.Equals((decimal) 0)) {</w:t>
      </w:r>
    </w:p>
    <w:p w14:paraId="4C89EBF5" w14:textId="77777777" w:rsidR="00CD295E" w:rsidRPr="00CD295E" w:rsidRDefault="00CD295E" w:rsidP="00CD295E">
      <w:pPr>
        <w:pStyle w:val="Code"/>
        <w:rPr>
          <w:highlight w:val="white"/>
        </w:rPr>
      </w:pPr>
      <w:r w:rsidRPr="00CD295E">
        <w:rPr>
          <w:highlight w:val="white"/>
        </w:rPr>
        <w:t xml:space="preserve">          toSymbol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77777777" w:rsidR="00CD295E" w:rsidRPr="00CD295E" w:rsidRDefault="00CD295E" w:rsidP="00CD295E">
      <w:pPr>
        <w:pStyle w:val="Code"/>
        <w:rPr>
          <w:highlight w:val="white"/>
        </w:rPr>
      </w:pPr>
      <w:r w:rsidRPr="00CD295E">
        <w:rPr>
          <w:highlight w:val="white"/>
        </w:rPr>
        <w:t xml:space="preserve">          toSymbol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77777777" w:rsidR="00CD295E" w:rsidRPr="00CD295E" w:rsidRDefault="00CD295E" w:rsidP="00CD295E">
      <w:pPr>
        <w:pStyle w:val="Code"/>
        <w:rPr>
          <w:highlight w:val="white"/>
        </w:rPr>
      </w:pPr>
    </w:p>
    <w:p w14:paraId="1F7F7C66" w14:textId="77777777" w:rsidR="00CD295E" w:rsidRPr="00CD295E" w:rsidRDefault="00CD295E" w:rsidP="00CD295E">
      <w:pPr>
        <w:pStyle w:val="Code"/>
        <w:rPr>
          <w:highlight w:val="white"/>
        </w:rPr>
      </w:pPr>
      <w:r w:rsidRPr="00CD295E">
        <w:rPr>
          <w:highlight w:val="white"/>
        </w:rPr>
        <w:t xml:space="preserve">        return (new Expression(toSymbol, null, codeList));</w:t>
      </w:r>
    </w:p>
    <w:p w14:paraId="78D41B69" w14:textId="77777777" w:rsidR="00CD295E" w:rsidRPr="00CD295E" w:rsidRDefault="00CD295E" w:rsidP="00CD295E">
      <w:pPr>
        <w:pStyle w:val="Code"/>
        <w:rPr>
          <w:highlight w:val="white"/>
        </w:rPr>
      </w:pPr>
      <w:r w:rsidRPr="00CD295E">
        <w:rPr>
          <w:highlight w:val="white"/>
        </w:rPr>
        <w:t xml:space="preserve">      }</w:t>
      </w:r>
    </w:p>
    <w:p w14:paraId="7C2C7A7C" w14:textId="77777777" w:rsidR="00CD295E" w:rsidRPr="00CD295E" w:rsidRDefault="00CD295E" w:rsidP="00CD295E">
      <w:pPr>
        <w:pStyle w:val="Code"/>
        <w:rPr>
          <w:highlight w:val="white"/>
        </w:rPr>
      </w:pPr>
      <w:r w:rsidRPr="00CD295E">
        <w:rPr>
          <w:highlight w:val="white"/>
        </w:rPr>
        <w:t xml:space="preserve">      else if ((fromValue is BigInteger) || (fromValue is decimal)) {</w:t>
      </w:r>
    </w:p>
    <w:p w14:paraId="5163E440" w14:textId="77777777" w:rsidR="00CD295E" w:rsidRPr="00CD295E" w:rsidRDefault="00CD295E" w:rsidP="00CD295E">
      <w:pPr>
        <w:pStyle w:val="Code"/>
        <w:rPr>
          <w:highlight w:val="white"/>
        </w:rPr>
      </w:pPr>
      <w:r w:rsidRPr="00CD295E">
        <w:rPr>
          <w:highlight w:val="white"/>
        </w:rPr>
        <w:t xml:space="preserve">        Symbol toSymbol = null;</w:t>
      </w:r>
    </w:p>
    <w:p w14:paraId="48FFD631" w14:textId="77777777" w:rsidR="00C65953" w:rsidRDefault="00CD295E" w:rsidP="00CD295E">
      <w:pPr>
        <w:pStyle w:val="Code"/>
        <w:rPr>
          <w:highlight w:val="white"/>
        </w:rPr>
      </w:pPr>
      <w:r w:rsidRPr="00CD295E">
        <w:rPr>
          <w:highlight w:val="white"/>
        </w:rPr>
        <w:t xml:space="preserve">        if (fromType.IsIntegralArrayOrPointer() &amp;&amp;</w:t>
      </w:r>
    </w:p>
    <w:p w14:paraId="0038592D" w14:textId="5568BE74" w:rsidR="00CD295E" w:rsidRPr="00CD295E" w:rsidRDefault="00C65953" w:rsidP="00CD295E">
      <w:pPr>
        <w:pStyle w:val="Code"/>
        <w:rPr>
          <w:highlight w:val="white"/>
        </w:rPr>
      </w:pPr>
      <w:r>
        <w:rPr>
          <w:highlight w:val="white"/>
        </w:rPr>
        <w:t xml:space="preserve">           </w:t>
      </w:r>
      <w:r w:rsidR="00CD295E" w:rsidRPr="00CD295E">
        <w:rPr>
          <w:highlight w:val="white"/>
        </w:rPr>
        <w:t xml:space="preserve"> toType.IsIntegralArrayOrPointer()) {</w:t>
      </w:r>
    </w:p>
    <w:p w14:paraId="0CC1B25F" w14:textId="77777777" w:rsidR="00CD295E" w:rsidRPr="00CD295E" w:rsidRDefault="00CD295E" w:rsidP="00CD295E">
      <w:pPr>
        <w:pStyle w:val="Code"/>
        <w:rPr>
          <w:highlight w:val="white"/>
        </w:rPr>
      </w:pPr>
      <w:r w:rsidRPr="00CD295E">
        <w:rPr>
          <w:highlight w:val="white"/>
        </w:rPr>
        <w:t xml:space="preserve">          toSymbol = new Symbol(toType, fromValue);</w:t>
      </w:r>
    </w:p>
    <w:p w14:paraId="7DE4A1A1" w14:textId="77777777" w:rsidR="00CD295E" w:rsidRPr="00CD295E" w:rsidRDefault="00CD295E" w:rsidP="00CD295E">
      <w:pPr>
        <w:pStyle w:val="Code"/>
        <w:rPr>
          <w:highlight w:val="white"/>
        </w:rPr>
      </w:pPr>
      <w:r w:rsidRPr="00CD295E">
        <w:rPr>
          <w:highlight w:val="white"/>
        </w:rPr>
        <w:t xml:space="preserve">        }</w:t>
      </w:r>
    </w:p>
    <w:p w14:paraId="471991C4" w14:textId="77777777" w:rsidR="00CD295E" w:rsidRPr="00CD295E" w:rsidRDefault="00CD295E" w:rsidP="00CD295E">
      <w:pPr>
        <w:pStyle w:val="Code"/>
        <w:rPr>
          <w:highlight w:val="white"/>
        </w:rPr>
      </w:pPr>
      <w:r w:rsidRPr="00CD295E">
        <w:rPr>
          <w:highlight w:val="white"/>
        </w:rPr>
        <w:t xml:space="preserve">        else if (fromType.IsIntegralArrayOrPointer() &amp;&amp; toType.IsFloating()) {</w:t>
      </w:r>
    </w:p>
    <w:p w14:paraId="3AF9F9AD" w14:textId="77777777" w:rsidR="00CD295E" w:rsidRPr="00CD295E" w:rsidRDefault="00CD295E" w:rsidP="00CD295E">
      <w:pPr>
        <w:pStyle w:val="Code"/>
        <w:rPr>
          <w:highlight w:val="white"/>
        </w:rPr>
      </w:pPr>
      <w:r w:rsidRPr="00CD295E">
        <w:rPr>
          <w:highlight w:val="white"/>
        </w:rPr>
        <w:t xml:space="preserve">          toSymbol = new Symbol(toType, (decimal) ((BigInteger) fromValue));</w:t>
      </w:r>
    </w:p>
    <w:p w14:paraId="22EC23C9" w14:textId="77777777" w:rsidR="00CD295E" w:rsidRPr="00CD295E" w:rsidRDefault="00CD295E" w:rsidP="00CD295E">
      <w:pPr>
        <w:pStyle w:val="Code"/>
        <w:rPr>
          <w:highlight w:val="white"/>
        </w:rPr>
      </w:pPr>
      <w:r w:rsidRPr="00CD295E">
        <w:rPr>
          <w:highlight w:val="white"/>
        </w:rPr>
        <w:t xml:space="preserve">        }</w:t>
      </w:r>
    </w:p>
    <w:p w14:paraId="5825A9DD" w14:textId="77777777" w:rsidR="00CD295E" w:rsidRPr="00CD295E" w:rsidRDefault="00CD295E" w:rsidP="00CD295E">
      <w:pPr>
        <w:pStyle w:val="Code"/>
        <w:rPr>
          <w:highlight w:val="white"/>
        </w:rPr>
      </w:pPr>
      <w:r w:rsidRPr="00CD295E">
        <w:rPr>
          <w:highlight w:val="white"/>
        </w:rPr>
        <w:t xml:space="preserve">        else if (fromType.IsFloating() &amp;&amp; toType.IsIntegralArrayOrPointer()) {</w:t>
      </w:r>
    </w:p>
    <w:p w14:paraId="37F266F1" w14:textId="77777777" w:rsidR="00CD295E" w:rsidRPr="00CD295E" w:rsidRDefault="00CD295E" w:rsidP="00CD295E">
      <w:pPr>
        <w:pStyle w:val="Code"/>
        <w:rPr>
          <w:highlight w:val="white"/>
        </w:rPr>
      </w:pPr>
      <w:r w:rsidRPr="00CD295E">
        <w:rPr>
          <w:highlight w:val="white"/>
        </w:rPr>
        <w:t xml:space="preserve">          toSymbol = new Symbol(toType, (BigInteger) ((decimal) fromValue));</w:t>
      </w:r>
    </w:p>
    <w:p w14:paraId="6963F55A" w14:textId="77777777" w:rsidR="00CD295E" w:rsidRPr="00CD295E" w:rsidRDefault="00CD295E" w:rsidP="00CD295E">
      <w:pPr>
        <w:pStyle w:val="Code"/>
        <w:rPr>
          <w:highlight w:val="white"/>
        </w:rPr>
      </w:pPr>
      <w:r w:rsidRPr="00CD295E">
        <w:rPr>
          <w:highlight w:val="white"/>
        </w:rPr>
        <w:t xml:space="preserve">        }</w:t>
      </w:r>
    </w:p>
    <w:p w14:paraId="3AC87AAD" w14:textId="77777777" w:rsidR="00CD295E" w:rsidRPr="00CD295E" w:rsidRDefault="00CD295E" w:rsidP="00CD295E">
      <w:pPr>
        <w:pStyle w:val="Code"/>
        <w:rPr>
          <w:highlight w:val="white"/>
        </w:rPr>
      </w:pPr>
      <w:r w:rsidRPr="00CD295E">
        <w:rPr>
          <w:highlight w:val="white"/>
        </w:rPr>
        <w:t xml:space="preserve">        else if (fromType.IsFloating() &amp;&amp; toType.IsFloating()) {</w:t>
      </w:r>
    </w:p>
    <w:p w14:paraId="381717CA" w14:textId="77777777" w:rsidR="00CD295E" w:rsidRPr="00CD295E" w:rsidRDefault="00CD295E" w:rsidP="00CD295E">
      <w:pPr>
        <w:pStyle w:val="Code"/>
        <w:rPr>
          <w:highlight w:val="white"/>
        </w:rPr>
      </w:pPr>
      <w:r w:rsidRPr="00CD295E">
        <w:rPr>
          <w:highlight w:val="white"/>
        </w:rPr>
        <w:t xml:space="preserve">          toSymbol = new Symbol(toType, fromValue);</w:t>
      </w:r>
    </w:p>
    <w:p w14:paraId="68F86B29" w14:textId="77777777" w:rsidR="00CD295E" w:rsidRPr="00CD295E" w:rsidRDefault="00CD295E" w:rsidP="00CD295E">
      <w:pPr>
        <w:pStyle w:val="Code"/>
        <w:rPr>
          <w:highlight w:val="white"/>
        </w:rPr>
      </w:pPr>
      <w:r w:rsidRPr="00CD295E">
        <w:rPr>
          <w:highlight w:val="white"/>
        </w:rPr>
        <w:t xml:space="preserve">        }</w:t>
      </w:r>
    </w:p>
    <w:p w14:paraId="1D33E860" w14:textId="77777777" w:rsidR="00CD295E" w:rsidRPr="00CD295E" w:rsidRDefault="00CD295E" w:rsidP="00CD295E">
      <w:pPr>
        <w:pStyle w:val="Code"/>
        <w:rPr>
          <w:highlight w:val="white"/>
        </w:rPr>
      </w:pPr>
      <w:r w:rsidRPr="00CD295E">
        <w:rPr>
          <w:highlight w:val="white"/>
        </w:rPr>
        <w:t xml:space="preserve">        else {</w:t>
      </w:r>
    </w:p>
    <w:p w14:paraId="6B66749A" w14:textId="77777777" w:rsidR="00CD295E" w:rsidRPr="00CD295E" w:rsidRDefault="00CD295E" w:rsidP="00CD295E">
      <w:pPr>
        <w:pStyle w:val="Code"/>
        <w:rPr>
          <w:highlight w:val="white"/>
        </w:rPr>
      </w:pPr>
      <w:r w:rsidRPr="00CD295E">
        <w:rPr>
          <w:highlight w:val="white"/>
        </w:rPr>
        <w:t xml:space="preserve">          Assert.Error(fromType + " to " + toType, Message.Invalid_type_cast);</w:t>
      </w:r>
    </w:p>
    <w:p w14:paraId="54942DF5" w14:textId="77777777" w:rsidR="00CD295E" w:rsidRPr="00CD295E" w:rsidRDefault="00CD295E" w:rsidP="00CD295E">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05FDD2A9" w14:textId="77777777" w:rsidR="00CD295E" w:rsidRPr="00CD295E" w:rsidRDefault="00CD295E" w:rsidP="00CD295E">
      <w:pPr>
        <w:pStyle w:val="Code"/>
        <w:rPr>
          <w:highlight w:val="white"/>
        </w:rPr>
      </w:pPr>
      <w:r w:rsidRPr="00CD295E">
        <w:rPr>
          <w:highlight w:val="white"/>
        </w:rPr>
        <w:t xml:space="preserve">        if (toType.IsFloating()) {</w:t>
      </w:r>
    </w:p>
    <w:p w14:paraId="1638BB69" w14:textId="77777777" w:rsidR="00C65953" w:rsidRDefault="00CD295E" w:rsidP="00CD295E">
      <w:pPr>
        <w:pStyle w:val="Code"/>
        <w:rPr>
          <w:highlight w:val="white"/>
        </w:rPr>
      </w:pPr>
      <w:r w:rsidRPr="00CD295E">
        <w:rPr>
          <w:highlight w:val="white"/>
        </w:rPr>
        <w:t xml:space="preserve">          MiddleCodeGenerator.</w:t>
      </w:r>
    </w:p>
    <w:p w14:paraId="758755BD" w14:textId="63639B6A" w:rsidR="00CD295E" w:rsidRPr="00CD295E" w:rsidRDefault="00C65953" w:rsidP="00CD295E">
      <w:pPr>
        <w:pStyle w:val="Code"/>
        <w:rPr>
          <w:highlight w:val="white"/>
        </w:rPr>
      </w:pPr>
      <w:r>
        <w:rPr>
          <w:highlight w:val="white"/>
        </w:rPr>
        <w:t xml:space="preserve">            </w:t>
      </w:r>
      <w:r w:rsidR="00CD295E" w:rsidRPr="00CD295E">
        <w:rPr>
          <w:highlight w:val="white"/>
        </w:rPr>
        <w:t>AddMiddleCode(codeList, MiddleOperator.PushFloat, toSymbol);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77777777" w:rsidR="00CD295E" w:rsidRPr="00CD295E" w:rsidRDefault="00CD295E" w:rsidP="00CD295E">
      <w:pPr>
        <w:pStyle w:val="Code"/>
        <w:rPr>
          <w:highlight w:val="white"/>
        </w:rPr>
      </w:pPr>
      <w:r w:rsidRPr="00CD295E">
        <w:rPr>
          <w:highlight w:val="white"/>
        </w:rPr>
        <w:t xml:space="preserve">        return (new Expression(toSymbol, null, codeList));</w:t>
      </w:r>
    </w:p>
    <w:p w14:paraId="167FBF6F" w14:textId="77777777" w:rsidR="00CD295E" w:rsidRPr="00CD295E" w:rsidRDefault="00CD295E" w:rsidP="00CD295E">
      <w:pPr>
        <w:pStyle w:val="Code"/>
        <w:rPr>
          <w:highlight w:val="white"/>
        </w:rPr>
      </w:pPr>
      <w:r w:rsidRPr="00CD295E">
        <w:rPr>
          <w:highlight w:val="white"/>
        </w:rPr>
        <w:t xml:space="preserve">      }</w:t>
      </w:r>
    </w:p>
    <w:p w14:paraId="3DDFCB9B" w14:textId="77777777" w:rsidR="00CD295E" w:rsidRPr="00CD295E" w:rsidRDefault="00CD295E" w:rsidP="00CD295E">
      <w:pPr>
        <w:pStyle w:val="Code"/>
        <w:rPr>
          <w:highlight w:val="white"/>
        </w:rPr>
      </w:pPr>
    </w:p>
    <w:p w14:paraId="4D92E1AF" w14:textId="77777777" w:rsidR="00CD295E" w:rsidRPr="00CD295E" w:rsidRDefault="00CD295E" w:rsidP="00CD295E">
      <w:pPr>
        <w:pStyle w:val="Code"/>
        <w:rPr>
          <w:highlight w:val="white"/>
        </w:rPr>
      </w:pPr>
      <w:r w:rsidRPr="00CD295E">
        <w:rPr>
          <w:highlight w:val="white"/>
        </w:rPr>
        <w:t xml:space="preserve">      return null;</w:t>
      </w:r>
    </w:p>
    <w:p w14:paraId="16E8D164" w14:textId="77777777" w:rsidR="00CD295E" w:rsidRPr="00CD295E" w:rsidRDefault="00CD295E" w:rsidP="00CD295E">
      <w:pPr>
        <w:pStyle w:val="Code"/>
        <w:rPr>
          <w:highlight w:val="white"/>
        </w:rPr>
      </w:pPr>
      <w:r w:rsidRPr="00CD295E">
        <w:rPr>
          <w:highlight w:val="white"/>
        </w:rPr>
        <w:t xml:space="preserve">    }</w:t>
      </w:r>
    </w:p>
    <w:p w14:paraId="7CB5A27F" w14:textId="77777777" w:rsidR="00CD295E" w:rsidRPr="00CD295E" w:rsidRDefault="00CD295E" w:rsidP="00CD295E">
      <w:pPr>
        <w:pStyle w:val="Code"/>
        <w:rPr>
          <w:highlight w:val="white"/>
        </w:rPr>
      </w:pPr>
      <w:r w:rsidRPr="00CD295E">
        <w:rPr>
          <w:highlight w:val="white"/>
        </w:rPr>
        <w:t xml:space="preserve">    </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77777777" w:rsidR="00CD295E" w:rsidRPr="00CD295E" w:rsidRDefault="00CD295E" w:rsidP="00CD295E">
      <w:pPr>
        <w:pStyle w:val="Code"/>
        <w:rPr>
          <w:highlight w:val="white"/>
        </w:rPr>
      </w:pPr>
      <w:r w:rsidRPr="00CD295E">
        <w:rPr>
          <w:highlight w:val="white"/>
        </w:rPr>
        <w:t xml:space="preserve">      </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7777777" w:rsidR="00076673" w:rsidRDefault="00CD295E" w:rsidP="00CD295E">
      <w:pPr>
        <w:pStyle w:val="Code"/>
        <w:rPr>
          <w:highlight w:val="white"/>
        </w:rPr>
      </w:pPr>
      <w:r w:rsidRPr="00CD295E">
        <w:rPr>
          <w:highlight w:val="white"/>
        </w:rPr>
        <w:t xml:space="preserve">        middleCodeList.Add(new MiddleCode(MiddleOperator.Init,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77777777" w:rsidR="00076673" w:rsidRDefault="00CD295E" w:rsidP="00CD295E">
      <w:pPr>
        <w:pStyle w:val="Code"/>
        <w:rPr>
          <w:highlight w:val="white"/>
        </w:rPr>
      </w:pPr>
      <w:r w:rsidRPr="00CD295E">
        <w:rPr>
          <w:highlight w:val="white"/>
        </w:rPr>
        <w:lastRenderedPageBreak/>
        <w:t xml:space="preserve">        middleCodeList.Add(new MiddleCode(MiddleOperator.InitZero,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77777777" w:rsidR="00CD295E" w:rsidRPr="00CD295E" w:rsidRDefault="00CD295E" w:rsidP="00CD295E">
      <w:pPr>
        <w:pStyle w:val="Code"/>
        <w:rPr>
          <w:highlight w:val="white"/>
        </w:rPr>
      </w:pP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77777777" w:rsidR="00CD295E" w:rsidRPr="00CD295E" w:rsidRDefault="00CD295E" w:rsidP="00CD295E">
      <w:pPr>
        <w:pStyle w:val="Code"/>
        <w:rPr>
          <w:highlight w:val="white"/>
        </w:rPr>
      </w:pPr>
    </w:p>
    <w:p w14:paraId="0ADCC2C9" w14:textId="77777777" w:rsidR="00CD295E" w:rsidRPr="00CD295E" w:rsidRDefault="00CD295E" w:rsidP="00CD295E">
      <w:pPr>
        <w:pStyle w:val="Code"/>
        <w:rPr>
          <w:highlight w:val="white"/>
        </w:rPr>
      </w:pPr>
      <w:r w:rsidRPr="00CD295E">
        <w:rPr>
          <w:highlight w:val="white"/>
        </w:rPr>
        <w:t xml:space="preserve">      if (Start.Windows) {</w:t>
      </w:r>
    </w:p>
    <w:p w14:paraId="52294AFF" w14:textId="77777777" w:rsidR="00CD295E" w:rsidRPr="00CD295E" w:rsidRDefault="00CD295E" w:rsidP="00CD295E">
      <w:pPr>
        <w:pStyle w:val="Code"/>
        <w:rPr>
          <w:highlight w:val="white"/>
        </w:rPr>
      </w:pPr>
      <w:r w:rsidRPr="00CD295E">
        <w:rPr>
          <w:highlight w:val="white"/>
        </w:rPr>
        <w:t xml:space="preserve">        List&lt;byte&gt; byteList = new List&lt;byte&gt;();</w:t>
      </w:r>
    </w:p>
    <w:p w14:paraId="152EF866" w14:textId="1CCC23C8" w:rsidR="00CD295E" w:rsidRPr="00CD295E" w:rsidRDefault="00CD295E" w:rsidP="00CD295E">
      <w:pPr>
        <w:pStyle w:val="Code"/>
        <w:rPr>
          <w:highlight w:val="white"/>
        </w:rPr>
      </w:pPr>
      <w:r w:rsidRPr="00CD295E">
        <w:rPr>
          <w:highlight w:val="white"/>
        </w:rPr>
        <w:t xml:space="preserve">        IDictionary&lt;int,string&gt; accessMap =</w:t>
      </w:r>
      <w:r w:rsidR="00E31C53">
        <w:rPr>
          <w:highlight w:val="white"/>
        </w:rPr>
        <w:t xml:space="preserve"> </w:t>
      </w:r>
      <w:r w:rsidRPr="00CD295E">
        <w:rPr>
          <w:highlight w:val="white"/>
        </w:rPr>
        <w:t>new Dictionary&lt;int,string&gt;();</w:t>
      </w:r>
    </w:p>
    <w:p w14:paraId="06FBBB12" w14:textId="77777777" w:rsidR="00E31C53" w:rsidRDefault="00CD295E" w:rsidP="00CD295E">
      <w:pPr>
        <w:pStyle w:val="Code"/>
        <w:rPr>
          <w:highlight w:val="white"/>
        </w:rPr>
      </w:pPr>
      <w:r w:rsidRPr="00CD295E">
        <w:rPr>
          <w:highlight w:val="white"/>
        </w:rPr>
        <w:t xml:space="preserve">        AssemblyCodeGenerator.</w:t>
      </w:r>
    </w:p>
    <w:p w14:paraId="77986334" w14:textId="77777777" w:rsidR="00E31C53" w:rsidRDefault="00E31C53" w:rsidP="00CD295E">
      <w:pPr>
        <w:pStyle w:val="Code"/>
        <w:rPr>
          <w:highlight w:val="white"/>
        </w:rPr>
      </w:pPr>
      <w:r>
        <w:rPr>
          <w:highlight w:val="white"/>
        </w:rPr>
        <w:t xml:space="preserve">          </w:t>
      </w:r>
      <w:r w:rsidR="00CD295E" w:rsidRPr="00CD295E">
        <w:rPr>
          <w:highlight w:val="white"/>
        </w:rPr>
        <w:t>GenerateTargetWindows(assemblyCodeList, byteList,</w:t>
      </w:r>
    </w:p>
    <w:p w14:paraId="7375AE06" w14:textId="591E5AFB" w:rsidR="00CD295E" w:rsidRPr="00CD295E" w:rsidRDefault="00E31C53" w:rsidP="00CD295E">
      <w:pPr>
        <w:pStyle w:val="Code"/>
        <w:rPr>
          <w:highlight w:val="white"/>
        </w:rPr>
      </w:pPr>
      <w:r>
        <w:rPr>
          <w:highlight w:val="white"/>
        </w:rPr>
        <w:t xml:space="preserve">                               </w:t>
      </w:r>
      <w:r w:rsidR="00CD295E" w:rsidRPr="00CD295E">
        <w:rPr>
          <w:highlight w:val="white"/>
        </w:rPr>
        <w:t xml:space="preserve"> accessMap, null, null);</w:t>
      </w:r>
    </w:p>
    <w:p w14:paraId="04A20801" w14:textId="77777777" w:rsidR="00CD295E" w:rsidRPr="00CD295E" w:rsidRDefault="00CD295E" w:rsidP="00CD295E">
      <w:pPr>
        <w:pStyle w:val="Code"/>
        <w:rPr>
          <w:highlight w:val="white"/>
        </w:rPr>
      </w:pPr>
      <w:r w:rsidRPr="00CD295E">
        <w:rPr>
          <w:highlight w:val="white"/>
        </w:rPr>
        <w:t xml:space="preserve">        return (new StaticSymbolWindows(uniqueName, byteList, accessMap));</w:t>
      </w:r>
    </w:p>
    <w:p w14:paraId="5719D086" w14:textId="77777777" w:rsidR="00CD295E" w:rsidRPr="00CD295E" w:rsidRDefault="00CD295E" w:rsidP="00CD295E">
      <w:pPr>
        <w:pStyle w:val="Code"/>
        <w:rPr>
          <w:highlight w:val="white"/>
        </w:rPr>
      </w:pPr>
      <w:r w:rsidRPr="00CD295E">
        <w:rPr>
          <w:highlight w:val="white"/>
        </w:rPr>
        <w:t xml:space="preserve">      }</w:t>
      </w:r>
    </w:p>
    <w:p w14:paraId="14618D6F" w14:textId="77777777" w:rsidR="00CD295E" w:rsidRPr="00CD295E" w:rsidRDefault="00CD295E" w:rsidP="00CD295E">
      <w:pPr>
        <w:pStyle w:val="Code"/>
        <w:rPr>
          <w:highlight w:val="white"/>
        </w:rPr>
      </w:pPr>
      <w:r w:rsidRPr="00CD295E">
        <w:rPr>
          <w:highlight w:val="white"/>
        </w:rPr>
        <w:t xml:space="preserve">      </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014DDD1D" w14:textId="77777777" w:rsidR="00E31C53" w:rsidRDefault="00CD295E" w:rsidP="00CD295E">
      <w:pPr>
        <w:pStyle w:val="Code"/>
        <w:rPr>
          <w:highlight w:val="white"/>
        </w:rPr>
      </w:pPr>
      <w:r w:rsidRPr="00CD295E">
        <w:rPr>
          <w:highlight w:val="white"/>
        </w:rPr>
        <w:t xml:space="preserve">        GenerateStaticInitializerLinux.TextList(assemblyCodeList, textList,</w:t>
      </w:r>
    </w:p>
    <w:p w14:paraId="5F6BC4AA" w14:textId="03F777AB" w:rsidR="00CD295E" w:rsidRPr="00CD295E" w:rsidRDefault="00E31C53" w:rsidP="00CD295E">
      <w:pPr>
        <w:pStyle w:val="Code"/>
        <w:rPr>
          <w:highlight w:val="white"/>
        </w:rPr>
      </w:pPr>
      <w:r>
        <w:rPr>
          <w:highlight w:val="white"/>
        </w:rPr>
        <w:t xml:space="preserve">                                               </w:t>
      </w:r>
      <w:r w:rsidR="00CD295E" w:rsidRPr="00CD295E">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1027D03F" w14:textId="77777777" w:rsidR="00CD295E" w:rsidRPr="00CD295E" w:rsidRDefault="00CD295E" w:rsidP="00CD295E">
      <w:pPr>
        <w:pStyle w:val="Code"/>
        <w:rPr>
          <w:highlight w:val="white"/>
        </w:rPr>
      </w:pP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0B7F0C08" w14:textId="4E3EEB1D" w:rsidR="00CD295E" w:rsidRPr="003F44A5" w:rsidRDefault="00CD295E" w:rsidP="003F44A5">
      <w:pPr>
        <w:pStyle w:val="Code"/>
      </w:pPr>
      <w:r w:rsidRPr="003F44A5">
        <w:rPr>
          <w:highlight w:val="white"/>
        </w:rPr>
        <w:t>}</w:t>
      </w:r>
    </w:p>
    <w:p w14:paraId="623F6BDC" w14:textId="77777777" w:rsidR="00BB508B" w:rsidRPr="00862B4D" w:rsidRDefault="00BB508B" w:rsidP="00862B4D"/>
    <w:p w14:paraId="240CCCC5" w14:textId="5A933FC1" w:rsidR="00EF74E4" w:rsidRPr="00EF74E4" w:rsidRDefault="00485A24" w:rsidP="00485A24">
      <w:pPr>
        <w:pStyle w:val="Rubrik1"/>
      </w:pPr>
      <w:r>
        <w:lastRenderedPageBreak/>
        <w:t>Initialization</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67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7" w:name="_Toc481936420"/>
      <w:r w:rsidRPr="00EC76D5">
        <w:t>Next-</w:t>
      </w:r>
      <w:r w:rsidR="00795872" w:rsidRPr="00EC76D5">
        <w:t xml:space="preserve">Double </w:t>
      </w:r>
      <w:r w:rsidR="00036C5E" w:rsidRPr="00EC76D5">
        <w:t xml:space="preserve">Goto </w:t>
      </w:r>
      <w:r w:rsidR="00795872" w:rsidRPr="00EC76D5">
        <w:t>Statements</w:t>
      </w:r>
      <w:bookmarkEnd w:id="567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67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67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67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7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0"/>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1" w:name="_Toc481936424"/>
      <w:r w:rsidRPr="00EC76D5">
        <w:t>Generation</w:t>
      </w:r>
      <w:bookmarkEnd w:id="568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2" w:name="_Ref418278230"/>
      <w:bookmarkStart w:id="5683" w:name="_Toc481936425"/>
      <w:r w:rsidRPr="00EC76D5">
        <w:t>Base Blocks Generation</w:t>
      </w:r>
      <w:bookmarkEnd w:id="5682"/>
      <w:bookmarkEnd w:id="5683"/>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4" w:name="_Toc481936426"/>
      <w:r w:rsidRPr="00EC76D5">
        <w:lastRenderedPageBreak/>
        <w:t>Live Sets Generation</w:t>
      </w:r>
      <w:bookmarkEnd w:id="5684"/>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5" w:name="_Toc481936427"/>
      <w:r w:rsidRPr="00EC76D5">
        <w:t>Path Sets</w:t>
      </w:r>
      <w:bookmarkEnd w:id="5685"/>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6" w:name="_Toc481936428"/>
      <w:r w:rsidRPr="00EC76D5">
        <w:t xml:space="preserve">Removal of </w:t>
      </w:r>
      <w:r w:rsidR="00BA6016" w:rsidRPr="00EC76D5">
        <w:t>Unused Code</w:t>
      </w:r>
      <w:bookmarkEnd w:id="5686"/>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7" w:name="_Toc481936429"/>
      <w:bookmarkStart w:id="5688" w:name="_Ref419628490"/>
      <w:r w:rsidRPr="00EC76D5">
        <w:lastRenderedPageBreak/>
        <w:t>Object Code Preparation</w:t>
      </w:r>
      <w:bookmarkEnd w:id="5687"/>
    </w:p>
    <w:p w14:paraId="754899A5" w14:textId="0065A2EE" w:rsidR="007E1080" w:rsidRPr="00EC76D5" w:rsidRDefault="001111A0" w:rsidP="00406266">
      <w:pPr>
        <w:pStyle w:val="Rubrik2"/>
      </w:pPr>
      <w:bookmarkStart w:id="5689" w:name="_Toc481936430"/>
      <w:r w:rsidRPr="00EC76D5">
        <w:t>Register</w:t>
      </w:r>
      <w:r w:rsidR="007E1080" w:rsidRPr="00EC76D5">
        <w:t xml:space="preserve"> Preparation</w:t>
      </w:r>
      <w:bookmarkEnd w:id="5689"/>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0" w:name="_Toc481936431"/>
      <w:r w:rsidRPr="00EC76D5">
        <w:lastRenderedPageBreak/>
        <w:t>Register Allocation</w:t>
      </w:r>
      <w:bookmarkEnd w:id="5690"/>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1" w:name="_Toc481936432"/>
      <w:r w:rsidRPr="00EC76D5">
        <w:lastRenderedPageBreak/>
        <w:t>Object</w:t>
      </w:r>
      <w:r w:rsidR="00AD7B52" w:rsidRPr="00EC76D5">
        <w:t xml:space="preserve"> Code Generation</w:t>
      </w:r>
      <w:bookmarkEnd w:id="5688"/>
      <w:bookmarkEnd w:id="5691"/>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2" w:name="_Toc481936433"/>
      <w:r w:rsidRPr="00EC76D5">
        <w:t xml:space="preserve">The </w:t>
      </w:r>
      <w:r w:rsidR="00C339AA" w:rsidRPr="00EC76D5">
        <w:t>Object</w:t>
      </w:r>
      <w:r w:rsidRPr="00EC76D5">
        <w:t xml:space="preserve"> Operator</w:t>
      </w:r>
      <w:bookmarkEnd w:id="5692"/>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77777777" w:rsidR="00EB2C40" w:rsidRPr="00EC76D5" w:rsidRDefault="00EB2C40" w:rsidP="00EB2C40">
      <w:pPr>
        <w:pStyle w:val="Code"/>
      </w:pPr>
      <w:r w:rsidRPr="00EC76D5">
        <w:t xml:space="preserve">                            fild_dword, fild_word, finit,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3" w:name="_Toc481936434"/>
      <w:r w:rsidRPr="00EC76D5">
        <w:t xml:space="preserve">The </w:t>
      </w:r>
      <w:r w:rsidR="00CA4231" w:rsidRPr="00EC76D5">
        <w:t>Object</w:t>
      </w:r>
      <w:r w:rsidRPr="00EC76D5">
        <w:t xml:space="preserve"> Code</w:t>
      </w:r>
      <w:bookmarkEnd w:id="5693"/>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77777777" w:rsidR="009B66F3" w:rsidRPr="00EC76D5" w:rsidRDefault="009B66F3" w:rsidP="009B66F3">
      <w:pPr>
        <w:pStyle w:val="Code"/>
      </w:pPr>
      <w:r w:rsidRPr="00EC76D5">
        <w:t xml:space="preserve">  public static final int MainInitSize = 31;</w:t>
      </w:r>
    </w:p>
    <w:p w14:paraId="33AB1939" w14:textId="77777777" w:rsidR="009B66F3" w:rsidRPr="00EC76D5" w:rsidRDefault="009B66F3" w:rsidP="009B66F3">
      <w:pPr>
        <w:pStyle w:val="Code"/>
      </w:pPr>
      <w:r w:rsidRPr="00EC76D5">
        <w:t xml:space="preserve">  public static final int MainInitArgsSize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4" w:name="_Toc481936435"/>
      <w:r w:rsidRPr="00EC76D5">
        <w:t>Object</w:t>
      </w:r>
      <w:r w:rsidR="00663AEB" w:rsidRPr="00EC76D5">
        <w:t xml:space="preserve"> Code</w:t>
      </w:r>
      <w:r w:rsidR="00884B6D" w:rsidRPr="00EC76D5">
        <w:t xml:space="preserve"> </w:t>
      </w:r>
      <w:r w:rsidRPr="00EC76D5">
        <w:t>Generation</w:t>
      </w:r>
      <w:bookmarkEnd w:id="5694"/>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5" w:name="_Ref419650505"/>
      <w:bookmarkStart w:id="5696" w:name="_Ref419653264"/>
      <w:bookmarkStart w:id="5697" w:name="_Toc481936436"/>
      <w:r w:rsidRPr="00EC76D5">
        <w:t>Object Code Generation</w:t>
      </w:r>
      <w:bookmarkEnd w:id="5695"/>
      <w:bookmarkEnd w:id="5696"/>
      <w:bookmarkEnd w:id="5697"/>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77777777" w:rsidR="002759C1" w:rsidRPr="00EC76D5" w:rsidRDefault="002759C1" w:rsidP="002759C1">
      <w:pPr>
        <w:pStyle w:val="Code"/>
      </w:pPr>
      <w:r w:rsidRPr="00EC76D5">
        <w:t xml:space="preserve">              GenerateInitializerStatic.generateByteTextList(Type.StringType,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77777777" w:rsidR="002759C1" w:rsidRPr="00EC76D5" w:rsidRDefault="002759C1" w:rsidP="002759C1">
      <w:pPr>
        <w:pStyle w:val="Code"/>
      </w:pPr>
      <w:r w:rsidRPr="00EC76D5">
        <w:t xml:space="preserve">              String stringName = GenerateInitializerStatic.generateValueName(Type.StringType,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77777777" w:rsidR="002759C1" w:rsidRPr="00EC76D5" w:rsidRDefault="002759C1" w:rsidP="002759C1">
      <w:pPr>
        <w:pStyle w:val="Code"/>
      </w:pPr>
      <w:r w:rsidRPr="00EC76D5">
        <w:t xml:space="preserve">  public void addInitCode()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7777777" w:rsidR="002759C1" w:rsidRPr="00EC76D5" w:rsidRDefault="002759C1" w:rsidP="002759C1">
      <w:pPr>
        <w:pStyle w:val="Code"/>
      </w:pPr>
      <w:r w:rsidRPr="00EC76D5">
        <w:t xml:space="preserve">    addObjectCode(ObjectOperator.comment, "Initialize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77777777" w:rsidR="002759C1" w:rsidRPr="00EC76D5" w:rsidRDefault="002759C1" w:rsidP="002759C1">
      <w:pPr>
        <w:pStyle w:val="Code"/>
      </w:pPr>
      <w:r w:rsidRPr="00EC76D5">
        <w:t xml:space="preserve">    addObjectCode(ObjectOperator.comment, "Initialize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77777777" w:rsidR="002759C1" w:rsidRPr="00EC76D5" w:rsidRDefault="002759C1" w:rsidP="002759C1">
      <w:pPr>
        <w:pStyle w:val="Code"/>
      </w:pPr>
      <w:r w:rsidRPr="00EC76D5">
        <w:t xml:space="preserve">    addObjectCode(ObjectOperator.comment, "Initialize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777777" w:rsidR="002759C1" w:rsidRPr="00EC76D5" w:rsidRDefault="002759C1" w:rsidP="002759C1">
      <w:pPr>
        <w:pStyle w:val="Code"/>
      </w:pPr>
      <w:r w:rsidRPr="00EC76D5">
        <w:t xml:space="preserve">    String label1 = Main.SeparatorId + "Initialize" + Main.SeparatorId + "1",</w:t>
      </w:r>
    </w:p>
    <w:p w14:paraId="2CF75F86" w14:textId="77777777" w:rsidR="002759C1" w:rsidRPr="00EC76D5" w:rsidRDefault="002759C1" w:rsidP="002759C1">
      <w:pPr>
        <w:pStyle w:val="Code"/>
      </w:pPr>
      <w:r w:rsidRPr="00EC76D5">
        <w:t xml:space="preserve">           label2 = Main.SeparatorId + "Initialize" + Main.SeparatorId + "2",</w:t>
      </w:r>
    </w:p>
    <w:p w14:paraId="2918635C" w14:textId="77777777" w:rsidR="002759C1" w:rsidRPr="00EC76D5" w:rsidRDefault="002759C1" w:rsidP="002759C1">
      <w:pPr>
        <w:pStyle w:val="Code"/>
      </w:pPr>
      <w:r w:rsidRPr="00EC76D5">
        <w:t xml:space="preserve">           label3 = Main.SeparatorId + "Initialize" + Main.SeparatorId + "3",</w:t>
      </w:r>
    </w:p>
    <w:p w14:paraId="27A8856F" w14:textId="77777777" w:rsidR="002759C1" w:rsidRPr="00EC76D5" w:rsidRDefault="002759C1" w:rsidP="002759C1">
      <w:pPr>
        <w:pStyle w:val="Code"/>
      </w:pPr>
      <w:r w:rsidRPr="00EC76D5">
        <w:t xml:space="preserve">           label4 = Main.SeparatorId + "Initialize" + Main.SeparatorId + "4",</w:t>
      </w:r>
    </w:p>
    <w:p w14:paraId="0713B1F8" w14:textId="77777777" w:rsidR="002759C1" w:rsidRPr="00EC76D5" w:rsidRDefault="002759C1" w:rsidP="002759C1">
      <w:pPr>
        <w:pStyle w:val="Code"/>
      </w:pPr>
      <w:r w:rsidRPr="00EC76D5">
        <w:t xml:space="preserve">           label5 = Main.SeparatorId + "Initialize" + Main.SeparatorId + "5";</w:t>
      </w:r>
    </w:p>
    <w:p w14:paraId="199F24E1" w14:textId="77777777" w:rsidR="002759C1" w:rsidRPr="00EC76D5" w:rsidRDefault="002759C1" w:rsidP="002759C1">
      <w:pPr>
        <w:pStyle w:val="Code"/>
      </w:pPr>
      <w:r w:rsidRPr="00EC76D5">
        <w:t xml:space="preserve">           </w:t>
      </w:r>
    </w:p>
    <w:p w14:paraId="09567E8B" w14:textId="77777777" w:rsidR="002759C1" w:rsidRPr="00EC76D5" w:rsidRDefault="002759C1" w:rsidP="002759C1">
      <w:pPr>
        <w:pStyle w:val="Code"/>
      </w:pPr>
      <w:r w:rsidRPr="00EC76D5">
        <w:t xml:space="preserve">    addObjectCode(ObjectOperator.comment,"Initialize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lastRenderedPageBreak/>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77777777" w:rsidR="002759C1" w:rsidRPr="00EC76D5" w:rsidRDefault="002759C1" w:rsidP="002759C1">
      <w:pPr>
        <w:pStyle w:val="Code"/>
      </w:pPr>
      <w:r w:rsidRPr="00EC76D5">
        <w:t xml:space="preserve">      GenerateInitializerStatic.generateByteTextList(Type.StringType,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lastRenderedPageBreak/>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lastRenderedPageBreak/>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lastRenderedPageBreak/>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lastRenderedPageBreak/>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lastRenderedPageBreak/>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698" w:name="_Ref420874022"/>
      <w:bookmarkStart w:id="5699" w:name="_Toc481936437"/>
      <w:r w:rsidRPr="00EC76D5">
        <w:lastRenderedPageBreak/>
        <w:t>The Linker</w:t>
      </w:r>
      <w:bookmarkEnd w:id="5698"/>
      <w:bookmarkEnd w:id="5699"/>
    </w:p>
    <w:p w14:paraId="08D8D409" w14:textId="58588CDE" w:rsidR="00DB29D5" w:rsidRPr="00EC76D5" w:rsidRDefault="00DB29D5" w:rsidP="00276387">
      <w:pPr>
        <w:pStyle w:val="Rubrik2"/>
      </w:pPr>
      <w:bookmarkStart w:id="5700" w:name="_Ref419646553"/>
      <w:bookmarkStart w:id="5701" w:name="_Toc481936438"/>
      <w:r w:rsidRPr="00EC76D5">
        <w:t>The Linker Class</w:t>
      </w:r>
      <w:bookmarkEnd w:id="5700"/>
      <w:bookmarkEnd w:id="5701"/>
    </w:p>
    <w:p w14:paraId="6E403FB9" w14:textId="77777777" w:rsidR="007503AC" w:rsidRPr="00EC76D5" w:rsidRDefault="007503AC" w:rsidP="007503AC">
      <w:r w:rsidRPr="00EC76D5">
        <w:t xml:space="preserve">The </w:t>
      </w:r>
      <w:r w:rsidRPr="00EC76D5">
        <w:rPr>
          <w:rStyle w:val="CodeInText"/>
        </w:rPr>
        <w:t>LinkerInfo</w:t>
      </w:r>
      <w:r w:rsidRPr="00EC76D5">
        <w:t xml:space="preserve"> class holds the information of a function definition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A37C7B" w:rsidRPr="00EC76D5">
        <w:t xml:space="preserve">initialization </w:t>
      </w:r>
      <w:r w:rsidR="008B097B" w:rsidRPr="00EC76D5">
        <w:t>data of the static variable.</w:t>
      </w:r>
      <w:r w:rsidR="007D0024" w:rsidRPr="00EC76D5">
        <w:t xml:space="preserve"> If the static variable is un</w:t>
      </w:r>
      <w:r w:rsidR="00892C3B" w:rsidRPr="00EC76D5">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2" w:name="_Toc481936439"/>
      <w:r w:rsidRPr="00EC76D5">
        <w:t>Generation</w:t>
      </w:r>
      <w:bookmarkEnd w:id="5702"/>
    </w:p>
    <w:p w14:paraId="664A849B" w14:textId="092EC2F0"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initialize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77777777" w:rsidR="00F5536D" w:rsidRPr="00EC76D5" w:rsidRDefault="00F5536D" w:rsidP="00F5536D">
      <w:pPr>
        <w:pStyle w:val="Code"/>
      </w:pPr>
      <w:r w:rsidRPr="00EC76D5">
        <w:t xml:space="preserve">    GenerateInitializerStatic.generateByteTextList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3" w:name="_Toc481936440"/>
      <w:r w:rsidRPr="00EC76D5">
        <w:lastRenderedPageBreak/>
        <w:t>Main Trace Generation</w:t>
      </w:r>
      <w:bookmarkEnd w:id="5703"/>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77777777"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initial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initialize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4" w:name="_Toc481936441"/>
      <w:r w:rsidRPr="00EC76D5">
        <w:lastRenderedPageBreak/>
        <w:t>Auxiliary Classes</w:t>
      </w:r>
      <w:bookmarkEnd w:id="5704"/>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5" w:name="_Toc481936442"/>
      <w:r w:rsidRPr="00EC76D5">
        <w:t>Error Handling</w:t>
      </w:r>
      <w:bookmarkEnd w:id="5705"/>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6" w:name="_Toc481936443"/>
      <w:r w:rsidRPr="00EC76D5">
        <w:t>Container Classes</w:t>
      </w:r>
      <w:bookmarkEnd w:id="5706"/>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7" w:name="_Toc481936444"/>
      <w:r w:rsidRPr="00EC76D5">
        <w:t xml:space="preserve">Ordered </w:t>
      </w:r>
      <w:r w:rsidR="004C5DAE" w:rsidRPr="00EC76D5">
        <w:t>Pair</w:t>
      </w:r>
      <w:bookmarkEnd w:id="5707"/>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08" w:name="_Toc481936445"/>
      <w:r w:rsidRPr="00EC76D5">
        <w:t>Unordered Pair</w:t>
      </w:r>
      <w:bookmarkEnd w:id="5708"/>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09" w:name="_Toc481936446"/>
      <w:r w:rsidRPr="00EC76D5">
        <w:t>Triple</w:t>
      </w:r>
      <w:bookmarkEnd w:id="5709"/>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0" w:name="_Toc481936447"/>
      <w:r w:rsidRPr="00EC76D5">
        <w:t>Tuple</w:t>
      </w:r>
      <w:bookmarkEnd w:id="5710"/>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1" w:name="_Toc481936448"/>
      <w:r w:rsidRPr="00EC76D5">
        <w:t xml:space="preserve">Undirected </w:t>
      </w:r>
      <w:r w:rsidR="004C5DAE" w:rsidRPr="00EC76D5">
        <w:t>Graph</w:t>
      </w:r>
      <w:bookmarkEnd w:id="5711"/>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2" w:name="_Toc481936449"/>
      <w:r w:rsidRPr="00EC76D5">
        <w:t>Addition and Removal of Vertices and Edges</w:t>
      </w:r>
      <w:bookmarkEnd w:id="5712"/>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3" w:name="_Toc481936450"/>
      <w:r w:rsidRPr="00EC76D5">
        <w:t>Graph Partition</w:t>
      </w:r>
      <w:bookmarkEnd w:id="5713"/>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r w:rsidRPr="00EC76D5">
        <w:rPr>
          <w:rStyle w:val="CodeInText"/>
        </w:rPr>
        <w:t>deepSearch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4" w:name="_Toc481936451"/>
      <w:r w:rsidRPr="00EC76D5">
        <w:t xml:space="preserve">Directed </w:t>
      </w:r>
      <w:r w:rsidR="00163CD4" w:rsidRPr="00EC76D5">
        <w:t>Graph</w:t>
      </w:r>
      <w:bookmarkEnd w:id="5714"/>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5" w:name="_Toc481936452"/>
      <w:r w:rsidRPr="00EC76D5">
        <w:lastRenderedPageBreak/>
        <w:t xml:space="preserve">The </w:t>
      </w:r>
      <w:r w:rsidR="002554E1" w:rsidRPr="00EC76D5">
        <w:t>Standard Library</w:t>
      </w:r>
      <w:bookmarkEnd w:id="5715"/>
    </w:p>
    <w:p w14:paraId="21B660CB" w14:textId="0EAC07D4" w:rsidR="00EE220E" w:rsidRPr="00EC76D5" w:rsidRDefault="00503728" w:rsidP="00265BDF">
      <w:pPr>
        <w:pStyle w:val="Rubrik2"/>
      </w:pPr>
      <w:bookmarkStart w:id="5716" w:name="_Toc481936453"/>
      <w:r w:rsidRPr="00EC76D5">
        <w:t>Integral and Floating Limits</w:t>
      </w:r>
      <w:bookmarkEnd w:id="5716"/>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7" w:name="_Toc481936454"/>
      <w:r w:rsidRPr="00EC76D5">
        <w:lastRenderedPageBreak/>
        <w:t>The A</w:t>
      </w:r>
      <w:r w:rsidR="00EE220E" w:rsidRPr="00EC76D5">
        <w:t>sser</w:t>
      </w:r>
      <w:r w:rsidR="008E5D1A" w:rsidRPr="00EC76D5">
        <w:t>t</w:t>
      </w:r>
      <w:r w:rsidRPr="00EC76D5">
        <w:t xml:space="preserve"> Macro</w:t>
      </w:r>
      <w:bookmarkEnd w:id="5717"/>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18" w:name="_Toc481936455"/>
      <w:r w:rsidRPr="00EC76D5">
        <w:t>Locale Data</w:t>
      </w:r>
      <w:bookmarkEnd w:id="5718"/>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19" w:name="_Toc481936456"/>
      <w:r w:rsidRPr="00EC76D5">
        <w:t>Character Types</w:t>
      </w:r>
      <w:bookmarkEnd w:id="5719"/>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0" w:name="_Toc481936457"/>
      <w:r w:rsidRPr="00EC76D5">
        <w:t>S</w:t>
      </w:r>
      <w:r w:rsidR="00EE220E" w:rsidRPr="00EC76D5">
        <w:t>tring</w:t>
      </w:r>
      <w:r w:rsidRPr="00EC76D5">
        <w:t>s</w:t>
      </w:r>
      <w:bookmarkEnd w:id="5720"/>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1" w:name="_Toc481936458"/>
      <w:r w:rsidRPr="00EC76D5">
        <w:t>Long Jumps</w:t>
      </w:r>
      <w:bookmarkEnd w:id="5721"/>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2" w:name="_Toc481936459"/>
      <w:r w:rsidRPr="00EC76D5">
        <w:t>Mathematical Functions</w:t>
      </w:r>
      <w:bookmarkEnd w:id="5722"/>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3" w:name="_Toc481936460"/>
      <w:r w:rsidRPr="00EC76D5">
        <w:t>Standard Input/Output</w:t>
      </w:r>
      <w:bookmarkEnd w:id="5723"/>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4" w:name="_Toc481936461"/>
      <w:r w:rsidRPr="00EC76D5">
        <w:t>Printing</w:t>
      </w:r>
      <w:bookmarkEnd w:id="5724"/>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5" w:name="_Toc481936462"/>
      <w:r w:rsidRPr="00EC76D5">
        <w:t>Scanning</w:t>
      </w:r>
      <w:bookmarkEnd w:id="5725"/>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6" w:name="_Toc481936463"/>
      <w:r w:rsidRPr="00EC76D5">
        <w:t>F</w:t>
      </w:r>
      <w:r w:rsidR="00AF06D6" w:rsidRPr="00EC76D5">
        <w:t xml:space="preserve">ile </w:t>
      </w:r>
      <w:r w:rsidRPr="00EC76D5">
        <w:t>H</w:t>
      </w:r>
      <w:r w:rsidR="00AF06D6" w:rsidRPr="00EC76D5">
        <w:t>andling</w:t>
      </w:r>
      <w:bookmarkEnd w:id="5726"/>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7" w:name="_Toc481936464"/>
      <w:r w:rsidRPr="00EC76D5">
        <w:t>The Standard Library</w:t>
      </w:r>
      <w:bookmarkEnd w:id="5727"/>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28" w:name="_Toc481936465"/>
      <w:r w:rsidRPr="00EC76D5">
        <w:t>T</w:t>
      </w:r>
      <w:r w:rsidR="00D62A8B" w:rsidRPr="00EC76D5">
        <w:t>ime</w:t>
      </w:r>
      <w:bookmarkEnd w:id="5728"/>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29" w:name="_Ref418406175"/>
      <w:bookmarkStart w:id="5730" w:name="_Toc481936466"/>
      <w:r w:rsidRPr="00EC76D5">
        <w:lastRenderedPageBreak/>
        <w:t>Main</w:t>
      </w:r>
      <w:r w:rsidR="001B32C0" w:rsidRPr="00EC76D5">
        <w:t>.java</w:t>
      </w:r>
      <w:bookmarkEnd w:id="5729"/>
      <w:bookmarkEnd w:id="5730"/>
    </w:p>
    <w:p w14:paraId="5A67EAB2" w14:textId="77777777" w:rsidR="007D596B" w:rsidRPr="00EC76D5" w:rsidRDefault="007D596B" w:rsidP="006A31DF">
      <w:pPr>
        <w:pStyle w:val="Rubrik1"/>
      </w:pPr>
      <w:bookmarkStart w:id="5731" w:name="_Ref417644950"/>
      <w:bookmarkStart w:id="5732" w:name="_Toc481936467"/>
      <w:r w:rsidRPr="00EC76D5">
        <w:lastRenderedPageBreak/>
        <w:t>The C Grammar</w:t>
      </w:r>
      <w:bookmarkEnd w:id="5731"/>
      <w:bookmarkEnd w:id="5732"/>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3" w:name="_Toc481936468"/>
      <w:r w:rsidRPr="00EC76D5">
        <w:t>The Preprocessor Grammar</w:t>
      </w:r>
      <w:bookmarkEnd w:id="5733"/>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4" w:name="_Toc481936469"/>
      <w:r w:rsidRPr="00EC76D5">
        <w:t xml:space="preserve">The </w:t>
      </w:r>
      <w:r w:rsidR="001C7B67" w:rsidRPr="00EC76D5">
        <w:t>Language</w:t>
      </w:r>
      <w:r w:rsidRPr="00EC76D5">
        <w:t xml:space="preserve"> Grammar</w:t>
      </w:r>
      <w:bookmarkEnd w:id="5734"/>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77777777" w:rsidR="00C71256" w:rsidRPr="00EC76D5" w:rsidRDefault="00C71256" w:rsidP="00C71256">
      <w:pPr>
        <w:pStyle w:val="Code"/>
      </w:pPr>
      <w:r w:rsidRPr="00EC76D5">
        <w:t xml:space="preserve">    </w:t>
      </w:r>
      <w:r w:rsidRPr="00EC76D5">
        <w:rPr>
          <w:i/>
        </w:rPr>
        <w:t>function</w:t>
      </w:r>
      <w:r w:rsidRPr="00EC76D5">
        <w:t>_</w:t>
      </w:r>
      <w:r w:rsidRPr="00EC76D5">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77777777" w:rsidR="00C71256" w:rsidRPr="00EC76D5" w:rsidRDefault="00C71256" w:rsidP="00C71256">
      <w:pPr>
        <w:pStyle w:val="Code"/>
      </w:pPr>
      <w:r w:rsidRPr="00EC76D5">
        <w:rPr>
          <w:i/>
        </w:rPr>
        <w:t>function</w:t>
      </w:r>
      <w:r w:rsidRPr="00EC76D5">
        <w:t>_</w:t>
      </w:r>
      <w:r w:rsidRPr="00EC76D5">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0E7D2B54" w:rsidR="00C71256" w:rsidRPr="00EC76D5" w:rsidRDefault="00C71256" w:rsidP="00C71256">
      <w:pPr>
        <w:pStyle w:val="Code"/>
      </w:pPr>
      <w:r w:rsidRPr="00EC76D5">
        <w:t xml:space="preserve">    </w:t>
      </w:r>
      <w:r w:rsidR="007946C9">
        <w:rPr>
          <w:i/>
        </w:rPr>
        <w:t>initialization_bitfield_</w:t>
      </w:r>
      <w:r w:rsidR="00AB7DF5">
        <w:rPr>
          <w:i/>
        </w:rPr>
        <w:t>pointer_declarator</w:t>
      </w:r>
      <w:r w:rsidRPr="00EC76D5">
        <w:t xml:space="preserve"> </w:t>
      </w:r>
    </w:p>
    <w:p w14:paraId="63EEDCF6" w14:textId="15D040D3"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7946C9">
        <w:rPr>
          <w:i/>
        </w:rPr>
        <w:t>initialization_bitfield_</w:t>
      </w:r>
      <w:r w:rsidR="00AB7DF5">
        <w:rPr>
          <w:i/>
        </w:rPr>
        <w:t>pointer_declarator</w:t>
      </w:r>
    </w:p>
    <w:p w14:paraId="5D9FBAA8" w14:textId="77777777" w:rsidR="00C71256" w:rsidRPr="00EC76D5" w:rsidRDefault="00C71256" w:rsidP="00C71256">
      <w:pPr>
        <w:pStyle w:val="Code"/>
      </w:pPr>
    </w:p>
    <w:p w14:paraId="53C8B172" w14:textId="2D1CD90B" w:rsidR="00C71256" w:rsidRPr="00EC76D5" w:rsidRDefault="007946C9" w:rsidP="00C71256">
      <w:pPr>
        <w:pStyle w:val="Code"/>
      </w:pPr>
      <w:r>
        <w:rPr>
          <w:i/>
        </w:rPr>
        <w:t>initialization_bitfield_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7DEA1A31"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77777777" w:rsidR="00C71256" w:rsidRPr="00EC76D5" w:rsidRDefault="00C71256" w:rsidP="00C71256">
      <w:pPr>
        <w:pStyle w:val="Code"/>
      </w:pPr>
      <w:r w:rsidRPr="00EC76D5">
        <w:rPr>
          <w:i/>
        </w:rPr>
        <w:t>initializer</w:t>
      </w:r>
      <w:r w:rsidRPr="00EC76D5">
        <w:t>_</w:t>
      </w:r>
      <w:r w:rsidRPr="00EC76D5">
        <w:rPr>
          <w:i/>
        </w:rPr>
        <w:t>list</w:t>
      </w:r>
      <w:r w:rsidRPr="00EC76D5">
        <w:t xml:space="preserve"> ::=</w:t>
      </w:r>
    </w:p>
    <w:p w14:paraId="28F1A640" w14:textId="77777777" w:rsidR="00C71256" w:rsidRPr="00EC76D5" w:rsidRDefault="00C71256" w:rsidP="00C71256">
      <w:pPr>
        <w:pStyle w:val="Code"/>
      </w:pPr>
      <w:r w:rsidRPr="00EC76D5">
        <w:t xml:space="preserve">    </w:t>
      </w:r>
      <w:r w:rsidRPr="00EC76D5">
        <w:rPr>
          <w:i/>
        </w:rPr>
        <w:t>initializer</w:t>
      </w:r>
      <w:r w:rsidRPr="00EC76D5">
        <w:t xml:space="preserve"> </w:t>
      </w:r>
    </w:p>
    <w:p w14:paraId="59839FD8" w14:textId="77777777" w:rsidR="00C71256" w:rsidRPr="00EC76D5" w:rsidRDefault="00C71256" w:rsidP="00C71256">
      <w:pPr>
        <w:pStyle w:val="Code"/>
      </w:pPr>
      <w:r w:rsidRPr="00EC76D5">
        <w:t xml:space="preserve">  |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i/>
        </w:rPr>
        <w:t>initializer</w:t>
      </w:r>
    </w:p>
    <w:p w14:paraId="2997FCF5" w14:textId="77777777" w:rsidR="00C71256" w:rsidRPr="00EC76D5" w:rsidRDefault="00C71256" w:rsidP="00C71256">
      <w:pPr>
        <w:pStyle w:val="Code"/>
      </w:pPr>
    </w:p>
    <w:p w14:paraId="46D01487" w14:textId="77777777" w:rsidR="00C71256" w:rsidRPr="00EC76D5" w:rsidRDefault="00C71256" w:rsidP="00C71256">
      <w:pPr>
        <w:pStyle w:val="Code"/>
      </w:pPr>
      <w:r w:rsidRPr="00EC76D5">
        <w:rPr>
          <w:i/>
        </w:rPr>
        <w:t>initializer</w:t>
      </w:r>
      <w:r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p>
    <w:p w14:paraId="46B7C550" w14:textId="77777777" w:rsidR="00C71256" w:rsidRPr="00EC76D5" w:rsidRDefault="00C71256" w:rsidP="00C71256">
      <w:pPr>
        <w:pStyle w:val="Code"/>
      </w:pPr>
      <w:r w:rsidRPr="00EC76D5">
        <w:lastRenderedPageBreak/>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5" w:name="_Toc481936470"/>
      <w:r w:rsidRPr="00EC76D5">
        <w:lastRenderedPageBreak/>
        <w:t>A</w:t>
      </w:r>
      <w:r w:rsidR="00281D34" w:rsidRPr="00EC76D5">
        <w:t xml:space="preserve"> Crash Course in C</w:t>
      </w:r>
      <w:bookmarkEnd w:id="573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6" w:name="_Toc320485572"/>
      <w:bookmarkStart w:id="5737" w:name="_Toc323656681"/>
      <w:bookmarkStart w:id="5738" w:name="_Toc324085419"/>
      <w:bookmarkStart w:id="5739" w:name="_Toc383781071"/>
      <w:bookmarkStart w:id="5740" w:name="_Toc481936471"/>
      <w:r w:rsidRPr="00EC76D5">
        <w:t>The Compiler and the Linker</w:t>
      </w:r>
      <w:bookmarkEnd w:id="5736"/>
      <w:bookmarkEnd w:id="5737"/>
      <w:bookmarkEnd w:id="5738"/>
      <w:bookmarkEnd w:id="5739"/>
      <w:bookmarkEnd w:id="5740"/>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4E56DA" w:rsidRPr="003F7CF1" w:rsidRDefault="004E56D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4E56DA" w:rsidRPr="003F7CF1" w:rsidRDefault="004E56DA"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4E56DA" w:rsidRPr="003F7CF1" w:rsidRDefault="004E56DA"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4E56DA" w:rsidRPr="003F7CF1" w:rsidRDefault="004E56D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4E56DA" w:rsidRPr="003F7CF1" w:rsidRDefault="004E56DA"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4E56DA" w:rsidRPr="003F7CF1" w:rsidRDefault="004E56DA"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4E56DA" w:rsidRPr="003F7CF1" w:rsidRDefault="004E56D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4E56DA" w:rsidRPr="003F7CF1" w:rsidRDefault="004E56DA"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4E56DA" w:rsidRPr="003F7CF1" w:rsidRDefault="004E56D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4E56DA" w:rsidRPr="003F7CF1" w:rsidRDefault="004E56DA"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4E56DA" w:rsidRPr="003F7CF1" w:rsidRDefault="004E56DA"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4E56DA" w:rsidRPr="003F7CF1" w:rsidRDefault="004E56DA"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4E56DA" w:rsidRPr="003F7CF1" w:rsidRDefault="004E56D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4E56DA" w:rsidRPr="003F7CF1" w:rsidRDefault="004E56DA"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4E56DA" w:rsidRPr="003F7CF1" w:rsidRDefault="004E56DA"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4E56DA" w:rsidRPr="003F7CF1" w:rsidRDefault="004E56DA"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4E56DA" w:rsidRPr="003F7CF1" w:rsidRDefault="004E56DA"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4E56DA" w:rsidRPr="003F7CF1" w:rsidRDefault="004E56D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1" w:name="_Toc320485573"/>
      <w:bookmarkStart w:id="5742" w:name="_Toc323656682"/>
      <w:bookmarkStart w:id="5743" w:name="_Toc324085420"/>
      <w:bookmarkStart w:id="5744" w:name="_Toc383781072"/>
      <w:bookmarkStart w:id="5745" w:name="_Toc481936472"/>
      <w:r w:rsidRPr="00EC76D5">
        <w:t>The Hello-World Program</w:t>
      </w:r>
      <w:bookmarkEnd w:id="5741"/>
      <w:bookmarkEnd w:id="5742"/>
      <w:bookmarkEnd w:id="5743"/>
      <w:bookmarkEnd w:id="5744"/>
      <w:bookmarkEnd w:id="5745"/>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6" w:name="_Toc320485574"/>
      <w:bookmarkStart w:id="5747" w:name="_Toc323656683"/>
      <w:bookmarkStart w:id="5748" w:name="_Toc324085421"/>
      <w:bookmarkStart w:id="5749" w:name="_Toc383781073"/>
      <w:bookmarkStart w:id="5750" w:name="_Toc481936473"/>
      <w:r w:rsidRPr="00EC76D5">
        <w:t>Comments</w:t>
      </w:r>
      <w:bookmarkEnd w:id="5746"/>
      <w:bookmarkEnd w:id="5747"/>
      <w:bookmarkEnd w:id="5748"/>
      <w:bookmarkEnd w:id="5749"/>
      <w:bookmarkEnd w:id="5750"/>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1"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2" w:author="Stefan Björnander" w:date="2012-05-06T23:23:00Z">
          <w:pPr>
            <w:pStyle w:val="Rubrik2"/>
          </w:pPr>
        </w:pPrChange>
      </w:pPr>
      <w:bookmarkStart w:id="5753" w:name="_Toc323656684"/>
      <w:bookmarkStart w:id="5754" w:name="_Toc324085422"/>
      <w:bookmarkStart w:id="5755" w:name="_Toc383781074"/>
      <w:bookmarkStart w:id="5756" w:name="_Toc481936474"/>
      <w:r w:rsidRPr="00EC76D5">
        <w:t>Types and Variables</w:t>
      </w:r>
      <w:bookmarkEnd w:id="5751"/>
      <w:bookmarkEnd w:id="5753"/>
      <w:bookmarkEnd w:id="5754"/>
      <w:bookmarkEnd w:id="5755"/>
      <w:bookmarkEnd w:id="575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7" w:name="_Toc320485576"/>
      <w:bookmarkStart w:id="5758" w:name="_Toc323656685"/>
      <w:bookmarkStart w:id="5759" w:name="_Toc324085423"/>
      <w:bookmarkStart w:id="5760" w:name="_Toc383781075"/>
      <w:bookmarkStart w:id="5761" w:name="_Ref383781525"/>
      <w:bookmarkStart w:id="5762" w:name="_Toc481936475"/>
      <w:r w:rsidRPr="00EC76D5">
        <w:t>Simple Types</w:t>
      </w:r>
      <w:bookmarkEnd w:id="5757"/>
      <w:bookmarkEnd w:id="5758"/>
      <w:bookmarkEnd w:id="5759"/>
      <w:bookmarkEnd w:id="5760"/>
      <w:bookmarkEnd w:id="5761"/>
      <w:bookmarkEnd w:id="576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3" w:name="_Toc320485577"/>
      <w:bookmarkStart w:id="5764" w:name="_Toc323656686"/>
      <w:bookmarkStart w:id="5765" w:name="_Toc324085424"/>
      <w:bookmarkStart w:id="5766" w:name="_Toc383781076"/>
      <w:bookmarkStart w:id="5767" w:name="_Toc481936476"/>
      <w:r w:rsidRPr="00EC76D5">
        <w:t>Variables</w:t>
      </w:r>
      <w:bookmarkEnd w:id="5763"/>
      <w:bookmarkEnd w:id="5764"/>
      <w:bookmarkEnd w:id="5765"/>
      <w:bookmarkEnd w:id="5766"/>
      <w:bookmarkEnd w:id="5767"/>
    </w:p>
    <w:p w14:paraId="1797A312" w14:textId="77777777" w:rsidR="00E80032" w:rsidRPr="00EC76D5" w:rsidRDefault="00E80032" w:rsidP="00E80032">
      <w:r w:rsidRPr="00EC76D5">
        <w:t>A variable can be regarded as a box in the memory. In almost every case, we do not need to know its exact memory address. A variable always has a name, a type, and a value. We define a variable by simple writing its type and name. If we want to, we can initialize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4E56DA" w:rsidRPr="003F7CF1" w:rsidRDefault="004E56D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4E56DA" w:rsidRPr="003F7CF1" w:rsidRDefault="004E56DA"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4E56DA" w:rsidRPr="003F7CF1" w:rsidRDefault="004E56DA"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4E56DA" w:rsidRPr="003F7CF1" w:rsidRDefault="004E56DA"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4E56DA" w:rsidRPr="003F7CF1" w:rsidRDefault="004E56DA"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4E56DA" w:rsidRPr="003F7CF1" w:rsidRDefault="004E56D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4E56DA" w:rsidRPr="003F7CF1" w:rsidRDefault="004E56D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4E56DA" w:rsidRPr="003F7CF1" w:rsidRDefault="004E56D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4E56DA" w:rsidRPr="003F7CF1" w:rsidRDefault="004E56DA"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4E56DA" w:rsidRPr="003F7CF1" w:rsidRDefault="004E56DA"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4E56DA" w:rsidRPr="003F7CF1" w:rsidRDefault="004E56DA"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4E56DA" w:rsidRPr="003F7CF1" w:rsidRDefault="004E56DA"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4E56DA" w:rsidRPr="003F7CF1" w:rsidRDefault="004E56DA"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4E56DA" w:rsidRPr="003F7CF1" w:rsidRDefault="004E56DA"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4E56DA" w:rsidRPr="003F7CF1" w:rsidRDefault="004E56DA"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4E56DA" w:rsidRPr="003F7CF1" w:rsidRDefault="004E56D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8" w:name="_Toc320485578"/>
      <w:bookmarkStart w:id="5769" w:name="_Toc323656687"/>
      <w:bookmarkStart w:id="5770" w:name="_Toc324085425"/>
      <w:bookmarkStart w:id="5771" w:name="_Toc383781077"/>
      <w:bookmarkStart w:id="5772" w:name="_Toc481936477"/>
      <w:bookmarkStart w:id="5773" w:name="_Toc320485579"/>
      <w:r w:rsidRPr="00EC76D5">
        <w:t>Constants</w:t>
      </w:r>
      <w:bookmarkEnd w:id="5768"/>
      <w:bookmarkEnd w:id="5769"/>
      <w:bookmarkEnd w:id="5770"/>
      <w:bookmarkEnd w:id="5771"/>
      <w:bookmarkEnd w:id="5772"/>
    </w:p>
    <w:p w14:paraId="32CDF69C" w14:textId="77777777" w:rsidR="00E80032" w:rsidRPr="00EC76D5" w:rsidRDefault="00E80032" w:rsidP="00E80032">
      <w:r w:rsidRPr="00EC76D5">
        <w:t>As the name implies, a constant is a variable whose value cannot be altered since it has been initialized. Unlike variables, constants must always be initialized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4" w:name="_Toc323656688"/>
      <w:bookmarkStart w:id="5775" w:name="_Toc324085426"/>
      <w:bookmarkStart w:id="5776" w:name="_Toc383781078"/>
      <w:bookmarkStart w:id="5777" w:name="_Toc481936478"/>
      <w:r w:rsidRPr="00EC76D5">
        <w:t>Output</w:t>
      </w:r>
      <w:bookmarkEnd w:id="5773"/>
      <w:bookmarkEnd w:id="5774"/>
      <w:bookmarkEnd w:id="5775"/>
      <w:bookmarkEnd w:id="5776"/>
      <w:bookmarkEnd w:id="5777"/>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8" w:name="_Toc320485580"/>
      <w:bookmarkStart w:id="5779" w:name="_Toc323656689"/>
      <w:bookmarkStart w:id="5780" w:name="_Toc324085427"/>
      <w:bookmarkStart w:id="5781" w:name="_Toc383781079"/>
      <w:bookmarkStart w:id="5782" w:name="_Toc481936479"/>
      <w:r w:rsidRPr="00EC76D5">
        <w:t>Input</w:t>
      </w:r>
      <w:bookmarkEnd w:id="5778"/>
      <w:bookmarkEnd w:id="5779"/>
      <w:bookmarkEnd w:id="5780"/>
      <w:bookmarkEnd w:id="5781"/>
      <w:bookmarkEnd w:id="5782"/>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3"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5" w:name="_Toc323656690"/>
      <w:bookmarkStart w:id="5786" w:name="_Toc324085428"/>
      <w:bookmarkStart w:id="5787" w:name="_Toc383781080"/>
      <w:bookmarkStart w:id="5788" w:name="_Toc481936480"/>
      <w:r w:rsidRPr="00EC76D5">
        <w:t>Enumerations</w:t>
      </w:r>
      <w:bookmarkEnd w:id="5783"/>
      <w:bookmarkEnd w:id="5785"/>
      <w:bookmarkEnd w:id="5786"/>
      <w:bookmarkEnd w:id="5787"/>
      <w:bookmarkEnd w:id="578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9" w:name="_Toc320485582"/>
      <w:bookmarkStart w:id="5790" w:name="_Toc323656691"/>
      <w:bookmarkStart w:id="5791" w:name="_Toc324085429"/>
      <w:bookmarkStart w:id="5792" w:name="_Toc383781081"/>
      <w:bookmarkStart w:id="5793" w:name="_Toc481936481"/>
      <w:r w:rsidRPr="00EC76D5">
        <w:t>Arrays</w:t>
      </w:r>
      <w:bookmarkEnd w:id="5789"/>
      <w:bookmarkEnd w:id="5790"/>
      <w:bookmarkEnd w:id="5791"/>
      <w:bookmarkEnd w:id="5792"/>
      <w:bookmarkEnd w:id="579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4E56DA" w:rsidRPr="003F7CF1" w:rsidRDefault="004E56D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4E56DA" w:rsidRPr="003F7CF1" w:rsidRDefault="004E56DA"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4E56DA" w:rsidRPr="003F7CF1" w:rsidRDefault="004E56DA"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4E56DA" w:rsidRPr="003F7CF1" w:rsidRDefault="004E56D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4E56DA" w:rsidRPr="003F7CF1" w:rsidRDefault="004E56D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4E56DA" w:rsidRPr="003F7CF1" w:rsidRDefault="004E56D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4E56DA" w:rsidRPr="003F7CF1" w:rsidRDefault="004E56D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4E56DA" w:rsidRPr="003F7CF1" w:rsidRDefault="004E56DA"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4E56DA" w:rsidRPr="003F7CF1" w:rsidRDefault="004E56D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4E56DA" w:rsidRPr="003F7CF1" w:rsidRDefault="004E56DA"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4E56DA" w:rsidRPr="003F7CF1" w:rsidRDefault="004E56DA"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4E56DA" w:rsidRPr="003F7CF1" w:rsidRDefault="004E56DA"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4E56DA" w:rsidRPr="003F7CF1" w:rsidRDefault="004E56D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4E56DA" w:rsidRPr="003F7CF1" w:rsidRDefault="004E56D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4E56DA" w:rsidRPr="003F7CF1" w:rsidRDefault="004E56D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4E56DA" w:rsidRPr="003F7CF1" w:rsidRDefault="004E56D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4E56DA" w:rsidRPr="003F7CF1" w:rsidRDefault="004E56D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4E56DA" w:rsidRPr="003F7CF1" w:rsidRDefault="004E56D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4E56DA" w:rsidRPr="003F7CF1" w:rsidRDefault="004E56D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4E56DA" w:rsidRPr="003F7CF1" w:rsidRDefault="004E56D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4E56DA" w:rsidRPr="003F7CF1" w:rsidRDefault="004E56D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4E56DA" w:rsidRPr="003F7CF1" w:rsidRDefault="004E56D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4E56DA" w:rsidRPr="003F7CF1" w:rsidRDefault="004E56D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4E56DA" w:rsidRPr="003F7CF1" w:rsidRDefault="004E56D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4E56DA" w:rsidRPr="003F7CF1" w:rsidRDefault="004E56D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4E56DA" w:rsidRPr="003F7CF1" w:rsidRDefault="004E56DA"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4E56DA" w:rsidRPr="003F7CF1" w:rsidRDefault="004E56D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4E56DA" w:rsidRPr="003F7CF1" w:rsidRDefault="004E56D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4E56DA" w:rsidRPr="003F7CF1" w:rsidRDefault="004E56D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4E56DA" w:rsidRPr="003F7CF1" w:rsidRDefault="004E56DA"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4E56DA" w:rsidRPr="003F7CF1" w:rsidRDefault="004E56DA"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4E56DA" w:rsidRPr="003F7CF1" w:rsidRDefault="004E56DA"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4E56DA" w:rsidRPr="003F7CF1" w:rsidRDefault="004E56DA"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4E56DA" w:rsidRPr="003F7CF1" w:rsidRDefault="004E56DA"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4E56DA" w:rsidRPr="003F7CF1" w:rsidRDefault="004E56DA"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4E56DA" w:rsidRPr="003F7CF1" w:rsidRDefault="004E56DA"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4E56DA" w:rsidRPr="003F7CF1" w:rsidRDefault="004E56DA"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4E56DA" w:rsidRPr="003F7CF1" w:rsidRDefault="004E56DA"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4E56DA" w:rsidRPr="003F7CF1" w:rsidRDefault="004E56DA"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4E56DA" w:rsidRPr="003F7CF1" w:rsidRDefault="004E56DA"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4E56DA" w:rsidRPr="003F7CF1" w:rsidRDefault="004E56DA"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4E56DA" w:rsidRPr="003F7CF1" w:rsidRDefault="004E56DA"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4E56DA" w:rsidRPr="003F7CF1" w:rsidRDefault="004E56DA"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4E56DA" w:rsidRPr="003F7CF1" w:rsidRDefault="004E56DA"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4E56DA" w:rsidRPr="003F7CF1" w:rsidRDefault="004E56DA"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4E56DA" w:rsidRPr="003F7CF1" w:rsidRDefault="004E56DA"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4E56DA" w:rsidRPr="003F7CF1" w:rsidRDefault="004E56DA"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4E56DA" w:rsidRPr="003F7CF1" w:rsidRDefault="004E56DA"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4E56DA" w:rsidRPr="003F7CF1" w:rsidRDefault="004E56DA"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4E56DA" w:rsidRPr="003F7CF1" w:rsidRDefault="004E56DA"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4E56DA" w:rsidRPr="003F7CF1" w:rsidRDefault="004E56DA"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4E56DA" w:rsidRPr="003F7CF1" w:rsidRDefault="004E56DA"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4E56DA" w:rsidRPr="003F7CF1" w:rsidRDefault="004E56DA"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4E56DA" w:rsidRPr="003F7CF1" w:rsidRDefault="004E56DA"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4E56DA" w:rsidRPr="003F7CF1" w:rsidRDefault="004E56DA"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4E56DA" w:rsidRPr="003F7CF1" w:rsidRDefault="004E56DA"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4E56DA" w:rsidRPr="003F7CF1" w:rsidRDefault="004E56DA"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4E56DA" w:rsidRPr="003F7CF1" w:rsidRDefault="004E56D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4E56DA" w:rsidRPr="003F7CF1" w:rsidRDefault="004E56DA"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4E56DA" w:rsidRPr="003F7CF1" w:rsidRDefault="004E56DA"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4E56DA" w:rsidRPr="003F7CF1" w:rsidRDefault="004E56DA"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4E56DA" w:rsidRPr="003F7CF1" w:rsidRDefault="004E56DA"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4E56DA" w:rsidRPr="003F7CF1" w:rsidRDefault="004E56DA"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4E56DA" w:rsidRPr="003F7CF1" w:rsidRDefault="004E56DA"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4E56DA" w:rsidRPr="003F7CF1" w:rsidRDefault="004E56DA"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4E56DA" w:rsidRPr="003F7CF1" w:rsidRDefault="004E56DA"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4E56DA" w:rsidRPr="003F7CF1" w:rsidRDefault="004E56DA"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4E56DA" w:rsidRPr="003F7CF1" w:rsidRDefault="004E56DA"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4" w:name="_Toc320485583"/>
      <w:bookmarkStart w:id="5795" w:name="_Toc323656692"/>
      <w:bookmarkStart w:id="5796" w:name="_Toc324085430"/>
      <w:bookmarkStart w:id="5797" w:name="_Toc383781082"/>
      <w:bookmarkStart w:id="5798" w:name="_Toc481936482"/>
      <w:r w:rsidRPr="00EC76D5">
        <w:t>Characters and Strings</w:t>
      </w:r>
      <w:bookmarkEnd w:id="5794"/>
      <w:bookmarkEnd w:id="5795"/>
      <w:bookmarkEnd w:id="5796"/>
      <w:bookmarkEnd w:id="5797"/>
      <w:bookmarkEnd w:id="5798"/>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4E56DA" w:rsidRPr="003F7CF1" w:rsidRDefault="004E56D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4E56DA" w:rsidRPr="003F7CF1" w:rsidRDefault="004E56D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4E56DA" w:rsidRPr="003F7CF1" w:rsidRDefault="004E56DA"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4E56DA" w:rsidRPr="003F7CF1" w:rsidRDefault="004E56DA"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4E56DA" w:rsidRPr="003F7CF1" w:rsidRDefault="004E56DA"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4E56DA" w:rsidRPr="003F7CF1" w:rsidRDefault="004E56DA"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4E56DA" w:rsidRPr="003F7CF1" w:rsidRDefault="004E56DA"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4E56DA" w:rsidRPr="003F7CF1" w:rsidRDefault="004E56DA"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77777777"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definitions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9" w:name="_Toc323656693"/>
      <w:bookmarkStart w:id="5800" w:name="_Toc324085431"/>
      <w:bookmarkStart w:id="5801" w:name="_Toc383781083"/>
      <w:bookmarkStart w:id="5802" w:name="_Toc481936483"/>
      <w:r w:rsidRPr="00EC76D5">
        <w:t>The ASCII Table</w:t>
      </w:r>
      <w:bookmarkEnd w:id="5799"/>
      <w:bookmarkEnd w:id="5800"/>
      <w:bookmarkEnd w:id="5801"/>
      <w:bookmarkEnd w:id="5802"/>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3" w:name="_Toc320485584"/>
      <w:bookmarkStart w:id="5804" w:name="_Toc323656694"/>
      <w:bookmarkStart w:id="5805" w:name="_Toc324085432"/>
      <w:bookmarkStart w:id="5806" w:name="_Ref383780778"/>
      <w:bookmarkStart w:id="5807" w:name="_Toc383781084"/>
      <w:bookmarkStart w:id="5808" w:name="_Toc481936484"/>
      <w:r w:rsidRPr="00EC76D5">
        <w:t>Pointers</w:t>
      </w:r>
      <w:bookmarkEnd w:id="5803"/>
      <w:bookmarkEnd w:id="5804"/>
      <w:bookmarkEnd w:id="5805"/>
      <w:bookmarkEnd w:id="5806"/>
      <w:bookmarkEnd w:id="5807"/>
      <w:bookmarkEnd w:id="580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4E56DA" w:rsidRPr="003F7CF1" w:rsidRDefault="004E56D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4E56DA" w:rsidRPr="003F7CF1" w:rsidRDefault="004E56D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4E56DA" w:rsidRPr="003F7CF1" w:rsidRDefault="004E56D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4E56DA" w:rsidRPr="003F7CF1" w:rsidRDefault="004E56D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4E56DA" w:rsidRPr="003F7CF1" w:rsidRDefault="004E56DA"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4E56DA" w:rsidRPr="003F7CF1" w:rsidRDefault="004E56DA"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4E56DA" w:rsidRPr="003F7CF1" w:rsidRDefault="004E56DA"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4E56DA" w:rsidRPr="003F7CF1" w:rsidRDefault="004E56DA"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4E56DA" w:rsidRPr="003F7CF1" w:rsidRDefault="004E56DA"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4E56DA" w:rsidRPr="003F7CF1" w:rsidRDefault="004E56DA"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4E56DA" w:rsidRPr="003F7CF1" w:rsidRDefault="004E56DA"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4E56DA" w:rsidRPr="003F7CF1" w:rsidRDefault="004E56DA"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4E56DA" w:rsidRPr="003F7CF1" w:rsidRDefault="004E56DA"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4E56DA" w:rsidRPr="003F7CF1" w:rsidRDefault="004E56DA"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4E56DA" w:rsidRPr="003F7CF1" w:rsidRDefault="004E56DA"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4E56DA" w:rsidRPr="003F7CF1" w:rsidRDefault="004E56DA"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4E56DA" w:rsidRPr="003F7CF1" w:rsidRDefault="004E56DA"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4E56DA" w:rsidRPr="003F7CF1" w:rsidRDefault="004E56D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4E56DA" w:rsidRPr="003F7CF1" w:rsidRDefault="004E56D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4E56DA" w:rsidRPr="003F7CF1" w:rsidRDefault="004E56D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4E56DA" w:rsidRPr="003F7CF1" w:rsidRDefault="004E56DA"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4E56DA" w:rsidRPr="003F7CF1" w:rsidRDefault="004E56DA"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4E56DA" w:rsidRPr="003F7CF1" w:rsidRDefault="004E56DA"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4E56DA" w:rsidRPr="003F7CF1" w:rsidRDefault="004E56DA"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77777777" w:rsidR="00E80032" w:rsidRPr="00EC76D5" w:rsidRDefault="00E80032" w:rsidP="00E80032">
      <w:pPr>
        <w:pStyle w:val="Code"/>
      </w:pPr>
      <w:r w:rsidRPr="00EC76D5">
        <w:t>int *p = &amp;i;      // Pointer definition.</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9" w:name="_Toc320485585"/>
      <w:bookmarkStart w:id="5810" w:name="_Toc323656695"/>
      <w:bookmarkStart w:id="5811" w:name="_Toc324085433"/>
      <w:bookmarkStart w:id="5812" w:name="_Toc383781085"/>
      <w:bookmarkStart w:id="5813" w:name="_Toc481936485"/>
      <w:r w:rsidRPr="00EC76D5">
        <w:t>Pointers and Dynamic Memory</w:t>
      </w:r>
      <w:bookmarkEnd w:id="5809"/>
      <w:bookmarkEnd w:id="5810"/>
      <w:bookmarkEnd w:id="5811"/>
      <w:bookmarkEnd w:id="5812"/>
      <w:bookmarkEnd w:id="581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4E56DA" w:rsidRPr="003F7CF1" w:rsidRDefault="004E56D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4E56DA" w:rsidRPr="003F7CF1" w:rsidRDefault="004E56D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4E56DA" w:rsidRPr="003F7CF1" w:rsidRDefault="004E56DA"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4E56DA" w:rsidRPr="003F7CF1" w:rsidRDefault="004E56DA"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4E56DA" w:rsidRPr="003F7CF1" w:rsidRDefault="004E56DA"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4E56DA" w:rsidRPr="003F7CF1" w:rsidRDefault="004E56D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4E56DA" w:rsidRPr="003F7CF1" w:rsidRDefault="004E56D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4E56DA" w:rsidRPr="003F7CF1" w:rsidRDefault="004E56DA"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4E56DA" w:rsidRPr="003F7CF1" w:rsidRDefault="004E56DA"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4E56DA" w:rsidRPr="003F7CF1" w:rsidRDefault="004E56D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4E56DA" w:rsidRPr="003F7CF1" w:rsidRDefault="004E56D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4E56DA" w:rsidRPr="003F7CF1" w:rsidRDefault="004E56D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4E56DA" w:rsidRPr="003F7CF1" w:rsidRDefault="004E56DA"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4E56DA" w:rsidRPr="003F7CF1" w:rsidRDefault="004E56DA"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4E56DA" w:rsidRPr="003F7CF1" w:rsidRDefault="004E56DA"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4E56DA" w:rsidRPr="003F7CF1" w:rsidRDefault="004E56DA"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4E56DA" w:rsidRPr="003F7CF1" w:rsidRDefault="004E56DA"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4E56DA" w:rsidRPr="003F7CF1" w:rsidRDefault="004E56DA"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4E56DA" w:rsidRPr="003F7CF1" w:rsidRDefault="004E56DA"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4E56DA" w:rsidRPr="003F7CF1" w:rsidRDefault="004E56DA"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4E56DA" w:rsidRPr="003F7CF1" w:rsidRDefault="004E56D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4E56DA" w:rsidRPr="003F7CF1" w:rsidRDefault="004E56D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4E56DA" w:rsidRPr="003F7CF1" w:rsidRDefault="004E56DA"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4E56DA" w:rsidRPr="003F7CF1" w:rsidRDefault="004E56D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4E56DA" w:rsidRPr="003F7CF1" w:rsidRDefault="004E56D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4E56DA" w:rsidRPr="003F7CF1" w:rsidRDefault="004E56DA"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4E56DA" w:rsidRPr="003F7CF1" w:rsidRDefault="004E56DA"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4E56DA" w:rsidRPr="003F7CF1" w:rsidRDefault="004E56DA"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4E56DA" w:rsidRPr="003F7CF1" w:rsidRDefault="004E56DA"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4E56DA" w:rsidRPr="003F7CF1" w:rsidRDefault="004E56DA"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4E56DA" w:rsidRPr="003F7CF1" w:rsidRDefault="004E56DA"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4E56DA" w:rsidRPr="003F7CF1" w:rsidRDefault="004E56D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4E56DA" w:rsidRPr="003F7CF1" w:rsidRDefault="004E56DA"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4E56DA" w:rsidRPr="003F7CF1" w:rsidRDefault="004E56DA"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4E56DA" w:rsidRPr="003F7CF1" w:rsidRDefault="004E56DA"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4E56DA" w:rsidRPr="003F7CF1" w:rsidRDefault="004E56DA"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4E56DA" w:rsidRPr="003F7CF1" w:rsidRDefault="004E56D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4E56DA" w:rsidRPr="003F7CF1" w:rsidRDefault="004E56DA"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4E56DA" w:rsidRPr="003F7CF1" w:rsidRDefault="004E56DA"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4E56DA" w:rsidRPr="003F7CF1" w:rsidRDefault="004E56D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4E56DA" w:rsidRPr="003F7CF1" w:rsidRDefault="004E56DA"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4E56DA" w:rsidRPr="003F7CF1" w:rsidRDefault="004E56DA"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4E56DA" w:rsidRPr="003F7CF1" w:rsidRDefault="004E56DA"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4E56DA" w:rsidRPr="003F7CF1" w:rsidRDefault="004E56DA"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4E56DA" w:rsidRPr="003F7CF1" w:rsidRDefault="004E56D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4E56DA" w:rsidRPr="003F7CF1" w:rsidRDefault="004E56D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4E56DA" w:rsidRPr="003F7CF1" w:rsidRDefault="004E56D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4E56DA" w:rsidRPr="003F7CF1" w:rsidRDefault="004E56D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4E56DA" w:rsidRPr="003F7CF1" w:rsidRDefault="004E56D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4E56DA" w:rsidRPr="003F7CF1" w:rsidRDefault="004E56D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4E56DA" w:rsidRPr="003F7CF1" w:rsidRDefault="004E56D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4E56DA" w:rsidRPr="003F7CF1" w:rsidRDefault="004E56D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4E56DA" w:rsidRPr="003F7CF1" w:rsidRDefault="004E56D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4E56DA" w:rsidRPr="003F7CF1" w:rsidRDefault="004E56D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4E56DA" w:rsidRPr="003F7CF1" w:rsidRDefault="004E56DA"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4E56DA" w:rsidRPr="003F7CF1" w:rsidRDefault="004E56DA"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4E56DA" w:rsidRPr="003F7CF1" w:rsidRDefault="004E56DA"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4E56DA" w:rsidRPr="003F7CF1" w:rsidRDefault="004E56DA"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4E56DA" w:rsidRPr="003F7CF1" w:rsidRDefault="004E56DA"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4E56DA" w:rsidRPr="003F7CF1" w:rsidRDefault="004E56DA"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4E56DA" w:rsidRPr="003F7CF1" w:rsidRDefault="004E56DA"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4E56DA" w:rsidRPr="003F7CF1" w:rsidRDefault="004E56DA"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4E56DA" w:rsidRPr="003F7CF1" w:rsidRDefault="004E56DA"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4E56DA" w:rsidRPr="003F7CF1" w:rsidRDefault="004E56DA"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4E56DA" w:rsidRPr="003F7CF1" w:rsidRDefault="004E56DA"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4E56DA" w:rsidRPr="003F7CF1" w:rsidRDefault="004E56DA"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4E56DA" w:rsidRPr="003F7CF1" w:rsidRDefault="004E56DA"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4E56DA" w:rsidRPr="003F7CF1" w:rsidRDefault="004E56DA"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4" w:name="_Toc320485586"/>
      <w:bookmarkStart w:id="5815" w:name="_Toc323656696"/>
      <w:bookmarkStart w:id="5816" w:name="_Toc324085434"/>
      <w:bookmarkStart w:id="5817" w:name="_Toc383781086"/>
      <w:bookmarkStart w:id="5818" w:name="_Toc481936486"/>
      <w:r w:rsidRPr="00EC76D5">
        <w:t>Defining our own types</w:t>
      </w:r>
      <w:bookmarkEnd w:id="5814"/>
      <w:bookmarkEnd w:id="5815"/>
      <w:bookmarkEnd w:id="5816"/>
      <w:bookmarkEnd w:id="5817"/>
      <w:bookmarkEnd w:id="581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9" w:name="_Toc320485587"/>
      <w:bookmarkStart w:id="5820" w:name="_Toc323656697"/>
      <w:bookmarkStart w:id="5821" w:name="_Toc324085435"/>
      <w:bookmarkStart w:id="5822" w:name="_Toc383781087"/>
      <w:bookmarkStart w:id="5823" w:name="_Toc481936487"/>
      <w:r w:rsidRPr="00EC76D5">
        <w:t>The Type Size</w:t>
      </w:r>
      <w:bookmarkEnd w:id="5819"/>
      <w:bookmarkEnd w:id="5820"/>
      <w:bookmarkEnd w:id="5821"/>
      <w:bookmarkEnd w:id="5822"/>
      <w:bookmarkEnd w:id="5823"/>
    </w:p>
    <w:p w14:paraId="2A85A616" w14:textId="77777777"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which exact definition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5" w:name="_Toc320485588"/>
      <w:bookmarkStart w:id="5826" w:name="_Toc323656698"/>
      <w:bookmarkStart w:id="5827" w:name="_Toc324085436"/>
      <w:bookmarkStart w:id="5828" w:name="_Toc383781088"/>
      <w:bookmarkStart w:id="5829" w:name="_Toc481936488"/>
      <w:r w:rsidRPr="00EC76D5">
        <w:t>Expressions and Operators</w:t>
      </w:r>
      <w:bookmarkEnd w:id="5825"/>
      <w:bookmarkEnd w:id="5826"/>
      <w:bookmarkEnd w:id="5827"/>
      <w:bookmarkEnd w:id="5828"/>
      <w:bookmarkEnd w:id="582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4E56DA" w:rsidRPr="003F7CF1" w:rsidRDefault="004E56D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71311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4E56DA" w:rsidRPr="003F7CF1" w:rsidRDefault="004E56DA"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4E56DA" w:rsidRPr="003F7CF1" w:rsidRDefault="004E56D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4E56DA" w:rsidRPr="003F7CF1" w:rsidRDefault="004E56D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4E56DA" w:rsidRPr="003F7CF1" w:rsidRDefault="004E56D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713113"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4E56DA" w:rsidRPr="003F7CF1" w:rsidRDefault="004E56DA"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4E56DA" w:rsidRPr="003F7CF1" w:rsidRDefault="004E56DA"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4E56DA" w:rsidRPr="003F7CF1" w:rsidRDefault="004E56DA"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0" w:name="_Toc320485589"/>
      <w:bookmarkStart w:id="5831" w:name="_Toc323656699"/>
      <w:bookmarkStart w:id="5832" w:name="_Toc324085437"/>
      <w:bookmarkStart w:id="5833" w:name="_Toc383781089"/>
      <w:bookmarkStart w:id="5834" w:name="_Toc481936489"/>
      <w:r w:rsidRPr="00EC76D5">
        <w:t>Arithmetic Operators</w:t>
      </w:r>
      <w:bookmarkEnd w:id="5830"/>
      <w:bookmarkEnd w:id="5831"/>
      <w:bookmarkEnd w:id="5832"/>
      <w:bookmarkEnd w:id="5833"/>
      <w:bookmarkEnd w:id="583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5" w:name="_Toc320485590"/>
      <w:bookmarkStart w:id="5836" w:name="_Toc323656700"/>
      <w:bookmarkStart w:id="5837" w:name="_Toc324085438"/>
      <w:bookmarkStart w:id="5838" w:name="_Toc383781090"/>
      <w:bookmarkStart w:id="5839" w:name="_Toc481936490"/>
      <w:r w:rsidRPr="00EC76D5">
        <w:rPr>
          <w:rStyle w:val="Italic"/>
          <w:i w:val="0"/>
        </w:rPr>
        <w:t>Pointer Arithmetic</w:t>
      </w:r>
      <w:bookmarkEnd w:id="5835"/>
      <w:bookmarkEnd w:id="5836"/>
      <w:bookmarkEnd w:id="5837"/>
      <w:bookmarkEnd w:id="5838"/>
      <w:bookmarkEnd w:id="583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4E56DA" w:rsidRPr="003F7CF1" w:rsidRDefault="004E56DA"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4E56DA" w:rsidRPr="003F7CF1" w:rsidRDefault="004E56DA"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4E56DA" w:rsidRPr="003F7CF1" w:rsidRDefault="004E56DA"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4E56DA" w:rsidRPr="003F7CF1" w:rsidRDefault="004E56DA"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4E56DA" w:rsidRPr="003F7CF1" w:rsidRDefault="004E56DA"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4E56DA" w:rsidRPr="003F7CF1" w:rsidRDefault="004E56DA"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4E56DA" w:rsidRPr="003F7CF1" w:rsidRDefault="004E56D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4E56DA" w:rsidRPr="003F7CF1" w:rsidRDefault="004E56DA"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4E56DA" w:rsidRPr="003F7CF1" w:rsidRDefault="004E56DA"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4E56DA" w:rsidRPr="003F7CF1" w:rsidRDefault="004E56DA"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4E56DA" w:rsidRPr="003F7CF1" w:rsidRDefault="004E56DA"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4E56DA" w:rsidRPr="003F7CF1" w:rsidRDefault="004E56DA"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4E56DA" w:rsidRPr="003F7CF1" w:rsidRDefault="004E56DA"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4E56DA" w:rsidRPr="003F7CF1" w:rsidRDefault="004E56DA"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4E56DA" w:rsidRPr="003F7CF1" w:rsidRDefault="004E56DA"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4E56DA" w:rsidRPr="003F7CF1" w:rsidRDefault="004E56DA"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4E56DA" w:rsidRPr="003F7CF1" w:rsidRDefault="004E56DA"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4E56DA" w:rsidRPr="003F7CF1" w:rsidRDefault="004E56DA"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4E56DA" w:rsidRPr="003F7CF1" w:rsidRDefault="004E56DA"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338B2605" w:rsidR="00E80032" w:rsidRPr="00EC76D5" w:rsidRDefault="00E80032" w:rsidP="00E80032">
      <w:r w:rsidRPr="00EC76D5">
        <w:t xml:space="preserve">The index notation for arrays is equivalent to the </w:t>
      </w:r>
      <w:r w:rsidR="00B02345">
        <w:t>dereference</w:t>
      </w:r>
      <w:r w:rsidRPr="00EC76D5">
        <w:t>ereeing of pointers together with pointer arithmetic. The second and third lines of the following code are by definition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0" w:name="_Toc320485591"/>
      <w:bookmarkStart w:id="5841" w:name="_Toc323656701"/>
      <w:bookmarkStart w:id="5842" w:name="_Toc324085439"/>
      <w:bookmarkStart w:id="5843" w:name="_Toc383781091"/>
      <w:bookmarkStart w:id="5844" w:name="_Toc481936491"/>
      <w:r w:rsidRPr="00EC76D5">
        <w:t>Increment and decrement</w:t>
      </w:r>
      <w:bookmarkEnd w:id="5840"/>
      <w:bookmarkEnd w:id="5841"/>
      <w:bookmarkEnd w:id="5842"/>
      <w:bookmarkEnd w:id="5843"/>
      <w:bookmarkEnd w:id="584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5" w:name="_Toc320485592"/>
      <w:bookmarkStart w:id="5846" w:name="_Toc323656702"/>
      <w:bookmarkStart w:id="5847" w:name="_Toc324085440"/>
      <w:bookmarkStart w:id="5848" w:name="_Toc383781092"/>
      <w:bookmarkStart w:id="5849" w:name="_Toc481936492"/>
      <w:r w:rsidRPr="00EC76D5">
        <w:t>Relational Operators</w:t>
      </w:r>
      <w:bookmarkEnd w:id="5845"/>
      <w:bookmarkEnd w:id="5846"/>
      <w:bookmarkEnd w:id="5847"/>
      <w:bookmarkEnd w:id="5848"/>
      <w:bookmarkEnd w:id="584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0" w:name="_Toc320485593"/>
      <w:bookmarkStart w:id="5851" w:name="_Toc323656703"/>
      <w:bookmarkStart w:id="5852" w:name="_Toc324085441"/>
      <w:bookmarkStart w:id="5853" w:name="_Toc383781093"/>
      <w:bookmarkStart w:id="5854" w:name="_Toc481936493"/>
      <w:r w:rsidRPr="00EC76D5">
        <w:t>Logical Operators</w:t>
      </w:r>
      <w:bookmarkEnd w:id="5850"/>
      <w:bookmarkEnd w:id="5851"/>
      <w:bookmarkEnd w:id="5852"/>
      <w:bookmarkEnd w:id="5853"/>
      <w:bookmarkEnd w:id="585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5" w:name="_Toc320485594"/>
      <w:bookmarkStart w:id="5856" w:name="_Toc323656704"/>
      <w:bookmarkStart w:id="5857" w:name="_Toc324085442"/>
      <w:bookmarkStart w:id="5858" w:name="_Toc383781094"/>
      <w:bookmarkStart w:id="5859" w:name="_Toc481936494"/>
      <w:r w:rsidRPr="00EC76D5">
        <w:t>Bitwise Operators</w:t>
      </w:r>
      <w:bookmarkEnd w:id="5855"/>
      <w:bookmarkEnd w:id="5856"/>
      <w:bookmarkEnd w:id="5857"/>
      <w:bookmarkEnd w:id="5858"/>
      <w:bookmarkEnd w:id="585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271310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271310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0" w:name="_Toc320485595"/>
      <w:bookmarkStart w:id="5861" w:name="_Toc323656705"/>
      <w:bookmarkStart w:id="5862" w:name="_Toc324085443"/>
      <w:bookmarkStart w:id="5863" w:name="_Toc383781095"/>
      <w:bookmarkStart w:id="5864" w:name="_Toc481936495"/>
      <w:r w:rsidRPr="00EC76D5">
        <w:lastRenderedPageBreak/>
        <w:t>Assignment</w:t>
      </w:r>
      <w:bookmarkEnd w:id="5860"/>
      <w:bookmarkEnd w:id="5861"/>
      <w:bookmarkEnd w:id="5862"/>
      <w:bookmarkEnd w:id="5863"/>
      <w:bookmarkEnd w:id="586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5" w:name="_Toc320485596"/>
      <w:bookmarkStart w:id="5866" w:name="_Toc323656706"/>
      <w:bookmarkStart w:id="5867" w:name="_Toc324085444"/>
      <w:bookmarkStart w:id="5868" w:name="_Toc383781096"/>
      <w:bookmarkStart w:id="5869" w:name="_Toc481936496"/>
      <w:r w:rsidRPr="00EC76D5">
        <w:t>The Condition Operator</w:t>
      </w:r>
      <w:bookmarkEnd w:id="5865"/>
      <w:bookmarkEnd w:id="5866"/>
      <w:bookmarkEnd w:id="5867"/>
      <w:bookmarkEnd w:id="5868"/>
      <w:bookmarkEnd w:id="586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0" w:name="_Toc320485597"/>
      <w:bookmarkStart w:id="5871" w:name="_Toc323656707"/>
      <w:bookmarkStart w:id="5872" w:name="_Toc324085445"/>
      <w:bookmarkStart w:id="5873" w:name="_Toc383781097"/>
      <w:bookmarkStart w:id="5874" w:name="_Toc481936497"/>
      <w:r w:rsidRPr="00EC76D5">
        <w:t>Precedence and Associatively</w:t>
      </w:r>
      <w:bookmarkEnd w:id="5870"/>
      <w:bookmarkEnd w:id="5871"/>
      <w:bookmarkEnd w:id="5872"/>
      <w:bookmarkEnd w:id="5873"/>
      <w:bookmarkEnd w:id="587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5" w:name="_Toc320485598"/>
      <w:bookmarkStart w:id="5876" w:name="_Toc323656708"/>
      <w:bookmarkStart w:id="5877" w:name="_Toc324085446"/>
      <w:bookmarkStart w:id="5878" w:name="_Toc383781098"/>
      <w:bookmarkStart w:id="5879" w:name="_Toc481936498"/>
      <w:r w:rsidRPr="00EC76D5">
        <w:t>Statements</w:t>
      </w:r>
      <w:bookmarkEnd w:id="5875"/>
      <w:bookmarkEnd w:id="5876"/>
      <w:bookmarkEnd w:id="5877"/>
      <w:bookmarkEnd w:id="5878"/>
      <w:bookmarkEnd w:id="587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0" w:name="_Toc320485599"/>
      <w:bookmarkStart w:id="5881" w:name="_Toc323656709"/>
      <w:bookmarkStart w:id="5882" w:name="_Toc324085447"/>
      <w:bookmarkStart w:id="5883" w:name="_Toc383781099"/>
      <w:bookmarkStart w:id="5884" w:name="_Toc481936499"/>
      <w:r w:rsidRPr="00EC76D5">
        <w:t>Selection statements</w:t>
      </w:r>
      <w:bookmarkEnd w:id="5880"/>
      <w:bookmarkEnd w:id="5881"/>
      <w:bookmarkEnd w:id="5882"/>
      <w:bookmarkEnd w:id="5883"/>
      <w:bookmarkEnd w:id="588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5" w:name="_Toc320485600"/>
      <w:bookmarkStart w:id="5886" w:name="_Toc323656710"/>
      <w:bookmarkStart w:id="5887" w:name="_Toc324085448"/>
      <w:bookmarkStart w:id="5888" w:name="_Toc383781100"/>
      <w:bookmarkStart w:id="5889" w:name="_Toc481936500"/>
      <w:r w:rsidRPr="00EC76D5">
        <w:t>Iteration statements</w:t>
      </w:r>
      <w:bookmarkEnd w:id="5885"/>
      <w:bookmarkEnd w:id="5886"/>
      <w:bookmarkEnd w:id="5887"/>
      <w:bookmarkEnd w:id="5888"/>
      <w:bookmarkEnd w:id="588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7777777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It takes three expressions, separated by semicolons. The first expression initializes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77777777"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infinite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77777777"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infinite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0" w:name="_Toc320485601"/>
      <w:bookmarkStart w:id="5891" w:name="_Toc323656711"/>
      <w:bookmarkStart w:id="5892" w:name="_Toc324085449"/>
      <w:bookmarkStart w:id="5893" w:name="_Toc383781101"/>
      <w:bookmarkStart w:id="5894" w:name="_Toc481936501"/>
      <w:r w:rsidRPr="00EC76D5">
        <w:t>Jump statements</w:t>
      </w:r>
      <w:bookmarkEnd w:id="5890"/>
      <w:bookmarkEnd w:id="5891"/>
      <w:bookmarkEnd w:id="5892"/>
      <w:bookmarkEnd w:id="5893"/>
      <w:bookmarkEnd w:id="589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5" w:name="_Toc320485602"/>
      <w:bookmarkStart w:id="5896" w:name="_Toc323656712"/>
      <w:bookmarkStart w:id="5897" w:name="_Toc324085450"/>
      <w:bookmarkStart w:id="5898" w:name="_Toc383781102"/>
      <w:bookmarkStart w:id="5899" w:name="_Toc481936502"/>
      <w:r w:rsidRPr="00EC76D5">
        <w:t>Expression statements</w:t>
      </w:r>
      <w:bookmarkEnd w:id="5895"/>
      <w:bookmarkEnd w:id="5896"/>
      <w:bookmarkEnd w:id="5897"/>
      <w:bookmarkEnd w:id="5898"/>
      <w:bookmarkEnd w:id="589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0" w:name="_Toc323656713"/>
      <w:bookmarkStart w:id="5901" w:name="_Toc324085451"/>
      <w:bookmarkStart w:id="5902" w:name="_Toc383781103"/>
      <w:bookmarkStart w:id="5903" w:name="_Toc481936503"/>
      <w:r w:rsidRPr="00EC76D5">
        <w:t>Volatile</w:t>
      </w:r>
      <w:bookmarkEnd w:id="5900"/>
      <w:bookmarkEnd w:id="5901"/>
      <w:bookmarkEnd w:id="5902"/>
      <w:bookmarkEnd w:id="590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5" w:author="Stefan Björnander" w:date="2012-05-06T21:16:00Z">
          <w:pPr>
            <w:pStyle w:val="CommandLine"/>
          </w:pPr>
        </w:pPrChange>
      </w:pPr>
    </w:p>
    <w:p w14:paraId="0D44E5CA" w14:textId="77777777" w:rsidR="00E80032" w:rsidRPr="00EC76D5" w:rsidRDefault="00E80032">
      <w:pPr>
        <w:pStyle w:val="Code"/>
        <w:pPrChange w:id="5906" w:author="Stefan Björnander" w:date="2012-05-06T21:16:00Z">
          <w:pPr>
            <w:pStyle w:val="CommandLine"/>
          </w:pPr>
        </w:pPrChange>
      </w:pPr>
      <w:r w:rsidRPr="00EC76D5">
        <w:rPr>
          <w:rFonts w:eastAsia="Times New Roman"/>
          <w:noProof w:val="0"/>
          <w:color w:val="000000" w:themeColor="text1"/>
          <w:rPrChange w:id="5907"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590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0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0" w:name="_Toc320485603"/>
      <w:bookmarkStart w:id="5911" w:name="_Toc323656714"/>
      <w:bookmarkStart w:id="5912" w:name="_Toc324085452"/>
      <w:bookmarkStart w:id="5913" w:name="_Toc383781104"/>
      <w:bookmarkStart w:id="5914" w:name="_Toc481936504"/>
      <w:r w:rsidRPr="00EC76D5">
        <w:lastRenderedPageBreak/>
        <w:t>Functions</w:t>
      </w:r>
      <w:bookmarkEnd w:id="5910"/>
      <w:bookmarkEnd w:id="5911"/>
      <w:bookmarkEnd w:id="5912"/>
      <w:bookmarkEnd w:id="5913"/>
      <w:bookmarkEnd w:id="591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4E56DA" w:rsidRPr="003F7CF1" w:rsidRDefault="004E56D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4E56DA" w:rsidRPr="003F7CF1" w:rsidRDefault="004E56DA"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4E56DA" w:rsidRPr="003F7CF1" w:rsidRDefault="004E56D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4E56DA" w:rsidRPr="003F7CF1" w:rsidRDefault="004E56D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4E56DA" w:rsidRPr="003F7CF1" w:rsidRDefault="004E56DA"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4E56DA" w:rsidRPr="003F7CF1" w:rsidRDefault="004E56D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4E56DA" w:rsidRPr="003F7CF1" w:rsidRDefault="004E56DA"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4E56DA" w:rsidRPr="003F7CF1" w:rsidRDefault="004E56DA"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4E56DA" w:rsidRPr="003F7CF1" w:rsidRDefault="004E56DA"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4E56DA" w:rsidRPr="003F7CF1" w:rsidRDefault="004E56DA"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4E56DA" w:rsidRPr="003F7CF1" w:rsidRDefault="004E56DA"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4E56DA" w:rsidRPr="003F7CF1" w:rsidRDefault="004E56DA"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77777777"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definition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5" w:name="_Toc320485604"/>
      <w:bookmarkStart w:id="5916" w:name="_Toc323656715"/>
      <w:bookmarkStart w:id="5917" w:name="_Toc324085453"/>
      <w:bookmarkStart w:id="5918" w:name="_Toc383781105"/>
      <w:bookmarkStart w:id="5919" w:name="_Toc481936505"/>
      <w:r w:rsidRPr="00EC76D5">
        <w:t>Void Functions</w:t>
      </w:r>
      <w:bookmarkEnd w:id="5915"/>
      <w:bookmarkEnd w:id="5916"/>
      <w:bookmarkEnd w:id="5917"/>
      <w:bookmarkEnd w:id="5918"/>
      <w:bookmarkEnd w:id="591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0" w:name="_Toc320485605"/>
      <w:bookmarkStart w:id="5921" w:name="_Toc323656716"/>
      <w:bookmarkStart w:id="5922" w:name="_Toc324085454"/>
      <w:bookmarkStart w:id="5923" w:name="_Toc383781106"/>
      <w:bookmarkStart w:id="5924" w:name="_Toc481936506"/>
      <w:r w:rsidRPr="00EC76D5">
        <w:t>Local and global variables</w:t>
      </w:r>
      <w:bookmarkEnd w:id="5920"/>
      <w:bookmarkEnd w:id="5921"/>
      <w:bookmarkEnd w:id="5922"/>
      <w:bookmarkEnd w:id="5923"/>
      <w:bookmarkEnd w:id="592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77777777" w:rsidR="00E80032" w:rsidRPr="00EC76D5" w:rsidRDefault="00E80032" w:rsidP="00E80032">
      <w:r w:rsidRPr="00EC76D5">
        <w:t>Global variables can only be initialized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5" w:name="_Toc323656717"/>
      <w:bookmarkStart w:id="5926" w:name="_Toc324085455"/>
      <w:bookmarkStart w:id="5927" w:name="_Toc383781107"/>
      <w:bookmarkStart w:id="5928" w:name="_Toc481936507"/>
      <w:r w:rsidRPr="00EC76D5">
        <w:t>Inner Blocks with Local Variables</w:t>
      </w:r>
      <w:bookmarkEnd w:id="5925"/>
      <w:bookmarkEnd w:id="5926"/>
      <w:bookmarkEnd w:id="5927"/>
      <w:bookmarkEnd w:id="5928"/>
    </w:p>
    <w:p w14:paraId="2243B6C4" w14:textId="77777777" w:rsidR="00E80032" w:rsidRPr="00EC76D5" w:rsidRDefault="00E80032" w:rsidP="00E80032">
      <w:r w:rsidRPr="00EC76D5">
        <w:t>In C, you are allowed to use the bracket notation when initializing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592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77777777" w:rsidR="00E80032" w:rsidRPr="00EC76D5" w:rsidRDefault="00E80032" w:rsidP="00E80032">
      <w:r w:rsidRPr="00EC76D5">
        <w:lastRenderedPageBreak/>
        <w:t>However, a more elegant solution would be to use inner blocks with local variables. Each block can define its own variable, which is especially valuable when initializing structures.</w:t>
      </w:r>
    </w:p>
    <w:p w14:paraId="69EC1D7C" w14:textId="77777777" w:rsidR="00E80032" w:rsidRPr="00EC76D5" w:rsidRDefault="00E80032" w:rsidP="00E80032">
      <w:pPr>
        <w:pStyle w:val="Code"/>
      </w:pPr>
      <w:r w:rsidRPr="00EC76D5">
        <w:rPr>
          <w:color w:val="000000" w:themeColor="text1"/>
          <w:rPrChange w:id="593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1" w:author="Stefan Björnander" w:date="2012-05-06T21:51:00Z">
            <w:rPr>
              <w:color w:val="0000FF"/>
            </w:rPr>
          </w:rPrChange>
        </w:rPr>
        <w:t>struct</w:t>
      </w:r>
      <w:r w:rsidRPr="00EC76D5">
        <w:t xml:space="preserve"> IntPair Block(</w:t>
      </w:r>
      <w:r w:rsidRPr="00EC76D5">
        <w:rPr>
          <w:color w:val="000000" w:themeColor="text1"/>
          <w:rPrChange w:id="593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3" w:name="_Toc320485606"/>
      <w:bookmarkStart w:id="5934" w:name="_Toc323656718"/>
      <w:bookmarkStart w:id="5935" w:name="_Toc324085456"/>
      <w:bookmarkStart w:id="5936" w:name="_Toc383781108"/>
      <w:bookmarkStart w:id="5937" w:name="_Toc481936508"/>
      <w:r w:rsidRPr="00EC76D5">
        <w:t>Call-by-Value and Call-by-Reference</w:t>
      </w:r>
      <w:bookmarkEnd w:id="5933"/>
      <w:bookmarkEnd w:id="5934"/>
      <w:bookmarkEnd w:id="5935"/>
      <w:bookmarkEnd w:id="5936"/>
      <w:bookmarkEnd w:id="593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4E56DA" w:rsidRPr="003F7CF1" w:rsidRDefault="004E56D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4E56DA" w:rsidRPr="003F7CF1" w:rsidRDefault="004E56D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4E56DA" w:rsidRPr="003F7CF1" w:rsidRDefault="004E56DA"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4E56DA" w:rsidRPr="003F7CF1" w:rsidRDefault="004E56D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4E56DA" w:rsidRPr="003F7CF1" w:rsidRDefault="004E56D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4E56DA" w:rsidRPr="003F7CF1" w:rsidRDefault="004E56D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4E56DA" w:rsidRPr="003F7CF1" w:rsidRDefault="004E56DA"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4E56DA" w:rsidRPr="003F7CF1" w:rsidRDefault="004E56D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4E56DA" w:rsidRPr="003F7CF1" w:rsidRDefault="004E56D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4E56DA" w:rsidRPr="003F7CF1" w:rsidRDefault="004E56D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4E56DA" w:rsidRPr="003F7CF1" w:rsidRDefault="004E56D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4E56DA" w:rsidRPr="003F7CF1" w:rsidRDefault="004E56D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4E56DA" w:rsidRPr="003F7CF1" w:rsidRDefault="004E56D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4E56DA" w:rsidRPr="003F7CF1" w:rsidRDefault="004E56D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4E56DA" w:rsidRPr="003F7CF1" w:rsidRDefault="004E56D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4E56DA" w:rsidRPr="003F7CF1" w:rsidRDefault="004E56D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4E56DA" w:rsidRPr="003F7CF1" w:rsidRDefault="004E56D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4E56DA" w:rsidRPr="003F7CF1" w:rsidRDefault="004E56D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4E56DA" w:rsidRPr="003F7CF1" w:rsidRDefault="004E56D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4E56DA" w:rsidRPr="003F7CF1" w:rsidRDefault="004E56D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4E56DA" w:rsidRPr="003F7CF1" w:rsidRDefault="004E56D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4E56DA" w:rsidRPr="003F7CF1" w:rsidRDefault="004E56D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4E56DA" w:rsidRPr="003F7CF1" w:rsidRDefault="004E56D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4E56DA" w:rsidRPr="003F7CF1" w:rsidRDefault="004E56D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4E56DA" w:rsidRPr="003F7CF1" w:rsidRDefault="004E56D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4E56DA" w:rsidRPr="003F7CF1" w:rsidRDefault="004E56D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4E56DA" w:rsidRPr="003F7CF1" w:rsidRDefault="004E56D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4E56DA" w:rsidRPr="003F7CF1" w:rsidRDefault="004E56DA"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4E56DA" w:rsidRPr="003F7CF1" w:rsidRDefault="004E56DA"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4E56DA" w:rsidRPr="003F7CF1" w:rsidRDefault="004E56DA"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4E56DA" w:rsidRPr="003F7CF1" w:rsidRDefault="004E56DA"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4E56DA" w:rsidRPr="003F7CF1" w:rsidRDefault="004E56DA"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4E56DA" w:rsidRPr="003F7CF1" w:rsidRDefault="004E56DA"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4E56DA" w:rsidRPr="003F7CF1" w:rsidRDefault="004E56DA"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4E56DA" w:rsidRPr="003F7CF1" w:rsidRDefault="004E56DA"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4E56DA" w:rsidRPr="003F7CF1" w:rsidRDefault="004E56DA"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4E56DA" w:rsidRPr="003F7CF1" w:rsidRDefault="004E56DA"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4E56DA" w:rsidRPr="003F7CF1" w:rsidRDefault="004E56DA"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4E56DA" w:rsidRPr="003F7CF1" w:rsidRDefault="004E56DA"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4E56DA" w:rsidRPr="003F7CF1" w:rsidRDefault="004E56DA"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4E56DA" w:rsidRPr="003F7CF1" w:rsidRDefault="004E56DA"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4E56DA" w:rsidRPr="003F7CF1" w:rsidRDefault="004E56DA"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4E56DA" w:rsidRPr="003F7CF1" w:rsidRDefault="004E56DA"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4E56DA" w:rsidRPr="003F7CF1" w:rsidRDefault="004E56DA"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4E56DA" w:rsidRPr="003F7CF1" w:rsidRDefault="004E56DA"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4E56DA" w:rsidRPr="003F7CF1" w:rsidRDefault="004E56DA"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4E56DA" w:rsidRPr="003F7CF1" w:rsidRDefault="004E56DA"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4E56DA" w:rsidRPr="003F7CF1" w:rsidRDefault="004E56DA"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4E56DA" w:rsidRPr="003F7CF1" w:rsidRDefault="004E56DA"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4E56DA" w:rsidRPr="003F7CF1" w:rsidRDefault="004E56DA"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4E56DA" w:rsidRPr="003F7CF1" w:rsidRDefault="004E56DA"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4E56DA" w:rsidRPr="003F7CF1" w:rsidRDefault="004E56DA"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4E56DA" w:rsidRPr="003F7CF1" w:rsidRDefault="004E56DA"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4E56DA" w:rsidRPr="003F7CF1" w:rsidRDefault="004E56D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4E56DA" w:rsidRPr="003F7CF1" w:rsidRDefault="004E56D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4E56DA" w:rsidRPr="003F7CF1" w:rsidRDefault="004E56D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4E56DA" w:rsidRPr="003F7CF1" w:rsidRDefault="004E56D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4E56DA" w:rsidRPr="003F7CF1" w:rsidRDefault="004E56D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4E56DA" w:rsidRPr="003F7CF1" w:rsidRDefault="004E56D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4E56DA" w:rsidRPr="003F7CF1" w:rsidRDefault="004E56D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4E56DA" w:rsidRPr="003F7CF1" w:rsidRDefault="004E56D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4E56DA" w:rsidRPr="003F7CF1" w:rsidRDefault="004E56D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4E56DA" w:rsidRPr="003F7CF1" w:rsidRDefault="004E56D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4E56DA" w:rsidRPr="003F7CF1" w:rsidRDefault="004E56D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4E56DA" w:rsidRPr="003F7CF1" w:rsidRDefault="004E56D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4E56DA" w:rsidRPr="003F7CF1" w:rsidRDefault="004E56D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4E56DA" w:rsidRPr="003F7CF1" w:rsidRDefault="004E56D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4E56DA" w:rsidRPr="003F7CF1" w:rsidRDefault="004E56D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4E56DA" w:rsidRPr="003F7CF1" w:rsidRDefault="004E56D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4E56DA" w:rsidRPr="003F7CF1" w:rsidRDefault="004E56D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4E56DA" w:rsidRPr="003F7CF1" w:rsidRDefault="004E56D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4E56DA" w:rsidRPr="003F7CF1" w:rsidRDefault="004E56D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4E56DA" w:rsidRPr="003F7CF1" w:rsidRDefault="004E56D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4E56DA" w:rsidRPr="003F7CF1" w:rsidRDefault="004E56D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4E56DA" w:rsidRPr="003F7CF1" w:rsidRDefault="004E56DA"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4E56DA" w:rsidRPr="003F7CF1" w:rsidRDefault="004E56D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4E56DA" w:rsidRPr="003F7CF1" w:rsidRDefault="004E56D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4E56DA" w:rsidRPr="003F7CF1" w:rsidRDefault="004E56D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4E56DA" w:rsidRPr="003F7CF1" w:rsidRDefault="004E56D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4E56DA" w:rsidRPr="003F7CF1" w:rsidRDefault="004E56D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4E56DA" w:rsidRPr="003F7CF1" w:rsidRDefault="004E56DA"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4E56DA" w:rsidRPr="003F7CF1" w:rsidRDefault="004E56DA"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4E56DA" w:rsidRPr="003F7CF1" w:rsidRDefault="004E56DA"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4E56DA" w:rsidRPr="003F7CF1" w:rsidRDefault="004E56DA"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4E56DA" w:rsidRPr="003F7CF1" w:rsidRDefault="004E56DA"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4E56DA" w:rsidRPr="003F7CF1" w:rsidRDefault="004E56DA"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4E56DA" w:rsidRPr="003F7CF1" w:rsidRDefault="004E56DA"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4E56DA" w:rsidRPr="003F7CF1" w:rsidRDefault="004E56DA"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4E56DA" w:rsidRPr="003F7CF1" w:rsidRDefault="004E56DA"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4E56DA" w:rsidRPr="003F7CF1" w:rsidRDefault="004E56DA"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4E56DA" w:rsidRPr="003F7CF1" w:rsidRDefault="004E56DA"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4E56DA" w:rsidRPr="003F7CF1" w:rsidRDefault="004E56DA"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4E56DA" w:rsidRPr="003F7CF1" w:rsidRDefault="004E56DA"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4E56DA" w:rsidRPr="003F7CF1" w:rsidRDefault="004E56DA"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4E56DA" w:rsidRPr="003F7CF1" w:rsidRDefault="004E56DA"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4E56DA" w:rsidRPr="003F7CF1" w:rsidRDefault="004E56DA"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4E56DA" w:rsidRPr="003F7CF1" w:rsidRDefault="004E56DA"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4E56DA" w:rsidRPr="003F7CF1" w:rsidRDefault="004E56DA"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4E56DA" w:rsidRPr="003F7CF1" w:rsidRDefault="004E56DA"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4E56DA" w:rsidRPr="003F7CF1" w:rsidRDefault="004E56DA"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4E56DA" w:rsidRPr="003F7CF1" w:rsidRDefault="004E56DA"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4E56DA" w:rsidRPr="003F7CF1" w:rsidRDefault="004E56DA"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4E56DA" w:rsidRPr="003F7CF1" w:rsidRDefault="004E56DA"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4E56DA" w:rsidRPr="003F7CF1" w:rsidRDefault="004E56DA"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4E56DA" w:rsidRPr="003F7CF1" w:rsidRDefault="004E56DA"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4E56DA" w:rsidRPr="003F7CF1" w:rsidRDefault="004E56DA"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4E56DA" w:rsidRPr="003F7CF1" w:rsidRDefault="004E56DA"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4E56DA" w:rsidRPr="003F7CF1" w:rsidRDefault="004E56DA"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4E56DA" w:rsidRPr="003F7CF1" w:rsidRDefault="004E56DA"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4E56DA" w:rsidRPr="003F7CF1" w:rsidRDefault="004E56DA"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4E56DA" w:rsidRPr="003F7CF1" w:rsidRDefault="004E56DA"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38" w:name="_Toc320485607"/>
      <w:bookmarkStart w:id="5939" w:name="_Toc323656719"/>
      <w:bookmarkStart w:id="5940" w:name="_Toc324085457"/>
      <w:bookmarkStart w:id="5941" w:name="_Toc383781109"/>
      <w:bookmarkStart w:id="5942" w:name="_Toc481936509"/>
      <w:r w:rsidRPr="00EC76D5">
        <w:t>Static, Extern, and Register Variables</w:t>
      </w:r>
      <w:bookmarkEnd w:id="5938"/>
      <w:bookmarkEnd w:id="5939"/>
      <w:bookmarkEnd w:id="5940"/>
      <w:bookmarkEnd w:id="5941"/>
      <w:bookmarkEnd w:id="5942"/>
    </w:p>
    <w:p w14:paraId="0C33C95A" w14:textId="77777777"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initialized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initialized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3" w:name="_Toc320485608"/>
      <w:bookmarkStart w:id="5944" w:name="_Toc323656720"/>
      <w:bookmarkStart w:id="5945" w:name="_Toc324085458"/>
      <w:bookmarkStart w:id="5946" w:name="_Toc383781110"/>
      <w:bookmarkStart w:id="5947" w:name="_Toc481936510"/>
      <w:r w:rsidRPr="00EC76D5">
        <w:lastRenderedPageBreak/>
        <w:t>Recursion</w:t>
      </w:r>
      <w:bookmarkEnd w:id="5943"/>
      <w:bookmarkEnd w:id="5944"/>
      <w:bookmarkEnd w:id="5945"/>
      <w:bookmarkEnd w:id="5946"/>
      <w:bookmarkEnd w:id="5947"/>
    </w:p>
    <w:p w14:paraId="11F6A0CA" w14:textId="77777777"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definition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271311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77777777" w:rsidR="00E80032" w:rsidRPr="00EC76D5" w:rsidRDefault="00E80032" w:rsidP="00E80032">
      <w:r w:rsidRPr="00EC76D5">
        <w:t>An equivalent definition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60B13D" w:rsidR="00E80032" w:rsidRPr="00EC76D5" w:rsidRDefault="00E80032" w:rsidP="007C7CB2">
      <w:pPr>
        <w:pStyle w:val="Rubrik3"/>
      </w:pPr>
      <w:bookmarkStart w:id="5948" w:name="_Toc320485609"/>
      <w:bookmarkStart w:id="5949" w:name="_Toc323656721"/>
      <w:bookmarkStart w:id="5950" w:name="_Toc324085459"/>
      <w:bookmarkStart w:id="5951" w:name="_Toc383781111"/>
      <w:bookmarkStart w:id="5952" w:name="_Toc481936511"/>
      <w:r w:rsidRPr="00EC76D5">
        <w:t>Definition and Declaration</w:t>
      </w:r>
      <w:bookmarkEnd w:id="5948"/>
      <w:bookmarkEnd w:id="5949"/>
      <w:bookmarkEnd w:id="5950"/>
      <w:bookmarkEnd w:id="5951"/>
      <w:bookmarkEnd w:id="5952"/>
    </w:p>
    <w:p w14:paraId="3EC353DF" w14:textId="77777777" w:rsidR="00E80032" w:rsidRPr="00EC76D5" w:rsidRDefault="00E80032" w:rsidP="00E80032">
      <w:r w:rsidRPr="00EC76D5">
        <w:t xml:space="preserve">It important to distinguish between </w:t>
      </w:r>
      <w:r w:rsidRPr="00EC76D5">
        <w:rPr>
          <w:rStyle w:val="KeyWord"/>
        </w:rPr>
        <w:t>definition</w:t>
      </w:r>
      <w:r w:rsidRPr="00EC76D5">
        <w:t xml:space="preserve"> and </w:t>
      </w:r>
      <w:r w:rsidRPr="00EC76D5">
        <w:rPr>
          <w:rStyle w:val="KeyWord"/>
        </w:rPr>
        <w:t>declaration</w:t>
      </w:r>
      <w:r w:rsidRPr="00EC76D5">
        <w:t xml:space="preserve">. For a function, its definition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2713111"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2713112" r:id="rId22"/>
        </w:object>
      </w:r>
    </w:p>
    <w:p w14:paraId="1FB6866B" w14:textId="77777777" w:rsidR="00E80032" w:rsidRPr="00EC76D5" w:rsidRDefault="00E80032" w:rsidP="00E80032">
      <w:r w:rsidRPr="00EC76D5">
        <w:t>Note that it is not necessary to name the parameters in a function prototype. If names after all are given, they will be ignored by the compiler, which means that the parameters do not need to have the same names in the function declaration and definition.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3" w:name="_Toc320485610"/>
      <w:bookmarkStart w:id="5954" w:name="_Toc323656722"/>
      <w:bookmarkStart w:id="5955" w:name="_Toc324085460"/>
      <w:bookmarkStart w:id="5956" w:name="_Toc383781112"/>
      <w:bookmarkStart w:id="5957" w:name="_Toc481936512"/>
      <w:r w:rsidRPr="00EC76D5">
        <w:t>Higher-Order Functions</w:t>
      </w:r>
      <w:bookmarkEnd w:id="5953"/>
      <w:bookmarkEnd w:id="5954"/>
      <w:bookmarkEnd w:id="5955"/>
      <w:bookmarkEnd w:id="5956"/>
      <w:bookmarkEnd w:id="595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77777777" w:rsidR="00E80032" w:rsidRPr="00EC76D5" w:rsidRDefault="00E80032" w:rsidP="00E80032">
      <w:r w:rsidRPr="00EC76D5">
        <w:t>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definitions are (by definition)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58" w:name="_Toc320485611"/>
      <w:bookmarkStart w:id="5959" w:name="_Toc323656723"/>
      <w:bookmarkStart w:id="5960" w:name="_Toc324085461"/>
      <w:bookmarkStart w:id="5961" w:name="_Toc383781113"/>
      <w:bookmarkStart w:id="5962" w:name="_Ref383865210"/>
      <w:bookmarkStart w:id="5963" w:name="_Toc481936513"/>
      <w:r w:rsidRPr="00EC76D5">
        <w:lastRenderedPageBreak/>
        <w:t>Structures and Linked Lists</w:t>
      </w:r>
      <w:bookmarkEnd w:id="5958"/>
      <w:bookmarkEnd w:id="5959"/>
      <w:bookmarkEnd w:id="5960"/>
      <w:bookmarkEnd w:id="5961"/>
      <w:bookmarkEnd w:id="5962"/>
      <w:bookmarkEnd w:id="596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4E56DA" w:rsidRPr="003F7CF1" w:rsidRDefault="004E56D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4E56DA" w:rsidRPr="003F7CF1" w:rsidRDefault="004E56D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4E56DA" w:rsidRPr="003F7CF1" w:rsidRDefault="004E56D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4E56DA" w:rsidRPr="003F7CF1" w:rsidRDefault="004E56D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4E56DA" w:rsidRPr="003F7CF1" w:rsidRDefault="004E56D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4E56DA" w:rsidRPr="003F7CF1" w:rsidRDefault="004E56D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4E56DA" w:rsidRPr="003F7CF1" w:rsidRDefault="004E56D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4E56DA" w:rsidRPr="003F7CF1" w:rsidRDefault="004E56D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4E56DA" w:rsidRPr="003F7CF1" w:rsidRDefault="004E56D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4E56DA" w:rsidRPr="003F7CF1" w:rsidRDefault="004E56D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4E56DA" w:rsidRPr="003F7CF1" w:rsidRDefault="004E56DA"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4E56DA" w:rsidRPr="003F7CF1" w:rsidRDefault="004E56DA"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4E56DA" w:rsidRPr="003F7CF1" w:rsidRDefault="004E56DA"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4E56DA" w:rsidRPr="003F7CF1" w:rsidRDefault="004E56DA"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4E56DA" w:rsidRPr="003F7CF1" w:rsidRDefault="004E56DA"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4E56DA" w:rsidRPr="003F7CF1" w:rsidRDefault="004E56DA"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4E56DA" w:rsidRPr="003F7CF1" w:rsidRDefault="004E56DA"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4E56DA" w:rsidRPr="003F7CF1" w:rsidRDefault="004E56DA"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4E56DA" w:rsidRPr="003F7CF1" w:rsidRDefault="004E56DA"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4E56DA" w:rsidRPr="003F7CF1" w:rsidRDefault="004E56DA"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4E56DA" w:rsidRPr="003F7CF1" w:rsidRDefault="004E56DA"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4E56DA" w:rsidRPr="003F7CF1" w:rsidRDefault="004E56DA"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4E56DA" w:rsidRPr="003F7CF1" w:rsidRDefault="004E56DA"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4" w:name="_Toc320485612"/>
      <w:bookmarkStart w:id="5965" w:name="_Toc323656724"/>
      <w:bookmarkStart w:id="5966" w:name="_Toc324085462"/>
      <w:bookmarkStart w:id="5967" w:name="_Toc383781114"/>
      <w:bookmarkStart w:id="5968" w:name="_Toc481936514"/>
      <w:r w:rsidRPr="00EC76D5">
        <w:t>Stacks and Linked Lists</w:t>
      </w:r>
      <w:bookmarkEnd w:id="5964"/>
      <w:bookmarkEnd w:id="5965"/>
      <w:bookmarkEnd w:id="5966"/>
      <w:bookmarkEnd w:id="5967"/>
      <w:bookmarkEnd w:id="596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4E56DA" w:rsidRPr="003F7CF1" w:rsidRDefault="004E56D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4E56DA" w:rsidRPr="003F7CF1" w:rsidRDefault="004E56D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4E56DA" w:rsidRPr="003F7CF1" w:rsidRDefault="004E56D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4E56DA" w:rsidRPr="003F7CF1" w:rsidRDefault="004E56DA" w:rsidP="00E80032">
                              <w:pPr>
                                <w:pStyle w:val="SourceCodeBoxText"/>
                                <w:rPr>
                                  <w:sz w:val="19"/>
                                  <w:szCs w:val="19"/>
                                  <w:lang w:val="en-US"/>
                                </w:rPr>
                              </w:pPr>
                              <w:r w:rsidRPr="003F7CF1">
                                <w:rPr>
                                  <w:sz w:val="19"/>
                                  <w:szCs w:val="19"/>
                                  <w:lang w:val="en-US"/>
                                </w:rPr>
                                <w:t>push 1</w:t>
                              </w:r>
                            </w:p>
                            <w:p w14:paraId="3C159322" w14:textId="77777777" w:rsidR="004E56DA" w:rsidRPr="003F7CF1" w:rsidRDefault="004E56DA" w:rsidP="00E80032">
                              <w:pPr>
                                <w:pStyle w:val="SourceCodeBoxText"/>
                                <w:rPr>
                                  <w:sz w:val="19"/>
                                  <w:szCs w:val="19"/>
                                  <w:lang w:val="en-US"/>
                                </w:rPr>
                              </w:pPr>
                              <w:r w:rsidRPr="003F7CF1">
                                <w:rPr>
                                  <w:sz w:val="19"/>
                                  <w:szCs w:val="19"/>
                                  <w:lang w:val="en-US"/>
                                </w:rPr>
                                <w:t>push 2</w:t>
                              </w:r>
                            </w:p>
                            <w:p w14:paraId="22BA48C9" w14:textId="77777777" w:rsidR="004E56DA" w:rsidRPr="003F7CF1" w:rsidRDefault="004E56DA" w:rsidP="00E80032">
                              <w:pPr>
                                <w:pStyle w:val="SourceCodeBoxText"/>
                                <w:rPr>
                                  <w:sz w:val="19"/>
                                  <w:szCs w:val="19"/>
                                  <w:lang w:val="en-US"/>
                                </w:rPr>
                              </w:pPr>
                              <w:r w:rsidRPr="003F7CF1">
                                <w:rPr>
                                  <w:sz w:val="19"/>
                                  <w:szCs w:val="19"/>
                                  <w:lang w:val="en-US"/>
                                </w:rPr>
                                <w:t>push 3</w:t>
                              </w:r>
                            </w:p>
                            <w:p w14:paraId="5F86FACB"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4E56DA" w:rsidRPr="003F7CF1" w:rsidRDefault="004E56DA"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4E56DA" w:rsidRPr="003F7CF1" w:rsidRDefault="004E56DA"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4E56DA" w:rsidRPr="003F7CF1" w:rsidRDefault="004E56DA"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4E56DA" w:rsidRPr="003F7CF1" w:rsidRDefault="004E56DA" w:rsidP="00E80032">
                        <w:pPr>
                          <w:pStyle w:val="SourceCodeBoxText"/>
                          <w:rPr>
                            <w:sz w:val="19"/>
                            <w:szCs w:val="19"/>
                            <w:lang w:val="en-US"/>
                          </w:rPr>
                        </w:pPr>
                        <w:r w:rsidRPr="003F7CF1">
                          <w:rPr>
                            <w:sz w:val="19"/>
                            <w:szCs w:val="19"/>
                            <w:lang w:val="en-US"/>
                          </w:rPr>
                          <w:t>push 1</w:t>
                        </w:r>
                      </w:p>
                      <w:p w14:paraId="3C159322" w14:textId="77777777" w:rsidR="004E56DA" w:rsidRPr="003F7CF1" w:rsidRDefault="004E56DA" w:rsidP="00E80032">
                        <w:pPr>
                          <w:pStyle w:val="SourceCodeBoxText"/>
                          <w:rPr>
                            <w:sz w:val="19"/>
                            <w:szCs w:val="19"/>
                            <w:lang w:val="en-US"/>
                          </w:rPr>
                        </w:pPr>
                        <w:r w:rsidRPr="003F7CF1">
                          <w:rPr>
                            <w:sz w:val="19"/>
                            <w:szCs w:val="19"/>
                            <w:lang w:val="en-US"/>
                          </w:rPr>
                          <w:t>push 2</w:t>
                        </w:r>
                      </w:p>
                      <w:p w14:paraId="22BA48C9" w14:textId="77777777" w:rsidR="004E56DA" w:rsidRPr="003F7CF1" w:rsidRDefault="004E56DA" w:rsidP="00E80032">
                        <w:pPr>
                          <w:pStyle w:val="SourceCodeBoxText"/>
                          <w:rPr>
                            <w:sz w:val="19"/>
                            <w:szCs w:val="19"/>
                            <w:lang w:val="en-US"/>
                          </w:rPr>
                        </w:pPr>
                        <w:r w:rsidRPr="003F7CF1">
                          <w:rPr>
                            <w:sz w:val="19"/>
                            <w:szCs w:val="19"/>
                            <w:lang w:val="en-US"/>
                          </w:rPr>
                          <w:t>push 3</w:t>
                        </w:r>
                      </w:p>
                      <w:p w14:paraId="5F86FACB" w14:textId="77777777" w:rsidR="004E56DA" w:rsidRPr="003F7CF1" w:rsidRDefault="004E56DA"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77777777" w:rsidR="00E80032" w:rsidRPr="00EC76D5" w:rsidRDefault="00E80032" w:rsidP="00E80032">
      <w:pPr>
        <w:pStyle w:val="Code"/>
      </w:pPr>
      <w:r w:rsidRPr="00EC76D5">
        <w:t>void CellInit(CELL*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77777777" w:rsidR="00E80032" w:rsidRPr="00EC76D5" w:rsidRDefault="00E80032" w:rsidP="00E80032">
      <w:pPr>
        <w:pStyle w:val="Code"/>
      </w:pPr>
      <w:r w:rsidRPr="00EC76D5">
        <w:t>void CellInit(CELL*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77777777" w:rsidR="00E80032" w:rsidRPr="00EC76D5" w:rsidRDefault="00E80032" w:rsidP="00E80032">
      <w:pPr>
        <w:pStyle w:val="Code"/>
      </w:pPr>
      <w:r w:rsidRPr="00EC76D5">
        <w:t xml:space="preserve">  CellInit(cellPtr3, 3, NULL);</w:t>
      </w:r>
    </w:p>
    <w:p w14:paraId="6C0A4D3B" w14:textId="77777777" w:rsidR="00E80032" w:rsidRPr="00EC76D5" w:rsidRDefault="00E80032" w:rsidP="00E80032">
      <w:pPr>
        <w:pStyle w:val="Code"/>
      </w:pPr>
      <w:r w:rsidRPr="00EC76D5">
        <w:t xml:space="preserve">  CellInit(cellPtr2, 2, cellPtr3);</w:t>
      </w:r>
    </w:p>
    <w:p w14:paraId="6241C5C5" w14:textId="77777777" w:rsidR="00E80032" w:rsidRPr="00EC76D5" w:rsidRDefault="00E80032" w:rsidP="00E80032">
      <w:pPr>
        <w:pStyle w:val="Code"/>
      </w:pPr>
      <w:r w:rsidRPr="00EC76D5">
        <w:t xml:space="preserve">  CellInit(cellPtr1,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4E56DA" w:rsidRPr="003F7CF1" w:rsidRDefault="004E56D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4E56DA" w:rsidRPr="003F7CF1" w:rsidRDefault="004E56D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4E56DA" w:rsidRPr="003F7CF1" w:rsidRDefault="004E56D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4E56DA" w:rsidRPr="003F7CF1" w:rsidRDefault="004E56D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4E56DA" w:rsidRPr="003F7CF1" w:rsidRDefault="004E56D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4E56DA" w:rsidRPr="003F7CF1" w:rsidRDefault="004E56D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4E56DA" w:rsidRPr="003F7CF1" w:rsidRDefault="004E56D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4E56DA" w:rsidRPr="003F7CF1" w:rsidRDefault="004E56D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4E56DA" w:rsidRPr="003F7CF1" w:rsidRDefault="004E56D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4E56DA" w:rsidRPr="003F7CF1" w:rsidRDefault="004E56D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4E56DA" w:rsidRPr="003F7CF1" w:rsidRDefault="004E56DA"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4E56DA" w:rsidRPr="003F7CF1" w:rsidRDefault="004E56DA"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4E56DA" w:rsidRPr="003F7CF1" w:rsidRDefault="004E56DA"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4E56DA" w:rsidRPr="003F7CF1" w:rsidRDefault="004E56DA"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4E56DA" w:rsidRPr="003F7CF1" w:rsidRDefault="004E56DA"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4E56DA" w:rsidRPr="003F7CF1" w:rsidRDefault="004E56DA"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4E56DA" w:rsidRPr="003F7CF1" w:rsidRDefault="004E56DA"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4E56DA" w:rsidRPr="003F7CF1" w:rsidRDefault="004E56DA"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4E56DA" w:rsidRPr="003F7CF1" w:rsidRDefault="004E56DA"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4E56DA" w:rsidRPr="003F7CF1" w:rsidRDefault="004E56DA"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4E56DA" w:rsidRPr="003F7CF1" w:rsidRDefault="004E56DA"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4E56DA" w:rsidRPr="003F7CF1" w:rsidRDefault="004E56DA"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4E56DA" w:rsidRPr="003F7CF1" w:rsidRDefault="004E56DA"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4E56DA" w:rsidRPr="003F7CF1" w:rsidRDefault="004E56DA"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4E56DA" w:rsidRPr="003F7CF1" w:rsidRDefault="004E56DA"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4E56DA" w:rsidRPr="003F7CF1" w:rsidRDefault="004E56DA"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4E56DA" w:rsidRPr="003F7CF1" w:rsidRDefault="004E56DA"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4E56DA" w:rsidRPr="003F7CF1" w:rsidRDefault="004E56DA"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4E56DA" w:rsidRPr="003F7CF1" w:rsidRDefault="004E56DA"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4E56DA" w:rsidRPr="003F7CF1" w:rsidRDefault="004E56DA"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4E56DA" w:rsidRPr="003F7CF1" w:rsidRDefault="004E56DA"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4E56DA" w:rsidRPr="003F7CF1" w:rsidRDefault="004E56DA"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77777777" w:rsidR="00E80032" w:rsidRPr="00EC76D5" w:rsidRDefault="00E80032" w:rsidP="00E80032">
      <w:pPr>
        <w:pStyle w:val="Code"/>
      </w:pPr>
      <w:r w:rsidRPr="00EC76D5">
        <w:t>void StackInit(STACK*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77777777" w:rsidR="00E80032" w:rsidRPr="00EC76D5" w:rsidRDefault="00E80032" w:rsidP="00E80032">
      <w:pPr>
        <w:pStyle w:val="Code"/>
      </w:pPr>
      <w:r w:rsidRPr="00EC76D5">
        <w:t>void StackInit(STACK*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7777777" w:rsidR="00E80032" w:rsidRPr="00EC76D5" w:rsidRDefault="00E80032" w:rsidP="00E80032">
      <w:pPr>
        <w:pStyle w:val="Code"/>
      </w:pPr>
      <w:r w:rsidRPr="00EC76D5">
        <w:t xml:space="preserve">  CellInit(newCellPtr,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7777777" w:rsidR="00E80032" w:rsidRPr="00EC76D5" w:rsidRDefault="00E80032" w:rsidP="00E80032">
      <w:pPr>
        <w:pStyle w:val="Code"/>
      </w:pPr>
      <w:r w:rsidRPr="00EC76D5">
        <w:t xml:space="preserve">  StackInit(&amp;stack);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4E56DA" w:rsidRPr="003F7CF1" w:rsidRDefault="004E56D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4E56DA" w:rsidRPr="003F7CF1" w:rsidRDefault="004E56DA"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4E56DA" w:rsidRPr="003F7CF1" w:rsidRDefault="004E56DA" w:rsidP="00E80032">
                              <w:pPr>
                                <w:pStyle w:val="SourceCodeBoxText"/>
                                <w:rPr>
                                  <w:sz w:val="19"/>
                                  <w:szCs w:val="19"/>
                                  <w:lang w:val="en-US"/>
                                </w:rPr>
                              </w:pPr>
                              <w:r w:rsidRPr="003F7CF1">
                                <w:rPr>
                                  <w:sz w:val="19"/>
                                  <w:szCs w:val="19"/>
                                  <w:lang w:val="en-US"/>
                                </w:rPr>
                                <w:t>3</w:t>
                              </w:r>
                            </w:p>
                            <w:p w14:paraId="40F6D3AC" w14:textId="77777777" w:rsidR="004E56DA" w:rsidRPr="003F7CF1" w:rsidRDefault="004E56DA"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4E56DA" w:rsidRPr="003F7CF1" w:rsidRDefault="004E56D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4E56DA" w:rsidRPr="003F7CF1" w:rsidRDefault="004E56D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4E56DA" w:rsidRPr="003F7CF1" w:rsidRDefault="004E56D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4E56DA" w:rsidRPr="003F7CF1" w:rsidRDefault="004E56D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4E56DA" w:rsidRPr="003F7CF1" w:rsidRDefault="004E56D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4E56DA" w:rsidRPr="003F7CF1" w:rsidRDefault="004E56D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4E56DA" w:rsidRPr="003F7CF1" w:rsidRDefault="004E56D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4E56DA" w:rsidRPr="003F7CF1" w:rsidRDefault="004E56DA"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4E56DA" w:rsidRPr="003F7CF1" w:rsidRDefault="004E56D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4E56DA" w:rsidRPr="003F7CF1" w:rsidRDefault="004E56DA"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4E56DA" w:rsidRPr="003F7CF1" w:rsidRDefault="004E56DA" w:rsidP="00E80032">
                        <w:pPr>
                          <w:pStyle w:val="SourceCodeBoxText"/>
                          <w:rPr>
                            <w:sz w:val="19"/>
                            <w:szCs w:val="19"/>
                            <w:lang w:val="en-US"/>
                          </w:rPr>
                        </w:pPr>
                        <w:r w:rsidRPr="003F7CF1">
                          <w:rPr>
                            <w:sz w:val="19"/>
                            <w:szCs w:val="19"/>
                            <w:lang w:val="en-US"/>
                          </w:rPr>
                          <w:t>3</w:t>
                        </w:r>
                      </w:p>
                      <w:p w14:paraId="40F6D3AC" w14:textId="77777777" w:rsidR="004E56DA" w:rsidRPr="003F7CF1" w:rsidRDefault="004E56DA"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4E56DA" w:rsidRPr="003F7CF1" w:rsidRDefault="004E56DA"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4E56DA" w:rsidRPr="003F7CF1" w:rsidRDefault="004E56DA"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4E56DA" w:rsidRPr="003F7CF1" w:rsidRDefault="004E56DA"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4E56DA" w:rsidRPr="003F7CF1" w:rsidRDefault="004E56DA"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4E56DA" w:rsidRPr="003F7CF1" w:rsidRDefault="004E56DA"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4E56DA" w:rsidRPr="003F7CF1" w:rsidRDefault="004E56DA"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4E56DA" w:rsidRPr="003F7CF1" w:rsidRDefault="004E56DA"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4E56DA" w:rsidRPr="003F7CF1" w:rsidRDefault="004E56DA"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4E56DA" w:rsidRPr="003F7CF1" w:rsidRDefault="004E56DA"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4E56DA" w:rsidRPr="003F7CF1" w:rsidRDefault="004E56DA"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4E56DA" w:rsidRPr="003F7CF1" w:rsidRDefault="004E56DA"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4E56DA" w:rsidRPr="003F7CF1" w:rsidRDefault="004E56DA"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4E56DA" w:rsidRPr="003F7CF1" w:rsidRDefault="004E56DA"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69" w:name="_Toc320485613"/>
      <w:bookmarkStart w:id="5970" w:name="_Toc323656725"/>
      <w:bookmarkStart w:id="5971" w:name="_Toc324085463"/>
      <w:bookmarkStart w:id="5972" w:name="_Toc383781115"/>
      <w:bookmarkStart w:id="5973" w:name="_Toc481936515"/>
      <w:r w:rsidRPr="00EC76D5">
        <w:t>Unions</w:t>
      </w:r>
      <w:bookmarkEnd w:id="5969"/>
      <w:bookmarkEnd w:id="5970"/>
      <w:bookmarkEnd w:id="5971"/>
      <w:bookmarkEnd w:id="5972"/>
      <w:bookmarkEnd w:id="597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4" w:name="_Toc320485614"/>
      <w:bookmarkStart w:id="5975" w:name="_Toc323656726"/>
      <w:bookmarkStart w:id="5976" w:name="_Toc324085464"/>
      <w:bookmarkStart w:id="5977" w:name="_Toc383781116"/>
      <w:bookmarkStart w:id="5978" w:name="_Toc481936516"/>
      <w:r w:rsidRPr="00EC76D5">
        <w:t>Bitfields</w:t>
      </w:r>
      <w:bookmarkEnd w:id="5974"/>
      <w:bookmarkEnd w:id="5975"/>
      <w:bookmarkEnd w:id="5976"/>
      <w:bookmarkEnd w:id="5977"/>
      <w:bookmarkEnd w:id="597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7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0" w:name="_Toc320485616"/>
      <w:bookmarkStart w:id="5981" w:name="_Toc323656727"/>
      <w:bookmarkStart w:id="5982" w:name="_Toc324085465"/>
      <w:bookmarkStart w:id="5983" w:name="_Toc383781117"/>
      <w:bookmarkStart w:id="5984" w:name="_Toc481936517"/>
      <w:r w:rsidRPr="00EC76D5">
        <w:t>Structures with function pointers</w:t>
      </w:r>
      <w:bookmarkEnd w:id="5980"/>
      <w:bookmarkEnd w:id="5981"/>
      <w:bookmarkEnd w:id="5982"/>
      <w:bookmarkEnd w:id="5983"/>
      <w:bookmarkEnd w:id="598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5" w:name="_Toc320485619"/>
      <w:bookmarkStart w:id="5986" w:name="_Toc323656728"/>
      <w:bookmarkStart w:id="5987" w:name="_Toc324085466"/>
      <w:bookmarkStart w:id="5988" w:name="_Toc383781118"/>
      <w:bookmarkStart w:id="5989" w:name="_Ref383781494"/>
      <w:bookmarkStart w:id="5990" w:name="_Ref383865235"/>
      <w:bookmarkStart w:id="5991" w:name="_Ref383865434"/>
      <w:bookmarkStart w:id="5992" w:name="_Ref383866090"/>
      <w:bookmarkStart w:id="5993" w:name="_Toc481936518"/>
      <w:r w:rsidRPr="00EC76D5">
        <w:t>The Preprocessor</w:t>
      </w:r>
      <w:bookmarkEnd w:id="5985"/>
      <w:bookmarkEnd w:id="5986"/>
      <w:bookmarkEnd w:id="5987"/>
      <w:bookmarkEnd w:id="5988"/>
      <w:bookmarkEnd w:id="5989"/>
      <w:bookmarkEnd w:id="5990"/>
      <w:bookmarkEnd w:id="5991"/>
      <w:bookmarkEnd w:id="5992"/>
      <w:bookmarkEnd w:id="5993"/>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4" w:name="_Toc320485618"/>
      <w:bookmarkStart w:id="5995" w:name="_Toc323656729"/>
      <w:bookmarkStart w:id="5996" w:name="_Toc324085467"/>
      <w:bookmarkStart w:id="5997" w:name="_Toc383781119"/>
      <w:bookmarkStart w:id="5998" w:name="_Toc481936519"/>
      <w:bookmarkStart w:id="5999" w:name="_Toc320485621"/>
      <w:r w:rsidRPr="00EC76D5">
        <w:t>The Standard Library</w:t>
      </w:r>
      <w:bookmarkEnd w:id="5994"/>
      <w:bookmarkEnd w:id="5995"/>
      <w:bookmarkEnd w:id="5996"/>
      <w:bookmarkEnd w:id="5997"/>
      <w:bookmarkEnd w:id="599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0" w:name="_Toc323656730"/>
      <w:bookmarkStart w:id="6001" w:name="_Toc324085468"/>
      <w:bookmarkStart w:id="6002" w:name="_Toc383781120"/>
      <w:bookmarkStart w:id="6003" w:name="_Toc481936520"/>
      <w:r w:rsidRPr="00EC76D5">
        <w:t>File Management</w:t>
      </w:r>
      <w:bookmarkEnd w:id="6000"/>
      <w:bookmarkEnd w:id="6001"/>
      <w:bookmarkEnd w:id="6002"/>
      <w:bookmarkEnd w:id="600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4" w:name="_Toc323656731"/>
      <w:bookmarkStart w:id="6005" w:name="_Toc324085469"/>
      <w:bookmarkStart w:id="6006" w:name="_Toc383781121"/>
      <w:bookmarkStart w:id="6007" w:name="_Toc481936521"/>
      <w:r w:rsidRPr="00EC76D5">
        <w:t>Program Parameters</w:t>
      </w:r>
      <w:bookmarkEnd w:id="6004"/>
      <w:bookmarkEnd w:id="6005"/>
      <w:bookmarkEnd w:id="6006"/>
      <w:bookmarkEnd w:id="600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08"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09" w:name="_Toc323656732"/>
      <w:bookmarkStart w:id="6010" w:name="_Toc324085470"/>
      <w:bookmarkStart w:id="6011" w:name="_Toc383781122"/>
      <w:bookmarkStart w:id="6012" w:name="_Toc481936522"/>
      <w:r w:rsidRPr="00EC76D5">
        <w:t>Environment Functions</w:t>
      </w:r>
      <w:bookmarkEnd w:id="6009"/>
      <w:bookmarkEnd w:id="6010"/>
      <w:bookmarkEnd w:id="6011"/>
      <w:bookmarkEnd w:id="601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3"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4"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5" w:author="Stefan Björnander" w:date="2012-05-06T21:51:00Z">
            <w:rPr>
              <w:color w:val="0000FF"/>
            </w:rPr>
          </w:rPrChange>
        </w:rPr>
        <w:t>void</w:t>
      </w:r>
      <w:r w:rsidRPr="00EC76D5">
        <w:t xml:space="preserve"> ExitFunction(</w:t>
      </w:r>
      <w:r w:rsidRPr="00EC76D5">
        <w:rPr>
          <w:color w:val="000000" w:themeColor="text1"/>
          <w:rPrChange w:id="6016"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7"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18"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19" w:name="_Toc323656733"/>
      <w:bookmarkStart w:id="6020" w:name="_Toc324085471"/>
      <w:bookmarkStart w:id="6021" w:name="_Toc383781123"/>
      <w:bookmarkStart w:id="6022" w:name="_Ref383865473"/>
      <w:bookmarkStart w:id="6023" w:name="_Ref383865556"/>
      <w:bookmarkStart w:id="6024" w:name="_Toc481936523"/>
      <w:r w:rsidRPr="00EC76D5">
        <w:t>Searching and Sorting</w:t>
      </w:r>
      <w:bookmarkEnd w:id="6019"/>
      <w:bookmarkEnd w:id="6020"/>
      <w:bookmarkEnd w:id="6021"/>
      <w:bookmarkEnd w:id="6022"/>
      <w:bookmarkEnd w:id="6023"/>
      <w:bookmarkEnd w:id="6024"/>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5"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6" w:author="Stefan Björnander" w:date="2012-05-06T21:51:00Z">
            <w:rPr>
              <w:color w:val="0000FF"/>
            </w:rPr>
          </w:rPrChange>
        </w:rPr>
        <w:t>int</w:t>
      </w:r>
      <w:r w:rsidRPr="00EC76D5">
        <w:t xml:space="preserve"> CompareIntegers(</w:t>
      </w:r>
      <w:r w:rsidRPr="00EC76D5">
        <w:rPr>
          <w:color w:val="000000" w:themeColor="text1"/>
          <w:rPrChange w:id="6027" w:author="Stefan Björnander" w:date="2012-05-06T21:51:00Z">
            <w:rPr>
              <w:color w:val="0000FF"/>
            </w:rPr>
          </w:rPrChange>
        </w:rPr>
        <w:t>const</w:t>
      </w:r>
      <w:r w:rsidRPr="00EC76D5">
        <w:t xml:space="preserve"> </w:t>
      </w:r>
      <w:r w:rsidRPr="00EC76D5">
        <w:rPr>
          <w:color w:val="000000" w:themeColor="text1"/>
          <w:rPrChange w:id="6028" w:author="Stefan Björnander" w:date="2012-05-06T21:51:00Z">
            <w:rPr>
              <w:color w:val="0000FF"/>
            </w:rPr>
          </w:rPrChange>
        </w:rPr>
        <w:t>int</w:t>
      </w:r>
      <w:r w:rsidRPr="00EC76D5">
        <w:t xml:space="preserve">* intPtr1, </w:t>
      </w:r>
      <w:r w:rsidRPr="00EC76D5">
        <w:rPr>
          <w:color w:val="000000" w:themeColor="text1"/>
          <w:rPrChange w:id="6029" w:author="Stefan Björnander" w:date="2012-05-06T21:51:00Z">
            <w:rPr>
              <w:color w:val="0000FF"/>
            </w:rPr>
          </w:rPrChange>
        </w:rPr>
        <w:t>const</w:t>
      </w:r>
      <w:r w:rsidRPr="00EC76D5">
        <w:t xml:space="preserve"> </w:t>
      </w:r>
      <w:r w:rsidRPr="00EC76D5">
        <w:rPr>
          <w:color w:val="000000" w:themeColor="text1"/>
          <w:rPrChange w:id="6030"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1"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2"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3"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4"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5"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6"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7"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38"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39" w:name="_Toc323656734"/>
      <w:bookmarkStart w:id="6040" w:name="_Toc324085472"/>
      <w:bookmarkStart w:id="6041" w:name="_Toc383781124"/>
      <w:bookmarkStart w:id="6042" w:name="_Toc481936524"/>
      <w:r w:rsidRPr="00EC76D5">
        <w:t xml:space="preserve">Functions with </w:t>
      </w:r>
      <w:bookmarkStart w:id="6043" w:name="_Toc320485620"/>
      <w:r w:rsidRPr="00EC76D5">
        <w:t>Variable Number of Parameters</w:t>
      </w:r>
      <w:bookmarkEnd w:id="6039"/>
      <w:bookmarkEnd w:id="6040"/>
      <w:bookmarkEnd w:id="6041"/>
      <w:bookmarkEnd w:id="6042"/>
      <w:bookmarkEnd w:id="6043"/>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4" w:name="_Toc323656735"/>
      <w:bookmarkStart w:id="6045" w:name="_Toc324085473"/>
      <w:bookmarkStart w:id="6046" w:name="_Toc383781125"/>
      <w:bookmarkStart w:id="6047" w:name="_Toc481936525"/>
      <w:r w:rsidRPr="00EC76D5">
        <w:t>String Management</w:t>
      </w:r>
      <w:bookmarkEnd w:id="6044"/>
      <w:bookmarkEnd w:id="6045"/>
      <w:bookmarkEnd w:id="6046"/>
      <w:bookmarkEnd w:id="6047"/>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48" w:author="Stefan Björnander" w:date="2012-05-06T21:51:00Z">
            <w:rPr>
              <w:color w:val="0000FF"/>
            </w:rPr>
          </w:rPrChange>
        </w:rPr>
        <w:t>int</w:t>
      </w:r>
      <w:r w:rsidRPr="00EC76D5">
        <w:t xml:space="preserve"> FirstIndexOf(char s[], </w:t>
      </w:r>
      <w:r w:rsidRPr="00EC76D5">
        <w:rPr>
          <w:color w:val="000000" w:themeColor="text1"/>
          <w:rPrChange w:id="6049"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0" w:author="Stefan Björnander" w:date="2012-05-06T21:51:00Z">
            <w:rPr>
              <w:color w:val="0000FF"/>
            </w:rPr>
          </w:rPrChange>
        </w:rPr>
        <w:t>int</w:t>
      </w:r>
      <w:r w:rsidRPr="00EC76D5">
        <w:t xml:space="preserve"> LastIndexOf(</w:t>
      </w:r>
      <w:r w:rsidRPr="00EC76D5">
        <w:rPr>
          <w:color w:val="000000" w:themeColor="text1"/>
          <w:rPrChange w:id="6051" w:author="Stefan Björnander" w:date="2012-05-06T21:51:00Z">
            <w:rPr>
              <w:color w:val="0000FF"/>
            </w:rPr>
          </w:rPrChange>
        </w:rPr>
        <w:t>char</w:t>
      </w:r>
      <w:r w:rsidRPr="00EC76D5">
        <w:t xml:space="preserve"> s[], </w:t>
      </w:r>
      <w:r w:rsidRPr="00EC76D5">
        <w:rPr>
          <w:color w:val="000000" w:themeColor="text1"/>
          <w:rPrChange w:id="6052"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3" w:author="Stefan Björnander" w:date="2012-05-06T21:51:00Z">
            <w:rPr>
              <w:color w:val="A31515"/>
            </w:rPr>
          </w:rPrChange>
        </w:rPr>
        <w:t>"Hello"</w:t>
      </w:r>
      <w:r w:rsidRPr="00EC76D5">
        <w:t xml:space="preserve">, s2[] = </w:t>
      </w:r>
      <w:r w:rsidRPr="00EC76D5">
        <w:rPr>
          <w:color w:val="000000" w:themeColor="text1"/>
          <w:rPrChange w:id="6054"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5"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6"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7"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58" w:author="Stefan Björnander" w:date="2012-05-06T21:51:00Z">
            <w:rPr>
              <w:color w:val="0000FF"/>
            </w:rPr>
          </w:rPrChange>
        </w:rPr>
        <w:t>if</w:t>
      </w:r>
      <w:r w:rsidRPr="00EC76D5">
        <w:t xml:space="preserve"> (sscanf(s2, </w:t>
      </w:r>
      <w:r w:rsidRPr="00EC76D5">
        <w:rPr>
          <w:color w:val="000000" w:themeColor="text1"/>
          <w:rPrChange w:id="6059"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0"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1" w:name="_Toc323656736"/>
      <w:bookmarkStart w:id="6062" w:name="_Toc324085474"/>
      <w:bookmarkStart w:id="6063" w:name="_Toc383781126"/>
      <w:bookmarkStart w:id="6064" w:name="_Toc481936526"/>
      <w:r w:rsidRPr="00EC76D5">
        <w:t>Memory Management</w:t>
      </w:r>
      <w:bookmarkEnd w:id="6061"/>
      <w:bookmarkEnd w:id="6062"/>
      <w:bookmarkEnd w:id="6063"/>
      <w:bookmarkEnd w:id="6064"/>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5"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6"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7" w:name="_Toc323656737"/>
      <w:bookmarkStart w:id="6068" w:name="_Toc324085475"/>
      <w:bookmarkStart w:id="6069" w:name="_Toc383781127"/>
      <w:bookmarkStart w:id="6070" w:name="_Toc481936527"/>
      <w:r w:rsidRPr="00EC76D5">
        <w:t>Mathematical Functions</w:t>
      </w:r>
      <w:bookmarkEnd w:id="6067"/>
      <w:bookmarkEnd w:id="6068"/>
      <w:bookmarkEnd w:id="6069"/>
      <w:bookmarkEnd w:id="6070"/>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1" w:name="_Toc320485615"/>
      <w:bookmarkStart w:id="6072" w:name="_Toc323656738"/>
      <w:bookmarkStart w:id="6073" w:name="_Toc324085476"/>
      <w:bookmarkStart w:id="6074" w:name="_Toc383781128"/>
      <w:bookmarkStart w:id="6075" w:name="_Toc481936528"/>
      <w:r w:rsidRPr="00EC76D5">
        <w:t>Long Jumps</w:t>
      </w:r>
      <w:bookmarkEnd w:id="6071"/>
      <w:bookmarkEnd w:id="6072"/>
      <w:bookmarkEnd w:id="6073"/>
      <w:bookmarkEnd w:id="6074"/>
      <w:bookmarkEnd w:id="6075"/>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6" w:name="_Toc323656739"/>
      <w:bookmarkStart w:id="6077" w:name="_Toc324085477"/>
      <w:bookmarkStart w:id="6078" w:name="_Toc383781129"/>
      <w:bookmarkStart w:id="6079" w:name="_Toc481936529"/>
      <w:r w:rsidRPr="00EC76D5">
        <w:t>Time</w:t>
      </w:r>
      <w:bookmarkEnd w:id="6076"/>
      <w:bookmarkEnd w:id="6077"/>
      <w:bookmarkEnd w:id="6078"/>
      <w:bookmarkEnd w:id="6079"/>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0"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1" w:author="Stefan Björnander" w:date="2012-05-06T21:51:00Z">
            <w:rPr>
              <w:color w:val="A31515"/>
            </w:rPr>
          </w:rPrChange>
        </w:rPr>
        <w:t>"Feb"</w:t>
      </w:r>
      <w:r w:rsidRPr="00EC76D5">
        <w:t xml:space="preserve">, </w:t>
      </w:r>
      <w:r w:rsidRPr="00EC76D5">
        <w:rPr>
          <w:color w:val="000000" w:themeColor="text1"/>
          <w:rPrChange w:id="6082" w:author="Stefan Björnander" w:date="2012-05-06T21:51:00Z">
            <w:rPr>
              <w:color w:val="A31515"/>
            </w:rPr>
          </w:rPrChange>
        </w:rPr>
        <w:t>"Mar"</w:t>
      </w:r>
      <w:r w:rsidRPr="00EC76D5">
        <w:t xml:space="preserve">, </w:t>
      </w:r>
      <w:r w:rsidRPr="00EC76D5">
        <w:rPr>
          <w:color w:val="000000" w:themeColor="text1"/>
          <w:rPrChange w:id="608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4" w:author="Stefan Björnander" w:date="2012-05-06T21:51:00Z">
            <w:rPr>
              <w:color w:val="A31515"/>
            </w:rPr>
          </w:rPrChange>
        </w:rPr>
        <w:t>"Jun"</w:t>
      </w:r>
      <w:r w:rsidRPr="00EC76D5">
        <w:t xml:space="preserve">, </w:t>
      </w:r>
      <w:r w:rsidRPr="00EC76D5">
        <w:rPr>
          <w:color w:val="000000" w:themeColor="text1"/>
          <w:rPrChange w:id="6085" w:author="Stefan Björnander" w:date="2012-05-06T21:51:00Z">
            <w:rPr>
              <w:color w:val="A31515"/>
            </w:rPr>
          </w:rPrChange>
        </w:rPr>
        <w:t>"Jul"</w:t>
      </w:r>
      <w:r w:rsidRPr="00EC76D5">
        <w:t xml:space="preserve">, </w:t>
      </w:r>
      <w:r w:rsidRPr="00EC76D5">
        <w:rPr>
          <w:color w:val="000000" w:themeColor="text1"/>
          <w:rPrChange w:id="608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7" w:author="Stefan Björnander" w:date="2012-05-06T21:51:00Z">
            <w:rPr>
              <w:color w:val="A31515"/>
            </w:rPr>
          </w:rPrChange>
        </w:rPr>
        <w:t>"Oct"</w:t>
      </w:r>
      <w:r w:rsidRPr="00EC76D5">
        <w:t xml:space="preserve">, </w:t>
      </w:r>
      <w:r w:rsidRPr="00EC76D5">
        <w:rPr>
          <w:color w:val="000000" w:themeColor="text1"/>
          <w:rPrChange w:id="6088" w:author="Stefan Björnander" w:date="2012-05-06T21:51:00Z">
            <w:rPr>
              <w:color w:val="A31515"/>
            </w:rPr>
          </w:rPrChange>
        </w:rPr>
        <w:t>"Nov"</w:t>
      </w:r>
      <w:r w:rsidRPr="00EC76D5">
        <w:t>,</w:t>
      </w:r>
      <w:r w:rsidRPr="00EC76D5">
        <w:rPr>
          <w:color w:val="000000" w:themeColor="text1"/>
          <w:rPrChange w:id="608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0" w:author="Stefan Björnander" w:date="2012-05-06T21:51:00Z">
            <w:rPr>
              <w:color w:val="A31515"/>
            </w:rPr>
          </w:rPrChange>
        </w:rPr>
        <w:t>"Mon"</w:t>
      </w:r>
      <w:r w:rsidRPr="00EC76D5">
        <w:t xml:space="preserve">, </w:t>
      </w:r>
      <w:r w:rsidRPr="00EC76D5">
        <w:rPr>
          <w:color w:val="000000" w:themeColor="text1"/>
          <w:rPrChange w:id="6091" w:author="Stefan Björnander" w:date="2012-05-06T21:51:00Z">
            <w:rPr>
              <w:color w:val="A31515"/>
            </w:rPr>
          </w:rPrChange>
        </w:rPr>
        <w:t>"Tue"</w:t>
      </w:r>
      <w:r w:rsidRPr="00EC76D5">
        <w:t xml:space="preserve">, </w:t>
      </w:r>
      <w:r w:rsidRPr="00EC76D5">
        <w:rPr>
          <w:color w:val="000000" w:themeColor="text1"/>
          <w:rPrChange w:id="609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3" w:author="Stefan Björnander" w:date="2012-05-06T21:51:00Z">
            <w:rPr>
              <w:color w:val="A31515"/>
            </w:rPr>
          </w:rPrChange>
        </w:rPr>
        <w:t>"Fri"</w:t>
      </w:r>
      <w:r w:rsidRPr="00EC76D5">
        <w:t xml:space="preserve">, </w:t>
      </w:r>
      <w:r w:rsidRPr="00EC76D5">
        <w:rPr>
          <w:color w:val="000000" w:themeColor="text1"/>
          <w:rPrChange w:id="609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5"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6"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098" w:name="_Toc323656740"/>
      <w:bookmarkStart w:id="6099" w:name="_Toc324085478"/>
      <w:bookmarkStart w:id="6100" w:name="_Toc383781130"/>
      <w:bookmarkStart w:id="6101" w:name="_Toc481936530"/>
      <w:r w:rsidRPr="00EC76D5">
        <w:t>Random Numbers</w:t>
      </w:r>
      <w:bookmarkEnd w:id="6098"/>
      <w:bookmarkEnd w:id="6099"/>
      <w:bookmarkEnd w:id="6100"/>
      <w:bookmarkEnd w:id="6101"/>
    </w:p>
    <w:p w14:paraId="113C753A" w14:textId="77777777"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initialize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2"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5" w:name="_Toc323656741"/>
      <w:bookmarkStart w:id="6106" w:name="_Toc324085479"/>
      <w:bookmarkStart w:id="6107" w:name="_Toc383781131"/>
      <w:bookmarkStart w:id="6108" w:name="_Toc481936531"/>
      <w:r w:rsidRPr="00EC76D5">
        <w:t>Limits of Integral and Floating Types</w:t>
      </w:r>
      <w:bookmarkEnd w:id="6105"/>
      <w:bookmarkEnd w:id="6106"/>
      <w:bookmarkEnd w:id="6107"/>
      <w:bookmarkEnd w:id="610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09" w:name="_Toc323656742"/>
      <w:bookmarkStart w:id="6110" w:name="_Toc324085480"/>
      <w:bookmarkStart w:id="6111" w:name="_Toc383781132"/>
      <w:bookmarkStart w:id="6112" w:name="_Toc481936532"/>
      <w:r w:rsidRPr="00EC76D5">
        <w:t>Character Functions</w:t>
      </w:r>
      <w:bookmarkEnd w:id="6109"/>
      <w:bookmarkEnd w:id="6110"/>
      <w:bookmarkEnd w:id="6111"/>
      <w:bookmarkEnd w:id="611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4"/>
            <w:commentRangeStart w:id="6115"/>
            <w:r w:rsidRPr="00EC76D5">
              <w:rPr>
                <w:b/>
                <w:sz w:val="21"/>
                <w:szCs w:val="21"/>
              </w:rPr>
              <w:t>Isalnum</w:t>
            </w:r>
            <w:commentRangeEnd w:id="6114"/>
            <w:r w:rsidR="00166455" w:rsidRPr="00EC76D5">
              <w:rPr>
                <w:rStyle w:val="Kommentarsreferens"/>
                <w:rFonts w:eastAsia="Times New Roman" w:cs="Times New Roman"/>
              </w:rPr>
              <w:commentReference w:id="6114"/>
            </w:r>
            <w:commentRangeEnd w:id="6115"/>
            <w:r w:rsidR="00166455" w:rsidRPr="00EC76D5">
              <w:rPr>
                <w:rStyle w:val="Kommentarsreferens"/>
                <w:rFonts w:eastAsia="Times New Roman" w:cs="Times New Roman"/>
              </w:rPr>
              <w:commentReference w:id="611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6" w:name="_Toc323656743"/>
      <w:bookmarkStart w:id="6117" w:name="_Toc324085481"/>
      <w:bookmarkStart w:id="6118" w:name="_Toc383781133"/>
      <w:bookmarkStart w:id="6119" w:name="_Toc481936533"/>
      <w:r w:rsidRPr="00EC76D5">
        <w:t>Further Reading</w:t>
      </w:r>
      <w:bookmarkEnd w:id="5999"/>
      <w:bookmarkEnd w:id="6116"/>
      <w:bookmarkEnd w:id="6117"/>
      <w:bookmarkEnd w:id="6118"/>
      <w:bookmarkEnd w:id="611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0" w:name="_Toc481936534"/>
      <w:r w:rsidRPr="00EC76D5">
        <w:lastRenderedPageBreak/>
        <w:t>A Crash Course in Java</w:t>
      </w:r>
      <w:bookmarkEnd w:id="6120"/>
    </w:p>
    <w:p w14:paraId="6ED6B355" w14:textId="77777777" w:rsidR="00F03D06" w:rsidRPr="00EC76D5" w:rsidRDefault="00F03D06" w:rsidP="00F03D06">
      <w:pPr>
        <w:pStyle w:val="Rubrik1"/>
        <w:numPr>
          <w:ilvl w:val="0"/>
          <w:numId w:val="0"/>
        </w:numPr>
        <w:ind w:left="720" w:hanging="720"/>
      </w:pPr>
      <w:bookmarkStart w:id="6121" w:name="_Toc481936535"/>
      <w:r w:rsidRPr="00EC76D5">
        <w:lastRenderedPageBreak/>
        <w:t>Foreword</w:t>
      </w:r>
      <w:bookmarkEnd w:id="6121"/>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77777777" w:rsidR="00F03D06" w:rsidRPr="00EC76D5" w:rsidRDefault="00F03D06" w:rsidP="00F03D06">
      <w:r w:rsidRPr="00EC76D5">
        <w:t>In many languages, the source code can hold a definition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77777777" w:rsidR="00DA28BC" w:rsidRPr="00EC76D5" w:rsidRDefault="00DA28BC" w:rsidP="00DA28BC">
      <w:pPr>
        <w:pStyle w:val="Ingetavstnd"/>
        <w:ind w:left="720"/>
        <w:rPr>
          <w:rFonts w:cs="Times New Roman"/>
          <w:color w:val="000000"/>
        </w:rPr>
      </w:pPr>
      <w:r w:rsidRPr="00EC76D5">
        <w:rPr>
          <w:rFonts w:cs="Times New Roman"/>
          <w:color w:val="000000"/>
        </w:rPr>
        <w:t>7. Static and Dynamic Initialization. In C++, variables can be initialized. If the variable is static, the data shall be generated and placed in the static area of the final target code. If it is dynamic, the initialization will result in a series of assignments. One thing that complicates the issue is that it is possible to initialize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4E56DA" w:rsidRDefault="004E56DA" w:rsidP="005F7461">
                              <w:pPr>
                                <w:spacing w:before="60" w:after="0"/>
                                <w:jc w:val="center"/>
                                <w:rPr>
                                  <w:lang w:val="sv-SE"/>
                                </w:rPr>
                              </w:pPr>
                              <w:r>
                                <w:rPr>
                                  <w:lang w:val="sv-SE"/>
                                </w:rPr>
                                <w:t>Preprocessor</w:t>
                              </w:r>
                            </w:p>
                            <w:p w14:paraId="04F32221" w14:textId="77777777" w:rsidR="004E56DA" w:rsidRPr="00C7380D" w:rsidRDefault="004E56DA"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4E56DA" w:rsidRPr="008541FD" w:rsidRDefault="004E56DA" w:rsidP="005F7461">
                              <w:pPr>
                                <w:spacing w:before="60" w:after="0"/>
                                <w:jc w:val="center"/>
                              </w:pPr>
                              <w:r w:rsidRPr="008541FD">
                                <w:t>Source</w:t>
                              </w:r>
                              <w:r>
                                <w:t xml:space="preserve"> </w:t>
                              </w:r>
                              <w:r w:rsidRPr="008541FD">
                                <w:t>Code</w:t>
                              </w:r>
                            </w:p>
                            <w:p w14:paraId="4FCEAC5C" w14:textId="77777777" w:rsidR="004E56DA" w:rsidRDefault="004E56DA"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4E56DA" w:rsidRDefault="004E56DA"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4E56DA" w:rsidRDefault="004E56DA" w:rsidP="005F7461">
                              <w:pPr>
                                <w:pStyle w:val="Normalwebb"/>
                                <w:spacing w:before="60" w:line="256" w:lineRule="auto"/>
                                <w:jc w:val="center"/>
                              </w:pPr>
                              <w:r>
                                <w:rPr>
                                  <w:rFonts w:eastAsia="Calibri"/>
                                  <w:sz w:val="22"/>
                                  <w:szCs w:val="22"/>
                                  <w:lang w:val="en-US"/>
                                </w:rPr>
                                <w:t>Processed Code</w:t>
                              </w:r>
                            </w:p>
                            <w:p w14:paraId="14142DBC" w14:textId="77777777" w:rsidR="004E56DA" w:rsidRDefault="004E56DA"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4E56DA" w:rsidRDefault="004E56DA"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4E56DA" w:rsidRDefault="004E56DA" w:rsidP="005F7461">
                              <w:pPr>
                                <w:pStyle w:val="Normalwebb"/>
                                <w:spacing w:before="60" w:line="254" w:lineRule="auto"/>
                                <w:jc w:val="center"/>
                              </w:pPr>
                              <w:r>
                                <w:rPr>
                                  <w:rFonts w:eastAsia="Calibri"/>
                                  <w:sz w:val="22"/>
                                  <w:szCs w:val="22"/>
                                  <w:lang w:val="en-US"/>
                                </w:rPr>
                                <w:t>Syntax Tree</w:t>
                              </w:r>
                            </w:p>
                            <w:p w14:paraId="070DB26E" w14:textId="77777777" w:rsidR="004E56DA" w:rsidRDefault="004E56D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4E56DA" w:rsidRDefault="004E56DA"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4E56DA" w:rsidRDefault="004E56DA" w:rsidP="005F7461">
                              <w:pPr>
                                <w:pStyle w:val="Normalwebb"/>
                                <w:spacing w:before="60" w:line="252" w:lineRule="auto"/>
                                <w:jc w:val="center"/>
                              </w:pPr>
                              <w:r>
                                <w:rPr>
                                  <w:rFonts w:eastAsia="Calibri"/>
                                  <w:sz w:val="22"/>
                                  <w:szCs w:val="22"/>
                                  <w:lang w:val="en-US"/>
                                </w:rPr>
                                <w:t>Optimized Syntax Tree</w:t>
                              </w:r>
                            </w:p>
                            <w:p w14:paraId="3315953C" w14:textId="77777777" w:rsidR="004E56DA" w:rsidRDefault="004E56D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4E56DA" w:rsidRDefault="004E56DA"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4E56DA" w:rsidRDefault="004E56DA" w:rsidP="005F7461">
                              <w:pPr>
                                <w:pStyle w:val="Normalwebb"/>
                                <w:spacing w:before="60" w:line="252" w:lineRule="auto"/>
                                <w:jc w:val="center"/>
                              </w:pPr>
                              <w:r>
                                <w:rPr>
                                  <w:rFonts w:eastAsia="Calibri"/>
                                  <w:sz w:val="22"/>
                                  <w:szCs w:val="22"/>
                                  <w:lang w:val="en-US"/>
                                </w:rPr>
                                <w:t>Middle Code List</w:t>
                              </w:r>
                            </w:p>
                            <w:p w14:paraId="321C1BE9" w14:textId="77777777" w:rsidR="004E56DA" w:rsidRDefault="004E56D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4E56DA" w:rsidRDefault="004E56DA" w:rsidP="005F7461">
                              <w:pPr>
                                <w:pStyle w:val="Normalwebb"/>
                                <w:spacing w:before="60" w:line="252" w:lineRule="auto"/>
                                <w:jc w:val="center"/>
                              </w:pPr>
                              <w:r>
                                <w:rPr>
                                  <w:rFonts w:eastAsia="Calibri"/>
                                  <w:sz w:val="22"/>
                                  <w:szCs w:val="22"/>
                                  <w:lang w:val="en-US"/>
                                </w:rPr>
                                <w:t>Optimized Middle Code List</w:t>
                              </w:r>
                            </w:p>
                            <w:p w14:paraId="4CF9CB98" w14:textId="77777777" w:rsidR="004E56DA" w:rsidRDefault="004E56D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4E56DA" w:rsidRDefault="004E56DA"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4E56DA" w:rsidRDefault="004E56DA"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4E56DA" w:rsidRDefault="004E56DA" w:rsidP="005F7461">
                        <w:pPr>
                          <w:spacing w:before="60" w:after="0"/>
                          <w:jc w:val="center"/>
                          <w:rPr>
                            <w:lang w:val="sv-SE"/>
                          </w:rPr>
                        </w:pPr>
                        <w:r>
                          <w:rPr>
                            <w:lang w:val="sv-SE"/>
                          </w:rPr>
                          <w:t>Preprocessor</w:t>
                        </w:r>
                      </w:p>
                      <w:p w14:paraId="04F32221" w14:textId="77777777" w:rsidR="004E56DA" w:rsidRPr="00C7380D" w:rsidRDefault="004E56DA"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4E56DA" w:rsidRPr="008541FD" w:rsidRDefault="004E56DA" w:rsidP="005F7461">
                        <w:pPr>
                          <w:spacing w:before="60" w:after="0"/>
                          <w:jc w:val="center"/>
                        </w:pPr>
                        <w:r w:rsidRPr="008541FD">
                          <w:t>Source</w:t>
                        </w:r>
                        <w:r>
                          <w:t xml:space="preserve"> </w:t>
                        </w:r>
                        <w:r w:rsidRPr="008541FD">
                          <w:t>Code</w:t>
                        </w:r>
                      </w:p>
                      <w:p w14:paraId="4FCEAC5C" w14:textId="77777777" w:rsidR="004E56DA" w:rsidRDefault="004E56DA"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4E56DA" w:rsidRDefault="004E56DA"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4E56DA" w:rsidRDefault="004E56DA" w:rsidP="005F7461">
                        <w:pPr>
                          <w:pStyle w:val="Normalwebb"/>
                          <w:spacing w:before="60" w:line="256" w:lineRule="auto"/>
                          <w:jc w:val="center"/>
                        </w:pPr>
                        <w:r>
                          <w:rPr>
                            <w:rFonts w:eastAsia="Calibri"/>
                            <w:sz w:val="22"/>
                            <w:szCs w:val="22"/>
                            <w:lang w:val="en-US"/>
                          </w:rPr>
                          <w:t>Processed Code</w:t>
                        </w:r>
                      </w:p>
                      <w:p w14:paraId="14142DBC" w14:textId="77777777" w:rsidR="004E56DA" w:rsidRDefault="004E56DA"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4E56DA" w:rsidRDefault="004E56DA"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4E56DA" w:rsidRDefault="004E56DA" w:rsidP="005F7461">
                        <w:pPr>
                          <w:pStyle w:val="Normalwebb"/>
                          <w:spacing w:before="60" w:line="254" w:lineRule="auto"/>
                          <w:jc w:val="center"/>
                        </w:pPr>
                        <w:r>
                          <w:rPr>
                            <w:rFonts w:eastAsia="Calibri"/>
                            <w:sz w:val="22"/>
                            <w:szCs w:val="22"/>
                            <w:lang w:val="en-US"/>
                          </w:rPr>
                          <w:t>Syntax Tree</w:t>
                        </w:r>
                      </w:p>
                      <w:p w14:paraId="070DB26E" w14:textId="77777777" w:rsidR="004E56DA" w:rsidRDefault="004E56DA"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4E56DA" w:rsidRDefault="004E56DA"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4E56DA" w:rsidRDefault="004E56DA" w:rsidP="005F7461">
                        <w:pPr>
                          <w:pStyle w:val="Normalwebb"/>
                          <w:spacing w:before="60" w:line="252" w:lineRule="auto"/>
                          <w:jc w:val="center"/>
                        </w:pPr>
                        <w:r>
                          <w:rPr>
                            <w:rFonts w:eastAsia="Calibri"/>
                            <w:sz w:val="22"/>
                            <w:szCs w:val="22"/>
                            <w:lang w:val="en-US"/>
                          </w:rPr>
                          <w:t>Optimized Syntax Tree</w:t>
                        </w:r>
                      </w:p>
                      <w:p w14:paraId="3315953C" w14:textId="77777777" w:rsidR="004E56DA" w:rsidRDefault="004E56DA"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4E56DA" w:rsidRDefault="004E56DA"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4E56DA" w:rsidRDefault="004E56DA" w:rsidP="005F7461">
                        <w:pPr>
                          <w:pStyle w:val="Normalwebb"/>
                          <w:spacing w:before="60" w:line="252" w:lineRule="auto"/>
                          <w:jc w:val="center"/>
                        </w:pPr>
                        <w:r>
                          <w:rPr>
                            <w:rFonts w:eastAsia="Calibri"/>
                            <w:sz w:val="22"/>
                            <w:szCs w:val="22"/>
                            <w:lang w:val="en-US"/>
                          </w:rPr>
                          <w:t>Middle Code List</w:t>
                        </w:r>
                      </w:p>
                      <w:p w14:paraId="321C1BE9" w14:textId="77777777" w:rsidR="004E56DA" w:rsidRDefault="004E56DA"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4E56DA" w:rsidRDefault="004E56DA" w:rsidP="005F7461">
                        <w:pPr>
                          <w:pStyle w:val="Normalwebb"/>
                          <w:spacing w:before="60" w:line="252" w:lineRule="auto"/>
                          <w:jc w:val="center"/>
                        </w:pPr>
                        <w:r>
                          <w:rPr>
                            <w:rFonts w:eastAsia="Calibri"/>
                            <w:sz w:val="22"/>
                            <w:szCs w:val="22"/>
                            <w:lang w:val="en-US"/>
                          </w:rPr>
                          <w:t>Optimized Middle Code List</w:t>
                        </w:r>
                      </w:p>
                      <w:p w14:paraId="4CF9CB98" w14:textId="77777777" w:rsidR="004E56DA" w:rsidRDefault="004E56DA"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4E56DA" w:rsidRDefault="004E56DA"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4E56DA" w:rsidRDefault="004E56DA"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4E56DA" w:rsidRDefault="004E56DA" w:rsidP="006F14D0">
                              <w:pPr>
                                <w:spacing w:before="60" w:after="0"/>
                                <w:jc w:val="center"/>
                                <w:rPr>
                                  <w:lang w:val="sv-SE"/>
                                </w:rPr>
                              </w:pPr>
                              <w:r>
                                <w:rPr>
                                  <w:lang w:val="sv-SE"/>
                                </w:rPr>
                                <w:t>Preprocessor</w:t>
                              </w:r>
                            </w:p>
                            <w:p w14:paraId="2CD90E0F" w14:textId="77777777" w:rsidR="004E56DA" w:rsidRPr="00C7380D" w:rsidRDefault="004E56DA"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4E56DA" w:rsidRPr="008541FD" w:rsidRDefault="004E56DA" w:rsidP="006F14D0">
                              <w:pPr>
                                <w:spacing w:before="60" w:after="0"/>
                                <w:jc w:val="center"/>
                              </w:pPr>
                              <w:r w:rsidRPr="008541FD">
                                <w:t>Source</w:t>
                              </w:r>
                              <w:r>
                                <w:t xml:space="preserve"> </w:t>
                              </w:r>
                              <w:r w:rsidRPr="008541FD">
                                <w:t>Code</w:t>
                              </w:r>
                            </w:p>
                            <w:p w14:paraId="1314F231" w14:textId="77777777" w:rsidR="004E56DA" w:rsidRDefault="004E56DA"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4E56DA" w:rsidRDefault="004E56DA"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4E56DA" w:rsidRDefault="004E56DA" w:rsidP="006F14D0">
                              <w:pPr>
                                <w:pStyle w:val="Normalwebb"/>
                                <w:spacing w:before="60" w:line="256" w:lineRule="auto"/>
                                <w:jc w:val="center"/>
                              </w:pPr>
                              <w:r>
                                <w:rPr>
                                  <w:rFonts w:eastAsia="Calibri"/>
                                  <w:sz w:val="22"/>
                                  <w:szCs w:val="22"/>
                                  <w:lang w:val="en-US"/>
                                </w:rPr>
                                <w:t>Processed Code</w:t>
                              </w:r>
                            </w:p>
                            <w:p w14:paraId="705B7689" w14:textId="77777777" w:rsidR="004E56DA" w:rsidRDefault="004E56DA"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4E56DA" w:rsidRDefault="004E56DA"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4E56DA" w:rsidRDefault="004E56DA" w:rsidP="006F14D0">
                              <w:pPr>
                                <w:pStyle w:val="Normalwebb"/>
                                <w:spacing w:before="60" w:line="254" w:lineRule="auto"/>
                                <w:jc w:val="center"/>
                              </w:pPr>
                              <w:r>
                                <w:rPr>
                                  <w:rFonts w:eastAsia="Calibri"/>
                                  <w:sz w:val="22"/>
                                  <w:szCs w:val="22"/>
                                  <w:lang w:val="en-US"/>
                                </w:rPr>
                                <w:t>Syntax Tree</w:t>
                              </w:r>
                            </w:p>
                            <w:p w14:paraId="20988EE2" w14:textId="77777777" w:rsidR="004E56DA" w:rsidRDefault="004E56D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4E56DA" w:rsidRDefault="004E56DA"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4E56DA" w:rsidRDefault="004E56DA" w:rsidP="006F14D0">
                              <w:pPr>
                                <w:pStyle w:val="Normalwebb"/>
                                <w:spacing w:before="60" w:line="252" w:lineRule="auto"/>
                                <w:jc w:val="center"/>
                              </w:pPr>
                              <w:r>
                                <w:rPr>
                                  <w:rFonts w:eastAsia="Calibri"/>
                                  <w:sz w:val="22"/>
                                  <w:szCs w:val="22"/>
                                  <w:lang w:val="en-US"/>
                                </w:rPr>
                                <w:t>Optimized Syntax Tree</w:t>
                              </w:r>
                            </w:p>
                            <w:p w14:paraId="35223DB0" w14:textId="77777777" w:rsidR="004E56DA" w:rsidRDefault="004E56D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4E56DA" w:rsidRDefault="004E56DA"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4E56DA" w:rsidRDefault="004E56DA" w:rsidP="006F14D0">
                              <w:pPr>
                                <w:pStyle w:val="Normalwebb"/>
                                <w:spacing w:before="60" w:line="252" w:lineRule="auto"/>
                                <w:jc w:val="center"/>
                              </w:pPr>
                              <w:r>
                                <w:rPr>
                                  <w:rFonts w:eastAsia="Calibri"/>
                                  <w:sz w:val="22"/>
                                  <w:szCs w:val="22"/>
                                  <w:lang w:val="en-US"/>
                                </w:rPr>
                                <w:t>Middle Code List</w:t>
                              </w:r>
                            </w:p>
                            <w:p w14:paraId="5410A942" w14:textId="77777777" w:rsidR="004E56DA" w:rsidRDefault="004E56D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4E56DA" w:rsidRDefault="004E56DA" w:rsidP="006F14D0">
                              <w:pPr>
                                <w:pStyle w:val="Normalwebb"/>
                                <w:spacing w:before="60" w:line="252" w:lineRule="auto"/>
                                <w:jc w:val="center"/>
                              </w:pPr>
                              <w:r>
                                <w:rPr>
                                  <w:rFonts w:eastAsia="Calibri"/>
                                  <w:sz w:val="22"/>
                                  <w:szCs w:val="22"/>
                                  <w:lang w:val="en-US"/>
                                </w:rPr>
                                <w:t>Optimized Middle Code List</w:t>
                              </w:r>
                            </w:p>
                            <w:p w14:paraId="36F7A1DE" w14:textId="77777777" w:rsidR="004E56DA" w:rsidRDefault="004E56D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4E56DA" w:rsidRDefault="004E56DA"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4E56DA" w:rsidRDefault="004E56DA"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4E56DA" w:rsidRDefault="004E56DA" w:rsidP="006F14D0">
                        <w:pPr>
                          <w:spacing w:before="60" w:after="0"/>
                          <w:jc w:val="center"/>
                          <w:rPr>
                            <w:lang w:val="sv-SE"/>
                          </w:rPr>
                        </w:pPr>
                        <w:r>
                          <w:rPr>
                            <w:lang w:val="sv-SE"/>
                          </w:rPr>
                          <w:t>Preprocessor</w:t>
                        </w:r>
                      </w:p>
                      <w:p w14:paraId="2CD90E0F" w14:textId="77777777" w:rsidR="004E56DA" w:rsidRPr="00C7380D" w:rsidRDefault="004E56DA"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4E56DA" w:rsidRPr="008541FD" w:rsidRDefault="004E56DA" w:rsidP="006F14D0">
                        <w:pPr>
                          <w:spacing w:before="60" w:after="0"/>
                          <w:jc w:val="center"/>
                        </w:pPr>
                        <w:r w:rsidRPr="008541FD">
                          <w:t>Source</w:t>
                        </w:r>
                        <w:r>
                          <w:t xml:space="preserve"> </w:t>
                        </w:r>
                        <w:r w:rsidRPr="008541FD">
                          <w:t>Code</w:t>
                        </w:r>
                      </w:p>
                      <w:p w14:paraId="1314F231" w14:textId="77777777" w:rsidR="004E56DA" w:rsidRDefault="004E56DA"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4E56DA" w:rsidRDefault="004E56DA"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4E56DA" w:rsidRDefault="004E56DA" w:rsidP="006F14D0">
                        <w:pPr>
                          <w:pStyle w:val="Normalwebb"/>
                          <w:spacing w:before="60" w:line="256" w:lineRule="auto"/>
                          <w:jc w:val="center"/>
                        </w:pPr>
                        <w:r>
                          <w:rPr>
                            <w:rFonts w:eastAsia="Calibri"/>
                            <w:sz w:val="22"/>
                            <w:szCs w:val="22"/>
                            <w:lang w:val="en-US"/>
                          </w:rPr>
                          <w:t>Processed Code</w:t>
                        </w:r>
                      </w:p>
                      <w:p w14:paraId="705B7689" w14:textId="77777777" w:rsidR="004E56DA" w:rsidRDefault="004E56DA"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4E56DA" w:rsidRDefault="004E56DA"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4E56DA" w:rsidRDefault="004E56DA" w:rsidP="006F14D0">
                        <w:pPr>
                          <w:pStyle w:val="Normalwebb"/>
                          <w:spacing w:before="60" w:line="254" w:lineRule="auto"/>
                          <w:jc w:val="center"/>
                        </w:pPr>
                        <w:r>
                          <w:rPr>
                            <w:rFonts w:eastAsia="Calibri"/>
                            <w:sz w:val="22"/>
                            <w:szCs w:val="22"/>
                            <w:lang w:val="en-US"/>
                          </w:rPr>
                          <w:t>Syntax Tree</w:t>
                        </w:r>
                      </w:p>
                      <w:p w14:paraId="20988EE2" w14:textId="77777777" w:rsidR="004E56DA" w:rsidRDefault="004E56DA"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4E56DA" w:rsidRDefault="004E56DA"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4E56DA" w:rsidRDefault="004E56DA" w:rsidP="006F14D0">
                        <w:pPr>
                          <w:pStyle w:val="Normalwebb"/>
                          <w:spacing w:before="60" w:line="252" w:lineRule="auto"/>
                          <w:jc w:val="center"/>
                        </w:pPr>
                        <w:r>
                          <w:rPr>
                            <w:rFonts w:eastAsia="Calibri"/>
                            <w:sz w:val="22"/>
                            <w:szCs w:val="22"/>
                            <w:lang w:val="en-US"/>
                          </w:rPr>
                          <w:t>Optimized Syntax Tree</w:t>
                        </w:r>
                      </w:p>
                      <w:p w14:paraId="35223DB0" w14:textId="77777777" w:rsidR="004E56DA" w:rsidRDefault="004E56DA"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4E56DA" w:rsidRDefault="004E56DA"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4E56DA" w:rsidRDefault="004E56DA" w:rsidP="006F14D0">
                        <w:pPr>
                          <w:pStyle w:val="Normalwebb"/>
                          <w:spacing w:before="60" w:line="252" w:lineRule="auto"/>
                          <w:jc w:val="center"/>
                        </w:pPr>
                        <w:r>
                          <w:rPr>
                            <w:rFonts w:eastAsia="Calibri"/>
                            <w:sz w:val="22"/>
                            <w:szCs w:val="22"/>
                            <w:lang w:val="en-US"/>
                          </w:rPr>
                          <w:t>Middle Code List</w:t>
                        </w:r>
                      </w:p>
                      <w:p w14:paraId="5410A942" w14:textId="77777777" w:rsidR="004E56DA" w:rsidRDefault="004E56DA"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4E56DA" w:rsidRDefault="004E56DA" w:rsidP="006F14D0">
                        <w:pPr>
                          <w:pStyle w:val="Normalwebb"/>
                          <w:spacing w:before="60" w:line="252" w:lineRule="auto"/>
                          <w:jc w:val="center"/>
                        </w:pPr>
                        <w:r>
                          <w:rPr>
                            <w:rFonts w:eastAsia="Calibri"/>
                            <w:sz w:val="22"/>
                            <w:szCs w:val="22"/>
                            <w:lang w:val="en-US"/>
                          </w:rPr>
                          <w:t>Optimized Middle Code List</w:t>
                        </w:r>
                      </w:p>
                      <w:p w14:paraId="36F7A1DE" w14:textId="77777777" w:rsidR="004E56DA" w:rsidRDefault="004E56DA"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4E56DA" w:rsidRDefault="004E56DA"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4E56DA" w:rsidRDefault="004E56DA"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4" w:author="Stefan Bjornander" w:date="2015-05-23T17:42:00Z" w:initials="SB">
    <w:p w14:paraId="7086E310" w14:textId="77777777" w:rsidR="004E56DA" w:rsidRDefault="004E56DA">
      <w:pPr>
        <w:pStyle w:val="Kommentarer"/>
      </w:pPr>
      <w:r>
        <w:rPr>
          <w:rStyle w:val="Kommentarsreferens"/>
        </w:rPr>
        <w:annotationRef/>
      </w:r>
    </w:p>
    <w:p w14:paraId="01C1DAD9" w14:textId="77777777" w:rsidR="004E56DA" w:rsidRDefault="004E56DA">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115" w:author="Stefan Bjornander" w:date="2015-05-23T17:42:00Z" w:initials="SB">
    <w:p w14:paraId="04F55807" w14:textId="77777777" w:rsidR="004E56DA" w:rsidRDefault="004E56DA">
      <w:pPr>
        <w:pStyle w:val="Kommentarer"/>
      </w:pPr>
      <w:r>
        <w:rPr>
          <w:rStyle w:val="Kommentarsreferens"/>
        </w:rPr>
        <w:annotationRef/>
      </w:r>
    </w:p>
    <w:p w14:paraId="533EC9EE" w14:textId="77777777" w:rsidR="004E56DA" w:rsidRDefault="004E56DA">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EF8FCD" w14:textId="77777777" w:rsidR="00EC1073" w:rsidRDefault="00EC1073" w:rsidP="006C7309">
      <w:pPr>
        <w:spacing w:line="240" w:lineRule="auto"/>
      </w:pPr>
      <w:r>
        <w:separator/>
      </w:r>
    </w:p>
  </w:endnote>
  <w:endnote w:type="continuationSeparator" w:id="0">
    <w:p w14:paraId="67646DC3" w14:textId="77777777" w:rsidR="00EC1073" w:rsidRDefault="00EC107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E37D1" w14:textId="77777777" w:rsidR="00EC1073" w:rsidRDefault="00EC1073" w:rsidP="006C7309">
      <w:pPr>
        <w:spacing w:line="240" w:lineRule="auto"/>
      </w:pPr>
      <w:r>
        <w:separator/>
      </w:r>
    </w:p>
  </w:footnote>
  <w:footnote w:type="continuationSeparator" w:id="0">
    <w:p w14:paraId="7E847920" w14:textId="77777777" w:rsidR="00EC1073" w:rsidRDefault="00EC1073" w:rsidP="006C7309">
      <w:pPr>
        <w:spacing w:line="240" w:lineRule="auto"/>
      </w:pPr>
      <w:r>
        <w:continuationSeparator/>
      </w:r>
    </w:p>
  </w:footnote>
  <w:footnote w:id="1">
    <w:p w14:paraId="073943A1" w14:textId="0E9731C3" w:rsidR="004E56DA" w:rsidRPr="00304E17" w:rsidRDefault="004E56DA">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4E56DA" w:rsidRPr="007E20F3" w:rsidRDefault="004E56DA"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4E56DA" w:rsidRPr="00214B10" w:rsidRDefault="004E56DA" w:rsidP="00E40B78">
      <w:pPr>
        <w:pStyle w:val="Fotnotstext"/>
      </w:pPr>
      <w:ins w:id="80" w:author="Stefan Bjornander" w:date="2015-04-26T09:28:00Z">
        <w:r>
          <w:rPr>
            <w:rStyle w:val="Fotnotsreferens"/>
          </w:rPr>
          <w:footnoteRef/>
        </w:r>
        <w:r>
          <w:t xml:space="preserve"> In other </w:t>
        </w:r>
      </w:ins>
      <w:ins w:id="81" w:author="Stefan Bjornander" w:date="2015-04-26T09:29:00Z">
        <w:r>
          <w:t>languages</w:t>
        </w:r>
      </w:ins>
      <w:ins w:id="82" w:author="Stefan Bjornander" w:date="2015-04-26T09:41:00Z">
        <w:r>
          <w:t>,</w:t>
        </w:r>
      </w:ins>
      <w:ins w:id="83" w:author="Stefan Bjornander" w:date="2015-04-26T09:28:00Z">
        <w:r>
          <w:t xml:space="preserve"> </w:t>
        </w:r>
      </w:ins>
      <w:ins w:id="84" w:author="Stefan Bjornander" w:date="2015-04-26T09:41:00Z">
        <w:r>
          <w:t xml:space="preserve">which syntax includes </w:t>
        </w:r>
      </w:ins>
      <w:ins w:id="85" w:author="Stefan Bjornander" w:date="2015-04-26T09:28:00Z">
        <w:r>
          <w:t xml:space="preserve">the keyword </w:t>
        </w:r>
        <w:r w:rsidRPr="00D65900">
          <w:rPr>
            <w:rStyle w:val="CodeInText"/>
            <w:rPrChange w:id="86" w:author="Stefan Bjornander" w:date="2015-04-26T09:29:00Z">
              <w:rPr/>
            </w:rPrChange>
          </w:rPr>
          <w:t>then</w:t>
        </w:r>
        <w:r>
          <w:t xml:space="preserve">, it is </w:t>
        </w:r>
      </w:ins>
      <w:ins w:id="87" w:author="Stefan Bjornander" w:date="2015-04-26T09:29:00Z">
        <w:r>
          <w:t xml:space="preserve">called </w:t>
        </w:r>
      </w:ins>
      <w:ins w:id="88" w:author="Stefan Bjornander" w:date="2015-04-26T09:28:00Z">
        <w:r>
          <w:t xml:space="preserve">as the </w:t>
        </w:r>
        <w:r w:rsidRPr="00D65900">
          <w:rPr>
            <w:rStyle w:val="CodeInText"/>
            <w:rPrChange w:id="89" w:author="Stefan Bjornander" w:date="2015-04-26T09:29:00Z">
              <w:rPr/>
            </w:rPrChange>
          </w:rPr>
          <w:t>if-then-els</w:t>
        </w:r>
      </w:ins>
      <w:ins w:id="90" w:author="Stefan Bjornander" w:date="2015-04-26T09:29:00Z">
        <w:r w:rsidRPr="00D65900">
          <w:rPr>
            <w:rStyle w:val="CodeInText"/>
            <w:rPrChange w:id="91" w:author="Stefan Bjornander" w:date="2015-04-26T09:29:00Z">
              <w:rPr/>
            </w:rPrChange>
          </w:rPr>
          <w:t>e</w:t>
        </w:r>
        <w:r>
          <w:t xml:space="preserve"> problem.</w:t>
        </w:r>
      </w:ins>
    </w:p>
  </w:footnote>
  <w:footnote w:id="4">
    <w:p w14:paraId="1D8765FF" w14:textId="77777777" w:rsidR="004E56DA" w:rsidRPr="007E20F3" w:rsidRDefault="004E56DA"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4E56DA" w:rsidRPr="00E01F3C" w:rsidRDefault="004E56DA"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4E56DA" w:rsidRDefault="004E56DA"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4E56DA" w:rsidRPr="006646C9" w:rsidRDefault="004E56DA" w:rsidP="00E40B78">
      <w:pPr>
        <w:pStyle w:val="Code"/>
      </w:pPr>
      <w:r>
        <w:t>printf("int: %i, double %f", 123, 23.45);</w:t>
      </w:r>
    </w:p>
  </w:footnote>
  <w:footnote w:id="7">
    <w:p w14:paraId="185C09F4" w14:textId="77777777" w:rsidR="004E56DA" w:rsidRPr="00D93CD3" w:rsidRDefault="004E56DA"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4E56DA" w:rsidRPr="0041681A" w:rsidRDefault="004E56DA">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4E56DA" w:rsidRPr="008A39BB" w:rsidRDefault="004E56DA">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4E56DA" w:rsidRPr="00DB458B" w:rsidRDefault="004E56DA"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4E56DA" w:rsidRDefault="004E56DA"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4E56DA" w:rsidRPr="00DB458B" w:rsidRDefault="004E56DA">
      <w:pPr>
        <w:pStyle w:val="Fotnotstext"/>
      </w:pPr>
    </w:p>
  </w:footnote>
  <w:footnote w:id="12">
    <w:p w14:paraId="6F2CD1AD" w14:textId="01D73667" w:rsidR="004E56DA" w:rsidRPr="00615CDB" w:rsidRDefault="004E56DA">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4E56DA" w:rsidRPr="00725EAE" w:rsidRDefault="004E56DA"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4E56DA" w:rsidRPr="00B4576D" w:rsidRDefault="004E56DA"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4E56DA" w:rsidRPr="00080A22" w:rsidRDefault="004E56DA"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4E56DA" w:rsidRDefault="004E56DA"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4E56DA" w:rsidRDefault="004E56DA" w:rsidP="00E80032">
      <w:pPr>
        <w:pStyle w:val="Code"/>
      </w:pPr>
      <w:r>
        <w:t>#define BOOL int</w:t>
      </w:r>
    </w:p>
    <w:p w14:paraId="5A8A6026" w14:textId="77777777" w:rsidR="004E56DA" w:rsidRDefault="004E56DA" w:rsidP="00E80032">
      <w:pPr>
        <w:pStyle w:val="Code"/>
      </w:pPr>
      <w:r>
        <w:t>#define TRUE 1</w:t>
      </w:r>
    </w:p>
    <w:p w14:paraId="09976B6C" w14:textId="77777777" w:rsidR="004E56DA" w:rsidRPr="00BF232B" w:rsidRDefault="004E56DA" w:rsidP="00E80032">
      <w:pPr>
        <w:pStyle w:val="Code"/>
      </w:pPr>
      <w:r>
        <w:t>#define FALSE 0</w:t>
      </w:r>
    </w:p>
  </w:footnote>
  <w:footnote w:id="17">
    <w:p w14:paraId="1100CB01" w14:textId="77777777" w:rsidR="004E56DA" w:rsidRDefault="004E56DA"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4E56DA" w:rsidRDefault="004E56DA" w:rsidP="00E80032">
      <w:r>
        <w:rPr>
          <w:rStyle w:val="Fotnotsreferens"/>
        </w:rPr>
        <w:footnoteRef/>
      </w:r>
      <w:r>
        <w:t xml:space="preserve"> Depending of the compiler and its warning level settings.</w:t>
      </w:r>
    </w:p>
  </w:footnote>
  <w:footnote w:id="19">
    <w:p w14:paraId="3D554D37" w14:textId="77777777" w:rsidR="004E56DA" w:rsidRPr="004679D4" w:rsidRDefault="004E56DA"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4E56DA" w:rsidRPr="00C03AB7" w:rsidRDefault="004E56DA"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4E56DA" w:rsidRPr="000C5114" w:rsidRDefault="004E56DA"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4E56DA" w:rsidRPr="002343ED" w:rsidRDefault="004E56DA"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4E56DA" w:rsidRDefault="004E56DA" w:rsidP="00E80032">
      <w:r>
        <w:rPr>
          <w:rStyle w:val="Fotnotsreferens"/>
        </w:rPr>
        <w:footnoteRef/>
      </w:r>
      <w:r>
        <w:t xml:space="preserve"> However, we have no knowledge about the actual address; it may be 10,000 or anything else.</w:t>
      </w:r>
    </w:p>
  </w:footnote>
  <w:footnote w:id="24">
    <w:p w14:paraId="575EFDCD" w14:textId="77777777" w:rsidR="004E56DA" w:rsidRPr="009B0162" w:rsidRDefault="004E56DA"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4E56DA" w:rsidRDefault="004E56DA"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4E56DA" w:rsidRDefault="004E56DA"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4E56DA" w:rsidRPr="00E554CC" w:rsidRDefault="004E56DA"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4E56DA" w:rsidRPr="00391B01" w:rsidRDefault="004E56DA"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4E56DA" w:rsidRDefault="004E56DA"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4E56DA" w:rsidRDefault="004E56DA"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4E56DA" w:rsidRDefault="004E56DA" w:rsidP="00E80032">
      <w:r>
        <w:rPr>
          <w:rStyle w:val="Fotnotsreferens"/>
        </w:rPr>
        <w:footnoteRef/>
      </w:r>
      <w:r>
        <w:t xml:space="preserve"> There is no rational explanation, just accept it.</w:t>
      </w:r>
    </w:p>
  </w:footnote>
  <w:footnote w:id="32">
    <w:p w14:paraId="0B9FD0C4" w14:textId="77777777" w:rsidR="004E56DA" w:rsidRDefault="004E56DA"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4E56DA" w:rsidRPr="00EF01A1" w:rsidRDefault="004E56DA"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4E56DA" w:rsidRPr="008655EC" w:rsidRDefault="004E56DA"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rQUAxg5QXCw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D04"/>
    <w:rsid w:val="00005E54"/>
    <w:rsid w:val="000065B8"/>
    <w:rsid w:val="000066DB"/>
    <w:rsid w:val="00006FA7"/>
    <w:rsid w:val="00007328"/>
    <w:rsid w:val="00007B83"/>
    <w:rsid w:val="00007CBE"/>
    <w:rsid w:val="00007F9D"/>
    <w:rsid w:val="000101FD"/>
    <w:rsid w:val="00010401"/>
    <w:rsid w:val="0001065C"/>
    <w:rsid w:val="00010727"/>
    <w:rsid w:val="00010A99"/>
    <w:rsid w:val="00010E0C"/>
    <w:rsid w:val="00011163"/>
    <w:rsid w:val="000113C3"/>
    <w:rsid w:val="0001147E"/>
    <w:rsid w:val="000114DE"/>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A0D"/>
    <w:rsid w:val="00022A95"/>
    <w:rsid w:val="00022C3D"/>
    <w:rsid w:val="00022E21"/>
    <w:rsid w:val="00022EA0"/>
    <w:rsid w:val="00022FD6"/>
    <w:rsid w:val="000231B9"/>
    <w:rsid w:val="000233CE"/>
    <w:rsid w:val="00023AC8"/>
    <w:rsid w:val="00023E71"/>
    <w:rsid w:val="00024E63"/>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FA"/>
    <w:rsid w:val="00030177"/>
    <w:rsid w:val="0003018C"/>
    <w:rsid w:val="0003020D"/>
    <w:rsid w:val="0003065C"/>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623"/>
    <w:rsid w:val="00084256"/>
    <w:rsid w:val="000843D9"/>
    <w:rsid w:val="00084DDA"/>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F9"/>
    <w:rsid w:val="000A3C53"/>
    <w:rsid w:val="000A3CFE"/>
    <w:rsid w:val="000A3EF0"/>
    <w:rsid w:val="000A3F11"/>
    <w:rsid w:val="000A48FD"/>
    <w:rsid w:val="000A4A04"/>
    <w:rsid w:val="000A4A82"/>
    <w:rsid w:val="000A4D04"/>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C0A"/>
    <w:rsid w:val="000B6E1E"/>
    <w:rsid w:val="000B7A56"/>
    <w:rsid w:val="000C025E"/>
    <w:rsid w:val="000C08D3"/>
    <w:rsid w:val="000C08DE"/>
    <w:rsid w:val="000C0AC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770"/>
    <w:rsid w:val="000C7CA0"/>
    <w:rsid w:val="000D017D"/>
    <w:rsid w:val="000D034A"/>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50B"/>
    <w:rsid w:val="000E7A4E"/>
    <w:rsid w:val="000E7AA6"/>
    <w:rsid w:val="000F0260"/>
    <w:rsid w:val="000F041C"/>
    <w:rsid w:val="000F0460"/>
    <w:rsid w:val="000F05F1"/>
    <w:rsid w:val="000F09D0"/>
    <w:rsid w:val="000F0A83"/>
    <w:rsid w:val="000F0CB9"/>
    <w:rsid w:val="000F187C"/>
    <w:rsid w:val="000F2977"/>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B0"/>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6CA"/>
    <w:rsid w:val="00106A1B"/>
    <w:rsid w:val="00106EA8"/>
    <w:rsid w:val="001072E7"/>
    <w:rsid w:val="0010766A"/>
    <w:rsid w:val="001078A5"/>
    <w:rsid w:val="00107C15"/>
    <w:rsid w:val="00107CC5"/>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6A14"/>
    <w:rsid w:val="001473F3"/>
    <w:rsid w:val="001476AE"/>
    <w:rsid w:val="0014792D"/>
    <w:rsid w:val="00147F72"/>
    <w:rsid w:val="001501D6"/>
    <w:rsid w:val="001506AE"/>
    <w:rsid w:val="00150D67"/>
    <w:rsid w:val="00150F3F"/>
    <w:rsid w:val="001510C0"/>
    <w:rsid w:val="001510D6"/>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F8E"/>
    <w:rsid w:val="00162089"/>
    <w:rsid w:val="0016238E"/>
    <w:rsid w:val="001625AF"/>
    <w:rsid w:val="00162AA9"/>
    <w:rsid w:val="00163535"/>
    <w:rsid w:val="00163CD4"/>
    <w:rsid w:val="00163DC1"/>
    <w:rsid w:val="00163E5A"/>
    <w:rsid w:val="001640D0"/>
    <w:rsid w:val="001640DE"/>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D9D"/>
    <w:rsid w:val="00171E9D"/>
    <w:rsid w:val="00171EE9"/>
    <w:rsid w:val="0017235A"/>
    <w:rsid w:val="0017259D"/>
    <w:rsid w:val="0017271D"/>
    <w:rsid w:val="001728E1"/>
    <w:rsid w:val="00172CF1"/>
    <w:rsid w:val="001731BF"/>
    <w:rsid w:val="00173C31"/>
    <w:rsid w:val="001740C6"/>
    <w:rsid w:val="0017422C"/>
    <w:rsid w:val="0017428F"/>
    <w:rsid w:val="00174346"/>
    <w:rsid w:val="00174663"/>
    <w:rsid w:val="0017475B"/>
    <w:rsid w:val="00174C51"/>
    <w:rsid w:val="00174D04"/>
    <w:rsid w:val="00174EFF"/>
    <w:rsid w:val="00174FBB"/>
    <w:rsid w:val="00174FD9"/>
    <w:rsid w:val="00175102"/>
    <w:rsid w:val="0017524D"/>
    <w:rsid w:val="00175D24"/>
    <w:rsid w:val="001763F4"/>
    <w:rsid w:val="00176A35"/>
    <w:rsid w:val="00176AAC"/>
    <w:rsid w:val="00176C94"/>
    <w:rsid w:val="001770BF"/>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43C6"/>
    <w:rsid w:val="001845D5"/>
    <w:rsid w:val="001845F3"/>
    <w:rsid w:val="001846D4"/>
    <w:rsid w:val="00184CC4"/>
    <w:rsid w:val="00184D5F"/>
    <w:rsid w:val="00184E24"/>
    <w:rsid w:val="00185176"/>
    <w:rsid w:val="00185C09"/>
    <w:rsid w:val="00185F09"/>
    <w:rsid w:val="001861F5"/>
    <w:rsid w:val="001864B9"/>
    <w:rsid w:val="00186670"/>
    <w:rsid w:val="00186744"/>
    <w:rsid w:val="00186840"/>
    <w:rsid w:val="00186CF1"/>
    <w:rsid w:val="001871C0"/>
    <w:rsid w:val="001874B8"/>
    <w:rsid w:val="001904EE"/>
    <w:rsid w:val="00190AC7"/>
    <w:rsid w:val="001911B7"/>
    <w:rsid w:val="001917D0"/>
    <w:rsid w:val="00191816"/>
    <w:rsid w:val="0019224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B23"/>
    <w:rsid w:val="001A5BCB"/>
    <w:rsid w:val="001A5CAA"/>
    <w:rsid w:val="001A6007"/>
    <w:rsid w:val="001A63CB"/>
    <w:rsid w:val="001A65BA"/>
    <w:rsid w:val="001A6626"/>
    <w:rsid w:val="001A6790"/>
    <w:rsid w:val="001A6AA3"/>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6BD"/>
    <w:rsid w:val="001B3717"/>
    <w:rsid w:val="001B3959"/>
    <w:rsid w:val="001B3A10"/>
    <w:rsid w:val="001B45EA"/>
    <w:rsid w:val="001B4A03"/>
    <w:rsid w:val="001B5346"/>
    <w:rsid w:val="001B5456"/>
    <w:rsid w:val="001B591D"/>
    <w:rsid w:val="001B5E84"/>
    <w:rsid w:val="001B5EFB"/>
    <w:rsid w:val="001B6658"/>
    <w:rsid w:val="001B697F"/>
    <w:rsid w:val="001B6D1F"/>
    <w:rsid w:val="001B6D75"/>
    <w:rsid w:val="001B706B"/>
    <w:rsid w:val="001B717F"/>
    <w:rsid w:val="001B71FF"/>
    <w:rsid w:val="001B7677"/>
    <w:rsid w:val="001B772C"/>
    <w:rsid w:val="001B7A1A"/>
    <w:rsid w:val="001C01A4"/>
    <w:rsid w:val="001C03B0"/>
    <w:rsid w:val="001C1197"/>
    <w:rsid w:val="001C1F5C"/>
    <w:rsid w:val="001C2035"/>
    <w:rsid w:val="001C229B"/>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933"/>
    <w:rsid w:val="001C6BEE"/>
    <w:rsid w:val="001C6D9B"/>
    <w:rsid w:val="001C6E6E"/>
    <w:rsid w:val="001C7B67"/>
    <w:rsid w:val="001D001C"/>
    <w:rsid w:val="001D005D"/>
    <w:rsid w:val="001D098B"/>
    <w:rsid w:val="001D10F8"/>
    <w:rsid w:val="001D137F"/>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B8B"/>
    <w:rsid w:val="00220C33"/>
    <w:rsid w:val="00220E21"/>
    <w:rsid w:val="0022255F"/>
    <w:rsid w:val="0022259F"/>
    <w:rsid w:val="00222C11"/>
    <w:rsid w:val="00222C38"/>
    <w:rsid w:val="00222D7A"/>
    <w:rsid w:val="00223105"/>
    <w:rsid w:val="0022372A"/>
    <w:rsid w:val="0022392F"/>
    <w:rsid w:val="00223AD8"/>
    <w:rsid w:val="00223CAB"/>
    <w:rsid w:val="00223F67"/>
    <w:rsid w:val="002242F0"/>
    <w:rsid w:val="002247EB"/>
    <w:rsid w:val="0022480E"/>
    <w:rsid w:val="00224869"/>
    <w:rsid w:val="00224B3F"/>
    <w:rsid w:val="00224B60"/>
    <w:rsid w:val="00225449"/>
    <w:rsid w:val="00225450"/>
    <w:rsid w:val="00225B25"/>
    <w:rsid w:val="00225C0E"/>
    <w:rsid w:val="00226060"/>
    <w:rsid w:val="0022676D"/>
    <w:rsid w:val="00226BDF"/>
    <w:rsid w:val="002274A0"/>
    <w:rsid w:val="0022765A"/>
    <w:rsid w:val="0022772B"/>
    <w:rsid w:val="0022772E"/>
    <w:rsid w:val="00227B23"/>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9E5"/>
    <w:rsid w:val="00235BAE"/>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74C9"/>
    <w:rsid w:val="00267927"/>
    <w:rsid w:val="00267A34"/>
    <w:rsid w:val="00267A58"/>
    <w:rsid w:val="00267B27"/>
    <w:rsid w:val="00267B8F"/>
    <w:rsid w:val="00267BC7"/>
    <w:rsid w:val="00267E85"/>
    <w:rsid w:val="00270438"/>
    <w:rsid w:val="002704EA"/>
    <w:rsid w:val="00270AD5"/>
    <w:rsid w:val="00270E94"/>
    <w:rsid w:val="0027152B"/>
    <w:rsid w:val="0027179E"/>
    <w:rsid w:val="00271A3C"/>
    <w:rsid w:val="00271DD8"/>
    <w:rsid w:val="00271F1F"/>
    <w:rsid w:val="00272521"/>
    <w:rsid w:val="00272A17"/>
    <w:rsid w:val="00272FB1"/>
    <w:rsid w:val="00272FE8"/>
    <w:rsid w:val="0027372E"/>
    <w:rsid w:val="0027377B"/>
    <w:rsid w:val="00273AA4"/>
    <w:rsid w:val="00273BBD"/>
    <w:rsid w:val="002743F8"/>
    <w:rsid w:val="002751B9"/>
    <w:rsid w:val="0027550F"/>
    <w:rsid w:val="002759C1"/>
    <w:rsid w:val="00275A17"/>
    <w:rsid w:val="00275E78"/>
    <w:rsid w:val="00276387"/>
    <w:rsid w:val="00276604"/>
    <w:rsid w:val="00277D97"/>
    <w:rsid w:val="0028036D"/>
    <w:rsid w:val="00280429"/>
    <w:rsid w:val="00280618"/>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6B2"/>
    <w:rsid w:val="00285822"/>
    <w:rsid w:val="00285917"/>
    <w:rsid w:val="00285B2B"/>
    <w:rsid w:val="00285B7E"/>
    <w:rsid w:val="00286123"/>
    <w:rsid w:val="002866DC"/>
    <w:rsid w:val="00286B7D"/>
    <w:rsid w:val="00286EC1"/>
    <w:rsid w:val="0028753B"/>
    <w:rsid w:val="002875CF"/>
    <w:rsid w:val="002876CC"/>
    <w:rsid w:val="002879AA"/>
    <w:rsid w:val="00290B12"/>
    <w:rsid w:val="002914C7"/>
    <w:rsid w:val="00292108"/>
    <w:rsid w:val="0029261D"/>
    <w:rsid w:val="00292744"/>
    <w:rsid w:val="00292A67"/>
    <w:rsid w:val="0029308A"/>
    <w:rsid w:val="00293565"/>
    <w:rsid w:val="00294714"/>
    <w:rsid w:val="002949A1"/>
    <w:rsid w:val="00294E6A"/>
    <w:rsid w:val="00295DD4"/>
    <w:rsid w:val="00296039"/>
    <w:rsid w:val="002960EF"/>
    <w:rsid w:val="00296118"/>
    <w:rsid w:val="00296128"/>
    <w:rsid w:val="0029636D"/>
    <w:rsid w:val="002967B3"/>
    <w:rsid w:val="00296CBB"/>
    <w:rsid w:val="00296D39"/>
    <w:rsid w:val="00296F60"/>
    <w:rsid w:val="00297023"/>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545"/>
    <w:rsid w:val="002A5791"/>
    <w:rsid w:val="002A59F4"/>
    <w:rsid w:val="002A5E06"/>
    <w:rsid w:val="002A5FC7"/>
    <w:rsid w:val="002A66C7"/>
    <w:rsid w:val="002A6AAA"/>
    <w:rsid w:val="002A6C91"/>
    <w:rsid w:val="002A6D6A"/>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437"/>
    <w:rsid w:val="002B259D"/>
    <w:rsid w:val="002B2A8A"/>
    <w:rsid w:val="002B2C3E"/>
    <w:rsid w:val="002B33DB"/>
    <w:rsid w:val="002B354B"/>
    <w:rsid w:val="002B3B93"/>
    <w:rsid w:val="002B3B99"/>
    <w:rsid w:val="002B3ED2"/>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98C"/>
    <w:rsid w:val="002C2C21"/>
    <w:rsid w:val="002C2D6E"/>
    <w:rsid w:val="002C34AF"/>
    <w:rsid w:val="002C35B6"/>
    <w:rsid w:val="002C375A"/>
    <w:rsid w:val="002C3B33"/>
    <w:rsid w:val="002C4824"/>
    <w:rsid w:val="002C4D31"/>
    <w:rsid w:val="002C5092"/>
    <w:rsid w:val="002C5994"/>
    <w:rsid w:val="002C5A0F"/>
    <w:rsid w:val="002C62B9"/>
    <w:rsid w:val="002C632F"/>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D9"/>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E6"/>
    <w:rsid w:val="002D5A00"/>
    <w:rsid w:val="002D6168"/>
    <w:rsid w:val="002D61AA"/>
    <w:rsid w:val="002D61FB"/>
    <w:rsid w:val="002D637C"/>
    <w:rsid w:val="002D63B6"/>
    <w:rsid w:val="002D6603"/>
    <w:rsid w:val="002D6888"/>
    <w:rsid w:val="002D73F8"/>
    <w:rsid w:val="002D7636"/>
    <w:rsid w:val="002D7B1F"/>
    <w:rsid w:val="002E00C1"/>
    <w:rsid w:val="002E01C1"/>
    <w:rsid w:val="002E01CA"/>
    <w:rsid w:val="002E01E4"/>
    <w:rsid w:val="002E0A78"/>
    <w:rsid w:val="002E0A93"/>
    <w:rsid w:val="002E0B81"/>
    <w:rsid w:val="002E0EBB"/>
    <w:rsid w:val="002E0FD3"/>
    <w:rsid w:val="002E1278"/>
    <w:rsid w:val="002E1309"/>
    <w:rsid w:val="002E1831"/>
    <w:rsid w:val="002E1D8C"/>
    <w:rsid w:val="002E1DAE"/>
    <w:rsid w:val="002E1EF1"/>
    <w:rsid w:val="002E236E"/>
    <w:rsid w:val="002E24BF"/>
    <w:rsid w:val="002E2513"/>
    <w:rsid w:val="002E2A37"/>
    <w:rsid w:val="002E2AE9"/>
    <w:rsid w:val="002E2E5D"/>
    <w:rsid w:val="002E32B0"/>
    <w:rsid w:val="002E33C2"/>
    <w:rsid w:val="002E343C"/>
    <w:rsid w:val="002E3652"/>
    <w:rsid w:val="002E422B"/>
    <w:rsid w:val="002E47AF"/>
    <w:rsid w:val="002E4915"/>
    <w:rsid w:val="002E4A5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712"/>
    <w:rsid w:val="002F3945"/>
    <w:rsid w:val="002F3E6C"/>
    <w:rsid w:val="002F42A8"/>
    <w:rsid w:val="002F4562"/>
    <w:rsid w:val="002F4B44"/>
    <w:rsid w:val="002F4B9A"/>
    <w:rsid w:val="002F5553"/>
    <w:rsid w:val="002F562A"/>
    <w:rsid w:val="002F56A6"/>
    <w:rsid w:val="002F5737"/>
    <w:rsid w:val="002F5879"/>
    <w:rsid w:val="002F5979"/>
    <w:rsid w:val="002F5A76"/>
    <w:rsid w:val="002F5BA3"/>
    <w:rsid w:val="002F5F40"/>
    <w:rsid w:val="002F6087"/>
    <w:rsid w:val="002F62B3"/>
    <w:rsid w:val="002F67E9"/>
    <w:rsid w:val="002F6B79"/>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28A9"/>
    <w:rsid w:val="00302A9B"/>
    <w:rsid w:val="00302AD1"/>
    <w:rsid w:val="00302CBC"/>
    <w:rsid w:val="003031D0"/>
    <w:rsid w:val="00303B2A"/>
    <w:rsid w:val="0030441B"/>
    <w:rsid w:val="003048B8"/>
    <w:rsid w:val="003048E4"/>
    <w:rsid w:val="00304A3D"/>
    <w:rsid w:val="00304AF7"/>
    <w:rsid w:val="00304B69"/>
    <w:rsid w:val="00304E17"/>
    <w:rsid w:val="0030557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65F5"/>
    <w:rsid w:val="00316712"/>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B9"/>
    <w:rsid w:val="003218B7"/>
    <w:rsid w:val="00321CE7"/>
    <w:rsid w:val="003222D6"/>
    <w:rsid w:val="003222ED"/>
    <w:rsid w:val="00322B02"/>
    <w:rsid w:val="00322D1D"/>
    <w:rsid w:val="0032321D"/>
    <w:rsid w:val="0032324E"/>
    <w:rsid w:val="0032337A"/>
    <w:rsid w:val="00323B9A"/>
    <w:rsid w:val="003241B2"/>
    <w:rsid w:val="0032483C"/>
    <w:rsid w:val="00324B53"/>
    <w:rsid w:val="00324DF6"/>
    <w:rsid w:val="00324ED3"/>
    <w:rsid w:val="00325031"/>
    <w:rsid w:val="0032506E"/>
    <w:rsid w:val="0032529C"/>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658C"/>
    <w:rsid w:val="003668DB"/>
    <w:rsid w:val="00366A07"/>
    <w:rsid w:val="00367096"/>
    <w:rsid w:val="0036750E"/>
    <w:rsid w:val="0036782C"/>
    <w:rsid w:val="00367A12"/>
    <w:rsid w:val="00367CC1"/>
    <w:rsid w:val="00370042"/>
    <w:rsid w:val="00370370"/>
    <w:rsid w:val="003709F8"/>
    <w:rsid w:val="00370BFB"/>
    <w:rsid w:val="00370D59"/>
    <w:rsid w:val="00370E69"/>
    <w:rsid w:val="00370EB3"/>
    <w:rsid w:val="003715AC"/>
    <w:rsid w:val="003717E1"/>
    <w:rsid w:val="003719A6"/>
    <w:rsid w:val="00371B90"/>
    <w:rsid w:val="00371E5F"/>
    <w:rsid w:val="00371FC3"/>
    <w:rsid w:val="00372445"/>
    <w:rsid w:val="003726CA"/>
    <w:rsid w:val="00373342"/>
    <w:rsid w:val="00373613"/>
    <w:rsid w:val="00373754"/>
    <w:rsid w:val="0037375D"/>
    <w:rsid w:val="0037381A"/>
    <w:rsid w:val="00373829"/>
    <w:rsid w:val="00373C8B"/>
    <w:rsid w:val="003740A4"/>
    <w:rsid w:val="003743EB"/>
    <w:rsid w:val="0037467A"/>
    <w:rsid w:val="003746B2"/>
    <w:rsid w:val="00374AF4"/>
    <w:rsid w:val="00374EFE"/>
    <w:rsid w:val="00375301"/>
    <w:rsid w:val="00375569"/>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C33"/>
    <w:rsid w:val="00380F15"/>
    <w:rsid w:val="0038110A"/>
    <w:rsid w:val="00381257"/>
    <w:rsid w:val="00381337"/>
    <w:rsid w:val="00381513"/>
    <w:rsid w:val="0038158E"/>
    <w:rsid w:val="00381678"/>
    <w:rsid w:val="003817BE"/>
    <w:rsid w:val="00381844"/>
    <w:rsid w:val="00381A41"/>
    <w:rsid w:val="00381A6D"/>
    <w:rsid w:val="00382024"/>
    <w:rsid w:val="00382291"/>
    <w:rsid w:val="00382C9C"/>
    <w:rsid w:val="00382D84"/>
    <w:rsid w:val="00382E4D"/>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5CF"/>
    <w:rsid w:val="003866BF"/>
    <w:rsid w:val="0038687E"/>
    <w:rsid w:val="00386A0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3013"/>
    <w:rsid w:val="00393206"/>
    <w:rsid w:val="003932C0"/>
    <w:rsid w:val="003946AB"/>
    <w:rsid w:val="0039488A"/>
    <w:rsid w:val="003948AB"/>
    <w:rsid w:val="003948AD"/>
    <w:rsid w:val="003949A5"/>
    <w:rsid w:val="00394C65"/>
    <w:rsid w:val="003959AC"/>
    <w:rsid w:val="00395ABD"/>
    <w:rsid w:val="00395D57"/>
    <w:rsid w:val="00395E28"/>
    <w:rsid w:val="00396000"/>
    <w:rsid w:val="00396296"/>
    <w:rsid w:val="00396672"/>
    <w:rsid w:val="00396761"/>
    <w:rsid w:val="0039692B"/>
    <w:rsid w:val="00396ADB"/>
    <w:rsid w:val="00396CBD"/>
    <w:rsid w:val="00396E77"/>
    <w:rsid w:val="00396FBA"/>
    <w:rsid w:val="00397001"/>
    <w:rsid w:val="003971B9"/>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DB0"/>
    <w:rsid w:val="003A20DF"/>
    <w:rsid w:val="003A2B2C"/>
    <w:rsid w:val="003A2BFD"/>
    <w:rsid w:val="003A2CD5"/>
    <w:rsid w:val="003A2DDA"/>
    <w:rsid w:val="003A3644"/>
    <w:rsid w:val="003A3E94"/>
    <w:rsid w:val="003A4147"/>
    <w:rsid w:val="003A465C"/>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E5B"/>
    <w:rsid w:val="003D6FE9"/>
    <w:rsid w:val="003D71C2"/>
    <w:rsid w:val="003D793A"/>
    <w:rsid w:val="003D7A4F"/>
    <w:rsid w:val="003D7B0F"/>
    <w:rsid w:val="003D7B90"/>
    <w:rsid w:val="003E0327"/>
    <w:rsid w:val="003E0525"/>
    <w:rsid w:val="003E077E"/>
    <w:rsid w:val="003E08AB"/>
    <w:rsid w:val="003E09C2"/>
    <w:rsid w:val="003E0C7F"/>
    <w:rsid w:val="003E107B"/>
    <w:rsid w:val="003E1B4C"/>
    <w:rsid w:val="003E1F9C"/>
    <w:rsid w:val="003E1FDC"/>
    <w:rsid w:val="003E21E6"/>
    <w:rsid w:val="003E2379"/>
    <w:rsid w:val="003E26C6"/>
    <w:rsid w:val="003E28A6"/>
    <w:rsid w:val="003E2C21"/>
    <w:rsid w:val="003E2EDE"/>
    <w:rsid w:val="003E3851"/>
    <w:rsid w:val="003E41D7"/>
    <w:rsid w:val="003E4208"/>
    <w:rsid w:val="003E4AAF"/>
    <w:rsid w:val="003E55F9"/>
    <w:rsid w:val="003E5CB4"/>
    <w:rsid w:val="003E671C"/>
    <w:rsid w:val="003E6736"/>
    <w:rsid w:val="003E6986"/>
    <w:rsid w:val="003E7372"/>
    <w:rsid w:val="003E73E8"/>
    <w:rsid w:val="003E78F9"/>
    <w:rsid w:val="003E7CD8"/>
    <w:rsid w:val="003E7FE6"/>
    <w:rsid w:val="003F049A"/>
    <w:rsid w:val="003F0822"/>
    <w:rsid w:val="003F0AB1"/>
    <w:rsid w:val="003F0B7C"/>
    <w:rsid w:val="003F11F8"/>
    <w:rsid w:val="003F1328"/>
    <w:rsid w:val="003F1539"/>
    <w:rsid w:val="003F19DA"/>
    <w:rsid w:val="003F2683"/>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6F0"/>
    <w:rsid w:val="00403B63"/>
    <w:rsid w:val="004040D6"/>
    <w:rsid w:val="004041B5"/>
    <w:rsid w:val="0040470C"/>
    <w:rsid w:val="0040491E"/>
    <w:rsid w:val="0040498A"/>
    <w:rsid w:val="004050FC"/>
    <w:rsid w:val="004055B6"/>
    <w:rsid w:val="004058A2"/>
    <w:rsid w:val="00405E67"/>
    <w:rsid w:val="00405E86"/>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C32"/>
    <w:rsid w:val="00422EBA"/>
    <w:rsid w:val="00423448"/>
    <w:rsid w:val="00423771"/>
    <w:rsid w:val="00423EBE"/>
    <w:rsid w:val="00424555"/>
    <w:rsid w:val="00424A3D"/>
    <w:rsid w:val="00424E5E"/>
    <w:rsid w:val="00424EA7"/>
    <w:rsid w:val="00425820"/>
    <w:rsid w:val="00425F56"/>
    <w:rsid w:val="00425FAA"/>
    <w:rsid w:val="00426690"/>
    <w:rsid w:val="004269EC"/>
    <w:rsid w:val="00426DE5"/>
    <w:rsid w:val="00426E10"/>
    <w:rsid w:val="00427303"/>
    <w:rsid w:val="004274B9"/>
    <w:rsid w:val="0042764E"/>
    <w:rsid w:val="0042780E"/>
    <w:rsid w:val="00427B33"/>
    <w:rsid w:val="00427F0F"/>
    <w:rsid w:val="004306D3"/>
    <w:rsid w:val="004306F6"/>
    <w:rsid w:val="00430BB0"/>
    <w:rsid w:val="00430FAC"/>
    <w:rsid w:val="00431169"/>
    <w:rsid w:val="00432BAC"/>
    <w:rsid w:val="00432E51"/>
    <w:rsid w:val="00433020"/>
    <w:rsid w:val="0043342E"/>
    <w:rsid w:val="004335CF"/>
    <w:rsid w:val="00433940"/>
    <w:rsid w:val="00434370"/>
    <w:rsid w:val="0043444A"/>
    <w:rsid w:val="004349C2"/>
    <w:rsid w:val="00434C05"/>
    <w:rsid w:val="004357B0"/>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B8F"/>
    <w:rsid w:val="00442DC4"/>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70057"/>
    <w:rsid w:val="00470842"/>
    <w:rsid w:val="0047092B"/>
    <w:rsid w:val="00471EE4"/>
    <w:rsid w:val="004721E9"/>
    <w:rsid w:val="00472358"/>
    <w:rsid w:val="0047273C"/>
    <w:rsid w:val="0047297E"/>
    <w:rsid w:val="00472BE4"/>
    <w:rsid w:val="00472F6B"/>
    <w:rsid w:val="00473AD3"/>
    <w:rsid w:val="004741DE"/>
    <w:rsid w:val="00474384"/>
    <w:rsid w:val="004743B6"/>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622"/>
    <w:rsid w:val="004917EF"/>
    <w:rsid w:val="00491927"/>
    <w:rsid w:val="004919A7"/>
    <w:rsid w:val="004920BF"/>
    <w:rsid w:val="004922D6"/>
    <w:rsid w:val="004929EE"/>
    <w:rsid w:val="00492C75"/>
    <w:rsid w:val="004932A4"/>
    <w:rsid w:val="004933A1"/>
    <w:rsid w:val="004942AB"/>
    <w:rsid w:val="0049433C"/>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89A"/>
    <w:rsid w:val="00497989"/>
    <w:rsid w:val="00497F62"/>
    <w:rsid w:val="00497FA7"/>
    <w:rsid w:val="004A068D"/>
    <w:rsid w:val="004A0F93"/>
    <w:rsid w:val="004A0FB6"/>
    <w:rsid w:val="004A1733"/>
    <w:rsid w:val="004A1BB5"/>
    <w:rsid w:val="004A1CAD"/>
    <w:rsid w:val="004A1DC5"/>
    <w:rsid w:val="004A206D"/>
    <w:rsid w:val="004A2083"/>
    <w:rsid w:val="004A21A6"/>
    <w:rsid w:val="004A21FD"/>
    <w:rsid w:val="004A2465"/>
    <w:rsid w:val="004A2547"/>
    <w:rsid w:val="004A2C10"/>
    <w:rsid w:val="004A32D3"/>
    <w:rsid w:val="004A345D"/>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D67"/>
    <w:rsid w:val="004D298F"/>
    <w:rsid w:val="004D2F48"/>
    <w:rsid w:val="004D32C9"/>
    <w:rsid w:val="004D3483"/>
    <w:rsid w:val="004D3646"/>
    <w:rsid w:val="004D3A89"/>
    <w:rsid w:val="004D3F12"/>
    <w:rsid w:val="004D4254"/>
    <w:rsid w:val="004D46A8"/>
    <w:rsid w:val="004D46B3"/>
    <w:rsid w:val="004D4883"/>
    <w:rsid w:val="004D4A36"/>
    <w:rsid w:val="004D4F24"/>
    <w:rsid w:val="004D57BE"/>
    <w:rsid w:val="004D5925"/>
    <w:rsid w:val="004D5DB0"/>
    <w:rsid w:val="004D62EE"/>
    <w:rsid w:val="004D6570"/>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26D4"/>
    <w:rsid w:val="004F2748"/>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249"/>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B92"/>
    <w:rsid w:val="005143DA"/>
    <w:rsid w:val="005146F5"/>
    <w:rsid w:val="00514DE2"/>
    <w:rsid w:val="00515101"/>
    <w:rsid w:val="00515352"/>
    <w:rsid w:val="005159E1"/>
    <w:rsid w:val="00516130"/>
    <w:rsid w:val="0051613C"/>
    <w:rsid w:val="00516A7F"/>
    <w:rsid w:val="00516BC4"/>
    <w:rsid w:val="00516D26"/>
    <w:rsid w:val="00516FB9"/>
    <w:rsid w:val="00517110"/>
    <w:rsid w:val="00517888"/>
    <w:rsid w:val="005178C0"/>
    <w:rsid w:val="005179C4"/>
    <w:rsid w:val="00517C8C"/>
    <w:rsid w:val="00517C9B"/>
    <w:rsid w:val="00517DEF"/>
    <w:rsid w:val="005206EE"/>
    <w:rsid w:val="00520878"/>
    <w:rsid w:val="00520928"/>
    <w:rsid w:val="005217A2"/>
    <w:rsid w:val="005219FF"/>
    <w:rsid w:val="005223AC"/>
    <w:rsid w:val="00522418"/>
    <w:rsid w:val="00522921"/>
    <w:rsid w:val="00522D1B"/>
    <w:rsid w:val="0052326F"/>
    <w:rsid w:val="005232C5"/>
    <w:rsid w:val="00523807"/>
    <w:rsid w:val="00523A85"/>
    <w:rsid w:val="00523CE1"/>
    <w:rsid w:val="00523DE7"/>
    <w:rsid w:val="005240A7"/>
    <w:rsid w:val="00524740"/>
    <w:rsid w:val="0052477C"/>
    <w:rsid w:val="00524966"/>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700"/>
    <w:rsid w:val="005277FD"/>
    <w:rsid w:val="00527CAB"/>
    <w:rsid w:val="0053084E"/>
    <w:rsid w:val="00530886"/>
    <w:rsid w:val="0053099F"/>
    <w:rsid w:val="005311C1"/>
    <w:rsid w:val="005315FF"/>
    <w:rsid w:val="005318FB"/>
    <w:rsid w:val="005319D3"/>
    <w:rsid w:val="00532460"/>
    <w:rsid w:val="00532AD7"/>
    <w:rsid w:val="00532BBA"/>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93C"/>
    <w:rsid w:val="00544D41"/>
    <w:rsid w:val="00545502"/>
    <w:rsid w:val="0054571A"/>
    <w:rsid w:val="00545E00"/>
    <w:rsid w:val="00545E64"/>
    <w:rsid w:val="00545F3A"/>
    <w:rsid w:val="005462C2"/>
    <w:rsid w:val="00546412"/>
    <w:rsid w:val="00546944"/>
    <w:rsid w:val="00546A54"/>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45B0"/>
    <w:rsid w:val="005553F6"/>
    <w:rsid w:val="005558DF"/>
    <w:rsid w:val="005559F7"/>
    <w:rsid w:val="00555AF2"/>
    <w:rsid w:val="00555BBC"/>
    <w:rsid w:val="00555D55"/>
    <w:rsid w:val="005562A4"/>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5EB"/>
    <w:rsid w:val="00580B31"/>
    <w:rsid w:val="00580B55"/>
    <w:rsid w:val="00580C7C"/>
    <w:rsid w:val="005815A0"/>
    <w:rsid w:val="00581E1F"/>
    <w:rsid w:val="00582962"/>
    <w:rsid w:val="0058319B"/>
    <w:rsid w:val="0058397F"/>
    <w:rsid w:val="0058403D"/>
    <w:rsid w:val="005840CC"/>
    <w:rsid w:val="005843DF"/>
    <w:rsid w:val="005844F5"/>
    <w:rsid w:val="00584D79"/>
    <w:rsid w:val="00584DFF"/>
    <w:rsid w:val="0058578B"/>
    <w:rsid w:val="00585AF9"/>
    <w:rsid w:val="00585F92"/>
    <w:rsid w:val="00586119"/>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35AB"/>
    <w:rsid w:val="0059389B"/>
    <w:rsid w:val="00594526"/>
    <w:rsid w:val="005949CB"/>
    <w:rsid w:val="00594DB0"/>
    <w:rsid w:val="00594DD9"/>
    <w:rsid w:val="0059512B"/>
    <w:rsid w:val="005962A4"/>
    <w:rsid w:val="0059632D"/>
    <w:rsid w:val="00596583"/>
    <w:rsid w:val="0059662B"/>
    <w:rsid w:val="00596940"/>
    <w:rsid w:val="00597105"/>
    <w:rsid w:val="0059710A"/>
    <w:rsid w:val="005978BA"/>
    <w:rsid w:val="00597914"/>
    <w:rsid w:val="00597A49"/>
    <w:rsid w:val="00597B05"/>
    <w:rsid w:val="00597B14"/>
    <w:rsid w:val="00597E16"/>
    <w:rsid w:val="005A054D"/>
    <w:rsid w:val="005A05AD"/>
    <w:rsid w:val="005A062B"/>
    <w:rsid w:val="005A0638"/>
    <w:rsid w:val="005A064A"/>
    <w:rsid w:val="005A07F6"/>
    <w:rsid w:val="005A0A21"/>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AB5"/>
    <w:rsid w:val="005C10F2"/>
    <w:rsid w:val="005C1162"/>
    <w:rsid w:val="005C1319"/>
    <w:rsid w:val="005C1A3D"/>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5D0"/>
    <w:rsid w:val="005D47E8"/>
    <w:rsid w:val="005D49AA"/>
    <w:rsid w:val="005D4C82"/>
    <w:rsid w:val="005D4EF1"/>
    <w:rsid w:val="005D50BA"/>
    <w:rsid w:val="005D5325"/>
    <w:rsid w:val="005D596A"/>
    <w:rsid w:val="005D5BC3"/>
    <w:rsid w:val="005D5CFD"/>
    <w:rsid w:val="005D5DB0"/>
    <w:rsid w:val="005D5FFE"/>
    <w:rsid w:val="005D6712"/>
    <w:rsid w:val="005D6B52"/>
    <w:rsid w:val="005D70ED"/>
    <w:rsid w:val="005D7F68"/>
    <w:rsid w:val="005E0D55"/>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406E"/>
    <w:rsid w:val="005E43B2"/>
    <w:rsid w:val="005E4444"/>
    <w:rsid w:val="005E4835"/>
    <w:rsid w:val="005E486A"/>
    <w:rsid w:val="005E4C5F"/>
    <w:rsid w:val="005E4DB2"/>
    <w:rsid w:val="005E4E33"/>
    <w:rsid w:val="005E54CB"/>
    <w:rsid w:val="005E5533"/>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C3"/>
    <w:rsid w:val="00606EC3"/>
    <w:rsid w:val="00607305"/>
    <w:rsid w:val="00607C1D"/>
    <w:rsid w:val="00610574"/>
    <w:rsid w:val="0061106F"/>
    <w:rsid w:val="006110CF"/>
    <w:rsid w:val="006113B7"/>
    <w:rsid w:val="00611715"/>
    <w:rsid w:val="006118ED"/>
    <w:rsid w:val="00611A0A"/>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9C4"/>
    <w:rsid w:val="00614D15"/>
    <w:rsid w:val="00614D99"/>
    <w:rsid w:val="00614F45"/>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BA0"/>
    <w:rsid w:val="00642CB3"/>
    <w:rsid w:val="00642D5B"/>
    <w:rsid w:val="00642E79"/>
    <w:rsid w:val="00642E7C"/>
    <w:rsid w:val="00642EB6"/>
    <w:rsid w:val="0064303F"/>
    <w:rsid w:val="006435EF"/>
    <w:rsid w:val="00643A6A"/>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808"/>
    <w:rsid w:val="00654DEC"/>
    <w:rsid w:val="00654E23"/>
    <w:rsid w:val="00654E93"/>
    <w:rsid w:val="00654EB0"/>
    <w:rsid w:val="00654FF6"/>
    <w:rsid w:val="00655698"/>
    <w:rsid w:val="006557ED"/>
    <w:rsid w:val="00655855"/>
    <w:rsid w:val="00655E43"/>
    <w:rsid w:val="006565A3"/>
    <w:rsid w:val="00657272"/>
    <w:rsid w:val="006576EF"/>
    <w:rsid w:val="00657C81"/>
    <w:rsid w:val="00660007"/>
    <w:rsid w:val="00661487"/>
    <w:rsid w:val="006614A1"/>
    <w:rsid w:val="00661ECC"/>
    <w:rsid w:val="0066292E"/>
    <w:rsid w:val="00662DB5"/>
    <w:rsid w:val="00662EC3"/>
    <w:rsid w:val="006630E0"/>
    <w:rsid w:val="00663360"/>
    <w:rsid w:val="00663459"/>
    <w:rsid w:val="00663844"/>
    <w:rsid w:val="0066393E"/>
    <w:rsid w:val="00663AEB"/>
    <w:rsid w:val="00663EAF"/>
    <w:rsid w:val="0066409D"/>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73E"/>
    <w:rsid w:val="006727C3"/>
    <w:rsid w:val="00672945"/>
    <w:rsid w:val="00672A73"/>
    <w:rsid w:val="00672F93"/>
    <w:rsid w:val="0067301E"/>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478"/>
    <w:rsid w:val="00677495"/>
    <w:rsid w:val="00677C21"/>
    <w:rsid w:val="00680178"/>
    <w:rsid w:val="0068043D"/>
    <w:rsid w:val="006805DA"/>
    <w:rsid w:val="00680989"/>
    <w:rsid w:val="006809E1"/>
    <w:rsid w:val="00680DD9"/>
    <w:rsid w:val="00681086"/>
    <w:rsid w:val="0068121B"/>
    <w:rsid w:val="00681392"/>
    <w:rsid w:val="00681764"/>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BC2"/>
    <w:rsid w:val="006A1F53"/>
    <w:rsid w:val="006A2629"/>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50E"/>
    <w:rsid w:val="006C1BE3"/>
    <w:rsid w:val="006C27DC"/>
    <w:rsid w:val="006C29C6"/>
    <w:rsid w:val="006C29FE"/>
    <w:rsid w:val="006C2D2C"/>
    <w:rsid w:val="006C2DD7"/>
    <w:rsid w:val="006C2E1F"/>
    <w:rsid w:val="006C4041"/>
    <w:rsid w:val="006C40AE"/>
    <w:rsid w:val="006C417A"/>
    <w:rsid w:val="006C42B1"/>
    <w:rsid w:val="006C4342"/>
    <w:rsid w:val="006C4801"/>
    <w:rsid w:val="006C4C55"/>
    <w:rsid w:val="006C5A18"/>
    <w:rsid w:val="006C5AF5"/>
    <w:rsid w:val="006C5CCA"/>
    <w:rsid w:val="006C6632"/>
    <w:rsid w:val="006C67B8"/>
    <w:rsid w:val="006C6BB2"/>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4385"/>
    <w:rsid w:val="006D45C1"/>
    <w:rsid w:val="006D47FA"/>
    <w:rsid w:val="006D4D47"/>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31B7"/>
    <w:rsid w:val="007531EE"/>
    <w:rsid w:val="0075321C"/>
    <w:rsid w:val="0075325E"/>
    <w:rsid w:val="007532F5"/>
    <w:rsid w:val="0075355A"/>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CCA"/>
    <w:rsid w:val="00766F5D"/>
    <w:rsid w:val="00767125"/>
    <w:rsid w:val="007672DD"/>
    <w:rsid w:val="00767911"/>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E5"/>
    <w:rsid w:val="00784843"/>
    <w:rsid w:val="007850D8"/>
    <w:rsid w:val="0078566F"/>
    <w:rsid w:val="00785A34"/>
    <w:rsid w:val="00785BC6"/>
    <w:rsid w:val="00786584"/>
    <w:rsid w:val="00786A93"/>
    <w:rsid w:val="00786EB0"/>
    <w:rsid w:val="00787FD5"/>
    <w:rsid w:val="00790057"/>
    <w:rsid w:val="007903CD"/>
    <w:rsid w:val="007906D8"/>
    <w:rsid w:val="00790797"/>
    <w:rsid w:val="007908D5"/>
    <w:rsid w:val="00791909"/>
    <w:rsid w:val="0079190A"/>
    <w:rsid w:val="00791B48"/>
    <w:rsid w:val="00791BB2"/>
    <w:rsid w:val="00791EE0"/>
    <w:rsid w:val="00792015"/>
    <w:rsid w:val="007921E1"/>
    <w:rsid w:val="007926A0"/>
    <w:rsid w:val="0079291B"/>
    <w:rsid w:val="00793240"/>
    <w:rsid w:val="0079343C"/>
    <w:rsid w:val="007934F3"/>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D0E"/>
    <w:rsid w:val="007A4FFE"/>
    <w:rsid w:val="007A5024"/>
    <w:rsid w:val="007A5268"/>
    <w:rsid w:val="007A5277"/>
    <w:rsid w:val="007A552E"/>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E2"/>
    <w:rsid w:val="007B08D8"/>
    <w:rsid w:val="007B0A19"/>
    <w:rsid w:val="007B0D93"/>
    <w:rsid w:val="007B180A"/>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C"/>
    <w:rsid w:val="007B7650"/>
    <w:rsid w:val="007B780F"/>
    <w:rsid w:val="007C08E0"/>
    <w:rsid w:val="007C0BD0"/>
    <w:rsid w:val="007C0FFA"/>
    <w:rsid w:val="007C1040"/>
    <w:rsid w:val="007C15E5"/>
    <w:rsid w:val="007C18F4"/>
    <w:rsid w:val="007C1BD6"/>
    <w:rsid w:val="007C1E0A"/>
    <w:rsid w:val="007C1E3C"/>
    <w:rsid w:val="007C2691"/>
    <w:rsid w:val="007C2ACC"/>
    <w:rsid w:val="007C3361"/>
    <w:rsid w:val="007C35EC"/>
    <w:rsid w:val="007C3B5B"/>
    <w:rsid w:val="007C3BF6"/>
    <w:rsid w:val="007C407A"/>
    <w:rsid w:val="007C42E5"/>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2592"/>
    <w:rsid w:val="007D2D10"/>
    <w:rsid w:val="007D380B"/>
    <w:rsid w:val="007D390E"/>
    <w:rsid w:val="007D39CD"/>
    <w:rsid w:val="007D3C49"/>
    <w:rsid w:val="007D4201"/>
    <w:rsid w:val="007D4E53"/>
    <w:rsid w:val="007D5049"/>
    <w:rsid w:val="007D55AD"/>
    <w:rsid w:val="007D5762"/>
    <w:rsid w:val="007D58A7"/>
    <w:rsid w:val="007D596B"/>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6F0"/>
    <w:rsid w:val="007E40FE"/>
    <w:rsid w:val="007E46DB"/>
    <w:rsid w:val="007E48C4"/>
    <w:rsid w:val="007E4B80"/>
    <w:rsid w:val="007E55A2"/>
    <w:rsid w:val="007E5CEB"/>
    <w:rsid w:val="007E5FEF"/>
    <w:rsid w:val="007E657B"/>
    <w:rsid w:val="007E670E"/>
    <w:rsid w:val="007E6B2D"/>
    <w:rsid w:val="007E7175"/>
    <w:rsid w:val="007E7504"/>
    <w:rsid w:val="007F0786"/>
    <w:rsid w:val="007F0BDC"/>
    <w:rsid w:val="007F121C"/>
    <w:rsid w:val="007F15AC"/>
    <w:rsid w:val="007F19D4"/>
    <w:rsid w:val="007F1A80"/>
    <w:rsid w:val="007F1AC0"/>
    <w:rsid w:val="007F2244"/>
    <w:rsid w:val="007F229B"/>
    <w:rsid w:val="007F25B9"/>
    <w:rsid w:val="007F27A9"/>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F2B"/>
    <w:rsid w:val="008023F0"/>
    <w:rsid w:val="00802A59"/>
    <w:rsid w:val="00803479"/>
    <w:rsid w:val="00803C08"/>
    <w:rsid w:val="00804884"/>
    <w:rsid w:val="0080491C"/>
    <w:rsid w:val="00804D0F"/>
    <w:rsid w:val="0080512D"/>
    <w:rsid w:val="008052D5"/>
    <w:rsid w:val="0080558F"/>
    <w:rsid w:val="00805749"/>
    <w:rsid w:val="00805910"/>
    <w:rsid w:val="00805EFD"/>
    <w:rsid w:val="00806BE8"/>
    <w:rsid w:val="00806DE4"/>
    <w:rsid w:val="00806FBD"/>
    <w:rsid w:val="0080748B"/>
    <w:rsid w:val="00810376"/>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6AF"/>
    <w:rsid w:val="00814CD9"/>
    <w:rsid w:val="00814D03"/>
    <w:rsid w:val="00815D7B"/>
    <w:rsid w:val="00815E46"/>
    <w:rsid w:val="0081648E"/>
    <w:rsid w:val="00816992"/>
    <w:rsid w:val="00816A07"/>
    <w:rsid w:val="00817321"/>
    <w:rsid w:val="008178C3"/>
    <w:rsid w:val="00817AFC"/>
    <w:rsid w:val="00817B8A"/>
    <w:rsid w:val="00817C08"/>
    <w:rsid w:val="00817D1D"/>
    <w:rsid w:val="00817D52"/>
    <w:rsid w:val="00817F18"/>
    <w:rsid w:val="00817F88"/>
    <w:rsid w:val="0082002E"/>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81"/>
    <w:rsid w:val="00830156"/>
    <w:rsid w:val="00830158"/>
    <w:rsid w:val="00830183"/>
    <w:rsid w:val="008308A0"/>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C72"/>
    <w:rsid w:val="00835FF3"/>
    <w:rsid w:val="008361EE"/>
    <w:rsid w:val="00836639"/>
    <w:rsid w:val="0083682E"/>
    <w:rsid w:val="00836D38"/>
    <w:rsid w:val="008370F2"/>
    <w:rsid w:val="00837582"/>
    <w:rsid w:val="00837780"/>
    <w:rsid w:val="00837D1F"/>
    <w:rsid w:val="00840014"/>
    <w:rsid w:val="0084041C"/>
    <w:rsid w:val="00840DDD"/>
    <w:rsid w:val="008412D7"/>
    <w:rsid w:val="00841638"/>
    <w:rsid w:val="008416E9"/>
    <w:rsid w:val="00841BFB"/>
    <w:rsid w:val="00841C2D"/>
    <w:rsid w:val="008422BC"/>
    <w:rsid w:val="00842338"/>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EF"/>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CB1"/>
    <w:rsid w:val="00876D3B"/>
    <w:rsid w:val="00877279"/>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C2B"/>
    <w:rsid w:val="00885FB2"/>
    <w:rsid w:val="00886A82"/>
    <w:rsid w:val="00886DEE"/>
    <w:rsid w:val="00886E35"/>
    <w:rsid w:val="00886EA8"/>
    <w:rsid w:val="00887104"/>
    <w:rsid w:val="008872F8"/>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1516"/>
    <w:rsid w:val="008B156F"/>
    <w:rsid w:val="008B1607"/>
    <w:rsid w:val="008B1EF5"/>
    <w:rsid w:val="008B22D2"/>
    <w:rsid w:val="008B2492"/>
    <w:rsid w:val="008B25E5"/>
    <w:rsid w:val="008B2B6F"/>
    <w:rsid w:val="008B3745"/>
    <w:rsid w:val="008B380F"/>
    <w:rsid w:val="008B392A"/>
    <w:rsid w:val="008B3B59"/>
    <w:rsid w:val="008B3C91"/>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8E7"/>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C"/>
    <w:rsid w:val="008D712C"/>
    <w:rsid w:val="008D774B"/>
    <w:rsid w:val="008D78C6"/>
    <w:rsid w:val="008D7A07"/>
    <w:rsid w:val="008D7DB1"/>
    <w:rsid w:val="008E020E"/>
    <w:rsid w:val="008E05B7"/>
    <w:rsid w:val="008E06B1"/>
    <w:rsid w:val="008E0A21"/>
    <w:rsid w:val="008E0B43"/>
    <w:rsid w:val="008E10E3"/>
    <w:rsid w:val="008E1372"/>
    <w:rsid w:val="008E19EC"/>
    <w:rsid w:val="008E1D01"/>
    <w:rsid w:val="008E1E68"/>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A15"/>
    <w:rsid w:val="008F1E38"/>
    <w:rsid w:val="008F1ECE"/>
    <w:rsid w:val="008F23C8"/>
    <w:rsid w:val="008F2541"/>
    <w:rsid w:val="008F2953"/>
    <w:rsid w:val="008F2CF5"/>
    <w:rsid w:val="008F34D8"/>
    <w:rsid w:val="008F36BB"/>
    <w:rsid w:val="008F3B1F"/>
    <w:rsid w:val="008F4398"/>
    <w:rsid w:val="008F43AA"/>
    <w:rsid w:val="008F4410"/>
    <w:rsid w:val="008F462C"/>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784"/>
    <w:rsid w:val="0090298F"/>
    <w:rsid w:val="00902AF1"/>
    <w:rsid w:val="00902CF3"/>
    <w:rsid w:val="00902F1E"/>
    <w:rsid w:val="009032AA"/>
    <w:rsid w:val="00903954"/>
    <w:rsid w:val="00903ED0"/>
    <w:rsid w:val="00903F63"/>
    <w:rsid w:val="0090411D"/>
    <w:rsid w:val="00904226"/>
    <w:rsid w:val="0090451C"/>
    <w:rsid w:val="009046E4"/>
    <w:rsid w:val="00904833"/>
    <w:rsid w:val="00904934"/>
    <w:rsid w:val="00904C1F"/>
    <w:rsid w:val="009051A0"/>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F1F"/>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265"/>
    <w:rsid w:val="00942316"/>
    <w:rsid w:val="009427A4"/>
    <w:rsid w:val="009428EB"/>
    <w:rsid w:val="00942F43"/>
    <w:rsid w:val="0094307C"/>
    <w:rsid w:val="00943214"/>
    <w:rsid w:val="009433E9"/>
    <w:rsid w:val="0094348E"/>
    <w:rsid w:val="00943A53"/>
    <w:rsid w:val="00943C93"/>
    <w:rsid w:val="00943E17"/>
    <w:rsid w:val="00944194"/>
    <w:rsid w:val="00944989"/>
    <w:rsid w:val="00944A37"/>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2128"/>
    <w:rsid w:val="00962E78"/>
    <w:rsid w:val="00963102"/>
    <w:rsid w:val="009631B5"/>
    <w:rsid w:val="009632A2"/>
    <w:rsid w:val="0096393C"/>
    <w:rsid w:val="0096394B"/>
    <w:rsid w:val="0096396E"/>
    <w:rsid w:val="00963DF4"/>
    <w:rsid w:val="00963E23"/>
    <w:rsid w:val="0096418E"/>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A9"/>
    <w:rsid w:val="00973C02"/>
    <w:rsid w:val="00974137"/>
    <w:rsid w:val="0097418F"/>
    <w:rsid w:val="009746D3"/>
    <w:rsid w:val="0097474A"/>
    <w:rsid w:val="00974AE1"/>
    <w:rsid w:val="00974B41"/>
    <w:rsid w:val="00974BD3"/>
    <w:rsid w:val="009755A9"/>
    <w:rsid w:val="009755CD"/>
    <w:rsid w:val="00975AD6"/>
    <w:rsid w:val="00975CC4"/>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485"/>
    <w:rsid w:val="00983E1F"/>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21F"/>
    <w:rsid w:val="00991411"/>
    <w:rsid w:val="00991499"/>
    <w:rsid w:val="009915CC"/>
    <w:rsid w:val="00991B7A"/>
    <w:rsid w:val="00991BB0"/>
    <w:rsid w:val="00991DAF"/>
    <w:rsid w:val="00992010"/>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35C7"/>
    <w:rsid w:val="009B3663"/>
    <w:rsid w:val="009B368A"/>
    <w:rsid w:val="009B3746"/>
    <w:rsid w:val="009B489A"/>
    <w:rsid w:val="009B48E4"/>
    <w:rsid w:val="009B4954"/>
    <w:rsid w:val="009B4AC0"/>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46B"/>
    <w:rsid w:val="009C3A24"/>
    <w:rsid w:val="009C3B87"/>
    <w:rsid w:val="009C3E71"/>
    <w:rsid w:val="009C3EA9"/>
    <w:rsid w:val="009C3F06"/>
    <w:rsid w:val="009C3FA1"/>
    <w:rsid w:val="009C410A"/>
    <w:rsid w:val="009C4283"/>
    <w:rsid w:val="009C4686"/>
    <w:rsid w:val="009C4B53"/>
    <w:rsid w:val="009C4D22"/>
    <w:rsid w:val="009C5176"/>
    <w:rsid w:val="009C5475"/>
    <w:rsid w:val="009C5BA8"/>
    <w:rsid w:val="009C5D33"/>
    <w:rsid w:val="009C6719"/>
    <w:rsid w:val="009C6AA8"/>
    <w:rsid w:val="009C7243"/>
    <w:rsid w:val="009C749A"/>
    <w:rsid w:val="009C7A38"/>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72BD"/>
    <w:rsid w:val="009D73C8"/>
    <w:rsid w:val="009D778A"/>
    <w:rsid w:val="009D7A4B"/>
    <w:rsid w:val="009D7F9A"/>
    <w:rsid w:val="009E0119"/>
    <w:rsid w:val="009E01DE"/>
    <w:rsid w:val="009E04D0"/>
    <w:rsid w:val="009E0508"/>
    <w:rsid w:val="009E0711"/>
    <w:rsid w:val="009E0B4F"/>
    <w:rsid w:val="009E1006"/>
    <w:rsid w:val="009E1020"/>
    <w:rsid w:val="009E1225"/>
    <w:rsid w:val="009E1435"/>
    <w:rsid w:val="009E18DD"/>
    <w:rsid w:val="009E1A5D"/>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C6B"/>
    <w:rsid w:val="00A07550"/>
    <w:rsid w:val="00A076F8"/>
    <w:rsid w:val="00A077E3"/>
    <w:rsid w:val="00A07848"/>
    <w:rsid w:val="00A07E5E"/>
    <w:rsid w:val="00A1085E"/>
    <w:rsid w:val="00A10C87"/>
    <w:rsid w:val="00A11606"/>
    <w:rsid w:val="00A118D5"/>
    <w:rsid w:val="00A11A89"/>
    <w:rsid w:val="00A11BAB"/>
    <w:rsid w:val="00A12497"/>
    <w:rsid w:val="00A12499"/>
    <w:rsid w:val="00A126B6"/>
    <w:rsid w:val="00A127E1"/>
    <w:rsid w:val="00A12F57"/>
    <w:rsid w:val="00A132A5"/>
    <w:rsid w:val="00A134C9"/>
    <w:rsid w:val="00A138C7"/>
    <w:rsid w:val="00A13B63"/>
    <w:rsid w:val="00A13E18"/>
    <w:rsid w:val="00A1408B"/>
    <w:rsid w:val="00A148A2"/>
    <w:rsid w:val="00A14DC8"/>
    <w:rsid w:val="00A1548B"/>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E1B"/>
    <w:rsid w:val="00A25110"/>
    <w:rsid w:val="00A251FF"/>
    <w:rsid w:val="00A2525A"/>
    <w:rsid w:val="00A253B6"/>
    <w:rsid w:val="00A25582"/>
    <w:rsid w:val="00A255F3"/>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823"/>
    <w:rsid w:val="00A33A84"/>
    <w:rsid w:val="00A33B80"/>
    <w:rsid w:val="00A34A0A"/>
    <w:rsid w:val="00A35258"/>
    <w:rsid w:val="00A35487"/>
    <w:rsid w:val="00A35707"/>
    <w:rsid w:val="00A35779"/>
    <w:rsid w:val="00A35B8D"/>
    <w:rsid w:val="00A35C17"/>
    <w:rsid w:val="00A361FE"/>
    <w:rsid w:val="00A3631A"/>
    <w:rsid w:val="00A36B31"/>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DA5"/>
    <w:rsid w:val="00A43FEB"/>
    <w:rsid w:val="00A44141"/>
    <w:rsid w:val="00A444C3"/>
    <w:rsid w:val="00A4502F"/>
    <w:rsid w:val="00A45048"/>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A91"/>
    <w:rsid w:val="00A73B05"/>
    <w:rsid w:val="00A73C6E"/>
    <w:rsid w:val="00A741C9"/>
    <w:rsid w:val="00A74571"/>
    <w:rsid w:val="00A74581"/>
    <w:rsid w:val="00A7481D"/>
    <w:rsid w:val="00A748A5"/>
    <w:rsid w:val="00A7498A"/>
    <w:rsid w:val="00A74AAD"/>
    <w:rsid w:val="00A74B60"/>
    <w:rsid w:val="00A75055"/>
    <w:rsid w:val="00A75BB6"/>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267"/>
    <w:rsid w:val="00A822AE"/>
    <w:rsid w:val="00A82511"/>
    <w:rsid w:val="00A82769"/>
    <w:rsid w:val="00A83073"/>
    <w:rsid w:val="00A83295"/>
    <w:rsid w:val="00A832CA"/>
    <w:rsid w:val="00A83477"/>
    <w:rsid w:val="00A83D76"/>
    <w:rsid w:val="00A83FD6"/>
    <w:rsid w:val="00A8510B"/>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F0"/>
    <w:rsid w:val="00AA3B91"/>
    <w:rsid w:val="00AA3CC2"/>
    <w:rsid w:val="00AA3D5F"/>
    <w:rsid w:val="00AA403E"/>
    <w:rsid w:val="00AA447D"/>
    <w:rsid w:val="00AA44B0"/>
    <w:rsid w:val="00AA4669"/>
    <w:rsid w:val="00AA4924"/>
    <w:rsid w:val="00AA4B0B"/>
    <w:rsid w:val="00AA50E8"/>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34C4"/>
    <w:rsid w:val="00AD362D"/>
    <w:rsid w:val="00AD371A"/>
    <w:rsid w:val="00AD3868"/>
    <w:rsid w:val="00AD3F04"/>
    <w:rsid w:val="00AD41C7"/>
    <w:rsid w:val="00AD4348"/>
    <w:rsid w:val="00AD4514"/>
    <w:rsid w:val="00AD4687"/>
    <w:rsid w:val="00AD48E6"/>
    <w:rsid w:val="00AD4A44"/>
    <w:rsid w:val="00AD4C79"/>
    <w:rsid w:val="00AD50E5"/>
    <w:rsid w:val="00AD5288"/>
    <w:rsid w:val="00AD533C"/>
    <w:rsid w:val="00AD5694"/>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DB6"/>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5A2"/>
    <w:rsid w:val="00B179CB"/>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583"/>
    <w:rsid w:val="00B45AC2"/>
    <w:rsid w:val="00B45FDC"/>
    <w:rsid w:val="00B4602B"/>
    <w:rsid w:val="00B463BA"/>
    <w:rsid w:val="00B46D8D"/>
    <w:rsid w:val="00B473E1"/>
    <w:rsid w:val="00B474B8"/>
    <w:rsid w:val="00B47577"/>
    <w:rsid w:val="00B47F94"/>
    <w:rsid w:val="00B50024"/>
    <w:rsid w:val="00B5020A"/>
    <w:rsid w:val="00B506F7"/>
    <w:rsid w:val="00B5070F"/>
    <w:rsid w:val="00B50870"/>
    <w:rsid w:val="00B50A48"/>
    <w:rsid w:val="00B50D7B"/>
    <w:rsid w:val="00B51246"/>
    <w:rsid w:val="00B51A4B"/>
    <w:rsid w:val="00B51A9D"/>
    <w:rsid w:val="00B52190"/>
    <w:rsid w:val="00B52C39"/>
    <w:rsid w:val="00B52E0F"/>
    <w:rsid w:val="00B5379F"/>
    <w:rsid w:val="00B5424F"/>
    <w:rsid w:val="00B54655"/>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4C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E18"/>
    <w:rsid w:val="00B83E8F"/>
    <w:rsid w:val="00B84DFF"/>
    <w:rsid w:val="00B860A7"/>
    <w:rsid w:val="00B8662A"/>
    <w:rsid w:val="00B8667C"/>
    <w:rsid w:val="00B86D3E"/>
    <w:rsid w:val="00B86EA8"/>
    <w:rsid w:val="00B86FEB"/>
    <w:rsid w:val="00B8724C"/>
    <w:rsid w:val="00B874BA"/>
    <w:rsid w:val="00B879D8"/>
    <w:rsid w:val="00B87A67"/>
    <w:rsid w:val="00B87A75"/>
    <w:rsid w:val="00B87CD9"/>
    <w:rsid w:val="00B87D3D"/>
    <w:rsid w:val="00B90074"/>
    <w:rsid w:val="00B9014F"/>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C9E"/>
    <w:rsid w:val="00BB6F26"/>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C55"/>
    <w:rsid w:val="00BD5D47"/>
    <w:rsid w:val="00BD5EED"/>
    <w:rsid w:val="00BD61FD"/>
    <w:rsid w:val="00BD6672"/>
    <w:rsid w:val="00BD6924"/>
    <w:rsid w:val="00BD698F"/>
    <w:rsid w:val="00BD6CE1"/>
    <w:rsid w:val="00BD730A"/>
    <w:rsid w:val="00BD7428"/>
    <w:rsid w:val="00BD763B"/>
    <w:rsid w:val="00BD7722"/>
    <w:rsid w:val="00BD796D"/>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697"/>
    <w:rsid w:val="00BF0FA5"/>
    <w:rsid w:val="00BF1504"/>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CAD"/>
    <w:rsid w:val="00C02F6D"/>
    <w:rsid w:val="00C03081"/>
    <w:rsid w:val="00C039BF"/>
    <w:rsid w:val="00C03A2D"/>
    <w:rsid w:val="00C03FEC"/>
    <w:rsid w:val="00C04043"/>
    <w:rsid w:val="00C04122"/>
    <w:rsid w:val="00C042E5"/>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305E"/>
    <w:rsid w:val="00C231D2"/>
    <w:rsid w:val="00C2345F"/>
    <w:rsid w:val="00C2375E"/>
    <w:rsid w:val="00C23A9D"/>
    <w:rsid w:val="00C23FB6"/>
    <w:rsid w:val="00C244CF"/>
    <w:rsid w:val="00C24D88"/>
    <w:rsid w:val="00C2529C"/>
    <w:rsid w:val="00C25AD3"/>
    <w:rsid w:val="00C25C08"/>
    <w:rsid w:val="00C25EB5"/>
    <w:rsid w:val="00C26FCD"/>
    <w:rsid w:val="00C270FE"/>
    <w:rsid w:val="00C27682"/>
    <w:rsid w:val="00C279AB"/>
    <w:rsid w:val="00C27AEC"/>
    <w:rsid w:val="00C303A6"/>
    <w:rsid w:val="00C305C1"/>
    <w:rsid w:val="00C307FA"/>
    <w:rsid w:val="00C30968"/>
    <w:rsid w:val="00C30E8D"/>
    <w:rsid w:val="00C31060"/>
    <w:rsid w:val="00C32357"/>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72C"/>
    <w:rsid w:val="00C37913"/>
    <w:rsid w:val="00C37931"/>
    <w:rsid w:val="00C37A71"/>
    <w:rsid w:val="00C40559"/>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C1E"/>
    <w:rsid w:val="00C51D92"/>
    <w:rsid w:val="00C51F56"/>
    <w:rsid w:val="00C52560"/>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CA4"/>
    <w:rsid w:val="00C70FA1"/>
    <w:rsid w:val="00C71224"/>
    <w:rsid w:val="00C71256"/>
    <w:rsid w:val="00C71C05"/>
    <w:rsid w:val="00C72A73"/>
    <w:rsid w:val="00C72BDC"/>
    <w:rsid w:val="00C73436"/>
    <w:rsid w:val="00C7345D"/>
    <w:rsid w:val="00C7380D"/>
    <w:rsid w:val="00C73A17"/>
    <w:rsid w:val="00C73BF4"/>
    <w:rsid w:val="00C73D41"/>
    <w:rsid w:val="00C73E30"/>
    <w:rsid w:val="00C73F5F"/>
    <w:rsid w:val="00C740EA"/>
    <w:rsid w:val="00C741CF"/>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6B3"/>
    <w:rsid w:val="00C8395A"/>
    <w:rsid w:val="00C84684"/>
    <w:rsid w:val="00C84AD6"/>
    <w:rsid w:val="00C84AD7"/>
    <w:rsid w:val="00C84C18"/>
    <w:rsid w:val="00C84C84"/>
    <w:rsid w:val="00C84E24"/>
    <w:rsid w:val="00C8507A"/>
    <w:rsid w:val="00C851C3"/>
    <w:rsid w:val="00C851D8"/>
    <w:rsid w:val="00C85469"/>
    <w:rsid w:val="00C8570E"/>
    <w:rsid w:val="00C858AA"/>
    <w:rsid w:val="00C858CE"/>
    <w:rsid w:val="00C85A86"/>
    <w:rsid w:val="00C86225"/>
    <w:rsid w:val="00C864D0"/>
    <w:rsid w:val="00C86A62"/>
    <w:rsid w:val="00C86B8F"/>
    <w:rsid w:val="00C86F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9D4"/>
    <w:rsid w:val="00CA0D51"/>
    <w:rsid w:val="00CA0D69"/>
    <w:rsid w:val="00CA10AC"/>
    <w:rsid w:val="00CA2020"/>
    <w:rsid w:val="00CA2166"/>
    <w:rsid w:val="00CA2195"/>
    <w:rsid w:val="00CA2311"/>
    <w:rsid w:val="00CA2566"/>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412E"/>
    <w:rsid w:val="00CC47F2"/>
    <w:rsid w:val="00CC4B19"/>
    <w:rsid w:val="00CC4D71"/>
    <w:rsid w:val="00CC4E52"/>
    <w:rsid w:val="00CC5323"/>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8D"/>
    <w:rsid w:val="00CD3573"/>
    <w:rsid w:val="00CD3C5F"/>
    <w:rsid w:val="00CD3D94"/>
    <w:rsid w:val="00CD4229"/>
    <w:rsid w:val="00CD466C"/>
    <w:rsid w:val="00CD46ED"/>
    <w:rsid w:val="00CD489F"/>
    <w:rsid w:val="00CD4A23"/>
    <w:rsid w:val="00CD4EB6"/>
    <w:rsid w:val="00CD563A"/>
    <w:rsid w:val="00CD56B4"/>
    <w:rsid w:val="00CD5734"/>
    <w:rsid w:val="00CD5833"/>
    <w:rsid w:val="00CD5D84"/>
    <w:rsid w:val="00CD6592"/>
    <w:rsid w:val="00CD6DBF"/>
    <w:rsid w:val="00CD70F7"/>
    <w:rsid w:val="00CD7164"/>
    <w:rsid w:val="00CD77C5"/>
    <w:rsid w:val="00CE03A0"/>
    <w:rsid w:val="00CE0435"/>
    <w:rsid w:val="00CE0E6E"/>
    <w:rsid w:val="00CE0F14"/>
    <w:rsid w:val="00CE158A"/>
    <w:rsid w:val="00CE1617"/>
    <w:rsid w:val="00CE1743"/>
    <w:rsid w:val="00CE189D"/>
    <w:rsid w:val="00CE18FB"/>
    <w:rsid w:val="00CE1910"/>
    <w:rsid w:val="00CE2940"/>
    <w:rsid w:val="00CE299A"/>
    <w:rsid w:val="00CE2EA8"/>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2FD"/>
    <w:rsid w:val="00D11929"/>
    <w:rsid w:val="00D11A6C"/>
    <w:rsid w:val="00D11AF4"/>
    <w:rsid w:val="00D11CAB"/>
    <w:rsid w:val="00D11F4E"/>
    <w:rsid w:val="00D12094"/>
    <w:rsid w:val="00D1290D"/>
    <w:rsid w:val="00D12D93"/>
    <w:rsid w:val="00D133B0"/>
    <w:rsid w:val="00D1396E"/>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70D0"/>
    <w:rsid w:val="00D27BCE"/>
    <w:rsid w:val="00D27D74"/>
    <w:rsid w:val="00D27FDA"/>
    <w:rsid w:val="00D3047B"/>
    <w:rsid w:val="00D30B8F"/>
    <w:rsid w:val="00D30E46"/>
    <w:rsid w:val="00D31B47"/>
    <w:rsid w:val="00D31C0E"/>
    <w:rsid w:val="00D31E82"/>
    <w:rsid w:val="00D3201A"/>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8AD"/>
    <w:rsid w:val="00D40EDA"/>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20CF"/>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6495"/>
    <w:rsid w:val="00D764B1"/>
    <w:rsid w:val="00D76620"/>
    <w:rsid w:val="00D76A26"/>
    <w:rsid w:val="00D76AFB"/>
    <w:rsid w:val="00D76F88"/>
    <w:rsid w:val="00D77411"/>
    <w:rsid w:val="00D7781D"/>
    <w:rsid w:val="00D779FC"/>
    <w:rsid w:val="00D77A6B"/>
    <w:rsid w:val="00D77BA9"/>
    <w:rsid w:val="00D77CEF"/>
    <w:rsid w:val="00D800B4"/>
    <w:rsid w:val="00D81489"/>
    <w:rsid w:val="00D81560"/>
    <w:rsid w:val="00D81BE7"/>
    <w:rsid w:val="00D822AE"/>
    <w:rsid w:val="00D828DD"/>
    <w:rsid w:val="00D829F9"/>
    <w:rsid w:val="00D82AD0"/>
    <w:rsid w:val="00D83A6D"/>
    <w:rsid w:val="00D84619"/>
    <w:rsid w:val="00D846D1"/>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E30"/>
    <w:rsid w:val="00DA0427"/>
    <w:rsid w:val="00DA0797"/>
    <w:rsid w:val="00DA0F9D"/>
    <w:rsid w:val="00DA10CA"/>
    <w:rsid w:val="00DA1159"/>
    <w:rsid w:val="00DA1199"/>
    <w:rsid w:val="00DA122F"/>
    <w:rsid w:val="00DA14BB"/>
    <w:rsid w:val="00DA162F"/>
    <w:rsid w:val="00DA19BA"/>
    <w:rsid w:val="00DA1CD8"/>
    <w:rsid w:val="00DA1EB9"/>
    <w:rsid w:val="00DA1FF3"/>
    <w:rsid w:val="00DA2025"/>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18"/>
    <w:rsid w:val="00DA4DD2"/>
    <w:rsid w:val="00DA5911"/>
    <w:rsid w:val="00DA61DF"/>
    <w:rsid w:val="00DA6387"/>
    <w:rsid w:val="00DA6451"/>
    <w:rsid w:val="00DA6A78"/>
    <w:rsid w:val="00DA7684"/>
    <w:rsid w:val="00DA7903"/>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123D"/>
    <w:rsid w:val="00DC1A9A"/>
    <w:rsid w:val="00DC227A"/>
    <w:rsid w:val="00DC2435"/>
    <w:rsid w:val="00DC25E6"/>
    <w:rsid w:val="00DC29A9"/>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49C"/>
    <w:rsid w:val="00DC776D"/>
    <w:rsid w:val="00DC77D9"/>
    <w:rsid w:val="00DC7B7C"/>
    <w:rsid w:val="00DD0731"/>
    <w:rsid w:val="00DD0895"/>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7399"/>
    <w:rsid w:val="00DD7EB4"/>
    <w:rsid w:val="00DD7F23"/>
    <w:rsid w:val="00DE05F1"/>
    <w:rsid w:val="00DE0FEA"/>
    <w:rsid w:val="00DE11F8"/>
    <w:rsid w:val="00DE1350"/>
    <w:rsid w:val="00DE1619"/>
    <w:rsid w:val="00DE19A0"/>
    <w:rsid w:val="00DE19FA"/>
    <w:rsid w:val="00DE1C8F"/>
    <w:rsid w:val="00DE1F50"/>
    <w:rsid w:val="00DE216A"/>
    <w:rsid w:val="00DE2669"/>
    <w:rsid w:val="00DE277A"/>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604F"/>
    <w:rsid w:val="00DF6174"/>
    <w:rsid w:val="00DF6A2B"/>
    <w:rsid w:val="00DF6A91"/>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299"/>
    <w:rsid w:val="00E03676"/>
    <w:rsid w:val="00E04209"/>
    <w:rsid w:val="00E042E2"/>
    <w:rsid w:val="00E04380"/>
    <w:rsid w:val="00E04682"/>
    <w:rsid w:val="00E0470C"/>
    <w:rsid w:val="00E047BF"/>
    <w:rsid w:val="00E055AC"/>
    <w:rsid w:val="00E055DB"/>
    <w:rsid w:val="00E0560F"/>
    <w:rsid w:val="00E0573B"/>
    <w:rsid w:val="00E05A6E"/>
    <w:rsid w:val="00E0604A"/>
    <w:rsid w:val="00E0686F"/>
    <w:rsid w:val="00E06AC9"/>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2096"/>
    <w:rsid w:val="00E22165"/>
    <w:rsid w:val="00E22418"/>
    <w:rsid w:val="00E224AC"/>
    <w:rsid w:val="00E228EA"/>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B23"/>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16E"/>
    <w:rsid w:val="00E63AA6"/>
    <w:rsid w:val="00E63C3A"/>
    <w:rsid w:val="00E641D8"/>
    <w:rsid w:val="00E6454A"/>
    <w:rsid w:val="00E6459D"/>
    <w:rsid w:val="00E64B42"/>
    <w:rsid w:val="00E65D33"/>
    <w:rsid w:val="00E65F5C"/>
    <w:rsid w:val="00E66091"/>
    <w:rsid w:val="00E66283"/>
    <w:rsid w:val="00E662B6"/>
    <w:rsid w:val="00E667B3"/>
    <w:rsid w:val="00E6708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ED3"/>
    <w:rsid w:val="00E84155"/>
    <w:rsid w:val="00E84780"/>
    <w:rsid w:val="00E84850"/>
    <w:rsid w:val="00E84C2B"/>
    <w:rsid w:val="00E84D9E"/>
    <w:rsid w:val="00E8517D"/>
    <w:rsid w:val="00E852C7"/>
    <w:rsid w:val="00E8550D"/>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AE5"/>
    <w:rsid w:val="00E95BC8"/>
    <w:rsid w:val="00E95E82"/>
    <w:rsid w:val="00E960A0"/>
    <w:rsid w:val="00E96590"/>
    <w:rsid w:val="00E96661"/>
    <w:rsid w:val="00E96DCE"/>
    <w:rsid w:val="00E97058"/>
    <w:rsid w:val="00E97169"/>
    <w:rsid w:val="00E975C0"/>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EF3"/>
    <w:rsid w:val="00EA5F63"/>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5B8"/>
    <w:rsid w:val="00EB40FE"/>
    <w:rsid w:val="00EB44BC"/>
    <w:rsid w:val="00EB4548"/>
    <w:rsid w:val="00EB4730"/>
    <w:rsid w:val="00EB484C"/>
    <w:rsid w:val="00EB4AB2"/>
    <w:rsid w:val="00EB4FD7"/>
    <w:rsid w:val="00EB5392"/>
    <w:rsid w:val="00EB5C35"/>
    <w:rsid w:val="00EB5C74"/>
    <w:rsid w:val="00EB5FEB"/>
    <w:rsid w:val="00EB600D"/>
    <w:rsid w:val="00EB6483"/>
    <w:rsid w:val="00EB65AD"/>
    <w:rsid w:val="00EB6D33"/>
    <w:rsid w:val="00EB71E4"/>
    <w:rsid w:val="00EB7812"/>
    <w:rsid w:val="00EB78C9"/>
    <w:rsid w:val="00EB7EBA"/>
    <w:rsid w:val="00EC06EB"/>
    <w:rsid w:val="00EC0A27"/>
    <w:rsid w:val="00EC0F6B"/>
    <w:rsid w:val="00EC1073"/>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D95"/>
    <w:rsid w:val="00EC6224"/>
    <w:rsid w:val="00EC65DE"/>
    <w:rsid w:val="00EC6771"/>
    <w:rsid w:val="00EC6A80"/>
    <w:rsid w:val="00EC717F"/>
    <w:rsid w:val="00EC749A"/>
    <w:rsid w:val="00EC76D5"/>
    <w:rsid w:val="00EC7C7C"/>
    <w:rsid w:val="00ED005B"/>
    <w:rsid w:val="00ED055F"/>
    <w:rsid w:val="00ED0CCC"/>
    <w:rsid w:val="00ED0F79"/>
    <w:rsid w:val="00ED1645"/>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62D9"/>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D07"/>
    <w:rsid w:val="00F0119B"/>
    <w:rsid w:val="00F012A4"/>
    <w:rsid w:val="00F01329"/>
    <w:rsid w:val="00F0146C"/>
    <w:rsid w:val="00F0181F"/>
    <w:rsid w:val="00F01CD2"/>
    <w:rsid w:val="00F01EED"/>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7411"/>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AAA"/>
    <w:rsid w:val="00F41E1C"/>
    <w:rsid w:val="00F420E3"/>
    <w:rsid w:val="00F423BA"/>
    <w:rsid w:val="00F427CD"/>
    <w:rsid w:val="00F42F05"/>
    <w:rsid w:val="00F435E5"/>
    <w:rsid w:val="00F43730"/>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5B2"/>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4CE"/>
    <w:rsid w:val="00F576EA"/>
    <w:rsid w:val="00F57974"/>
    <w:rsid w:val="00F57BA6"/>
    <w:rsid w:val="00F57C83"/>
    <w:rsid w:val="00F57EEC"/>
    <w:rsid w:val="00F60005"/>
    <w:rsid w:val="00F603DA"/>
    <w:rsid w:val="00F6052E"/>
    <w:rsid w:val="00F60B1D"/>
    <w:rsid w:val="00F611CB"/>
    <w:rsid w:val="00F61516"/>
    <w:rsid w:val="00F62229"/>
    <w:rsid w:val="00F6237D"/>
    <w:rsid w:val="00F63161"/>
    <w:rsid w:val="00F63440"/>
    <w:rsid w:val="00F63DBE"/>
    <w:rsid w:val="00F6417F"/>
    <w:rsid w:val="00F64AB1"/>
    <w:rsid w:val="00F64C8D"/>
    <w:rsid w:val="00F64E9C"/>
    <w:rsid w:val="00F650DD"/>
    <w:rsid w:val="00F65771"/>
    <w:rsid w:val="00F65C77"/>
    <w:rsid w:val="00F66472"/>
    <w:rsid w:val="00F665BC"/>
    <w:rsid w:val="00F66981"/>
    <w:rsid w:val="00F66C4F"/>
    <w:rsid w:val="00F67190"/>
    <w:rsid w:val="00F6751D"/>
    <w:rsid w:val="00F67978"/>
    <w:rsid w:val="00F67B84"/>
    <w:rsid w:val="00F67D04"/>
    <w:rsid w:val="00F704FA"/>
    <w:rsid w:val="00F708DF"/>
    <w:rsid w:val="00F70B39"/>
    <w:rsid w:val="00F71851"/>
    <w:rsid w:val="00F724A9"/>
    <w:rsid w:val="00F7270E"/>
    <w:rsid w:val="00F72763"/>
    <w:rsid w:val="00F728B8"/>
    <w:rsid w:val="00F72A80"/>
    <w:rsid w:val="00F72AD1"/>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523"/>
    <w:rsid w:val="00F80941"/>
    <w:rsid w:val="00F80985"/>
    <w:rsid w:val="00F80B83"/>
    <w:rsid w:val="00F80E7F"/>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64B0"/>
    <w:rsid w:val="00FB6691"/>
    <w:rsid w:val="00FB677C"/>
    <w:rsid w:val="00FB6897"/>
    <w:rsid w:val="00FB6A5E"/>
    <w:rsid w:val="00FB6AA4"/>
    <w:rsid w:val="00FB6E53"/>
    <w:rsid w:val="00FB7045"/>
    <w:rsid w:val="00FB7182"/>
    <w:rsid w:val="00FB75B7"/>
    <w:rsid w:val="00FB7660"/>
    <w:rsid w:val="00FB7E13"/>
    <w:rsid w:val="00FC004D"/>
    <w:rsid w:val="00FC005A"/>
    <w:rsid w:val="00FC04A6"/>
    <w:rsid w:val="00FC0691"/>
    <w:rsid w:val="00FC0BFB"/>
    <w:rsid w:val="00FC0CA1"/>
    <w:rsid w:val="00FC12CC"/>
    <w:rsid w:val="00FC219C"/>
    <w:rsid w:val="00FC2365"/>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40DB"/>
    <w:rsid w:val="00FD487E"/>
    <w:rsid w:val="00FD48A1"/>
    <w:rsid w:val="00FD4C49"/>
    <w:rsid w:val="00FD535B"/>
    <w:rsid w:val="00FD54C4"/>
    <w:rsid w:val="00FD598B"/>
    <w:rsid w:val="00FD5ADA"/>
    <w:rsid w:val="00FD5BCA"/>
    <w:rsid w:val="00FD5F3F"/>
    <w:rsid w:val="00FD61C4"/>
    <w:rsid w:val="00FD724E"/>
    <w:rsid w:val="00FD728E"/>
    <w:rsid w:val="00FD735B"/>
    <w:rsid w:val="00FD7397"/>
    <w:rsid w:val="00FD7E4D"/>
    <w:rsid w:val="00FD7E5F"/>
    <w:rsid w:val="00FD7FD5"/>
    <w:rsid w:val="00FE0307"/>
    <w:rsid w:val="00FE04CF"/>
    <w:rsid w:val="00FE07AA"/>
    <w:rsid w:val="00FE07AE"/>
    <w:rsid w:val="00FE097D"/>
    <w:rsid w:val="00FE0C2A"/>
    <w:rsid w:val="00FE15B3"/>
    <w:rsid w:val="00FE1B5D"/>
    <w:rsid w:val="00FE278B"/>
    <w:rsid w:val="00FE2C45"/>
    <w:rsid w:val="00FE2DED"/>
    <w:rsid w:val="00FE304E"/>
    <w:rsid w:val="00FE34EC"/>
    <w:rsid w:val="00FE3522"/>
    <w:rsid w:val="00FE3C42"/>
    <w:rsid w:val="00FE4025"/>
    <w:rsid w:val="00FE412D"/>
    <w:rsid w:val="00FE437C"/>
    <w:rsid w:val="00FE4D24"/>
    <w:rsid w:val="00FE4E0C"/>
    <w:rsid w:val="00FE517F"/>
    <w:rsid w:val="00FE6AFB"/>
    <w:rsid w:val="00FE6BB6"/>
    <w:rsid w:val="00FE6C63"/>
    <w:rsid w:val="00FE6FE8"/>
    <w:rsid w:val="00FE718D"/>
    <w:rsid w:val="00FE73FD"/>
    <w:rsid w:val="00FE745E"/>
    <w:rsid w:val="00FE74EC"/>
    <w:rsid w:val="00FE78F0"/>
    <w:rsid w:val="00FE7FBA"/>
    <w:rsid w:val="00FF0105"/>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CACEF-8D3B-4DC3-A0EA-5ED041559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6234</TotalTime>
  <Pages>593</Pages>
  <Words>172703</Words>
  <Characters>915328</Characters>
  <Application>Microsoft Office Word</Application>
  <DocSecurity>0</DocSecurity>
  <Lines>7627</Lines>
  <Paragraphs>2171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1059</cp:revision>
  <cp:lastPrinted>2017-05-07T13:41:00Z</cp:lastPrinted>
  <dcterms:created xsi:type="dcterms:W3CDTF">2020-05-20T16:12:00Z</dcterms:created>
  <dcterms:modified xsi:type="dcterms:W3CDTF">2020-06-03T16:02:00Z</dcterms:modified>
</cp:coreProperties>
</file>