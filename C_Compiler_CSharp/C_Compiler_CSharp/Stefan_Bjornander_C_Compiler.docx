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3203B3">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3203B3">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3203B3">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3203B3">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3203B3">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3203B3">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3203B3">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3203B3">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3203B3">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3203B3">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3203B3">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3203B3">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3203B3">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3203B3">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3203B3">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3203B3">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3203B3">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3203B3">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3203B3">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3203B3">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3203B3">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3203B3">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3203B3">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3203B3">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3203B3">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3203B3">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3203B3">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3203B3">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3203B3">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3203B3">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3203B3">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3203B3">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3203B3">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3203B3">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3203B3">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3203B3">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3203B3">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3203B3">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3203B3">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3203B3">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3203B3">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3203B3">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3203B3">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3203B3">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3203B3">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3203B3">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B634F" w:rsidRPr="00D2146B" w:rsidRDefault="005B634F"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B634F" w:rsidRPr="00D2146B" w:rsidRDefault="005B634F"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B634F" w:rsidRDefault="005B634F"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B634F" w:rsidRDefault="005B634F" w:rsidP="00942B30">
                              <w:pPr>
                                <w:spacing w:before="60" w:line="256" w:lineRule="auto"/>
                                <w:jc w:val="center"/>
                                <w:rPr>
                                  <w:sz w:val="24"/>
                                  <w:szCs w:val="24"/>
                                </w:rPr>
                              </w:pPr>
                              <w:r>
                                <w:rPr>
                                  <w:rFonts w:eastAsia="Calibri"/>
                                  <w:color w:val="000000"/>
                                  <w:sz w:val="18"/>
                                  <w:szCs w:val="18"/>
                                </w:rPr>
                                <w:t>Parser</w:t>
                              </w:r>
                            </w:p>
                            <w:p w14:paraId="1ABFD117" w14:textId="77777777" w:rsidR="005B634F" w:rsidRDefault="005B634F"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B634F" w:rsidRDefault="005B634F" w:rsidP="003727AB">
                              <w:pPr>
                                <w:spacing w:before="60" w:line="254" w:lineRule="auto"/>
                                <w:jc w:val="center"/>
                                <w:rPr>
                                  <w:sz w:val="24"/>
                                  <w:szCs w:val="24"/>
                                </w:rPr>
                              </w:pPr>
                              <w:r>
                                <w:rPr>
                                  <w:rFonts w:eastAsia="Calibri"/>
                                  <w:color w:val="000000"/>
                                  <w:sz w:val="18"/>
                                  <w:szCs w:val="18"/>
                                </w:rPr>
                                <w:t>Scanner</w:t>
                              </w:r>
                            </w:p>
                            <w:p w14:paraId="03FD0412" w14:textId="77777777" w:rsidR="005B634F" w:rsidRDefault="005B634F"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B634F" w:rsidRDefault="005B634F"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B634F" w:rsidRDefault="005B634F" w:rsidP="003567A1">
                              <w:pPr>
                                <w:spacing w:before="0" w:line="252" w:lineRule="auto"/>
                                <w:jc w:val="center"/>
                                <w:rPr>
                                  <w:sz w:val="24"/>
                                  <w:szCs w:val="24"/>
                                </w:rPr>
                              </w:pPr>
                            </w:p>
                            <w:p w14:paraId="217B84F7" w14:textId="77777777" w:rsidR="005B634F" w:rsidRDefault="005B634F"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B634F" w:rsidRDefault="005B634F"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B634F" w:rsidRPr="00EF6288" w:rsidRDefault="005B634F"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B634F" w:rsidRDefault="005B634F"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B634F" w:rsidRDefault="005B634F"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B634F" w:rsidRDefault="005B634F"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B634F" w:rsidRPr="00E962F6" w:rsidRDefault="005B634F"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B634F" w:rsidRDefault="005B634F"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5B634F" w:rsidRDefault="005B634F"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5B634F" w:rsidRDefault="005B634F"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B634F" w:rsidRDefault="005B634F"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B634F" w:rsidRDefault="005B634F"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B634F" w:rsidRPr="00D2146B" w:rsidRDefault="005B634F"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B634F" w:rsidRPr="00D2146B" w:rsidRDefault="005B634F"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B634F" w:rsidRDefault="005B634F"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B634F" w:rsidRDefault="005B634F" w:rsidP="00942B30">
                        <w:pPr>
                          <w:spacing w:before="60" w:line="256" w:lineRule="auto"/>
                          <w:jc w:val="center"/>
                          <w:rPr>
                            <w:sz w:val="24"/>
                            <w:szCs w:val="24"/>
                          </w:rPr>
                        </w:pPr>
                        <w:r>
                          <w:rPr>
                            <w:rFonts w:eastAsia="Calibri"/>
                            <w:color w:val="000000"/>
                            <w:sz w:val="18"/>
                            <w:szCs w:val="18"/>
                          </w:rPr>
                          <w:t>Parser</w:t>
                        </w:r>
                      </w:p>
                      <w:p w14:paraId="1ABFD117" w14:textId="77777777" w:rsidR="005B634F" w:rsidRDefault="005B634F"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B634F" w:rsidRDefault="005B634F" w:rsidP="003727AB">
                        <w:pPr>
                          <w:spacing w:before="60" w:line="254" w:lineRule="auto"/>
                          <w:jc w:val="center"/>
                          <w:rPr>
                            <w:sz w:val="24"/>
                            <w:szCs w:val="24"/>
                          </w:rPr>
                        </w:pPr>
                        <w:r>
                          <w:rPr>
                            <w:rFonts w:eastAsia="Calibri"/>
                            <w:color w:val="000000"/>
                            <w:sz w:val="18"/>
                            <w:szCs w:val="18"/>
                          </w:rPr>
                          <w:t>Scanner</w:t>
                        </w:r>
                      </w:p>
                      <w:p w14:paraId="03FD0412" w14:textId="77777777" w:rsidR="005B634F" w:rsidRDefault="005B634F"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B634F" w:rsidRDefault="005B634F"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B634F" w:rsidRDefault="005B634F" w:rsidP="003567A1">
                        <w:pPr>
                          <w:spacing w:before="0" w:line="252" w:lineRule="auto"/>
                          <w:jc w:val="center"/>
                          <w:rPr>
                            <w:sz w:val="24"/>
                            <w:szCs w:val="24"/>
                          </w:rPr>
                        </w:pPr>
                      </w:p>
                      <w:p w14:paraId="217B84F7" w14:textId="77777777" w:rsidR="005B634F" w:rsidRDefault="005B634F"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B634F" w:rsidRDefault="005B634F"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B634F" w:rsidRPr="00EF6288" w:rsidRDefault="005B634F"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B634F" w:rsidRDefault="005B634F"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B634F" w:rsidRDefault="005B634F"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B634F" w:rsidRDefault="005B634F"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B634F" w:rsidRPr="00E962F6" w:rsidRDefault="005B634F"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B634F" w:rsidRDefault="005B634F"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5B634F" w:rsidRDefault="005B634F"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5B634F" w:rsidRDefault="005B634F"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B634F" w:rsidRDefault="005B634F"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B634F" w:rsidRDefault="005B634F"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B634F" w:rsidRPr="00D2146B" w:rsidRDefault="005B634F"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B634F" w:rsidRPr="00D2146B" w:rsidRDefault="005B634F"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B634F" w:rsidRDefault="005B634F"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B634F" w:rsidRDefault="005B634F" w:rsidP="00541B67">
                              <w:pPr>
                                <w:spacing w:before="60" w:line="256" w:lineRule="auto"/>
                                <w:jc w:val="center"/>
                                <w:rPr>
                                  <w:sz w:val="24"/>
                                  <w:szCs w:val="24"/>
                                </w:rPr>
                              </w:pPr>
                              <w:r>
                                <w:rPr>
                                  <w:rFonts w:eastAsia="Calibri"/>
                                  <w:color w:val="000000"/>
                                  <w:sz w:val="18"/>
                                  <w:szCs w:val="18"/>
                                </w:rPr>
                                <w:t>Parser</w:t>
                              </w:r>
                            </w:p>
                            <w:p w14:paraId="738A4637" w14:textId="77777777" w:rsidR="005B634F" w:rsidRDefault="005B634F"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B634F" w:rsidRDefault="005B634F" w:rsidP="00541B67">
                              <w:pPr>
                                <w:spacing w:before="60" w:line="254" w:lineRule="auto"/>
                                <w:jc w:val="center"/>
                                <w:rPr>
                                  <w:sz w:val="24"/>
                                  <w:szCs w:val="24"/>
                                </w:rPr>
                              </w:pPr>
                              <w:r>
                                <w:rPr>
                                  <w:rFonts w:eastAsia="Calibri"/>
                                  <w:color w:val="000000"/>
                                  <w:sz w:val="18"/>
                                  <w:szCs w:val="18"/>
                                </w:rPr>
                                <w:t>Scanner</w:t>
                              </w:r>
                            </w:p>
                            <w:p w14:paraId="1FC59E41" w14:textId="77777777" w:rsidR="005B634F" w:rsidRDefault="005B634F"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B634F" w:rsidRDefault="005B634F"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B634F" w:rsidRDefault="005B634F" w:rsidP="00541B67">
                              <w:pPr>
                                <w:spacing w:before="0" w:line="252" w:lineRule="auto"/>
                                <w:jc w:val="center"/>
                                <w:rPr>
                                  <w:sz w:val="24"/>
                                  <w:szCs w:val="24"/>
                                </w:rPr>
                              </w:pPr>
                            </w:p>
                            <w:p w14:paraId="1164C4DA" w14:textId="77777777" w:rsidR="005B634F" w:rsidRDefault="005B634F"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B634F" w:rsidRDefault="005B634F"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B634F" w:rsidRPr="00EF6288" w:rsidRDefault="005B634F"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B634F" w:rsidRDefault="005B634F"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B634F" w:rsidRDefault="005B634F"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B634F" w:rsidRDefault="005B634F"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B634F" w:rsidRPr="00E962F6" w:rsidRDefault="005B634F"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B634F" w:rsidRDefault="005B634F"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5B634F" w:rsidRDefault="005B634F"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5B634F" w:rsidRDefault="005B634F"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5B634F" w:rsidRDefault="005B634F"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5B634F" w:rsidRDefault="005B634F"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B634F" w:rsidRPr="00D2146B" w:rsidRDefault="005B634F"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B634F" w:rsidRPr="00D2146B" w:rsidRDefault="005B634F"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B634F" w:rsidRDefault="005B634F"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B634F" w:rsidRDefault="005B634F" w:rsidP="00541B67">
                        <w:pPr>
                          <w:spacing w:before="60" w:line="256" w:lineRule="auto"/>
                          <w:jc w:val="center"/>
                          <w:rPr>
                            <w:sz w:val="24"/>
                            <w:szCs w:val="24"/>
                          </w:rPr>
                        </w:pPr>
                        <w:r>
                          <w:rPr>
                            <w:rFonts w:eastAsia="Calibri"/>
                            <w:color w:val="000000"/>
                            <w:sz w:val="18"/>
                            <w:szCs w:val="18"/>
                          </w:rPr>
                          <w:t>Parser</w:t>
                        </w:r>
                      </w:p>
                      <w:p w14:paraId="738A4637" w14:textId="77777777" w:rsidR="005B634F" w:rsidRDefault="005B634F"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B634F" w:rsidRDefault="005B634F" w:rsidP="00541B67">
                        <w:pPr>
                          <w:spacing w:before="60" w:line="254" w:lineRule="auto"/>
                          <w:jc w:val="center"/>
                          <w:rPr>
                            <w:sz w:val="24"/>
                            <w:szCs w:val="24"/>
                          </w:rPr>
                        </w:pPr>
                        <w:r>
                          <w:rPr>
                            <w:rFonts w:eastAsia="Calibri"/>
                            <w:color w:val="000000"/>
                            <w:sz w:val="18"/>
                            <w:szCs w:val="18"/>
                          </w:rPr>
                          <w:t>Scanner</w:t>
                        </w:r>
                      </w:p>
                      <w:p w14:paraId="1FC59E41" w14:textId="77777777" w:rsidR="005B634F" w:rsidRDefault="005B634F"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B634F" w:rsidRDefault="005B634F"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B634F" w:rsidRDefault="005B634F" w:rsidP="00541B67">
                        <w:pPr>
                          <w:spacing w:before="0" w:line="252" w:lineRule="auto"/>
                          <w:jc w:val="center"/>
                          <w:rPr>
                            <w:sz w:val="24"/>
                            <w:szCs w:val="24"/>
                          </w:rPr>
                        </w:pPr>
                      </w:p>
                      <w:p w14:paraId="1164C4DA" w14:textId="77777777" w:rsidR="005B634F" w:rsidRDefault="005B634F"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B634F" w:rsidRDefault="005B634F"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B634F" w:rsidRPr="00EF6288" w:rsidRDefault="005B634F"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B634F" w:rsidRDefault="005B634F"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B634F" w:rsidRDefault="005B634F"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B634F" w:rsidRDefault="005B634F"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B634F" w:rsidRPr="00E962F6" w:rsidRDefault="005B634F"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B634F" w:rsidRDefault="005B634F"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5B634F" w:rsidRDefault="005B634F"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5B634F" w:rsidRDefault="005B634F"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B634F" w:rsidRDefault="005B634F"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B634F" w:rsidRDefault="005B634F"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5B634F" w:rsidRDefault="005B634F" w:rsidP="007016BF">
                              <w:pPr>
                                <w:spacing w:before="60" w:after="0"/>
                                <w:jc w:val="center"/>
                                <w:rPr>
                                  <w:lang w:val="sv-SE"/>
                                </w:rPr>
                              </w:pPr>
                              <w:r>
                                <w:rPr>
                                  <w:lang w:val="sv-SE"/>
                                </w:rPr>
                                <w:t>Register Preparator</w:t>
                              </w:r>
                            </w:p>
                            <w:p w14:paraId="5B7E5EAE" w14:textId="77777777" w:rsidR="005B634F" w:rsidRPr="00C7380D" w:rsidRDefault="005B634F"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5B634F" w:rsidRDefault="005B634F" w:rsidP="00F52895">
                              <w:pPr>
                                <w:spacing w:before="60" w:after="0"/>
                                <w:jc w:val="center"/>
                                <w:rPr>
                                  <w:lang w:val="sv-SE"/>
                                </w:rPr>
                              </w:pPr>
                              <w:r>
                                <w:rPr>
                                  <w:lang w:val="sv-SE"/>
                                </w:rPr>
                                <w:t>Register Allocator</w:t>
                              </w:r>
                            </w:p>
                            <w:p w14:paraId="49971E8A" w14:textId="77777777" w:rsidR="005B634F" w:rsidRDefault="005B634F"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5B634F" w:rsidRPr="009C410A" w:rsidRDefault="005B634F"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5B634F" w:rsidRPr="009C410A" w:rsidRDefault="005B634F"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5B634F" w:rsidRDefault="005B634F"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5B634F" w:rsidRDefault="005B634F"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5B634F" w:rsidRDefault="005B634F" w:rsidP="007016BF">
                              <w:pPr>
                                <w:pStyle w:val="Normalwebb"/>
                                <w:spacing w:before="60" w:line="252" w:lineRule="auto"/>
                                <w:jc w:val="center"/>
                              </w:pPr>
                              <w:r>
                                <w:rPr>
                                  <w:rFonts w:eastAsia="Calibri"/>
                                  <w:sz w:val="22"/>
                                  <w:szCs w:val="22"/>
                                  <w:lang w:val="en-US"/>
                                </w:rPr>
                                <w:t>Object Code</w:t>
                              </w:r>
                            </w:p>
                            <w:p w14:paraId="774C3A6C" w14:textId="77777777" w:rsidR="005B634F" w:rsidRDefault="005B634F"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5B634F" w:rsidRDefault="005B634F"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5B634F" w:rsidRDefault="005B634F"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5B634F" w:rsidRDefault="005B634F" w:rsidP="007016BF">
                        <w:pPr>
                          <w:spacing w:before="60" w:after="0"/>
                          <w:jc w:val="center"/>
                          <w:rPr>
                            <w:lang w:val="sv-SE"/>
                          </w:rPr>
                        </w:pPr>
                        <w:r>
                          <w:rPr>
                            <w:lang w:val="sv-SE"/>
                          </w:rPr>
                          <w:t>Register Preparator</w:t>
                        </w:r>
                      </w:p>
                      <w:p w14:paraId="5B7E5EAE" w14:textId="77777777" w:rsidR="005B634F" w:rsidRPr="00C7380D" w:rsidRDefault="005B634F"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5B634F" w:rsidRDefault="005B634F" w:rsidP="00F52895">
                        <w:pPr>
                          <w:spacing w:before="60" w:after="0"/>
                          <w:jc w:val="center"/>
                          <w:rPr>
                            <w:lang w:val="sv-SE"/>
                          </w:rPr>
                        </w:pPr>
                        <w:r>
                          <w:rPr>
                            <w:lang w:val="sv-SE"/>
                          </w:rPr>
                          <w:t>Register Allocator</w:t>
                        </w:r>
                      </w:p>
                      <w:p w14:paraId="49971E8A" w14:textId="77777777" w:rsidR="005B634F" w:rsidRDefault="005B634F"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5B634F" w:rsidRPr="009C410A" w:rsidRDefault="005B634F"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5B634F" w:rsidRPr="009C410A" w:rsidRDefault="005B634F"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5B634F" w:rsidRDefault="005B634F"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5B634F" w:rsidRDefault="005B634F"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5B634F" w:rsidRDefault="005B634F" w:rsidP="007016BF">
                        <w:pPr>
                          <w:pStyle w:val="Normalwebb"/>
                          <w:spacing w:before="60" w:line="252" w:lineRule="auto"/>
                          <w:jc w:val="center"/>
                        </w:pPr>
                        <w:r>
                          <w:rPr>
                            <w:rFonts w:eastAsia="Calibri"/>
                            <w:sz w:val="22"/>
                            <w:szCs w:val="22"/>
                            <w:lang w:val="en-US"/>
                          </w:rPr>
                          <w:t>Object Code</w:t>
                        </w:r>
                      </w:p>
                      <w:p w14:paraId="774C3A6C" w14:textId="77777777" w:rsidR="005B634F" w:rsidRDefault="005B634F"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5B634F" w:rsidRDefault="005B634F"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5B634F" w:rsidRDefault="005B634F"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i/>
            <w:noProof/>
            <w:rPrChange w:id="30" w:author="Stefan Bjornander" w:date="2015-04-26T09:43:00Z">
              <w:rPr>
                <w:rStyle w:val="CodeInText"/>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i/>
            <w:noProof/>
            <w:rPrChange w:id="54" w:author="Stefan Bjornander" w:date="2015-04-26T09:48:00Z">
              <w:rPr>
                <w:rStyle w:val="CodeInText"/>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i/>
            <w:noProof/>
            <w:rPrChange w:id="59" w:author="Stefan Bjornander" w:date="2015-04-26T09:48:00Z">
              <w:rPr>
                <w:rStyle w:val="CodeInText"/>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i/>
            <w:noProof/>
            <w:rPrChange w:id="105" w:author="Stefan Bjornander" w:date="2015-04-26T09:58:00Z">
              <w:rPr>
                <w:rStyle w:val="CodeInText"/>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i/>
            <w:noProof/>
            <w:rPrChange w:id="10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i/>
            <w:noProof/>
            <w:rPrChange w:id="129" w:author="Stefan Bjornander" w:date="2015-04-26T09:58:00Z">
              <w:rPr>
                <w:rStyle w:val="CodeInText"/>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i/>
            <w:noProof/>
            <w:rPrChange w:id="13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lastRenderedPageBreak/>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lastRenderedPageBreak/>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lastRenderedPageBreak/>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lastRenderedPageBreak/>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Label and Goto Statement</w:t>
      </w:r>
      <w:bookmarkEnd w:id="147"/>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lastRenderedPageBreak/>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lastRenderedPageBreak/>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The dereferenceence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r w:rsidR="00C71031">
        <w:rPr>
          <w:highlight w:val="white"/>
        </w:rPr>
        <w:t>S</w:t>
      </w:r>
      <w:r>
        <w:rPr>
          <w:highlight w:val="white"/>
        </w:rPr>
        <w:t>izeof Expression</w:t>
      </w:r>
      <w:bookmarkEnd w:id="170"/>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lastRenderedPageBreak/>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lastRenderedPageBreak/>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lastRenderedPageBreak/>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lastRenderedPageBreak/>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lastRenderedPageBreak/>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lastRenderedPageBreak/>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lastRenderedPageBreak/>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lastRenderedPageBreak/>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lastRenderedPageBreak/>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lastRenderedPageBreak/>
        <w:t>Argument Expression List</w:t>
      </w:r>
      <w:bookmarkEnd w:id="179"/>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lastRenderedPageBreak/>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lastRenderedPageBreak/>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lastRenderedPageBreak/>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lastRenderedPageBreak/>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1E124737"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w:t>
      </w:r>
      <w:r w:rsidR="00430FD1" w:rsidRPr="00430FD1">
        <w:rPr>
          <w:rStyle w:val="KeyWord0"/>
          <w:highlight w:val="white"/>
        </w:rPr>
        <w:t>CallDepth</w:t>
      </w:r>
      <w:r w:rsidR="00430FD1">
        <w:rPr>
          <w:highlight w:val="white"/>
        </w:rPr>
        <w:t xml:space="preserv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lastRenderedPageBreak/>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0947BD5C"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lastRenderedPageBreak/>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lastRenderedPageBreak/>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lastRenderedPageBreak/>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B634F" w:rsidRPr="00D2146B" w:rsidRDefault="005B634F" w:rsidP="0050082D">
                              <w:pPr>
                                <w:spacing w:before="0" w:after="0"/>
                                <w:rPr>
                                  <w:sz w:val="18"/>
                                  <w:szCs w:val="18"/>
                                  <w:lang w:val="sv-SE"/>
                                </w:rPr>
                              </w:pPr>
                              <w:r>
                                <w:rPr>
                                  <w:sz w:val="18"/>
                                  <w:szCs w:val="18"/>
                                  <w:lang w:val="sv-SE"/>
                                </w:rPr>
                                <w:t>Static int globalInt</w:t>
                              </w:r>
                            </w:p>
                            <w:p w14:paraId="69A6032C" w14:textId="768161F7" w:rsidR="005B634F" w:rsidRDefault="005B634F" w:rsidP="0050082D">
                              <w:pPr>
                                <w:spacing w:before="0" w:after="0"/>
                                <w:rPr>
                                  <w:sz w:val="18"/>
                                  <w:szCs w:val="18"/>
                                  <w:lang w:val="sv-SE"/>
                                </w:rPr>
                              </w:pPr>
                              <w:r>
                                <w:rPr>
                                  <w:sz w:val="18"/>
                                  <w:szCs w:val="18"/>
                                  <w:lang w:val="sv-SE"/>
                                </w:rPr>
                                <w:t>Static int i</w:t>
                              </w:r>
                            </w:p>
                            <w:p w14:paraId="65DC2C71" w14:textId="7AEEED2D" w:rsidR="005B634F" w:rsidRDefault="005B634F" w:rsidP="0050082D">
                              <w:pPr>
                                <w:spacing w:before="0" w:after="0"/>
                                <w:rPr>
                                  <w:sz w:val="18"/>
                                  <w:szCs w:val="18"/>
                                  <w:lang w:val="sv-SE"/>
                                </w:rPr>
                              </w:pPr>
                            </w:p>
                            <w:p w14:paraId="3B0DD407" w14:textId="21D67AC3" w:rsidR="005B634F" w:rsidRPr="001B6705" w:rsidRDefault="005B634F"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B634F" w:rsidRPr="00D2146B" w:rsidRDefault="005B634F"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B634F" w:rsidRPr="00D2146B" w:rsidRDefault="005B634F"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B634F" w:rsidRDefault="005B634F"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B634F" w:rsidRPr="00D2146B" w:rsidRDefault="005B634F" w:rsidP="0050082D">
                              <w:pPr>
                                <w:spacing w:before="0" w:after="0" w:line="256" w:lineRule="auto"/>
                                <w:rPr>
                                  <w:sz w:val="18"/>
                                  <w:szCs w:val="18"/>
                                </w:rPr>
                              </w:pPr>
                              <w:r>
                                <w:rPr>
                                  <w:sz w:val="18"/>
                                  <w:szCs w:val="18"/>
                                </w:rPr>
                                <w:t>Auto mainChar : char</w:t>
                              </w:r>
                            </w:p>
                            <w:p w14:paraId="302437A3" w14:textId="77777777" w:rsidR="005B634F" w:rsidRDefault="005B634F" w:rsidP="0050082D">
                              <w:pPr>
                                <w:spacing w:before="0" w:after="0" w:line="256" w:lineRule="auto"/>
                                <w:rPr>
                                  <w:rFonts w:eastAsia="Calibri"/>
                                  <w:color w:val="000000"/>
                                  <w:sz w:val="18"/>
                                  <w:szCs w:val="18"/>
                                </w:rPr>
                              </w:pPr>
                            </w:p>
                            <w:p w14:paraId="71CC6A80" w14:textId="77C30F45" w:rsidR="005B634F" w:rsidRPr="00D2146B" w:rsidRDefault="005B634F" w:rsidP="008C458D">
                              <w:pPr>
                                <w:spacing w:before="0" w:after="0" w:line="256" w:lineRule="auto"/>
                                <w:rPr>
                                  <w:sz w:val="18"/>
                                  <w:szCs w:val="18"/>
                                </w:rPr>
                              </w:pPr>
                              <w:r>
                                <w:rPr>
                                  <w:rFonts w:eastAsia="Calibri"/>
                                  <w:color w:val="000000"/>
                                  <w:sz w:val="18"/>
                                  <w:szCs w:val="18"/>
                                </w:rPr>
                                <w:t>m_parentTable</w:t>
                              </w:r>
                            </w:p>
                            <w:p w14:paraId="4A1EB75F" w14:textId="77777777" w:rsidR="005B634F" w:rsidRPr="00D2146B" w:rsidRDefault="005B634F" w:rsidP="0050082D">
                              <w:pPr>
                                <w:spacing w:before="0" w:after="0" w:line="256" w:lineRule="auto"/>
                                <w:rPr>
                                  <w:sz w:val="18"/>
                                  <w:szCs w:val="18"/>
                                </w:rPr>
                              </w:pPr>
                              <w:r w:rsidRPr="00D2146B">
                                <w:rPr>
                                  <w:rFonts w:eastAsia="Calibri"/>
                                  <w:color w:val="000000"/>
                                  <w:sz w:val="18"/>
                                  <w:szCs w:val="18"/>
                                </w:rPr>
                                <w:t> </w:t>
                              </w:r>
                            </w:p>
                            <w:p w14:paraId="176D8F8E" w14:textId="77777777" w:rsidR="005B634F" w:rsidRPr="00D2146B" w:rsidRDefault="005B634F"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B634F" w:rsidRPr="00D2146B" w:rsidRDefault="005B634F"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B634F" w:rsidRPr="00D2146B" w:rsidRDefault="005B634F" w:rsidP="0050082D">
                              <w:pPr>
                                <w:spacing w:before="0" w:after="0" w:line="254" w:lineRule="auto"/>
                                <w:rPr>
                                  <w:sz w:val="18"/>
                                  <w:szCs w:val="18"/>
                                </w:rPr>
                              </w:pPr>
                              <w:r>
                                <w:rPr>
                                  <w:rFonts w:eastAsia="Calibri"/>
                                  <w:color w:val="000000"/>
                                  <w:sz w:val="18"/>
                                  <w:szCs w:val="18"/>
                                </w:rPr>
                                <w:t>auto int i</w:t>
                              </w:r>
                            </w:p>
                            <w:p w14:paraId="1EB866A9" w14:textId="57278A33" w:rsidR="005B634F" w:rsidRDefault="005B634F"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B634F" w:rsidRDefault="005B634F" w:rsidP="00073BF2">
                              <w:pPr>
                                <w:spacing w:before="0" w:after="0" w:line="254" w:lineRule="auto"/>
                                <w:rPr>
                                  <w:rFonts w:eastAsia="Calibri"/>
                                  <w:color w:val="000000"/>
                                  <w:sz w:val="18"/>
                                  <w:szCs w:val="18"/>
                                </w:rPr>
                              </w:pPr>
                            </w:p>
                            <w:p w14:paraId="55FF5C13" w14:textId="77777777" w:rsidR="005B634F" w:rsidRPr="00D2146B" w:rsidRDefault="005B634F" w:rsidP="00073BF2">
                              <w:pPr>
                                <w:spacing w:before="0" w:after="0" w:line="256" w:lineRule="auto"/>
                                <w:rPr>
                                  <w:sz w:val="18"/>
                                  <w:szCs w:val="18"/>
                                </w:rPr>
                              </w:pPr>
                              <w:r>
                                <w:rPr>
                                  <w:rFonts w:eastAsia="Calibri"/>
                                  <w:color w:val="000000"/>
                                  <w:sz w:val="18"/>
                                  <w:szCs w:val="18"/>
                                </w:rPr>
                                <w:t>m_parentTable</w:t>
                              </w:r>
                            </w:p>
                            <w:p w14:paraId="20CF0F08" w14:textId="77777777" w:rsidR="005B634F" w:rsidRPr="00D2146B" w:rsidRDefault="005B634F" w:rsidP="00073BF2">
                              <w:pPr>
                                <w:spacing w:before="0" w:after="0" w:line="254" w:lineRule="auto"/>
                                <w:rPr>
                                  <w:sz w:val="18"/>
                                  <w:szCs w:val="18"/>
                                </w:rPr>
                              </w:pPr>
                            </w:p>
                            <w:p w14:paraId="2347329E" w14:textId="77777777" w:rsidR="005B634F" w:rsidRPr="00D2146B" w:rsidRDefault="005B634F" w:rsidP="0050082D">
                              <w:pPr>
                                <w:spacing w:before="0" w:after="0" w:line="254" w:lineRule="auto"/>
                                <w:rPr>
                                  <w:sz w:val="18"/>
                                  <w:szCs w:val="18"/>
                                </w:rPr>
                              </w:pPr>
                              <w:r w:rsidRPr="00D2146B">
                                <w:rPr>
                                  <w:rFonts w:eastAsia="Calibri"/>
                                  <w:color w:val="000000"/>
                                  <w:sz w:val="18"/>
                                  <w:szCs w:val="18"/>
                                </w:rPr>
                                <w:t> </w:t>
                              </w:r>
                            </w:p>
                            <w:p w14:paraId="7D6DAD56" w14:textId="77777777" w:rsidR="005B634F" w:rsidRPr="00D2146B" w:rsidRDefault="005B634F"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B634F" w:rsidRPr="00D2146B" w:rsidRDefault="005B634F"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B634F" w:rsidRPr="00100F82" w:rsidRDefault="005B634F" w:rsidP="00100F82">
                              <w:pPr>
                                <w:spacing w:before="0" w:after="0"/>
                                <w:rPr>
                                  <w:sz w:val="18"/>
                                  <w:szCs w:val="18"/>
                                </w:rPr>
                              </w:pPr>
                              <w:r w:rsidRPr="00100F82">
                                <w:rPr>
                                  <w:sz w:val="18"/>
                                  <w:szCs w:val="18"/>
                                </w:rPr>
                                <w:t>auto int i</w:t>
                              </w:r>
                            </w:p>
                            <w:p w14:paraId="5D0A676C" w14:textId="673BC4F3" w:rsidR="005B634F" w:rsidRPr="00100F82" w:rsidRDefault="005B634F" w:rsidP="00100F82">
                              <w:pPr>
                                <w:spacing w:before="0" w:after="0"/>
                                <w:rPr>
                                  <w:sz w:val="18"/>
                                  <w:szCs w:val="18"/>
                                </w:rPr>
                              </w:pPr>
                              <w:r w:rsidRPr="00100F82">
                                <w:rPr>
                                  <w:sz w:val="18"/>
                                  <w:szCs w:val="18"/>
                                </w:rPr>
                                <w:t>auto double blockDouble</w:t>
                              </w:r>
                            </w:p>
                            <w:p w14:paraId="5B01AFF6" w14:textId="77777777" w:rsidR="005B634F" w:rsidRDefault="005B634F" w:rsidP="00100F82">
                              <w:pPr>
                                <w:spacing w:before="0" w:after="0" w:line="256" w:lineRule="auto"/>
                                <w:rPr>
                                  <w:rFonts w:eastAsia="Calibri"/>
                                  <w:color w:val="000000"/>
                                  <w:sz w:val="18"/>
                                  <w:szCs w:val="18"/>
                                </w:rPr>
                              </w:pPr>
                            </w:p>
                            <w:p w14:paraId="35EF25BA" w14:textId="6D9A7EDC" w:rsidR="005B634F" w:rsidRPr="00D2146B" w:rsidRDefault="005B634F" w:rsidP="00100F82">
                              <w:pPr>
                                <w:spacing w:before="0" w:after="0" w:line="256" w:lineRule="auto"/>
                                <w:rPr>
                                  <w:sz w:val="18"/>
                                  <w:szCs w:val="18"/>
                                </w:rPr>
                              </w:pPr>
                              <w:r>
                                <w:rPr>
                                  <w:rFonts w:eastAsia="Calibri"/>
                                  <w:color w:val="000000"/>
                                  <w:sz w:val="18"/>
                                  <w:szCs w:val="18"/>
                                </w:rPr>
                                <w:t>m_parentTable</w:t>
                              </w:r>
                            </w:p>
                            <w:p w14:paraId="274031CF" w14:textId="32871C06" w:rsidR="005B634F" w:rsidRDefault="005B634F"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B634F" w:rsidRDefault="005B634F"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B634F" w:rsidRDefault="005B634F" w:rsidP="00D44BB8">
                              <w:pPr>
                                <w:spacing w:line="252" w:lineRule="auto"/>
                              </w:pPr>
                              <w:r>
                                <w:rPr>
                                  <w:rFonts w:eastAsia="Calibri"/>
                                  <w:color w:val="000000"/>
                                  <w:sz w:val="18"/>
                                  <w:szCs w:val="18"/>
                                </w:rPr>
                                <w:t>SymbolTable.CurrentTable</w:t>
                              </w:r>
                            </w:p>
                            <w:p w14:paraId="332537CB" w14:textId="66AB52F1" w:rsidR="005B634F" w:rsidRDefault="005B634F" w:rsidP="00D44BB8">
                              <w:pPr>
                                <w:spacing w:line="252" w:lineRule="auto"/>
                              </w:pPr>
                            </w:p>
                            <w:p w14:paraId="35DA4169" w14:textId="77777777" w:rsidR="005B634F" w:rsidRDefault="005B634F"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B634F" w:rsidRPr="00610E6C" w:rsidRDefault="005B634F"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B634F" w:rsidRPr="00D2146B" w:rsidRDefault="005B634F" w:rsidP="0050082D">
                        <w:pPr>
                          <w:spacing w:before="0" w:after="0"/>
                          <w:rPr>
                            <w:sz w:val="18"/>
                            <w:szCs w:val="18"/>
                            <w:lang w:val="sv-SE"/>
                          </w:rPr>
                        </w:pPr>
                        <w:r>
                          <w:rPr>
                            <w:sz w:val="18"/>
                            <w:szCs w:val="18"/>
                            <w:lang w:val="sv-SE"/>
                          </w:rPr>
                          <w:t>Static int globalInt</w:t>
                        </w:r>
                      </w:p>
                      <w:p w14:paraId="69A6032C" w14:textId="768161F7" w:rsidR="005B634F" w:rsidRDefault="005B634F" w:rsidP="0050082D">
                        <w:pPr>
                          <w:spacing w:before="0" w:after="0"/>
                          <w:rPr>
                            <w:sz w:val="18"/>
                            <w:szCs w:val="18"/>
                            <w:lang w:val="sv-SE"/>
                          </w:rPr>
                        </w:pPr>
                        <w:r>
                          <w:rPr>
                            <w:sz w:val="18"/>
                            <w:szCs w:val="18"/>
                            <w:lang w:val="sv-SE"/>
                          </w:rPr>
                          <w:t>Static int i</w:t>
                        </w:r>
                      </w:p>
                      <w:p w14:paraId="65DC2C71" w14:textId="7AEEED2D" w:rsidR="005B634F" w:rsidRDefault="005B634F" w:rsidP="0050082D">
                        <w:pPr>
                          <w:spacing w:before="0" w:after="0"/>
                          <w:rPr>
                            <w:sz w:val="18"/>
                            <w:szCs w:val="18"/>
                            <w:lang w:val="sv-SE"/>
                          </w:rPr>
                        </w:pPr>
                      </w:p>
                      <w:p w14:paraId="3B0DD407" w14:textId="21D67AC3" w:rsidR="005B634F" w:rsidRPr="001B6705" w:rsidRDefault="005B634F"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B634F" w:rsidRPr="00D2146B" w:rsidRDefault="005B634F"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B634F" w:rsidRPr="00D2146B" w:rsidRDefault="005B634F"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B634F" w:rsidRDefault="005B634F"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B634F" w:rsidRPr="00D2146B" w:rsidRDefault="005B634F" w:rsidP="0050082D">
                        <w:pPr>
                          <w:spacing w:before="0" w:after="0" w:line="256" w:lineRule="auto"/>
                          <w:rPr>
                            <w:sz w:val="18"/>
                            <w:szCs w:val="18"/>
                          </w:rPr>
                        </w:pPr>
                        <w:r>
                          <w:rPr>
                            <w:sz w:val="18"/>
                            <w:szCs w:val="18"/>
                          </w:rPr>
                          <w:t>Auto mainChar : char</w:t>
                        </w:r>
                      </w:p>
                      <w:p w14:paraId="302437A3" w14:textId="77777777" w:rsidR="005B634F" w:rsidRDefault="005B634F" w:rsidP="0050082D">
                        <w:pPr>
                          <w:spacing w:before="0" w:after="0" w:line="256" w:lineRule="auto"/>
                          <w:rPr>
                            <w:rFonts w:eastAsia="Calibri"/>
                            <w:color w:val="000000"/>
                            <w:sz w:val="18"/>
                            <w:szCs w:val="18"/>
                          </w:rPr>
                        </w:pPr>
                      </w:p>
                      <w:p w14:paraId="71CC6A80" w14:textId="77C30F45" w:rsidR="005B634F" w:rsidRPr="00D2146B" w:rsidRDefault="005B634F" w:rsidP="008C458D">
                        <w:pPr>
                          <w:spacing w:before="0" w:after="0" w:line="256" w:lineRule="auto"/>
                          <w:rPr>
                            <w:sz w:val="18"/>
                            <w:szCs w:val="18"/>
                          </w:rPr>
                        </w:pPr>
                        <w:r>
                          <w:rPr>
                            <w:rFonts w:eastAsia="Calibri"/>
                            <w:color w:val="000000"/>
                            <w:sz w:val="18"/>
                            <w:szCs w:val="18"/>
                          </w:rPr>
                          <w:t>m_parentTable</w:t>
                        </w:r>
                      </w:p>
                      <w:p w14:paraId="4A1EB75F" w14:textId="77777777" w:rsidR="005B634F" w:rsidRPr="00D2146B" w:rsidRDefault="005B634F" w:rsidP="0050082D">
                        <w:pPr>
                          <w:spacing w:before="0" w:after="0" w:line="256" w:lineRule="auto"/>
                          <w:rPr>
                            <w:sz w:val="18"/>
                            <w:szCs w:val="18"/>
                          </w:rPr>
                        </w:pPr>
                        <w:r w:rsidRPr="00D2146B">
                          <w:rPr>
                            <w:rFonts w:eastAsia="Calibri"/>
                            <w:color w:val="000000"/>
                            <w:sz w:val="18"/>
                            <w:szCs w:val="18"/>
                          </w:rPr>
                          <w:t> </w:t>
                        </w:r>
                      </w:p>
                      <w:p w14:paraId="176D8F8E" w14:textId="77777777" w:rsidR="005B634F" w:rsidRPr="00D2146B" w:rsidRDefault="005B634F"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B634F" w:rsidRPr="00D2146B" w:rsidRDefault="005B634F"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B634F" w:rsidRPr="00D2146B" w:rsidRDefault="005B634F" w:rsidP="0050082D">
                        <w:pPr>
                          <w:spacing w:before="0" w:after="0" w:line="254" w:lineRule="auto"/>
                          <w:rPr>
                            <w:sz w:val="18"/>
                            <w:szCs w:val="18"/>
                          </w:rPr>
                        </w:pPr>
                        <w:r>
                          <w:rPr>
                            <w:rFonts w:eastAsia="Calibri"/>
                            <w:color w:val="000000"/>
                            <w:sz w:val="18"/>
                            <w:szCs w:val="18"/>
                          </w:rPr>
                          <w:t>auto int i</w:t>
                        </w:r>
                      </w:p>
                      <w:p w14:paraId="1EB866A9" w14:textId="57278A33" w:rsidR="005B634F" w:rsidRDefault="005B634F"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B634F" w:rsidRDefault="005B634F" w:rsidP="00073BF2">
                        <w:pPr>
                          <w:spacing w:before="0" w:after="0" w:line="254" w:lineRule="auto"/>
                          <w:rPr>
                            <w:rFonts w:eastAsia="Calibri"/>
                            <w:color w:val="000000"/>
                            <w:sz w:val="18"/>
                            <w:szCs w:val="18"/>
                          </w:rPr>
                        </w:pPr>
                      </w:p>
                      <w:p w14:paraId="55FF5C13" w14:textId="77777777" w:rsidR="005B634F" w:rsidRPr="00D2146B" w:rsidRDefault="005B634F" w:rsidP="00073BF2">
                        <w:pPr>
                          <w:spacing w:before="0" w:after="0" w:line="256" w:lineRule="auto"/>
                          <w:rPr>
                            <w:sz w:val="18"/>
                            <w:szCs w:val="18"/>
                          </w:rPr>
                        </w:pPr>
                        <w:r>
                          <w:rPr>
                            <w:rFonts w:eastAsia="Calibri"/>
                            <w:color w:val="000000"/>
                            <w:sz w:val="18"/>
                            <w:szCs w:val="18"/>
                          </w:rPr>
                          <w:t>m_parentTable</w:t>
                        </w:r>
                      </w:p>
                      <w:p w14:paraId="20CF0F08" w14:textId="77777777" w:rsidR="005B634F" w:rsidRPr="00D2146B" w:rsidRDefault="005B634F" w:rsidP="00073BF2">
                        <w:pPr>
                          <w:spacing w:before="0" w:after="0" w:line="254" w:lineRule="auto"/>
                          <w:rPr>
                            <w:sz w:val="18"/>
                            <w:szCs w:val="18"/>
                          </w:rPr>
                        </w:pPr>
                      </w:p>
                      <w:p w14:paraId="2347329E" w14:textId="77777777" w:rsidR="005B634F" w:rsidRPr="00D2146B" w:rsidRDefault="005B634F" w:rsidP="0050082D">
                        <w:pPr>
                          <w:spacing w:before="0" w:after="0" w:line="254" w:lineRule="auto"/>
                          <w:rPr>
                            <w:sz w:val="18"/>
                            <w:szCs w:val="18"/>
                          </w:rPr>
                        </w:pPr>
                        <w:r w:rsidRPr="00D2146B">
                          <w:rPr>
                            <w:rFonts w:eastAsia="Calibri"/>
                            <w:color w:val="000000"/>
                            <w:sz w:val="18"/>
                            <w:szCs w:val="18"/>
                          </w:rPr>
                          <w:t> </w:t>
                        </w:r>
                      </w:p>
                      <w:p w14:paraId="7D6DAD56" w14:textId="77777777" w:rsidR="005B634F" w:rsidRPr="00D2146B" w:rsidRDefault="005B634F"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B634F" w:rsidRPr="00D2146B" w:rsidRDefault="005B634F"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B634F" w:rsidRPr="00100F82" w:rsidRDefault="005B634F" w:rsidP="00100F82">
                        <w:pPr>
                          <w:spacing w:before="0" w:after="0"/>
                          <w:rPr>
                            <w:sz w:val="18"/>
                            <w:szCs w:val="18"/>
                          </w:rPr>
                        </w:pPr>
                        <w:r w:rsidRPr="00100F82">
                          <w:rPr>
                            <w:sz w:val="18"/>
                            <w:szCs w:val="18"/>
                          </w:rPr>
                          <w:t>auto int i</w:t>
                        </w:r>
                      </w:p>
                      <w:p w14:paraId="5D0A676C" w14:textId="673BC4F3" w:rsidR="005B634F" w:rsidRPr="00100F82" w:rsidRDefault="005B634F" w:rsidP="00100F82">
                        <w:pPr>
                          <w:spacing w:before="0" w:after="0"/>
                          <w:rPr>
                            <w:sz w:val="18"/>
                            <w:szCs w:val="18"/>
                          </w:rPr>
                        </w:pPr>
                        <w:r w:rsidRPr="00100F82">
                          <w:rPr>
                            <w:sz w:val="18"/>
                            <w:szCs w:val="18"/>
                          </w:rPr>
                          <w:t>auto double blockDouble</w:t>
                        </w:r>
                      </w:p>
                      <w:p w14:paraId="5B01AFF6" w14:textId="77777777" w:rsidR="005B634F" w:rsidRDefault="005B634F" w:rsidP="00100F82">
                        <w:pPr>
                          <w:spacing w:before="0" w:after="0" w:line="256" w:lineRule="auto"/>
                          <w:rPr>
                            <w:rFonts w:eastAsia="Calibri"/>
                            <w:color w:val="000000"/>
                            <w:sz w:val="18"/>
                            <w:szCs w:val="18"/>
                          </w:rPr>
                        </w:pPr>
                      </w:p>
                      <w:p w14:paraId="35EF25BA" w14:textId="6D9A7EDC" w:rsidR="005B634F" w:rsidRPr="00D2146B" w:rsidRDefault="005B634F" w:rsidP="00100F82">
                        <w:pPr>
                          <w:spacing w:before="0" w:after="0" w:line="256" w:lineRule="auto"/>
                          <w:rPr>
                            <w:sz w:val="18"/>
                            <w:szCs w:val="18"/>
                          </w:rPr>
                        </w:pPr>
                        <w:r>
                          <w:rPr>
                            <w:rFonts w:eastAsia="Calibri"/>
                            <w:color w:val="000000"/>
                            <w:sz w:val="18"/>
                            <w:szCs w:val="18"/>
                          </w:rPr>
                          <w:t>m_parentTable</w:t>
                        </w:r>
                      </w:p>
                      <w:p w14:paraId="274031CF" w14:textId="32871C06" w:rsidR="005B634F" w:rsidRDefault="005B634F"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B634F" w:rsidRDefault="005B634F"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B634F" w:rsidRDefault="005B634F" w:rsidP="00D44BB8">
                        <w:pPr>
                          <w:spacing w:line="252" w:lineRule="auto"/>
                        </w:pPr>
                        <w:r>
                          <w:rPr>
                            <w:rFonts w:eastAsia="Calibri"/>
                            <w:color w:val="000000"/>
                            <w:sz w:val="18"/>
                            <w:szCs w:val="18"/>
                          </w:rPr>
                          <w:t>SymbolTable.CurrentTable</w:t>
                        </w:r>
                      </w:p>
                      <w:p w14:paraId="332537CB" w14:textId="66AB52F1" w:rsidR="005B634F" w:rsidRDefault="005B634F" w:rsidP="00D44BB8">
                        <w:pPr>
                          <w:spacing w:line="252" w:lineRule="auto"/>
                        </w:pPr>
                      </w:p>
                      <w:p w14:paraId="35DA4169" w14:textId="77777777" w:rsidR="005B634F" w:rsidRDefault="005B634F"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B634F" w:rsidRPr="00610E6C" w:rsidRDefault="005B634F"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lastRenderedPageBreak/>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lastRenderedPageBreak/>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2" w:author="Stefan Bjornander" w:date="2015-04-25T10:11:00Z">
            <w:rPr>
              <w:rStyle w:val="CodeInText"/>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i/>
            <w:rPrChange w:id="23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lastRenderedPageBreak/>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lastRenderedPageBreak/>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lastRenderedPageBreak/>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lastRenderedPageBreak/>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77777777" w:rsidR="00374ECD" w:rsidRDefault="004242EC" w:rsidP="004242EC">
      <w:pPr>
        <w:pStyle w:val="Code"/>
        <w:rPr>
          <w:highlight w:val="white"/>
        </w:rPr>
      </w:pPr>
      <w:r w:rsidRPr="004242EC">
        <w:rPr>
          <w:highlight w:val="white"/>
        </w:rPr>
        <w:t xml:space="preserve">  public enum Sort {Void, Signed_Char, Unsigned_Char, Signed_Short_Int,</w:t>
      </w:r>
    </w:p>
    <w:p w14:paraId="586E56C3" w14:textId="77777777" w:rsidR="00374ECD" w:rsidRDefault="00374ECD" w:rsidP="004242EC">
      <w:pPr>
        <w:pStyle w:val="Code"/>
        <w:rPr>
          <w:highlight w:val="white"/>
        </w:rPr>
      </w:pPr>
      <w:r>
        <w:rPr>
          <w:highlight w:val="white"/>
        </w:rPr>
        <w:t xml:space="preserve">                   </w:t>
      </w:r>
      <w:r w:rsidR="004242EC" w:rsidRPr="004242EC">
        <w:rPr>
          <w:highlight w:val="white"/>
        </w:rPr>
        <w:t xml:space="preserve"> Unsigned_Short_Int, Signed_Int,</w:t>
      </w:r>
      <w:r>
        <w:rPr>
          <w:highlight w:val="white"/>
        </w:rPr>
        <w:t xml:space="preserve"> </w:t>
      </w:r>
      <w:r w:rsidR="004242EC" w:rsidRPr="004242EC">
        <w:rPr>
          <w:highlight w:val="white"/>
        </w:rPr>
        <w:t>Unsigned_Int,</w:t>
      </w:r>
    </w:p>
    <w:p w14:paraId="6FEA7628" w14:textId="77777777" w:rsidR="00057D8F" w:rsidRDefault="00374ECD" w:rsidP="004242EC">
      <w:pPr>
        <w:pStyle w:val="Code"/>
        <w:rPr>
          <w:highlight w:val="white"/>
        </w:rPr>
      </w:pPr>
      <w:r>
        <w:rPr>
          <w:highlight w:val="white"/>
        </w:rPr>
        <w:t xml:space="preserve">                   </w:t>
      </w:r>
      <w:r w:rsidR="004242EC" w:rsidRPr="004242EC">
        <w:rPr>
          <w:highlight w:val="white"/>
        </w:rPr>
        <w:t xml:space="preserve"> Signed_Long_Int, Unsigned_Long_Int,</w:t>
      </w:r>
      <w:r w:rsidR="00057D8F">
        <w:rPr>
          <w:highlight w:val="white"/>
        </w:rPr>
        <w:t xml:space="preserve"> </w:t>
      </w:r>
      <w:r w:rsidR="004242EC" w:rsidRPr="004242EC">
        <w:rPr>
          <w:highlight w:val="white"/>
        </w:rPr>
        <w:t>Float, Double,</w:t>
      </w:r>
    </w:p>
    <w:p w14:paraId="5F44F9EF" w14:textId="6CB51A92" w:rsidR="004242EC" w:rsidRPr="004242EC" w:rsidRDefault="00057D8F" w:rsidP="004242EC">
      <w:pPr>
        <w:pStyle w:val="Code"/>
        <w:rPr>
          <w:highlight w:val="white"/>
        </w:rPr>
      </w:pPr>
      <w:r>
        <w:rPr>
          <w:highlight w:val="white"/>
        </w:rPr>
        <w:t xml:space="preserve">                   </w:t>
      </w:r>
      <w:r w:rsidR="004242EC" w:rsidRPr="004242EC">
        <w:rPr>
          <w:highlight w:val="white"/>
        </w:rPr>
        <w:t xml:space="preserve"> Long_Double,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38" w:author="Stefan Bjornander" w:date="2015-04-25T10:33:00Z"/>
          <w:color w:val="auto"/>
        </w:rPr>
        <w:pPrChange w:id="239"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0" w:author="Stefan Bjornander" w:date="2015-04-25T10:40:00Z">
          <w:pPr>
            <w:pStyle w:val="Rubrik3"/>
          </w:pPr>
        </w:pPrChange>
      </w:pPr>
      <w:ins w:id="241" w:author="Stefan Bjornander" w:date="2015-04-25T10:41:00Z">
        <w:r>
          <w:t>Contrary</w:t>
        </w:r>
      </w:ins>
      <w:ins w:id="242" w:author="Stefan Bjornander" w:date="2015-04-25T10:40:00Z">
        <w:r>
          <w:t xml:space="preserve"> to some other languages, there is no logical type in C. </w:t>
        </w:r>
      </w:ins>
      <w:ins w:id="243" w:author="Stefan Bjornander" w:date="2015-04-25T10:41:00Z">
        <w:r>
          <w:t xml:space="preserve">However, as C applies </w:t>
        </w:r>
        <w:r>
          <w:rPr>
            <w:rStyle w:val="CodeInText"/>
          </w:rPr>
          <w:t>lazy evaluation</w:t>
        </w:r>
        <w:r>
          <w:t>, we need a logical type.</w:t>
        </w:r>
      </w:ins>
      <w:r>
        <w:t xml:space="preserve"> Lazy evaluation </w:t>
      </w:r>
      <w:ins w:id="244"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5" w:author="Stefan Bjornander" w:date="2015-04-25T10:42:00Z">
        <w:r>
          <w:t>The</w:t>
        </w:r>
      </w:ins>
      <w:r>
        <w:t xml:space="preserve"> logical</w:t>
      </w:r>
      <w:ins w:id="246" w:author="Stefan Bjornander" w:date="2015-04-25T10:42:00Z">
        <w:r>
          <w:t xml:space="preserve"> type holds the </w:t>
        </w:r>
      </w:ins>
      <w:ins w:id="247" w:author="Stefan Bjornander" w:date="2015-04-25T10:43:00Z">
        <w:r>
          <w:t xml:space="preserve">two </w:t>
        </w:r>
      </w:ins>
      <w:ins w:id="248" w:author="Stefan Bjornander" w:date="2015-04-25T10:42:00Z">
        <w:r>
          <w:t xml:space="preserve">sets </w:t>
        </w:r>
        <w:r w:rsidRPr="00F366AE">
          <w:rPr>
            <w:rStyle w:val="KeyWord0"/>
            <w:rPrChange w:id="249" w:author="Stefan Bjornander" w:date="2015-04-25T10:42:00Z">
              <w:rPr>
                <w:rStyle w:val="CodeInText"/>
              </w:rPr>
            </w:rPrChange>
          </w:rPr>
          <w:t>m_trueSet</w:t>
        </w:r>
        <w:r>
          <w:t xml:space="preserve"> and </w:t>
        </w:r>
        <w:r w:rsidRPr="00F366AE">
          <w:rPr>
            <w:rStyle w:val="KeyWord0"/>
            <w:rPrChange w:id="250" w:author="Stefan Bjornander" w:date="2015-04-25T10:42:00Z">
              <w:rPr>
                <w:rStyle w:val="CodeInText"/>
              </w:rPr>
            </w:rPrChange>
          </w:rPr>
          <w:t>m_falseSet</w:t>
        </w:r>
        <w:r>
          <w:t xml:space="preserve">, which hold </w:t>
        </w:r>
      </w:ins>
      <w:ins w:id="251" w:author="Stefan Bjornander" w:date="2015-04-25T10:43:00Z">
        <w:r>
          <w:t>middle code address</w:t>
        </w:r>
      </w:ins>
      <w:ins w:id="252" w:author="Stefan Bjornander" w:date="2015-04-25T10:44:00Z">
        <w:r>
          <w:t>es</w:t>
        </w:r>
      </w:ins>
      <w:ins w:id="253" w:author="Stefan Bjornander" w:date="2015-04-25T10:43:00Z">
        <w:r>
          <w:t xml:space="preserve"> to jumps </w:t>
        </w:r>
      </w:ins>
      <w:r>
        <w:t>instructions that</w:t>
      </w:r>
      <w:ins w:id="254" w:author="Stefan Bjornander" w:date="2015-04-25T10:44:00Z">
        <w:r>
          <w:t xml:space="preserve"> will later be filled with the address</w:t>
        </w:r>
      </w:ins>
      <w:r>
        <w:t>es</w:t>
      </w:r>
      <w:ins w:id="255" w:author="Stefan Bjornander" w:date="2015-04-25T10:44:00Z">
        <w:r>
          <w:t xml:space="preserve"> to jump </w:t>
        </w:r>
      </w:ins>
      <w:r>
        <w:t xml:space="preserve">to </w:t>
      </w:r>
      <w:ins w:id="256" w:author="Stefan Bjornander" w:date="2015-04-25T10:44:00Z">
        <w:r>
          <w:t>if the expression is true or false.</w:t>
        </w:r>
      </w:ins>
    </w:p>
    <w:p w14:paraId="7BB2347F" w14:textId="6E49B6A7" w:rsidR="00B402D5" w:rsidRDefault="009F6C5C">
      <w:pPr>
        <w:rPr>
          <w:color w:val="auto"/>
        </w:rPr>
        <w:pPrChange w:id="257"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58" w:author="Stefan Bjornander" w:date="2015-04-25T10:39:00Z">
        <w:r w:rsidR="00B402D5">
          <w:t>The bi</w:t>
        </w:r>
      </w:ins>
      <w:r w:rsidR="00B402D5">
        <w:t>t</w:t>
      </w:r>
      <w:ins w:id="259" w:author="Stefan Bjornander" w:date="2015-04-25T10:39:00Z">
        <w:r w:rsidR="00B402D5">
          <w:t>field type is an integral type, with the addition of the bitfield mask</w:t>
        </w:r>
      </w:ins>
      <w:r w:rsidR="00481C24">
        <w:t xml:space="preserve">. It </w:t>
      </w:r>
      <w:ins w:id="260" w:author="Stefan Bjornander" w:date="2015-04-25T10:39:00Z">
        <w:r w:rsidR="00B402D5">
          <w:t xml:space="preserve">is used </w:t>
        </w:r>
      </w:ins>
      <w:ins w:id="261" w:author="Stefan Bjornander" w:date="2015-04-25T10:40:00Z">
        <w:r w:rsidR="00481C24">
          <w:t>to set the unused bits to zero</w:t>
        </w:r>
      </w:ins>
      <w:r w:rsidR="00481C24">
        <w:t xml:space="preserve"> </w:t>
      </w:r>
      <w:ins w:id="262"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3" w:author="Stefan Bjornander" w:date="2015-04-25T11:02:00Z">
        <w:r>
          <w:t xml:space="preserve">The type pointed at is null when the type is created, it will later be set by the </w:t>
        </w:r>
      </w:ins>
      <w:r>
        <w:t>declarator</w:t>
      </w:r>
      <w:ins w:id="264" w:author="Stefan Bjornander" w:date="2015-04-25T11:02:00Z">
        <w:r>
          <w:t xml:space="preserve"> type.</w:t>
        </w:r>
      </w:ins>
      <w:ins w:id="265"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66"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67" w:author="Stefan Bjornander" w:date="2015-04-25T11:00:00Z">
        <w:r w:rsidR="00270234">
          <w:t>hen the type is created</w:t>
        </w:r>
      </w:ins>
      <w:r w:rsidR="00270234">
        <w:t>, t</w:t>
      </w:r>
      <w:ins w:id="268" w:author="Stefan Bjornander" w:date="2015-04-25T11:00:00Z">
        <w:r w:rsidR="007071E3">
          <w:t>he array size can be zero. In that case it will later be set by the length of its ini</w:t>
        </w:r>
      </w:ins>
      <w:ins w:id="269" w:author="Stefan Bjornander" w:date="2015-04-25T11:01:00Z">
        <w:r w:rsidR="007071E3">
          <w:t xml:space="preserve">tialization </w:t>
        </w:r>
      </w:ins>
      <w:ins w:id="270"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1"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2" w:author="Stefan Bjornander" w:date="2015-04-25T10:38:00Z">
          <w:pPr>
            <w:pStyle w:val="Rubrik3"/>
          </w:pPr>
        </w:pPrChange>
      </w:pPr>
      <w:ins w:id="273" w:author="Stefan Bjornander" w:date="2015-04-25T10:38:00Z">
        <w:r>
          <w:t>The enumeration type (</w:t>
        </w:r>
        <w:r w:rsidRPr="007D738C">
          <w:rPr>
            <w:rStyle w:val="KeyWord0"/>
            <w:rPrChange w:id="274" w:author="Stefan Bjornander" w:date="2015-04-25T10:38:00Z">
              <w:rPr>
                <w:rStyle w:val="CodeInText"/>
              </w:rPr>
            </w:rPrChange>
          </w:rPr>
          <w:t>enum</w:t>
        </w:r>
        <w:r>
          <w:t>) is stored as an integer</w:t>
        </w:r>
      </w:ins>
      <w:r w:rsidR="00425ABA">
        <w:t xml:space="preserve"> with </w:t>
      </w:r>
      <w:r w:rsidR="007E763E">
        <w:t>a</w:t>
      </w:r>
      <w:r w:rsidR="00425ABA">
        <w:t xml:space="preserve"> value, explicitly stated or implicitly assigned</w:t>
      </w:r>
      <w:ins w:id="275" w:author="Stefan Bjornander" w:date="2015-04-25T10:38:00Z">
        <w:r>
          <w:t xml:space="preserve">. However, the </w:t>
        </w:r>
        <w:r>
          <w:rPr>
            <w:rStyle w:val="CodeInText"/>
          </w:rPr>
          <w:t>Specifi</w:t>
        </w:r>
      </w:ins>
      <w:r>
        <w:rPr>
          <w:rStyle w:val="CodeInText"/>
        </w:rPr>
        <w:t>er</w:t>
      </w:r>
      <w:ins w:id="276"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77" w:author="Stefan Bjornander" w:date="2015-04-25T10:38:00Z">
        <w:r>
          <w:t xml:space="preserve">needs to know if the type is </w:t>
        </w:r>
        <w:r w:rsidRPr="007D738C">
          <w:rPr>
            <w:rStyle w:val="KeyWord0"/>
          </w:rPr>
          <w:t>enum</w:t>
        </w:r>
        <w:r>
          <w:t xml:space="preserve"> </w:t>
        </w:r>
      </w:ins>
      <w:r>
        <w:t>to</w:t>
      </w:r>
      <w:ins w:id="278" w:author="Stefan Bjornander" w:date="2015-04-25T10:38:00Z">
        <w:r>
          <w:t xml:space="preserve"> initialize its value. </w:t>
        </w:r>
      </w:ins>
      <w:r>
        <w:t>Therefore,</w:t>
      </w:r>
      <w:ins w:id="279" w:author="Stefan Bjornander" w:date="2015-04-25T10:38:00Z">
        <w:r>
          <w:t xml:space="preserve"> we add the </w:t>
        </w:r>
        <w:r w:rsidRPr="00E97112">
          <w:rPr>
            <w:rStyle w:val="KeyWord0"/>
            <w:rPrChange w:id="280" w:author="Stefan Bjornander" w:date="2015-04-25T10:39:00Z">
              <w:rPr>
                <w:rStyle w:val="CodeInText"/>
              </w:rPr>
            </w:rPrChange>
          </w:rPr>
          <w:t>m_enum</w:t>
        </w:r>
        <w:r>
          <w:t xml:space="preserve"> field and the </w:t>
        </w:r>
      </w:ins>
      <w:r>
        <w:rPr>
          <w:rStyle w:val="CodeInText"/>
        </w:rPr>
        <w:t>Enumeration</w:t>
      </w:r>
      <w:ins w:id="281"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2" w:author="Stefan Bjornander" w:date="2015-04-25T11:15:00Z"/>
        </w:rPr>
        <w:pPrChange w:id="283" w:author="Stefan Bjornander" w:date="2015-04-25T14:54:00Z">
          <w:pPr>
            <w:pStyle w:val="Rubrik3"/>
          </w:pPr>
        </w:pPrChange>
      </w:pPr>
      <w:ins w:id="284" w:author="Stefan Bjornander" w:date="2015-04-25T14:54:00Z">
        <w:r>
          <w:t xml:space="preserve">Each type has a size, even though void </w:t>
        </w:r>
      </w:ins>
      <w:ins w:id="285" w:author="Stefan Bjornander" w:date="2015-04-25T16:04:00Z">
        <w:r>
          <w:t>and</w:t>
        </w:r>
      </w:ins>
      <w:ins w:id="286" w:author="Stefan Bjornander" w:date="2015-04-25T14:54:00Z">
        <w:r>
          <w:t xml:space="preserve"> function ha</w:t>
        </w:r>
      </w:ins>
      <w:ins w:id="287" w:author="Stefan Bjornander" w:date="2015-04-25T16:04:00Z">
        <w:r>
          <w:t>ve</w:t>
        </w:r>
      </w:ins>
      <w:ins w:id="288" w:author="Stefan Bjornander" w:date="2015-04-25T14:54:00Z">
        <w:r>
          <w:t xml:space="preserve"> size zero. The size of an array is its size times the size of its type</w:t>
        </w:r>
      </w:ins>
      <w:ins w:id="289" w:author="Stefan Bjornander" w:date="2015-04-25T14:55:00Z">
        <w:r>
          <w:t xml:space="preserve">, the size of a struct is the sum of the sizes of its members, and the size of a union is the size of its </w:t>
        </w:r>
      </w:ins>
      <w:ins w:id="290" w:author="Stefan Bjornander" w:date="2015-04-25T16:04:00Z">
        <w:r>
          <w:t>largest</w:t>
        </w:r>
      </w:ins>
      <w:ins w:id="291" w:author="Stefan Bjornander" w:date="2015-04-25T14:55:00Z">
        <w:r>
          <w:t xml:space="preserve"> member. Not</w:t>
        </w:r>
      </w:ins>
      <w:ins w:id="292" w:author="Stefan Bjornander" w:date="2015-04-25T16:04:00Z">
        <w:r>
          <w:t>e</w:t>
        </w:r>
      </w:ins>
      <w:ins w:id="293"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4" w:author="Stefan Bjornander" w:date="2015-04-25T11:37:00Z">
        <w:r>
          <w:t xml:space="preserve">It is possible to define an array without </w:t>
        </w:r>
      </w:ins>
      <w:ins w:id="295" w:author="Stefan Bjornander" w:date="2015-04-25T11:38:00Z">
        <w:r>
          <w:rPr>
            <w:noProof/>
          </w:rPr>
          <w:t xml:space="preserve">stating its size, </w:t>
        </w:r>
      </w:ins>
      <w:ins w:id="296" w:author="Stefan Bjornander" w:date="2015-04-25T14:31:00Z">
        <w:r>
          <w:rPr>
            <w:noProof/>
          </w:rPr>
          <w:t>in which case the array is given the size zero. I</w:t>
        </w:r>
      </w:ins>
      <w:ins w:id="297" w:author="Stefan Bjornander" w:date="2015-04-25T11:38:00Z">
        <w:r>
          <w:rPr>
            <w:noProof/>
          </w:rPr>
          <w:t>n that case</w:t>
        </w:r>
      </w:ins>
      <w:ins w:id="298" w:author="Stefan Bjornander" w:date="2015-04-25T14:31:00Z">
        <w:r>
          <w:rPr>
            <w:noProof/>
          </w:rPr>
          <w:t>,</w:t>
        </w:r>
      </w:ins>
      <w:ins w:id="299" w:author="Stefan Bjornander" w:date="2015-04-25T11:38:00Z">
        <w:r>
          <w:rPr>
            <w:noProof/>
          </w:rPr>
          <w:t xml:space="preserve"> </w:t>
        </w:r>
      </w:ins>
      <w:ins w:id="300" w:author="Stefan Bjornander" w:date="2015-04-25T14:31:00Z">
        <w:r>
          <w:rPr>
            <w:noProof/>
          </w:rPr>
          <w:t>the</w:t>
        </w:r>
      </w:ins>
      <w:ins w:id="301" w:author="Stefan Bjornander" w:date="2015-04-25T11:38:00Z">
        <w:r>
          <w:rPr>
            <w:noProof/>
          </w:rPr>
          <w:t xml:space="preserve"> </w:t>
        </w:r>
      </w:ins>
      <w:ins w:id="302" w:author="Stefan Bjornander" w:date="2015-04-25T14:31:00Z">
        <w:r>
          <w:rPr>
            <w:noProof/>
          </w:rPr>
          <w:t xml:space="preserve">array </w:t>
        </w:r>
      </w:ins>
      <w:ins w:id="303" w:author="Stefan Bjornander" w:date="2015-04-25T11:38:00Z">
        <w:r>
          <w:rPr>
            <w:noProof/>
          </w:rPr>
          <w:t xml:space="preserve">size must be determined by the size of its initialization list. </w:t>
        </w:r>
      </w:ins>
      <w:ins w:id="304" w:author="Stefan Bjornander" w:date="2015-04-25T11:39:00Z">
        <w:r>
          <w:rPr>
            <w:noProof/>
          </w:rPr>
          <w:t xml:space="preserve">However, if the </w:t>
        </w:r>
      </w:ins>
      <w:ins w:id="305" w:author="Stefan Bjornander" w:date="2015-04-25T11:40:00Z">
        <w:r>
          <w:rPr>
            <w:noProof/>
          </w:rPr>
          <w:t xml:space="preserve">array </w:t>
        </w:r>
      </w:ins>
      <w:ins w:id="306" w:author="Stefan Bjornander" w:date="2015-04-25T11:39:00Z">
        <w:r>
          <w:rPr>
            <w:noProof/>
          </w:rPr>
          <w:t xml:space="preserve">definition </w:t>
        </w:r>
      </w:ins>
      <w:ins w:id="307" w:author="Stefan Bjornander" w:date="2015-04-25T11:40:00Z">
        <w:r>
          <w:rPr>
            <w:noProof/>
          </w:rPr>
          <w:t>lacks</w:t>
        </w:r>
      </w:ins>
      <w:ins w:id="308" w:author="Stefan Bjornander" w:date="2015-04-25T11:39:00Z">
        <w:r>
          <w:rPr>
            <w:noProof/>
          </w:rPr>
          <w:t xml:space="preserve"> an initialization list</w:t>
        </w:r>
      </w:ins>
      <w:ins w:id="309" w:author="Stefan Bjornander" w:date="2015-04-25T11:40:00Z">
        <w:r>
          <w:rPr>
            <w:noProof/>
          </w:rPr>
          <w:t xml:space="preserve">, the array </w:t>
        </w:r>
      </w:ins>
      <w:ins w:id="310" w:author="Stefan Bjornander" w:date="2015-04-25T14:31:00Z">
        <w:r>
          <w:rPr>
            <w:noProof/>
          </w:rPr>
          <w:t xml:space="preserve">keeps the size zero and is considered </w:t>
        </w:r>
      </w:ins>
      <w:ins w:id="311" w:author="Stefan Bjornander" w:date="2015-04-25T11:40:00Z">
        <w:r>
          <w:rPr>
            <w:noProof/>
          </w:rPr>
          <w:t>incomplete</w:t>
        </w:r>
      </w:ins>
      <w:ins w:id="312" w:author="Stefan Bjornander" w:date="2015-04-25T11:39:00Z">
        <w:r>
          <w:rPr>
            <w:noProof/>
          </w:rPr>
          <w:t>.</w:t>
        </w:r>
      </w:ins>
      <w:ins w:id="313" w:author="Stefan Bjornander" w:date="2015-04-25T14:30:00Z">
        <w:r>
          <w:rPr>
            <w:noProof/>
          </w:rPr>
          <w:t xml:space="preserve"> In the same</w:t>
        </w:r>
      </w:ins>
      <w:ins w:id="314" w:author="Stefan Bjornander" w:date="2015-04-25T14:33:00Z">
        <w:r>
          <w:rPr>
            <w:noProof/>
          </w:rPr>
          <w:t xml:space="preserve"> way</w:t>
        </w:r>
      </w:ins>
      <w:ins w:id="315" w:author="Stefan Bjornander" w:date="2015-04-25T14:30:00Z">
        <w:r>
          <w:rPr>
            <w:noProof/>
          </w:rPr>
          <w:t xml:space="preserve">, it is possible to define only the </w:t>
        </w:r>
      </w:ins>
      <w:ins w:id="316" w:author="Stefan Bjornander" w:date="2015-04-25T14:32:00Z">
        <w:r>
          <w:rPr>
            <w:noProof/>
          </w:rPr>
          <w:t>n</w:t>
        </w:r>
      </w:ins>
      <w:ins w:id="317" w:author="Stefan Bjornander" w:date="2015-04-25T14:33:00Z">
        <w:r>
          <w:rPr>
            <w:noProof/>
          </w:rPr>
          <w:t>ame tag</w:t>
        </w:r>
      </w:ins>
      <w:ins w:id="318" w:author="Stefan Bjornander" w:date="2015-04-25T14:30:00Z">
        <w:r>
          <w:rPr>
            <w:noProof/>
          </w:rPr>
          <w:t xml:space="preserve"> of a struct</w:t>
        </w:r>
      </w:ins>
      <w:ins w:id="319" w:author="Stefan Bjornander" w:date="2015-04-25T14:33:00Z">
        <w:r>
          <w:rPr>
            <w:noProof/>
          </w:rPr>
          <w:t xml:space="preserve"> or union</w:t>
        </w:r>
      </w:ins>
      <w:ins w:id="320" w:author="Stefan Bjornander" w:date="2015-04-25T14:30:00Z">
        <w:r>
          <w:rPr>
            <w:noProof/>
          </w:rPr>
          <w:t xml:space="preserve">, with its </w:t>
        </w:r>
      </w:ins>
      <w:ins w:id="321" w:author="Stefan Bjornander" w:date="2015-04-25T14:33:00Z">
        <w:r>
          <w:rPr>
            <w:noProof/>
          </w:rPr>
          <w:t xml:space="preserve">member </w:t>
        </w:r>
      </w:ins>
      <w:r>
        <w:rPr>
          <w:noProof/>
        </w:rPr>
        <w:t>map</w:t>
      </w:r>
      <w:ins w:id="322" w:author="Stefan Bjornander" w:date="2015-04-25T14:33:00Z">
        <w:r>
          <w:rPr>
            <w:noProof/>
          </w:rPr>
          <w:t xml:space="preserve"> </w:t>
        </w:r>
      </w:ins>
      <w:ins w:id="323" w:author="Stefan Bjornander" w:date="2015-04-25T14:30:00Z">
        <w:r>
          <w:rPr>
            <w:noProof/>
          </w:rPr>
          <w:t xml:space="preserve">to be defined later. </w:t>
        </w:r>
      </w:ins>
      <w:ins w:id="324" w:author="Stefan Bjornander" w:date="2015-04-25T14:32:00Z">
        <w:r>
          <w:rPr>
            <w:noProof/>
          </w:rPr>
          <w:t xml:space="preserve">In that case, the member </w:t>
        </w:r>
      </w:ins>
      <w:r>
        <w:rPr>
          <w:noProof/>
        </w:rPr>
        <w:t>map</w:t>
      </w:r>
      <w:ins w:id="325" w:author="Stefan Bjornander" w:date="2015-04-25T14:32:00Z">
        <w:r>
          <w:rPr>
            <w:noProof/>
          </w:rPr>
          <w:t xml:space="preserve"> is given the value null, which is keep if the </w:t>
        </w:r>
      </w:ins>
      <w:ins w:id="326" w:author="Stefan Bjornander" w:date="2015-04-25T14:33:00Z">
        <w:r>
          <w:rPr>
            <w:noProof/>
          </w:rPr>
          <w:t xml:space="preserve">member </w:t>
        </w:r>
      </w:ins>
      <w:r>
        <w:rPr>
          <w:noProof/>
        </w:rPr>
        <w:t>map</w:t>
      </w:r>
      <w:ins w:id="327" w:author="Stefan Bjornander" w:date="2015-04-25T14:33:00Z">
        <w:r>
          <w:rPr>
            <w:noProof/>
          </w:rPr>
          <w:t xml:space="preserve"> is n</w:t>
        </w:r>
      </w:ins>
      <w:r>
        <w:rPr>
          <w:noProof/>
        </w:rPr>
        <w:t>ot</w:t>
      </w:r>
      <w:ins w:id="328" w:author="Stefan Bjornander" w:date="2015-04-25T14:33:00Z">
        <w:r>
          <w:rPr>
            <w:noProof/>
          </w:rPr>
          <w:t xml:space="preserve"> defined, and the struct or union is consider incomplete.</w:t>
        </w:r>
      </w:ins>
      <w:ins w:id="329" w:author="Stefan Bjornander" w:date="2015-04-25T14:34:00Z">
        <w:r>
          <w:rPr>
            <w:noProof/>
          </w:rPr>
          <w:t xml:space="preserve"> Variables can only have complete types, and the pointer type, array type or function return type must be </w:t>
        </w:r>
      </w:ins>
      <w:r>
        <w:rPr>
          <w:noProof/>
        </w:rPr>
        <w:t xml:space="preserve">also </w:t>
      </w:r>
      <w:ins w:id="330"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1" w:author="Stefan Bjornander" w:date="2015-04-25T10:27:00Z">
          <w:pPr>
            <w:pStyle w:val="Rubrik3"/>
          </w:pPr>
        </w:pPrChange>
      </w:pPr>
      <w:ins w:id="332" w:author="Stefan Bjornander" w:date="2015-04-25T10:30:00Z">
        <w:r>
          <w:t xml:space="preserve">The idea of the volatile </w:t>
        </w:r>
      </w:ins>
      <w:ins w:id="333" w:author="Stefan Bjornander" w:date="2015-04-25T10:31:00Z">
        <w:r>
          <w:t xml:space="preserve">qualifier is to </w:t>
        </w:r>
      </w:ins>
      <w:ins w:id="334" w:author="Stefan Bjornander" w:date="2015-04-25T10:30:00Z">
        <w:r>
          <w:t xml:space="preserve">prevent optimization, and since this book </w:t>
        </w:r>
      </w:ins>
      <w:ins w:id="335" w:author="Stefan Bjornander" w:date="2015-04-25T10:31:00Z">
        <w:r>
          <w:t>is focused on optimization techniques</w:t>
        </w:r>
      </w:ins>
      <w:r w:rsidR="001832E0">
        <w:t>,</w:t>
      </w:r>
      <w:ins w:id="336" w:author="Stefan Bjornander" w:date="2015-04-25T10:31:00Z">
        <w:r>
          <w:t xml:space="preserve"> we have no real use for the volatile </w:t>
        </w:r>
      </w:ins>
      <w:r>
        <w:t>qualifier</w:t>
      </w:r>
      <w:ins w:id="337" w:author="Stefan Bjornander" w:date="2015-04-25T10:31:00Z">
        <w:r>
          <w:t xml:space="preserve">. However, for the sake of </w:t>
        </w:r>
      </w:ins>
      <w:r>
        <w:t>completeness</w:t>
      </w:r>
      <w:ins w:id="338" w:author="Stefan Bjornander" w:date="2015-04-25T10:31:00Z">
        <w:r>
          <w:t xml:space="preserve"> we include the </w:t>
        </w:r>
        <w:r w:rsidRPr="001832E0">
          <w:rPr>
            <w:rStyle w:val="KeyWord0"/>
            <w:rPrChange w:id="339" w:author="Stefan Bjornander" w:date="2015-04-25T10:32:00Z">
              <w:rPr>
                <w:rStyle w:val="CodeInText"/>
              </w:rPr>
            </w:rPrChange>
          </w:rPr>
          <w:t>m_volatile</w:t>
        </w:r>
        <w:r>
          <w:t xml:space="preserve"> field in the </w:t>
        </w:r>
        <w:r w:rsidRPr="001832E0">
          <w:rPr>
            <w:rStyle w:val="KeyWord0"/>
            <w:rPrChange w:id="340" w:author="Stefan Bjornander" w:date="2015-04-25T10:32:00Z">
              <w:rPr>
                <w:rStyle w:val="CodeInText"/>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1" w:author="Stefan Bjornander" w:date="2015-04-25T10:28:00Z">
        <w:r>
          <w:t xml:space="preserve"> type is constant if its field </w:t>
        </w:r>
        <w:r w:rsidRPr="00EA627A">
          <w:rPr>
            <w:rStyle w:val="KeyWord0"/>
            <w:rPrChange w:id="342" w:author="Stefan Bjornander" w:date="2015-04-25T10:28:00Z">
              <w:rPr>
                <w:rStyle w:val="CodeInText"/>
              </w:rPr>
            </w:rPrChange>
          </w:rPr>
          <w:t>m_constant</w:t>
        </w:r>
        <w:r>
          <w:t xml:space="preserve"> is true. However, </w:t>
        </w:r>
      </w:ins>
      <w:r>
        <w:t>a</w:t>
      </w:r>
      <w:ins w:id="343" w:author="Stefan Bjornander" w:date="2015-04-25T10:28:00Z">
        <w:r>
          <w:t xml:space="preserve"> struct or union is </w:t>
        </w:r>
      </w:ins>
      <w:r w:rsidR="00D96162">
        <w:t>c</w:t>
      </w:r>
      <w:ins w:id="344" w:author="Stefan Bjornander" w:date="2015-04-25T10:29:00Z">
        <w:r>
          <w:t>onstant</w:t>
        </w:r>
      </w:ins>
      <w:ins w:id="345" w:author="Stefan Bjornander" w:date="2015-04-25T10:28:00Z">
        <w:r>
          <w:t xml:space="preserve"> if </w:t>
        </w:r>
      </w:ins>
      <w:ins w:id="346" w:author="Stefan Bjornander" w:date="2015-04-25T10:29:00Z">
        <w:r>
          <w:t>it is constant</w:t>
        </w:r>
      </w:ins>
      <w:r w:rsidR="00D96162">
        <w:t xml:space="preserve"> in </w:t>
      </w:r>
      <w:r w:rsidR="00984E72">
        <w:t>itself</w:t>
      </w:r>
      <w:r w:rsidR="00C04FC7">
        <w:t>,</w:t>
      </w:r>
      <w:r w:rsidR="00984E72">
        <w:t xml:space="preserve"> or</w:t>
      </w:r>
      <w:ins w:id="347" w:author="Stefan Bjornander" w:date="2015-04-25T10:29:00Z">
        <w:r>
          <w:t xml:space="preserve"> </w:t>
        </w:r>
      </w:ins>
      <w:r w:rsidR="00C04FC7">
        <w:t xml:space="preserve">if </w:t>
      </w:r>
      <w:ins w:id="348" w:author="Stefan Bjornander" w:date="2015-04-25T10:29:00Z">
        <w:r>
          <w:t>is any of its members if (</w:t>
        </w:r>
      </w:ins>
      <w:ins w:id="349" w:author="Stefan Bjornander" w:date="2015-04-25T10:30:00Z">
        <w:r>
          <w:t>recursively</w:t>
        </w:r>
      </w:ins>
      <w:ins w:id="350" w:author="Stefan Bjornander" w:date="2015-04-25T10:29:00Z">
        <w:r>
          <w:t>)</w:t>
        </w:r>
      </w:ins>
      <w:ins w:id="351"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2" w:author="Stefan Bjornander" w:date="2015-04-25T14:35:00Z">
        <w:r>
          <w:t>Two pointer</w:t>
        </w:r>
      </w:ins>
      <w:r>
        <w:rPr>
          <w:noProof/>
        </w:rPr>
        <w:t>s</w:t>
      </w:r>
      <w:ins w:id="353" w:author="Stefan Bjornander" w:date="2015-04-25T14:35:00Z">
        <w:r>
          <w:rPr>
            <w:noProof/>
          </w:rPr>
          <w:t xml:space="preserve"> are </w:t>
        </w:r>
      </w:ins>
      <w:r>
        <w:rPr>
          <w:noProof/>
        </w:rPr>
        <w:t xml:space="preserve">considered to be </w:t>
      </w:r>
      <w:ins w:id="354" w:author="Stefan Bjornander" w:date="2015-04-25T14:35:00Z">
        <w:r>
          <w:rPr>
            <w:noProof/>
          </w:rPr>
          <w:t>equal if the type</w:t>
        </w:r>
      </w:ins>
      <w:r>
        <w:rPr>
          <w:noProof/>
        </w:rPr>
        <w:t>s</w:t>
      </w:r>
      <w:ins w:id="355"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56" w:author="Stefan Bjornander" w:date="2015-04-25T14:56:00Z">
        <w:r>
          <w:rPr>
            <w:noProof/>
          </w:rPr>
          <w:t xml:space="preserve">wo arrays are </w:t>
        </w:r>
      </w:ins>
      <w:r>
        <w:rPr>
          <w:noProof/>
        </w:rPr>
        <w:t xml:space="preserve">equal </w:t>
      </w:r>
      <w:ins w:id="357" w:author="Stefan Bjornander" w:date="2015-04-25T17:26:00Z">
        <w:r>
          <w:rPr>
            <w:noProof/>
          </w:rPr>
          <w:t>if</w:t>
        </w:r>
      </w:ins>
      <w:r>
        <w:rPr>
          <w:noProof/>
        </w:rPr>
        <w:t xml:space="preserve"> </w:t>
      </w:r>
      <w:ins w:id="358"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59" w:author="Stefan Bjornander" w:date="2015-04-25T14:58:00Z">
        <w:r>
          <w:rPr>
            <w:noProof/>
          </w:rPr>
          <w:t>Two struct</w:t>
        </w:r>
      </w:ins>
      <w:ins w:id="360" w:author="Stefan Bjornander" w:date="2015-04-25T16:07:00Z">
        <w:r>
          <w:rPr>
            <w:noProof/>
          </w:rPr>
          <w:t>s</w:t>
        </w:r>
      </w:ins>
      <w:ins w:id="361" w:author="Stefan Bjornander" w:date="2015-04-25T14:58:00Z">
        <w:r>
          <w:rPr>
            <w:noProof/>
          </w:rPr>
          <w:t xml:space="preserve"> or unions are equals if </w:t>
        </w:r>
      </w:ins>
      <w:ins w:id="362" w:author="Stefan Bjornander" w:date="2015-04-25T16:06:00Z">
        <w:r>
          <w:rPr>
            <w:noProof/>
          </w:rPr>
          <w:t xml:space="preserve">they both are incomplete </w:t>
        </w:r>
      </w:ins>
      <w:r>
        <w:rPr>
          <w:noProof/>
        </w:rPr>
        <w:t xml:space="preserve">(their member maps are null) </w:t>
      </w:r>
      <w:ins w:id="363" w:author="Stefan Bjornander" w:date="2015-04-25T16:06:00Z">
        <w:r>
          <w:rPr>
            <w:noProof/>
          </w:rPr>
          <w:t xml:space="preserve">or if </w:t>
        </w:r>
      </w:ins>
      <w:ins w:id="364" w:author="Stefan Bjornander" w:date="2015-04-25T14:58:00Z">
        <w:r>
          <w:rPr>
            <w:noProof/>
          </w:rPr>
          <w:t xml:space="preserve">their member </w:t>
        </w:r>
      </w:ins>
      <w:r>
        <w:rPr>
          <w:noProof/>
        </w:rPr>
        <w:t>maps</w:t>
      </w:r>
      <w:ins w:id="365" w:author="Stefan Bjornander" w:date="2015-04-25T14:58:00Z">
        <w:r>
          <w:rPr>
            <w:noProof/>
          </w:rPr>
          <w:t xml:space="preserve"> are equal</w:t>
        </w:r>
      </w:ins>
      <w:ins w:id="366" w:author="Stefan Bjornander" w:date="2015-04-25T16:07:00Z">
        <w:r>
          <w:rPr>
            <w:noProof/>
          </w:rPr>
          <w:t>. N</w:t>
        </w:r>
      </w:ins>
      <w:ins w:id="367" w:author="Stefan Bjornander" w:date="2015-04-25T16:05:00Z">
        <w:r>
          <w:rPr>
            <w:noProof/>
          </w:rPr>
          <w:t xml:space="preserve">ote that they </w:t>
        </w:r>
      </w:ins>
      <w:r>
        <w:rPr>
          <w:noProof/>
        </w:rPr>
        <w:t xml:space="preserve">must not only </w:t>
      </w:r>
      <w:ins w:id="368" w:author="Stefan Bjornander" w:date="2015-04-25T16:06:00Z">
        <w:r>
          <w:rPr>
            <w:noProof/>
          </w:rPr>
          <w:t>have the same members, the</w:t>
        </w:r>
      </w:ins>
      <w:r>
        <w:rPr>
          <w:noProof/>
        </w:rPr>
        <w:t xml:space="preserve"> members</w:t>
      </w:r>
      <w:ins w:id="369" w:author="Stefan Bjornander" w:date="2015-04-25T16:06:00Z">
        <w:r>
          <w:rPr>
            <w:noProof/>
          </w:rPr>
          <w:t xml:space="preserve"> </w:t>
        </w:r>
      </w:ins>
      <w:r>
        <w:rPr>
          <w:noProof/>
        </w:rPr>
        <w:t xml:space="preserve">must also appear in the </w:t>
      </w:r>
      <w:ins w:id="370"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1"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D27FC4" w:rsidRDefault="0063592A" w:rsidP="00D27FC4">
      <w:pPr>
        <w:pStyle w:val="Code"/>
        <w:rPr>
          <w:highlight w:val="white"/>
        </w:rPr>
      </w:pPr>
      <w:r w:rsidRPr="00D27FC4">
        <w:rPr>
          <w:highlight w:val="white"/>
        </w:rPr>
        <w:t xml:space="preserve">        m_sizeMap.Add(Sort.Long_Double, 8);</w:t>
      </w:r>
    </w:p>
    <w:p w14:paraId="7083490E" w14:textId="77777777" w:rsidR="0063592A" w:rsidRPr="00D27FC4" w:rsidRDefault="0063592A" w:rsidP="00D27FC4">
      <w:pPr>
        <w:pStyle w:val="Code"/>
        <w:rPr>
          <w:highlight w:val="white"/>
        </w:rPr>
      </w:pPr>
    </w:p>
    <w:p w14:paraId="31BB7D16" w14:textId="77777777" w:rsidR="00D27FC4" w:rsidRPr="00D27FC4" w:rsidRDefault="00D27FC4" w:rsidP="00D27FC4">
      <w:pPr>
        <w:pStyle w:val="Code"/>
        <w:rPr>
          <w:highlight w:val="white"/>
        </w:rPr>
      </w:pPr>
      <w:r w:rsidRPr="00D27FC4">
        <w:rPr>
          <w:highlight w:val="white"/>
        </w:rPr>
        <w:t xml:space="preserve">        m_signedMap.Add(1, Sort.Signed_Char);</w:t>
      </w:r>
    </w:p>
    <w:p w14:paraId="00BA7D61" w14:textId="77777777" w:rsidR="00D27FC4" w:rsidRPr="00D27FC4" w:rsidRDefault="00D27FC4" w:rsidP="00D27FC4">
      <w:pPr>
        <w:pStyle w:val="Code"/>
        <w:rPr>
          <w:highlight w:val="white"/>
        </w:rPr>
      </w:pPr>
      <w:r w:rsidRPr="00D27FC4">
        <w:rPr>
          <w:highlight w:val="white"/>
        </w:rPr>
        <w:t xml:space="preserve">        m_signedMap.Add(2, Sort.Signed_Short_Int);</w:t>
      </w:r>
    </w:p>
    <w:p w14:paraId="0D689130" w14:textId="77777777" w:rsidR="00D27FC4" w:rsidRPr="00D27FC4" w:rsidRDefault="00D27FC4" w:rsidP="00D27FC4">
      <w:pPr>
        <w:pStyle w:val="Code"/>
        <w:rPr>
          <w:highlight w:val="white"/>
        </w:rPr>
      </w:pPr>
      <w:r w:rsidRPr="00D27FC4">
        <w:rPr>
          <w:highlight w:val="white"/>
        </w:rPr>
        <w:t xml:space="preserve">        m_signedMap.Add(4, Sort.Signed_Int);</w:t>
      </w:r>
    </w:p>
    <w:p w14:paraId="7F969296" w14:textId="77777777" w:rsidR="00D27FC4" w:rsidRPr="00D27FC4" w:rsidRDefault="00D27FC4" w:rsidP="00D27FC4">
      <w:pPr>
        <w:pStyle w:val="Code"/>
        <w:rPr>
          <w:highlight w:val="white"/>
        </w:rPr>
      </w:pPr>
      <w:r w:rsidRPr="00D27FC4">
        <w:rPr>
          <w:highlight w:val="white"/>
        </w:rPr>
        <w:t xml:space="preserve">        m_signedMap.Add(8, Sort.Signed_Long_Int);</w:t>
      </w:r>
    </w:p>
    <w:p w14:paraId="4E827A04" w14:textId="77777777" w:rsidR="00D27FC4" w:rsidRPr="00D27FC4" w:rsidRDefault="00D27FC4" w:rsidP="00D27FC4">
      <w:pPr>
        <w:pStyle w:val="Code"/>
        <w:rPr>
          <w:highlight w:val="white"/>
        </w:rPr>
      </w:pPr>
    </w:p>
    <w:p w14:paraId="7E8FD4E0" w14:textId="77777777" w:rsidR="00D27FC4" w:rsidRPr="00D27FC4" w:rsidRDefault="00D27FC4" w:rsidP="00D27FC4">
      <w:pPr>
        <w:pStyle w:val="Code"/>
        <w:rPr>
          <w:highlight w:val="white"/>
        </w:rPr>
      </w:pPr>
      <w:r w:rsidRPr="00D27FC4">
        <w:rPr>
          <w:highlight w:val="white"/>
        </w:rPr>
        <w:t xml:space="preserve">        m_unsignedMap.Add(1, Sort.Unsigned_Char);</w:t>
      </w:r>
    </w:p>
    <w:p w14:paraId="6EE68504" w14:textId="77777777" w:rsidR="00D27FC4" w:rsidRPr="00D27FC4" w:rsidRDefault="00D27FC4" w:rsidP="00D27FC4">
      <w:pPr>
        <w:pStyle w:val="Code"/>
        <w:rPr>
          <w:highlight w:val="white"/>
        </w:rPr>
      </w:pPr>
      <w:r w:rsidRPr="00D27FC4">
        <w:rPr>
          <w:highlight w:val="white"/>
        </w:rPr>
        <w:t xml:space="preserve">        m_unsignedMap.Add(2, Sort.Unsigned_Short_Int);</w:t>
      </w:r>
    </w:p>
    <w:p w14:paraId="1C89DD2C" w14:textId="77777777" w:rsidR="00D27FC4" w:rsidRPr="00D27FC4" w:rsidRDefault="00D27FC4" w:rsidP="00D27FC4">
      <w:pPr>
        <w:pStyle w:val="Code"/>
        <w:rPr>
          <w:highlight w:val="white"/>
        </w:rPr>
      </w:pPr>
      <w:r w:rsidRPr="00D27FC4">
        <w:rPr>
          <w:highlight w:val="white"/>
        </w:rPr>
        <w:t xml:space="preserve">        m_unsignedMap.Add(4, Sort.Unsigned_Int);</w:t>
      </w:r>
    </w:p>
    <w:p w14:paraId="6FF6980E" w14:textId="77777777" w:rsidR="00D27FC4" w:rsidRPr="00D27FC4" w:rsidRDefault="00D27FC4" w:rsidP="00D27FC4">
      <w:pPr>
        <w:pStyle w:val="Code"/>
        <w:rPr>
          <w:highlight w:val="white"/>
        </w:rPr>
      </w:pPr>
      <w:r w:rsidRPr="00D27FC4">
        <w:rPr>
          <w:highlight w:val="white"/>
        </w:rPr>
        <w:t xml:space="preserve">        m_unsignedMap.Add(8, Sort.Unsigned_Long_Int);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2" w:name="_Toc49764382"/>
      <w:r>
        <w:lastRenderedPageBreak/>
        <w:t>Type Cast</w:t>
      </w:r>
      <w:bookmarkEnd w:id="372"/>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Finally, the target symbol holds the ture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r>
        <w:lastRenderedPageBreak/>
        <w:t>Type Promotion</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Ansi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3" w:name="_Toc49764383"/>
      <w:r>
        <w:lastRenderedPageBreak/>
        <w:t>Constant Expression</w:t>
      </w:r>
      <w:bookmarkEnd w:id="373"/>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r>
        <w:rPr>
          <w:highlight w:val="white"/>
        </w:rPr>
        <w:t>Relation Expressions</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r>
        <w:rPr>
          <w:highlight w:val="white"/>
        </w:rPr>
        <w:t>Arithmetic Expressions</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r>
        <w:rPr>
          <w:highlight w:val="white"/>
        </w:rPr>
        <w:t>Type Cast</w:t>
      </w:r>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74" w:name="_Toc49764384"/>
      <w:r>
        <w:lastRenderedPageBreak/>
        <w:t xml:space="preserve">Static </w:t>
      </w:r>
      <w:r w:rsidR="00917F74">
        <w:t xml:space="preserve">Address </w:t>
      </w:r>
      <w:r>
        <w:t>Expression</w:t>
      </w:r>
      <w:bookmarkEnd w:id="374"/>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swp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75" w:name="_Toc49764385"/>
      <w:r>
        <w:lastRenderedPageBreak/>
        <w:t>Initialization</w:t>
      </w:r>
      <w:bookmarkEnd w:id="375"/>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76" w:name="_Toc49764386"/>
      <w:r w:rsidRPr="00EC76D5">
        <w:lastRenderedPageBreak/>
        <w:t>Middle Code Optimization</w:t>
      </w:r>
      <w:bookmarkEnd w:id="221"/>
      <w:bookmarkEnd w:id="3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77" w:name="_Toc49764387"/>
      <w:r>
        <w:t>Object to Integer Addresses</w:t>
      </w:r>
      <w:bookmarkEnd w:id="37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78" w:name="_Toc49764388"/>
      <w:r>
        <w:t>Goto Next Instructions</w:t>
      </w:r>
      <w:bookmarkEnd w:id="378"/>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79" w:name="_Toc49764389"/>
      <w:r w:rsidRPr="00EC76D5">
        <w:t>Next-</w:t>
      </w:r>
      <w:r w:rsidR="00795872" w:rsidRPr="00EC76D5">
        <w:t xml:space="preserve">Double </w:t>
      </w:r>
      <w:r w:rsidR="00036C5E" w:rsidRPr="00EC76D5">
        <w:t xml:space="preserve">Goto </w:t>
      </w:r>
      <w:r w:rsidR="00795872" w:rsidRPr="00EC76D5">
        <w:t>Statements</w:t>
      </w:r>
      <w:bookmarkEnd w:id="3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0" w:name="_Toc49764390"/>
      <w:r w:rsidRPr="00EC76D5">
        <w:t>Goto Chains</w:t>
      </w:r>
      <w:bookmarkEnd w:id="380"/>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1" w:name="_Toc49764391"/>
      <w:r>
        <w:t>Remove</w:t>
      </w:r>
      <w:r w:rsidR="00036C5E" w:rsidRPr="00EC76D5">
        <w:t xml:space="preserve"> Unreachable Code</w:t>
      </w:r>
      <w:bookmarkEnd w:id="38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82" w:name="_Toc49764392"/>
      <w:r>
        <w:t>Remove Push-Pop Chains</w:t>
      </w:r>
      <w:bookmarkEnd w:id="38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83" w:name="_Toc49764393"/>
      <w:r>
        <w:t>Change Top-Pop to Pop</w:t>
      </w:r>
      <w:bookmarkEnd w:id="383"/>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84" w:name="_Toc49764394"/>
      <w:r>
        <w:rPr>
          <w:highlight w:val="white"/>
          <w:lang w:val="sv-SE"/>
        </w:rPr>
        <w:t>Sematic Optimization</w:t>
      </w:r>
      <w:bookmarkEnd w:id="384"/>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85" w:name="_Toc49764395"/>
      <w:r>
        <w:rPr>
          <w:highlight w:val="white"/>
        </w:rPr>
        <w:t>Optimize Relation Expression</w:t>
      </w:r>
      <w:bookmarkEnd w:id="385"/>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86" w:name="_Toc49764396"/>
      <w:r w:rsidRPr="009D3B17">
        <w:rPr>
          <w:highlight w:val="white"/>
        </w:rPr>
        <w:t xml:space="preserve">Optimize </w:t>
      </w:r>
      <w:r w:rsidR="001278F9">
        <w:rPr>
          <w:highlight w:val="white"/>
        </w:rPr>
        <w:t>Communicative</w:t>
      </w:r>
      <w:r w:rsidRPr="009D3B17">
        <w:rPr>
          <w:highlight w:val="white"/>
        </w:rPr>
        <w:t xml:space="preserve"> Expression</w:t>
      </w:r>
      <w:bookmarkEnd w:id="386"/>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87" w:name="_Toc49764397"/>
      <w:r>
        <w:t>Remove Trivial Assignment</w:t>
      </w:r>
      <w:bookmarkEnd w:id="387"/>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88" w:name="_Toc49764398"/>
      <w:r w:rsidRPr="00EC76D5">
        <w:lastRenderedPageBreak/>
        <w:t xml:space="preserve">Remove </w:t>
      </w:r>
      <w:r w:rsidR="00F03A18" w:rsidRPr="00EC76D5">
        <w:t>Cleared</w:t>
      </w:r>
      <w:r w:rsidRPr="00EC76D5">
        <w:t xml:space="preserve"> Code</w:t>
      </w:r>
      <w:bookmarkEnd w:id="388"/>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89" w:name="_Toc49764399"/>
      <w:r>
        <w:lastRenderedPageBreak/>
        <w:t>Assembly Code Generation</w:t>
      </w:r>
      <w:bookmarkEnd w:id="389"/>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0" w:name="_Toc49764400"/>
      <w:r>
        <w:t>Runtime Management</w:t>
      </w:r>
      <w:bookmarkEnd w:id="390"/>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5B634F" w:rsidRPr="00D2146B" w:rsidRDefault="005B634F"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B634F" w:rsidRPr="00D2146B" w:rsidRDefault="005B634F"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B634F" w:rsidRPr="00D2146B" w:rsidRDefault="005B634F"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B634F" w:rsidRPr="00D2146B" w:rsidRDefault="005B634F"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B634F" w:rsidRPr="00D2146B" w:rsidRDefault="005B634F" w:rsidP="00D2146B">
                              <w:pPr>
                                <w:spacing w:before="0" w:after="0"/>
                                <w:rPr>
                                  <w:sz w:val="18"/>
                                  <w:szCs w:val="18"/>
                                  <w:lang w:val="sv-SE"/>
                                </w:rPr>
                              </w:pPr>
                              <w:r w:rsidRPr="00D2146B">
                                <w:rPr>
                                  <w:sz w:val="18"/>
                                  <w:szCs w:val="18"/>
                                  <w:lang w:val="sv-SE"/>
                                </w:rPr>
                                <w:t>Ellipse Frame Pointer</w:t>
                              </w:r>
                            </w:p>
                            <w:p w14:paraId="366E1AE1" w14:textId="757FAE9A" w:rsidR="005B634F" w:rsidRPr="00D2146B" w:rsidRDefault="005B634F" w:rsidP="00D2146B">
                              <w:pPr>
                                <w:spacing w:before="0" w:after="0"/>
                                <w:rPr>
                                  <w:sz w:val="18"/>
                                  <w:szCs w:val="18"/>
                                  <w:lang w:val="sv-SE"/>
                                </w:rPr>
                              </w:pPr>
                              <w:r w:rsidRPr="00D2146B">
                                <w:rPr>
                                  <w:sz w:val="18"/>
                                  <w:szCs w:val="18"/>
                                  <w:lang w:val="sv-SE"/>
                                </w:rPr>
                                <w:t>Regular Frame Pointer</w:t>
                              </w:r>
                            </w:p>
                            <w:p w14:paraId="3E5A4966" w14:textId="38836501" w:rsidR="005B634F" w:rsidRPr="00D2146B" w:rsidRDefault="005B634F"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B634F" w:rsidRPr="00D2146B" w:rsidRDefault="005B634F" w:rsidP="00D2146B">
                              <w:pPr>
                                <w:spacing w:before="0" w:after="0"/>
                                <w:rPr>
                                  <w:sz w:val="18"/>
                                  <w:szCs w:val="18"/>
                                  <w:lang w:val="sv-SE"/>
                                </w:rPr>
                              </w:pPr>
                            </w:p>
                            <w:p w14:paraId="48B5950A" w14:textId="77777777" w:rsidR="005B634F" w:rsidRPr="00D2146B" w:rsidRDefault="005B634F"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5B634F" w:rsidRPr="00D2146B" w:rsidRDefault="005B634F"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5B634F" w:rsidRPr="00D2146B" w:rsidRDefault="005B634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B634F" w:rsidRPr="00D2146B" w:rsidRDefault="005B634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B634F" w:rsidRPr="00D2146B" w:rsidRDefault="005B634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B634F" w:rsidRPr="00D2146B" w:rsidRDefault="005B634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B634F" w:rsidRPr="00D2146B" w:rsidRDefault="005B634F"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B634F" w:rsidRPr="00D2146B" w:rsidRDefault="005B634F"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B634F" w:rsidRPr="00D2146B" w:rsidRDefault="005B634F"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B634F" w:rsidRPr="00D2146B" w:rsidRDefault="005B634F" w:rsidP="00D2146B">
                              <w:pPr>
                                <w:spacing w:before="0" w:after="0" w:line="256" w:lineRule="auto"/>
                                <w:rPr>
                                  <w:sz w:val="18"/>
                                  <w:szCs w:val="18"/>
                                </w:rPr>
                              </w:pPr>
                              <w:r w:rsidRPr="00D2146B">
                                <w:rPr>
                                  <w:rFonts w:eastAsia="Calibri"/>
                                  <w:color w:val="000000"/>
                                  <w:sz w:val="18"/>
                                  <w:szCs w:val="18"/>
                                </w:rPr>
                                <w:t> </w:t>
                              </w:r>
                            </w:p>
                            <w:p w14:paraId="2924CD49" w14:textId="77777777" w:rsidR="005B634F" w:rsidRPr="00D2146B" w:rsidRDefault="005B634F"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5B634F" w:rsidRPr="00D2146B" w:rsidRDefault="005B634F"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5B634F" w:rsidRPr="00D2146B" w:rsidRDefault="005B634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B634F" w:rsidRPr="00D2146B" w:rsidRDefault="005B634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B634F" w:rsidRPr="00D2146B" w:rsidRDefault="005B634F"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B634F" w:rsidRPr="00D2146B" w:rsidRDefault="005B634F"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B634F" w:rsidRPr="00D2146B" w:rsidRDefault="005B634F"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B634F" w:rsidRPr="00D2146B" w:rsidRDefault="005B634F" w:rsidP="00D2146B">
                              <w:pPr>
                                <w:spacing w:before="0" w:after="0" w:line="254" w:lineRule="auto"/>
                                <w:rPr>
                                  <w:sz w:val="18"/>
                                  <w:szCs w:val="18"/>
                                </w:rPr>
                              </w:pPr>
                              <w:r w:rsidRPr="00D2146B">
                                <w:rPr>
                                  <w:rFonts w:eastAsia="Calibri"/>
                                  <w:color w:val="000000"/>
                                  <w:sz w:val="18"/>
                                  <w:szCs w:val="18"/>
                                </w:rPr>
                                <w:t> </w:t>
                              </w:r>
                            </w:p>
                            <w:p w14:paraId="1ECBE518" w14:textId="77777777" w:rsidR="005B634F" w:rsidRPr="00D2146B" w:rsidRDefault="005B634F"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5B634F" w:rsidRPr="00D2146B" w:rsidRDefault="005B634F"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B634F" w:rsidRPr="00D2146B" w:rsidRDefault="005B634F"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B634F" w:rsidRPr="00D2146B" w:rsidRDefault="005B634F"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B634F" w:rsidRPr="00D2146B" w:rsidRDefault="005B634F"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B634F" w:rsidRPr="00D2146B" w:rsidRDefault="005B634F"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B634F" w:rsidRPr="00D2146B" w:rsidRDefault="005B634F" w:rsidP="00D2146B">
                        <w:pPr>
                          <w:spacing w:before="0" w:after="0"/>
                          <w:rPr>
                            <w:sz w:val="18"/>
                            <w:szCs w:val="18"/>
                            <w:lang w:val="sv-SE"/>
                          </w:rPr>
                        </w:pPr>
                        <w:r w:rsidRPr="00D2146B">
                          <w:rPr>
                            <w:sz w:val="18"/>
                            <w:szCs w:val="18"/>
                            <w:lang w:val="sv-SE"/>
                          </w:rPr>
                          <w:t>Ellipse Frame Pointer</w:t>
                        </w:r>
                      </w:p>
                      <w:p w14:paraId="366E1AE1" w14:textId="757FAE9A" w:rsidR="005B634F" w:rsidRPr="00D2146B" w:rsidRDefault="005B634F" w:rsidP="00D2146B">
                        <w:pPr>
                          <w:spacing w:before="0" w:after="0"/>
                          <w:rPr>
                            <w:sz w:val="18"/>
                            <w:szCs w:val="18"/>
                            <w:lang w:val="sv-SE"/>
                          </w:rPr>
                        </w:pPr>
                        <w:r w:rsidRPr="00D2146B">
                          <w:rPr>
                            <w:sz w:val="18"/>
                            <w:szCs w:val="18"/>
                            <w:lang w:val="sv-SE"/>
                          </w:rPr>
                          <w:t>Regular Frame Pointer</w:t>
                        </w:r>
                      </w:p>
                      <w:p w14:paraId="3E5A4966" w14:textId="38836501" w:rsidR="005B634F" w:rsidRPr="00D2146B" w:rsidRDefault="005B634F"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B634F" w:rsidRPr="00D2146B" w:rsidRDefault="005B634F" w:rsidP="00D2146B">
                        <w:pPr>
                          <w:spacing w:before="0" w:after="0"/>
                          <w:rPr>
                            <w:sz w:val="18"/>
                            <w:szCs w:val="18"/>
                            <w:lang w:val="sv-SE"/>
                          </w:rPr>
                        </w:pPr>
                      </w:p>
                      <w:p w14:paraId="48B5950A" w14:textId="77777777" w:rsidR="005B634F" w:rsidRPr="00D2146B" w:rsidRDefault="005B634F"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B634F" w:rsidRPr="00D2146B" w:rsidRDefault="005B634F"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B634F" w:rsidRPr="00D2146B" w:rsidRDefault="005B634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B634F" w:rsidRPr="00D2146B" w:rsidRDefault="005B634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B634F" w:rsidRPr="00D2146B" w:rsidRDefault="005B634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B634F" w:rsidRPr="00D2146B" w:rsidRDefault="005B634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B634F" w:rsidRPr="00D2146B" w:rsidRDefault="005B634F"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B634F" w:rsidRPr="00D2146B" w:rsidRDefault="005B634F"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B634F" w:rsidRPr="00D2146B" w:rsidRDefault="005B634F"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B634F" w:rsidRPr="00D2146B" w:rsidRDefault="005B634F" w:rsidP="00D2146B">
                        <w:pPr>
                          <w:spacing w:before="0" w:after="0" w:line="256" w:lineRule="auto"/>
                          <w:rPr>
                            <w:sz w:val="18"/>
                            <w:szCs w:val="18"/>
                          </w:rPr>
                        </w:pPr>
                        <w:r w:rsidRPr="00D2146B">
                          <w:rPr>
                            <w:rFonts w:eastAsia="Calibri"/>
                            <w:color w:val="000000"/>
                            <w:sz w:val="18"/>
                            <w:szCs w:val="18"/>
                          </w:rPr>
                          <w:t> </w:t>
                        </w:r>
                      </w:p>
                      <w:p w14:paraId="2924CD49" w14:textId="77777777" w:rsidR="005B634F" w:rsidRPr="00D2146B" w:rsidRDefault="005B634F"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B634F" w:rsidRPr="00D2146B" w:rsidRDefault="005B634F"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B634F" w:rsidRPr="00D2146B" w:rsidRDefault="005B634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B634F" w:rsidRPr="00D2146B" w:rsidRDefault="005B634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B634F" w:rsidRPr="00D2146B" w:rsidRDefault="005B634F"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B634F" w:rsidRPr="00D2146B" w:rsidRDefault="005B634F"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B634F" w:rsidRPr="00D2146B" w:rsidRDefault="005B634F"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B634F" w:rsidRPr="00D2146B" w:rsidRDefault="005B634F" w:rsidP="00D2146B">
                        <w:pPr>
                          <w:spacing w:before="0" w:after="0" w:line="254" w:lineRule="auto"/>
                          <w:rPr>
                            <w:sz w:val="18"/>
                            <w:szCs w:val="18"/>
                          </w:rPr>
                        </w:pPr>
                        <w:r w:rsidRPr="00D2146B">
                          <w:rPr>
                            <w:rFonts w:eastAsia="Calibri"/>
                            <w:color w:val="000000"/>
                            <w:sz w:val="18"/>
                            <w:szCs w:val="18"/>
                          </w:rPr>
                          <w:t> </w:t>
                        </w:r>
                      </w:p>
                      <w:p w14:paraId="1ECBE518" w14:textId="77777777" w:rsidR="005B634F" w:rsidRPr="00D2146B" w:rsidRDefault="005B634F"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B634F" w:rsidRPr="00D2146B" w:rsidRDefault="005B634F"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B634F" w:rsidRPr="00D2146B" w:rsidRDefault="005B634F"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B634F" w:rsidRDefault="005B634F"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B634F" w:rsidRDefault="005B634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B634F" w:rsidRPr="00D2146B" w:rsidRDefault="005B634F"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B634F" w:rsidRPr="00D2146B" w:rsidRDefault="005B634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B634F" w:rsidRPr="00D2146B" w:rsidRDefault="005B634F"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B634F" w:rsidRPr="00D2146B" w:rsidRDefault="005B634F"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B634F" w:rsidRPr="00D2146B" w:rsidRDefault="005B634F" w:rsidP="002903DF">
                              <w:pPr>
                                <w:spacing w:before="0" w:after="0"/>
                                <w:rPr>
                                  <w:sz w:val="18"/>
                                  <w:szCs w:val="18"/>
                                  <w:lang w:val="sv-SE"/>
                                </w:rPr>
                              </w:pPr>
                              <w:r w:rsidRPr="00D2146B">
                                <w:rPr>
                                  <w:sz w:val="18"/>
                                  <w:szCs w:val="18"/>
                                  <w:lang w:val="sv-SE"/>
                                </w:rPr>
                                <w:t>Ellipse Frame Pointer</w:t>
                              </w:r>
                            </w:p>
                            <w:p w14:paraId="5718813E" w14:textId="77777777" w:rsidR="005B634F" w:rsidRPr="00D2146B" w:rsidRDefault="005B634F" w:rsidP="002903DF">
                              <w:pPr>
                                <w:spacing w:before="0" w:after="0"/>
                                <w:rPr>
                                  <w:sz w:val="18"/>
                                  <w:szCs w:val="18"/>
                                  <w:lang w:val="sv-SE"/>
                                </w:rPr>
                              </w:pPr>
                              <w:r w:rsidRPr="00D2146B">
                                <w:rPr>
                                  <w:sz w:val="18"/>
                                  <w:szCs w:val="18"/>
                                  <w:lang w:val="sv-SE"/>
                                </w:rPr>
                                <w:t>Regular Frame Pointer</w:t>
                              </w:r>
                            </w:p>
                            <w:p w14:paraId="62230721" w14:textId="77777777" w:rsidR="005B634F" w:rsidRPr="00D2146B" w:rsidRDefault="005B634F"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B634F" w:rsidRPr="00D2146B" w:rsidRDefault="005B634F" w:rsidP="002903DF">
                              <w:pPr>
                                <w:spacing w:before="0" w:after="0"/>
                                <w:rPr>
                                  <w:sz w:val="18"/>
                                  <w:szCs w:val="18"/>
                                  <w:lang w:val="sv-SE"/>
                                </w:rPr>
                              </w:pPr>
                            </w:p>
                            <w:p w14:paraId="3BE3217A" w14:textId="77777777" w:rsidR="005B634F" w:rsidRPr="00D2146B" w:rsidRDefault="005B634F"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B634F" w:rsidRPr="00D2146B" w:rsidRDefault="005B634F"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B634F" w:rsidRPr="00D2146B" w:rsidRDefault="005B634F"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B634F" w:rsidRDefault="005B634F"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B634F" w:rsidRPr="00D2146B" w:rsidRDefault="005B634F" w:rsidP="002903DF">
                              <w:pPr>
                                <w:spacing w:before="0" w:after="0" w:line="256" w:lineRule="auto"/>
                                <w:rPr>
                                  <w:sz w:val="18"/>
                                  <w:szCs w:val="18"/>
                                </w:rPr>
                              </w:pPr>
                              <w:r>
                                <w:rPr>
                                  <w:rFonts w:eastAsia="Calibri"/>
                                  <w:color w:val="000000"/>
                                  <w:sz w:val="18"/>
                                  <w:szCs w:val="18"/>
                                </w:rPr>
                                <w:t>Elliptic parameter: 21</w:t>
                              </w:r>
                            </w:p>
                            <w:p w14:paraId="0F8126A1" w14:textId="77777777" w:rsidR="005B634F" w:rsidRPr="00D2146B" w:rsidRDefault="005B634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B634F" w:rsidRPr="00D2146B" w:rsidRDefault="005B634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B634F" w:rsidRPr="00D2146B" w:rsidRDefault="005B634F"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B634F" w:rsidRPr="00D2146B" w:rsidRDefault="005B634F"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B634F" w:rsidRPr="00D2146B" w:rsidRDefault="005B634F"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B634F" w:rsidRPr="00D2146B" w:rsidRDefault="005B634F" w:rsidP="002903DF">
                              <w:pPr>
                                <w:spacing w:before="0" w:after="0" w:line="256" w:lineRule="auto"/>
                                <w:rPr>
                                  <w:sz w:val="18"/>
                                  <w:szCs w:val="18"/>
                                </w:rPr>
                              </w:pPr>
                              <w:r w:rsidRPr="00D2146B">
                                <w:rPr>
                                  <w:rFonts w:eastAsia="Calibri"/>
                                  <w:color w:val="000000"/>
                                  <w:sz w:val="18"/>
                                  <w:szCs w:val="18"/>
                                </w:rPr>
                                <w:t> </w:t>
                              </w:r>
                            </w:p>
                            <w:p w14:paraId="28313E96" w14:textId="77777777" w:rsidR="005B634F" w:rsidRPr="00D2146B" w:rsidRDefault="005B634F"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B634F" w:rsidRPr="00D2146B" w:rsidRDefault="005B634F"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B634F" w:rsidRPr="00D2146B" w:rsidRDefault="005B634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B634F" w:rsidRPr="00D2146B" w:rsidRDefault="005B634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B634F" w:rsidRPr="00D2146B" w:rsidRDefault="005B634F"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B634F" w:rsidRPr="00D2146B" w:rsidRDefault="005B634F"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B634F" w:rsidRPr="00D2146B" w:rsidRDefault="005B634F"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B634F" w:rsidRPr="00D2146B" w:rsidRDefault="005B634F" w:rsidP="002903DF">
                              <w:pPr>
                                <w:spacing w:before="0" w:after="0" w:line="254" w:lineRule="auto"/>
                                <w:rPr>
                                  <w:sz w:val="18"/>
                                  <w:szCs w:val="18"/>
                                </w:rPr>
                              </w:pPr>
                              <w:r w:rsidRPr="00D2146B">
                                <w:rPr>
                                  <w:rFonts w:eastAsia="Calibri"/>
                                  <w:color w:val="000000"/>
                                  <w:sz w:val="18"/>
                                  <w:szCs w:val="18"/>
                                </w:rPr>
                                <w:t> </w:t>
                              </w:r>
                            </w:p>
                            <w:p w14:paraId="48FC4ABF" w14:textId="77777777" w:rsidR="005B634F" w:rsidRPr="00D2146B" w:rsidRDefault="005B634F"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B634F" w:rsidRPr="00D2146B" w:rsidRDefault="005B634F"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B634F" w:rsidRPr="00D2146B" w:rsidRDefault="005B634F"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B634F" w:rsidRDefault="005B634F"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B634F" w:rsidRDefault="005B634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B634F" w:rsidRPr="00D2146B" w:rsidRDefault="005B634F"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B634F" w:rsidRPr="00D2146B" w:rsidRDefault="005B634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B634F" w:rsidRPr="00D2146B" w:rsidRDefault="005B634F"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B634F" w:rsidRPr="00D2146B" w:rsidRDefault="005B634F"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B634F" w:rsidRPr="00D2146B" w:rsidRDefault="005B634F" w:rsidP="002903DF">
                        <w:pPr>
                          <w:spacing w:before="0" w:after="0"/>
                          <w:rPr>
                            <w:sz w:val="18"/>
                            <w:szCs w:val="18"/>
                            <w:lang w:val="sv-SE"/>
                          </w:rPr>
                        </w:pPr>
                        <w:r w:rsidRPr="00D2146B">
                          <w:rPr>
                            <w:sz w:val="18"/>
                            <w:szCs w:val="18"/>
                            <w:lang w:val="sv-SE"/>
                          </w:rPr>
                          <w:t>Ellipse Frame Pointer</w:t>
                        </w:r>
                      </w:p>
                      <w:p w14:paraId="5718813E" w14:textId="77777777" w:rsidR="005B634F" w:rsidRPr="00D2146B" w:rsidRDefault="005B634F" w:rsidP="002903DF">
                        <w:pPr>
                          <w:spacing w:before="0" w:after="0"/>
                          <w:rPr>
                            <w:sz w:val="18"/>
                            <w:szCs w:val="18"/>
                            <w:lang w:val="sv-SE"/>
                          </w:rPr>
                        </w:pPr>
                        <w:r w:rsidRPr="00D2146B">
                          <w:rPr>
                            <w:sz w:val="18"/>
                            <w:szCs w:val="18"/>
                            <w:lang w:val="sv-SE"/>
                          </w:rPr>
                          <w:t>Regular Frame Pointer</w:t>
                        </w:r>
                      </w:p>
                      <w:p w14:paraId="62230721" w14:textId="77777777" w:rsidR="005B634F" w:rsidRPr="00D2146B" w:rsidRDefault="005B634F"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B634F" w:rsidRPr="00D2146B" w:rsidRDefault="005B634F" w:rsidP="002903DF">
                        <w:pPr>
                          <w:spacing w:before="0" w:after="0"/>
                          <w:rPr>
                            <w:sz w:val="18"/>
                            <w:szCs w:val="18"/>
                            <w:lang w:val="sv-SE"/>
                          </w:rPr>
                        </w:pPr>
                      </w:p>
                      <w:p w14:paraId="3BE3217A" w14:textId="77777777" w:rsidR="005B634F" w:rsidRPr="00D2146B" w:rsidRDefault="005B634F"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B634F" w:rsidRPr="00D2146B" w:rsidRDefault="005B634F"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B634F" w:rsidRPr="00D2146B" w:rsidRDefault="005B634F"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B634F" w:rsidRDefault="005B634F"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B634F" w:rsidRPr="00D2146B" w:rsidRDefault="005B634F" w:rsidP="002903DF">
                        <w:pPr>
                          <w:spacing w:before="0" w:after="0" w:line="256" w:lineRule="auto"/>
                          <w:rPr>
                            <w:sz w:val="18"/>
                            <w:szCs w:val="18"/>
                          </w:rPr>
                        </w:pPr>
                        <w:r>
                          <w:rPr>
                            <w:rFonts w:eastAsia="Calibri"/>
                            <w:color w:val="000000"/>
                            <w:sz w:val="18"/>
                            <w:szCs w:val="18"/>
                          </w:rPr>
                          <w:t>Elliptic parameter: 21</w:t>
                        </w:r>
                      </w:p>
                      <w:p w14:paraId="0F8126A1" w14:textId="77777777" w:rsidR="005B634F" w:rsidRPr="00D2146B" w:rsidRDefault="005B634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B634F" w:rsidRPr="00D2146B" w:rsidRDefault="005B634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B634F" w:rsidRPr="00D2146B" w:rsidRDefault="005B634F"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B634F" w:rsidRPr="00D2146B" w:rsidRDefault="005B634F"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B634F" w:rsidRPr="00D2146B" w:rsidRDefault="005B634F"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B634F" w:rsidRPr="00D2146B" w:rsidRDefault="005B634F" w:rsidP="002903DF">
                        <w:pPr>
                          <w:spacing w:before="0" w:after="0" w:line="256" w:lineRule="auto"/>
                          <w:rPr>
                            <w:sz w:val="18"/>
                            <w:szCs w:val="18"/>
                          </w:rPr>
                        </w:pPr>
                        <w:r w:rsidRPr="00D2146B">
                          <w:rPr>
                            <w:rFonts w:eastAsia="Calibri"/>
                            <w:color w:val="000000"/>
                            <w:sz w:val="18"/>
                            <w:szCs w:val="18"/>
                          </w:rPr>
                          <w:t> </w:t>
                        </w:r>
                      </w:p>
                      <w:p w14:paraId="28313E96" w14:textId="77777777" w:rsidR="005B634F" w:rsidRPr="00D2146B" w:rsidRDefault="005B634F"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B634F" w:rsidRPr="00D2146B" w:rsidRDefault="005B634F"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B634F" w:rsidRPr="00D2146B" w:rsidRDefault="005B634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B634F" w:rsidRPr="00D2146B" w:rsidRDefault="005B634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B634F" w:rsidRPr="00D2146B" w:rsidRDefault="005B634F"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B634F" w:rsidRPr="00D2146B" w:rsidRDefault="005B634F"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B634F" w:rsidRPr="00D2146B" w:rsidRDefault="005B634F"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B634F" w:rsidRPr="00D2146B" w:rsidRDefault="005B634F" w:rsidP="002903DF">
                        <w:pPr>
                          <w:spacing w:before="0" w:after="0" w:line="254" w:lineRule="auto"/>
                          <w:rPr>
                            <w:sz w:val="18"/>
                            <w:szCs w:val="18"/>
                          </w:rPr>
                        </w:pPr>
                        <w:r w:rsidRPr="00D2146B">
                          <w:rPr>
                            <w:rFonts w:eastAsia="Calibri"/>
                            <w:color w:val="000000"/>
                            <w:sz w:val="18"/>
                            <w:szCs w:val="18"/>
                          </w:rPr>
                          <w:t> </w:t>
                        </w:r>
                      </w:p>
                      <w:p w14:paraId="48FC4ABF" w14:textId="77777777" w:rsidR="005B634F" w:rsidRPr="00D2146B" w:rsidRDefault="005B634F"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B634F" w:rsidRPr="00D2146B" w:rsidRDefault="005B634F"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391"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391"/>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392" w:name="_Toc49764402"/>
      <w:r>
        <w:t>Assembly Code</w:t>
      </w:r>
      <w:bookmarkEnd w:id="392"/>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393" w:name="_Toc49764403"/>
      <w:r>
        <w:rPr>
          <w:highlight w:val="white"/>
        </w:rPr>
        <w:t>ToString</w:t>
      </w:r>
      <w:bookmarkEnd w:id="393"/>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394" w:name="_Toc49764404"/>
      <w:r>
        <w:t>Tracks</w:t>
      </w:r>
      <w:bookmarkEnd w:id="394"/>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395" w:name="_Toc49764405"/>
      <w:r>
        <w:t>Assembly Code Generation</w:t>
      </w:r>
      <w:bookmarkEnd w:id="395"/>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396"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396"/>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397"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397"/>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398" w:name="_Toc49764408"/>
      <w:r>
        <w:rPr>
          <w:highlight w:val="white"/>
        </w:rPr>
        <w:t>Function Calls</w:t>
      </w:r>
      <w:bookmarkEnd w:id="398"/>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399"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399"/>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00" w:name="_Toc49764409"/>
      <w:r>
        <w:rPr>
          <w:highlight w:val="white"/>
        </w:rPr>
        <w:t>Loading Values into Registers</w:t>
      </w:r>
      <w:bookmarkEnd w:id="400"/>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01" w:name="_Toc49764410"/>
      <w:r>
        <w:rPr>
          <w:highlight w:val="white"/>
        </w:rPr>
        <w:t>Return</w:t>
      </w:r>
      <w:r w:rsidR="0066666A">
        <w:rPr>
          <w:highlight w:val="white"/>
        </w:rPr>
        <w:t>,</w:t>
      </w:r>
      <w:r>
        <w:rPr>
          <w:highlight w:val="white"/>
        </w:rPr>
        <w:t xml:space="preserve"> Exit</w:t>
      </w:r>
      <w:r w:rsidR="0066666A">
        <w:rPr>
          <w:highlight w:val="white"/>
        </w:rPr>
        <w:t>, and Goto</w:t>
      </w:r>
      <w:bookmarkEnd w:id="401"/>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02" w:name="_Toc49764411"/>
      <w:r>
        <w:rPr>
          <w:highlight w:val="white"/>
        </w:rPr>
        <w:t>Load and Inspect Registers</w:t>
      </w:r>
      <w:bookmarkEnd w:id="402"/>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03" w:name="_Toc49764412"/>
      <w:r>
        <w:rPr>
          <w:highlight w:val="white"/>
        </w:rPr>
        <w:t>Initialization</w:t>
      </w:r>
      <w:bookmarkEnd w:id="403"/>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04" w:name="_Toc49764413"/>
      <w:r>
        <w:rPr>
          <w:highlight w:val="white"/>
        </w:rPr>
        <w:t>Integral Multipl</w:t>
      </w:r>
      <w:r w:rsidR="00285456">
        <w:rPr>
          <w:highlight w:val="white"/>
        </w:rPr>
        <w:t>i</w:t>
      </w:r>
      <w:r>
        <w:rPr>
          <w:highlight w:val="white"/>
        </w:rPr>
        <w:t>cation, Division, and Modulo</w:t>
      </w:r>
      <w:bookmarkEnd w:id="404"/>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05" w:name="_Toc49764414"/>
      <w:r w:rsidRPr="002F73EF">
        <w:rPr>
          <w:highlight w:val="white"/>
        </w:rPr>
        <w:lastRenderedPageBreak/>
        <w:t>Integral Assignment and Parameters</w:t>
      </w:r>
      <w:bookmarkEnd w:id="405"/>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06" w:name="_Toc49764415"/>
      <w:r>
        <w:rPr>
          <w:highlight w:val="white"/>
        </w:rPr>
        <w:t>Unary Integral Operations</w:t>
      </w:r>
      <w:bookmarkEnd w:id="406"/>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07" w:name="_Toc49764416"/>
      <w:r>
        <w:rPr>
          <w:highlight w:val="white"/>
        </w:rPr>
        <w:t>Integral Binary</w:t>
      </w:r>
      <w:bookmarkEnd w:id="407"/>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08" w:name="_Toc49764417"/>
      <w:r w:rsidRPr="00C64273">
        <w:rPr>
          <w:highlight w:val="white"/>
        </w:rPr>
        <w:t>Base and Offset</w:t>
      </w:r>
      <w:bookmarkEnd w:id="408"/>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09" w:name="_Toc49764418"/>
      <w:r>
        <w:rPr>
          <w:highlight w:val="white"/>
        </w:rPr>
        <w:lastRenderedPageBreak/>
        <w:t>Case</w:t>
      </w:r>
      <w:bookmarkEnd w:id="409"/>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10" w:name="_Toc49764419"/>
      <w:r>
        <w:rPr>
          <w:highlight w:val="white"/>
        </w:rPr>
        <w:t>Address</w:t>
      </w:r>
      <w:bookmarkEnd w:id="410"/>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11" w:name="_Toc49764420"/>
      <w:r w:rsidRPr="00CF4437">
        <w:rPr>
          <w:highlight w:val="white"/>
        </w:rPr>
        <w:t>Floating Binary</w:t>
      </w:r>
      <w:bookmarkEnd w:id="411"/>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12" w:name="_Toc49764421"/>
      <w:r w:rsidRPr="00924172">
        <w:rPr>
          <w:highlight w:val="white"/>
        </w:rPr>
        <w:lastRenderedPageBreak/>
        <w:t>Floating Relation</w:t>
      </w:r>
      <w:bookmarkEnd w:id="412"/>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13" w:name="_Toc49764422"/>
      <w:r>
        <w:rPr>
          <w:highlight w:val="white"/>
        </w:rPr>
        <w:t>Floating Push and Pop</w:t>
      </w:r>
      <w:bookmarkEnd w:id="413"/>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14" w:name="_Toc49764423"/>
      <w:r>
        <w:rPr>
          <w:highlight w:val="white"/>
        </w:rPr>
        <w:t>Type Conversion</w:t>
      </w:r>
      <w:bookmarkEnd w:id="414"/>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15" w:name="_Toc49764424"/>
      <w:r>
        <w:rPr>
          <w:highlight w:val="white"/>
        </w:rPr>
        <w:t>Struct and Union</w:t>
      </w:r>
      <w:bookmarkEnd w:id="415"/>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16" w:name="_Toc49764425"/>
      <w:r>
        <w:rPr>
          <w:highlight w:val="white"/>
        </w:rPr>
        <w:t>Initialization Code</w:t>
      </w:r>
      <w:bookmarkEnd w:id="416"/>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bookmarkStart w:id="417"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17"/>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B634F" w:rsidRPr="00DF14A9" w:rsidRDefault="005B634F"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B634F" w:rsidRPr="00490BCB" w:rsidRDefault="005B634F"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B634F" w:rsidRPr="00490BCB" w:rsidRDefault="005B634F"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B634F" w:rsidRPr="00490BCB" w:rsidRDefault="005B634F"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B634F" w:rsidRPr="00490BCB" w:rsidRDefault="005B634F"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B634F" w:rsidRPr="00490BCB" w:rsidRDefault="005B634F"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B634F" w:rsidRPr="00490BCB" w:rsidRDefault="005B634F"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B634F" w:rsidRPr="00090144" w:rsidRDefault="005B634F"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B634F" w:rsidRPr="00090144" w:rsidRDefault="005B634F" w:rsidP="00B70491">
                              <w:pPr>
                                <w:spacing w:before="0" w:after="0" w:line="240" w:lineRule="auto"/>
                                <w:rPr>
                                  <w:rFonts w:eastAsia="Calibri"/>
                                  <w:color w:val="000000"/>
                                </w:rPr>
                              </w:pPr>
                              <w:r w:rsidRPr="00090144">
                                <w:rPr>
                                  <w:rFonts w:eastAsia="Calibri"/>
                                  <w:color w:val="000000"/>
                                </w:rPr>
                                <w:t>Frame pointer of</w:t>
                              </w:r>
                            </w:p>
                            <w:p w14:paraId="77E191A3" w14:textId="77777777" w:rsidR="005B634F" w:rsidRPr="00090144" w:rsidRDefault="005B634F"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B634F" w:rsidRPr="00090144" w:rsidRDefault="005B634F"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B634F" w:rsidRPr="00090144" w:rsidRDefault="005B634F"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B634F" w:rsidRPr="00090144" w:rsidRDefault="005B634F"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B634F" w:rsidRPr="00090144" w:rsidRDefault="005B634F"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B634F" w:rsidRDefault="005B634F"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B634F" w:rsidRDefault="005B634F"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B634F" w:rsidRDefault="005B634F"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B634F" w:rsidRDefault="005B634F"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B634F" w:rsidRPr="00DF14A9" w:rsidRDefault="005B634F"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B634F" w:rsidRPr="00490BCB" w:rsidRDefault="005B634F"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B634F" w:rsidRPr="00490BCB" w:rsidRDefault="005B634F"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B634F" w:rsidRPr="00490BCB" w:rsidRDefault="005B634F"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B634F" w:rsidRPr="00490BCB" w:rsidRDefault="005B634F"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B634F" w:rsidRPr="00490BCB" w:rsidRDefault="005B634F"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B634F" w:rsidRPr="00490BCB" w:rsidRDefault="005B634F"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B634F" w:rsidRPr="00490BCB" w:rsidRDefault="005B634F"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B634F" w:rsidRPr="00090144" w:rsidRDefault="005B634F"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B634F" w:rsidRPr="00090144" w:rsidRDefault="005B634F" w:rsidP="00B70491">
                        <w:pPr>
                          <w:spacing w:before="0" w:after="0" w:line="240" w:lineRule="auto"/>
                          <w:rPr>
                            <w:rFonts w:eastAsia="Calibri"/>
                            <w:color w:val="000000"/>
                          </w:rPr>
                        </w:pPr>
                        <w:r w:rsidRPr="00090144">
                          <w:rPr>
                            <w:rFonts w:eastAsia="Calibri"/>
                            <w:color w:val="000000"/>
                          </w:rPr>
                          <w:t>Frame pointer of</w:t>
                        </w:r>
                      </w:p>
                      <w:p w14:paraId="77E191A3" w14:textId="77777777" w:rsidR="005B634F" w:rsidRPr="00090144" w:rsidRDefault="005B634F"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B634F" w:rsidRPr="00090144" w:rsidRDefault="005B634F"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B634F" w:rsidRPr="00090144" w:rsidRDefault="005B634F"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B634F" w:rsidRPr="00090144" w:rsidRDefault="005B634F"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B634F" w:rsidRPr="00090144" w:rsidRDefault="005B634F"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B634F" w:rsidRDefault="005B634F"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B634F" w:rsidRDefault="005B634F"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B634F" w:rsidRDefault="005B634F"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B634F" w:rsidRDefault="005B634F"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18" w:name="_Toc49764427"/>
      <w:r w:rsidRPr="003C15D9">
        <w:rPr>
          <w:highlight w:val="white"/>
        </w:rPr>
        <w:t>Text List</w:t>
      </w:r>
      <w:bookmarkEnd w:id="418"/>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19" w:name="_Toc49764443"/>
      <w:bookmarkStart w:id="420" w:name="_Ref420874022"/>
      <w:r>
        <w:lastRenderedPageBreak/>
        <w:t>Executable Code Generation</w:t>
      </w:r>
      <w:bookmarkEnd w:id="419"/>
    </w:p>
    <w:p w14:paraId="37DAF005" w14:textId="6F583BE1"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is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A33D64" w:rsidRDefault="000C4DBF" w:rsidP="00A33D64">
      <w:pPr>
        <w:pStyle w:val="Code"/>
        <w:rPr>
          <w:highlight w:val="white"/>
        </w:rPr>
      </w:pPr>
    </w:p>
    <w:p w14:paraId="1CA13448" w14:textId="77777777" w:rsidR="00A33D64" w:rsidRPr="00A33D64" w:rsidRDefault="00A33D64" w:rsidP="00A33D64">
      <w:pPr>
        <w:pStyle w:val="Code"/>
        <w:rPr>
          <w:highlight w:val="white"/>
        </w:rPr>
      </w:pPr>
      <w:r w:rsidRPr="00A33D64">
        <w:rPr>
          <w:highlight w:val="white"/>
        </w:rPr>
        <w:t xml:space="preserve">        m_signedMap.Add(1, Sort.Signed_Char);</w:t>
      </w:r>
    </w:p>
    <w:p w14:paraId="6F5F7E67" w14:textId="77777777" w:rsidR="00A33D64" w:rsidRPr="00A33D64" w:rsidRDefault="00A33D64" w:rsidP="00A33D64">
      <w:pPr>
        <w:pStyle w:val="Code"/>
        <w:rPr>
          <w:highlight w:val="white"/>
        </w:rPr>
      </w:pPr>
      <w:r w:rsidRPr="00A33D64">
        <w:rPr>
          <w:highlight w:val="white"/>
        </w:rPr>
        <w:t xml:space="preserve">        m_signedMap.Add(2, Sort.Signed_Int);</w:t>
      </w:r>
    </w:p>
    <w:p w14:paraId="3D8123DD" w14:textId="77777777" w:rsidR="00A33D64" w:rsidRPr="00A33D64" w:rsidRDefault="00A33D64" w:rsidP="00A33D64">
      <w:pPr>
        <w:pStyle w:val="Code"/>
        <w:rPr>
          <w:highlight w:val="white"/>
        </w:rPr>
      </w:pPr>
      <w:r w:rsidRPr="00A33D64">
        <w:rPr>
          <w:highlight w:val="white"/>
        </w:rPr>
        <w:t xml:space="preserve">        m_signedMap.Add(4, Sort.Signed_Long_Int);</w:t>
      </w:r>
    </w:p>
    <w:p w14:paraId="1E49A53C" w14:textId="77777777" w:rsidR="00A33D64" w:rsidRPr="00A33D64" w:rsidRDefault="00A33D64" w:rsidP="00A33D64">
      <w:pPr>
        <w:pStyle w:val="Code"/>
        <w:rPr>
          <w:highlight w:val="white"/>
        </w:rPr>
      </w:pPr>
    </w:p>
    <w:p w14:paraId="0A54C15F" w14:textId="77777777" w:rsidR="00A33D64" w:rsidRPr="00A33D64" w:rsidRDefault="00A33D64" w:rsidP="00A33D64">
      <w:pPr>
        <w:pStyle w:val="Code"/>
        <w:rPr>
          <w:highlight w:val="white"/>
        </w:rPr>
      </w:pPr>
      <w:r w:rsidRPr="00A33D64">
        <w:rPr>
          <w:highlight w:val="white"/>
        </w:rPr>
        <w:t xml:space="preserve">        m_unsignedMap.Add(1, Sort.Unsigned_Char);</w:t>
      </w:r>
    </w:p>
    <w:p w14:paraId="708B136E" w14:textId="77777777" w:rsidR="00A33D64" w:rsidRPr="00A33D64" w:rsidRDefault="00A33D64" w:rsidP="00A33D64">
      <w:pPr>
        <w:pStyle w:val="Code"/>
        <w:rPr>
          <w:highlight w:val="white"/>
        </w:rPr>
      </w:pPr>
      <w:r w:rsidRPr="00A33D64">
        <w:rPr>
          <w:highlight w:val="white"/>
        </w:rPr>
        <w:t xml:space="preserve">        m_unsignedMap.Add(2, Sort.Unsigned_Int);</w:t>
      </w:r>
    </w:p>
    <w:p w14:paraId="22754C76" w14:textId="77777777" w:rsidR="00A33D64" w:rsidRPr="00A33D64" w:rsidRDefault="00A33D64" w:rsidP="00A33D64">
      <w:pPr>
        <w:pStyle w:val="Code"/>
        <w:rPr>
          <w:highlight w:val="white"/>
        </w:rPr>
      </w:pPr>
      <w:r w:rsidRPr="00A33D64">
        <w:rPr>
          <w:highlight w:val="white"/>
        </w:rPr>
        <w:t xml:space="preserve">        m_unsignedMap.Add(4, Sort.Unsigned_Long_Int);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B634F" w:rsidRPr="00DF14A9" w:rsidRDefault="005B634F"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B634F" w:rsidRPr="00490BCB" w:rsidRDefault="005B634F"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B634F" w:rsidRPr="00490BCB" w:rsidRDefault="005B634F"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B634F" w:rsidRPr="00490BCB" w:rsidRDefault="005B634F"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B634F" w:rsidRPr="00490BCB" w:rsidRDefault="005B634F"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B634F" w:rsidRPr="00090144" w:rsidRDefault="005B634F"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B634F" w:rsidRPr="00090144" w:rsidRDefault="005B634F" w:rsidP="00605AE9">
                              <w:pPr>
                                <w:spacing w:before="0" w:after="0" w:line="240" w:lineRule="auto"/>
                                <w:rPr>
                                  <w:rFonts w:eastAsia="Calibri"/>
                                  <w:color w:val="000000"/>
                                </w:rPr>
                              </w:pPr>
                              <w:r w:rsidRPr="00090144">
                                <w:rPr>
                                  <w:rFonts w:eastAsia="Calibri"/>
                                  <w:color w:val="000000"/>
                                </w:rPr>
                                <w:t>Frame pointer of</w:t>
                              </w:r>
                            </w:p>
                            <w:p w14:paraId="68E90914" w14:textId="77777777" w:rsidR="005B634F" w:rsidRPr="00090144" w:rsidRDefault="005B634F"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B634F" w:rsidRPr="00090144" w:rsidRDefault="005B634F"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B634F" w:rsidRPr="00090144" w:rsidRDefault="005B634F"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B634F" w:rsidRPr="00090144" w:rsidRDefault="005B634F"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B634F" w:rsidRPr="00090144" w:rsidRDefault="005B634F"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B634F" w:rsidRDefault="005B634F"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B634F" w:rsidRDefault="005B634F"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B634F" w:rsidRDefault="005B634F"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B634F" w:rsidRDefault="005B634F"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B634F" w:rsidRDefault="005B634F"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B634F" w:rsidRDefault="005B634F"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B634F" w:rsidRPr="00582B75" w:rsidRDefault="005B634F"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B634F" w:rsidRPr="00490BCB" w:rsidRDefault="005B634F"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B634F" w:rsidRPr="00490BCB" w:rsidRDefault="005B634F"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B634F" w:rsidRDefault="005B634F"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B634F" w:rsidRPr="00E55D4A" w:rsidRDefault="005B634F"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B634F" w:rsidRDefault="005B634F"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B634F" w:rsidRDefault="005B634F"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B634F" w:rsidRDefault="005B634F"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B634F" w:rsidRDefault="005B634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B634F" w:rsidRDefault="005B634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B634F" w:rsidRDefault="005B634F"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B634F" w:rsidRDefault="005B634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B634F" w:rsidRDefault="005B634F"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B634F" w:rsidRDefault="005B634F"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B634F" w:rsidRDefault="005B634F"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B634F" w:rsidRDefault="005B634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B634F" w:rsidRDefault="005B634F"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B634F" w:rsidRDefault="005B634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B634F" w:rsidRDefault="005B634F"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B634F" w:rsidRDefault="005B634F" w:rsidP="00496983">
                              <w:pPr>
                                <w:spacing w:before="0" w:line="257" w:lineRule="auto"/>
                                <w:jc w:val="center"/>
                                <w:rPr>
                                  <w:sz w:val="24"/>
                                  <w:szCs w:val="24"/>
                                </w:rPr>
                              </w:pPr>
                              <w:r>
                                <w:rPr>
                                  <w:rFonts w:eastAsia="Calibri"/>
                                  <w:color w:val="000000"/>
                                  <w:sz w:val="16"/>
                                  <w:szCs w:val="16"/>
                                </w:rPr>
                                <w:t>129</w:t>
                              </w:r>
                            </w:p>
                            <w:p w14:paraId="3E4A06D3" w14:textId="77777777" w:rsidR="005B634F" w:rsidRDefault="005B634F"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B634F" w:rsidRDefault="005B634F"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B634F" w:rsidRDefault="005B634F"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B634F" w:rsidRDefault="005B634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B634F" w:rsidRDefault="005B634F" w:rsidP="006A7496">
                              <w:pPr>
                                <w:spacing w:before="100" w:line="257" w:lineRule="auto"/>
                                <w:jc w:val="left"/>
                                <w:rPr>
                                  <w:sz w:val="24"/>
                                  <w:szCs w:val="24"/>
                                </w:rPr>
                              </w:pPr>
                              <w:r>
                                <w:rPr>
                                  <w:rFonts w:eastAsia="Calibri"/>
                                  <w:color w:val="000000"/>
                                  <w:sz w:val="16"/>
                                  <w:szCs w:val="16"/>
                                </w:rPr>
                                <w:t>Before</w:t>
                              </w:r>
                            </w:p>
                            <w:p w14:paraId="6B197F32" w14:textId="77777777" w:rsidR="005B634F" w:rsidRDefault="005B634F"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B634F" w:rsidRDefault="005B634F" w:rsidP="006A7496">
                              <w:pPr>
                                <w:spacing w:before="100" w:line="256" w:lineRule="auto"/>
                                <w:rPr>
                                  <w:sz w:val="24"/>
                                  <w:szCs w:val="24"/>
                                </w:rPr>
                              </w:pPr>
                              <w:r>
                                <w:rPr>
                                  <w:rFonts w:eastAsia="Calibri"/>
                                  <w:color w:val="000000"/>
                                  <w:sz w:val="16"/>
                                  <w:szCs w:val="16"/>
                                </w:rPr>
                                <w:t>After</w:t>
                              </w:r>
                            </w:p>
                            <w:p w14:paraId="7E3E04C8" w14:textId="77777777" w:rsidR="005B634F" w:rsidRDefault="005B634F"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B634F" w:rsidRPr="00DF14A9" w:rsidRDefault="005B634F"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B634F" w:rsidRPr="00490BCB" w:rsidRDefault="005B634F"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B634F" w:rsidRPr="00490BCB" w:rsidRDefault="005B634F"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B634F" w:rsidRPr="00490BCB" w:rsidRDefault="005B634F"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B634F" w:rsidRPr="00490BCB" w:rsidRDefault="005B634F"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B634F" w:rsidRPr="00490BCB" w:rsidRDefault="005B634F"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B634F" w:rsidRPr="00090144" w:rsidRDefault="005B634F"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B634F" w:rsidRPr="00090144" w:rsidRDefault="005B634F" w:rsidP="00605AE9">
                        <w:pPr>
                          <w:spacing w:before="0" w:after="0" w:line="240" w:lineRule="auto"/>
                          <w:rPr>
                            <w:rFonts w:eastAsia="Calibri"/>
                            <w:color w:val="000000"/>
                          </w:rPr>
                        </w:pPr>
                        <w:r w:rsidRPr="00090144">
                          <w:rPr>
                            <w:rFonts w:eastAsia="Calibri"/>
                            <w:color w:val="000000"/>
                          </w:rPr>
                          <w:t>Frame pointer of</w:t>
                        </w:r>
                      </w:p>
                      <w:p w14:paraId="68E90914" w14:textId="77777777" w:rsidR="005B634F" w:rsidRPr="00090144" w:rsidRDefault="005B634F"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B634F" w:rsidRPr="00090144" w:rsidRDefault="005B634F"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B634F" w:rsidRPr="00090144" w:rsidRDefault="005B634F"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B634F" w:rsidRPr="00090144" w:rsidRDefault="005B634F"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B634F" w:rsidRPr="00090144" w:rsidRDefault="005B634F"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B634F" w:rsidRDefault="005B634F"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B634F" w:rsidRDefault="005B634F"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B634F" w:rsidRDefault="005B634F"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B634F" w:rsidRDefault="005B634F"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B634F" w:rsidRDefault="005B634F"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B634F" w:rsidRDefault="005B634F"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B634F" w:rsidRPr="00582B75" w:rsidRDefault="005B634F"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B634F" w:rsidRPr="00490BCB" w:rsidRDefault="005B634F"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B634F" w:rsidRPr="00490BCB" w:rsidRDefault="005B634F"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B634F" w:rsidRDefault="005B634F"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B634F" w:rsidRPr="00E55D4A" w:rsidRDefault="005B634F"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B634F" w:rsidRDefault="005B634F"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B634F" w:rsidRDefault="005B634F"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B634F" w:rsidRDefault="005B634F"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B634F" w:rsidRDefault="005B634F"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B634F" w:rsidRDefault="005B634F"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B634F" w:rsidRDefault="005B634F"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B634F" w:rsidRDefault="005B634F"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B634F" w:rsidRDefault="005B634F"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B634F" w:rsidRDefault="005B634F"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B634F" w:rsidRDefault="005B634F"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B634F" w:rsidRDefault="005B634F"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B634F" w:rsidRDefault="005B634F"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B634F" w:rsidRDefault="005B634F"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B634F" w:rsidRDefault="005B634F"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B634F" w:rsidRDefault="005B634F" w:rsidP="00496983">
                        <w:pPr>
                          <w:spacing w:before="0" w:line="257" w:lineRule="auto"/>
                          <w:jc w:val="center"/>
                          <w:rPr>
                            <w:sz w:val="24"/>
                            <w:szCs w:val="24"/>
                          </w:rPr>
                        </w:pPr>
                        <w:r>
                          <w:rPr>
                            <w:rFonts w:eastAsia="Calibri"/>
                            <w:color w:val="000000"/>
                            <w:sz w:val="16"/>
                            <w:szCs w:val="16"/>
                          </w:rPr>
                          <w:t>129</w:t>
                        </w:r>
                      </w:p>
                      <w:p w14:paraId="3E4A06D3" w14:textId="77777777" w:rsidR="005B634F" w:rsidRDefault="005B634F"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B634F" w:rsidRDefault="005B634F"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B634F" w:rsidRDefault="005B634F"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B634F" w:rsidRDefault="005B634F"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B634F" w:rsidRDefault="005B634F" w:rsidP="006A7496">
                        <w:pPr>
                          <w:spacing w:before="100" w:line="257" w:lineRule="auto"/>
                          <w:jc w:val="left"/>
                          <w:rPr>
                            <w:sz w:val="24"/>
                            <w:szCs w:val="24"/>
                          </w:rPr>
                        </w:pPr>
                        <w:r>
                          <w:rPr>
                            <w:rFonts w:eastAsia="Calibri"/>
                            <w:color w:val="000000"/>
                            <w:sz w:val="16"/>
                            <w:szCs w:val="16"/>
                          </w:rPr>
                          <w:t>Before</w:t>
                        </w:r>
                      </w:p>
                      <w:p w14:paraId="6B197F32" w14:textId="77777777" w:rsidR="005B634F" w:rsidRDefault="005B634F"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B634F" w:rsidRDefault="005B634F" w:rsidP="006A7496">
                        <w:pPr>
                          <w:spacing w:before="100" w:line="256" w:lineRule="auto"/>
                          <w:rPr>
                            <w:sz w:val="24"/>
                            <w:szCs w:val="24"/>
                          </w:rPr>
                        </w:pPr>
                        <w:r>
                          <w:rPr>
                            <w:rFonts w:eastAsia="Calibri"/>
                            <w:color w:val="000000"/>
                            <w:sz w:val="16"/>
                            <w:szCs w:val="16"/>
                          </w:rPr>
                          <w:t>After</w:t>
                        </w:r>
                      </w:p>
                      <w:p w14:paraId="7E3E04C8" w14:textId="77777777" w:rsidR="005B634F" w:rsidRDefault="005B634F"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When we have iterated through the whole list, there are som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r w:rsidR="00336E39" w:rsidRPr="00336E39">
        <w:rPr>
          <w:rStyle w:val="KeyWord0"/>
          <w:highlight w:val="white"/>
        </w:rPr>
        <w:t>si</w:t>
      </w:r>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21" w:name="_Toc49764428"/>
      <w:r w:rsidRPr="00614EB1">
        <w:rPr>
          <w:highlight w:val="white"/>
        </w:rPr>
        <w:t>Windows Jump Info</w:t>
      </w:r>
      <w:bookmarkEnd w:id="421"/>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22" w:name="_Toc49764429"/>
      <w:r>
        <w:rPr>
          <w:highlight w:val="white"/>
        </w:rPr>
        <w:t>Windows Byte List</w:t>
      </w:r>
      <w:bookmarkEnd w:id="422"/>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423" w:name="_Hlk51314142"/>
      <w:r w:rsidRPr="007F292F">
        <w:rPr>
          <w:highlight w:val="white"/>
        </w:rPr>
        <w:t>WindowsByteList</w:t>
      </w:r>
      <w:bookmarkEnd w:id="423"/>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2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2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25" w:name="_Ref419646553"/>
      <w:bookmarkStart w:id="426" w:name="_Toc49764445"/>
      <w:r>
        <w:t>Linking</w:t>
      </w:r>
      <w:bookmarkEnd w:id="425"/>
      <w:bookmarkEnd w:id="426"/>
    </w:p>
    <w:bookmarkEnd w:id="42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27" w:name="_Toc49764446"/>
      <w:r>
        <w:lastRenderedPageBreak/>
        <w:t>The Linker Class</w:t>
      </w:r>
      <w:bookmarkEnd w:id="427"/>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4"/>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5"/>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2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2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29" w:name="_Toc49764457"/>
      <w:r w:rsidRPr="00EC76D5">
        <w:lastRenderedPageBreak/>
        <w:t xml:space="preserve">The </w:t>
      </w:r>
      <w:r w:rsidR="002554E1" w:rsidRPr="00EC76D5">
        <w:t>Standard Library</w:t>
      </w:r>
      <w:bookmarkEnd w:id="429"/>
    </w:p>
    <w:p w14:paraId="21B660CB" w14:textId="0EAC07D4" w:rsidR="00EE220E" w:rsidRPr="00EC76D5" w:rsidRDefault="00503728" w:rsidP="00265BDF">
      <w:pPr>
        <w:pStyle w:val="Rubrik2"/>
      </w:pPr>
      <w:bookmarkStart w:id="430" w:name="_Toc49764458"/>
      <w:r w:rsidRPr="00EC76D5">
        <w:t>Integral and Floating Limits</w:t>
      </w:r>
      <w:bookmarkEnd w:id="430"/>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31" w:name="_Toc49764459"/>
      <w:r w:rsidRPr="00EC76D5">
        <w:lastRenderedPageBreak/>
        <w:t>The A</w:t>
      </w:r>
      <w:r w:rsidR="00EE220E" w:rsidRPr="00EC76D5">
        <w:t>sser</w:t>
      </w:r>
      <w:r w:rsidR="008E5D1A" w:rsidRPr="00EC76D5">
        <w:t>t</w:t>
      </w:r>
      <w:r w:rsidRPr="00EC76D5">
        <w:t xml:space="preserve"> Macro</w:t>
      </w:r>
      <w:bookmarkEnd w:id="431"/>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32" w:name="_Toc49764460"/>
      <w:r w:rsidRPr="00EC76D5">
        <w:t>Locale Data</w:t>
      </w:r>
      <w:bookmarkEnd w:id="432"/>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33" w:name="_Toc49764461"/>
      <w:r w:rsidRPr="00EC76D5">
        <w:t>Character Types</w:t>
      </w:r>
      <w:bookmarkEnd w:id="433"/>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34" w:name="_Toc49764462"/>
      <w:r w:rsidRPr="00EC76D5">
        <w:t>S</w:t>
      </w:r>
      <w:r w:rsidR="00EE220E" w:rsidRPr="00EC76D5">
        <w:t>tring</w:t>
      </w:r>
      <w:r w:rsidRPr="00EC76D5">
        <w:t>s</w:t>
      </w:r>
      <w:bookmarkEnd w:id="434"/>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35" w:name="_Toc49764463"/>
      <w:r w:rsidRPr="00EC76D5">
        <w:lastRenderedPageBreak/>
        <w:t>Long Jumps</w:t>
      </w:r>
      <w:bookmarkEnd w:id="435"/>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36" w:name="_Toc49764464"/>
      <w:r w:rsidRPr="00EC76D5">
        <w:t>Mathematical Functions</w:t>
      </w:r>
      <w:bookmarkEnd w:id="436"/>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37" w:name="_Toc49764465"/>
      <w:r w:rsidRPr="00EC76D5">
        <w:t>Standard Input/Output</w:t>
      </w:r>
      <w:bookmarkEnd w:id="437"/>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38" w:name="_Toc49764466"/>
      <w:r w:rsidRPr="00EC76D5">
        <w:t>Printing</w:t>
      </w:r>
      <w:bookmarkEnd w:id="438"/>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39" w:name="_Toc49764467"/>
      <w:r w:rsidRPr="00EC76D5">
        <w:t>Scanning</w:t>
      </w:r>
      <w:bookmarkEnd w:id="439"/>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40" w:name="_Toc49764468"/>
      <w:r w:rsidRPr="00EC76D5">
        <w:t>F</w:t>
      </w:r>
      <w:r w:rsidR="00AF06D6" w:rsidRPr="00EC76D5">
        <w:t xml:space="preserve">ile </w:t>
      </w:r>
      <w:r w:rsidRPr="00EC76D5">
        <w:t>H</w:t>
      </w:r>
      <w:r w:rsidR="00AF06D6" w:rsidRPr="00EC76D5">
        <w:t>andling</w:t>
      </w:r>
      <w:bookmarkEnd w:id="440"/>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41" w:name="_Toc49764469"/>
      <w:r w:rsidRPr="00EC76D5">
        <w:t>The Standard Library</w:t>
      </w:r>
      <w:bookmarkEnd w:id="441"/>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42" w:name="_Toc49764470"/>
      <w:r w:rsidRPr="00EC76D5">
        <w:t>T</w:t>
      </w:r>
      <w:r w:rsidR="00D62A8B" w:rsidRPr="00EC76D5">
        <w:t>ime</w:t>
      </w:r>
      <w:bookmarkEnd w:id="442"/>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43" w:name="_Toc49764301"/>
      <w:bookmarkStart w:id="444" w:name="_Ref417644950"/>
      <w:bookmarkStart w:id="445" w:name="_Toc49764471"/>
      <w:r w:rsidRPr="00EC76D5">
        <w:lastRenderedPageBreak/>
        <w:t>The Preprocessor</w:t>
      </w:r>
      <w:bookmarkEnd w:id="443"/>
    </w:p>
    <w:p w14:paraId="17A25FF3" w14:textId="17239286" w:rsidR="005B1C6D" w:rsidRPr="00EC76D5" w:rsidRDefault="005B1C6D" w:rsidP="005B1C6D">
      <w:r w:rsidRPr="00EC76D5">
        <w:t xml:space="preserve">Basically, the preprocessor is made up of two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46" w:name="_Ref418256130"/>
      <w:bookmarkStart w:id="447" w:name="_Toc49764302"/>
      <w:r w:rsidRPr="00EC76D5">
        <w:t>The Expression Parser</w:t>
      </w:r>
      <w:bookmarkEnd w:id="446"/>
      <w:bookmarkEnd w:id="447"/>
    </w:p>
    <w:p w14:paraId="176A4CB8" w14:textId="77777777" w:rsidR="005B1C6D" w:rsidRPr="00EC76D5" w:rsidRDefault="005B1C6D" w:rsidP="005B1C6D">
      <w:pPr>
        <w:pStyle w:val="Rubrik3"/>
      </w:pPr>
      <w:bookmarkStart w:id="448" w:name="_Toc49764303"/>
      <w:r w:rsidRPr="00EC76D5">
        <w:t>The Grammar</w:t>
      </w:r>
      <w:bookmarkEnd w:id="448"/>
    </w:p>
    <w:p w14:paraId="640DDAFA" w14:textId="70E81567"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Pr="00EC76D5">
        <w:fldChar w:fldCharType="begin"/>
      </w:r>
      <w:r w:rsidRPr="00EC76D5">
        <w:instrText xml:space="preserve"> REF _Ref418184656 \r \h </w:instrText>
      </w:r>
      <w:r w:rsidRPr="00EC76D5">
        <w:fldChar w:fldCharType="separate"/>
      </w:r>
      <w:r w:rsidR="00D46DBD">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49" w:name="_Toc49764304"/>
      <w:r>
        <w:t>The Parser</w:t>
      </w:r>
      <w:bookmarkEnd w:id="449"/>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50"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51" w:name="_Toc49764305"/>
      <w:r w:rsidRPr="00EC76D5">
        <w:lastRenderedPageBreak/>
        <w:t>The Scanner</w:t>
      </w:r>
      <w:bookmarkEnd w:id="450"/>
      <w:bookmarkEnd w:id="451"/>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452" w:name="_Toc49764306"/>
      <w:r>
        <w:t>The PreParser</w:t>
      </w:r>
      <w:bookmarkEnd w:id="452"/>
    </w:p>
    <w:p w14:paraId="06E1CD8A" w14:textId="77777777" w:rsidR="005B1C6D" w:rsidRDefault="005B1C6D" w:rsidP="005B1C6D">
      <w:pPr>
        <w:pStyle w:val="Rubrik3"/>
      </w:pPr>
      <w:bookmarkStart w:id="453" w:name="_Toc49764307"/>
      <w:r>
        <w:t>The Parser</w:t>
      </w:r>
      <w:bookmarkEnd w:id="453"/>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454" w:name="_Toc49764308"/>
      <w:r>
        <w:t>The Scanner</w:t>
      </w:r>
      <w:bookmarkEnd w:id="454"/>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55" w:name="_Toc49764309"/>
      <w:r w:rsidRPr="00EC76D5">
        <w:t>The Preprocessor</w:t>
      </w:r>
      <w:bookmarkEnd w:id="45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56" w:name="_Toc49764310"/>
      <w:r w:rsidRPr="00EC76D5">
        <w:t>Tri Graphs</w:t>
      </w:r>
      <w:bookmarkEnd w:id="45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57" w:name="_Toc49764311"/>
      <w:r w:rsidRPr="00EC76D5">
        <w:lastRenderedPageBreak/>
        <w:t>Comments, Strings, and Characters</w:t>
      </w:r>
      <w:bookmarkEnd w:id="45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58" w:name="_Ref418258402"/>
      <w:bookmarkStart w:id="459" w:name="_Toc49764312"/>
      <w:r w:rsidRPr="00EC76D5">
        <w:t>Slash Codes</w:t>
      </w:r>
      <w:bookmarkEnd w:id="458"/>
      <w:bookmarkEnd w:id="459"/>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octal  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460" w:name="_Toc49764313"/>
      <w:r w:rsidRPr="00EC76D5">
        <w:t>The Line List</w:t>
      </w:r>
      <w:bookmarkEnd w:id="46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lastRenderedPageBreak/>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lastRenderedPageBreak/>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461" w:name="_Toc49764314"/>
      <w:r w:rsidRPr="00EC76D5">
        <w:t>Lines</w:t>
      </w:r>
      <w:bookmarkEnd w:id="461"/>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62" w:name="_Toc49764315"/>
      <w:r w:rsidRPr="00EC76D5">
        <w:t>Includes</w:t>
      </w:r>
      <w:bookmarkEnd w:id="46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lastRenderedPageBreak/>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63" w:name="_Toc49764316"/>
      <w:r w:rsidRPr="00EC76D5">
        <w:t>Macros</w:t>
      </w:r>
      <w:bookmarkEnd w:id="46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lastRenderedPageBreak/>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lastRenderedPageBreak/>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lastRenderedPageBreak/>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lastRenderedPageBreak/>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lastRenderedPageBreak/>
        <w:t xml:space="preserve">    }</w:t>
      </w:r>
    </w:p>
    <w:p w14:paraId="5754271C" w14:textId="77777777" w:rsidR="005B1C6D" w:rsidRPr="00EC76D5" w:rsidRDefault="005B1C6D" w:rsidP="005B1C6D">
      <w:pPr>
        <w:pStyle w:val="Rubrik3"/>
      </w:pPr>
      <w:bookmarkStart w:id="464" w:name="_Toc49764317"/>
      <w:r w:rsidRPr="00EC76D5">
        <w:t>Conditional Programming</w:t>
      </w:r>
      <w:bookmarkEnd w:id="464"/>
    </w:p>
    <w:p w14:paraId="526D3151" w14:textId="6D1D4F4A"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lastRenderedPageBreak/>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lastRenderedPageBreak/>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65" w:name="_Toc49764318"/>
      <w:r w:rsidRPr="00EC76D5">
        <w:t>Macro Expansion</w:t>
      </w:r>
      <w:bookmarkEnd w:id="46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lastRenderedPageBreak/>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66" w:name="_Toc49764319"/>
      <w:r w:rsidRPr="00EC76D5">
        <w:t>String Merging</w:t>
      </w:r>
      <w:bookmarkEnd w:id="46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lastRenderedPageBreak/>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444"/>
      <w:bookmarkEnd w:id="44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67" w:name="_Toc49764472"/>
      <w:r w:rsidRPr="00EC76D5">
        <w:t>The Preprocessor Grammar</w:t>
      </w:r>
      <w:bookmarkEnd w:id="467"/>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68" w:name="_Toc49764473"/>
      <w:r w:rsidRPr="00EC76D5">
        <w:t xml:space="preserve">The </w:t>
      </w:r>
      <w:r w:rsidR="001C7B67" w:rsidRPr="00EC76D5">
        <w:t>Language</w:t>
      </w:r>
      <w:r w:rsidRPr="00EC76D5">
        <w:t xml:space="preserve"> Grammar</w:t>
      </w:r>
      <w:bookmarkEnd w:id="468"/>
    </w:p>
    <w:p w14:paraId="7F2EC249" w14:textId="0C2F6375"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69" w:name="_Ref418184656"/>
      <w:bookmarkStart w:id="470" w:name="_Toc49764294"/>
      <w:bookmarkStart w:id="471" w:name="_Toc49764474"/>
      <w:r>
        <w:lastRenderedPageBreak/>
        <w:t>GPPG and GPLEX</w:t>
      </w:r>
      <w:bookmarkEnd w:id="469"/>
      <w:bookmarkEnd w:id="470"/>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72" w:name="_Toc49764295"/>
      <w:r w:rsidRPr="00EC76D5">
        <w:t>The Language</w:t>
      </w:r>
      <w:bookmarkEnd w:id="47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73" w:name="_Toc49764296"/>
      <w:r w:rsidRPr="00EC76D5">
        <w:t>The Grammar</w:t>
      </w:r>
      <w:bookmarkEnd w:id="47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w:t>
      </w:r>
      <w:r w:rsidRPr="00EC76D5">
        <w:lastRenderedPageBreak/>
        <w:t xml:space="preserve">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74" w:name="_Toc49764297"/>
      <w:r>
        <w:t>GPPG</w:t>
      </w:r>
      <w:bookmarkEnd w:id="474"/>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6"/>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7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76" w:name="_Toc49764298"/>
      <w:r w:rsidRPr="00EC76D5">
        <w:lastRenderedPageBreak/>
        <w:t>J</w:t>
      </w:r>
      <w:r>
        <w:t>Plex</w:t>
      </w:r>
      <w:bookmarkEnd w:id="475"/>
      <w:bookmarkEnd w:id="476"/>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77" w:name="_Toc49764299"/>
      <w:r w:rsidRPr="00EC76D5">
        <w:t>Main</w:t>
      </w:r>
      <w:bookmarkEnd w:id="477"/>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78" w:name="_Toc49764448"/>
      <w:r w:rsidRPr="00EC76D5">
        <w:lastRenderedPageBreak/>
        <w:t>Auxiliary Classes</w:t>
      </w:r>
      <w:bookmarkEnd w:id="47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79" w:name="_Toc49764449"/>
      <w:r w:rsidRPr="00EC76D5">
        <w:t>Error Handling</w:t>
      </w:r>
      <w:bookmarkEnd w:id="47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480" w:name="_Toc49764450"/>
      <w:r w:rsidRPr="00EC76D5">
        <w:t>Container Classes</w:t>
      </w:r>
      <w:bookmarkEnd w:id="48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481" w:name="_Toc49764451"/>
      <w:r w:rsidRPr="00EC76D5">
        <w:t>Ordered Pair</w:t>
      </w:r>
      <w:bookmarkEnd w:id="48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482" w:name="_Toc49764452"/>
      <w:r w:rsidRPr="00EC76D5">
        <w:t>Triple</w:t>
      </w:r>
      <w:bookmarkEnd w:id="48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483" w:name="_Toc49764453"/>
      <w:r w:rsidRPr="00EC76D5">
        <w:t>Graph</w:t>
      </w:r>
      <w:bookmarkEnd w:id="48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484" w:name="_Toc49764454"/>
      <w:r w:rsidRPr="00EC76D5">
        <w:t>Addition and Removal of Vertices and Edges</w:t>
      </w:r>
      <w:bookmarkEnd w:id="48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485" w:name="_Toc49764455"/>
      <w:r w:rsidRPr="00EC76D5">
        <w:lastRenderedPageBreak/>
        <w:t>Graph Partition</w:t>
      </w:r>
      <w:bookmarkEnd w:id="485"/>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486" w:name="_Toc49764456"/>
      <w:r>
        <w:lastRenderedPageBreak/>
        <w:t>ListSet and ListMap</w:t>
      </w:r>
      <w:bookmarkEnd w:id="486"/>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471"/>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7"/>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487" w:name="_Toc320485572"/>
      <w:bookmarkStart w:id="488" w:name="_Toc323656681"/>
      <w:bookmarkStart w:id="489" w:name="_Toc324085419"/>
      <w:bookmarkStart w:id="490" w:name="_Toc383781071"/>
      <w:bookmarkStart w:id="491" w:name="_Toc49764475"/>
      <w:r w:rsidRPr="00EC76D5">
        <w:t>The Compiler and the Linker</w:t>
      </w:r>
      <w:bookmarkEnd w:id="487"/>
      <w:bookmarkEnd w:id="488"/>
      <w:bookmarkEnd w:id="489"/>
      <w:bookmarkEnd w:id="490"/>
      <w:bookmarkEnd w:id="49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B634F" w:rsidRPr="003F7CF1" w:rsidRDefault="005B634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B634F" w:rsidRPr="003F7CF1" w:rsidRDefault="005B634F"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B634F" w:rsidRPr="003F7CF1" w:rsidRDefault="005B634F"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5B634F" w:rsidRPr="003F7CF1" w:rsidRDefault="005B634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B634F" w:rsidRPr="003F7CF1" w:rsidRDefault="005B634F"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5B634F" w:rsidRPr="003F7CF1" w:rsidRDefault="005B634F"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B634F" w:rsidRPr="003F7CF1" w:rsidRDefault="005B634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B634F" w:rsidRPr="003F7CF1" w:rsidRDefault="005B634F"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B634F" w:rsidRPr="003F7CF1" w:rsidRDefault="005B634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B634F" w:rsidRPr="003F7CF1" w:rsidRDefault="005B634F"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B634F" w:rsidRPr="003F7CF1" w:rsidRDefault="005B634F"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B634F" w:rsidRPr="003F7CF1" w:rsidRDefault="005B634F"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5B634F" w:rsidRPr="003F7CF1" w:rsidRDefault="005B634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B634F" w:rsidRPr="003F7CF1" w:rsidRDefault="005B634F"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5B634F" w:rsidRPr="003F7CF1" w:rsidRDefault="005B634F"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B634F" w:rsidRPr="003F7CF1" w:rsidRDefault="005B634F"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B634F" w:rsidRPr="003F7CF1" w:rsidRDefault="005B634F"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B634F" w:rsidRPr="003F7CF1" w:rsidRDefault="005B634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492" w:name="_Toc320485573"/>
      <w:bookmarkStart w:id="493" w:name="_Toc323656682"/>
      <w:bookmarkStart w:id="494" w:name="_Toc324085420"/>
      <w:bookmarkStart w:id="495" w:name="_Toc383781072"/>
      <w:bookmarkStart w:id="496" w:name="_Toc49764476"/>
      <w:r w:rsidRPr="00EC76D5">
        <w:t>The Hello-World Program</w:t>
      </w:r>
      <w:bookmarkEnd w:id="492"/>
      <w:bookmarkEnd w:id="493"/>
      <w:bookmarkEnd w:id="494"/>
      <w:bookmarkEnd w:id="495"/>
      <w:bookmarkEnd w:id="49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8"/>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497" w:name="_Toc320485574"/>
      <w:bookmarkStart w:id="498" w:name="_Toc323656683"/>
      <w:bookmarkStart w:id="499" w:name="_Toc324085421"/>
      <w:bookmarkStart w:id="500" w:name="_Toc383781073"/>
      <w:bookmarkStart w:id="501" w:name="_Toc49764477"/>
      <w:r w:rsidRPr="00EC76D5">
        <w:t>Comments</w:t>
      </w:r>
      <w:bookmarkEnd w:id="497"/>
      <w:bookmarkEnd w:id="498"/>
      <w:bookmarkEnd w:id="499"/>
      <w:bookmarkEnd w:id="500"/>
      <w:bookmarkEnd w:id="50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9"/>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0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03" w:name="_Toc323656684"/>
      <w:bookmarkStart w:id="504" w:name="_Toc324085422"/>
      <w:bookmarkStart w:id="505" w:name="_Toc383781074"/>
      <w:bookmarkStart w:id="506" w:name="_Toc49764478"/>
      <w:r w:rsidRPr="00EC76D5">
        <w:t>Types and Variables</w:t>
      </w:r>
      <w:bookmarkEnd w:id="502"/>
      <w:bookmarkEnd w:id="503"/>
      <w:bookmarkEnd w:id="504"/>
      <w:bookmarkEnd w:id="505"/>
      <w:bookmarkEnd w:id="50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07" w:name="_Toc320485576"/>
      <w:bookmarkStart w:id="508" w:name="_Toc323656685"/>
      <w:bookmarkStart w:id="509" w:name="_Toc324085423"/>
      <w:bookmarkStart w:id="510" w:name="_Toc383781075"/>
      <w:bookmarkStart w:id="511" w:name="_Ref383781525"/>
      <w:bookmarkStart w:id="512" w:name="_Toc49764479"/>
      <w:r w:rsidRPr="00EC76D5">
        <w:t>Simple Types</w:t>
      </w:r>
      <w:bookmarkEnd w:id="507"/>
      <w:bookmarkEnd w:id="508"/>
      <w:bookmarkEnd w:id="509"/>
      <w:bookmarkEnd w:id="510"/>
      <w:bookmarkEnd w:id="511"/>
      <w:bookmarkEnd w:id="51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0"/>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3" w:name="_Toc320485577"/>
      <w:bookmarkStart w:id="514" w:name="_Toc323656686"/>
      <w:bookmarkStart w:id="515" w:name="_Toc324085424"/>
      <w:bookmarkStart w:id="516" w:name="_Toc383781076"/>
      <w:bookmarkStart w:id="517" w:name="_Toc49764480"/>
      <w:r w:rsidRPr="00EC76D5">
        <w:t>Variables</w:t>
      </w:r>
      <w:bookmarkEnd w:id="513"/>
      <w:bookmarkEnd w:id="514"/>
      <w:bookmarkEnd w:id="515"/>
      <w:bookmarkEnd w:id="516"/>
      <w:bookmarkEnd w:id="517"/>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1"/>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B634F" w:rsidRPr="003F7CF1" w:rsidRDefault="005B634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B634F" w:rsidRPr="003F7CF1" w:rsidRDefault="005B634F"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B634F" w:rsidRPr="003F7CF1" w:rsidRDefault="005B634F"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B634F" w:rsidRPr="003F7CF1" w:rsidRDefault="005B634F"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B634F" w:rsidRPr="003F7CF1" w:rsidRDefault="005B634F"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B634F" w:rsidRPr="003F7CF1" w:rsidRDefault="005B634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B634F" w:rsidRPr="003F7CF1" w:rsidRDefault="005B634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B634F" w:rsidRPr="003F7CF1" w:rsidRDefault="005B634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B634F" w:rsidRPr="003F7CF1" w:rsidRDefault="005B634F"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B634F" w:rsidRPr="003F7CF1" w:rsidRDefault="005B634F"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B634F" w:rsidRPr="003F7CF1" w:rsidRDefault="005B634F"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B634F" w:rsidRPr="003F7CF1" w:rsidRDefault="005B634F"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B634F" w:rsidRPr="003F7CF1" w:rsidRDefault="005B634F"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B634F" w:rsidRPr="003F7CF1" w:rsidRDefault="005B634F"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B634F" w:rsidRPr="003F7CF1" w:rsidRDefault="005B634F"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B634F" w:rsidRPr="003F7CF1" w:rsidRDefault="005B634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2"/>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8" w:name="_Toc320485578"/>
      <w:bookmarkStart w:id="519" w:name="_Toc323656687"/>
      <w:bookmarkStart w:id="520" w:name="_Toc324085425"/>
      <w:bookmarkStart w:id="521" w:name="_Toc383781077"/>
      <w:bookmarkStart w:id="522" w:name="_Toc49764481"/>
      <w:bookmarkStart w:id="523" w:name="_Toc320485579"/>
      <w:r w:rsidRPr="00EC76D5">
        <w:t>Constants</w:t>
      </w:r>
      <w:bookmarkEnd w:id="518"/>
      <w:bookmarkEnd w:id="519"/>
      <w:bookmarkEnd w:id="520"/>
      <w:bookmarkEnd w:id="521"/>
      <w:bookmarkEnd w:id="522"/>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4" w:name="_Toc323656688"/>
      <w:bookmarkStart w:id="525" w:name="_Toc324085426"/>
      <w:bookmarkStart w:id="526" w:name="_Toc383781078"/>
      <w:bookmarkStart w:id="527" w:name="_Toc49764482"/>
      <w:r w:rsidRPr="00EC76D5">
        <w:t>Output</w:t>
      </w:r>
      <w:bookmarkEnd w:id="523"/>
      <w:bookmarkEnd w:id="524"/>
      <w:bookmarkEnd w:id="525"/>
      <w:bookmarkEnd w:id="526"/>
      <w:bookmarkEnd w:id="527"/>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3"/>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80"/>
      <w:bookmarkStart w:id="529" w:name="_Toc323656689"/>
      <w:bookmarkStart w:id="530" w:name="_Toc324085427"/>
      <w:bookmarkStart w:id="531" w:name="_Toc383781079"/>
      <w:bookmarkStart w:id="532" w:name="_Toc49764483"/>
      <w:r w:rsidRPr="00EC76D5">
        <w:t>Input</w:t>
      </w:r>
      <w:bookmarkEnd w:id="528"/>
      <w:bookmarkEnd w:id="529"/>
      <w:bookmarkEnd w:id="530"/>
      <w:bookmarkEnd w:id="531"/>
      <w:bookmarkEnd w:id="532"/>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4"/>
      </w:r>
      <w:r w:rsidRPr="00EC76D5">
        <w:t>.</w:t>
      </w:r>
    </w:p>
    <w:p w14:paraId="0CA40E7A" w14:textId="71744F54"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33"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5"/>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3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5" w:name="_Toc323656690"/>
      <w:bookmarkStart w:id="536" w:name="_Toc324085428"/>
      <w:bookmarkStart w:id="537" w:name="_Toc383781080"/>
      <w:bookmarkStart w:id="538" w:name="_Toc49764484"/>
      <w:r w:rsidRPr="00EC76D5">
        <w:t>Enumerations</w:t>
      </w:r>
      <w:bookmarkEnd w:id="533"/>
      <w:bookmarkEnd w:id="535"/>
      <w:bookmarkEnd w:id="536"/>
      <w:bookmarkEnd w:id="537"/>
      <w:bookmarkEnd w:id="53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6"/>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82"/>
      <w:bookmarkStart w:id="540" w:name="_Toc323656691"/>
      <w:bookmarkStart w:id="541" w:name="_Toc324085429"/>
      <w:bookmarkStart w:id="542" w:name="_Toc383781081"/>
      <w:bookmarkStart w:id="543" w:name="_Toc49764485"/>
      <w:r w:rsidRPr="00EC76D5">
        <w:t>Arrays</w:t>
      </w:r>
      <w:bookmarkEnd w:id="539"/>
      <w:bookmarkEnd w:id="540"/>
      <w:bookmarkEnd w:id="541"/>
      <w:bookmarkEnd w:id="542"/>
      <w:bookmarkEnd w:id="54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B634F" w:rsidRPr="003F7CF1" w:rsidRDefault="005B634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5B634F" w:rsidRPr="003F7CF1" w:rsidRDefault="005B634F"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B634F" w:rsidRPr="003F7CF1" w:rsidRDefault="005B634F"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B634F" w:rsidRPr="003F7CF1" w:rsidRDefault="005B634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B634F" w:rsidRPr="003F7CF1" w:rsidRDefault="005B634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B634F" w:rsidRPr="003F7CF1" w:rsidRDefault="005B634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B634F" w:rsidRPr="003F7CF1" w:rsidRDefault="005B634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B634F" w:rsidRPr="003F7CF1" w:rsidRDefault="005B634F"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B634F" w:rsidRPr="003F7CF1" w:rsidRDefault="005B634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B634F" w:rsidRPr="003F7CF1" w:rsidRDefault="005B634F"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B634F" w:rsidRPr="003F7CF1" w:rsidRDefault="005B634F"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B634F" w:rsidRPr="003F7CF1" w:rsidRDefault="005B634F"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B634F" w:rsidRPr="003F7CF1" w:rsidRDefault="005B634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B634F" w:rsidRPr="003F7CF1" w:rsidRDefault="005B634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B634F" w:rsidRPr="003F7CF1" w:rsidRDefault="005B634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B634F" w:rsidRPr="003F7CF1" w:rsidRDefault="005B634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B634F" w:rsidRPr="003F7CF1" w:rsidRDefault="005B634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B634F" w:rsidRPr="003F7CF1" w:rsidRDefault="005B63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B634F" w:rsidRPr="003F7CF1" w:rsidRDefault="005B63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B634F" w:rsidRPr="003F7CF1" w:rsidRDefault="005B634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B634F" w:rsidRPr="003F7CF1" w:rsidRDefault="005B63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B634F" w:rsidRPr="003F7CF1" w:rsidRDefault="005B63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B634F" w:rsidRPr="003F7CF1" w:rsidRDefault="005B63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B634F" w:rsidRPr="003F7CF1" w:rsidRDefault="005B63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B634F" w:rsidRPr="003F7CF1" w:rsidRDefault="005B634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B634F" w:rsidRPr="003F7CF1" w:rsidRDefault="005B634F"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B634F" w:rsidRPr="003F7CF1" w:rsidRDefault="005B63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B634F" w:rsidRPr="003F7CF1" w:rsidRDefault="005B63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B634F" w:rsidRPr="003F7CF1" w:rsidRDefault="005B634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B634F" w:rsidRPr="003F7CF1" w:rsidRDefault="005B634F"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B634F" w:rsidRPr="003F7CF1" w:rsidRDefault="005B634F"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B634F" w:rsidRPr="003F7CF1" w:rsidRDefault="005B634F"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B634F" w:rsidRPr="003F7CF1" w:rsidRDefault="005B634F"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B634F" w:rsidRPr="003F7CF1" w:rsidRDefault="005B634F"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B634F" w:rsidRPr="003F7CF1" w:rsidRDefault="005B634F"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B634F" w:rsidRPr="003F7CF1" w:rsidRDefault="005B634F"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B634F" w:rsidRPr="003F7CF1" w:rsidRDefault="005B634F"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B634F" w:rsidRPr="003F7CF1" w:rsidRDefault="005B634F"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B634F" w:rsidRPr="003F7CF1" w:rsidRDefault="005B634F"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B634F" w:rsidRPr="003F7CF1" w:rsidRDefault="005B634F"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B634F" w:rsidRPr="003F7CF1" w:rsidRDefault="005B634F"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B634F" w:rsidRPr="003F7CF1" w:rsidRDefault="005B634F"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B634F" w:rsidRPr="003F7CF1" w:rsidRDefault="005B634F"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B634F" w:rsidRPr="003F7CF1" w:rsidRDefault="005B634F"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B634F" w:rsidRPr="003F7CF1" w:rsidRDefault="005B634F"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B634F" w:rsidRPr="003F7CF1" w:rsidRDefault="005B634F"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B634F" w:rsidRPr="003F7CF1" w:rsidRDefault="005B634F"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B634F" w:rsidRPr="003F7CF1" w:rsidRDefault="005B634F"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B634F" w:rsidRPr="003F7CF1" w:rsidRDefault="005B634F"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B634F" w:rsidRPr="003F7CF1" w:rsidRDefault="005B634F"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B634F" w:rsidRPr="003F7CF1" w:rsidRDefault="005B634F"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B634F" w:rsidRPr="003F7CF1" w:rsidRDefault="005B634F"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B634F" w:rsidRPr="003F7CF1" w:rsidRDefault="005B634F"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B634F" w:rsidRPr="003F7CF1" w:rsidRDefault="005B634F"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B634F" w:rsidRPr="003F7CF1" w:rsidRDefault="005B634F"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B634F" w:rsidRPr="003F7CF1" w:rsidRDefault="005B634F"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B634F" w:rsidRPr="003F7CF1" w:rsidRDefault="005B634F"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B634F" w:rsidRPr="003F7CF1" w:rsidRDefault="005B634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B634F" w:rsidRPr="003F7CF1" w:rsidRDefault="005B634F"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B634F" w:rsidRPr="003F7CF1" w:rsidRDefault="005B634F"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B634F" w:rsidRPr="003F7CF1" w:rsidRDefault="005B634F"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B634F" w:rsidRPr="003F7CF1" w:rsidRDefault="005B634F"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B634F" w:rsidRPr="003F7CF1" w:rsidRDefault="005B634F"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B634F" w:rsidRPr="003F7CF1" w:rsidRDefault="005B634F"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B634F" w:rsidRPr="003F7CF1" w:rsidRDefault="005B634F"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B634F" w:rsidRPr="003F7CF1" w:rsidRDefault="005B634F"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B634F" w:rsidRPr="003F7CF1" w:rsidRDefault="005B634F"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B634F" w:rsidRPr="003F7CF1" w:rsidRDefault="005B634F"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4" w:name="_Toc320485583"/>
      <w:bookmarkStart w:id="545" w:name="_Toc323656692"/>
      <w:bookmarkStart w:id="546" w:name="_Toc324085430"/>
      <w:bookmarkStart w:id="547" w:name="_Toc383781082"/>
      <w:bookmarkStart w:id="548" w:name="_Toc49764486"/>
      <w:r w:rsidRPr="00EC76D5">
        <w:t>Characters and Strings</w:t>
      </w:r>
      <w:bookmarkEnd w:id="544"/>
      <w:bookmarkEnd w:id="545"/>
      <w:bookmarkEnd w:id="546"/>
      <w:bookmarkEnd w:id="547"/>
      <w:bookmarkEnd w:id="548"/>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B634F" w:rsidRPr="003F7CF1" w:rsidRDefault="005B634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B634F" w:rsidRPr="003F7CF1" w:rsidRDefault="005B634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B634F" w:rsidRPr="003F7CF1" w:rsidRDefault="005B634F"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B634F" w:rsidRPr="003F7CF1" w:rsidRDefault="005B634F"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B634F" w:rsidRPr="003F7CF1" w:rsidRDefault="005B634F"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B634F" w:rsidRPr="003F7CF1" w:rsidRDefault="005B634F"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B634F" w:rsidRPr="003F7CF1" w:rsidRDefault="005B634F"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B634F" w:rsidRPr="003F7CF1" w:rsidRDefault="005B634F"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3656693"/>
      <w:bookmarkStart w:id="550" w:name="_Toc324085431"/>
      <w:bookmarkStart w:id="551" w:name="_Toc383781083"/>
      <w:bookmarkStart w:id="552" w:name="_Toc49764487"/>
      <w:r w:rsidRPr="00EC76D5">
        <w:t>The ASCII Table</w:t>
      </w:r>
      <w:bookmarkEnd w:id="549"/>
      <w:bookmarkEnd w:id="550"/>
      <w:bookmarkEnd w:id="551"/>
      <w:bookmarkEnd w:id="552"/>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3" w:name="_Toc320485584"/>
      <w:bookmarkStart w:id="554" w:name="_Toc323656694"/>
      <w:bookmarkStart w:id="555" w:name="_Toc324085432"/>
      <w:bookmarkStart w:id="556" w:name="_Ref383780778"/>
      <w:bookmarkStart w:id="557" w:name="_Toc383781084"/>
      <w:bookmarkStart w:id="558" w:name="_Toc49764488"/>
      <w:r w:rsidRPr="00EC76D5">
        <w:t>Pointers</w:t>
      </w:r>
      <w:bookmarkEnd w:id="553"/>
      <w:bookmarkEnd w:id="554"/>
      <w:bookmarkEnd w:id="555"/>
      <w:bookmarkEnd w:id="556"/>
      <w:bookmarkEnd w:id="557"/>
      <w:bookmarkEnd w:id="55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B634F" w:rsidRPr="003F7CF1" w:rsidRDefault="005B634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B634F" w:rsidRPr="003F7CF1" w:rsidRDefault="005B63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B634F" w:rsidRPr="003F7CF1" w:rsidRDefault="005B634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B634F" w:rsidRPr="003F7CF1" w:rsidRDefault="005B634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B634F" w:rsidRPr="003F7CF1" w:rsidRDefault="005B634F"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B634F" w:rsidRPr="003F7CF1" w:rsidRDefault="005B634F"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B634F" w:rsidRPr="003F7CF1" w:rsidRDefault="005B634F"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B634F" w:rsidRPr="003F7CF1" w:rsidRDefault="005B634F"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B634F" w:rsidRPr="003F7CF1" w:rsidRDefault="005B634F"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B634F" w:rsidRPr="003F7CF1" w:rsidRDefault="005B634F"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B634F" w:rsidRPr="003F7CF1" w:rsidRDefault="005B634F"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B634F" w:rsidRPr="003F7CF1" w:rsidRDefault="005B634F"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B634F" w:rsidRPr="003F7CF1" w:rsidRDefault="005B634F"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B634F" w:rsidRPr="003F7CF1" w:rsidRDefault="005B634F"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B634F" w:rsidRPr="003F7CF1" w:rsidRDefault="005B634F"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B634F" w:rsidRPr="003F7CF1" w:rsidRDefault="005B634F"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B634F" w:rsidRPr="003F7CF1" w:rsidRDefault="005B634F"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B634F" w:rsidRPr="003F7CF1" w:rsidRDefault="005B63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B634F" w:rsidRPr="003F7CF1" w:rsidRDefault="005B634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B634F" w:rsidRPr="003F7CF1" w:rsidRDefault="005B634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B634F" w:rsidRPr="003F7CF1" w:rsidRDefault="005B634F"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B634F" w:rsidRPr="003F7CF1" w:rsidRDefault="005B634F"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B634F" w:rsidRPr="003F7CF1" w:rsidRDefault="005B634F"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B634F" w:rsidRPr="003F7CF1" w:rsidRDefault="005B634F"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7"/>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8"/>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9" w:name="_Toc320485585"/>
      <w:bookmarkStart w:id="560" w:name="_Toc323656695"/>
      <w:bookmarkStart w:id="561" w:name="_Toc324085433"/>
      <w:bookmarkStart w:id="562" w:name="_Toc383781085"/>
      <w:bookmarkStart w:id="563" w:name="_Toc49764489"/>
      <w:r w:rsidRPr="00EC76D5">
        <w:t>Pointers and Dynamic Memory</w:t>
      </w:r>
      <w:bookmarkEnd w:id="559"/>
      <w:bookmarkEnd w:id="560"/>
      <w:bookmarkEnd w:id="561"/>
      <w:bookmarkEnd w:id="562"/>
      <w:bookmarkEnd w:id="56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B634F" w:rsidRPr="003F7CF1" w:rsidRDefault="005B63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B634F" w:rsidRPr="003F7CF1" w:rsidRDefault="005B634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B634F" w:rsidRPr="003F7CF1" w:rsidRDefault="005B634F"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B634F" w:rsidRPr="003F7CF1" w:rsidRDefault="005B634F"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B634F" w:rsidRPr="003F7CF1" w:rsidRDefault="005B634F"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B634F" w:rsidRPr="003F7CF1" w:rsidRDefault="005B63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B634F" w:rsidRPr="003F7CF1" w:rsidRDefault="005B634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B634F" w:rsidRPr="003F7CF1" w:rsidRDefault="005B634F"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B634F" w:rsidRPr="003F7CF1" w:rsidRDefault="005B634F"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B634F" w:rsidRPr="003F7CF1" w:rsidRDefault="005B63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B634F" w:rsidRPr="003F7CF1" w:rsidRDefault="005B63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B634F" w:rsidRPr="003F7CF1" w:rsidRDefault="005B634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B634F" w:rsidRPr="003F7CF1" w:rsidRDefault="005B634F"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B634F" w:rsidRPr="003F7CF1" w:rsidRDefault="005B634F"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B634F" w:rsidRPr="003F7CF1" w:rsidRDefault="005B634F"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B634F" w:rsidRPr="003F7CF1" w:rsidRDefault="005B634F"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B634F" w:rsidRPr="003F7CF1" w:rsidRDefault="005B634F"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B634F" w:rsidRPr="003F7CF1" w:rsidRDefault="005B634F"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B634F" w:rsidRPr="003F7CF1" w:rsidRDefault="005B634F"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B634F" w:rsidRPr="003F7CF1" w:rsidRDefault="005B634F"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B634F" w:rsidRPr="003F7CF1" w:rsidRDefault="005B63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B634F" w:rsidRPr="003F7CF1" w:rsidRDefault="005B634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B634F" w:rsidRPr="003F7CF1" w:rsidRDefault="005B634F"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B634F" w:rsidRPr="003F7CF1" w:rsidRDefault="005B634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B634F" w:rsidRPr="003F7CF1" w:rsidRDefault="005B634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B634F" w:rsidRPr="003F7CF1" w:rsidRDefault="005B634F"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B634F" w:rsidRPr="003F7CF1" w:rsidRDefault="005B634F"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B634F" w:rsidRPr="003F7CF1" w:rsidRDefault="005B634F"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B634F" w:rsidRPr="003F7CF1" w:rsidRDefault="005B634F"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B634F" w:rsidRPr="003F7CF1" w:rsidRDefault="005B634F"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B634F" w:rsidRPr="003F7CF1" w:rsidRDefault="005B634F"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B634F" w:rsidRPr="003F7CF1" w:rsidRDefault="005B63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B634F" w:rsidRPr="003F7CF1" w:rsidRDefault="005B634F"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B634F" w:rsidRPr="003F7CF1" w:rsidRDefault="005B634F"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B634F" w:rsidRPr="003F7CF1" w:rsidRDefault="005B634F"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B634F" w:rsidRPr="003F7CF1" w:rsidRDefault="005B634F"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B634F" w:rsidRPr="003F7CF1" w:rsidRDefault="005B63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B634F" w:rsidRPr="003F7CF1" w:rsidRDefault="005B634F"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B634F" w:rsidRPr="003F7CF1" w:rsidRDefault="005B634F"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B634F" w:rsidRPr="003F7CF1" w:rsidRDefault="005B63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B634F" w:rsidRPr="003F7CF1" w:rsidRDefault="005B634F"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B634F" w:rsidRPr="003F7CF1" w:rsidRDefault="005B634F"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B634F" w:rsidRPr="003F7CF1" w:rsidRDefault="005B634F"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B634F" w:rsidRPr="003F7CF1" w:rsidRDefault="005B634F"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B634F" w:rsidRPr="003F7CF1" w:rsidRDefault="005B63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B634F" w:rsidRPr="003F7CF1" w:rsidRDefault="005B634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B634F" w:rsidRPr="003F7CF1" w:rsidRDefault="005B634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B634F" w:rsidRPr="003F7CF1" w:rsidRDefault="005B63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B634F" w:rsidRPr="003F7CF1" w:rsidRDefault="005B63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B634F" w:rsidRPr="003F7CF1" w:rsidRDefault="005B634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B634F" w:rsidRPr="003F7CF1" w:rsidRDefault="005B634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B634F" w:rsidRPr="003F7CF1" w:rsidRDefault="005B634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B634F" w:rsidRPr="003F7CF1" w:rsidRDefault="005B63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B634F" w:rsidRPr="003F7CF1" w:rsidRDefault="005B63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B634F" w:rsidRPr="003F7CF1" w:rsidRDefault="005B634F"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B634F" w:rsidRPr="003F7CF1" w:rsidRDefault="005B634F"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B634F" w:rsidRPr="003F7CF1" w:rsidRDefault="005B634F"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B634F" w:rsidRPr="003F7CF1" w:rsidRDefault="005B634F"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B634F" w:rsidRPr="003F7CF1" w:rsidRDefault="005B634F"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B634F" w:rsidRPr="003F7CF1" w:rsidRDefault="005B634F"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B634F" w:rsidRPr="003F7CF1" w:rsidRDefault="005B634F"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B634F" w:rsidRPr="003F7CF1" w:rsidRDefault="005B634F"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B634F" w:rsidRPr="003F7CF1" w:rsidRDefault="005B634F"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B634F" w:rsidRPr="003F7CF1" w:rsidRDefault="005B634F"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B634F" w:rsidRPr="003F7CF1" w:rsidRDefault="005B634F"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B634F" w:rsidRPr="003F7CF1" w:rsidRDefault="005B634F"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B634F" w:rsidRPr="003F7CF1" w:rsidRDefault="005B634F"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B634F" w:rsidRPr="003F7CF1" w:rsidRDefault="005B634F"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4" w:name="_Toc320485586"/>
      <w:bookmarkStart w:id="565" w:name="_Toc323656696"/>
      <w:bookmarkStart w:id="566" w:name="_Toc324085434"/>
      <w:bookmarkStart w:id="567" w:name="_Toc383781086"/>
      <w:bookmarkStart w:id="568" w:name="_Toc49764490"/>
      <w:r w:rsidRPr="00EC76D5">
        <w:t>Defining our own types</w:t>
      </w:r>
      <w:bookmarkEnd w:id="564"/>
      <w:bookmarkEnd w:id="565"/>
      <w:bookmarkEnd w:id="566"/>
      <w:bookmarkEnd w:id="567"/>
      <w:bookmarkEnd w:id="56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9" w:name="_Toc320485587"/>
      <w:bookmarkStart w:id="570" w:name="_Toc323656697"/>
      <w:bookmarkStart w:id="571" w:name="_Toc324085435"/>
      <w:bookmarkStart w:id="572" w:name="_Toc383781087"/>
      <w:bookmarkStart w:id="573" w:name="_Toc49764491"/>
      <w:r w:rsidRPr="00EC76D5">
        <w:t>The Type Size</w:t>
      </w:r>
      <w:bookmarkEnd w:id="569"/>
      <w:bookmarkEnd w:id="570"/>
      <w:bookmarkEnd w:id="571"/>
      <w:bookmarkEnd w:id="572"/>
      <w:bookmarkEnd w:id="573"/>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19"/>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7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75" w:name="_Toc320485588"/>
      <w:bookmarkStart w:id="576" w:name="_Toc323656698"/>
      <w:bookmarkStart w:id="577" w:name="_Toc324085436"/>
      <w:bookmarkStart w:id="578" w:name="_Toc383781088"/>
      <w:bookmarkStart w:id="579" w:name="_Toc49764492"/>
      <w:r w:rsidRPr="00EC76D5">
        <w:t>Expressions and Operators</w:t>
      </w:r>
      <w:bookmarkEnd w:id="575"/>
      <w:bookmarkEnd w:id="576"/>
      <w:bookmarkEnd w:id="577"/>
      <w:bookmarkEnd w:id="578"/>
      <w:bookmarkEnd w:id="57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B634F" w:rsidRPr="003F7CF1" w:rsidRDefault="005B634F"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3077939"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B634F" w:rsidRPr="003F7CF1" w:rsidRDefault="005B634F"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B634F" w:rsidRPr="003F7CF1" w:rsidRDefault="005B634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B634F" w:rsidRPr="003F7CF1" w:rsidRDefault="005B634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B634F" w:rsidRPr="003F7CF1" w:rsidRDefault="005B634F"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3077939"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B634F" w:rsidRPr="003F7CF1" w:rsidRDefault="005B634F"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B634F" w:rsidRPr="003F7CF1" w:rsidRDefault="005B634F"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B634F" w:rsidRPr="003F7CF1" w:rsidRDefault="005B634F"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9"/>
      <w:bookmarkStart w:id="581" w:name="_Toc323656699"/>
      <w:bookmarkStart w:id="582" w:name="_Toc324085437"/>
      <w:bookmarkStart w:id="583" w:name="_Toc383781089"/>
      <w:bookmarkStart w:id="584" w:name="_Toc49764493"/>
      <w:r w:rsidRPr="00EC76D5">
        <w:t>Arithmetic Operators</w:t>
      </w:r>
      <w:bookmarkEnd w:id="580"/>
      <w:bookmarkEnd w:id="581"/>
      <w:bookmarkEnd w:id="582"/>
      <w:bookmarkEnd w:id="583"/>
      <w:bookmarkEnd w:id="58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5" w:name="_Toc320485590"/>
      <w:bookmarkStart w:id="586" w:name="_Toc323656700"/>
      <w:bookmarkStart w:id="587" w:name="_Toc324085438"/>
      <w:bookmarkStart w:id="588" w:name="_Toc383781090"/>
      <w:bookmarkStart w:id="589" w:name="_Toc49764494"/>
      <w:r w:rsidRPr="00EC76D5">
        <w:rPr>
          <w:rStyle w:val="Italic"/>
          <w:i w:val="0"/>
        </w:rPr>
        <w:t>Pointer Arithmetic</w:t>
      </w:r>
      <w:bookmarkEnd w:id="585"/>
      <w:bookmarkEnd w:id="586"/>
      <w:bookmarkEnd w:id="587"/>
      <w:bookmarkEnd w:id="588"/>
      <w:bookmarkEnd w:id="58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B634F" w:rsidRPr="003F7CF1" w:rsidRDefault="005B634F"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B634F" w:rsidRPr="003F7CF1" w:rsidRDefault="005B634F"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B634F" w:rsidRPr="003F7CF1" w:rsidRDefault="005B634F"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B634F" w:rsidRPr="003F7CF1" w:rsidRDefault="005B634F"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B634F" w:rsidRPr="003F7CF1" w:rsidRDefault="005B634F"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B634F" w:rsidRPr="003F7CF1" w:rsidRDefault="005B634F"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B634F" w:rsidRPr="003F7CF1" w:rsidRDefault="005B634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B634F" w:rsidRPr="003F7CF1" w:rsidRDefault="005B634F"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B634F" w:rsidRPr="003F7CF1" w:rsidRDefault="005B634F"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B634F" w:rsidRPr="003F7CF1" w:rsidRDefault="005B634F"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B634F" w:rsidRPr="003F7CF1" w:rsidRDefault="005B634F"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B634F" w:rsidRPr="003F7CF1" w:rsidRDefault="005B634F"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B634F" w:rsidRPr="003F7CF1" w:rsidRDefault="005B634F"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B634F" w:rsidRPr="003F7CF1" w:rsidRDefault="005B634F"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B634F" w:rsidRPr="003F7CF1" w:rsidRDefault="005B634F"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B634F" w:rsidRPr="003F7CF1" w:rsidRDefault="005B634F"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B634F" w:rsidRPr="003F7CF1" w:rsidRDefault="005B634F"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B634F" w:rsidRPr="003F7CF1" w:rsidRDefault="005B634F"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B634F" w:rsidRPr="003F7CF1" w:rsidRDefault="005B634F"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91"/>
      <w:bookmarkStart w:id="591" w:name="_Toc323656701"/>
      <w:bookmarkStart w:id="592" w:name="_Toc324085439"/>
      <w:bookmarkStart w:id="593" w:name="_Toc383781091"/>
      <w:bookmarkStart w:id="594" w:name="_Toc49764495"/>
      <w:r w:rsidRPr="00EC76D5">
        <w:t>Increment and decrement</w:t>
      </w:r>
      <w:bookmarkEnd w:id="590"/>
      <w:bookmarkEnd w:id="591"/>
      <w:bookmarkEnd w:id="592"/>
      <w:bookmarkEnd w:id="593"/>
      <w:bookmarkEnd w:id="59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0"/>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 w:name="_Toc320485592"/>
      <w:bookmarkStart w:id="596" w:name="_Toc323656702"/>
      <w:bookmarkStart w:id="597" w:name="_Toc324085440"/>
      <w:bookmarkStart w:id="598" w:name="_Toc383781092"/>
      <w:bookmarkStart w:id="599" w:name="_Toc49764496"/>
      <w:r w:rsidRPr="00EC76D5">
        <w:t>Relational Operators</w:t>
      </w:r>
      <w:bookmarkEnd w:id="595"/>
      <w:bookmarkEnd w:id="596"/>
      <w:bookmarkEnd w:id="597"/>
      <w:bookmarkEnd w:id="598"/>
      <w:bookmarkEnd w:id="59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1"/>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0485593"/>
      <w:bookmarkStart w:id="601" w:name="_Toc323656703"/>
      <w:bookmarkStart w:id="602" w:name="_Toc324085441"/>
      <w:bookmarkStart w:id="603" w:name="_Toc383781093"/>
      <w:bookmarkStart w:id="604" w:name="_Toc49764497"/>
      <w:r w:rsidRPr="00EC76D5">
        <w:t>Logical Operators</w:t>
      </w:r>
      <w:bookmarkEnd w:id="600"/>
      <w:bookmarkEnd w:id="601"/>
      <w:bookmarkEnd w:id="602"/>
      <w:bookmarkEnd w:id="603"/>
      <w:bookmarkEnd w:id="60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 w:name="_Toc320485594"/>
      <w:bookmarkStart w:id="606" w:name="_Toc323656704"/>
      <w:bookmarkStart w:id="607" w:name="_Toc324085442"/>
      <w:bookmarkStart w:id="608" w:name="_Toc383781094"/>
      <w:bookmarkStart w:id="609" w:name="_Toc49764498"/>
      <w:r w:rsidRPr="00EC76D5">
        <w:t>Bitwise Operators</w:t>
      </w:r>
      <w:bookmarkEnd w:id="605"/>
      <w:bookmarkEnd w:id="606"/>
      <w:bookmarkEnd w:id="607"/>
      <w:bookmarkEnd w:id="608"/>
      <w:bookmarkEnd w:id="60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35pt;height:18.1pt" o:ole="">
            <v:imagedata r:id="rId12" o:title=""/>
          </v:shape>
          <o:OLEObject Type="Embed" ProgID="Equation.3" ShapeID="_x0000_i1027" DrawAspect="Content" ObjectID="_1663077934"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35pt;height:18.1pt" o:ole="">
            <v:imagedata r:id="rId14" o:title=""/>
          </v:shape>
          <o:OLEObject Type="Embed" ProgID="Equation.3" ShapeID="_x0000_i1028" DrawAspect="Content" ObjectID="_1663077935"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0" w:name="_Toc320485595"/>
      <w:bookmarkStart w:id="611" w:name="_Toc323656705"/>
      <w:bookmarkStart w:id="612" w:name="_Toc324085443"/>
      <w:bookmarkStart w:id="613" w:name="_Toc383781095"/>
      <w:bookmarkStart w:id="614" w:name="_Toc49764499"/>
      <w:r w:rsidRPr="00EC76D5">
        <w:lastRenderedPageBreak/>
        <w:t>Assignment</w:t>
      </w:r>
      <w:bookmarkEnd w:id="610"/>
      <w:bookmarkEnd w:id="611"/>
      <w:bookmarkEnd w:id="612"/>
      <w:bookmarkEnd w:id="613"/>
      <w:bookmarkEnd w:id="61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96"/>
      <w:bookmarkStart w:id="616" w:name="_Toc323656706"/>
      <w:bookmarkStart w:id="617" w:name="_Toc324085444"/>
      <w:bookmarkStart w:id="618" w:name="_Toc383781096"/>
      <w:bookmarkStart w:id="619" w:name="_Toc49764500"/>
      <w:r w:rsidRPr="00EC76D5">
        <w:t>The Condition Operator</w:t>
      </w:r>
      <w:bookmarkEnd w:id="615"/>
      <w:bookmarkEnd w:id="616"/>
      <w:bookmarkEnd w:id="617"/>
      <w:bookmarkEnd w:id="618"/>
      <w:bookmarkEnd w:id="61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97"/>
      <w:bookmarkStart w:id="621" w:name="_Toc323656707"/>
      <w:bookmarkStart w:id="622" w:name="_Toc324085445"/>
      <w:bookmarkStart w:id="623" w:name="_Toc383781097"/>
      <w:bookmarkStart w:id="624" w:name="_Toc49764501"/>
      <w:r w:rsidRPr="00EC76D5">
        <w:t>Precedence and Associatively</w:t>
      </w:r>
      <w:bookmarkEnd w:id="620"/>
      <w:bookmarkEnd w:id="621"/>
      <w:bookmarkEnd w:id="622"/>
      <w:bookmarkEnd w:id="623"/>
      <w:bookmarkEnd w:id="62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25" w:name="_Toc320485598"/>
      <w:bookmarkStart w:id="626" w:name="_Toc323656708"/>
      <w:bookmarkStart w:id="627" w:name="_Toc324085446"/>
      <w:bookmarkStart w:id="628" w:name="_Toc383781098"/>
      <w:bookmarkStart w:id="629" w:name="_Toc49764502"/>
      <w:r w:rsidRPr="00EC76D5">
        <w:t>Statements</w:t>
      </w:r>
      <w:bookmarkEnd w:id="625"/>
      <w:bookmarkEnd w:id="626"/>
      <w:bookmarkEnd w:id="627"/>
      <w:bookmarkEnd w:id="628"/>
      <w:bookmarkEnd w:id="62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0" w:name="_Toc320485599"/>
      <w:bookmarkStart w:id="631" w:name="_Toc323656709"/>
      <w:bookmarkStart w:id="632" w:name="_Toc324085447"/>
      <w:bookmarkStart w:id="633" w:name="_Toc383781099"/>
      <w:bookmarkStart w:id="634" w:name="_Toc49764503"/>
      <w:r w:rsidRPr="00EC76D5">
        <w:t>Selection statements</w:t>
      </w:r>
      <w:bookmarkEnd w:id="630"/>
      <w:bookmarkEnd w:id="631"/>
      <w:bookmarkEnd w:id="632"/>
      <w:bookmarkEnd w:id="633"/>
      <w:bookmarkEnd w:id="63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2"/>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600"/>
      <w:bookmarkStart w:id="636" w:name="_Toc323656710"/>
      <w:bookmarkStart w:id="637" w:name="_Toc324085448"/>
      <w:bookmarkStart w:id="638" w:name="_Toc383781100"/>
      <w:bookmarkStart w:id="639" w:name="_Toc49764504"/>
      <w:r w:rsidRPr="00EC76D5">
        <w:t>Iteration statements</w:t>
      </w:r>
      <w:bookmarkEnd w:id="635"/>
      <w:bookmarkEnd w:id="636"/>
      <w:bookmarkEnd w:id="637"/>
      <w:bookmarkEnd w:id="638"/>
      <w:bookmarkEnd w:id="639"/>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601"/>
      <w:bookmarkStart w:id="641" w:name="_Toc323656711"/>
      <w:bookmarkStart w:id="642" w:name="_Toc324085449"/>
      <w:bookmarkStart w:id="643" w:name="_Toc383781101"/>
      <w:bookmarkStart w:id="644" w:name="_Toc49764505"/>
      <w:r w:rsidRPr="00EC76D5">
        <w:t>Jump statements</w:t>
      </w:r>
      <w:bookmarkEnd w:id="640"/>
      <w:bookmarkEnd w:id="641"/>
      <w:bookmarkEnd w:id="642"/>
      <w:bookmarkEnd w:id="643"/>
      <w:bookmarkEnd w:id="64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602"/>
      <w:bookmarkStart w:id="646" w:name="_Toc323656712"/>
      <w:bookmarkStart w:id="647" w:name="_Toc324085450"/>
      <w:bookmarkStart w:id="648" w:name="_Toc383781102"/>
      <w:bookmarkStart w:id="649" w:name="_Toc49764506"/>
      <w:r w:rsidRPr="00EC76D5">
        <w:t>Expression statements</w:t>
      </w:r>
      <w:bookmarkEnd w:id="645"/>
      <w:bookmarkEnd w:id="646"/>
      <w:bookmarkEnd w:id="647"/>
      <w:bookmarkEnd w:id="648"/>
      <w:bookmarkEnd w:id="64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0" w:name="_Toc323656713"/>
      <w:bookmarkStart w:id="651" w:name="_Toc324085451"/>
      <w:bookmarkStart w:id="652" w:name="_Toc383781103"/>
      <w:bookmarkStart w:id="653" w:name="_Toc49764507"/>
      <w:r w:rsidRPr="00EC76D5">
        <w:t>Volatile</w:t>
      </w:r>
      <w:bookmarkEnd w:id="650"/>
      <w:bookmarkEnd w:id="651"/>
      <w:bookmarkEnd w:id="652"/>
      <w:bookmarkEnd w:id="65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5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55" w:author="Stefan Björnander" w:date="2012-05-06T21:16:00Z">
          <w:pPr>
            <w:pStyle w:val="CommandLine"/>
          </w:pPr>
        </w:pPrChange>
      </w:pPr>
    </w:p>
    <w:p w14:paraId="0D44E5CA" w14:textId="77777777" w:rsidR="00E80032" w:rsidRPr="00EC76D5" w:rsidRDefault="00E80032">
      <w:pPr>
        <w:pStyle w:val="Code"/>
        <w:pPrChange w:id="656" w:author="Stefan Björnander" w:date="2012-05-06T21:16:00Z">
          <w:pPr>
            <w:pStyle w:val="CommandLine"/>
          </w:pPr>
        </w:pPrChange>
      </w:pPr>
      <w:r w:rsidRPr="00EC76D5">
        <w:rPr>
          <w:rFonts w:eastAsia="Times New Roman"/>
          <w:noProof w:val="0"/>
          <w:color w:val="000000" w:themeColor="text1"/>
          <w:rPrChange w:id="657"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5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5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60" w:name="_Toc320485603"/>
      <w:bookmarkStart w:id="661" w:name="_Toc323656714"/>
      <w:bookmarkStart w:id="662" w:name="_Toc324085452"/>
      <w:bookmarkStart w:id="663" w:name="_Toc383781104"/>
      <w:bookmarkStart w:id="664" w:name="_Toc49764508"/>
      <w:r w:rsidRPr="00EC76D5">
        <w:t>Functions</w:t>
      </w:r>
      <w:bookmarkEnd w:id="660"/>
      <w:bookmarkEnd w:id="661"/>
      <w:bookmarkEnd w:id="662"/>
      <w:bookmarkEnd w:id="663"/>
      <w:bookmarkEnd w:id="66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B634F" w:rsidRPr="003F7CF1" w:rsidRDefault="005B634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B634F" w:rsidRPr="003F7CF1" w:rsidRDefault="005B634F"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B634F" w:rsidRPr="003F7CF1" w:rsidRDefault="005B634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B634F" w:rsidRPr="003F7CF1" w:rsidRDefault="005B634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B634F" w:rsidRPr="003F7CF1" w:rsidRDefault="005B634F"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B634F" w:rsidRPr="003F7CF1" w:rsidRDefault="005B634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B634F" w:rsidRPr="003F7CF1" w:rsidRDefault="005B634F"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B634F" w:rsidRPr="003F7CF1" w:rsidRDefault="005B634F"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B634F" w:rsidRPr="003F7CF1" w:rsidRDefault="005B634F"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B634F" w:rsidRPr="003F7CF1" w:rsidRDefault="005B634F"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B634F" w:rsidRPr="003F7CF1" w:rsidRDefault="005B634F"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B634F" w:rsidRPr="003F7CF1" w:rsidRDefault="005B634F"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3"/>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65" w:name="_Toc320485604"/>
      <w:bookmarkStart w:id="666" w:name="_Toc323656715"/>
      <w:bookmarkStart w:id="667" w:name="_Toc324085453"/>
      <w:bookmarkStart w:id="668" w:name="_Toc383781105"/>
      <w:bookmarkStart w:id="669" w:name="_Toc49764509"/>
      <w:r w:rsidRPr="00EC76D5">
        <w:lastRenderedPageBreak/>
        <w:t>Void Functions</w:t>
      </w:r>
      <w:bookmarkEnd w:id="665"/>
      <w:bookmarkEnd w:id="666"/>
      <w:bookmarkEnd w:id="667"/>
      <w:bookmarkEnd w:id="668"/>
      <w:bookmarkEnd w:id="66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70" w:name="_Toc320485605"/>
      <w:bookmarkStart w:id="671" w:name="_Toc323656716"/>
      <w:bookmarkStart w:id="672" w:name="_Toc324085454"/>
      <w:bookmarkStart w:id="673" w:name="_Toc383781106"/>
      <w:bookmarkStart w:id="674" w:name="_Toc49764510"/>
      <w:r w:rsidRPr="00EC76D5">
        <w:t>Local and global variables</w:t>
      </w:r>
      <w:bookmarkEnd w:id="670"/>
      <w:bookmarkEnd w:id="671"/>
      <w:bookmarkEnd w:id="672"/>
      <w:bookmarkEnd w:id="673"/>
      <w:bookmarkEnd w:id="67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4"/>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75" w:name="_Toc323656717"/>
      <w:bookmarkStart w:id="676" w:name="_Toc324085455"/>
      <w:bookmarkStart w:id="677" w:name="_Toc383781107"/>
      <w:bookmarkStart w:id="678" w:name="_Toc49764511"/>
      <w:r w:rsidRPr="00EC76D5">
        <w:t>Inner Blocks with Local Variables</w:t>
      </w:r>
      <w:bookmarkEnd w:id="675"/>
      <w:bookmarkEnd w:id="676"/>
      <w:bookmarkEnd w:id="677"/>
      <w:bookmarkEnd w:id="678"/>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5"/>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7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8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81" w:author="Stefan Björnander" w:date="2012-05-06T21:51:00Z">
            <w:rPr>
              <w:color w:val="0000FF"/>
            </w:rPr>
          </w:rPrChange>
        </w:rPr>
        <w:t>struct</w:t>
      </w:r>
      <w:r w:rsidRPr="00EC76D5">
        <w:t xml:space="preserve"> IntPair Block(</w:t>
      </w:r>
      <w:r w:rsidRPr="00EC76D5">
        <w:rPr>
          <w:color w:val="000000" w:themeColor="text1"/>
          <w:rPrChange w:id="68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83" w:name="_Toc320485606"/>
      <w:bookmarkStart w:id="684" w:name="_Toc323656718"/>
      <w:bookmarkStart w:id="685" w:name="_Toc324085456"/>
      <w:bookmarkStart w:id="686" w:name="_Toc383781108"/>
      <w:bookmarkStart w:id="687" w:name="_Toc49764512"/>
      <w:r w:rsidRPr="00EC76D5">
        <w:t>Call-by-Value and Call-by-Reference</w:t>
      </w:r>
      <w:bookmarkEnd w:id="683"/>
      <w:bookmarkEnd w:id="684"/>
      <w:bookmarkEnd w:id="685"/>
      <w:bookmarkEnd w:id="686"/>
      <w:bookmarkEnd w:id="68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B634F" w:rsidRPr="003F7CF1" w:rsidRDefault="005B63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B634F" w:rsidRPr="003F7CF1" w:rsidRDefault="005B63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B634F" w:rsidRPr="003F7CF1" w:rsidRDefault="005B634F"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B634F" w:rsidRPr="003F7CF1" w:rsidRDefault="005B63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B634F" w:rsidRPr="003F7CF1" w:rsidRDefault="005B634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B634F" w:rsidRPr="003F7CF1" w:rsidRDefault="005B63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B634F" w:rsidRPr="003F7CF1" w:rsidRDefault="005B634F"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B634F" w:rsidRPr="003F7CF1" w:rsidRDefault="005B63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B634F" w:rsidRPr="003F7CF1" w:rsidRDefault="005B63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B634F" w:rsidRPr="003F7CF1" w:rsidRDefault="005B63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B634F" w:rsidRPr="003F7CF1" w:rsidRDefault="005B634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B634F" w:rsidRPr="003F7CF1" w:rsidRDefault="005B63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B634F" w:rsidRPr="003F7CF1" w:rsidRDefault="005B63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B634F" w:rsidRPr="003F7CF1" w:rsidRDefault="005B63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B634F" w:rsidRPr="003F7CF1" w:rsidRDefault="005B63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B634F" w:rsidRPr="003F7CF1" w:rsidRDefault="005B63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B634F" w:rsidRPr="003F7CF1" w:rsidRDefault="005B63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B634F" w:rsidRPr="003F7CF1" w:rsidRDefault="005B63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B634F" w:rsidRPr="003F7CF1" w:rsidRDefault="005B63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B634F" w:rsidRPr="003F7CF1" w:rsidRDefault="005B63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B634F" w:rsidRPr="003F7CF1" w:rsidRDefault="005B63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B634F" w:rsidRPr="003F7CF1" w:rsidRDefault="005B63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B634F" w:rsidRPr="003F7CF1" w:rsidRDefault="005B63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B634F" w:rsidRPr="003F7CF1" w:rsidRDefault="005B63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B634F" w:rsidRPr="003F7CF1" w:rsidRDefault="005B634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B634F" w:rsidRPr="003F7CF1" w:rsidRDefault="005B634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B634F" w:rsidRPr="003F7CF1" w:rsidRDefault="005B634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B634F" w:rsidRPr="003F7CF1" w:rsidRDefault="005B634F"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B634F" w:rsidRPr="003F7CF1" w:rsidRDefault="005B634F"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B634F" w:rsidRPr="003F7CF1" w:rsidRDefault="005B634F"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B634F" w:rsidRPr="003F7CF1" w:rsidRDefault="005B634F"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B634F" w:rsidRPr="003F7CF1" w:rsidRDefault="005B634F"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B634F" w:rsidRPr="003F7CF1" w:rsidRDefault="005B634F"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B634F" w:rsidRPr="003F7CF1" w:rsidRDefault="005B634F"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B634F" w:rsidRPr="003F7CF1" w:rsidRDefault="005B634F"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B634F" w:rsidRPr="003F7CF1" w:rsidRDefault="005B634F"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B634F" w:rsidRPr="003F7CF1" w:rsidRDefault="005B634F"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B634F" w:rsidRPr="003F7CF1" w:rsidRDefault="005B634F"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B634F" w:rsidRPr="003F7CF1" w:rsidRDefault="005B634F"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B634F" w:rsidRPr="003F7CF1" w:rsidRDefault="005B634F"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B634F" w:rsidRPr="003F7CF1" w:rsidRDefault="005B634F"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B634F" w:rsidRPr="003F7CF1" w:rsidRDefault="005B634F"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B634F" w:rsidRPr="003F7CF1" w:rsidRDefault="005B634F"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B634F" w:rsidRPr="003F7CF1" w:rsidRDefault="005B634F"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B634F" w:rsidRPr="003F7CF1" w:rsidRDefault="005B634F"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B634F" w:rsidRPr="003F7CF1" w:rsidRDefault="005B634F"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B634F" w:rsidRPr="003F7CF1" w:rsidRDefault="005B634F"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B634F" w:rsidRPr="003F7CF1" w:rsidRDefault="005B634F"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B634F" w:rsidRPr="003F7CF1" w:rsidRDefault="005B634F"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B634F" w:rsidRPr="003F7CF1" w:rsidRDefault="005B634F"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B634F" w:rsidRPr="003F7CF1" w:rsidRDefault="005B634F"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B634F" w:rsidRPr="003F7CF1" w:rsidRDefault="005B634F"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B634F" w:rsidRPr="003F7CF1" w:rsidRDefault="005B634F"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B634F" w:rsidRPr="003F7CF1" w:rsidRDefault="005B634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B634F" w:rsidRPr="003F7CF1" w:rsidRDefault="005B63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B634F" w:rsidRPr="003F7CF1" w:rsidRDefault="005B63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B634F" w:rsidRPr="003F7CF1" w:rsidRDefault="005B634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B634F" w:rsidRPr="003F7CF1" w:rsidRDefault="005B63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B634F" w:rsidRPr="003F7CF1" w:rsidRDefault="005B63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B634F" w:rsidRPr="003F7CF1" w:rsidRDefault="005B63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B634F" w:rsidRPr="003F7CF1" w:rsidRDefault="005B634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B634F" w:rsidRPr="003F7CF1" w:rsidRDefault="005B63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B634F" w:rsidRPr="003F7CF1" w:rsidRDefault="005B634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B634F" w:rsidRPr="003F7CF1" w:rsidRDefault="005B63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B634F" w:rsidRPr="003F7CF1" w:rsidRDefault="005B63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B634F" w:rsidRPr="003F7CF1" w:rsidRDefault="005B634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B634F" w:rsidRPr="003F7CF1" w:rsidRDefault="005B63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B634F" w:rsidRPr="003F7CF1" w:rsidRDefault="005B63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B634F" w:rsidRPr="003F7CF1" w:rsidRDefault="005B63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B634F" w:rsidRPr="003F7CF1" w:rsidRDefault="005B63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B634F" w:rsidRPr="003F7CF1" w:rsidRDefault="005B634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B634F" w:rsidRPr="003F7CF1" w:rsidRDefault="005B634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B634F" w:rsidRPr="003F7CF1" w:rsidRDefault="005B63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B634F" w:rsidRPr="003F7CF1" w:rsidRDefault="005B634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B634F" w:rsidRPr="003F7CF1" w:rsidRDefault="005B634F"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B634F" w:rsidRPr="003F7CF1" w:rsidRDefault="005B634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B634F" w:rsidRPr="003F7CF1" w:rsidRDefault="005B634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B634F" w:rsidRPr="003F7CF1" w:rsidRDefault="005B634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B634F" w:rsidRPr="003F7CF1" w:rsidRDefault="005B634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B634F" w:rsidRPr="003F7CF1" w:rsidRDefault="005B634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B634F" w:rsidRPr="003F7CF1" w:rsidRDefault="005B634F"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B634F" w:rsidRPr="003F7CF1" w:rsidRDefault="005B634F"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B634F" w:rsidRPr="003F7CF1" w:rsidRDefault="005B634F"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B634F" w:rsidRPr="003F7CF1" w:rsidRDefault="005B634F"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B634F" w:rsidRPr="003F7CF1" w:rsidRDefault="005B634F"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B634F" w:rsidRPr="003F7CF1" w:rsidRDefault="005B634F"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B634F" w:rsidRPr="003F7CF1" w:rsidRDefault="005B634F"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B634F" w:rsidRPr="003F7CF1" w:rsidRDefault="005B634F"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B634F" w:rsidRPr="003F7CF1" w:rsidRDefault="005B634F"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B634F" w:rsidRPr="003F7CF1" w:rsidRDefault="005B634F"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B634F" w:rsidRPr="003F7CF1" w:rsidRDefault="005B634F"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B634F" w:rsidRPr="003F7CF1" w:rsidRDefault="005B634F"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B634F" w:rsidRPr="003F7CF1" w:rsidRDefault="005B634F"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B634F" w:rsidRPr="003F7CF1" w:rsidRDefault="005B634F"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B634F" w:rsidRPr="003F7CF1" w:rsidRDefault="005B634F"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B634F" w:rsidRPr="003F7CF1" w:rsidRDefault="005B634F"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B634F" w:rsidRPr="003F7CF1" w:rsidRDefault="005B634F"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B634F" w:rsidRPr="003F7CF1" w:rsidRDefault="005B634F"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B634F" w:rsidRPr="003F7CF1" w:rsidRDefault="005B634F"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B634F" w:rsidRPr="003F7CF1" w:rsidRDefault="005B634F"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B634F" w:rsidRPr="003F7CF1" w:rsidRDefault="005B634F"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B634F" w:rsidRPr="003F7CF1" w:rsidRDefault="005B634F"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B634F" w:rsidRPr="003F7CF1" w:rsidRDefault="005B634F"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B634F" w:rsidRPr="003F7CF1" w:rsidRDefault="005B634F"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B634F" w:rsidRPr="003F7CF1" w:rsidRDefault="005B634F"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B634F" w:rsidRPr="003F7CF1" w:rsidRDefault="005B634F"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B634F" w:rsidRPr="003F7CF1" w:rsidRDefault="005B634F"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B634F" w:rsidRPr="003F7CF1" w:rsidRDefault="005B634F"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B634F" w:rsidRPr="003F7CF1" w:rsidRDefault="005B634F"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B634F" w:rsidRPr="003F7CF1" w:rsidRDefault="005B634F"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B634F" w:rsidRPr="003F7CF1" w:rsidRDefault="005B634F"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88" w:name="_Toc320485607"/>
      <w:bookmarkStart w:id="689" w:name="_Toc323656719"/>
      <w:bookmarkStart w:id="690" w:name="_Toc324085457"/>
      <w:bookmarkStart w:id="691" w:name="_Toc383781109"/>
      <w:bookmarkStart w:id="692" w:name="_Toc49764513"/>
      <w:r w:rsidRPr="00EC76D5">
        <w:t>Static, Extern, and Register Variables</w:t>
      </w:r>
      <w:bookmarkEnd w:id="688"/>
      <w:bookmarkEnd w:id="689"/>
      <w:bookmarkEnd w:id="690"/>
      <w:bookmarkEnd w:id="691"/>
      <w:bookmarkEnd w:id="692"/>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6"/>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93" w:name="_Toc320485608"/>
      <w:bookmarkStart w:id="694" w:name="_Toc323656720"/>
      <w:bookmarkStart w:id="695" w:name="_Toc324085458"/>
      <w:bookmarkStart w:id="696" w:name="_Toc383781110"/>
      <w:bookmarkStart w:id="697" w:name="_Toc49764514"/>
      <w:r w:rsidRPr="00EC76D5">
        <w:lastRenderedPageBreak/>
        <w:t>Recursion</w:t>
      </w:r>
      <w:bookmarkEnd w:id="693"/>
      <w:bookmarkEnd w:id="694"/>
      <w:bookmarkEnd w:id="695"/>
      <w:bookmarkEnd w:id="696"/>
      <w:bookmarkEnd w:id="697"/>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7.9pt;height:11.75pt" o:ole="" fillcolor="window">
            <v:imagedata r:id="rId16" o:title=""/>
          </v:shape>
          <o:OLEObject Type="Embed" ProgID="Equation.3" ShapeID="_x0000_i1029" DrawAspect="Content" ObjectID="_1663077936"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98" w:name="_Toc320485609"/>
      <w:bookmarkStart w:id="699" w:name="_Toc323656721"/>
      <w:bookmarkStart w:id="700" w:name="_Toc324085459"/>
      <w:bookmarkStart w:id="701" w:name="_Toc383781111"/>
      <w:bookmarkStart w:id="702" w:name="_Toc49764515"/>
      <w:r>
        <w:t>Definition</w:t>
      </w:r>
      <w:r w:rsidR="00E80032" w:rsidRPr="00EC76D5">
        <w:t xml:space="preserve"> and Declaration</w:t>
      </w:r>
      <w:bookmarkEnd w:id="698"/>
      <w:bookmarkEnd w:id="699"/>
      <w:bookmarkEnd w:id="700"/>
      <w:bookmarkEnd w:id="701"/>
      <w:bookmarkEnd w:id="702"/>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25pt" o:ole="" fillcolor="window">
            <v:imagedata r:id="rId19" o:title=""/>
          </v:shape>
          <o:OLEObject Type="Embed" ProgID="Equation.3" ShapeID="_x0000_i1030" DrawAspect="Content" ObjectID="_1663077937" r:id="rId20"/>
        </w:object>
      </w:r>
    </w:p>
    <w:p w14:paraId="4649FE88" w14:textId="77777777" w:rsidR="00E80032" w:rsidRPr="00EC76D5" w:rsidRDefault="00E80032" w:rsidP="00E80032">
      <w:r w:rsidRPr="00EC76D5">
        <w:object w:dxaOrig="2840" w:dyaOrig="720" w14:anchorId="47114D30">
          <v:shape id="_x0000_i1031" type="#_x0000_t75" style="width:2in;height:36.25pt" o:ole="" fillcolor="window">
            <v:imagedata r:id="rId21" o:title=""/>
          </v:shape>
          <o:OLEObject Type="Embed" ProgID="Equation.3" ShapeID="_x0000_i1031" DrawAspect="Content" ObjectID="_1663077938"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03" w:name="_Toc320485610"/>
      <w:bookmarkStart w:id="704" w:name="_Toc323656722"/>
      <w:bookmarkStart w:id="705" w:name="_Toc324085460"/>
      <w:bookmarkStart w:id="706" w:name="_Toc383781112"/>
      <w:bookmarkStart w:id="707" w:name="_Toc49764516"/>
      <w:r w:rsidRPr="00EC76D5">
        <w:t>Higher-Order Functions</w:t>
      </w:r>
      <w:bookmarkEnd w:id="703"/>
      <w:bookmarkEnd w:id="704"/>
      <w:bookmarkEnd w:id="705"/>
      <w:bookmarkEnd w:id="706"/>
      <w:bookmarkEnd w:id="70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08" w:name="_Toc320485611"/>
      <w:bookmarkStart w:id="709" w:name="_Toc323656723"/>
      <w:bookmarkStart w:id="710" w:name="_Toc324085461"/>
      <w:bookmarkStart w:id="711" w:name="_Toc383781113"/>
      <w:bookmarkStart w:id="712" w:name="_Ref383865210"/>
      <w:bookmarkStart w:id="713" w:name="_Toc49764517"/>
      <w:r w:rsidRPr="00EC76D5">
        <w:lastRenderedPageBreak/>
        <w:t>Structures and Linked Lists</w:t>
      </w:r>
      <w:bookmarkEnd w:id="708"/>
      <w:bookmarkEnd w:id="709"/>
      <w:bookmarkEnd w:id="710"/>
      <w:bookmarkEnd w:id="711"/>
      <w:bookmarkEnd w:id="712"/>
      <w:bookmarkEnd w:id="71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B634F" w:rsidRPr="003F7CF1" w:rsidRDefault="005B634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B634F" w:rsidRPr="003F7CF1" w:rsidRDefault="005B634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B634F" w:rsidRPr="003F7CF1" w:rsidRDefault="005B634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B634F" w:rsidRPr="003F7CF1" w:rsidRDefault="005B63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B634F" w:rsidRPr="003F7CF1" w:rsidRDefault="005B634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B634F" w:rsidRPr="003F7CF1" w:rsidRDefault="005B634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B634F" w:rsidRPr="003F7CF1" w:rsidRDefault="005B634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B634F" w:rsidRPr="003F7CF1" w:rsidRDefault="005B63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B634F" w:rsidRPr="003F7CF1" w:rsidRDefault="005B634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B634F" w:rsidRPr="003F7CF1" w:rsidRDefault="005B634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B634F" w:rsidRPr="003F7CF1" w:rsidRDefault="005B634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B634F" w:rsidRPr="003F7CF1" w:rsidRDefault="005B63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B634F" w:rsidRPr="003F7CF1" w:rsidRDefault="005B634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B634F" w:rsidRPr="003F7CF1" w:rsidRDefault="005B634F"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B634F" w:rsidRPr="003F7CF1" w:rsidRDefault="005B634F"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B634F" w:rsidRPr="003F7CF1" w:rsidRDefault="005B634F"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B634F" w:rsidRPr="003F7CF1" w:rsidRDefault="005B634F"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B634F" w:rsidRPr="003F7CF1" w:rsidRDefault="005B634F"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B634F" w:rsidRPr="003F7CF1" w:rsidRDefault="005B634F"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B634F" w:rsidRPr="003F7CF1" w:rsidRDefault="005B634F"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B634F" w:rsidRPr="003F7CF1" w:rsidRDefault="005B634F"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B634F" w:rsidRPr="003F7CF1" w:rsidRDefault="005B634F"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B634F" w:rsidRPr="003F7CF1" w:rsidRDefault="005B634F"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B634F" w:rsidRPr="003F7CF1" w:rsidRDefault="005B634F"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B634F" w:rsidRPr="003F7CF1" w:rsidRDefault="005B634F"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B634F" w:rsidRPr="003F7CF1" w:rsidRDefault="005B634F"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14" w:name="_Toc320485612"/>
      <w:bookmarkStart w:id="715" w:name="_Toc323656724"/>
      <w:bookmarkStart w:id="716" w:name="_Toc324085462"/>
      <w:bookmarkStart w:id="717" w:name="_Toc383781114"/>
      <w:bookmarkStart w:id="718" w:name="_Toc49764518"/>
      <w:r w:rsidRPr="00EC76D5">
        <w:t>Stacks and Linked Lists</w:t>
      </w:r>
      <w:bookmarkEnd w:id="714"/>
      <w:bookmarkEnd w:id="715"/>
      <w:bookmarkEnd w:id="716"/>
      <w:bookmarkEnd w:id="717"/>
      <w:bookmarkEnd w:id="718"/>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B634F" w:rsidRPr="003F7CF1" w:rsidRDefault="005B634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B634F" w:rsidRPr="003F7CF1" w:rsidRDefault="005B634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B634F" w:rsidRPr="003F7CF1" w:rsidRDefault="005B634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B634F" w:rsidRPr="003F7CF1" w:rsidRDefault="005B634F" w:rsidP="00E80032">
                              <w:pPr>
                                <w:pStyle w:val="SourceCodeBoxText"/>
                                <w:rPr>
                                  <w:sz w:val="19"/>
                                  <w:szCs w:val="19"/>
                                  <w:lang w:val="en-US"/>
                                </w:rPr>
                              </w:pPr>
                              <w:r w:rsidRPr="003F7CF1">
                                <w:rPr>
                                  <w:sz w:val="19"/>
                                  <w:szCs w:val="19"/>
                                  <w:lang w:val="en-US"/>
                                </w:rPr>
                                <w:t>push 1</w:t>
                              </w:r>
                            </w:p>
                            <w:p w14:paraId="3C159322" w14:textId="77777777" w:rsidR="005B634F" w:rsidRPr="003F7CF1" w:rsidRDefault="005B634F" w:rsidP="00E80032">
                              <w:pPr>
                                <w:pStyle w:val="SourceCodeBoxText"/>
                                <w:rPr>
                                  <w:sz w:val="19"/>
                                  <w:szCs w:val="19"/>
                                  <w:lang w:val="en-US"/>
                                </w:rPr>
                              </w:pPr>
                              <w:r w:rsidRPr="003F7CF1">
                                <w:rPr>
                                  <w:sz w:val="19"/>
                                  <w:szCs w:val="19"/>
                                  <w:lang w:val="en-US"/>
                                </w:rPr>
                                <w:t>push 2</w:t>
                              </w:r>
                            </w:p>
                            <w:p w14:paraId="22BA48C9" w14:textId="77777777" w:rsidR="005B634F" w:rsidRPr="003F7CF1" w:rsidRDefault="005B634F" w:rsidP="00E80032">
                              <w:pPr>
                                <w:pStyle w:val="SourceCodeBoxText"/>
                                <w:rPr>
                                  <w:sz w:val="19"/>
                                  <w:szCs w:val="19"/>
                                  <w:lang w:val="en-US"/>
                                </w:rPr>
                              </w:pPr>
                              <w:r w:rsidRPr="003F7CF1">
                                <w:rPr>
                                  <w:sz w:val="19"/>
                                  <w:szCs w:val="19"/>
                                  <w:lang w:val="en-US"/>
                                </w:rPr>
                                <w:t>push 3</w:t>
                              </w:r>
                            </w:p>
                            <w:p w14:paraId="5F86FACB" w14:textId="77777777" w:rsidR="005B634F" w:rsidRPr="003F7CF1" w:rsidRDefault="005B634F"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B634F" w:rsidRPr="003F7CF1" w:rsidRDefault="005B634F"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B634F" w:rsidRPr="003F7CF1" w:rsidRDefault="005B634F"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B634F" w:rsidRPr="003F7CF1" w:rsidRDefault="005B634F"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B634F" w:rsidRPr="003F7CF1" w:rsidRDefault="005B634F" w:rsidP="00E80032">
                        <w:pPr>
                          <w:pStyle w:val="SourceCodeBoxText"/>
                          <w:rPr>
                            <w:sz w:val="19"/>
                            <w:szCs w:val="19"/>
                            <w:lang w:val="en-US"/>
                          </w:rPr>
                        </w:pPr>
                        <w:r w:rsidRPr="003F7CF1">
                          <w:rPr>
                            <w:sz w:val="19"/>
                            <w:szCs w:val="19"/>
                            <w:lang w:val="en-US"/>
                          </w:rPr>
                          <w:t>push 1</w:t>
                        </w:r>
                      </w:p>
                      <w:p w14:paraId="3C159322" w14:textId="77777777" w:rsidR="005B634F" w:rsidRPr="003F7CF1" w:rsidRDefault="005B634F" w:rsidP="00E80032">
                        <w:pPr>
                          <w:pStyle w:val="SourceCodeBoxText"/>
                          <w:rPr>
                            <w:sz w:val="19"/>
                            <w:szCs w:val="19"/>
                            <w:lang w:val="en-US"/>
                          </w:rPr>
                        </w:pPr>
                        <w:r w:rsidRPr="003F7CF1">
                          <w:rPr>
                            <w:sz w:val="19"/>
                            <w:szCs w:val="19"/>
                            <w:lang w:val="en-US"/>
                          </w:rPr>
                          <w:t>push 2</w:t>
                        </w:r>
                      </w:p>
                      <w:p w14:paraId="22BA48C9" w14:textId="77777777" w:rsidR="005B634F" w:rsidRPr="003F7CF1" w:rsidRDefault="005B634F" w:rsidP="00E80032">
                        <w:pPr>
                          <w:pStyle w:val="SourceCodeBoxText"/>
                          <w:rPr>
                            <w:sz w:val="19"/>
                            <w:szCs w:val="19"/>
                            <w:lang w:val="en-US"/>
                          </w:rPr>
                        </w:pPr>
                        <w:r w:rsidRPr="003F7CF1">
                          <w:rPr>
                            <w:sz w:val="19"/>
                            <w:szCs w:val="19"/>
                            <w:lang w:val="en-US"/>
                          </w:rPr>
                          <w:t>push 3</w:t>
                        </w:r>
                      </w:p>
                      <w:p w14:paraId="5F86FACB" w14:textId="77777777" w:rsidR="005B634F" w:rsidRPr="003F7CF1" w:rsidRDefault="005B634F"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B634F" w:rsidRPr="003F7CF1" w:rsidRDefault="005B634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B634F" w:rsidRPr="003F7CF1" w:rsidRDefault="005B634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B634F" w:rsidRPr="003F7CF1" w:rsidRDefault="005B63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B634F" w:rsidRPr="003F7CF1" w:rsidRDefault="005B63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B634F" w:rsidRPr="003F7CF1" w:rsidRDefault="005B634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B634F" w:rsidRPr="003F7CF1" w:rsidRDefault="005B634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B634F" w:rsidRPr="003F7CF1" w:rsidRDefault="005B63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B634F" w:rsidRPr="003F7CF1" w:rsidRDefault="005B63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B634F" w:rsidRPr="003F7CF1" w:rsidRDefault="005B634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B634F" w:rsidRPr="003F7CF1" w:rsidRDefault="005B634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B634F" w:rsidRPr="003F7CF1" w:rsidRDefault="005B63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B634F" w:rsidRPr="003F7CF1" w:rsidRDefault="005B63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B634F" w:rsidRPr="003F7CF1" w:rsidRDefault="005B634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B634F" w:rsidRPr="003F7CF1" w:rsidRDefault="005B63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B634F" w:rsidRPr="003F7CF1" w:rsidRDefault="005B634F"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B634F" w:rsidRPr="003F7CF1" w:rsidRDefault="005B63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B634F" w:rsidRPr="003F7CF1" w:rsidRDefault="005B634F"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B634F" w:rsidRPr="003F7CF1" w:rsidRDefault="005B63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B634F" w:rsidRPr="003F7CF1" w:rsidRDefault="005B634F"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B634F" w:rsidRPr="003F7CF1" w:rsidRDefault="005B634F"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B634F" w:rsidRPr="003F7CF1" w:rsidRDefault="005B634F"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B634F" w:rsidRPr="003F7CF1" w:rsidRDefault="005B634F"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B634F" w:rsidRPr="003F7CF1" w:rsidRDefault="005B634F"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B634F" w:rsidRPr="003F7CF1" w:rsidRDefault="005B634F"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B634F" w:rsidRPr="003F7CF1" w:rsidRDefault="005B634F"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B634F" w:rsidRPr="003F7CF1" w:rsidRDefault="005B634F"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B634F" w:rsidRPr="003F7CF1" w:rsidRDefault="005B634F"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B634F" w:rsidRPr="003F7CF1" w:rsidRDefault="005B634F"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B634F" w:rsidRPr="003F7CF1" w:rsidRDefault="005B634F"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B634F" w:rsidRPr="003F7CF1" w:rsidRDefault="005B634F"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B634F" w:rsidRPr="003F7CF1" w:rsidRDefault="005B634F"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B634F" w:rsidRPr="003F7CF1" w:rsidRDefault="005B634F"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B634F" w:rsidRPr="003F7CF1" w:rsidRDefault="005B634F"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B634F" w:rsidRPr="003F7CF1" w:rsidRDefault="005B634F"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B634F" w:rsidRPr="003F7CF1" w:rsidRDefault="005B634F"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B634F" w:rsidRPr="003F7CF1" w:rsidRDefault="005B634F"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B634F" w:rsidRPr="003F7CF1" w:rsidRDefault="005B634F"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B634F" w:rsidRPr="003F7CF1" w:rsidRDefault="005B634F"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B634F" w:rsidRPr="003F7CF1" w:rsidRDefault="005B63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5B634F" w:rsidRPr="003F7CF1" w:rsidRDefault="005B634F"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B634F" w:rsidRPr="003F7CF1" w:rsidRDefault="005B634F" w:rsidP="00E80032">
                              <w:pPr>
                                <w:pStyle w:val="SourceCodeBoxText"/>
                                <w:rPr>
                                  <w:sz w:val="19"/>
                                  <w:szCs w:val="19"/>
                                  <w:lang w:val="en-US"/>
                                </w:rPr>
                              </w:pPr>
                              <w:r w:rsidRPr="003F7CF1">
                                <w:rPr>
                                  <w:sz w:val="19"/>
                                  <w:szCs w:val="19"/>
                                  <w:lang w:val="en-US"/>
                                </w:rPr>
                                <w:t>3</w:t>
                              </w:r>
                            </w:p>
                            <w:p w14:paraId="40F6D3AC" w14:textId="77777777" w:rsidR="005B634F" w:rsidRPr="003F7CF1" w:rsidRDefault="005B634F"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B634F" w:rsidRPr="003F7CF1" w:rsidRDefault="005B63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B634F" w:rsidRPr="003F7CF1" w:rsidRDefault="005B634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B634F" w:rsidRPr="003F7CF1" w:rsidRDefault="005B634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B634F" w:rsidRPr="003F7CF1" w:rsidRDefault="005B63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B634F" w:rsidRPr="003F7CF1" w:rsidRDefault="005B63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B634F" w:rsidRPr="003F7CF1" w:rsidRDefault="005B634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B634F" w:rsidRPr="003F7CF1" w:rsidRDefault="005B634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B634F" w:rsidRPr="003F7CF1" w:rsidRDefault="005B634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B634F" w:rsidRPr="003F7CF1" w:rsidRDefault="005B63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B634F" w:rsidRPr="003F7CF1" w:rsidRDefault="005B634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B634F" w:rsidRPr="003F7CF1" w:rsidRDefault="005B634F"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B634F" w:rsidRPr="003F7CF1" w:rsidRDefault="005B634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B634F" w:rsidRPr="003F7CF1" w:rsidRDefault="005B634F"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B634F" w:rsidRPr="003F7CF1" w:rsidRDefault="005B634F" w:rsidP="00E80032">
                        <w:pPr>
                          <w:pStyle w:val="SourceCodeBoxText"/>
                          <w:rPr>
                            <w:sz w:val="19"/>
                            <w:szCs w:val="19"/>
                            <w:lang w:val="en-US"/>
                          </w:rPr>
                        </w:pPr>
                        <w:r w:rsidRPr="003F7CF1">
                          <w:rPr>
                            <w:sz w:val="19"/>
                            <w:szCs w:val="19"/>
                            <w:lang w:val="en-US"/>
                          </w:rPr>
                          <w:t>3</w:t>
                        </w:r>
                      </w:p>
                      <w:p w14:paraId="40F6D3AC" w14:textId="77777777" w:rsidR="005B634F" w:rsidRPr="003F7CF1" w:rsidRDefault="005B634F"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B634F" w:rsidRPr="003F7CF1" w:rsidRDefault="005B634F"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B634F" w:rsidRPr="003F7CF1" w:rsidRDefault="005B634F"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B634F" w:rsidRPr="003F7CF1" w:rsidRDefault="005B634F"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B634F" w:rsidRPr="003F7CF1" w:rsidRDefault="005B634F"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B634F" w:rsidRPr="003F7CF1" w:rsidRDefault="005B634F"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B634F" w:rsidRPr="003F7CF1" w:rsidRDefault="005B634F"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B634F" w:rsidRPr="003F7CF1" w:rsidRDefault="005B634F"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B634F" w:rsidRPr="003F7CF1" w:rsidRDefault="005B634F"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B634F" w:rsidRPr="003F7CF1" w:rsidRDefault="005B634F"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B634F" w:rsidRPr="003F7CF1" w:rsidRDefault="005B634F"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B634F" w:rsidRPr="003F7CF1" w:rsidRDefault="005B634F"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B634F" w:rsidRPr="003F7CF1" w:rsidRDefault="005B634F"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B634F" w:rsidRPr="003F7CF1" w:rsidRDefault="005B634F"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19" w:name="_Toc320485613"/>
      <w:bookmarkStart w:id="720" w:name="_Toc323656725"/>
      <w:bookmarkStart w:id="721" w:name="_Toc324085463"/>
      <w:bookmarkStart w:id="722" w:name="_Toc383781115"/>
      <w:bookmarkStart w:id="723" w:name="_Toc49764519"/>
      <w:r w:rsidRPr="00EC76D5">
        <w:t>Unions</w:t>
      </w:r>
      <w:bookmarkEnd w:id="719"/>
      <w:bookmarkEnd w:id="720"/>
      <w:bookmarkEnd w:id="721"/>
      <w:bookmarkEnd w:id="722"/>
      <w:bookmarkEnd w:id="72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24" w:name="_Toc320485614"/>
      <w:bookmarkStart w:id="725" w:name="_Toc323656726"/>
      <w:bookmarkStart w:id="726" w:name="_Toc324085464"/>
      <w:bookmarkStart w:id="727" w:name="_Toc383781116"/>
      <w:bookmarkStart w:id="728" w:name="_Toc49764520"/>
      <w:r w:rsidRPr="00EC76D5">
        <w:t>Bitfields</w:t>
      </w:r>
      <w:bookmarkEnd w:id="724"/>
      <w:bookmarkEnd w:id="725"/>
      <w:bookmarkEnd w:id="726"/>
      <w:bookmarkEnd w:id="727"/>
      <w:bookmarkEnd w:id="72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2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30" w:name="_Toc320485616"/>
      <w:bookmarkStart w:id="731" w:name="_Toc323656727"/>
      <w:bookmarkStart w:id="732" w:name="_Toc324085465"/>
      <w:bookmarkStart w:id="733" w:name="_Toc383781117"/>
      <w:bookmarkStart w:id="734" w:name="_Toc49764521"/>
      <w:r w:rsidRPr="00EC76D5">
        <w:t>Structures with function pointers</w:t>
      </w:r>
      <w:bookmarkEnd w:id="730"/>
      <w:bookmarkEnd w:id="731"/>
      <w:bookmarkEnd w:id="732"/>
      <w:bookmarkEnd w:id="733"/>
      <w:bookmarkEnd w:id="73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7"/>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35" w:name="_Toc320485619"/>
      <w:bookmarkStart w:id="736" w:name="_Toc323656728"/>
      <w:bookmarkStart w:id="737" w:name="_Toc324085466"/>
      <w:bookmarkStart w:id="738" w:name="_Toc383781118"/>
      <w:bookmarkStart w:id="739" w:name="_Ref383781494"/>
      <w:bookmarkStart w:id="740" w:name="_Ref383865235"/>
      <w:bookmarkStart w:id="741" w:name="_Ref383865434"/>
      <w:bookmarkStart w:id="742" w:name="_Ref383866090"/>
      <w:bookmarkStart w:id="743" w:name="_Toc49764522"/>
      <w:r w:rsidRPr="00EC76D5">
        <w:t>The Preprocessor</w:t>
      </w:r>
      <w:bookmarkEnd w:id="735"/>
      <w:bookmarkEnd w:id="736"/>
      <w:bookmarkEnd w:id="737"/>
      <w:bookmarkEnd w:id="738"/>
      <w:bookmarkEnd w:id="739"/>
      <w:bookmarkEnd w:id="740"/>
      <w:bookmarkEnd w:id="741"/>
      <w:bookmarkEnd w:id="742"/>
      <w:bookmarkEnd w:id="743"/>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44" w:name="_Toc320485618"/>
      <w:bookmarkStart w:id="745" w:name="_Toc323656729"/>
      <w:bookmarkStart w:id="746" w:name="_Toc324085467"/>
      <w:bookmarkStart w:id="747" w:name="_Toc383781119"/>
      <w:bookmarkStart w:id="748" w:name="_Toc49764523"/>
      <w:bookmarkStart w:id="749" w:name="_Toc320485621"/>
      <w:r w:rsidRPr="00EC76D5">
        <w:t>The Standard Library</w:t>
      </w:r>
      <w:bookmarkEnd w:id="744"/>
      <w:bookmarkEnd w:id="745"/>
      <w:bookmarkEnd w:id="746"/>
      <w:bookmarkEnd w:id="747"/>
      <w:bookmarkEnd w:id="74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50" w:name="_Toc323656730"/>
      <w:bookmarkStart w:id="751" w:name="_Toc324085468"/>
      <w:bookmarkStart w:id="752" w:name="_Toc383781120"/>
      <w:bookmarkStart w:id="753" w:name="_Toc49764524"/>
      <w:r w:rsidRPr="00EC76D5">
        <w:t>File Management</w:t>
      </w:r>
      <w:bookmarkEnd w:id="750"/>
      <w:bookmarkEnd w:id="751"/>
      <w:bookmarkEnd w:id="752"/>
      <w:bookmarkEnd w:id="75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54" w:name="_Toc323656731"/>
      <w:bookmarkStart w:id="755" w:name="_Toc324085469"/>
      <w:bookmarkStart w:id="756" w:name="_Toc383781121"/>
      <w:bookmarkStart w:id="757" w:name="_Toc49764525"/>
      <w:r w:rsidRPr="00EC76D5">
        <w:t>Program Parameters</w:t>
      </w:r>
      <w:bookmarkEnd w:id="754"/>
      <w:bookmarkEnd w:id="755"/>
      <w:bookmarkEnd w:id="756"/>
      <w:bookmarkEnd w:id="75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58" w:name="_Toc323656732"/>
      <w:bookmarkStart w:id="759" w:name="_Toc324085470"/>
      <w:bookmarkStart w:id="760" w:name="_Toc383781122"/>
      <w:bookmarkStart w:id="761" w:name="_Toc49764526"/>
      <w:r w:rsidRPr="00EC76D5">
        <w:t>Environment Functions</w:t>
      </w:r>
      <w:bookmarkEnd w:id="758"/>
      <w:bookmarkEnd w:id="759"/>
      <w:bookmarkEnd w:id="760"/>
      <w:bookmarkEnd w:id="761"/>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62"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63" w:author="Stefan Björnander" w:date="2012-05-06T21:51:00Z">
            <w:rPr>
              <w:color w:val="0000FF"/>
            </w:rPr>
          </w:rPrChange>
        </w:rPr>
        <w:t>void</w:t>
      </w:r>
      <w:r w:rsidRPr="00EC76D5">
        <w:t xml:space="preserve"> ExitFunction(</w:t>
      </w:r>
      <w:r w:rsidRPr="00EC76D5">
        <w:rPr>
          <w:color w:val="000000" w:themeColor="text1"/>
          <w:rPrChange w:id="764"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65"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66" w:name="_Toc323656733"/>
      <w:bookmarkStart w:id="767" w:name="_Toc324085471"/>
      <w:bookmarkStart w:id="768" w:name="_Toc383781123"/>
      <w:bookmarkStart w:id="769" w:name="_Ref383865473"/>
      <w:bookmarkStart w:id="770" w:name="_Ref383865556"/>
      <w:bookmarkStart w:id="771" w:name="_Toc49764527"/>
      <w:r w:rsidRPr="00EC76D5">
        <w:t>Searching and Sorting</w:t>
      </w:r>
      <w:bookmarkEnd w:id="766"/>
      <w:bookmarkEnd w:id="767"/>
      <w:bookmarkEnd w:id="768"/>
      <w:bookmarkEnd w:id="769"/>
      <w:bookmarkEnd w:id="770"/>
      <w:bookmarkEnd w:id="771"/>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72"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73" w:author="Stefan Björnander" w:date="2012-05-06T21:51:00Z">
            <w:rPr>
              <w:color w:val="0000FF"/>
            </w:rPr>
          </w:rPrChange>
        </w:rPr>
        <w:t>int</w:t>
      </w:r>
      <w:r w:rsidRPr="00EC76D5">
        <w:t xml:space="preserve"> CompareIntegers(</w:t>
      </w:r>
      <w:r w:rsidRPr="00EC76D5">
        <w:rPr>
          <w:color w:val="000000" w:themeColor="text1"/>
          <w:rPrChange w:id="774" w:author="Stefan Björnander" w:date="2012-05-06T21:51:00Z">
            <w:rPr>
              <w:color w:val="0000FF"/>
            </w:rPr>
          </w:rPrChange>
        </w:rPr>
        <w:t>const</w:t>
      </w:r>
      <w:r w:rsidRPr="00EC76D5">
        <w:t xml:space="preserve"> </w:t>
      </w:r>
      <w:r w:rsidRPr="00EC76D5">
        <w:rPr>
          <w:color w:val="000000" w:themeColor="text1"/>
          <w:rPrChange w:id="775" w:author="Stefan Björnander" w:date="2012-05-06T21:51:00Z">
            <w:rPr>
              <w:color w:val="0000FF"/>
            </w:rPr>
          </w:rPrChange>
        </w:rPr>
        <w:t>int</w:t>
      </w:r>
      <w:r w:rsidRPr="00EC76D5">
        <w:t xml:space="preserve">* intPtr1, </w:t>
      </w:r>
      <w:r w:rsidRPr="00EC76D5">
        <w:rPr>
          <w:color w:val="000000" w:themeColor="text1"/>
          <w:rPrChange w:id="776" w:author="Stefan Björnander" w:date="2012-05-06T21:51:00Z">
            <w:rPr>
              <w:color w:val="0000FF"/>
            </w:rPr>
          </w:rPrChange>
        </w:rPr>
        <w:t>const</w:t>
      </w:r>
      <w:r w:rsidRPr="00EC76D5">
        <w:t xml:space="preserve"> </w:t>
      </w:r>
      <w:r w:rsidRPr="00EC76D5">
        <w:rPr>
          <w:color w:val="000000" w:themeColor="text1"/>
          <w:rPrChange w:id="777"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78"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779"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780"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781"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782"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783"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784"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785"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786" w:name="_Toc323656734"/>
      <w:bookmarkStart w:id="787" w:name="_Toc324085472"/>
      <w:bookmarkStart w:id="788" w:name="_Toc383781124"/>
      <w:bookmarkStart w:id="789" w:name="_Toc49764528"/>
      <w:r w:rsidRPr="00EC76D5">
        <w:t xml:space="preserve">Functions with </w:t>
      </w:r>
      <w:bookmarkStart w:id="790" w:name="_Toc320485620"/>
      <w:r w:rsidRPr="00EC76D5">
        <w:t>Variable Number of Parameters</w:t>
      </w:r>
      <w:bookmarkEnd w:id="786"/>
      <w:bookmarkEnd w:id="787"/>
      <w:bookmarkEnd w:id="788"/>
      <w:bookmarkEnd w:id="790"/>
      <w:bookmarkEnd w:id="789"/>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791" w:name="_Toc323656735"/>
      <w:bookmarkStart w:id="792" w:name="_Toc324085473"/>
      <w:bookmarkStart w:id="793" w:name="_Toc383781125"/>
      <w:bookmarkStart w:id="794" w:name="_Toc49764529"/>
      <w:r w:rsidRPr="00EC76D5">
        <w:t>String Management</w:t>
      </w:r>
      <w:bookmarkEnd w:id="791"/>
      <w:bookmarkEnd w:id="792"/>
      <w:bookmarkEnd w:id="793"/>
      <w:bookmarkEnd w:id="794"/>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795" w:author="Stefan Björnander" w:date="2012-05-06T21:51:00Z">
            <w:rPr>
              <w:color w:val="0000FF"/>
            </w:rPr>
          </w:rPrChange>
        </w:rPr>
        <w:t>int</w:t>
      </w:r>
      <w:r w:rsidRPr="00EC76D5">
        <w:t xml:space="preserve"> FirstIndexOf(char s[], </w:t>
      </w:r>
      <w:r w:rsidRPr="00EC76D5">
        <w:rPr>
          <w:color w:val="000000" w:themeColor="text1"/>
          <w:rPrChange w:id="796"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797" w:author="Stefan Björnander" w:date="2012-05-06T21:51:00Z">
            <w:rPr>
              <w:color w:val="0000FF"/>
            </w:rPr>
          </w:rPrChange>
        </w:rPr>
        <w:t>int</w:t>
      </w:r>
      <w:r w:rsidRPr="00EC76D5">
        <w:t xml:space="preserve"> LastIndexOf(</w:t>
      </w:r>
      <w:r w:rsidRPr="00EC76D5">
        <w:rPr>
          <w:color w:val="000000" w:themeColor="text1"/>
          <w:rPrChange w:id="798" w:author="Stefan Björnander" w:date="2012-05-06T21:51:00Z">
            <w:rPr>
              <w:color w:val="0000FF"/>
            </w:rPr>
          </w:rPrChange>
        </w:rPr>
        <w:t>char</w:t>
      </w:r>
      <w:r w:rsidRPr="00EC76D5">
        <w:t xml:space="preserve"> s[], </w:t>
      </w:r>
      <w:r w:rsidRPr="00EC76D5">
        <w:rPr>
          <w:color w:val="000000" w:themeColor="text1"/>
          <w:rPrChange w:id="799"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00" w:author="Stefan Björnander" w:date="2012-05-06T21:51:00Z">
            <w:rPr>
              <w:color w:val="A31515"/>
            </w:rPr>
          </w:rPrChange>
        </w:rPr>
        <w:t>"Hello"</w:t>
      </w:r>
      <w:r w:rsidRPr="00EC76D5">
        <w:t xml:space="preserve">, s2[] = </w:t>
      </w:r>
      <w:r w:rsidRPr="00EC76D5">
        <w:rPr>
          <w:color w:val="000000" w:themeColor="text1"/>
          <w:rPrChange w:id="801"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02"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03"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04"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05" w:author="Stefan Björnander" w:date="2012-05-06T21:51:00Z">
            <w:rPr>
              <w:color w:val="0000FF"/>
            </w:rPr>
          </w:rPrChange>
        </w:rPr>
        <w:t>if</w:t>
      </w:r>
      <w:r w:rsidRPr="00EC76D5">
        <w:t xml:space="preserve"> (sscanf(s2, </w:t>
      </w:r>
      <w:r w:rsidRPr="00EC76D5">
        <w:rPr>
          <w:color w:val="000000" w:themeColor="text1"/>
          <w:rPrChange w:id="806"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07"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08" w:name="_Toc323656736"/>
      <w:bookmarkStart w:id="809" w:name="_Toc324085474"/>
      <w:bookmarkStart w:id="810" w:name="_Toc383781126"/>
      <w:bookmarkStart w:id="811" w:name="_Toc49764530"/>
      <w:r w:rsidRPr="00EC76D5">
        <w:t>Memory Management</w:t>
      </w:r>
      <w:bookmarkEnd w:id="808"/>
      <w:bookmarkEnd w:id="809"/>
      <w:bookmarkEnd w:id="810"/>
      <w:bookmarkEnd w:id="811"/>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12"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13"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14" w:name="_Toc323656737"/>
      <w:bookmarkStart w:id="815" w:name="_Toc324085475"/>
      <w:bookmarkStart w:id="816" w:name="_Toc383781127"/>
      <w:bookmarkStart w:id="817" w:name="_Toc49764531"/>
      <w:r w:rsidRPr="00EC76D5">
        <w:t>Mathematical Functions</w:t>
      </w:r>
      <w:bookmarkEnd w:id="814"/>
      <w:bookmarkEnd w:id="815"/>
      <w:bookmarkEnd w:id="816"/>
      <w:bookmarkEnd w:id="817"/>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18" w:name="_Toc320485615"/>
      <w:bookmarkStart w:id="819" w:name="_Toc323656738"/>
      <w:bookmarkStart w:id="820" w:name="_Toc324085476"/>
      <w:bookmarkStart w:id="821" w:name="_Toc383781128"/>
      <w:bookmarkStart w:id="822" w:name="_Toc49764532"/>
      <w:r w:rsidRPr="00EC76D5">
        <w:t>Long Jumps</w:t>
      </w:r>
      <w:bookmarkEnd w:id="818"/>
      <w:bookmarkEnd w:id="819"/>
      <w:bookmarkEnd w:id="820"/>
      <w:bookmarkEnd w:id="821"/>
      <w:bookmarkEnd w:id="822"/>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8"/>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23" w:name="_Toc323656739"/>
      <w:bookmarkStart w:id="824" w:name="_Toc324085477"/>
      <w:bookmarkStart w:id="825" w:name="_Toc383781129"/>
      <w:bookmarkStart w:id="826" w:name="_Toc49764533"/>
      <w:r w:rsidRPr="00EC76D5">
        <w:t>Time</w:t>
      </w:r>
      <w:bookmarkEnd w:id="823"/>
      <w:bookmarkEnd w:id="824"/>
      <w:bookmarkEnd w:id="825"/>
      <w:bookmarkEnd w:id="826"/>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27" w:author="Stefan Björnander" w:date="2012-05-06T21:51:00Z">
            <w:rPr>
              <w:color w:val="A31515"/>
            </w:rPr>
          </w:rPrChange>
        </w:rPr>
        <w:t>"Feb"</w:t>
      </w:r>
      <w:r w:rsidRPr="00EC76D5">
        <w:t xml:space="preserve">, </w:t>
      </w:r>
      <w:r w:rsidRPr="00EC76D5">
        <w:rPr>
          <w:color w:val="000000" w:themeColor="text1"/>
          <w:rPrChange w:id="828" w:author="Stefan Björnander" w:date="2012-05-06T21:51:00Z">
            <w:rPr>
              <w:color w:val="A31515"/>
            </w:rPr>
          </w:rPrChange>
        </w:rPr>
        <w:t>"Mar"</w:t>
      </w:r>
      <w:r w:rsidRPr="00EC76D5">
        <w:t xml:space="preserve">, </w:t>
      </w:r>
      <w:r w:rsidRPr="00EC76D5">
        <w:rPr>
          <w:color w:val="000000" w:themeColor="text1"/>
          <w:rPrChange w:id="829"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30" w:author="Stefan Björnander" w:date="2012-05-06T21:51:00Z">
            <w:rPr>
              <w:color w:val="A31515"/>
            </w:rPr>
          </w:rPrChange>
        </w:rPr>
        <w:t>"Jun"</w:t>
      </w:r>
      <w:r w:rsidRPr="00EC76D5">
        <w:t xml:space="preserve">, </w:t>
      </w:r>
      <w:r w:rsidRPr="00EC76D5">
        <w:rPr>
          <w:color w:val="000000" w:themeColor="text1"/>
          <w:rPrChange w:id="831" w:author="Stefan Björnander" w:date="2012-05-06T21:51:00Z">
            <w:rPr>
              <w:color w:val="A31515"/>
            </w:rPr>
          </w:rPrChange>
        </w:rPr>
        <w:t>"Jul"</w:t>
      </w:r>
      <w:r w:rsidRPr="00EC76D5">
        <w:t xml:space="preserve">, </w:t>
      </w:r>
      <w:r w:rsidRPr="00EC76D5">
        <w:rPr>
          <w:color w:val="000000" w:themeColor="text1"/>
          <w:rPrChange w:id="832"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33" w:author="Stefan Björnander" w:date="2012-05-06T21:51:00Z">
            <w:rPr>
              <w:color w:val="A31515"/>
            </w:rPr>
          </w:rPrChange>
        </w:rPr>
        <w:t>"Oct"</w:t>
      </w:r>
      <w:r w:rsidRPr="00EC76D5">
        <w:t xml:space="preserve">, </w:t>
      </w:r>
      <w:r w:rsidRPr="00EC76D5">
        <w:rPr>
          <w:color w:val="000000" w:themeColor="text1"/>
          <w:rPrChange w:id="834" w:author="Stefan Björnander" w:date="2012-05-06T21:51:00Z">
            <w:rPr>
              <w:color w:val="A31515"/>
            </w:rPr>
          </w:rPrChange>
        </w:rPr>
        <w:t>"Nov"</w:t>
      </w:r>
      <w:r w:rsidRPr="00EC76D5">
        <w:t>,</w:t>
      </w:r>
      <w:r w:rsidRPr="00EC76D5">
        <w:rPr>
          <w:color w:val="000000" w:themeColor="text1"/>
          <w:rPrChange w:id="835"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36" w:author="Stefan Björnander" w:date="2012-05-06T21:51:00Z">
            <w:rPr>
              <w:color w:val="A31515"/>
            </w:rPr>
          </w:rPrChange>
        </w:rPr>
        <w:t>"Mon"</w:t>
      </w:r>
      <w:r w:rsidRPr="00EC76D5">
        <w:t xml:space="preserve">, </w:t>
      </w:r>
      <w:r w:rsidRPr="00EC76D5">
        <w:rPr>
          <w:color w:val="000000" w:themeColor="text1"/>
          <w:rPrChange w:id="837" w:author="Stefan Björnander" w:date="2012-05-06T21:51:00Z">
            <w:rPr>
              <w:color w:val="A31515"/>
            </w:rPr>
          </w:rPrChange>
        </w:rPr>
        <w:t>"Tue"</w:t>
      </w:r>
      <w:r w:rsidRPr="00EC76D5">
        <w:t xml:space="preserve">, </w:t>
      </w:r>
      <w:r w:rsidRPr="00EC76D5">
        <w:rPr>
          <w:color w:val="000000" w:themeColor="text1"/>
          <w:rPrChange w:id="838"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39" w:author="Stefan Björnander" w:date="2012-05-06T21:51:00Z">
            <w:rPr>
              <w:color w:val="A31515"/>
            </w:rPr>
          </w:rPrChange>
        </w:rPr>
        <w:t>"Fri"</w:t>
      </w:r>
      <w:r w:rsidRPr="00EC76D5">
        <w:t xml:space="preserve">, </w:t>
      </w:r>
      <w:r w:rsidRPr="00EC76D5">
        <w:rPr>
          <w:color w:val="000000" w:themeColor="text1"/>
          <w:rPrChange w:id="840"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41"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42"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43"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44" w:name="_Toc323656740"/>
      <w:bookmarkStart w:id="845" w:name="_Toc324085478"/>
      <w:bookmarkStart w:id="846" w:name="_Toc383781130"/>
      <w:bookmarkStart w:id="847" w:name="_Toc49764534"/>
      <w:r w:rsidRPr="00EC76D5">
        <w:t>Random Numbers</w:t>
      </w:r>
      <w:bookmarkEnd w:id="844"/>
      <w:bookmarkEnd w:id="845"/>
      <w:bookmarkEnd w:id="846"/>
      <w:bookmarkEnd w:id="847"/>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48"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49"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50"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51" w:name="_Toc323656741"/>
      <w:bookmarkStart w:id="852" w:name="_Toc324085479"/>
      <w:bookmarkStart w:id="853" w:name="_Toc383781131"/>
      <w:bookmarkStart w:id="854" w:name="_Toc49764535"/>
      <w:r w:rsidRPr="00EC76D5">
        <w:t>Limits of Integral and Floating Types</w:t>
      </w:r>
      <w:bookmarkEnd w:id="851"/>
      <w:bookmarkEnd w:id="852"/>
      <w:bookmarkEnd w:id="853"/>
      <w:bookmarkEnd w:id="854"/>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55" w:name="_Toc323656742"/>
      <w:bookmarkStart w:id="856" w:name="_Toc324085480"/>
      <w:bookmarkStart w:id="857" w:name="_Toc383781132"/>
      <w:bookmarkStart w:id="858" w:name="_Toc49764536"/>
      <w:r w:rsidRPr="00EC76D5">
        <w:t>Character Functions</w:t>
      </w:r>
      <w:bookmarkEnd w:id="855"/>
      <w:bookmarkEnd w:id="856"/>
      <w:bookmarkEnd w:id="857"/>
      <w:bookmarkEnd w:id="858"/>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59"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60"/>
            <w:commentRangeStart w:id="861"/>
            <w:r w:rsidRPr="00EC76D5">
              <w:rPr>
                <w:b/>
                <w:sz w:val="21"/>
                <w:szCs w:val="21"/>
              </w:rPr>
              <w:t>Isalnum</w:t>
            </w:r>
            <w:commentRangeEnd w:id="860"/>
            <w:r w:rsidR="00166455" w:rsidRPr="00EC76D5">
              <w:rPr>
                <w:rStyle w:val="Kommentarsreferens"/>
                <w:rFonts w:eastAsia="Times New Roman" w:cs="Times New Roman"/>
              </w:rPr>
              <w:commentReference w:id="860"/>
            </w:r>
            <w:commentRangeEnd w:id="861"/>
            <w:r w:rsidR="00166455" w:rsidRPr="00EC76D5">
              <w:rPr>
                <w:rStyle w:val="Kommentarsreferens"/>
                <w:rFonts w:eastAsia="Times New Roman" w:cs="Times New Roman"/>
              </w:rPr>
              <w:commentReference w:id="861"/>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lastRenderedPageBreak/>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62" w:name="_Toc323656743"/>
      <w:bookmarkStart w:id="863" w:name="_Toc324085481"/>
      <w:bookmarkStart w:id="864" w:name="_Toc383781133"/>
      <w:bookmarkStart w:id="865" w:name="_Toc49764537"/>
      <w:r w:rsidRPr="00EC76D5">
        <w:t>Further Reading</w:t>
      </w:r>
      <w:bookmarkEnd w:id="749"/>
      <w:bookmarkEnd w:id="862"/>
      <w:bookmarkEnd w:id="863"/>
      <w:bookmarkEnd w:id="864"/>
      <w:bookmarkEnd w:id="865"/>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66" w:name="_Toc49764538"/>
      <w:r w:rsidRPr="00EC76D5">
        <w:lastRenderedPageBreak/>
        <w:t>Foreword</w:t>
      </w:r>
      <w:bookmarkEnd w:id="866"/>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B634F" w:rsidRDefault="005B634F" w:rsidP="005F7461">
                              <w:pPr>
                                <w:spacing w:before="60" w:after="0"/>
                                <w:jc w:val="center"/>
                                <w:rPr>
                                  <w:lang w:val="sv-SE"/>
                                </w:rPr>
                              </w:pPr>
                              <w:r>
                                <w:rPr>
                                  <w:lang w:val="sv-SE"/>
                                </w:rPr>
                                <w:t>Preprocessor</w:t>
                              </w:r>
                            </w:p>
                            <w:p w14:paraId="04F32221" w14:textId="77777777" w:rsidR="005B634F" w:rsidRPr="00C7380D" w:rsidRDefault="005B634F"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B634F" w:rsidRPr="008541FD" w:rsidRDefault="005B634F" w:rsidP="005F7461">
                              <w:pPr>
                                <w:spacing w:before="60" w:after="0"/>
                                <w:jc w:val="center"/>
                              </w:pPr>
                              <w:r w:rsidRPr="008541FD">
                                <w:t>Source</w:t>
                              </w:r>
                              <w:r>
                                <w:t xml:space="preserve"> </w:t>
                              </w:r>
                              <w:r w:rsidRPr="008541FD">
                                <w:t>Code</w:t>
                              </w:r>
                            </w:p>
                            <w:p w14:paraId="4FCEAC5C" w14:textId="77777777" w:rsidR="005B634F" w:rsidRDefault="005B634F"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B634F" w:rsidRDefault="005B634F"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B634F" w:rsidRDefault="005B634F" w:rsidP="005F7461">
                              <w:pPr>
                                <w:pStyle w:val="Normalwebb"/>
                                <w:spacing w:before="60" w:line="256" w:lineRule="auto"/>
                                <w:jc w:val="center"/>
                              </w:pPr>
                              <w:r>
                                <w:rPr>
                                  <w:rFonts w:eastAsia="Calibri"/>
                                  <w:sz w:val="22"/>
                                  <w:szCs w:val="22"/>
                                  <w:lang w:val="en-US"/>
                                </w:rPr>
                                <w:t>Processed Code</w:t>
                              </w:r>
                            </w:p>
                            <w:p w14:paraId="14142DBC" w14:textId="77777777" w:rsidR="005B634F" w:rsidRDefault="005B634F"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B634F" w:rsidRDefault="005B634F"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B634F" w:rsidRDefault="005B634F" w:rsidP="005F7461">
                              <w:pPr>
                                <w:pStyle w:val="Normalwebb"/>
                                <w:spacing w:before="60" w:line="254" w:lineRule="auto"/>
                                <w:jc w:val="center"/>
                              </w:pPr>
                              <w:r>
                                <w:rPr>
                                  <w:rFonts w:eastAsia="Calibri"/>
                                  <w:sz w:val="22"/>
                                  <w:szCs w:val="22"/>
                                  <w:lang w:val="en-US"/>
                                </w:rPr>
                                <w:t>Syntax Tree</w:t>
                              </w:r>
                            </w:p>
                            <w:p w14:paraId="070DB26E" w14:textId="77777777" w:rsidR="005B634F" w:rsidRDefault="005B634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B634F" w:rsidRDefault="005B634F"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B634F" w:rsidRDefault="005B634F" w:rsidP="005F7461">
                              <w:pPr>
                                <w:pStyle w:val="Normalwebb"/>
                                <w:spacing w:before="60" w:line="252" w:lineRule="auto"/>
                                <w:jc w:val="center"/>
                              </w:pPr>
                              <w:r>
                                <w:rPr>
                                  <w:rFonts w:eastAsia="Calibri"/>
                                  <w:sz w:val="22"/>
                                  <w:szCs w:val="22"/>
                                  <w:lang w:val="en-US"/>
                                </w:rPr>
                                <w:t>Optimized Syntax Tree</w:t>
                              </w:r>
                            </w:p>
                            <w:p w14:paraId="3315953C" w14:textId="77777777" w:rsidR="005B634F" w:rsidRDefault="005B634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B634F" w:rsidRDefault="005B634F"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B634F" w:rsidRDefault="005B634F" w:rsidP="005F7461">
                              <w:pPr>
                                <w:pStyle w:val="Normalwebb"/>
                                <w:spacing w:before="60" w:line="252" w:lineRule="auto"/>
                                <w:jc w:val="center"/>
                              </w:pPr>
                              <w:r>
                                <w:rPr>
                                  <w:rFonts w:eastAsia="Calibri"/>
                                  <w:sz w:val="22"/>
                                  <w:szCs w:val="22"/>
                                  <w:lang w:val="en-US"/>
                                </w:rPr>
                                <w:t>Middle Code List</w:t>
                              </w:r>
                            </w:p>
                            <w:p w14:paraId="321C1BE9" w14:textId="77777777" w:rsidR="005B634F" w:rsidRDefault="005B634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B634F" w:rsidRDefault="005B634F" w:rsidP="005F7461">
                              <w:pPr>
                                <w:pStyle w:val="Normalwebb"/>
                                <w:spacing w:before="60" w:line="252" w:lineRule="auto"/>
                                <w:jc w:val="center"/>
                              </w:pPr>
                              <w:r>
                                <w:rPr>
                                  <w:rFonts w:eastAsia="Calibri"/>
                                  <w:sz w:val="22"/>
                                  <w:szCs w:val="22"/>
                                  <w:lang w:val="en-US"/>
                                </w:rPr>
                                <w:t>Optimized Middle Code List</w:t>
                              </w:r>
                            </w:p>
                            <w:p w14:paraId="4CF9CB98" w14:textId="77777777" w:rsidR="005B634F" w:rsidRDefault="005B634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B634F" w:rsidRDefault="005B634F"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B634F" w:rsidRDefault="005B634F"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B634F" w:rsidRDefault="005B634F" w:rsidP="005F7461">
                        <w:pPr>
                          <w:spacing w:before="60" w:after="0"/>
                          <w:jc w:val="center"/>
                          <w:rPr>
                            <w:lang w:val="sv-SE"/>
                          </w:rPr>
                        </w:pPr>
                        <w:r>
                          <w:rPr>
                            <w:lang w:val="sv-SE"/>
                          </w:rPr>
                          <w:t>Preprocessor</w:t>
                        </w:r>
                      </w:p>
                      <w:p w14:paraId="04F32221" w14:textId="77777777" w:rsidR="005B634F" w:rsidRPr="00C7380D" w:rsidRDefault="005B634F"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B634F" w:rsidRPr="008541FD" w:rsidRDefault="005B634F" w:rsidP="005F7461">
                        <w:pPr>
                          <w:spacing w:before="60" w:after="0"/>
                          <w:jc w:val="center"/>
                        </w:pPr>
                        <w:r w:rsidRPr="008541FD">
                          <w:t>Source</w:t>
                        </w:r>
                        <w:r>
                          <w:t xml:space="preserve"> </w:t>
                        </w:r>
                        <w:r w:rsidRPr="008541FD">
                          <w:t>Code</w:t>
                        </w:r>
                      </w:p>
                      <w:p w14:paraId="4FCEAC5C" w14:textId="77777777" w:rsidR="005B634F" w:rsidRDefault="005B634F"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B634F" w:rsidRDefault="005B634F"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B634F" w:rsidRDefault="005B634F" w:rsidP="005F7461">
                        <w:pPr>
                          <w:pStyle w:val="Normalwebb"/>
                          <w:spacing w:before="60" w:line="256" w:lineRule="auto"/>
                          <w:jc w:val="center"/>
                        </w:pPr>
                        <w:r>
                          <w:rPr>
                            <w:rFonts w:eastAsia="Calibri"/>
                            <w:sz w:val="22"/>
                            <w:szCs w:val="22"/>
                            <w:lang w:val="en-US"/>
                          </w:rPr>
                          <w:t>Processed Code</w:t>
                        </w:r>
                      </w:p>
                      <w:p w14:paraId="14142DBC" w14:textId="77777777" w:rsidR="005B634F" w:rsidRDefault="005B634F"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B634F" w:rsidRDefault="005B634F"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B634F" w:rsidRDefault="005B634F" w:rsidP="005F7461">
                        <w:pPr>
                          <w:pStyle w:val="Normalwebb"/>
                          <w:spacing w:before="60" w:line="254" w:lineRule="auto"/>
                          <w:jc w:val="center"/>
                        </w:pPr>
                        <w:r>
                          <w:rPr>
                            <w:rFonts w:eastAsia="Calibri"/>
                            <w:sz w:val="22"/>
                            <w:szCs w:val="22"/>
                            <w:lang w:val="en-US"/>
                          </w:rPr>
                          <w:t>Syntax Tree</w:t>
                        </w:r>
                      </w:p>
                      <w:p w14:paraId="070DB26E" w14:textId="77777777" w:rsidR="005B634F" w:rsidRDefault="005B634F"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B634F" w:rsidRDefault="005B634F"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B634F" w:rsidRDefault="005B634F" w:rsidP="005F7461">
                        <w:pPr>
                          <w:pStyle w:val="Normalwebb"/>
                          <w:spacing w:before="60" w:line="252" w:lineRule="auto"/>
                          <w:jc w:val="center"/>
                        </w:pPr>
                        <w:r>
                          <w:rPr>
                            <w:rFonts w:eastAsia="Calibri"/>
                            <w:sz w:val="22"/>
                            <w:szCs w:val="22"/>
                            <w:lang w:val="en-US"/>
                          </w:rPr>
                          <w:t>Optimized Syntax Tree</w:t>
                        </w:r>
                      </w:p>
                      <w:p w14:paraId="3315953C" w14:textId="77777777" w:rsidR="005B634F" w:rsidRDefault="005B634F"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B634F" w:rsidRDefault="005B634F"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B634F" w:rsidRDefault="005B634F" w:rsidP="005F7461">
                        <w:pPr>
                          <w:pStyle w:val="Normalwebb"/>
                          <w:spacing w:before="60" w:line="252" w:lineRule="auto"/>
                          <w:jc w:val="center"/>
                        </w:pPr>
                        <w:r>
                          <w:rPr>
                            <w:rFonts w:eastAsia="Calibri"/>
                            <w:sz w:val="22"/>
                            <w:szCs w:val="22"/>
                            <w:lang w:val="en-US"/>
                          </w:rPr>
                          <w:t>Middle Code List</w:t>
                        </w:r>
                      </w:p>
                      <w:p w14:paraId="321C1BE9" w14:textId="77777777" w:rsidR="005B634F" w:rsidRDefault="005B634F"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B634F" w:rsidRDefault="005B634F" w:rsidP="005F7461">
                        <w:pPr>
                          <w:pStyle w:val="Normalwebb"/>
                          <w:spacing w:before="60" w:line="252" w:lineRule="auto"/>
                          <w:jc w:val="center"/>
                        </w:pPr>
                        <w:r>
                          <w:rPr>
                            <w:rFonts w:eastAsia="Calibri"/>
                            <w:sz w:val="22"/>
                            <w:szCs w:val="22"/>
                            <w:lang w:val="en-US"/>
                          </w:rPr>
                          <w:t>Optimized Middle Code List</w:t>
                        </w:r>
                      </w:p>
                      <w:p w14:paraId="4CF9CB98" w14:textId="77777777" w:rsidR="005B634F" w:rsidRDefault="005B634F"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B634F" w:rsidRDefault="005B634F"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B634F" w:rsidRDefault="005B634F"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B634F" w:rsidRDefault="005B634F" w:rsidP="006F14D0">
                              <w:pPr>
                                <w:spacing w:before="60" w:after="0"/>
                                <w:jc w:val="center"/>
                                <w:rPr>
                                  <w:lang w:val="sv-SE"/>
                                </w:rPr>
                              </w:pPr>
                              <w:r>
                                <w:rPr>
                                  <w:lang w:val="sv-SE"/>
                                </w:rPr>
                                <w:t>Preprocessor</w:t>
                              </w:r>
                            </w:p>
                            <w:p w14:paraId="2CD90E0F" w14:textId="77777777" w:rsidR="005B634F" w:rsidRPr="00C7380D" w:rsidRDefault="005B634F"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B634F" w:rsidRPr="008541FD" w:rsidRDefault="005B634F" w:rsidP="006F14D0">
                              <w:pPr>
                                <w:spacing w:before="60" w:after="0"/>
                                <w:jc w:val="center"/>
                              </w:pPr>
                              <w:r w:rsidRPr="008541FD">
                                <w:t>Source</w:t>
                              </w:r>
                              <w:r>
                                <w:t xml:space="preserve"> </w:t>
                              </w:r>
                              <w:r w:rsidRPr="008541FD">
                                <w:t>Code</w:t>
                              </w:r>
                            </w:p>
                            <w:p w14:paraId="1314F231" w14:textId="77777777" w:rsidR="005B634F" w:rsidRDefault="005B634F"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B634F" w:rsidRDefault="005B634F"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B634F" w:rsidRDefault="005B634F" w:rsidP="006F14D0">
                              <w:pPr>
                                <w:pStyle w:val="Normalwebb"/>
                                <w:spacing w:before="60" w:line="256" w:lineRule="auto"/>
                                <w:jc w:val="center"/>
                              </w:pPr>
                              <w:r>
                                <w:rPr>
                                  <w:rFonts w:eastAsia="Calibri"/>
                                  <w:sz w:val="22"/>
                                  <w:szCs w:val="22"/>
                                  <w:lang w:val="en-US"/>
                                </w:rPr>
                                <w:t>Processed Code</w:t>
                              </w:r>
                            </w:p>
                            <w:p w14:paraId="705B7689" w14:textId="77777777" w:rsidR="005B634F" w:rsidRDefault="005B634F"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B634F" w:rsidRDefault="005B634F"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B634F" w:rsidRDefault="005B634F" w:rsidP="006F14D0">
                              <w:pPr>
                                <w:pStyle w:val="Normalwebb"/>
                                <w:spacing w:before="60" w:line="254" w:lineRule="auto"/>
                                <w:jc w:val="center"/>
                              </w:pPr>
                              <w:r>
                                <w:rPr>
                                  <w:rFonts w:eastAsia="Calibri"/>
                                  <w:sz w:val="22"/>
                                  <w:szCs w:val="22"/>
                                  <w:lang w:val="en-US"/>
                                </w:rPr>
                                <w:t>Syntax Tree</w:t>
                              </w:r>
                            </w:p>
                            <w:p w14:paraId="20988EE2" w14:textId="77777777" w:rsidR="005B634F" w:rsidRDefault="005B634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B634F" w:rsidRDefault="005B634F"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B634F" w:rsidRDefault="005B634F" w:rsidP="006F14D0">
                              <w:pPr>
                                <w:pStyle w:val="Normalwebb"/>
                                <w:spacing w:before="60" w:line="252" w:lineRule="auto"/>
                                <w:jc w:val="center"/>
                              </w:pPr>
                              <w:r>
                                <w:rPr>
                                  <w:rFonts w:eastAsia="Calibri"/>
                                  <w:sz w:val="22"/>
                                  <w:szCs w:val="22"/>
                                  <w:lang w:val="en-US"/>
                                </w:rPr>
                                <w:t>Optimized Syntax Tree</w:t>
                              </w:r>
                            </w:p>
                            <w:p w14:paraId="35223DB0" w14:textId="77777777" w:rsidR="005B634F" w:rsidRDefault="005B634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B634F" w:rsidRDefault="005B634F"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B634F" w:rsidRDefault="005B634F" w:rsidP="006F14D0">
                              <w:pPr>
                                <w:pStyle w:val="Normalwebb"/>
                                <w:spacing w:before="60" w:line="252" w:lineRule="auto"/>
                                <w:jc w:val="center"/>
                              </w:pPr>
                              <w:r>
                                <w:rPr>
                                  <w:rFonts w:eastAsia="Calibri"/>
                                  <w:sz w:val="22"/>
                                  <w:szCs w:val="22"/>
                                  <w:lang w:val="en-US"/>
                                </w:rPr>
                                <w:t>Middle Code List</w:t>
                              </w:r>
                            </w:p>
                            <w:p w14:paraId="5410A942" w14:textId="77777777" w:rsidR="005B634F" w:rsidRDefault="005B634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B634F" w:rsidRDefault="005B634F" w:rsidP="006F14D0">
                              <w:pPr>
                                <w:pStyle w:val="Normalwebb"/>
                                <w:spacing w:before="60" w:line="252" w:lineRule="auto"/>
                                <w:jc w:val="center"/>
                              </w:pPr>
                              <w:r>
                                <w:rPr>
                                  <w:rFonts w:eastAsia="Calibri"/>
                                  <w:sz w:val="22"/>
                                  <w:szCs w:val="22"/>
                                  <w:lang w:val="en-US"/>
                                </w:rPr>
                                <w:t>Optimized Middle Code List</w:t>
                              </w:r>
                            </w:p>
                            <w:p w14:paraId="36F7A1DE" w14:textId="77777777" w:rsidR="005B634F" w:rsidRDefault="005B634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B634F" w:rsidRDefault="005B634F"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B634F" w:rsidRDefault="005B634F"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B634F" w:rsidRDefault="005B634F" w:rsidP="006F14D0">
                        <w:pPr>
                          <w:spacing w:before="60" w:after="0"/>
                          <w:jc w:val="center"/>
                          <w:rPr>
                            <w:lang w:val="sv-SE"/>
                          </w:rPr>
                        </w:pPr>
                        <w:r>
                          <w:rPr>
                            <w:lang w:val="sv-SE"/>
                          </w:rPr>
                          <w:t>Preprocessor</w:t>
                        </w:r>
                      </w:p>
                      <w:p w14:paraId="2CD90E0F" w14:textId="77777777" w:rsidR="005B634F" w:rsidRPr="00C7380D" w:rsidRDefault="005B634F"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B634F" w:rsidRPr="008541FD" w:rsidRDefault="005B634F" w:rsidP="006F14D0">
                        <w:pPr>
                          <w:spacing w:before="60" w:after="0"/>
                          <w:jc w:val="center"/>
                        </w:pPr>
                        <w:r w:rsidRPr="008541FD">
                          <w:t>Source</w:t>
                        </w:r>
                        <w:r>
                          <w:t xml:space="preserve"> </w:t>
                        </w:r>
                        <w:r w:rsidRPr="008541FD">
                          <w:t>Code</w:t>
                        </w:r>
                      </w:p>
                      <w:p w14:paraId="1314F231" w14:textId="77777777" w:rsidR="005B634F" w:rsidRDefault="005B634F"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B634F" w:rsidRDefault="005B634F"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B634F" w:rsidRDefault="005B634F" w:rsidP="006F14D0">
                        <w:pPr>
                          <w:pStyle w:val="Normalwebb"/>
                          <w:spacing w:before="60" w:line="256" w:lineRule="auto"/>
                          <w:jc w:val="center"/>
                        </w:pPr>
                        <w:r>
                          <w:rPr>
                            <w:rFonts w:eastAsia="Calibri"/>
                            <w:sz w:val="22"/>
                            <w:szCs w:val="22"/>
                            <w:lang w:val="en-US"/>
                          </w:rPr>
                          <w:t>Processed Code</w:t>
                        </w:r>
                      </w:p>
                      <w:p w14:paraId="705B7689" w14:textId="77777777" w:rsidR="005B634F" w:rsidRDefault="005B634F"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B634F" w:rsidRDefault="005B634F"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B634F" w:rsidRDefault="005B634F" w:rsidP="006F14D0">
                        <w:pPr>
                          <w:pStyle w:val="Normalwebb"/>
                          <w:spacing w:before="60" w:line="254" w:lineRule="auto"/>
                          <w:jc w:val="center"/>
                        </w:pPr>
                        <w:r>
                          <w:rPr>
                            <w:rFonts w:eastAsia="Calibri"/>
                            <w:sz w:val="22"/>
                            <w:szCs w:val="22"/>
                            <w:lang w:val="en-US"/>
                          </w:rPr>
                          <w:t>Syntax Tree</w:t>
                        </w:r>
                      </w:p>
                      <w:p w14:paraId="20988EE2" w14:textId="77777777" w:rsidR="005B634F" w:rsidRDefault="005B634F"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B634F" w:rsidRDefault="005B634F"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B634F" w:rsidRDefault="005B634F" w:rsidP="006F14D0">
                        <w:pPr>
                          <w:pStyle w:val="Normalwebb"/>
                          <w:spacing w:before="60" w:line="252" w:lineRule="auto"/>
                          <w:jc w:val="center"/>
                        </w:pPr>
                        <w:r>
                          <w:rPr>
                            <w:rFonts w:eastAsia="Calibri"/>
                            <w:sz w:val="22"/>
                            <w:szCs w:val="22"/>
                            <w:lang w:val="en-US"/>
                          </w:rPr>
                          <w:t>Optimized Syntax Tree</w:t>
                        </w:r>
                      </w:p>
                      <w:p w14:paraId="35223DB0" w14:textId="77777777" w:rsidR="005B634F" w:rsidRDefault="005B634F"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B634F" w:rsidRDefault="005B634F"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B634F" w:rsidRDefault="005B634F" w:rsidP="006F14D0">
                        <w:pPr>
                          <w:pStyle w:val="Normalwebb"/>
                          <w:spacing w:before="60" w:line="252" w:lineRule="auto"/>
                          <w:jc w:val="center"/>
                        </w:pPr>
                        <w:r>
                          <w:rPr>
                            <w:rFonts w:eastAsia="Calibri"/>
                            <w:sz w:val="22"/>
                            <w:szCs w:val="22"/>
                            <w:lang w:val="en-US"/>
                          </w:rPr>
                          <w:t>Middle Code List</w:t>
                        </w:r>
                      </w:p>
                      <w:p w14:paraId="5410A942" w14:textId="77777777" w:rsidR="005B634F" w:rsidRDefault="005B634F"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B634F" w:rsidRDefault="005B634F" w:rsidP="006F14D0">
                        <w:pPr>
                          <w:pStyle w:val="Normalwebb"/>
                          <w:spacing w:before="60" w:line="252" w:lineRule="auto"/>
                          <w:jc w:val="center"/>
                        </w:pPr>
                        <w:r>
                          <w:rPr>
                            <w:rFonts w:eastAsia="Calibri"/>
                            <w:sz w:val="22"/>
                            <w:szCs w:val="22"/>
                            <w:lang w:val="en-US"/>
                          </w:rPr>
                          <w:t>Optimized Middle Code List</w:t>
                        </w:r>
                      </w:p>
                      <w:p w14:paraId="36F7A1DE" w14:textId="77777777" w:rsidR="005B634F" w:rsidRDefault="005B634F"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B634F" w:rsidRDefault="005B634F"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B634F" w:rsidRDefault="005B634F"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60" w:author="Stefan Bjornander" w:date="2015-05-23T17:42:00Z" w:initials="SB">
    <w:p w14:paraId="7086E310" w14:textId="77777777" w:rsidR="005B634F" w:rsidRDefault="005B634F">
      <w:pPr>
        <w:pStyle w:val="Kommentarer"/>
      </w:pPr>
      <w:r>
        <w:rPr>
          <w:rStyle w:val="Kommentarsreferens"/>
        </w:rPr>
        <w:annotationRef/>
      </w:r>
    </w:p>
    <w:p w14:paraId="01C1DAD9" w14:textId="77777777" w:rsidR="005B634F" w:rsidRDefault="005B634F">
      <w:pPr>
        <w:pStyle w:val="Kommentarer"/>
      </w:pPr>
      <w:r>
        <w:rPr>
          <w:b/>
          <w:sz w:val="21"/>
          <w:szCs w:val="21"/>
        </w:rPr>
        <w:pict w14:anchorId="5BD8B1F4">
          <v:shape id="_x0000_i1033" type="#_x0000_t75" style="width:36.25pt;height:5.9pt" o:ole="" strokeweight="0">
            <v:stroke endcap="round"/>
            <v:imagedata r:id="rId1" o:title=""/>
            <v:path shadowok="f" fillok="f" insetpenok="f"/>
            <o:lock v:ext="edit" rotation="t" verticies="t" text="t" shapetype="t"/>
            <o:ink i="AAB=&#10;" annotation="t"/>
          </v:shape>
        </w:pict>
      </w:r>
    </w:p>
  </w:comment>
  <w:comment w:id="861" w:author="Stefan Bjornander" w:date="2015-05-23T17:42:00Z" w:initials="SB">
    <w:p w14:paraId="04F55807" w14:textId="77777777" w:rsidR="005B634F" w:rsidRDefault="005B634F">
      <w:pPr>
        <w:pStyle w:val="Kommentarer"/>
      </w:pPr>
      <w:r>
        <w:rPr>
          <w:rStyle w:val="Kommentarsreferens"/>
        </w:rPr>
        <w:annotationRef/>
      </w:r>
    </w:p>
    <w:p w14:paraId="533EC9EE" w14:textId="77777777" w:rsidR="005B634F" w:rsidRDefault="005B634F">
      <w:pPr>
        <w:pStyle w:val="Kommentarer"/>
      </w:pPr>
      <w:r>
        <w:rPr>
          <w:b/>
          <w:sz w:val="21"/>
          <w:szCs w:val="21"/>
        </w:rPr>
        <w:pict w14:anchorId="232FB768">
          <v:shape id="_x0000_i1035" type="#_x0000_t75" style="width:36.25pt;height:5.9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B634F" w:rsidRDefault="005B634F" w:rsidP="006C7309">
      <w:pPr>
        <w:spacing w:line="240" w:lineRule="auto"/>
      </w:pPr>
      <w:r>
        <w:separator/>
      </w:r>
    </w:p>
  </w:endnote>
  <w:endnote w:type="continuationSeparator" w:id="0">
    <w:p w14:paraId="0DD18C9D" w14:textId="77777777" w:rsidR="005B634F" w:rsidRDefault="005B634F"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B634F" w:rsidRDefault="005B634F" w:rsidP="006C7309">
      <w:pPr>
        <w:spacing w:line="240" w:lineRule="auto"/>
      </w:pPr>
      <w:r>
        <w:separator/>
      </w:r>
    </w:p>
  </w:footnote>
  <w:footnote w:type="continuationSeparator" w:id="0">
    <w:p w14:paraId="0BA3DA21" w14:textId="77777777" w:rsidR="005B634F" w:rsidRDefault="005B634F" w:rsidP="006C7309">
      <w:pPr>
        <w:spacing w:line="240" w:lineRule="auto"/>
      </w:pPr>
      <w:r>
        <w:continuationSeparator/>
      </w:r>
    </w:p>
  </w:footnote>
  <w:footnote w:id="1">
    <w:p w14:paraId="787D622A" w14:textId="77777777" w:rsidR="005B634F" w:rsidRDefault="005B634F"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i/>
            <w:rPrChange w:id="38" w:author="Stefan Bjornander" w:date="2015-04-26T09:29:00Z">
              <w:rPr>
                <w:rStyle w:val="CodeInText"/>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i/>
            <w:rPrChange w:id="41" w:author="Stefan Bjornander" w:date="2015-04-26T09:29:00Z">
              <w:rPr>
                <w:rStyle w:val="CodeInText"/>
              </w:rPr>
            </w:rPrChange>
          </w:rPr>
          <w:t>if-then-els</w:t>
        </w:r>
      </w:ins>
      <w:ins w:id="42" w:author="Stefan Bjornander" w:date="2015-04-26T09:29:00Z">
        <w:r>
          <w:rPr>
            <w:rStyle w:val="CodeInText"/>
            <w:i/>
            <w:rPrChange w:id="43" w:author="Stefan Bjornander" w:date="2015-04-26T09:29:00Z">
              <w:rPr>
                <w:rStyle w:val="CodeInText"/>
              </w:rPr>
            </w:rPrChange>
          </w:rPr>
          <w:t>e</w:t>
        </w:r>
        <w:r>
          <w:t xml:space="preserve"> problem.</w:t>
        </w:r>
      </w:ins>
    </w:p>
  </w:footnote>
  <w:footnote w:id="2">
    <w:p w14:paraId="1F73F94F" w14:textId="77777777" w:rsidR="005B634F" w:rsidRPr="007E20F3" w:rsidRDefault="005B634F"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5B634F" w:rsidRPr="002D6FCA" w:rsidRDefault="005B634F">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10319273" w14:textId="77777777" w:rsidR="005B634F" w:rsidRPr="00DB458B" w:rsidRDefault="005B634F"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5">
    <w:p w14:paraId="58CBFD86" w14:textId="1C24BC1F" w:rsidR="005B634F" w:rsidRDefault="005B634F"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5B634F" w:rsidRPr="00DB458B" w:rsidRDefault="005B634F">
      <w:pPr>
        <w:pStyle w:val="Fotnotstext"/>
      </w:pPr>
    </w:p>
  </w:footnote>
  <w:footnote w:id="6">
    <w:p w14:paraId="3057005F" w14:textId="77777777" w:rsidR="005B634F" w:rsidRPr="00304E17" w:rsidRDefault="005B634F"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7">
    <w:p w14:paraId="2574BD6E" w14:textId="77777777" w:rsidR="005B634F" w:rsidRPr="00725EAE" w:rsidRDefault="005B634F"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8">
    <w:p w14:paraId="0A93E7E0" w14:textId="77777777" w:rsidR="005B634F" w:rsidRPr="00B4576D" w:rsidRDefault="005B634F"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9">
    <w:p w14:paraId="673337B7" w14:textId="77777777" w:rsidR="005B634F" w:rsidRPr="00080A22" w:rsidRDefault="005B634F"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0">
    <w:p w14:paraId="32ED624A" w14:textId="03CFC2CC" w:rsidR="005B634F" w:rsidRDefault="005B634F"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5B634F" w:rsidRDefault="005B634F" w:rsidP="00E80032">
      <w:pPr>
        <w:pStyle w:val="Code"/>
      </w:pPr>
      <w:r>
        <w:t>#define BOOL int</w:t>
      </w:r>
    </w:p>
    <w:p w14:paraId="5A8A6026" w14:textId="77777777" w:rsidR="005B634F" w:rsidRDefault="005B634F" w:rsidP="00E80032">
      <w:pPr>
        <w:pStyle w:val="Code"/>
      </w:pPr>
      <w:r>
        <w:t>#define TRUE 1</w:t>
      </w:r>
    </w:p>
    <w:p w14:paraId="09976B6C" w14:textId="77777777" w:rsidR="005B634F" w:rsidRPr="00BF232B" w:rsidRDefault="005B634F" w:rsidP="00E80032">
      <w:pPr>
        <w:pStyle w:val="Code"/>
      </w:pPr>
      <w:r>
        <w:t>#define FALSE 0</w:t>
      </w:r>
    </w:p>
  </w:footnote>
  <w:footnote w:id="11">
    <w:p w14:paraId="1100CB01" w14:textId="77777777" w:rsidR="005B634F" w:rsidRDefault="005B634F"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2">
    <w:p w14:paraId="6678A4C0" w14:textId="77777777" w:rsidR="005B634F" w:rsidRDefault="005B634F" w:rsidP="00E80032">
      <w:r>
        <w:rPr>
          <w:rStyle w:val="Fotnotsreferens"/>
        </w:rPr>
        <w:footnoteRef/>
      </w:r>
      <w:r>
        <w:t xml:space="preserve"> Depending of the compiler and its warning level settings.</w:t>
      </w:r>
    </w:p>
  </w:footnote>
  <w:footnote w:id="13">
    <w:p w14:paraId="3D554D37" w14:textId="77777777" w:rsidR="005B634F" w:rsidRPr="004679D4" w:rsidRDefault="005B634F"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4">
    <w:p w14:paraId="0C800D4D" w14:textId="77777777" w:rsidR="005B634F" w:rsidRPr="00C03AB7" w:rsidRDefault="005B634F"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5">
    <w:p w14:paraId="278B000B" w14:textId="77777777" w:rsidR="005B634F" w:rsidRPr="000C5114" w:rsidRDefault="005B634F"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6">
    <w:p w14:paraId="1A8D5AE6" w14:textId="77777777" w:rsidR="005B634F" w:rsidRPr="002343ED" w:rsidRDefault="005B634F"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7">
    <w:p w14:paraId="3BE4E62C" w14:textId="77777777" w:rsidR="005B634F" w:rsidRDefault="005B634F" w:rsidP="00E80032">
      <w:r>
        <w:rPr>
          <w:rStyle w:val="Fotnotsreferens"/>
        </w:rPr>
        <w:footnoteRef/>
      </w:r>
      <w:r>
        <w:t xml:space="preserve"> However, we have no knowledge about the actual address; it may be 10,000 or anything else.</w:t>
      </w:r>
    </w:p>
  </w:footnote>
  <w:footnote w:id="18">
    <w:p w14:paraId="575EFDCD" w14:textId="77777777" w:rsidR="005B634F" w:rsidRPr="009B0162" w:rsidRDefault="005B634F" w:rsidP="00E80032">
      <w:r>
        <w:rPr>
          <w:rStyle w:val="Fotnotsreferens"/>
        </w:rPr>
        <w:footnoteRef/>
      </w:r>
      <w:r w:rsidRPr="009B0162">
        <w:t xml:space="preserve"> In C++, the ampersand is also used</w:t>
      </w:r>
      <w:r>
        <w:t xml:space="preserve"> to define references variables, which are not included in C.</w:t>
      </w:r>
    </w:p>
  </w:footnote>
  <w:footnote w:id="19">
    <w:p w14:paraId="723B76D0" w14:textId="77777777" w:rsidR="005B634F" w:rsidRDefault="005B634F"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0">
    <w:p w14:paraId="6E4A057E" w14:textId="77777777" w:rsidR="005B634F" w:rsidRDefault="005B634F"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1">
    <w:p w14:paraId="28C19D66" w14:textId="77777777" w:rsidR="005B634F" w:rsidRPr="00E554CC" w:rsidRDefault="005B634F"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2">
    <w:p w14:paraId="26C017D1" w14:textId="77777777" w:rsidR="005B634F" w:rsidRPr="00391B01" w:rsidRDefault="005B634F"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3">
    <w:p w14:paraId="325E6486" w14:textId="77777777" w:rsidR="005B634F" w:rsidRDefault="005B634F"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4">
    <w:p w14:paraId="6A4339FA" w14:textId="77777777" w:rsidR="005B634F" w:rsidRDefault="005B634F"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5">
    <w:p w14:paraId="301408BC" w14:textId="77777777" w:rsidR="005B634F" w:rsidRDefault="005B634F" w:rsidP="00E80032">
      <w:r>
        <w:rPr>
          <w:rStyle w:val="Fotnotsreferens"/>
        </w:rPr>
        <w:footnoteRef/>
      </w:r>
      <w:r>
        <w:t xml:space="preserve"> There is no rational explanation, just accept it.</w:t>
      </w:r>
    </w:p>
  </w:footnote>
  <w:footnote w:id="26">
    <w:p w14:paraId="0B9FD0C4" w14:textId="77777777" w:rsidR="005B634F" w:rsidRDefault="005B634F"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7">
    <w:p w14:paraId="0D18B916" w14:textId="77777777" w:rsidR="005B634F" w:rsidRPr="00EF01A1" w:rsidRDefault="005B634F"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8">
    <w:p w14:paraId="08813838" w14:textId="77777777" w:rsidR="005B634F" w:rsidRPr="008655EC" w:rsidRDefault="005B634F"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99"/>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DE"/>
    <w:rsid w:val="00BA3E1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3118</TotalTime>
  <Pages>461</Pages>
  <Words>140161</Words>
  <Characters>742854</Characters>
  <Application>Microsoft Office Word</Application>
  <DocSecurity>0</DocSecurity>
  <Lines>6190</Lines>
  <Paragraphs>1762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312</cp:revision>
  <cp:lastPrinted>2017-05-07T13:41:00Z</cp:lastPrinted>
  <dcterms:created xsi:type="dcterms:W3CDTF">2020-09-25T11:56:00Z</dcterms:created>
  <dcterms:modified xsi:type="dcterms:W3CDTF">2020-10-01T15:16:00Z</dcterms:modified>
</cp:coreProperties>
</file>