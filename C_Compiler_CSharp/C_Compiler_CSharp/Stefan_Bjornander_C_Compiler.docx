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542755">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542755">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542755">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542755">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542755">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542755">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542755">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542755">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542755">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542755">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542755">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542755">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542755">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542755">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542755">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542755">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542755">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542755">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542755">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542755">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542755">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542755">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542755">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542755">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542755">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542755">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542755">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542755">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C387A" w:rsidRDefault="00FC387A" w:rsidP="007016BF">
                              <w:pPr>
                                <w:spacing w:before="60" w:after="0"/>
                                <w:jc w:val="center"/>
                                <w:rPr>
                                  <w:lang w:val="sv-SE"/>
                                </w:rPr>
                              </w:pPr>
                              <w:r>
                                <w:rPr>
                                  <w:lang w:val="sv-SE"/>
                                </w:rPr>
                                <w:t>Register Preparator</w:t>
                              </w:r>
                            </w:p>
                            <w:p w14:paraId="5B7E5EAE" w14:textId="77777777" w:rsidR="00FC387A" w:rsidRPr="00C7380D" w:rsidRDefault="00FC387A"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C387A" w:rsidRDefault="00FC387A" w:rsidP="00F52895">
                              <w:pPr>
                                <w:spacing w:before="60" w:after="0"/>
                                <w:jc w:val="center"/>
                                <w:rPr>
                                  <w:lang w:val="sv-SE"/>
                                </w:rPr>
                              </w:pPr>
                              <w:r>
                                <w:rPr>
                                  <w:lang w:val="sv-SE"/>
                                </w:rPr>
                                <w:t>Register Allocator</w:t>
                              </w:r>
                            </w:p>
                            <w:p w14:paraId="49971E8A" w14:textId="77777777" w:rsidR="00FC387A" w:rsidRDefault="00FC387A"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C387A" w:rsidRPr="009C410A" w:rsidRDefault="00FC387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C387A" w:rsidRPr="009C410A" w:rsidRDefault="00FC387A"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C387A" w:rsidRDefault="00FC387A"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C387A" w:rsidRDefault="00FC387A"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C387A" w:rsidRDefault="00FC387A" w:rsidP="007016BF">
                              <w:pPr>
                                <w:pStyle w:val="Normalwebb"/>
                                <w:spacing w:before="60" w:line="252" w:lineRule="auto"/>
                                <w:jc w:val="center"/>
                              </w:pPr>
                              <w:r>
                                <w:rPr>
                                  <w:rFonts w:eastAsia="Calibri"/>
                                  <w:sz w:val="22"/>
                                  <w:szCs w:val="22"/>
                                  <w:lang w:val="en-US"/>
                                </w:rPr>
                                <w:t>Object Code</w:t>
                              </w:r>
                            </w:p>
                            <w:p w14:paraId="774C3A6C" w14:textId="77777777" w:rsidR="00FC387A" w:rsidRDefault="00FC387A"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C387A" w:rsidRDefault="00FC387A"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C387A" w:rsidRDefault="00FC387A"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C387A" w:rsidRDefault="00FC387A" w:rsidP="007016BF">
                        <w:pPr>
                          <w:spacing w:before="60" w:after="0"/>
                          <w:jc w:val="center"/>
                          <w:rPr>
                            <w:lang w:val="sv-SE"/>
                          </w:rPr>
                        </w:pPr>
                        <w:r>
                          <w:rPr>
                            <w:lang w:val="sv-SE"/>
                          </w:rPr>
                          <w:t>Register Preparator</w:t>
                        </w:r>
                      </w:p>
                      <w:p w14:paraId="5B7E5EAE" w14:textId="77777777" w:rsidR="00FC387A" w:rsidRPr="00C7380D" w:rsidRDefault="00FC387A"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C387A" w:rsidRDefault="00FC387A" w:rsidP="00F52895">
                        <w:pPr>
                          <w:spacing w:before="60" w:after="0"/>
                          <w:jc w:val="center"/>
                          <w:rPr>
                            <w:lang w:val="sv-SE"/>
                          </w:rPr>
                        </w:pPr>
                        <w:r>
                          <w:rPr>
                            <w:lang w:val="sv-SE"/>
                          </w:rPr>
                          <w:t>Register Allocator</w:t>
                        </w:r>
                      </w:p>
                      <w:p w14:paraId="49971E8A" w14:textId="77777777" w:rsidR="00FC387A" w:rsidRDefault="00FC387A"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C387A" w:rsidRPr="009C410A" w:rsidRDefault="00FC387A"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C387A" w:rsidRPr="009C410A" w:rsidRDefault="00FC387A"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C387A" w:rsidRDefault="00FC387A"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C387A" w:rsidRDefault="00FC387A"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C387A" w:rsidRDefault="00FC387A" w:rsidP="007016BF">
                        <w:pPr>
                          <w:pStyle w:val="Normalwebb"/>
                          <w:spacing w:before="60" w:line="252" w:lineRule="auto"/>
                          <w:jc w:val="center"/>
                        </w:pPr>
                        <w:r>
                          <w:rPr>
                            <w:rFonts w:eastAsia="Calibri"/>
                            <w:sz w:val="22"/>
                            <w:szCs w:val="22"/>
                            <w:lang w:val="en-US"/>
                          </w:rPr>
                          <w:t>Object Code</w:t>
                        </w:r>
                      </w:p>
                      <w:p w14:paraId="774C3A6C" w14:textId="77777777" w:rsidR="00FC387A" w:rsidRDefault="00FC387A"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C387A" w:rsidRDefault="00FC387A"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C387A" w:rsidRDefault="00FC387A"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translates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r w:rsidR="00D165D1" w:rsidRPr="00EC76D5">
        <w:t xml:space="preserve">similar to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r w:rsidR="00672F93" w:rsidRPr="00EC76D5">
        <w:t>l</w:t>
      </w:r>
      <w:r w:rsidR="00A148A2" w:rsidRPr="00EC76D5">
        <w:t xml:space="preserve">ook into macros with parameters in two steps. First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r>
        <w:rPr>
          <w:highlight w:val="white"/>
        </w:rPr>
        <w:t>a</w:t>
      </w:r>
      <w:proofErr w:type="spell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performs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to </w:t>
      </w:r>
      <w:proofErr w:type="spellStart"/>
      <w:r w:rsidR="00A05D78">
        <w:rPr>
          <w:highlight w:val="white"/>
          <w:lang w:val="sv-SE"/>
        </w:rPr>
        <w:t>to</w:t>
      </w:r>
      <w:proofErr w:type="spell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and as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r>
        <w:rPr>
          <w:highlight w:val="white"/>
          <w:lang w:val="sv-SE"/>
        </w:rPr>
        <w:t>dots</w:t>
      </w:r>
      <w:proofErr w:type="spellEnd"/>
      <w:r>
        <w:rPr>
          <w:highlight w:val="white"/>
          <w:lang w:val="sv-SE"/>
        </w:rPr>
        <w:t xml:space="preserve"> ’...’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r>
        <w:rPr>
          <w:highlight w:val="white"/>
          <w:lang w:val="sv-SE"/>
        </w:rPr>
        <w:t>parentheses</w:t>
      </w:r>
      <w:proofErr w:type="spellEnd"/>
      <w:r>
        <w:rPr>
          <w:highlight w:val="white"/>
          <w:lang w:val="sv-SE"/>
        </w:rPr>
        <w:t xml:space="preserve"> ’(’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system calls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proofErr w:type="spellStart"/>
      <w:r w:rsidR="002F35C1">
        <w:t>initializer</w:t>
      </w:r>
      <w:r>
        <w:t>ialize</w:t>
      </w:r>
      <w:proofErr w:type="spellEnd"/>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proofErr w:type="spellStart"/>
      <w:r w:rsidR="0086738F" w:rsidRPr="0086738F">
        <w:rPr>
          <w:rStyle w:val="KeyWord0"/>
          <w:highlight w:val="white"/>
        </w:rPr>
        <w:t>Start</w:t>
      </w:r>
      <w:r w:rsidR="0086738F">
        <w:rPr>
          <w:highlight w:val="white"/>
        </w:rPr>
        <w:t>.</w:t>
      </w:r>
      <w:r w:rsidR="0086738F" w:rsidRPr="0086738F">
        <w:rPr>
          <w:rStyle w:val="KeyWord0"/>
          <w:highlight w:val="white"/>
        </w:rPr>
        <w:t>Linux</w:t>
      </w:r>
      <w:proofErr w:type="spellEnd"/>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is not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is not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is not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r w:rsidR="006A3D35">
        <w:rPr>
          <w:highlight w:val="white"/>
          <w:lang w:val="sv-SE"/>
        </w:rPr>
        <w:t>exist</w:t>
      </w:r>
      <w:proofErr w:type="spell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potential problem.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list inside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 xml:space="preserve">Similar to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 xml:space="preserve">The for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test expression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 xml:space="preserve">Its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is </w:t>
      </w:r>
      <w:r w:rsidR="002B1DB0">
        <w:rPr>
          <w:highlight w:val="white"/>
          <w:lang w:val="sv-SE"/>
        </w:rPr>
        <w:t xml:space="preserve">at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 xml:space="preserve">First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is not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is not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is not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lastRenderedPageBreak/>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struct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function, since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t>
      </w:r>
      <w:r w:rsidRPr="00EC76D5">
        <w:lastRenderedPageBreak/>
        <w:t xml:space="preserve">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lastRenderedPageBreak/>
        <w:t>Main.</w:t>
      </w:r>
      <w:r w:rsidR="007C0FFA">
        <w:rPr>
          <w:rStyle w:val="CodeInText"/>
        </w:rPr>
        <w:t>m_defaultStack</w:t>
      </w:r>
      <w:proofErr w:type="spellEnd"/>
      <w:r w:rsidR="007C0FFA">
        <w:rPr>
          <w:rStyle w:val="CodeInText"/>
        </w:rPr>
        <w:t xml:space="preserve">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r w:rsidRPr="00EC76D5">
        <w:t>a</w:t>
      </w:r>
      <w:proofErr w:type="spell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actually is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lastRenderedPageBreak/>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proofErr w:type="spellStart"/>
        <w:r w:rsidRPr="00EC76D5">
          <w:rPr>
            <w:rStyle w:val="CodeInText"/>
            <w:color w:val="auto"/>
            <w:rPrChange w:id="368" w:author="Stefan Bjornander" w:date="2015-04-25T10:34:00Z">
              <w:rPr>
                <w:b w:val="0"/>
              </w:rPr>
            </w:rPrChange>
          </w:rPr>
          <w:t>m</w:t>
        </w:r>
      </w:ins>
      <w:ins w:id="369" w:author="Stefan Bjornander" w:date="2015-04-25T10:34:00Z">
        <w:r w:rsidRPr="00EC76D5">
          <w:rPr>
            <w:rStyle w:val="CodeInText"/>
            <w:color w:val="auto"/>
            <w:rPrChange w:id="370" w:author="Stefan Bjornander" w:date="2015-04-25T10:34:00Z">
              <w:rPr>
                <w:b w:val="0"/>
              </w:rPr>
            </w:rPrChange>
          </w:rPr>
          <w:t>_</w:t>
        </w:r>
      </w:ins>
      <w:ins w:id="371" w:author="Stefan Bjornander" w:date="2015-04-25T10:33:00Z">
        <w:r w:rsidRPr="00EC76D5">
          <w:rPr>
            <w:rStyle w:val="CodeInText"/>
            <w:color w:val="auto"/>
            <w:rPrChange w:id="372" w:author="Stefan Bjornander" w:date="2015-04-25T10:34:00Z">
              <w:rPr>
                <w:b w:val="0"/>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b w:val="0"/>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b w:val="0"/>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b w:val="0"/>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b w:val="0"/>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b w:val="0"/>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b w:val="0"/>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b w:val="0"/>
              </w:rPr>
            </w:rPrChange>
          </w:rPr>
          <w:t>m_volatile</w:t>
        </w:r>
        <w:proofErr w:type="spellEnd"/>
        <w:r w:rsidRPr="00EC76D5">
          <w:t xml:space="preserve"> field in the </w:t>
        </w:r>
        <w:r w:rsidRPr="00EC76D5">
          <w:rPr>
            <w:rStyle w:val="CodeInText"/>
            <w:color w:val="auto"/>
            <w:rPrChange w:id="4331" w:author="Stefan Bjornander" w:date="2015-04-25T10:32:00Z">
              <w:rPr>
                <w:b w:val="0"/>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an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b w:val="0"/>
                <w:i w:val="0"/>
              </w:rPr>
            </w:rPrChange>
          </w:rPr>
          <w:t>m_trueSet</w:t>
        </w:r>
        <w:proofErr w:type="spellEnd"/>
        <w:r>
          <w:t xml:space="preserve"> and </w:t>
        </w:r>
        <w:proofErr w:type="spellStart"/>
        <w:r>
          <w:rPr>
            <w:rStyle w:val="CodeInText"/>
            <w:color w:val="auto"/>
            <w:rPrChange w:id="5704" w:author="Stefan Bjornander" w:date="2015-04-25T10:42:00Z">
              <w:rPr>
                <w:rStyle w:val="CodeInText"/>
                <w:b w:val="0"/>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proofErr w:type="spellStart"/>
      <w:r w:rsidR="00474C04" w:rsidRPr="00953F11">
        <w:rPr>
          <w:rStyle w:val="KeyWord0"/>
          <w:highlight w:val="white"/>
        </w:rPr>
        <w:t>Sort</w:t>
      </w:r>
      <w:r w:rsidR="00474C04">
        <w:rPr>
          <w:highlight w:val="white"/>
        </w:rPr>
        <w:t>.</w:t>
      </w:r>
      <w:r w:rsidR="00474C04" w:rsidRPr="00953F11">
        <w:rPr>
          <w:rStyle w:val="KeyWord0"/>
          <w:highlight w:val="white"/>
        </w:rPr>
        <w:t>Pointer</w:t>
      </w:r>
      <w:proofErr w:type="spellEnd"/>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b w:val="0"/>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b w:val="0"/>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b w:val="0"/>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b w:val="0"/>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b w:val="0"/>
                <w:i w:val="0"/>
              </w:rPr>
            </w:rPrChange>
          </w:rPr>
          <w:t>m_volatile</w:t>
        </w:r>
        <w:proofErr w:type="spellEnd"/>
        <w:r>
          <w:t xml:space="preserve"> field in the </w:t>
        </w:r>
        <w:r>
          <w:rPr>
            <w:rStyle w:val="CodeInText"/>
            <w:color w:val="auto"/>
            <w:rPrChange w:id="5797"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proofErr w:type="spellStart"/>
      <w:r>
        <w:t>AssemblyOperator.cs</w:t>
      </w:r>
      <w:proofErr w:type="spellEnd"/>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proofErr w:type="spellStart"/>
      <w:r>
        <w:t>AssemblyCode.cs</w:t>
      </w:r>
      <w:proofErr w:type="spellEnd"/>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proofErr w:type="spellStart"/>
      <w:r>
        <w:t>Track.cs</w:t>
      </w:r>
      <w:proofErr w:type="spellEnd"/>
    </w:p>
    <w:p w14:paraId="5CA6F53D" w14:textId="5E3B2D87" w:rsidR="00283127" w:rsidRDefault="00283127" w:rsidP="00283127">
      <w:pPr>
        <w:pStyle w:val="CodeHeader"/>
      </w:pPr>
      <w:proofErr w:type="spellStart"/>
      <w:r>
        <w:t>TrackEntry.cs</w:t>
      </w:r>
      <w:proofErr w:type="spellEnd"/>
    </w:p>
    <w:p w14:paraId="1F4E6E7C" w14:textId="339234A3" w:rsidR="00283127" w:rsidRDefault="00C36173" w:rsidP="00C36173">
      <w:pPr>
        <w:pStyle w:val="Rubrik2"/>
      </w:pPr>
      <w:r>
        <w:lastRenderedPageBreak/>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lastRenderedPageBreak/>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lastRenderedPageBreak/>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lastRenderedPageBreak/>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4ADBF074" w14:textId="77777777" w:rsidR="0057414B" w:rsidRPr="001950E8" w:rsidRDefault="0057414B" w:rsidP="001950E8">
      <w:pPr>
        <w:pStyle w:val="Code"/>
        <w:rPr>
          <w:highlight w:val="white"/>
        </w:rPr>
      </w:pPr>
      <w:r w:rsidRPr="001950E8">
        <w:rPr>
          <w:highlight w:val="white"/>
        </w:rPr>
        <w:t xml:space="preserve">    public static string IntegralStorageName =</w:t>
      </w:r>
    </w:p>
    <w:p w14:paraId="72A47B1D" w14:textId="77777777" w:rsidR="0057414B" w:rsidRPr="001950E8" w:rsidRDefault="0057414B" w:rsidP="001950E8">
      <w:pPr>
        <w:pStyle w:val="Code"/>
        <w:rPr>
          <w:highlight w:val="white"/>
        </w:rPr>
      </w:pPr>
      <w:r w:rsidRPr="001950E8">
        <w:rPr>
          <w:highlight w:val="white"/>
        </w:rPr>
        <w:t xml:space="preserve">      Symbol.SeparatorId + "IntegralStorage" + Symbol.NumberId;</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7777777" w:rsidR="0057414B" w:rsidRPr="001950E8" w:rsidRDefault="0057414B" w:rsidP="001950E8">
      <w:pPr>
        <w:pStyle w:val="Code"/>
        <w:rPr>
          <w:highlight w:val="white"/>
        </w:rPr>
      </w:pPr>
      <w:r w:rsidRPr="001950E8">
        <w:rPr>
          <w:highlight w:val="white"/>
        </w:rPr>
        <w:t xml:space="preserve">      objectCodeGenerator.JumpInfo();</w:t>
      </w:r>
    </w:p>
    <w:p w14:paraId="757BB7AC" w14:textId="77777777" w:rsidR="0057414B" w:rsidRPr="001950E8" w:rsidRDefault="0057414B" w:rsidP="001950E8">
      <w:pPr>
        <w:pStyle w:val="Code"/>
        <w:rPr>
          <w:highlight w:val="white"/>
        </w:rPr>
      </w:pPr>
      <w:r w:rsidRPr="001950E8">
        <w:rPr>
          <w:highlight w:val="white"/>
        </w:rPr>
        <w:t xml:space="preserve">      objectCodeGenerator.TargetByteList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lastRenderedPageBreak/>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77FEE88B" w14:textId="77777777" w:rsidR="0016661E" w:rsidRPr="0016661E" w:rsidRDefault="0016661E" w:rsidP="0016661E">
      <w:pPr>
        <w:pStyle w:val="Code"/>
        <w:rPr>
          <w:highlight w:val="white"/>
        </w:rPr>
      </w:pPr>
      <w:r w:rsidRPr="0016661E">
        <w:rPr>
          <w:highlight w:val="white"/>
        </w:rPr>
        <w:t xml:space="preserve">                    object operand1 = null, object operand2 = null)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77777777" w:rsidR="0016661E" w:rsidRPr="0016661E" w:rsidRDefault="0016661E" w:rsidP="0016661E">
      <w:pPr>
        <w:pStyle w:val="Code"/>
        <w:rPr>
          <w:highlight w:val="white"/>
        </w:rPr>
      </w:pPr>
      <w:r w:rsidRPr="0016661E">
        <w:rPr>
          <w:highlight w:val="white"/>
        </w:rPr>
        <w:t xml:space="preserve">        new AssemblyCode(objectOp, operand0, operand1, operand2);</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65299FCF" w14:textId="77777777" w:rsidR="00152B8E" w:rsidRPr="00152B8E" w:rsidRDefault="00152B8E" w:rsidP="00152B8E">
      <w:pPr>
        <w:pStyle w:val="Code"/>
        <w:rPr>
          <w:highlight w:val="white"/>
        </w:rPr>
      </w:pPr>
      <w:r w:rsidRPr="00152B8E">
        <w:rPr>
          <w:highlight w:val="white"/>
        </w:rPr>
        <w:t xml:space="preserve">          if (middleCode.Operator == MiddleOperator.Initializer)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lastRenderedPageBreak/>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w:t>
      </w:r>
      <w:r w:rsidR="00247F6C">
        <w:rPr>
          <w:highlight w:val="white"/>
        </w:rPr>
        <w:lastRenderedPageBreak/>
        <w:t xml:space="preserve">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lastRenderedPageBreak/>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lastRenderedPageBreak/>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lastRenderedPageBreak/>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lastRenderedPageBreak/>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lastRenderedPageBreak/>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lastRenderedPageBreak/>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lastRenderedPageBreak/>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w:t>
      </w:r>
      <w:r w:rsidR="003F24C8">
        <w:rPr>
          <w:highlight w:val="white"/>
        </w:rPr>
        <w:lastRenderedPageBreak/>
        <w:t xml:space="preserve">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lastRenderedPageBreak/>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lastRenderedPageBreak/>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lastRenderedPageBreak/>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lastRenderedPageBreak/>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2FA6D1D8" w14:textId="77777777" w:rsidR="003734EF" w:rsidRPr="003734EF" w:rsidRDefault="003734EF" w:rsidP="003734EF">
      <w:pPr>
        <w:pStyle w:val="Code"/>
        <w:rPr>
          <w:highlight w:val="white"/>
        </w:rPr>
      </w:pPr>
      <w:r w:rsidRPr="003734EF">
        <w:rPr>
          <w:highlight w:val="white"/>
        </w:rPr>
        <w:t xml:space="preserve">          AddAssemblyCode(AssemblyOperator.add, addressTrack, 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lastRenderedPageBreak/>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lastRenderedPageBreak/>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lastRenderedPageBreak/>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lastRenderedPageBreak/>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lastRenderedPageBreak/>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47E8B164" w14:textId="289AD8A7" w:rsidR="00FE1308" w:rsidRPr="007B4210" w:rsidRDefault="007378EB" w:rsidP="00392BCA">
      <w:pPr>
        <w:pStyle w:val="Rubrik3"/>
        <w:rPr>
          <w:highlight w:val="white"/>
        </w:rPr>
      </w:pPr>
      <w:r>
        <w:rPr>
          <w:highlight w:val="white"/>
        </w:rPr>
        <w:t xml:space="preserve">Integral </w:t>
      </w:r>
      <w:r w:rsidR="00FE1308">
        <w:rPr>
          <w:highlight w:val="white"/>
        </w:rPr>
        <w:t>Assignment</w:t>
      </w:r>
      <w:r>
        <w:rPr>
          <w:highlight w:val="white"/>
        </w:rPr>
        <w:t xml:space="preserve"> and Parameters</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6F623F8B" w14:textId="77777777" w:rsidR="006F23B1" w:rsidRPr="006F23B1" w:rsidRDefault="006F23B1" w:rsidP="006F23B1">
      <w:pPr>
        <w:pStyle w:val="Code"/>
        <w:rPr>
          <w:highlight w:val="white"/>
        </w:rPr>
      </w:pPr>
      <w:r w:rsidRPr="006F23B1">
        <w:rPr>
          <w:highlight w:val="white"/>
        </w:rPr>
        <w:t xml:space="preserve">    public void IntegralAssign(MiddleCode middleCode) {</w:t>
      </w:r>
    </w:p>
    <w:p w14:paraId="272C9755" w14:textId="77777777" w:rsidR="006F23B1" w:rsidRPr="006F23B1" w:rsidRDefault="006F23B1" w:rsidP="006F23B1">
      <w:pPr>
        <w:pStyle w:val="Code"/>
        <w:rPr>
          <w:highlight w:val="white"/>
        </w:rPr>
      </w:pPr>
      <w:r w:rsidRPr="006F23B1">
        <w:rPr>
          <w:highlight w:val="white"/>
        </w:rPr>
        <w:t xml:space="preserve">      Symbol resultSymbol = (Symbol) middleCode[0],</w:t>
      </w:r>
    </w:p>
    <w:p w14:paraId="74B657A4" w14:textId="77777777" w:rsidR="006F23B1" w:rsidRPr="006F23B1" w:rsidRDefault="006F23B1" w:rsidP="006F23B1">
      <w:pPr>
        <w:pStyle w:val="Code"/>
        <w:rPr>
          <w:highlight w:val="white"/>
        </w:rPr>
      </w:pPr>
      <w:r w:rsidRPr="006F23B1">
        <w:rPr>
          <w:highlight w:val="white"/>
        </w:rPr>
        <w:t xml:space="preserve">             assignSymbol = (Symbol) middleCode[1];</w:t>
      </w:r>
    </w:p>
    <w:p w14:paraId="124D1E86" w14:textId="77777777" w:rsidR="006F23B1" w:rsidRPr="006F23B1" w:rsidRDefault="006F23B1" w:rsidP="006F23B1">
      <w:pPr>
        <w:pStyle w:val="Code"/>
        <w:rPr>
          <w:highlight w:val="white"/>
        </w:rPr>
      </w:pPr>
      <w:r w:rsidRPr="006F23B1">
        <w:rPr>
          <w:highlight w:val="white"/>
        </w:rPr>
        <w:t xml:space="preserve">      IntegralAssign(resultSymbol, assignSymbol);</w:t>
      </w:r>
    </w:p>
    <w:p w14:paraId="3398BC8B" w14:textId="77777777" w:rsidR="006F23B1" w:rsidRPr="006F23B1" w:rsidRDefault="006F23B1" w:rsidP="006F23B1">
      <w:pPr>
        <w:pStyle w:val="Code"/>
        <w:rPr>
          <w:highlight w:val="white"/>
        </w:rPr>
      </w:pPr>
      <w:r w:rsidRPr="006F23B1">
        <w:rPr>
          <w:highlight w:val="white"/>
        </w:rPr>
        <w:t xml:space="preserve">    }</w:t>
      </w:r>
    </w:p>
    <w:p w14:paraId="0585ED60" w14:textId="77777777" w:rsidR="006F23B1" w:rsidRPr="006F23B1" w:rsidRDefault="006F23B1" w:rsidP="006F23B1">
      <w:pPr>
        <w:pStyle w:val="Code"/>
        <w:rPr>
          <w:highlight w:val="white"/>
        </w:rPr>
      </w:pPr>
    </w:p>
    <w:p w14:paraId="7DF03D49" w14:textId="77777777" w:rsidR="006F23B1" w:rsidRPr="006F23B1" w:rsidRDefault="006F23B1" w:rsidP="006F23B1">
      <w:pPr>
        <w:pStyle w:val="Code"/>
        <w:rPr>
          <w:highlight w:val="white"/>
        </w:rPr>
      </w:pPr>
      <w:r w:rsidRPr="006F23B1">
        <w:rPr>
          <w:highlight w:val="white"/>
        </w:rPr>
        <w:t xml:space="preserve">    public void IntegralAssign(Symbol resultSymbol, Symbol assignSymbol) {</w:t>
      </w:r>
    </w:p>
    <w:p w14:paraId="046C0951" w14:textId="77777777" w:rsidR="006F23B1" w:rsidRPr="006F23B1" w:rsidRDefault="006F23B1" w:rsidP="006F23B1">
      <w:pPr>
        <w:pStyle w:val="Code"/>
        <w:rPr>
          <w:highlight w:val="white"/>
        </w:rPr>
      </w:pPr>
      <w:r w:rsidRPr="006F23B1">
        <w:rPr>
          <w:highlight w:val="white"/>
        </w:rPr>
        <w:t xml:space="preserve">      Track resultTrack = null, assignTrack = null;</w:t>
      </w:r>
    </w:p>
    <w:p w14:paraId="3FAE1C34" w14:textId="77777777" w:rsidR="006F23B1" w:rsidRPr="006F23B1" w:rsidRDefault="006F23B1" w:rsidP="006F23B1">
      <w:pPr>
        <w:pStyle w:val="Code"/>
        <w:rPr>
          <w:highlight w:val="white"/>
        </w:rPr>
      </w:pPr>
      <w:r w:rsidRPr="006F23B1">
        <w:rPr>
          <w:highlight w:val="white"/>
        </w:rPr>
        <w:t xml:space="preserve">      m_trackMap.TryGetValue(resultSymbol, out resultTrack);</w:t>
      </w:r>
    </w:p>
    <w:p w14:paraId="157CBE13" w14:textId="77777777" w:rsidR="006F23B1" w:rsidRPr="006F23B1" w:rsidRDefault="006F23B1" w:rsidP="006F23B1">
      <w:pPr>
        <w:pStyle w:val="Code"/>
        <w:rPr>
          <w:highlight w:val="white"/>
        </w:rPr>
      </w:pPr>
      <w:r w:rsidRPr="006F23B1">
        <w:rPr>
          <w:highlight w:val="white"/>
        </w:rPr>
        <w:t xml:space="preserve">      m_trackMap.TryGetValue(assignSymbol, out assignTrack);</w:t>
      </w:r>
    </w:p>
    <w:p w14:paraId="6D94A7CE" w14:textId="77777777" w:rsidR="006F23B1" w:rsidRPr="006F23B1" w:rsidRDefault="006F23B1" w:rsidP="006F23B1">
      <w:pPr>
        <w:pStyle w:val="Code"/>
        <w:rPr>
          <w:highlight w:val="white"/>
        </w:rPr>
      </w:pPr>
      <w:r w:rsidRPr="006F23B1">
        <w:rPr>
          <w:highlight w:val="white"/>
        </w:rPr>
        <w:t xml:space="preserve">      int typeSize = assignSymbol.Type.SizeArray();</w:t>
      </w:r>
    </w:p>
    <w:p w14:paraId="0E4448A4" w14:textId="77777777" w:rsidR="00814D7F" w:rsidRPr="007B4210" w:rsidRDefault="00814D7F" w:rsidP="00814D7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5D9664C3" w14:textId="77777777" w:rsidR="006F23B1" w:rsidRPr="006F23B1" w:rsidRDefault="006F23B1" w:rsidP="006F23B1">
      <w:pPr>
        <w:pStyle w:val="Code"/>
        <w:rPr>
          <w:highlight w:val="white"/>
        </w:rPr>
      </w:pPr>
      <w:r w:rsidRPr="006F23B1">
        <w:rPr>
          <w:highlight w:val="white"/>
        </w:rPr>
        <w:t xml:space="preserve">      if ((resultSymbol.IsTemporary()) &amp;&amp;</w:t>
      </w:r>
    </w:p>
    <w:p w14:paraId="6DA4798F" w14:textId="77777777" w:rsidR="006F23B1" w:rsidRPr="006F23B1" w:rsidRDefault="006F23B1" w:rsidP="006F23B1">
      <w:pPr>
        <w:pStyle w:val="Code"/>
        <w:rPr>
          <w:highlight w:val="white"/>
        </w:rPr>
      </w:pPr>
      <w:r w:rsidRPr="006F23B1">
        <w:rPr>
          <w:highlight w:val="white"/>
        </w:rPr>
        <w:t xml:space="preserve">          (resultSymbol.AddressSymbol == null)) {</w:t>
      </w:r>
    </w:p>
    <w:p w14:paraId="1E800720" w14:textId="5794839A" w:rsidR="00442EF8" w:rsidRPr="007B4210" w:rsidRDefault="00442EF8" w:rsidP="00442EF8">
      <w:pPr>
        <w:rPr>
          <w:highlight w:val="white"/>
        </w:rPr>
      </w:pPr>
      <w:r>
        <w:rPr>
          <w:highlight w:val="white"/>
        </w:rPr>
        <w:t xml:space="preserve">If the assignment symbol is stored in the track map, </w:t>
      </w:r>
      <w:r w:rsidR="005A0356">
        <w:rPr>
          <w:highlight w:val="white"/>
        </w:rPr>
        <w:t>which</w:t>
      </w:r>
      <w:r>
        <w:rPr>
          <w:highlight w:val="white"/>
        </w:rPr>
        <w:t xml:space="preserve"> means that we assign the true expression of the conditional expression, we start by copying its track to the assignment track. Then we add the assignment track to the track map</w:t>
      </w:r>
      <w:r w:rsidR="005A0356">
        <w:rPr>
          <w:highlight w:val="white"/>
        </w:rPr>
        <w:t>.</w:t>
      </w:r>
    </w:p>
    <w:p w14:paraId="59D8524B" w14:textId="77777777" w:rsidR="006F23B1" w:rsidRPr="006F23B1" w:rsidRDefault="006F23B1" w:rsidP="006F23B1">
      <w:pPr>
        <w:pStyle w:val="Code"/>
        <w:rPr>
          <w:highlight w:val="white"/>
        </w:rPr>
      </w:pPr>
      <w:r w:rsidRPr="006F23B1">
        <w:rPr>
          <w:highlight w:val="white"/>
        </w:rPr>
        <w:t xml:space="preserve">        if (assignTrack != null) {</w:t>
      </w:r>
    </w:p>
    <w:p w14:paraId="5AD9DE16" w14:textId="77777777" w:rsidR="006F23B1" w:rsidRPr="006F23B1" w:rsidRDefault="006F23B1" w:rsidP="006F23B1">
      <w:pPr>
        <w:pStyle w:val="Code"/>
        <w:rPr>
          <w:highlight w:val="white"/>
        </w:rPr>
      </w:pPr>
      <w:r w:rsidRPr="006F23B1">
        <w:rPr>
          <w:highlight w:val="white"/>
        </w:rPr>
        <w:t xml:space="preserve">          if (resultTrack != null) {</w:t>
      </w:r>
    </w:p>
    <w:p w14:paraId="7329DFD6" w14:textId="77777777" w:rsidR="006F23B1" w:rsidRPr="006F23B1" w:rsidRDefault="006F23B1" w:rsidP="006F23B1">
      <w:pPr>
        <w:pStyle w:val="Code"/>
        <w:rPr>
          <w:highlight w:val="white"/>
        </w:rPr>
      </w:pPr>
      <w:r w:rsidRPr="006F23B1">
        <w:rPr>
          <w:highlight w:val="white"/>
        </w:rPr>
        <w:t xml:space="preserve">            resultTrack.Replace(m_assemblyCodeList, assignTrack);</w:t>
      </w:r>
    </w:p>
    <w:p w14:paraId="287CF986" w14:textId="77777777" w:rsidR="006F23B1" w:rsidRPr="006F23B1" w:rsidRDefault="006F23B1" w:rsidP="006F23B1">
      <w:pPr>
        <w:pStyle w:val="Code"/>
        <w:rPr>
          <w:highlight w:val="white"/>
        </w:rPr>
      </w:pPr>
      <w:r w:rsidRPr="006F23B1">
        <w:rPr>
          <w:highlight w:val="white"/>
        </w:rPr>
        <w:t xml:space="preserve">          }</w:t>
      </w:r>
    </w:p>
    <w:p w14:paraId="5D7D48FE" w14:textId="77777777" w:rsidR="006F23B1" w:rsidRPr="006F23B1" w:rsidRDefault="006F23B1" w:rsidP="006F23B1">
      <w:pPr>
        <w:pStyle w:val="Code"/>
        <w:rPr>
          <w:highlight w:val="white"/>
        </w:rPr>
      </w:pPr>
    </w:p>
    <w:p w14:paraId="2A6624C5" w14:textId="77777777" w:rsidR="006F23B1" w:rsidRPr="006F23B1" w:rsidRDefault="006F23B1" w:rsidP="006F23B1">
      <w:pPr>
        <w:pStyle w:val="Code"/>
        <w:rPr>
          <w:highlight w:val="white"/>
        </w:rPr>
      </w:pPr>
      <w:r w:rsidRPr="006F23B1">
        <w:rPr>
          <w:highlight w:val="white"/>
        </w:rPr>
        <w:t xml:space="preserve">          m_trackMap[resultSymbol] = assignTrack;</w:t>
      </w:r>
    </w:p>
    <w:p w14:paraId="2B9D7402" w14:textId="77777777" w:rsidR="006F23B1" w:rsidRPr="006F23B1" w:rsidRDefault="006F23B1" w:rsidP="006F23B1">
      <w:pPr>
        <w:pStyle w:val="Code"/>
        <w:rPr>
          <w:highlight w:val="white"/>
        </w:rPr>
      </w:pPr>
      <w:r w:rsidRPr="006F23B1">
        <w:rPr>
          <w:highlight w:val="white"/>
        </w:rPr>
        <w:t xml:space="preserve">          m_trackMap.Remove(assignSymbol);</w:t>
      </w:r>
    </w:p>
    <w:p w14:paraId="52782D6B" w14:textId="309E1531" w:rsidR="006F23B1" w:rsidRDefault="006F23B1" w:rsidP="006F23B1">
      <w:pPr>
        <w:pStyle w:val="Code"/>
        <w:rPr>
          <w:highlight w:val="white"/>
        </w:rPr>
      </w:pPr>
      <w:r w:rsidRPr="006F23B1">
        <w:rPr>
          <w:highlight w:val="white"/>
        </w:rPr>
        <w:t xml:space="preserve">        }</w:t>
      </w:r>
    </w:p>
    <w:p w14:paraId="3B9FC5FA" w14:textId="75A4937F" w:rsidR="00442EF8" w:rsidRPr="006F23B1" w:rsidRDefault="00780814" w:rsidP="00121249">
      <w:pPr>
        <w:rPr>
          <w:highlight w:val="white"/>
        </w:rPr>
      </w:pPr>
      <w:r>
        <w:rPr>
          <w:highlight w:val="white"/>
        </w:rPr>
        <w:t xml:space="preserve">If the assignment symbol is not stored in the track map, which means that we assign the false expression of the conditional expression, </w:t>
      </w:r>
      <w:r w:rsidR="00AA3395">
        <w:rPr>
          <w:highlight w:val="white"/>
        </w:rPr>
        <w:t xml:space="preserve">we </w:t>
      </w:r>
      <w:r w:rsidR="009A58C9">
        <w:rPr>
          <w:highlight w:val="white"/>
        </w:rPr>
        <w:t>begin by creating a track for the result symbol.</w:t>
      </w:r>
    </w:p>
    <w:p w14:paraId="677340A7" w14:textId="77777777" w:rsidR="006F23B1" w:rsidRPr="006F23B1" w:rsidRDefault="006F23B1" w:rsidP="006F23B1">
      <w:pPr>
        <w:pStyle w:val="Code"/>
        <w:rPr>
          <w:highlight w:val="white"/>
        </w:rPr>
      </w:pPr>
      <w:r w:rsidRPr="006F23B1">
        <w:rPr>
          <w:highlight w:val="white"/>
        </w:rPr>
        <w:t xml:space="preserve">        else {</w:t>
      </w:r>
    </w:p>
    <w:p w14:paraId="4B843E41" w14:textId="77777777" w:rsidR="006F23B1" w:rsidRPr="006F23B1" w:rsidRDefault="006F23B1" w:rsidP="006F23B1">
      <w:pPr>
        <w:pStyle w:val="Code"/>
        <w:rPr>
          <w:highlight w:val="white"/>
        </w:rPr>
      </w:pPr>
      <w:r w:rsidRPr="006F23B1">
        <w:rPr>
          <w:highlight w:val="white"/>
        </w:rPr>
        <w:t xml:space="preserve">          if (resultTrack == null) {</w:t>
      </w:r>
    </w:p>
    <w:p w14:paraId="2B55198F" w14:textId="77777777" w:rsidR="006F23B1" w:rsidRPr="006F23B1" w:rsidRDefault="006F23B1" w:rsidP="006F23B1">
      <w:pPr>
        <w:pStyle w:val="Code"/>
        <w:rPr>
          <w:highlight w:val="white"/>
        </w:rPr>
      </w:pPr>
      <w:r w:rsidRPr="006F23B1">
        <w:rPr>
          <w:highlight w:val="white"/>
        </w:rPr>
        <w:t xml:space="preserve">            resultTrack = new Track(resultSymbol);</w:t>
      </w:r>
    </w:p>
    <w:p w14:paraId="7AC24389" w14:textId="77777777" w:rsidR="006F23B1" w:rsidRPr="006F23B1" w:rsidRDefault="006F23B1" w:rsidP="006F23B1">
      <w:pPr>
        <w:pStyle w:val="Code"/>
        <w:rPr>
          <w:highlight w:val="white"/>
        </w:rPr>
      </w:pPr>
      <w:r w:rsidRPr="006F23B1">
        <w:rPr>
          <w:highlight w:val="white"/>
        </w:rPr>
        <w:t xml:space="preserve">            m_trackMap.Add(resultSymbol, resultTrack);</w:t>
      </w:r>
    </w:p>
    <w:p w14:paraId="09A5CEA4" w14:textId="45BB59E9" w:rsidR="006F23B1" w:rsidRDefault="006F23B1" w:rsidP="006F23B1">
      <w:pPr>
        <w:pStyle w:val="Code"/>
        <w:rPr>
          <w:highlight w:val="white"/>
        </w:rPr>
      </w:pPr>
      <w:r w:rsidRPr="006F23B1">
        <w:rPr>
          <w:highlight w:val="white"/>
        </w:rPr>
        <w:t xml:space="preserve">          }</w:t>
      </w:r>
    </w:p>
    <w:p w14:paraId="3F751357" w14:textId="430D4A77" w:rsidR="009A58C9" w:rsidRPr="006F23B1" w:rsidRDefault="00217A29" w:rsidP="00217A29">
      <w:pPr>
        <w:rPr>
          <w:highlight w:val="white"/>
        </w:rPr>
      </w:pPr>
      <w:r>
        <w:rPr>
          <w:highlight w:val="white"/>
        </w:rPr>
        <w:lastRenderedPageBreak/>
        <w:t>If the assign symbol is an integer value, we mov</w:t>
      </w:r>
      <w:r w:rsidR="00AA7F6E">
        <w:rPr>
          <w:highlight w:val="white"/>
        </w:rPr>
        <w:t>e</w:t>
      </w:r>
      <w:r>
        <w:rPr>
          <w:highlight w:val="white"/>
        </w:rPr>
        <w:t xml:space="preserve"> it into the register.</w:t>
      </w:r>
    </w:p>
    <w:p w14:paraId="2F822716" w14:textId="77777777" w:rsidR="006F23B1" w:rsidRPr="006F23B1" w:rsidRDefault="006F23B1" w:rsidP="006F23B1">
      <w:pPr>
        <w:pStyle w:val="Code"/>
        <w:rPr>
          <w:highlight w:val="white"/>
        </w:rPr>
      </w:pPr>
      <w:r w:rsidRPr="006F23B1">
        <w:rPr>
          <w:highlight w:val="white"/>
        </w:rPr>
        <w:t xml:space="preserve">          if (assignSymbol.Value is BigInteger) {</w:t>
      </w:r>
    </w:p>
    <w:p w14:paraId="2F223C27"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4F6A70BE" w14:textId="77777777" w:rsidR="006F23B1" w:rsidRPr="006F23B1" w:rsidRDefault="006F23B1" w:rsidP="006F23B1">
      <w:pPr>
        <w:pStyle w:val="Code"/>
        <w:rPr>
          <w:highlight w:val="white"/>
        </w:rPr>
      </w:pPr>
      <w:r w:rsidRPr="006F23B1">
        <w:rPr>
          <w:highlight w:val="white"/>
        </w:rPr>
        <w:t xml:space="preserve">                            assignSymbol.Value);</w:t>
      </w:r>
    </w:p>
    <w:p w14:paraId="41741B4A" w14:textId="1F274E79" w:rsidR="006F23B1" w:rsidRDefault="006F23B1" w:rsidP="006F23B1">
      <w:pPr>
        <w:pStyle w:val="Code"/>
        <w:rPr>
          <w:highlight w:val="white"/>
        </w:rPr>
      </w:pPr>
      <w:r w:rsidRPr="006F23B1">
        <w:rPr>
          <w:highlight w:val="white"/>
        </w:rPr>
        <w:t xml:space="preserve">          }</w:t>
      </w:r>
    </w:p>
    <w:p w14:paraId="41FA34F3" w14:textId="7DF5355E" w:rsidR="0084632A" w:rsidRPr="006F23B1" w:rsidRDefault="0084632A" w:rsidP="0084632A">
      <w:pPr>
        <w:rPr>
          <w:highlight w:val="white"/>
        </w:rPr>
      </w:pPr>
      <w:r>
        <w:rPr>
          <w:highlight w:val="white"/>
        </w:rPr>
        <w:t xml:space="preserve">If the assign symbol is an array, function, string, </w:t>
      </w:r>
      <w:r w:rsidR="00A959D4">
        <w:rPr>
          <w:highlight w:val="white"/>
        </w:rPr>
        <w:t xml:space="preserve">or static address, </w:t>
      </w:r>
      <w:r>
        <w:rPr>
          <w:highlight w:val="white"/>
        </w:rPr>
        <w:t>we mov</w:t>
      </w:r>
      <w:r w:rsidR="00AA7F6E">
        <w:rPr>
          <w:highlight w:val="white"/>
        </w:rPr>
        <w:t>e</w:t>
      </w:r>
      <w:r>
        <w:rPr>
          <w:highlight w:val="white"/>
        </w:rPr>
        <w:t xml:space="preserve"> its address rather than </w:t>
      </w:r>
      <w:proofErr w:type="spellStart"/>
      <w:r>
        <w:rPr>
          <w:highlight w:val="white"/>
        </w:rPr>
        <w:t>ist</w:t>
      </w:r>
      <w:proofErr w:type="spellEnd"/>
      <w:r>
        <w:rPr>
          <w:highlight w:val="white"/>
        </w:rPr>
        <w:t xml:space="preserve"> value into the register.</w:t>
      </w:r>
    </w:p>
    <w:p w14:paraId="1E47BFCD"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4195CDC0" w14:textId="77777777" w:rsidR="006F23B1" w:rsidRPr="006F23B1" w:rsidRDefault="006F23B1" w:rsidP="006F23B1">
      <w:pPr>
        <w:pStyle w:val="Code"/>
        <w:rPr>
          <w:highlight w:val="white"/>
        </w:rPr>
      </w:pPr>
      <w:r w:rsidRPr="006F23B1">
        <w:rPr>
          <w:highlight w:val="white"/>
        </w:rPr>
        <w:t xml:space="preserve">                   (assignSymbol.Value is StaticAddress)) {</w:t>
      </w:r>
    </w:p>
    <w:p w14:paraId="2B031405"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3023D26B" w14:textId="77777777" w:rsidR="006F23B1" w:rsidRPr="006F23B1" w:rsidRDefault="006F23B1" w:rsidP="006F23B1">
      <w:pPr>
        <w:pStyle w:val="Code"/>
        <w:rPr>
          <w:highlight w:val="white"/>
        </w:rPr>
      </w:pPr>
      <w:r w:rsidRPr="006F23B1">
        <w:rPr>
          <w:highlight w:val="white"/>
        </w:rPr>
        <w:t xml:space="preserve">                            Base(assignSymbol));</w:t>
      </w:r>
    </w:p>
    <w:p w14:paraId="694C1B1A" w14:textId="77777777" w:rsidR="006F23B1" w:rsidRPr="006F23B1" w:rsidRDefault="006F23B1" w:rsidP="006F23B1">
      <w:pPr>
        <w:pStyle w:val="Code"/>
        <w:rPr>
          <w:highlight w:val="white"/>
        </w:rPr>
      </w:pPr>
    </w:p>
    <w:p w14:paraId="27B8922F" w14:textId="77777777" w:rsidR="006F23B1" w:rsidRPr="006F23B1" w:rsidRDefault="006F23B1" w:rsidP="006F23B1">
      <w:pPr>
        <w:pStyle w:val="Code"/>
        <w:rPr>
          <w:highlight w:val="white"/>
        </w:rPr>
      </w:pPr>
      <w:r w:rsidRPr="006F23B1">
        <w:rPr>
          <w:highlight w:val="white"/>
        </w:rPr>
        <w:t xml:space="preserve">            int offset = Offset(assignSymbol);</w:t>
      </w:r>
    </w:p>
    <w:p w14:paraId="6ECCD177" w14:textId="77777777" w:rsidR="006F23B1" w:rsidRPr="006F23B1" w:rsidRDefault="006F23B1" w:rsidP="006F23B1">
      <w:pPr>
        <w:pStyle w:val="Code"/>
        <w:rPr>
          <w:highlight w:val="white"/>
        </w:rPr>
      </w:pPr>
      <w:r w:rsidRPr="006F23B1">
        <w:rPr>
          <w:highlight w:val="white"/>
        </w:rPr>
        <w:t xml:space="preserve">            if (offset != 0) {</w:t>
      </w:r>
    </w:p>
    <w:p w14:paraId="428CAB81" w14:textId="77777777" w:rsidR="006F23B1" w:rsidRPr="006F23B1" w:rsidRDefault="006F23B1" w:rsidP="006F23B1">
      <w:pPr>
        <w:pStyle w:val="Code"/>
        <w:rPr>
          <w:highlight w:val="white"/>
        </w:rPr>
      </w:pPr>
      <w:r w:rsidRPr="006F23B1">
        <w:rPr>
          <w:highlight w:val="white"/>
        </w:rPr>
        <w:t xml:space="preserve">              AddAssemblyCode(AssemblyOperator.add, resultTrack,</w:t>
      </w:r>
    </w:p>
    <w:p w14:paraId="299C55A5" w14:textId="77777777" w:rsidR="006F23B1" w:rsidRPr="006F23B1" w:rsidRDefault="006F23B1" w:rsidP="006F23B1">
      <w:pPr>
        <w:pStyle w:val="Code"/>
        <w:rPr>
          <w:highlight w:val="white"/>
        </w:rPr>
      </w:pPr>
      <w:r w:rsidRPr="006F23B1">
        <w:rPr>
          <w:highlight w:val="white"/>
        </w:rPr>
        <w:t xml:space="preserve">                              (BigInteger) offset);</w:t>
      </w:r>
    </w:p>
    <w:p w14:paraId="6D8E765A" w14:textId="77777777" w:rsidR="006F23B1" w:rsidRPr="006F23B1" w:rsidRDefault="006F23B1" w:rsidP="006F23B1">
      <w:pPr>
        <w:pStyle w:val="Code"/>
        <w:rPr>
          <w:highlight w:val="white"/>
        </w:rPr>
      </w:pPr>
      <w:r w:rsidRPr="006F23B1">
        <w:rPr>
          <w:highlight w:val="white"/>
        </w:rPr>
        <w:t xml:space="preserve">            }</w:t>
      </w:r>
    </w:p>
    <w:p w14:paraId="0D5F4B9E" w14:textId="7BDEF781" w:rsidR="006F23B1" w:rsidRDefault="006F23B1" w:rsidP="006F23B1">
      <w:pPr>
        <w:pStyle w:val="Code"/>
        <w:rPr>
          <w:highlight w:val="white"/>
        </w:rPr>
      </w:pPr>
      <w:r w:rsidRPr="006F23B1">
        <w:rPr>
          <w:highlight w:val="white"/>
        </w:rPr>
        <w:t xml:space="preserve">          }</w:t>
      </w:r>
    </w:p>
    <w:p w14:paraId="33C9F83D" w14:textId="6FEE7FAF" w:rsidR="00A959D4" w:rsidRPr="006F23B1" w:rsidRDefault="00A959D4" w:rsidP="00A959D4">
      <w:pPr>
        <w:rPr>
          <w:highlight w:val="white"/>
        </w:rPr>
      </w:pPr>
      <w:r>
        <w:rPr>
          <w:highlight w:val="white"/>
        </w:rPr>
        <w:t>Otherwise, we</w:t>
      </w:r>
      <w:r w:rsidR="00604614">
        <w:rPr>
          <w:highlight w:val="white"/>
        </w:rPr>
        <w:t xml:space="preserve"> mov</w:t>
      </w:r>
      <w:r w:rsidR="00AA7F6E">
        <w:rPr>
          <w:highlight w:val="white"/>
        </w:rPr>
        <w:t>e</w:t>
      </w:r>
      <w:r w:rsidR="00604614">
        <w:rPr>
          <w:highlight w:val="white"/>
        </w:rPr>
        <w:t xml:space="preserve"> the value of the symbol into the register.</w:t>
      </w:r>
    </w:p>
    <w:p w14:paraId="1BE495B0" w14:textId="77777777" w:rsidR="006F23B1" w:rsidRPr="006F23B1" w:rsidRDefault="006F23B1" w:rsidP="006F23B1">
      <w:pPr>
        <w:pStyle w:val="Code"/>
        <w:rPr>
          <w:highlight w:val="white"/>
        </w:rPr>
      </w:pPr>
      <w:r w:rsidRPr="006F23B1">
        <w:rPr>
          <w:highlight w:val="white"/>
        </w:rPr>
        <w:t xml:space="preserve">          else {</w:t>
      </w:r>
    </w:p>
    <w:p w14:paraId="2B4F37A3" w14:textId="77777777" w:rsidR="006F23B1" w:rsidRPr="006F23B1" w:rsidRDefault="006F23B1" w:rsidP="006F23B1">
      <w:pPr>
        <w:pStyle w:val="Code"/>
        <w:rPr>
          <w:highlight w:val="white"/>
        </w:rPr>
      </w:pPr>
      <w:r w:rsidRPr="006F23B1">
        <w:rPr>
          <w:highlight w:val="white"/>
        </w:rPr>
        <w:t xml:space="preserve">            AddAssemblyCode(AssemblyOperator.mov, resultTrack,</w:t>
      </w:r>
    </w:p>
    <w:p w14:paraId="1916329F" w14:textId="77777777" w:rsidR="006F23B1" w:rsidRPr="006F23B1" w:rsidRDefault="006F23B1" w:rsidP="006F23B1">
      <w:pPr>
        <w:pStyle w:val="Code"/>
        <w:rPr>
          <w:highlight w:val="white"/>
        </w:rPr>
      </w:pPr>
      <w:r w:rsidRPr="006F23B1">
        <w:rPr>
          <w:highlight w:val="white"/>
        </w:rPr>
        <w:t xml:space="preserve">                            Base(assignSymbol), Offset(assignSymbol));</w:t>
      </w:r>
    </w:p>
    <w:p w14:paraId="03A0BF67" w14:textId="77777777" w:rsidR="006F23B1" w:rsidRPr="006F23B1" w:rsidRDefault="006F23B1" w:rsidP="006F23B1">
      <w:pPr>
        <w:pStyle w:val="Code"/>
        <w:rPr>
          <w:highlight w:val="white"/>
        </w:rPr>
      </w:pPr>
      <w:r w:rsidRPr="006F23B1">
        <w:rPr>
          <w:highlight w:val="white"/>
        </w:rPr>
        <w:t xml:space="preserve">          }</w:t>
      </w:r>
    </w:p>
    <w:p w14:paraId="48DB8A64" w14:textId="77777777" w:rsidR="006F23B1" w:rsidRPr="006F23B1" w:rsidRDefault="006F23B1" w:rsidP="006F23B1">
      <w:pPr>
        <w:pStyle w:val="Code"/>
        <w:rPr>
          <w:highlight w:val="white"/>
        </w:rPr>
      </w:pPr>
      <w:r w:rsidRPr="006F23B1">
        <w:rPr>
          <w:highlight w:val="white"/>
        </w:rPr>
        <w:t xml:space="preserve">        }</w:t>
      </w:r>
    </w:p>
    <w:p w14:paraId="2958EC1B" w14:textId="7ACDE1EF" w:rsidR="006F23B1" w:rsidRDefault="006F23B1" w:rsidP="006F23B1">
      <w:pPr>
        <w:pStyle w:val="Code"/>
        <w:rPr>
          <w:highlight w:val="white"/>
        </w:rPr>
      </w:pPr>
      <w:r w:rsidRPr="006F23B1">
        <w:rPr>
          <w:highlight w:val="white"/>
        </w:rPr>
        <w:t xml:space="preserve">      }</w:t>
      </w:r>
    </w:p>
    <w:p w14:paraId="4761797F" w14:textId="58F77052" w:rsidR="009D56AA" w:rsidRPr="006F23B1" w:rsidRDefault="009D56AA" w:rsidP="009D56AA">
      <w:pPr>
        <w:rPr>
          <w:highlight w:val="white"/>
        </w:rPr>
      </w:pPr>
      <w:r>
        <w:rPr>
          <w:highlight w:val="white"/>
        </w:rPr>
        <w:t>If the result symbol is not temporary, we move the value directly into the address of the result symbol.</w:t>
      </w:r>
    </w:p>
    <w:p w14:paraId="5366901D" w14:textId="77777777" w:rsidR="006F23B1" w:rsidRPr="006F23B1" w:rsidRDefault="006F23B1" w:rsidP="006F23B1">
      <w:pPr>
        <w:pStyle w:val="Code"/>
        <w:rPr>
          <w:highlight w:val="white"/>
        </w:rPr>
      </w:pPr>
      <w:r w:rsidRPr="006F23B1">
        <w:rPr>
          <w:highlight w:val="white"/>
        </w:rPr>
        <w:t xml:space="preserve">      else {</w:t>
      </w:r>
    </w:p>
    <w:p w14:paraId="20B38D3E" w14:textId="77777777" w:rsidR="006F23B1" w:rsidRPr="006F23B1" w:rsidRDefault="006F23B1" w:rsidP="006F23B1">
      <w:pPr>
        <w:pStyle w:val="Code"/>
        <w:rPr>
          <w:highlight w:val="white"/>
        </w:rPr>
      </w:pPr>
      <w:r w:rsidRPr="006F23B1">
        <w:rPr>
          <w:highlight w:val="white"/>
        </w:rPr>
        <w:t xml:space="preserve">        if (assignTrack != null) {</w:t>
      </w:r>
    </w:p>
    <w:p w14:paraId="233E3BCC"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2588C466" w14:textId="77777777" w:rsidR="006F23B1" w:rsidRPr="006F23B1" w:rsidRDefault="006F23B1" w:rsidP="006F23B1">
      <w:pPr>
        <w:pStyle w:val="Code"/>
        <w:rPr>
          <w:highlight w:val="white"/>
        </w:rPr>
      </w:pPr>
      <w:r w:rsidRPr="006F23B1">
        <w:rPr>
          <w:highlight w:val="white"/>
        </w:rPr>
        <w:t xml:space="preserve">                          Offset(resultSymbol), assignTrack);</w:t>
      </w:r>
    </w:p>
    <w:p w14:paraId="0AE334E1" w14:textId="77777777" w:rsidR="006F23B1" w:rsidRPr="006F23B1" w:rsidRDefault="006F23B1" w:rsidP="006F23B1">
      <w:pPr>
        <w:pStyle w:val="Code"/>
        <w:rPr>
          <w:highlight w:val="white"/>
        </w:rPr>
      </w:pPr>
      <w:r w:rsidRPr="006F23B1">
        <w:rPr>
          <w:highlight w:val="white"/>
        </w:rPr>
        <w:t xml:space="preserve">          m_trackMap.Remove(assignSymbol);</w:t>
      </w:r>
    </w:p>
    <w:p w14:paraId="49705B94" w14:textId="4D7E1583" w:rsidR="006F23B1" w:rsidRDefault="006F23B1" w:rsidP="006F23B1">
      <w:pPr>
        <w:pStyle w:val="Code"/>
        <w:rPr>
          <w:highlight w:val="white"/>
        </w:rPr>
      </w:pPr>
      <w:r w:rsidRPr="006F23B1">
        <w:rPr>
          <w:highlight w:val="white"/>
        </w:rPr>
        <w:t xml:space="preserve">        }</w:t>
      </w:r>
    </w:p>
    <w:p w14:paraId="790C1AA1" w14:textId="14013A22" w:rsidR="009669F9" w:rsidRPr="006F23B1" w:rsidRDefault="009669F9" w:rsidP="007E397B">
      <w:pPr>
        <w:rPr>
          <w:highlight w:val="white"/>
        </w:rPr>
      </w:pPr>
      <w:r>
        <w:rPr>
          <w:highlight w:val="white"/>
        </w:rPr>
        <w:t xml:space="preserve">In case of an integer value, there is a special </w:t>
      </w:r>
      <w:r w:rsidR="000D0B10">
        <w:rPr>
          <w:highlight w:val="white"/>
        </w:rPr>
        <w:t>case</w:t>
      </w:r>
      <w:r>
        <w:rPr>
          <w:highlight w:val="white"/>
        </w:rPr>
        <w:t xml:space="preserve"> </w:t>
      </w:r>
      <w:r w:rsidR="000D0B10">
        <w:rPr>
          <w:highlight w:val="white"/>
        </w:rPr>
        <w:t xml:space="preserve">due to technical limitations </w:t>
      </w:r>
      <w:r>
        <w:rPr>
          <w:highlight w:val="white"/>
        </w:rPr>
        <w:t>if the size is eight bytes.</w:t>
      </w:r>
      <w:r w:rsidR="000D0B10">
        <w:rPr>
          <w:highlight w:val="white"/>
        </w:rPr>
        <w:t xml:space="preserve"> In that case we have to load the value into a register and load the register into the address, since we cannot load an eight-byte value directly into a</w:t>
      </w:r>
      <w:r w:rsidR="0072704E">
        <w:rPr>
          <w:highlight w:val="white"/>
        </w:rPr>
        <w:t>n address.</w:t>
      </w:r>
    </w:p>
    <w:p w14:paraId="76760D4F" w14:textId="77777777" w:rsidR="006F23B1" w:rsidRPr="006F23B1" w:rsidRDefault="006F23B1" w:rsidP="006F23B1">
      <w:pPr>
        <w:pStyle w:val="Code"/>
        <w:rPr>
          <w:highlight w:val="white"/>
        </w:rPr>
      </w:pPr>
      <w:r w:rsidRPr="006F23B1">
        <w:rPr>
          <w:highlight w:val="white"/>
        </w:rPr>
        <w:t xml:space="preserve">        else {</w:t>
      </w:r>
    </w:p>
    <w:p w14:paraId="29E99A05" w14:textId="77777777" w:rsidR="006F23B1" w:rsidRPr="006F23B1" w:rsidRDefault="006F23B1" w:rsidP="006F23B1">
      <w:pPr>
        <w:pStyle w:val="Code"/>
        <w:rPr>
          <w:highlight w:val="white"/>
        </w:rPr>
      </w:pPr>
      <w:r w:rsidRPr="006F23B1">
        <w:rPr>
          <w:highlight w:val="white"/>
        </w:rPr>
        <w:t xml:space="preserve">          if (assignSymbol.Value is BigInteger) {</w:t>
      </w:r>
    </w:p>
    <w:p w14:paraId="01C67149" w14:textId="77777777" w:rsidR="006F23B1" w:rsidRPr="006F23B1" w:rsidRDefault="006F23B1" w:rsidP="006F23B1">
      <w:pPr>
        <w:pStyle w:val="Code"/>
        <w:rPr>
          <w:highlight w:val="white"/>
        </w:rPr>
      </w:pPr>
      <w:r w:rsidRPr="006F23B1">
        <w:rPr>
          <w:highlight w:val="white"/>
        </w:rPr>
        <w:t xml:space="preserve">            if (resultSymbol.Type.Size() == 8) {</w:t>
      </w:r>
    </w:p>
    <w:p w14:paraId="34F4AB3A" w14:textId="77777777" w:rsidR="006F23B1" w:rsidRPr="006F23B1" w:rsidRDefault="006F23B1" w:rsidP="006F23B1">
      <w:pPr>
        <w:pStyle w:val="Code"/>
        <w:rPr>
          <w:highlight w:val="white"/>
        </w:rPr>
      </w:pPr>
      <w:r w:rsidRPr="006F23B1">
        <w:rPr>
          <w:highlight w:val="white"/>
        </w:rPr>
        <w:t xml:space="preserve">              assignTrack = new Track(assignSymbol);</w:t>
      </w:r>
    </w:p>
    <w:p w14:paraId="69A45316" w14:textId="77777777" w:rsidR="006F23B1" w:rsidRDefault="006F23B1" w:rsidP="006F23B1">
      <w:pPr>
        <w:pStyle w:val="Code"/>
        <w:rPr>
          <w:highlight w:val="white"/>
        </w:rPr>
      </w:pPr>
      <w:r w:rsidRPr="006F23B1">
        <w:rPr>
          <w:highlight w:val="white"/>
        </w:rPr>
        <w:t xml:space="preserve">              AddAssemblyCode(AssemblyOperator.mov, assignTrack,</w:t>
      </w:r>
    </w:p>
    <w:p w14:paraId="2959A245" w14:textId="2809BB2E" w:rsidR="006F23B1" w:rsidRPr="006F23B1" w:rsidRDefault="006F23B1" w:rsidP="006F23B1">
      <w:pPr>
        <w:pStyle w:val="Code"/>
        <w:rPr>
          <w:highlight w:val="white"/>
        </w:rPr>
      </w:pPr>
      <w:r>
        <w:rPr>
          <w:highlight w:val="white"/>
        </w:rPr>
        <w:t xml:space="preserve">                             </w:t>
      </w:r>
      <w:r w:rsidRPr="006F23B1">
        <w:rPr>
          <w:highlight w:val="white"/>
        </w:rPr>
        <w:t xml:space="preserve"> assignSymbol.Value);</w:t>
      </w:r>
    </w:p>
    <w:p w14:paraId="6EB30582"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4E74143" w14:textId="77777777" w:rsidR="006F23B1" w:rsidRPr="006F23B1" w:rsidRDefault="006F23B1" w:rsidP="006F23B1">
      <w:pPr>
        <w:pStyle w:val="Code"/>
        <w:rPr>
          <w:highlight w:val="white"/>
        </w:rPr>
      </w:pPr>
      <w:r w:rsidRPr="006F23B1">
        <w:rPr>
          <w:highlight w:val="white"/>
        </w:rPr>
        <w:t xml:space="preserve">                            Offset(resultSymbol), assignTrack);</w:t>
      </w:r>
    </w:p>
    <w:p w14:paraId="16BF9D0E" w14:textId="45273D98" w:rsidR="006F23B1" w:rsidRDefault="006F23B1" w:rsidP="006F23B1">
      <w:pPr>
        <w:pStyle w:val="Code"/>
        <w:rPr>
          <w:highlight w:val="white"/>
        </w:rPr>
      </w:pPr>
      <w:r w:rsidRPr="006F23B1">
        <w:rPr>
          <w:highlight w:val="white"/>
        </w:rPr>
        <w:t xml:space="preserve">            }</w:t>
      </w:r>
    </w:p>
    <w:p w14:paraId="0D72C51E" w14:textId="1533F4FC" w:rsidR="004A3B0B" w:rsidRPr="006F23B1" w:rsidRDefault="004A3B0B" w:rsidP="004A3B0B">
      <w:pPr>
        <w:rPr>
          <w:highlight w:val="white"/>
        </w:rPr>
      </w:pPr>
      <w:r>
        <w:rPr>
          <w:highlight w:val="white"/>
        </w:rPr>
        <w:t xml:space="preserve">If the value size is not eight-byte, we load the value directly into the </w:t>
      </w:r>
      <w:r w:rsidR="00F67BD5">
        <w:rPr>
          <w:highlight w:val="white"/>
        </w:rPr>
        <w:t>address</w:t>
      </w:r>
      <w:r>
        <w:rPr>
          <w:highlight w:val="white"/>
        </w:rPr>
        <w:t>.</w:t>
      </w:r>
    </w:p>
    <w:p w14:paraId="4FF8E346" w14:textId="77777777" w:rsidR="006F23B1" w:rsidRPr="006F23B1" w:rsidRDefault="006F23B1" w:rsidP="006F23B1">
      <w:pPr>
        <w:pStyle w:val="Code"/>
        <w:rPr>
          <w:highlight w:val="white"/>
        </w:rPr>
      </w:pPr>
      <w:r w:rsidRPr="006F23B1">
        <w:rPr>
          <w:highlight w:val="white"/>
        </w:rPr>
        <w:t xml:space="preserve">            else {</w:t>
      </w:r>
    </w:p>
    <w:p w14:paraId="1A33CF52" w14:textId="670EEACE" w:rsidR="006F23B1" w:rsidRPr="006F23B1" w:rsidRDefault="0072704E" w:rsidP="006F23B1">
      <w:pPr>
        <w:pStyle w:val="Code"/>
        <w:rPr>
          <w:highlight w:val="white"/>
        </w:rPr>
      </w:pPr>
      <w:r>
        <w:rPr>
          <w:highlight w:val="white"/>
        </w:rPr>
        <w:t xml:space="preserve">  </w:t>
      </w:r>
      <w:r w:rsidR="006F23B1" w:rsidRPr="006F23B1">
        <w:rPr>
          <w:highlight w:val="white"/>
        </w:rPr>
        <w:t xml:space="preserve">            AddAssemblyCode(AssemblyOperator.mov, Base(resultSymbol),</w:t>
      </w:r>
    </w:p>
    <w:p w14:paraId="7E0A8762" w14:textId="7CBEBA46" w:rsidR="006F23B1" w:rsidRDefault="006F23B1" w:rsidP="006F23B1">
      <w:pPr>
        <w:pStyle w:val="Code"/>
        <w:rPr>
          <w:highlight w:val="white"/>
        </w:rPr>
      </w:pPr>
      <w:r w:rsidRPr="006F23B1">
        <w:rPr>
          <w:highlight w:val="white"/>
        </w:rPr>
        <w:t xml:space="preserve">  </w:t>
      </w:r>
      <w:r w:rsidR="0072704E">
        <w:rPr>
          <w:highlight w:val="white"/>
        </w:rPr>
        <w:t xml:space="preserve">  </w:t>
      </w:r>
      <w:r w:rsidRPr="006F23B1">
        <w:rPr>
          <w:highlight w:val="white"/>
        </w:rPr>
        <w:t xml:space="preserve">                          Offset(resultSymbol), assignSymbol.Value,</w:t>
      </w:r>
    </w:p>
    <w:p w14:paraId="50A53CED" w14:textId="737EEBED" w:rsidR="006F23B1" w:rsidRPr="006F23B1" w:rsidRDefault="006F23B1" w:rsidP="006F23B1">
      <w:pPr>
        <w:pStyle w:val="Code"/>
        <w:rPr>
          <w:highlight w:val="white"/>
        </w:rPr>
      </w:pPr>
      <w:r>
        <w:rPr>
          <w:highlight w:val="white"/>
        </w:rPr>
        <w:t xml:space="preserve">    </w:t>
      </w:r>
      <w:r w:rsidR="0072704E">
        <w:rPr>
          <w:highlight w:val="white"/>
        </w:rPr>
        <w:t xml:space="preserve">  </w:t>
      </w:r>
      <w:r>
        <w:rPr>
          <w:highlight w:val="white"/>
        </w:rPr>
        <w:t xml:space="preserve">                       </w:t>
      </w:r>
      <w:r w:rsidRPr="006F23B1">
        <w:rPr>
          <w:highlight w:val="white"/>
        </w:rPr>
        <w:t xml:space="preserve"> typeSize);</w:t>
      </w:r>
    </w:p>
    <w:p w14:paraId="6E1F3C84" w14:textId="77777777" w:rsidR="006F23B1" w:rsidRPr="006F23B1" w:rsidRDefault="006F23B1" w:rsidP="006F23B1">
      <w:pPr>
        <w:pStyle w:val="Code"/>
        <w:rPr>
          <w:highlight w:val="white"/>
        </w:rPr>
      </w:pPr>
      <w:r w:rsidRPr="006F23B1">
        <w:rPr>
          <w:highlight w:val="white"/>
        </w:rPr>
        <w:lastRenderedPageBreak/>
        <w:t xml:space="preserve">            }</w:t>
      </w:r>
    </w:p>
    <w:p w14:paraId="3F618DC9" w14:textId="202F0365" w:rsidR="006F23B1" w:rsidRDefault="006F23B1" w:rsidP="006F23B1">
      <w:pPr>
        <w:pStyle w:val="Code"/>
        <w:rPr>
          <w:highlight w:val="white"/>
        </w:rPr>
      </w:pPr>
      <w:r w:rsidRPr="006F23B1">
        <w:rPr>
          <w:highlight w:val="white"/>
        </w:rPr>
        <w:t xml:space="preserve">          }</w:t>
      </w:r>
    </w:p>
    <w:p w14:paraId="46A20A64" w14:textId="5F844775" w:rsidR="005B2E3D" w:rsidRPr="006F23B1" w:rsidRDefault="005B2E3D" w:rsidP="005B2E3D">
      <w:pPr>
        <w:rPr>
          <w:highlight w:val="white"/>
        </w:rPr>
      </w:pPr>
      <w:r>
        <w:rPr>
          <w:highlight w:val="white"/>
        </w:rPr>
        <w:t>If the symbol is an array, function, string, or static address, we load the address rather than the value onto the address.</w:t>
      </w:r>
    </w:p>
    <w:p w14:paraId="1C893F59" w14:textId="77777777" w:rsidR="006F23B1" w:rsidRPr="006F23B1" w:rsidRDefault="006F23B1" w:rsidP="006F23B1">
      <w:pPr>
        <w:pStyle w:val="Code"/>
        <w:rPr>
          <w:highlight w:val="white"/>
        </w:rPr>
      </w:pPr>
      <w:r w:rsidRPr="006F23B1">
        <w:rPr>
          <w:highlight w:val="white"/>
        </w:rPr>
        <w:t xml:space="preserve">          else if (assignSymbol.Type.IsArrayFunctionOrString() ||</w:t>
      </w:r>
    </w:p>
    <w:p w14:paraId="584FFF50" w14:textId="77777777" w:rsidR="006F23B1" w:rsidRPr="006F23B1" w:rsidRDefault="006F23B1" w:rsidP="006F23B1">
      <w:pPr>
        <w:pStyle w:val="Code"/>
        <w:rPr>
          <w:highlight w:val="white"/>
        </w:rPr>
      </w:pPr>
      <w:r w:rsidRPr="006F23B1">
        <w:rPr>
          <w:highlight w:val="white"/>
        </w:rPr>
        <w:t xml:space="preserve">                   (assignSymbol.Value is StaticAddress)) {</w:t>
      </w:r>
    </w:p>
    <w:p w14:paraId="100292EE"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67741359" w14:textId="77777777" w:rsidR="006F23B1" w:rsidRDefault="006F23B1" w:rsidP="006F23B1">
      <w:pPr>
        <w:pStyle w:val="Code"/>
        <w:rPr>
          <w:highlight w:val="white"/>
        </w:rPr>
      </w:pPr>
      <w:r w:rsidRPr="006F23B1">
        <w:rPr>
          <w:highlight w:val="white"/>
        </w:rPr>
        <w:t xml:space="preserve">                            Offset(resultSymbol), Base(assignSymbol),</w:t>
      </w:r>
    </w:p>
    <w:p w14:paraId="4DCB7965" w14:textId="5FB8C30C"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11FCF5BB" w14:textId="77777777" w:rsidR="006F23B1" w:rsidRPr="006F23B1" w:rsidRDefault="006F23B1" w:rsidP="006F23B1">
      <w:pPr>
        <w:pStyle w:val="Code"/>
        <w:rPr>
          <w:highlight w:val="white"/>
        </w:rPr>
      </w:pPr>
    </w:p>
    <w:p w14:paraId="306BB8D6" w14:textId="77777777" w:rsidR="006F23B1" w:rsidRPr="006F23B1" w:rsidRDefault="006F23B1" w:rsidP="006F23B1">
      <w:pPr>
        <w:pStyle w:val="Code"/>
        <w:rPr>
          <w:highlight w:val="white"/>
        </w:rPr>
      </w:pPr>
      <w:r w:rsidRPr="006F23B1">
        <w:rPr>
          <w:highlight w:val="white"/>
        </w:rPr>
        <w:t xml:space="preserve">            int offset = Offset(assignSymbol);</w:t>
      </w:r>
    </w:p>
    <w:p w14:paraId="2F9EC289" w14:textId="77777777" w:rsidR="006F23B1" w:rsidRPr="006F23B1" w:rsidRDefault="006F23B1" w:rsidP="006F23B1">
      <w:pPr>
        <w:pStyle w:val="Code"/>
        <w:rPr>
          <w:highlight w:val="white"/>
        </w:rPr>
      </w:pPr>
      <w:r w:rsidRPr="006F23B1">
        <w:rPr>
          <w:highlight w:val="white"/>
        </w:rPr>
        <w:t xml:space="preserve">            if (offset != 0) {</w:t>
      </w:r>
    </w:p>
    <w:p w14:paraId="7899BE9C" w14:textId="77777777" w:rsidR="006F23B1" w:rsidRPr="006F23B1" w:rsidRDefault="006F23B1" w:rsidP="006F23B1">
      <w:pPr>
        <w:pStyle w:val="Code"/>
        <w:rPr>
          <w:highlight w:val="white"/>
        </w:rPr>
      </w:pPr>
      <w:r w:rsidRPr="006F23B1">
        <w:rPr>
          <w:highlight w:val="white"/>
        </w:rPr>
        <w:t xml:space="preserve">              AddAssemblyCode(AssemblyOperator.add, Base(resultSymbol),</w:t>
      </w:r>
    </w:p>
    <w:p w14:paraId="2957DC19" w14:textId="77777777" w:rsidR="006F23B1" w:rsidRDefault="006F23B1" w:rsidP="006F23B1">
      <w:pPr>
        <w:pStyle w:val="Code"/>
        <w:rPr>
          <w:highlight w:val="white"/>
        </w:rPr>
      </w:pPr>
      <w:r w:rsidRPr="006F23B1">
        <w:rPr>
          <w:highlight w:val="white"/>
        </w:rPr>
        <w:t xml:space="preserve">                              Offset(resultSymbol), (BigInteger) offset,</w:t>
      </w:r>
    </w:p>
    <w:p w14:paraId="3D325365" w14:textId="2EA15306" w:rsidR="006F23B1" w:rsidRPr="006F23B1" w:rsidRDefault="006F23B1" w:rsidP="006F23B1">
      <w:pPr>
        <w:pStyle w:val="Code"/>
        <w:rPr>
          <w:highlight w:val="white"/>
        </w:rPr>
      </w:pPr>
      <w:r>
        <w:rPr>
          <w:highlight w:val="white"/>
        </w:rPr>
        <w:t xml:space="preserve">                             </w:t>
      </w:r>
      <w:r w:rsidRPr="006F23B1">
        <w:rPr>
          <w:highlight w:val="white"/>
        </w:rPr>
        <w:t xml:space="preserve"> typeSize);</w:t>
      </w:r>
    </w:p>
    <w:p w14:paraId="4EB612BF" w14:textId="77777777" w:rsidR="006F23B1" w:rsidRPr="006F23B1" w:rsidRDefault="006F23B1" w:rsidP="006F23B1">
      <w:pPr>
        <w:pStyle w:val="Code"/>
        <w:rPr>
          <w:highlight w:val="white"/>
        </w:rPr>
      </w:pPr>
      <w:r w:rsidRPr="006F23B1">
        <w:rPr>
          <w:highlight w:val="white"/>
        </w:rPr>
        <w:t xml:space="preserve">            }</w:t>
      </w:r>
    </w:p>
    <w:p w14:paraId="39FA070C" w14:textId="2A551FAA" w:rsidR="006F23B1" w:rsidRDefault="006F23B1" w:rsidP="006F23B1">
      <w:pPr>
        <w:pStyle w:val="Code"/>
        <w:rPr>
          <w:highlight w:val="white"/>
        </w:rPr>
      </w:pPr>
      <w:r w:rsidRPr="006F23B1">
        <w:rPr>
          <w:highlight w:val="white"/>
        </w:rPr>
        <w:t xml:space="preserve">          }</w:t>
      </w:r>
    </w:p>
    <w:p w14:paraId="1EAC73C2" w14:textId="032627CA" w:rsidR="000D6591" w:rsidRPr="006F23B1" w:rsidRDefault="000D6591" w:rsidP="00452237">
      <w:pPr>
        <w:rPr>
          <w:highlight w:val="white"/>
        </w:rPr>
      </w:pPr>
      <w:r>
        <w:rPr>
          <w:highlight w:val="white"/>
        </w:rPr>
        <w:t xml:space="preserve">Otherwise, we need to </w:t>
      </w:r>
      <w:r w:rsidR="00452237">
        <w:rPr>
          <w:highlight w:val="white"/>
        </w:rPr>
        <w:t>load the value into a register</w:t>
      </w:r>
      <w:r w:rsidR="00241B55">
        <w:rPr>
          <w:highlight w:val="white"/>
        </w:rPr>
        <w:t>, which we than</w:t>
      </w:r>
      <w:r w:rsidR="00452237">
        <w:rPr>
          <w:highlight w:val="white"/>
        </w:rPr>
        <w:t xml:space="preserve"> load onto the address.</w:t>
      </w:r>
    </w:p>
    <w:p w14:paraId="47ED3325" w14:textId="77777777" w:rsidR="006F23B1" w:rsidRPr="006F23B1" w:rsidRDefault="006F23B1" w:rsidP="006F23B1">
      <w:pPr>
        <w:pStyle w:val="Code"/>
        <w:rPr>
          <w:highlight w:val="white"/>
        </w:rPr>
      </w:pPr>
      <w:r w:rsidRPr="006F23B1">
        <w:rPr>
          <w:highlight w:val="white"/>
        </w:rPr>
        <w:t xml:space="preserve">          else {</w:t>
      </w:r>
    </w:p>
    <w:p w14:paraId="71CFFFD6" w14:textId="77777777" w:rsidR="006F23B1" w:rsidRPr="006F23B1" w:rsidRDefault="006F23B1" w:rsidP="006F23B1">
      <w:pPr>
        <w:pStyle w:val="Code"/>
        <w:rPr>
          <w:highlight w:val="white"/>
        </w:rPr>
      </w:pPr>
      <w:r w:rsidRPr="006F23B1">
        <w:rPr>
          <w:highlight w:val="white"/>
        </w:rPr>
        <w:t xml:space="preserve">            assignTrack = LoadValueToRegister(assignSymbol);</w:t>
      </w:r>
    </w:p>
    <w:p w14:paraId="53969613" w14:textId="77777777" w:rsidR="006F23B1" w:rsidRPr="006F23B1" w:rsidRDefault="006F23B1" w:rsidP="006F23B1">
      <w:pPr>
        <w:pStyle w:val="Code"/>
        <w:rPr>
          <w:highlight w:val="white"/>
        </w:rPr>
      </w:pPr>
      <w:r w:rsidRPr="006F23B1">
        <w:rPr>
          <w:highlight w:val="white"/>
        </w:rPr>
        <w:t xml:space="preserve">            AddAssemblyCode(AssemblyOperator.mov, Base(resultSymbol),</w:t>
      </w:r>
    </w:p>
    <w:p w14:paraId="53082EF1" w14:textId="77777777" w:rsidR="006F23B1" w:rsidRPr="006F23B1" w:rsidRDefault="006F23B1" w:rsidP="006F23B1">
      <w:pPr>
        <w:pStyle w:val="Code"/>
        <w:rPr>
          <w:highlight w:val="white"/>
        </w:rPr>
      </w:pPr>
      <w:r w:rsidRPr="006F23B1">
        <w:rPr>
          <w:highlight w:val="white"/>
        </w:rPr>
        <w:t xml:space="preserve">                            Offset(resultSymbol), assignTrack);</w:t>
      </w:r>
    </w:p>
    <w:p w14:paraId="50672AAD" w14:textId="77777777" w:rsidR="006F23B1" w:rsidRPr="006F23B1" w:rsidRDefault="006F23B1" w:rsidP="006F23B1">
      <w:pPr>
        <w:pStyle w:val="Code"/>
        <w:rPr>
          <w:highlight w:val="white"/>
        </w:rPr>
      </w:pPr>
      <w:r w:rsidRPr="006F23B1">
        <w:rPr>
          <w:highlight w:val="white"/>
        </w:rPr>
        <w:t xml:space="preserve">          }</w:t>
      </w:r>
    </w:p>
    <w:p w14:paraId="20DD1A86" w14:textId="77777777" w:rsidR="006F23B1" w:rsidRPr="006F23B1" w:rsidRDefault="006F23B1" w:rsidP="006F23B1">
      <w:pPr>
        <w:pStyle w:val="Code"/>
        <w:rPr>
          <w:highlight w:val="white"/>
        </w:rPr>
      </w:pPr>
      <w:r w:rsidRPr="006F23B1">
        <w:rPr>
          <w:highlight w:val="white"/>
        </w:rPr>
        <w:t xml:space="preserve">        }</w:t>
      </w:r>
    </w:p>
    <w:p w14:paraId="5D4F3AD4" w14:textId="77777777" w:rsidR="006F23B1" w:rsidRPr="006F23B1" w:rsidRDefault="006F23B1" w:rsidP="006F23B1">
      <w:pPr>
        <w:pStyle w:val="Code"/>
        <w:rPr>
          <w:highlight w:val="white"/>
        </w:rPr>
      </w:pPr>
      <w:r w:rsidRPr="006F23B1">
        <w:rPr>
          <w:highlight w:val="white"/>
        </w:rPr>
        <w:t xml:space="preserve">      }</w:t>
      </w:r>
    </w:p>
    <w:p w14:paraId="4390C10A" w14:textId="77777777" w:rsidR="006F23B1" w:rsidRPr="006F23B1" w:rsidRDefault="006F23B1" w:rsidP="006F23B1">
      <w:pPr>
        <w:pStyle w:val="Code"/>
        <w:rPr>
          <w:highlight w:val="white"/>
        </w:rPr>
      </w:pPr>
      <w:r w:rsidRPr="006F23B1">
        <w:rPr>
          <w:highlight w:val="white"/>
        </w:rPr>
        <w:t xml:space="preserve">    }</w:t>
      </w:r>
    </w:p>
    <w:p w14:paraId="234A774C" w14:textId="06777985" w:rsidR="006F23B1" w:rsidRPr="006F23B1" w:rsidRDefault="009D4FC3" w:rsidP="009D4FC3">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t>
      </w:r>
      <w:r w:rsidR="00744FD8">
        <w:rPr>
          <w:highlight w:val="white"/>
        </w:rPr>
        <w:t>We only need to create the symbol represent</w:t>
      </w:r>
      <w:r w:rsidR="004E0A29">
        <w:rPr>
          <w:highlight w:val="white"/>
        </w:rPr>
        <w:t>ing</w:t>
      </w:r>
      <w:r w:rsidR="00744FD8">
        <w:rPr>
          <w:highlight w:val="white"/>
        </w:rPr>
        <w:t xml:space="preserve"> the parameter, and the</w:t>
      </w:r>
      <w:r w:rsidR="004E0A29">
        <w:rPr>
          <w:highlight w:val="white"/>
        </w:rPr>
        <w:t>n</w:t>
      </w:r>
      <w:r w:rsidR="00744FD8">
        <w:rPr>
          <w:highlight w:val="white"/>
        </w:rPr>
        <w:t xml:space="preserve"> call </w:t>
      </w:r>
      <w:r w:rsidR="00744FD8" w:rsidRPr="00744FD8">
        <w:rPr>
          <w:rStyle w:val="KeyWord0"/>
          <w:highlight w:val="white"/>
        </w:rPr>
        <w:t>IntegralAssign</w:t>
      </w:r>
      <w:r w:rsidR="00744FD8">
        <w:rPr>
          <w:highlight w:val="white"/>
        </w:rPr>
        <w:t>.</w:t>
      </w:r>
    </w:p>
    <w:p w14:paraId="7ACF7034" w14:textId="77777777" w:rsidR="006F23B1" w:rsidRPr="006F23B1" w:rsidRDefault="006F23B1" w:rsidP="006F23B1">
      <w:pPr>
        <w:pStyle w:val="Code"/>
        <w:rPr>
          <w:highlight w:val="white"/>
        </w:rPr>
      </w:pPr>
      <w:r w:rsidRPr="006F23B1">
        <w:rPr>
          <w:highlight w:val="white"/>
        </w:rPr>
        <w:t xml:space="preserve">    public void IntegralParameter(MiddleCode middleCode) {</w:t>
      </w:r>
    </w:p>
    <w:p w14:paraId="031073AE" w14:textId="77777777" w:rsidR="006F23B1" w:rsidRPr="006F23B1" w:rsidRDefault="006F23B1" w:rsidP="006F23B1">
      <w:pPr>
        <w:pStyle w:val="Code"/>
        <w:rPr>
          <w:highlight w:val="white"/>
        </w:rPr>
      </w:pPr>
      <w:r w:rsidRPr="006F23B1">
        <w:rPr>
          <w:highlight w:val="white"/>
        </w:rPr>
        <w:t xml:space="preserve">      Symbol fromSymbol = (Symbol) middleCode[1];</w:t>
      </w:r>
    </w:p>
    <w:p w14:paraId="19DD0643" w14:textId="77777777" w:rsidR="006F23B1" w:rsidRDefault="006F23B1" w:rsidP="006F23B1">
      <w:pPr>
        <w:pStyle w:val="Code"/>
        <w:rPr>
          <w:highlight w:val="white"/>
        </w:rPr>
      </w:pPr>
      <w:r w:rsidRPr="006F23B1">
        <w:rPr>
          <w:highlight w:val="white"/>
        </w:rPr>
        <w:t xml:space="preserve">      Symbol toSymbol =</w:t>
      </w:r>
    </w:p>
    <w:p w14:paraId="29328632" w14:textId="055E1607" w:rsidR="006F23B1" w:rsidRPr="006F23B1" w:rsidRDefault="006F23B1" w:rsidP="006F23B1">
      <w:pPr>
        <w:pStyle w:val="Code"/>
        <w:rPr>
          <w:highlight w:val="white"/>
        </w:rPr>
      </w:pPr>
      <w:r>
        <w:rPr>
          <w:highlight w:val="white"/>
        </w:rPr>
        <w:t xml:space="preserve">       </w:t>
      </w:r>
      <w:r w:rsidRPr="006F23B1">
        <w:rPr>
          <w:highlight w:val="white"/>
        </w:rPr>
        <w:t xml:space="preserve"> new Symbol(null, false, Storage.Auto, fromSymbol.Type);</w:t>
      </w:r>
    </w:p>
    <w:p w14:paraId="1252F78C" w14:textId="77777777" w:rsidR="006F23B1" w:rsidRPr="006F23B1" w:rsidRDefault="006F23B1" w:rsidP="006F23B1">
      <w:pPr>
        <w:pStyle w:val="Code"/>
        <w:rPr>
          <w:highlight w:val="white"/>
        </w:rPr>
      </w:pPr>
      <w:r w:rsidRPr="006F23B1">
        <w:rPr>
          <w:highlight w:val="white"/>
        </w:rPr>
        <w:t xml:space="preserve">      int parameterOffset = (int) middleCode[2];</w:t>
      </w:r>
    </w:p>
    <w:p w14:paraId="13EF7600" w14:textId="5D2A14D8" w:rsidR="006F23B1" w:rsidRPr="006F23B1" w:rsidRDefault="006F23B1" w:rsidP="006F23B1">
      <w:pPr>
        <w:pStyle w:val="Code"/>
        <w:rPr>
          <w:highlight w:val="white"/>
        </w:rPr>
      </w:pPr>
      <w:r w:rsidRPr="006F23B1">
        <w:rPr>
          <w:highlight w:val="white"/>
        </w:rPr>
        <w:t xml:space="preserve">      toSymbol.Offset = </w:t>
      </w:r>
      <w:r w:rsidR="006E0307">
        <w:rPr>
          <w:highlight w:val="white"/>
        </w:rPr>
        <w:t>m_totalExtraSize</w:t>
      </w:r>
      <w:r w:rsidRPr="006F23B1">
        <w:rPr>
          <w:highlight w:val="white"/>
        </w:rPr>
        <w:t xml:space="preserve"> + parameterOffset;</w:t>
      </w:r>
    </w:p>
    <w:p w14:paraId="648EA40E" w14:textId="77777777" w:rsidR="006F23B1" w:rsidRPr="006F23B1" w:rsidRDefault="006F23B1" w:rsidP="006F23B1">
      <w:pPr>
        <w:pStyle w:val="Code"/>
        <w:rPr>
          <w:highlight w:val="white"/>
        </w:rPr>
      </w:pPr>
      <w:r w:rsidRPr="006F23B1">
        <w:rPr>
          <w:highlight w:val="white"/>
        </w:rPr>
        <w:t xml:space="preserve">      IntegralAssign(toSymbol, fromSymbol);</w:t>
      </w:r>
    </w:p>
    <w:p w14:paraId="55913854" w14:textId="307D8B7B" w:rsidR="00523D73" w:rsidRDefault="006F23B1" w:rsidP="00533A30">
      <w:pPr>
        <w:pStyle w:val="Code"/>
        <w:rPr>
          <w:highlight w:val="white"/>
        </w:rPr>
      </w:pPr>
      <w:r w:rsidRPr="006F23B1">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38E1AB42"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is also the</w:t>
      </w:r>
      <w:r w:rsidR="00500281">
        <w:rPr>
          <w:highlight w:val="white"/>
        </w:rPr>
        <w:t xml:space="preserve"> </w:t>
      </w:r>
      <w:proofErr w:type="spellStart"/>
      <w:r w:rsidR="00500281">
        <w:rPr>
          <w:highlight w:val="white"/>
        </w:rPr>
        <w:t>unaray</w:t>
      </w:r>
      <w:proofErr w:type="spellEnd"/>
      <w:r w:rsidR="00500281">
        <w:rPr>
          <w:highlight w:val="white"/>
        </w:rPr>
        <w:t xml:space="preserve"> addition</w:t>
      </w:r>
      <w:r w:rsidR="00E566CB">
        <w:rPr>
          <w:highlight w:val="white"/>
        </w:rPr>
        <w:t>, but it generates no code.</w:t>
      </w:r>
    </w:p>
    <w:p w14:paraId="11227819" w14:textId="3725A29D"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1C7F7C51" w14:textId="77777777" w:rsidR="00880C33" w:rsidRPr="00880C33" w:rsidRDefault="00880C33" w:rsidP="00880C33">
      <w:pPr>
        <w:pStyle w:val="Code"/>
        <w:rPr>
          <w:highlight w:val="white"/>
        </w:rPr>
      </w:pPr>
      <w:r w:rsidRPr="00880C33">
        <w:rPr>
          <w:highlight w:val="white"/>
        </w:rPr>
        <w:t xml:space="preserve">    public static IDictionary&lt;MiddleOperator,AssemblyOperator&gt;</w:t>
      </w:r>
    </w:p>
    <w:p w14:paraId="61D0F867" w14:textId="77777777" w:rsidR="00880C33" w:rsidRPr="00880C33" w:rsidRDefault="00880C33" w:rsidP="00880C33">
      <w:pPr>
        <w:pStyle w:val="Code"/>
        <w:rPr>
          <w:highlight w:val="white"/>
        </w:rPr>
      </w:pPr>
      <w:r w:rsidRPr="00880C33">
        <w:rPr>
          <w:highlight w:val="white"/>
        </w:rPr>
        <w:t xml:space="preserve">      m_middleToIntegralMap =</w:t>
      </w:r>
    </w:p>
    <w:p w14:paraId="28D6847A" w14:textId="77777777" w:rsidR="00880C33" w:rsidRPr="00880C33" w:rsidRDefault="00880C33" w:rsidP="00880C33">
      <w:pPr>
        <w:pStyle w:val="Code"/>
        <w:rPr>
          <w:highlight w:val="white"/>
        </w:rPr>
      </w:pPr>
      <w:r w:rsidRPr="00880C33">
        <w:rPr>
          <w:highlight w:val="white"/>
        </w:rPr>
        <w:t xml:space="preserve">      new Dictionary&lt;MiddleOperator,AssemblyOperator&gt;() {</w:t>
      </w:r>
    </w:p>
    <w:p w14:paraId="48A4F5DD" w14:textId="77777777" w:rsidR="00880C33" w:rsidRPr="00880C33" w:rsidRDefault="00880C33" w:rsidP="00880C33">
      <w:pPr>
        <w:pStyle w:val="Code"/>
        <w:rPr>
          <w:highlight w:val="white"/>
        </w:rPr>
      </w:pPr>
      <w:r w:rsidRPr="00880C33">
        <w:rPr>
          <w:highlight w:val="white"/>
        </w:rPr>
        <w:t xml:space="preserve">        {MiddleOperator.BitwiseNot, AssemblyOperator.not},</w:t>
      </w:r>
    </w:p>
    <w:p w14:paraId="7B790C4D" w14:textId="77777777" w:rsidR="00880C33" w:rsidRPr="00880C33" w:rsidRDefault="00880C33" w:rsidP="00880C33">
      <w:pPr>
        <w:pStyle w:val="Code"/>
        <w:rPr>
          <w:highlight w:val="white"/>
        </w:rPr>
      </w:pPr>
      <w:r w:rsidRPr="00880C33">
        <w:rPr>
          <w:highlight w:val="white"/>
        </w:rPr>
        <w:t xml:space="preserve">        {MiddleOperator.UnarySubtract, AssemblyOperator.neg},</w:t>
      </w:r>
    </w:p>
    <w:p w14:paraId="6DD9F130" w14:textId="77777777" w:rsidR="00880C33" w:rsidRPr="00880C33" w:rsidRDefault="00880C33" w:rsidP="00880C33">
      <w:pPr>
        <w:pStyle w:val="Code"/>
        <w:rPr>
          <w:highlight w:val="white"/>
        </w:rPr>
      </w:pPr>
      <w:r w:rsidRPr="00880C33">
        <w:rPr>
          <w:highlight w:val="white"/>
        </w:rPr>
        <w:t xml:space="preserve">        {MiddleOperator.SignedMultiply, AssemblyOperator.imul},</w:t>
      </w:r>
    </w:p>
    <w:p w14:paraId="5D06AB28" w14:textId="77777777" w:rsidR="00880C33" w:rsidRPr="00880C33" w:rsidRDefault="00880C33" w:rsidP="00880C33">
      <w:pPr>
        <w:pStyle w:val="Code"/>
        <w:rPr>
          <w:highlight w:val="white"/>
        </w:rPr>
      </w:pPr>
      <w:r w:rsidRPr="00880C33">
        <w:rPr>
          <w:highlight w:val="white"/>
        </w:rPr>
        <w:t xml:space="preserve">        {MiddleOperator.SignedDivide, AssemblyOperator.idiv},</w:t>
      </w:r>
    </w:p>
    <w:p w14:paraId="63E10CF3" w14:textId="77777777" w:rsidR="00880C33" w:rsidRPr="00880C33" w:rsidRDefault="00880C33" w:rsidP="00880C33">
      <w:pPr>
        <w:pStyle w:val="Code"/>
        <w:rPr>
          <w:highlight w:val="white"/>
        </w:rPr>
      </w:pPr>
      <w:r w:rsidRPr="00880C33">
        <w:rPr>
          <w:highlight w:val="white"/>
        </w:rPr>
        <w:t xml:space="preserve">        {MiddleOperator.SignedModulo, AssemblyOperator.idiv},</w:t>
      </w:r>
    </w:p>
    <w:p w14:paraId="4BBAA3F0" w14:textId="77777777" w:rsidR="00880C33" w:rsidRPr="00880C33" w:rsidRDefault="00880C33" w:rsidP="00880C33">
      <w:pPr>
        <w:pStyle w:val="Code"/>
        <w:rPr>
          <w:highlight w:val="white"/>
        </w:rPr>
      </w:pPr>
      <w:r w:rsidRPr="00880C33">
        <w:rPr>
          <w:highlight w:val="white"/>
        </w:rPr>
        <w:lastRenderedPageBreak/>
        <w:t xml:space="preserve">        {MiddleOperator.UnsignedMultiply, AssemblyOperator.mul},</w:t>
      </w:r>
    </w:p>
    <w:p w14:paraId="523009F9" w14:textId="77777777" w:rsidR="00880C33" w:rsidRPr="00880C33" w:rsidRDefault="00880C33" w:rsidP="00880C33">
      <w:pPr>
        <w:pStyle w:val="Code"/>
        <w:rPr>
          <w:highlight w:val="white"/>
        </w:rPr>
      </w:pPr>
      <w:r w:rsidRPr="00880C33">
        <w:rPr>
          <w:highlight w:val="white"/>
        </w:rPr>
        <w:t xml:space="preserve">        {MiddleOperator.UnsignedDivide, AssemblyOperator.div},</w:t>
      </w:r>
    </w:p>
    <w:p w14:paraId="17FB82DB" w14:textId="77777777" w:rsidR="00880C33" w:rsidRPr="00880C33" w:rsidRDefault="00880C33" w:rsidP="00880C33">
      <w:pPr>
        <w:pStyle w:val="Code"/>
        <w:rPr>
          <w:highlight w:val="white"/>
        </w:rPr>
      </w:pPr>
      <w:r w:rsidRPr="00880C33">
        <w:rPr>
          <w:highlight w:val="white"/>
        </w:rPr>
        <w:t xml:space="preserve">        {MiddleOperator.UnsignedModulo, AssemblyOperator.div},</w:t>
      </w:r>
    </w:p>
    <w:p w14:paraId="26D7C687" w14:textId="77777777" w:rsidR="00880C33" w:rsidRPr="00880C33" w:rsidRDefault="00880C33" w:rsidP="00880C33">
      <w:pPr>
        <w:pStyle w:val="Code"/>
        <w:rPr>
          <w:highlight w:val="white"/>
        </w:rPr>
      </w:pPr>
      <w:r w:rsidRPr="00880C33">
        <w:rPr>
          <w:highlight w:val="white"/>
        </w:rPr>
        <w:t xml:space="preserve">        {MiddleOperator.Assign, AssemblyOperator.mov},</w:t>
      </w:r>
    </w:p>
    <w:p w14:paraId="3EE80102" w14:textId="77777777" w:rsidR="00880C33" w:rsidRPr="00880C33" w:rsidRDefault="00880C33" w:rsidP="00880C33">
      <w:pPr>
        <w:pStyle w:val="Code"/>
        <w:rPr>
          <w:highlight w:val="white"/>
        </w:rPr>
      </w:pPr>
      <w:r w:rsidRPr="00880C33">
        <w:rPr>
          <w:highlight w:val="white"/>
        </w:rPr>
        <w:t xml:space="preserve">        {MiddleOperator.BinaryAdd, AssemblyOperator.add},</w:t>
      </w:r>
    </w:p>
    <w:p w14:paraId="657B8D01" w14:textId="77777777" w:rsidR="00880C33" w:rsidRPr="00880C33" w:rsidRDefault="00880C33" w:rsidP="00880C33">
      <w:pPr>
        <w:pStyle w:val="Code"/>
        <w:rPr>
          <w:highlight w:val="white"/>
        </w:rPr>
      </w:pPr>
      <w:r w:rsidRPr="00880C33">
        <w:rPr>
          <w:highlight w:val="white"/>
        </w:rPr>
        <w:t xml:space="preserve">        {MiddleOperator.BinarySubtract, AssemblyOperator.sub},</w:t>
      </w:r>
    </w:p>
    <w:p w14:paraId="4FDD530D" w14:textId="77777777" w:rsidR="00880C33" w:rsidRPr="00880C33" w:rsidRDefault="00880C33" w:rsidP="00880C33">
      <w:pPr>
        <w:pStyle w:val="Code"/>
        <w:rPr>
          <w:highlight w:val="white"/>
        </w:rPr>
      </w:pPr>
      <w:r w:rsidRPr="00880C33">
        <w:rPr>
          <w:highlight w:val="white"/>
        </w:rPr>
        <w:t xml:space="preserve">        {MiddleOperator.BitwiseAnd, AssemblyOperator.and},</w:t>
      </w:r>
    </w:p>
    <w:p w14:paraId="78C804F1" w14:textId="77777777" w:rsidR="00880C33" w:rsidRPr="00880C33" w:rsidRDefault="00880C33" w:rsidP="00880C33">
      <w:pPr>
        <w:pStyle w:val="Code"/>
        <w:rPr>
          <w:highlight w:val="white"/>
        </w:rPr>
      </w:pPr>
      <w:r w:rsidRPr="00880C33">
        <w:rPr>
          <w:highlight w:val="white"/>
        </w:rPr>
        <w:t xml:space="preserve">        {MiddleOperator.BitwiseOr, AssemblyOperator.or},</w:t>
      </w:r>
    </w:p>
    <w:p w14:paraId="2C728EFB" w14:textId="77777777" w:rsidR="00880C33" w:rsidRPr="00880C33" w:rsidRDefault="00880C33" w:rsidP="00880C33">
      <w:pPr>
        <w:pStyle w:val="Code"/>
        <w:rPr>
          <w:highlight w:val="white"/>
        </w:rPr>
      </w:pPr>
      <w:r w:rsidRPr="00880C33">
        <w:rPr>
          <w:highlight w:val="white"/>
        </w:rPr>
        <w:t xml:space="preserve">        {MiddleOperator.BitwiseXOr, AssemblyOperator.xor},</w:t>
      </w:r>
    </w:p>
    <w:p w14:paraId="41E40FB8" w14:textId="77777777" w:rsidR="00880C33" w:rsidRPr="00880C33" w:rsidRDefault="00880C33" w:rsidP="00880C33">
      <w:pPr>
        <w:pStyle w:val="Code"/>
        <w:rPr>
          <w:highlight w:val="white"/>
        </w:rPr>
      </w:pPr>
      <w:r w:rsidRPr="00880C33">
        <w:rPr>
          <w:highlight w:val="white"/>
        </w:rPr>
        <w:t xml:space="preserve">        {MiddleOperator.ShiftLeft, AssemblyOperator.shl},</w:t>
      </w:r>
    </w:p>
    <w:p w14:paraId="653BEC32" w14:textId="77777777" w:rsidR="00880C33" w:rsidRPr="00880C33" w:rsidRDefault="00880C33" w:rsidP="00880C33">
      <w:pPr>
        <w:pStyle w:val="Code"/>
        <w:rPr>
          <w:highlight w:val="white"/>
        </w:rPr>
      </w:pPr>
      <w:r w:rsidRPr="00880C33">
        <w:rPr>
          <w:highlight w:val="white"/>
        </w:rPr>
        <w:t xml:space="preserve">        {MiddleOperator.ShiftRight, AssemblyOperator.shr},</w:t>
      </w:r>
    </w:p>
    <w:p w14:paraId="46E118A6" w14:textId="77777777" w:rsidR="00880C33" w:rsidRPr="00880C33" w:rsidRDefault="00880C33" w:rsidP="00880C33">
      <w:pPr>
        <w:pStyle w:val="Code"/>
        <w:rPr>
          <w:highlight w:val="white"/>
        </w:rPr>
      </w:pPr>
      <w:r w:rsidRPr="00880C33">
        <w:rPr>
          <w:highlight w:val="white"/>
        </w:rPr>
        <w:t xml:space="preserve">        {MiddleOperator.Equal, AssemblyOperator.je},</w:t>
      </w:r>
    </w:p>
    <w:p w14:paraId="447B7404" w14:textId="77777777" w:rsidR="00880C33" w:rsidRPr="00880C33" w:rsidRDefault="00880C33" w:rsidP="00880C33">
      <w:pPr>
        <w:pStyle w:val="Code"/>
        <w:rPr>
          <w:highlight w:val="white"/>
        </w:rPr>
      </w:pPr>
      <w:r w:rsidRPr="00880C33">
        <w:rPr>
          <w:highlight w:val="white"/>
        </w:rPr>
        <w:t xml:space="preserve">        {MiddleOperator.NotEqual, AssemblyOperator.jne},</w:t>
      </w:r>
    </w:p>
    <w:p w14:paraId="4F1EA3E1" w14:textId="77777777" w:rsidR="00880C33" w:rsidRPr="00880C33" w:rsidRDefault="00880C33" w:rsidP="00880C33">
      <w:pPr>
        <w:pStyle w:val="Code"/>
        <w:rPr>
          <w:highlight w:val="white"/>
        </w:rPr>
      </w:pPr>
      <w:r w:rsidRPr="00880C33">
        <w:rPr>
          <w:highlight w:val="white"/>
        </w:rPr>
        <w:t xml:space="preserve">        {MiddleOperator.Carry, AssemblyOperator.jc},</w:t>
      </w:r>
    </w:p>
    <w:p w14:paraId="6581D430" w14:textId="77777777" w:rsidR="00880C33" w:rsidRPr="00880C33" w:rsidRDefault="00880C33" w:rsidP="00880C33">
      <w:pPr>
        <w:pStyle w:val="Code"/>
        <w:rPr>
          <w:highlight w:val="white"/>
        </w:rPr>
      </w:pPr>
      <w:r w:rsidRPr="00880C33">
        <w:rPr>
          <w:highlight w:val="white"/>
        </w:rPr>
        <w:t xml:space="preserve">        {MiddleOperator.NotCarry, AssemblyOperator.jnc},</w:t>
      </w:r>
    </w:p>
    <w:p w14:paraId="09E891AD" w14:textId="77777777" w:rsidR="00F342EF" w:rsidRPr="00F342EF" w:rsidRDefault="00F342EF" w:rsidP="00F342EF">
      <w:pPr>
        <w:pStyle w:val="Code"/>
        <w:rPr>
          <w:highlight w:val="white"/>
        </w:rPr>
      </w:pPr>
      <w:r w:rsidRPr="00F342EF">
        <w:rPr>
          <w:highlight w:val="white"/>
        </w:rPr>
        <w:t xml:space="preserve">        {MiddleOperator.Compare, AssemblyOperator.cmp},</w:t>
      </w:r>
    </w:p>
    <w:p w14:paraId="40B63364" w14:textId="77777777" w:rsidR="00880C33" w:rsidRPr="00880C33" w:rsidRDefault="00880C33" w:rsidP="00880C33">
      <w:pPr>
        <w:pStyle w:val="Code"/>
        <w:rPr>
          <w:highlight w:val="white"/>
        </w:rPr>
      </w:pPr>
      <w:r w:rsidRPr="00880C33">
        <w:rPr>
          <w:highlight w:val="white"/>
        </w:rPr>
        <w:t xml:space="preserve">        {MiddleOperator.SignedLessThan, AssemblyOperator.jl},</w:t>
      </w:r>
    </w:p>
    <w:p w14:paraId="28DE6A22" w14:textId="77777777" w:rsidR="00880C33" w:rsidRPr="00880C33" w:rsidRDefault="00880C33" w:rsidP="00880C33">
      <w:pPr>
        <w:pStyle w:val="Code"/>
        <w:rPr>
          <w:highlight w:val="white"/>
        </w:rPr>
      </w:pPr>
      <w:r w:rsidRPr="00880C33">
        <w:rPr>
          <w:highlight w:val="white"/>
        </w:rPr>
        <w:t xml:space="preserve">        {MiddleOperator.SignedLessThanEqual,AssemblyOperator.jle},</w:t>
      </w:r>
    </w:p>
    <w:p w14:paraId="779A55EB" w14:textId="77777777" w:rsidR="00880C33" w:rsidRPr="00880C33" w:rsidRDefault="00880C33" w:rsidP="00880C33">
      <w:pPr>
        <w:pStyle w:val="Code"/>
        <w:rPr>
          <w:highlight w:val="white"/>
        </w:rPr>
      </w:pPr>
      <w:r w:rsidRPr="00880C33">
        <w:rPr>
          <w:highlight w:val="white"/>
        </w:rPr>
        <w:t xml:space="preserve">        {MiddleOperator.SignedGreaterThan, AssemblyOperator.jg},</w:t>
      </w:r>
    </w:p>
    <w:p w14:paraId="76DF01B8" w14:textId="77777777" w:rsidR="00880C33" w:rsidRPr="00880C33" w:rsidRDefault="00880C33" w:rsidP="00880C33">
      <w:pPr>
        <w:pStyle w:val="Code"/>
        <w:rPr>
          <w:highlight w:val="white"/>
        </w:rPr>
      </w:pPr>
      <w:r w:rsidRPr="00880C33">
        <w:rPr>
          <w:highlight w:val="white"/>
        </w:rPr>
        <w:t xml:space="preserve">        {MiddleOperator.SignedGreaterThanEqual, AssemblyOperator.jge},</w:t>
      </w:r>
    </w:p>
    <w:p w14:paraId="6451D8AB" w14:textId="77777777" w:rsidR="00880C33" w:rsidRPr="00880C33" w:rsidRDefault="00880C33" w:rsidP="00880C33">
      <w:pPr>
        <w:pStyle w:val="Code"/>
        <w:rPr>
          <w:highlight w:val="white"/>
        </w:rPr>
      </w:pPr>
      <w:r w:rsidRPr="00880C33">
        <w:rPr>
          <w:highlight w:val="white"/>
        </w:rPr>
        <w:t xml:space="preserve">        {MiddleOperator.UnsignedLessThan, AssemblyOperator.jb},</w:t>
      </w:r>
    </w:p>
    <w:p w14:paraId="32F1F675" w14:textId="77777777" w:rsidR="00880C33" w:rsidRPr="00880C33" w:rsidRDefault="00880C33" w:rsidP="00880C33">
      <w:pPr>
        <w:pStyle w:val="Code"/>
        <w:rPr>
          <w:highlight w:val="white"/>
        </w:rPr>
      </w:pPr>
      <w:r w:rsidRPr="00880C33">
        <w:rPr>
          <w:highlight w:val="white"/>
        </w:rPr>
        <w:t xml:space="preserve">        {MiddleOperator.UnsignedLessThanEqual, AssemblyOperator.jbe},</w:t>
      </w:r>
    </w:p>
    <w:p w14:paraId="0788B449" w14:textId="77777777" w:rsidR="00880C33" w:rsidRPr="00880C33" w:rsidRDefault="00880C33" w:rsidP="00880C33">
      <w:pPr>
        <w:pStyle w:val="Code"/>
        <w:rPr>
          <w:highlight w:val="white"/>
        </w:rPr>
      </w:pPr>
      <w:r w:rsidRPr="00880C33">
        <w:rPr>
          <w:highlight w:val="white"/>
        </w:rPr>
        <w:t xml:space="preserve">        {MiddleOperator.UnsignedGreaterThan, AssemblyOperator.ja},</w:t>
      </w:r>
    </w:p>
    <w:p w14:paraId="2278F677" w14:textId="77777777" w:rsidR="00880C33" w:rsidRPr="00880C33" w:rsidRDefault="00880C33" w:rsidP="00880C33">
      <w:pPr>
        <w:pStyle w:val="Code"/>
        <w:rPr>
          <w:highlight w:val="white"/>
        </w:rPr>
      </w:pPr>
      <w:r w:rsidRPr="00880C33">
        <w:rPr>
          <w:highlight w:val="white"/>
        </w:rPr>
        <w:t xml:space="preserve">        {MiddleOperator.UnsignedGreaterThanEqual, AssemblyOperator.jae}};</w:t>
      </w:r>
    </w:p>
    <w:p w14:paraId="0AA40BC3" w14:textId="77777777" w:rsidR="00200448" w:rsidRPr="006337EE" w:rsidRDefault="00200448" w:rsidP="006337EE">
      <w:pPr>
        <w:pStyle w:val="Code"/>
        <w:rPr>
          <w:highlight w:val="white"/>
        </w:rPr>
      </w:pPr>
    </w:p>
    <w:p w14:paraId="5BAA6EBD" w14:textId="77777777" w:rsidR="006337EE" w:rsidRPr="006337EE" w:rsidRDefault="006337EE" w:rsidP="006337EE">
      <w:pPr>
        <w:pStyle w:val="Code"/>
        <w:rPr>
          <w:highlight w:val="white"/>
        </w:rPr>
      </w:pPr>
      <w:r w:rsidRPr="006337EE">
        <w:rPr>
          <w:highlight w:val="white"/>
        </w:rPr>
        <w:t xml:space="preserve">    public void IntegralUnary(MiddleCode middleCode) {</w:t>
      </w:r>
    </w:p>
    <w:p w14:paraId="34672306" w14:textId="77777777" w:rsidR="006337EE" w:rsidRPr="006337EE" w:rsidRDefault="006337EE" w:rsidP="006337EE">
      <w:pPr>
        <w:pStyle w:val="Code"/>
        <w:rPr>
          <w:highlight w:val="white"/>
        </w:rPr>
      </w:pPr>
      <w:r w:rsidRPr="006337EE">
        <w:rPr>
          <w:highlight w:val="white"/>
        </w:rPr>
        <w:t xml:space="preserve">      Symbol resultSymbol = (Symbol)middleCode[0],</w:t>
      </w:r>
    </w:p>
    <w:p w14:paraId="73B77944" w14:textId="77777777" w:rsidR="006337EE" w:rsidRPr="006337EE" w:rsidRDefault="006337EE" w:rsidP="006337EE">
      <w:pPr>
        <w:pStyle w:val="Code"/>
        <w:rPr>
          <w:highlight w:val="white"/>
        </w:rPr>
      </w:pPr>
      <w:r w:rsidRPr="006337EE">
        <w:rPr>
          <w:highlight w:val="white"/>
        </w:rPr>
        <w:t xml:space="preserve">             unarySymbol = (Symbol)middleCode[1];</w:t>
      </w:r>
    </w:p>
    <w:p w14:paraId="60B4089B" w14:textId="77777777" w:rsidR="006337EE" w:rsidRPr="006337EE" w:rsidRDefault="006337EE" w:rsidP="006337EE">
      <w:pPr>
        <w:pStyle w:val="Code"/>
        <w:rPr>
          <w:highlight w:val="white"/>
        </w:rPr>
      </w:pPr>
      <w:r w:rsidRPr="006337EE">
        <w:rPr>
          <w:highlight w:val="white"/>
        </w:rPr>
        <w:t xml:space="preserve">      IntegralUnary(middleCode.Operator, resultSymbol, unarySymbol);</w:t>
      </w:r>
    </w:p>
    <w:p w14:paraId="75BB1984" w14:textId="77777777" w:rsidR="006337EE" w:rsidRPr="006337EE" w:rsidRDefault="006337EE" w:rsidP="006337EE">
      <w:pPr>
        <w:pStyle w:val="Code"/>
        <w:rPr>
          <w:highlight w:val="white"/>
        </w:rPr>
      </w:pPr>
      <w:r w:rsidRPr="006337EE">
        <w:rPr>
          <w:highlight w:val="white"/>
        </w:rPr>
        <w:t xml:space="preserve">    }</w:t>
      </w:r>
    </w:p>
    <w:p w14:paraId="25CEDCC8" w14:textId="77777777" w:rsidR="006337EE" w:rsidRPr="006337EE" w:rsidRDefault="006337EE" w:rsidP="006337EE">
      <w:pPr>
        <w:pStyle w:val="Code"/>
        <w:rPr>
          <w:highlight w:val="white"/>
        </w:rPr>
      </w:pPr>
    </w:p>
    <w:p w14:paraId="0BF8BA01" w14:textId="77777777" w:rsidR="006337EE" w:rsidRPr="006337EE" w:rsidRDefault="006337EE" w:rsidP="006337EE">
      <w:pPr>
        <w:pStyle w:val="Code"/>
        <w:rPr>
          <w:highlight w:val="white"/>
        </w:rPr>
      </w:pPr>
      <w:r w:rsidRPr="006337EE">
        <w:rPr>
          <w:highlight w:val="white"/>
        </w:rPr>
        <w:t xml:space="preserve">    public void IntegralUnary(MiddleOperator middleOperator,</w:t>
      </w:r>
    </w:p>
    <w:p w14:paraId="60046791" w14:textId="77777777" w:rsidR="006337EE" w:rsidRPr="006337EE" w:rsidRDefault="006337EE" w:rsidP="006337EE">
      <w:pPr>
        <w:pStyle w:val="Code"/>
        <w:rPr>
          <w:highlight w:val="white"/>
        </w:rPr>
      </w:pPr>
      <w:r w:rsidRPr="006337EE">
        <w:rPr>
          <w:highlight w:val="white"/>
        </w:rPr>
        <w:t xml:space="preserve">                              Symbol resultSymbol, Symbol unarySymbol) {</w:t>
      </w:r>
    </w:p>
    <w:p w14:paraId="29C624D6" w14:textId="77777777" w:rsidR="00536DDA" w:rsidRPr="00536DDA" w:rsidRDefault="00536DDA" w:rsidP="00536DDA">
      <w:pPr>
        <w:pStyle w:val="Code"/>
        <w:rPr>
          <w:highlight w:val="white"/>
        </w:rPr>
      </w:pPr>
      <w:r w:rsidRPr="00536DDA">
        <w:rPr>
          <w:highlight w:val="white"/>
        </w:rPr>
        <w:t xml:space="preserve">      AssemblyOperator objectOperator =</w:t>
      </w:r>
    </w:p>
    <w:p w14:paraId="317FEF79" w14:textId="77777777" w:rsidR="00536DDA" w:rsidRPr="00536DDA" w:rsidRDefault="00536DDA" w:rsidP="00536DDA">
      <w:pPr>
        <w:pStyle w:val="Code"/>
        <w:rPr>
          <w:highlight w:val="white"/>
        </w:rPr>
      </w:pPr>
      <w:r w:rsidRPr="00536DDA">
        <w:rPr>
          <w:highlight w:val="white"/>
        </w:rPr>
        <w:t xml:space="preserve">        m_middleToIntegralMap[middleOperator];</w:t>
      </w:r>
    </w:p>
    <w:p w14:paraId="1412C49C" w14:textId="77777777" w:rsidR="00536DDA" w:rsidRPr="00536DDA" w:rsidRDefault="00536DDA" w:rsidP="00536DDA">
      <w:pPr>
        <w:pStyle w:val="Code"/>
        <w:rPr>
          <w:highlight w:val="white"/>
        </w:rPr>
      </w:pPr>
    </w:p>
    <w:p w14:paraId="2F0D4B5F" w14:textId="77777777" w:rsidR="00536DDA" w:rsidRPr="00536DDA" w:rsidRDefault="00536DDA" w:rsidP="00536DDA">
      <w:pPr>
        <w:pStyle w:val="Code"/>
        <w:rPr>
          <w:highlight w:val="white"/>
        </w:rPr>
      </w:pPr>
      <w:r w:rsidRPr="00536DDA">
        <w:rPr>
          <w:highlight w:val="white"/>
        </w:rPr>
        <w:t xml:space="preserve">      Track unaryTrack = null;</w:t>
      </w:r>
    </w:p>
    <w:p w14:paraId="2C1145EB" w14:textId="77777777" w:rsidR="00536DDA" w:rsidRPr="00536DDA" w:rsidRDefault="00536DDA" w:rsidP="00536DDA">
      <w:pPr>
        <w:pStyle w:val="Code"/>
        <w:rPr>
          <w:highlight w:val="white"/>
        </w:rPr>
      </w:pPr>
      <w:r w:rsidRPr="00536DDA">
        <w:rPr>
          <w:highlight w:val="white"/>
        </w:rPr>
        <w:t xml:space="preserve">      m_trackMap.TryGetValue(unarySymbol, out unaryTrack);</w:t>
      </w:r>
    </w:p>
    <w:p w14:paraId="2DB40A02" w14:textId="6CAF2BB9" w:rsidR="00536DDA" w:rsidRPr="00536DDA" w:rsidRDefault="00720D40" w:rsidP="00720D40">
      <w:pPr>
        <w:rPr>
          <w:highlight w:val="white"/>
        </w:rPr>
      </w:pPr>
      <w:r>
        <w:rPr>
          <w:highlight w:val="white"/>
        </w:rPr>
        <w:t xml:space="preserve">We have to cases. If the symbol is not stored in a register and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p>
    <w:p w14:paraId="6EF0CD0F" w14:textId="77777777" w:rsidR="00536DDA" w:rsidRPr="00536DDA" w:rsidRDefault="00536DDA" w:rsidP="00536DDA">
      <w:pPr>
        <w:pStyle w:val="Code"/>
        <w:rPr>
          <w:highlight w:val="white"/>
        </w:rPr>
      </w:pPr>
      <w:r w:rsidRPr="00536DDA">
        <w:rPr>
          <w:highlight w:val="white"/>
        </w:rPr>
        <w:t xml:space="preserve">      if ((unaryTrack == null) &amp;&amp; (resultSymbol == unarySymbol)) {</w:t>
      </w:r>
    </w:p>
    <w:p w14:paraId="3F9A11F1" w14:textId="77777777" w:rsidR="0018486C" w:rsidRPr="00880C33" w:rsidRDefault="0018486C" w:rsidP="0018486C">
      <w:pPr>
        <w:rPr>
          <w:highlight w:val="white"/>
        </w:rPr>
      </w:pPr>
      <w:r>
        <w:rPr>
          <w:highlight w:val="white"/>
        </w:rPr>
        <w:t>In case of unary addition, we do nothing.</w:t>
      </w:r>
    </w:p>
    <w:p w14:paraId="14AF0FA3" w14:textId="23F4D956"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06A4E551" w14:textId="0B6DAB15" w:rsidR="00536DDA" w:rsidRP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Base(unarySymbol),</w:t>
      </w:r>
    </w:p>
    <w:p w14:paraId="7EFDFA56" w14:textId="03091F33" w:rsidR="00536DDA" w:rsidRDefault="00536DDA" w:rsidP="00536DDA">
      <w:pPr>
        <w:pStyle w:val="Code"/>
        <w:rPr>
          <w:highlight w:val="white"/>
        </w:rPr>
      </w:pPr>
      <w:r w:rsidRPr="00536DDA">
        <w:rPr>
          <w:highlight w:val="white"/>
        </w:rPr>
        <w:t xml:space="preserve">  </w:t>
      </w:r>
      <w:r w:rsidR="0018486C">
        <w:rPr>
          <w:highlight w:val="white"/>
        </w:rPr>
        <w:t xml:space="preserve">  </w:t>
      </w:r>
      <w:r w:rsidRPr="00536DDA">
        <w:rPr>
          <w:highlight w:val="white"/>
        </w:rPr>
        <w:t xml:space="preserve">                      Offset(unarySymbol), null, unarySymbol.Type.Size());</w:t>
      </w:r>
    </w:p>
    <w:p w14:paraId="0FFEA0C7" w14:textId="6DA6003E" w:rsidR="0018486C" w:rsidRPr="00536DDA" w:rsidRDefault="0018486C" w:rsidP="00536DDA">
      <w:pPr>
        <w:pStyle w:val="Code"/>
        <w:rPr>
          <w:highlight w:val="white"/>
        </w:rPr>
      </w:pPr>
      <w:r>
        <w:rPr>
          <w:highlight w:val="white"/>
        </w:rPr>
        <w:t xml:space="preserve">        }</w:t>
      </w:r>
    </w:p>
    <w:p w14:paraId="07AE6E1D" w14:textId="172D4801" w:rsidR="00536DDA" w:rsidRDefault="00536DDA" w:rsidP="00536DDA">
      <w:pPr>
        <w:pStyle w:val="Code"/>
        <w:rPr>
          <w:highlight w:val="white"/>
        </w:rPr>
      </w:pPr>
      <w:r w:rsidRPr="00536DDA">
        <w:rPr>
          <w:highlight w:val="white"/>
        </w:rPr>
        <w:t xml:space="preserve">      }</w:t>
      </w:r>
    </w:p>
    <w:p w14:paraId="3F300224" w14:textId="6BFCD0D4" w:rsidR="00063686" w:rsidRPr="00536DDA" w:rsidRDefault="00063686" w:rsidP="00063686">
      <w:pPr>
        <w:rPr>
          <w:highlight w:val="white"/>
        </w:rPr>
      </w:pPr>
      <w:r>
        <w:rPr>
          <w:highlight w:val="white"/>
        </w:rPr>
        <w:t>In other case, we must load the value in</w:t>
      </w:r>
      <w:r w:rsidR="007C0736">
        <w:rPr>
          <w:highlight w:val="white"/>
        </w:rPr>
        <w:t>to</w:t>
      </w:r>
      <w:r>
        <w:rPr>
          <w:highlight w:val="white"/>
        </w:rPr>
        <w:t xml:space="preserve"> a register and perform the operation on that register.</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lastRenderedPageBreak/>
        <w:t xml:space="preserve">        }</w:t>
      </w:r>
    </w:p>
    <w:p w14:paraId="23C33380" w14:textId="77777777" w:rsidR="00536DDA" w:rsidRPr="00536DDA" w:rsidRDefault="00536DDA" w:rsidP="00536DDA">
      <w:pPr>
        <w:pStyle w:val="Code"/>
        <w:rPr>
          <w:highlight w:val="white"/>
        </w:rPr>
      </w:pPr>
    </w:p>
    <w:p w14:paraId="129B7232" w14:textId="77777777" w:rsidR="00536DDA" w:rsidRPr="00536DDA" w:rsidRDefault="00536DDA" w:rsidP="00536DDA">
      <w:pPr>
        <w:pStyle w:val="Code"/>
        <w:rPr>
          <w:highlight w:val="white"/>
        </w:rPr>
      </w:pPr>
      <w:r w:rsidRPr="00536DDA">
        <w:rPr>
          <w:highlight w:val="white"/>
        </w:rPr>
        <w:t xml:space="preserve">        if (resultSymbol.IsTemporary() &amp;&amp;</w:t>
      </w:r>
    </w:p>
    <w:p w14:paraId="7078A095" w14:textId="77777777" w:rsidR="00536DDA" w:rsidRPr="00536DDA" w:rsidRDefault="00536DDA" w:rsidP="00536DDA">
      <w:pPr>
        <w:pStyle w:val="Code"/>
        <w:rPr>
          <w:highlight w:val="white"/>
        </w:rPr>
      </w:pPr>
      <w:r w:rsidRPr="00536DDA">
        <w:rPr>
          <w:highlight w:val="white"/>
        </w:rPr>
        <w:t xml:space="preserve">            (resultSymbol.AddressSymbol == null)) {</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427FC331" w14:textId="77777777" w:rsidR="00536DDA" w:rsidRPr="00536DDA" w:rsidRDefault="00536DDA" w:rsidP="00536DDA">
      <w:pPr>
        <w:pStyle w:val="Code"/>
        <w:rPr>
          <w:highlight w:val="white"/>
        </w:rPr>
      </w:pPr>
      <w:r w:rsidRPr="00536DDA">
        <w:rPr>
          <w:highlight w:val="white"/>
        </w:rPr>
        <w:t xml:space="preserve">      }</w:t>
      </w:r>
    </w:p>
    <w:p w14:paraId="3A6FF3F6" w14:textId="77777777" w:rsidR="00536DDA" w:rsidRPr="00536DDA" w:rsidRDefault="00536DDA" w:rsidP="00536DDA">
      <w:pPr>
        <w:pStyle w:val="Code"/>
        <w:rPr>
          <w:highlight w:val="white"/>
        </w:rPr>
      </w:pPr>
    </w:p>
    <w:p w14:paraId="73EEF0F1" w14:textId="77777777" w:rsidR="00536DDA" w:rsidRPr="00536DDA" w:rsidRDefault="00536DDA" w:rsidP="00536DDA">
      <w:pPr>
        <w:pStyle w:val="Code"/>
        <w:rPr>
          <w:highlight w:val="white"/>
        </w:rPr>
      </w:pPr>
      <w:r w:rsidRPr="00536DDA">
        <w:rPr>
          <w:highlight w:val="white"/>
        </w:rPr>
        <w:t xml:space="preserve">      m_trackMap.Remove(unarySymbol);</w:t>
      </w:r>
    </w:p>
    <w:p w14:paraId="309E3FD1" w14:textId="77777777" w:rsidR="00536DDA" w:rsidRPr="00536DDA" w:rsidRDefault="00536DDA" w:rsidP="00536DDA">
      <w:pPr>
        <w:pStyle w:val="Code"/>
        <w:rPr>
          <w:highlight w:val="white"/>
        </w:rPr>
      </w:pPr>
      <w:r w:rsidRPr="00536DDA">
        <w:rPr>
          <w:highlight w:val="white"/>
        </w:rPr>
        <w:t xml:space="preserve">    }</w:t>
      </w:r>
    </w:p>
    <w:p w14:paraId="4D02797E" w14:textId="77777777" w:rsidR="00EE549C" w:rsidRPr="00EE549C" w:rsidRDefault="00EE549C" w:rsidP="00EE549C">
      <w:pPr>
        <w:pStyle w:val="Rubrik3"/>
        <w:numPr>
          <w:ilvl w:val="2"/>
          <w:numId w:val="134"/>
        </w:numPr>
        <w:rPr>
          <w:highlight w:val="white"/>
        </w:rPr>
      </w:pPr>
      <w:r w:rsidRPr="00EE549C">
        <w:rPr>
          <w:highlight w:val="white"/>
        </w:rPr>
        <w:t>Integral Binary Operations</w:t>
      </w:r>
    </w:p>
    <w:p w14:paraId="72FBA96B" w14:textId="31C0E4CD" w:rsidR="00EE549C" w:rsidRPr="00533A30" w:rsidRDefault="00EE549C" w:rsidP="00EE549C">
      <w:pPr>
        <w:rPr>
          <w:highlight w:val="white"/>
        </w:rPr>
      </w:pPr>
      <w:r>
        <w:rPr>
          <w:highlight w:val="white"/>
        </w:rPr>
        <w:t xml:space="preserve">The </w:t>
      </w:r>
      <w:r w:rsidR="003D500A">
        <w:rPr>
          <w:rStyle w:val="KeyWord0"/>
          <w:highlight w:val="white"/>
        </w:rPr>
        <w:t>IntegralBinary</w:t>
      </w:r>
      <w:r>
        <w:rPr>
          <w:highlight w:val="white"/>
        </w:rPr>
        <w:t xml:space="preserve"> method generates assembly code for binary integral, addition, bitwise, and shift expressions. </w:t>
      </w:r>
      <w:r w:rsidR="00B10203">
        <w:rPr>
          <w:highlight w:val="white"/>
        </w:rPr>
        <w:t xml:space="preserve">Basically, we have two cases: we </w:t>
      </w:r>
      <w:r w:rsidR="00BE1BBD">
        <w:rPr>
          <w:highlight w:val="white"/>
        </w:rPr>
        <w:t>to load the left operand</w:t>
      </w:r>
      <w:r w:rsidR="00B10203">
        <w:rPr>
          <w:highlight w:val="white"/>
        </w:rPr>
        <w:t xml:space="preserve"> into a register</w:t>
      </w:r>
      <w:r w:rsidR="007A3B4E">
        <w:rPr>
          <w:highlight w:val="white"/>
        </w:rPr>
        <w:t>, or we perform the operation on the address of the left operand.</w:t>
      </w:r>
      <w:r w:rsidR="006537DE">
        <w:rPr>
          <w:highlight w:val="white"/>
        </w:rPr>
        <w:t xml:space="preserve"> In both cases, the right operand may be  stored in a register or on an address, it may also be an integer value or and address. </w:t>
      </w:r>
    </w:p>
    <w:p w14:paraId="594CD6C3" w14:textId="345668AE" w:rsidR="00DF12BF" w:rsidRPr="00DF12BF" w:rsidRDefault="00DF12BF" w:rsidP="00DF12BF">
      <w:pPr>
        <w:pStyle w:val="Code"/>
        <w:rPr>
          <w:highlight w:val="white"/>
        </w:rPr>
      </w:pPr>
      <w:r w:rsidRPr="00DF12BF">
        <w:rPr>
          <w:highlight w:val="white"/>
        </w:rPr>
        <w:t xml:space="preserve">    public void </w:t>
      </w:r>
      <w:r w:rsidR="003D500A">
        <w:rPr>
          <w:highlight w:val="white"/>
        </w:rPr>
        <w:t>IntegralBinary</w:t>
      </w:r>
      <w:r w:rsidRPr="00DF12BF">
        <w:rPr>
          <w:highlight w:val="white"/>
        </w:rPr>
        <w:t>(MiddleCode middleCode) {</w:t>
      </w:r>
    </w:p>
    <w:p w14:paraId="73D7E3A2" w14:textId="77777777" w:rsidR="00DF12BF" w:rsidRPr="00DF12BF" w:rsidRDefault="00DF12BF" w:rsidP="00DF12BF">
      <w:pPr>
        <w:pStyle w:val="Code"/>
        <w:rPr>
          <w:highlight w:val="white"/>
        </w:rPr>
      </w:pPr>
      <w:r w:rsidRPr="00DF12BF">
        <w:rPr>
          <w:highlight w:val="white"/>
        </w:rPr>
        <w:t xml:space="preserve">      MiddleOperator middleOperator = middleCode.Operator;</w:t>
      </w:r>
    </w:p>
    <w:p w14:paraId="3C44B42A" w14:textId="77777777" w:rsidR="00DF12BF" w:rsidRPr="00DF12BF" w:rsidRDefault="00DF12BF" w:rsidP="00DF12BF">
      <w:pPr>
        <w:pStyle w:val="Code"/>
        <w:rPr>
          <w:highlight w:val="white"/>
        </w:rPr>
      </w:pPr>
      <w:r w:rsidRPr="00DF12BF">
        <w:rPr>
          <w:highlight w:val="white"/>
        </w:rPr>
        <w:t xml:space="preserve">      Symbol resultSymbol = (Symbol) middleCode[0],</w:t>
      </w:r>
    </w:p>
    <w:p w14:paraId="32C081E8" w14:textId="77777777" w:rsidR="00DF12BF" w:rsidRPr="00DF12BF" w:rsidRDefault="00DF12BF" w:rsidP="00DF12BF">
      <w:pPr>
        <w:pStyle w:val="Code"/>
        <w:rPr>
          <w:highlight w:val="white"/>
        </w:rPr>
      </w:pPr>
      <w:r w:rsidRPr="00DF12BF">
        <w:rPr>
          <w:highlight w:val="white"/>
        </w:rPr>
        <w:t xml:space="preserve">             leftSymbol = (Symbol) middleCode[1],</w:t>
      </w:r>
    </w:p>
    <w:p w14:paraId="1E44622C" w14:textId="77777777" w:rsidR="00DF12BF" w:rsidRPr="00DF12BF" w:rsidRDefault="00DF12BF" w:rsidP="00DF12BF">
      <w:pPr>
        <w:pStyle w:val="Code"/>
        <w:rPr>
          <w:highlight w:val="white"/>
        </w:rPr>
      </w:pPr>
      <w:r w:rsidRPr="00DF12BF">
        <w:rPr>
          <w:highlight w:val="white"/>
        </w:rPr>
        <w:t xml:space="preserve">             rightSymbol = (Symbol) middleCode[2];</w:t>
      </w:r>
    </w:p>
    <w:p w14:paraId="4076F100" w14:textId="77777777" w:rsidR="00DF12BF" w:rsidRPr="00DF12BF" w:rsidRDefault="00DF12BF" w:rsidP="00DF12BF">
      <w:pPr>
        <w:pStyle w:val="Code"/>
        <w:rPr>
          <w:highlight w:val="white"/>
        </w:rPr>
      </w:pPr>
      <w:r w:rsidRPr="00DF12BF">
        <w:rPr>
          <w:highlight w:val="white"/>
        </w:rPr>
        <w:t xml:space="preserve">      </w:t>
      </w:r>
    </w:p>
    <w:p w14:paraId="2E085DA0" w14:textId="77777777" w:rsidR="00DF12BF" w:rsidRPr="00DF12BF" w:rsidRDefault="00DF12BF" w:rsidP="00DF12BF">
      <w:pPr>
        <w:pStyle w:val="Code"/>
        <w:rPr>
          <w:highlight w:val="white"/>
        </w:rPr>
      </w:pPr>
      <w:r w:rsidRPr="00DF12BF">
        <w:rPr>
          <w:highlight w:val="white"/>
        </w:rPr>
        <w:t xml:space="preserve">      Track leftTrack = null, rightTrack = null;</w:t>
      </w:r>
    </w:p>
    <w:p w14:paraId="11FC87B0" w14:textId="77777777" w:rsidR="00DF12BF" w:rsidRPr="00DF12BF" w:rsidRDefault="00DF12BF" w:rsidP="00DF12BF">
      <w:pPr>
        <w:pStyle w:val="Code"/>
        <w:rPr>
          <w:highlight w:val="white"/>
        </w:rPr>
      </w:pPr>
      <w:r w:rsidRPr="00DF12BF">
        <w:rPr>
          <w:highlight w:val="white"/>
        </w:rPr>
        <w:t xml:space="preserve">      m_trackMap.TryGetValue(leftSymbol, out leftTrack);</w:t>
      </w:r>
    </w:p>
    <w:p w14:paraId="1FEE2622" w14:textId="77777777" w:rsidR="00DF12BF" w:rsidRPr="00DF12BF" w:rsidRDefault="00DF12BF" w:rsidP="00DF12BF">
      <w:pPr>
        <w:pStyle w:val="Code"/>
        <w:rPr>
          <w:highlight w:val="white"/>
        </w:rPr>
      </w:pPr>
      <w:r w:rsidRPr="00DF12BF">
        <w:rPr>
          <w:highlight w:val="white"/>
        </w:rPr>
        <w:t xml:space="preserve">      m_trackMap.TryGetValue(rightSymbol, out rightTrack);</w:t>
      </w:r>
    </w:p>
    <w:p w14:paraId="403A0111" w14:textId="3223CFF8" w:rsidR="006537DE" w:rsidRPr="00DF12BF" w:rsidRDefault="00A6350A" w:rsidP="00A6350A">
      <w:pPr>
        <w:rPr>
          <w:highlight w:val="white"/>
        </w:rPr>
      </w:pPr>
      <w:r>
        <w:rPr>
          <w:highlight w:val="white"/>
        </w:rPr>
        <w:t xml:space="preserve">If the </w:t>
      </w:r>
      <w:r w:rsidR="003D7DFB">
        <w:rPr>
          <w:highlight w:val="white"/>
        </w:rPr>
        <w:t xml:space="preserve">left or right symbol </w:t>
      </w:r>
      <w:r w:rsidR="007C5CD8">
        <w:rPr>
          <w:highlight w:val="white"/>
        </w:rPr>
        <w:t>is a</w:t>
      </w:r>
      <w:r w:rsidR="003D7DFB">
        <w:rPr>
          <w:highlight w:val="white"/>
        </w:rPr>
        <w:t xml:space="preserve"> static address with </w:t>
      </w:r>
      <w:r w:rsidR="007C5CD8">
        <w:rPr>
          <w:highlight w:val="white"/>
        </w:rPr>
        <w:t xml:space="preserve">a </w:t>
      </w:r>
      <w:r w:rsidR="003D7DFB">
        <w:rPr>
          <w:highlight w:val="white"/>
        </w:rPr>
        <w:t>non-zero offset or auto or register array (which offset</w:t>
      </w:r>
      <w:r w:rsidR="007C5CD8">
        <w:rPr>
          <w:highlight w:val="white"/>
        </w:rPr>
        <w:t xml:space="preserve"> is </w:t>
      </w:r>
      <w:r w:rsidR="003D7DFB">
        <w:rPr>
          <w:highlight w:val="white"/>
        </w:rPr>
        <w:t xml:space="preserve"> always non-zero), we have to </w:t>
      </w:r>
      <w:r w:rsidR="00135E22">
        <w:rPr>
          <w:highlight w:val="white"/>
        </w:rPr>
        <w:t xml:space="preserve">load to their </w:t>
      </w:r>
      <w:r w:rsidR="00291CF0">
        <w:rPr>
          <w:highlight w:val="white"/>
        </w:rPr>
        <w:t xml:space="preserve">symbol </w:t>
      </w:r>
      <w:r w:rsidR="00135E22">
        <w:rPr>
          <w:highlight w:val="white"/>
        </w:rPr>
        <w:t xml:space="preserve">into </w:t>
      </w:r>
      <w:r w:rsidR="00291CF0">
        <w:rPr>
          <w:highlight w:val="white"/>
        </w:rPr>
        <w:t xml:space="preserve">a </w:t>
      </w:r>
      <w:r w:rsidR="00135E22">
        <w:rPr>
          <w:highlight w:val="white"/>
        </w:rPr>
        <w:t>register.</w:t>
      </w:r>
    </w:p>
    <w:p w14:paraId="55A94AD6" w14:textId="77777777" w:rsidR="00DF12BF" w:rsidRPr="00DF12BF" w:rsidRDefault="00DF12BF" w:rsidP="00DF12BF">
      <w:pPr>
        <w:pStyle w:val="Code"/>
        <w:rPr>
          <w:highlight w:val="white"/>
        </w:rPr>
      </w:pPr>
      <w:r w:rsidRPr="00DF12BF">
        <w:rPr>
          <w:highlight w:val="white"/>
        </w:rPr>
        <w:t xml:space="preserve">      if ((leftTrack == null) &amp;&amp;</w:t>
      </w:r>
    </w:p>
    <w:p w14:paraId="5AA8E88E" w14:textId="77777777" w:rsidR="00DF12BF" w:rsidRPr="00DF12BF" w:rsidRDefault="00DF12BF" w:rsidP="00DF12BF">
      <w:pPr>
        <w:pStyle w:val="Code"/>
        <w:rPr>
          <w:highlight w:val="white"/>
        </w:rPr>
      </w:pPr>
      <w:r w:rsidRPr="00DF12BF">
        <w:rPr>
          <w:highlight w:val="white"/>
        </w:rPr>
        <w:t xml:space="preserve">          ((leftSymbol.Value is StaticAddress) &amp;&amp;</w:t>
      </w:r>
    </w:p>
    <w:p w14:paraId="1CEE703F" w14:textId="77777777" w:rsidR="00DF12BF" w:rsidRPr="00DF12BF" w:rsidRDefault="00DF12BF" w:rsidP="00DF12BF">
      <w:pPr>
        <w:pStyle w:val="Code"/>
        <w:rPr>
          <w:highlight w:val="white"/>
        </w:rPr>
      </w:pPr>
      <w:r w:rsidRPr="00DF12BF">
        <w:rPr>
          <w:highlight w:val="white"/>
        </w:rPr>
        <w:t xml:space="preserve">           (((StaticAddress) leftSymbol.Value).Offset != 0)) ||</w:t>
      </w:r>
    </w:p>
    <w:p w14:paraId="0254E081" w14:textId="77777777" w:rsidR="00DF12BF" w:rsidRPr="00DF12BF" w:rsidRDefault="00DF12BF" w:rsidP="00DF12BF">
      <w:pPr>
        <w:pStyle w:val="Code"/>
        <w:rPr>
          <w:highlight w:val="white"/>
        </w:rPr>
      </w:pPr>
      <w:r w:rsidRPr="00DF12BF">
        <w:rPr>
          <w:highlight w:val="white"/>
        </w:rPr>
        <w:t xml:space="preserve">          (leftSymbol.IsAutoOrRegister() &amp;&amp;</w:t>
      </w:r>
    </w:p>
    <w:p w14:paraId="0D357082" w14:textId="77777777" w:rsidR="00DF12BF" w:rsidRPr="00DF12BF" w:rsidRDefault="00DF12BF" w:rsidP="00DF12BF">
      <w:pPr>
        <w:pStyle w:val="Code"/>
        <w:rPr>
          <w:highlight w:val="white"/>
        </w:rPr>
      </w:pPr>
      <w:r w:rsidRPr="00DF12BF">
        <w:rPr>
          <w:highlight w:val="white"/>
        </w:rPr>
        <w:t xml:space="preserve">           leftSymbol.Type.IsArray())) {</w:t>
      </w:r>
    </w:p>
    <w:p w14:paraId="5629F52F" w14:textId="77777777" w:rsidR="00DF12BF" w:rsidRPr="00DF12BF" w:rsidRDefault="00DF12BF" w:rsidP="00DF12BF">
      <w:pPr>
        <w:pStyle w:val="Code"/>
        <w:rPr>
          <w:highlight w:val="white"/>
        </w:rPr>
      </w:pPr>
      <w:r w:rsidRPr="00DF12BF">
        <w:rPr>
          <w:highlight w:val="white"/>
        </w:rPr>
        <w:t xml:space="preserve">        leftTrack = LoadValueToRegister(leftSymbol);</w:t>
      </w:r>
    </w:p>
    <w:p w14:paraId="22AFE143" w14:textId="77777777" w:rsidR="00DF12BF" w:rsidRPr="00DF12BF" w:rsidRDefault="00DF12BF" w:rsidP="00DF12BF">
      <w:pPr>
        <w:pStyle w:val="Code"/>
        <w:rPr>
          <w:highlight w:val="white"/>
        </w:rPr>
      </w:pPr>
      <w:r w:rsidRPr="00DF12BF">
        <w:rPr>
          <w:highlight w:val="white"/>
        </w:rPr>
        <w:t xml:space="preserve">      }</w:t>
      </w:r>
    </w:p>
    <w:p w14:paraId="50617FAF" w14:textId="77777777" w:rsidR="00DF12BF" w:rsidRPr="00DF12BF" w:rsidRDefault="00DF12BF" w:rsidP="00DF12BF">
      <w:pPr>
        <w:pStyle w:val="Code"/>
        <w:rPr>
          <w:highlight w:val="white"/>
        </w:rPr>
      </w:pPr>
    </w:p>
    <w:p w14:paraId="476C4D31" w14:textId="77777777" w:rsidR="00DF12BF" w:rsidRPr="00DF12BF" w:rsidRDefault="00DF12BF" w:rsidP="00DF12BF">
      <w:pPr>
        <w:pStyle w:val="Code"/>
        <w:rPr>
          <w:highlight w:val="white"/>
        </w:rPr>
      </w:pPr>
      <w:r w:rsidRPr="00DF12BF">
        <w:rPr>
          <w:highlight w:val="white"/>
        </w:rPr>
        <w:t xml:space="preserve">      if ((rightTrack == null) &amp;&amp;</w:t>
      </w:r>
    </w:p>
    <w:p w14:paraId="20DA2ADE" w14:textId="77777777" w:rsidR="00DF12BF" w:rsidRPr="00DF12BF" w:rsidRDefault="00DF12BF" w:rsidP="00DF12BF">
      <w:pPr>
        <w:pStyle w:val="Code"/>
        <w:rPr>
          <w:highlight w:val="white"/>
        </w:rPr>
      </w:pPr>
      <w:r w:rsidRPr="00DF12BF">
        <w:rPr>
          <w:highlight w:val="white"/>
        </w:rPr>
        <w:t xml:space="preserve">          ((rightSymbol.Value is StaticAddress) &amp;&amp;</w:t>
      </w:r>
    </w:p>
    <w:p w14:paraId="6CAB46DC" w14:textId="77777777" w:rsidR="00DF12BF" w:rsidRPr="00DF12BF" w:rsidRDefault="00DF12BF" w:rsidP="00DF12BF">
      <w:pPr>
        <w:pStyle w:val="Code"/>
        <w:rPr>
          <w:highlight w:val="white"/>
        </w:rPr>
      </w:pPr>
      <w:r w:rsidRPr="00DF12BF">
        <w:rPr>
          <w:highlight w:val="white"/>
        </w:rPr>
        <w:t xml:space="preserve">           (((StaticAddress) rightSymbol.Value).Offset != 0)) ||</w:t>
      </w:r>
    </w:p>
    <w:p w14:paraId="01CA5951" w14:textId="77777777" w:rsidR="00DF12BF" w:rsidRPr="00DF12BF" w:rsidRDefault="00DF12BF" w:rsidP="00DF12BF">
      <w:pPr>
        <w:pStyle w:val="Code"/>
        <w:rPr>
          <w:highlight w:val="white"/>
        </w:rPr>
      </w:pPr>
      <w:r w:rsidRPr="00DF12BF">
        <w:rPr>
          <w:highlight w:val="white"/>
        </w:rPr>
        <w:t xml:space="preserve">          (rightSymbol.IsAutoOrRegister() &amp;&amp;</w:t>
      </w:r>
    </w:p>
    <w:p w14:paraId="4AD12169" w14:textId="77777777" w:rsidR="00DF12BF" w:rsidRPr="00DF12BF" w:rsidRDefault="00DF12BF" w:rsidP="00DF12BF">
      <w:pPr>
        <w:pStyle w:val="Code"/>
        <w:rPr>
          <w:highlight w:val="white"/>
        </w:rPr>
      </w:pPr>
      <w:r w:rsidRPr="00DF12BF">
        <w:rPr>
          <w:highlight w:val="white"/>
        </w:rPr>
        <w:t xml:space="preserve">           rightSymbol.Type.IsArray())) {</w:t>
      </w:r>
    </w:p>
    <w:p w14:paraId="53FBA0B2"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7750BE8D" w14:textId="77777777" w:rsidR="00DF12BF" w:rsidRPr="00DF12BF" w:rsidRDefault="00DF12BF" w:rsidP="00DF12BF">
      <w:pPr>
        <w:pStyle w:val="Code"/>
        <w:rPr>
          <w:highlight w:val="white"/>
        </w:rPr>
      </w:pPr>
      <w:r w:rsidRPr="00DF12BF">
        <w:rPr>
          <w:highlight w:val="white"/>
        </w:rPr>
        <w:t xml:space="preserve">      }</w:t>
      </w:r>
    </w:p>
    <w:p w14:paraId="453508F1" w14:textId="77777777" w:rsidR="00310266" w:rsidRPr="00DF12BF" w:rsidRDefault="00310266" w:rsidP="00310266">
      <w:pPr>
        <w:rPr>
          <w:highlight w:val="white"/>
        </w:rPr>
      </w:pPr>
      <w:r>
        <w:rPr>
          <w:highlight w:val="white"/>
        </w:rPr>
        <w:t>In case of the left or right shift operator, we need to load the right symbol into a specific register due to technical limitations.</w:t>
      </w:r>
    </w:p>
    <w:p w14:paraId="2B339823" w14:textId="4A66F608" w:rsidR="00925C27" w:rsidRPr="00DF12BF" w:rsidRDefault="00925C27" w:rsidP="00925C27">
      <w:pPr>
        <w:pStyle w:val="Code"/>
        <w:rPr>
          <w:highlight w:val="white"/>
        </w:rPr>
      </w:pPr>
      <w:r w:rsidRPr="00DF12BF">
        <w:rPr>
          <w:highlight w:val="white"/>
        </w:rPr>
        <w:t xml:space="preserve">      if (MiddleCode.IsShift(middleOperator)) {</w:t>
      </w:r>
    </w:p>
    <w:p w14:paraId="756038CC" w14:textId="5A33D44B" w:rsidR="00925C27" w:rsidRPr="00DF12BF" w:rsidRDefault="00925C27" w:rsidP="00925C27">
      <w:pPr>
        <w:pStyle w:val="Code"/>
        <w:rPr>
          <w:highlight w:val="white"/>
        </w:rPr>
      </w:pPr>
      <w:r w:rsidRPr="00DF12BF">
        <w:rPr>
          <w:highlight w:val="white"/>
        </w:rPr>
        <w:t xml:space="preserve">        rightTrack =</w:t>
      </w:r>
    </w:p>
    <w:p w14:paraId="076FF242" w14:textId="7EBDDE1E" w:rsidR="00925C27" w:rsidRPr="00DF12BF" w:rsidRDefault="00925C27" w:rsidP="00925C27">
      <w:pPr>
        <w:pStyle w:val="Code"/>
        <w:rPr>
          <w:highlight w:val="white"/>
        </w:rPr>
      </w:pPr>
      <w:r w:rsidRPr="00DF12BF">
        <w:rPr>
          <w:highlight w:val="white"/>
        </w:rPr>
        <w:t xml:space="preserve">          LoadValueToRegister(rightSymbol, AssemblyCode.ShiftRegister);</w:t>
      </w:r>
    </w:p>
    <w:p w14:paraId="578B4DF7" w14:textId="6DDE4753" w:rsidR="00925C27" w:rsidRDefault="00925C27" w:rsidP="00925C27">
      <w:pPr>
        <w:pStyle w:val="Code"/>
        <w:rPr>
          <w:highlight w:val="white"/>
        </w:rPr>
      </w:pPr>
      <w:r w:rsidRPr="00DF12BF">
        <w:rPr>
          <w:highlight w:val="white"/>
        </w:rPr>
        <w:t xml:space="preserve">      }</w:t>
      </w:r>
    </w:p>
    <w:p w14:paraId="7CC8AFFA" w14:textId="77777777" w:rsidR="00925C27" w:rsidRPr="00DF12BF" w:rsidRDefault="00925C27" w:rsidP="00DF12BF">
      <w:pPr>
        <w:pStyle w:val="Code"/>
        <w:rPr>
          <w:highlight w:val="white"/>
        </w:rPr>
      </w:pPr>
    </w:p>
    <w:p w14:paraId="149E4C24" w14:textId="77777777" w:rsidR="00DF12BF" w:rsidRPr="00DF12BF" w:rsidRDefault="00DF12BF" w:rsidP="00DF12BF">
      <w:pPr>
        <w:pStyle w:val="Code"/>
        <w:rPr>
          <w:highlight w:val="white"/>
        </w:rPr>
      </w:pPr>
      <w:r w:rsidRPr="00DF12BF">
        <w:rPr>
          <w:highlight w:val="white"/>
        </w:rPr>
        <w:t xml:space="preserve">      AssemblyOperator objectOperator =</w:t>
      </w:r>
    </w:p>
    <w:p w14:paraId="17DBB528" w14:textId="77777777" w:rsidR="00DF12BF" w:rsidRPr="00DF12BF" w:rsidRDefault="00DF12BF" w:rsidP="00DF12BF">
      <w:pPr>
        <w:pStyle w:val="Code"/>
        <w:rPr>
          <w:highlight w:val="white"/>
        </w:rPr>
      </w:pPr>
      <w:r w:rsidRPr="00DF12BF">
        <w:rPr>
          <w:highlight w:val="white"/>
        </w:rPr>
        <w:t xml:space="preserve">        m_middleToIntegralMap[middleOperator];</w:t>
      </w:r>
    </w:p>
    <w:p w14:paraId="62C17C39" w14:textId="77777777" w:rsidR="00DF12BF" w:rsidRPr="00DF12BF" w:rsidRDefault="00DF12BF" w:rsidP="00DF12BF">
      <w:pPr>
        <w:pStyle w:val="Code"/>
        <w:rPr>
          <w:highlight w:val="white"/>
        </w:rPr>
      </w:pPr>
      <w:r w:rsidRPr="00DF12BF">
        <w:rPr>
          <w:highlight w:val="white"/>
        </w:rPr>
        <w:t xml:space="preserve">      int typeSize = leftSymbol.Type.SizeArray();</w:t>
      </w:r>
    </w:p>
    <w:p w14:paraId="30D91216" w14:textId="62B8E12C" w:rsidR="006D0B65" w:rsidRDefault="001F6401" w:rsidP="001F6401">
      <w:pPr>
        <w:rPr>
          <w:highlight w:val="white"/>
        </w:rPr>
      </w:pPr>
      <w:r>
        <w:rPr>
          <w:highlight w:val="white"/>
        </w:rPr>
        <w:t xml:space="preserve">If the left </w:t>
      </w:r>
      <w:r w:rsidR="007C5CD8">
        <w:rPr>
          <w:highlight w:val="white"/>
        </w:rPr>
        <w:t>symbol</w:t>
      </w:r>
      <w:r>
        <w:rPr>
          <w:highlight w:val="white"/>
        </w:rPr>
        <w:t xml:space="preserve"> if not stored in a register and equals the result value, we do not need to load it into a register.</w:t>
      </w:r>
      <w:r w:rsidR="00C455ED">
        <w:rPr>
          <w:highlight w:val="white"/>
        </w:rPr>
        <w:t xml:space="preserve"> We can just use the address of the left </w:t>
      </w:r>
      <w:r w:rsidR="00F837E9">
        <w:rPr>
          <w:highlight w:val="white"/>
        </w:rPr>
        <w:t>symbol</w:t>
      </w:r>
      <w:r w:rsidR="00C455ED">
        <w:rPr>
          <w:highlight w:val="white"/>
        </w:rPr>
        <w:t xml:space="preserve">. However, </w:t>
      </w:r>
      <w:r w:rsidR="007F0528">
        <w:rPr>
          <w:highlight w:val="white"/>
        </w:rPr>
        <w:t xml:space="preserve">the right </w:t>
      </w:r>
      <w:r w:rsidR="00F214A2">
        <w:rPr>
          <w:highlight w:val="white"/>
        </w:rPr>
        <w:t>symbol</w:t>
      </w:r>
      <w:r w:rsidR="007F0528">
        <w:rPr>
          <w:highlight w:val="white"/>
        </w:rPr>
        <w:t xml:space="preserve"> needs in some cases to be loaded into a register.</w:t>
      </w:r>
    </w:p>
    <w:p w14:paraId="362C103A" w14:textId="77777777" w:rsidR="00310266" w:rsidRPr="00DF12BF" w:rsidRDefault="00310266" w:rsidP="00310266">
      <w:pPr>
        <w:rPr>
          <w:highlight w:val="white"/>
        </w:rPr>
      </w:pPr>
      <w:r>
        <w:rPr>
          <w:highlight w:val="white"/>
        </w:rPr>
        <w:t>If the right symbol is already stored in a register, we simply use that register.</w:t>
      </w:r>
    </w:p>
    <w:p w14:paraId="05F33400" w14:textId="77777777" w:rsidR="00DF12BF" w:rsidRPr="00DF12BF" w:rsidRDefault="00DF12BF" w:rsidP="00DF12BF">
      <w:pPr>
        <w:pStyle w:val="Code"/>
        <w:rPr>
          <w:highlight w:val="white"/>
        </w:rPr>
      </w:pPr>
      <w:r w:rsidRPr="00DF12BF">
        <w:rPr>
          <w:highlight w:val="white"/>
        </w:rPr>
        <w:t xml:space="preserve">      if ((leftTrack == null) &amp;&amp; (resultSymbol == leftSymbol)) {</w:t>
      </w:r>
    </w:p>
    <w:p w14:paraId="2210CB00" w14:textId="53E0B4B8" w:rsidR="00DF12BF" w:rsidRPr="00DF12BF" w:rsidRDefault="00DF12BF" w:rsidP="00DF12BF">
      <w:pPr>
        <w:pStyle w:val="Code"/>
        <w:rPr>
          <w:highlight w:val="white"/>
        </w:rPr>
      </w:pPr>
      <w:r w:rsidRPr="00DF12BF">
        <w:rPr>
          <w:highlight w:val="white"/>
        </w:rPr>
        <w:t xml:space="preserve">        if (rightTrack != null) {</w:t>
      </w:r>
    </w:p>
    <w:p w14:paraId="79488A4D"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6EEE9ADD" w14:textId="77777777" w:rsidR="00DF12BF" w:rsidRPr="00DF12BF" w:rsidRDefault="00DF12BF" w:rsidP="00DF12BF">
      <w:pPr>
        <w:pStyle w:val="Code"/>
        <w:rPr>
          <w:highlight w:val="white"/>
        </w:rPr>
      </w:pPr>
      <w:r w:rsidRPr="00DF12BF">
        <w:rPr>
          <w:highlight w:val="white"/>
        </w:rPr>
        <w:t xml:space="preserve">                          Offset(leftSymbol), rightTrack);</w:t>
      </w:r>
    </w:p>
    <w:p w14:paraId="52B809E5" w14:textId="46EFE80D" w:rsidR="00DF12BF" w:rsidRDefault="00DF12BF" w:rsidP="00DF12BF">
      <w:pPr>
        <w:pStyle w:val="Code"/>
        <w:rPr>
          <w:highlight w:val="white"/>
        </w:rPr>
      </w:pPr>
      <w:r w:rsidRPr="00DF12BF">
        <w:rPr>
          <w:highlight w:val="white"/>
        </w:rPr>
        <w:t xml:space="preserve">        }</w:t>
      </w:r>
    </w:p>
    <w:p w14:paraId="7CA61ED3" w14:textId="75864B9A" w:rsidR="001A4D54" w:rsidRPr="00DF12BF" w:rsidRDefault="001A4D54" w:rsidP="00740CC8">
      <w:pPr>
        <w:rPr>
          <w:highlight w:val="white"/>
        </w:rPr>
      </w:pPr>
      <w:r>
        <w:rPr>
          <w:highlight w:val="white"/>
        </w:rPr>
        <w:t xml:space="preserve">If the </w:t>
      </w:r>
      <w:r w:rsidR="00740CC8">
        <w:rPr>
          <w:highlight w:val="white"/>
        </w:rPr>
        <w:t xml:space="preserve">right </w:t>
      </w:r>
      <w:r w:rsidR="00F214A2">
        <w:rPr>
          <w:highlight w:val="white"/>
        </w:rPr>
        <w:t xml:space="preserve">symbol </w:t>
      </w:r>
      <w:r w:rsidR="00740CC8">
        <w:rPr>
          <w:highlight w:val="white"/>
        </w:rPr>
        <w:t>is an integer value</w:t>
      </w:r>
      <w:r w:rsidR="000C2803">
        <w:rPr>
          <w:highlight w:val="white"/>
        </w:rPr>
        <w:t>, we use that value directly.</w:t>
      </w:r>
    </w:p>
    <w:p w14:paraId="79606889" w14:textId="77777777" w:rsidR="00DF12BF" w:rsidRPr="00DF12BF" w:rsidRDefault="00DF12BF" w:rsidP="00DF12BF">
      <w:pPr>
        <w:pStyle w:val="Code"/>
        <w:rPr>
          <w:highlight w:val="white"/>
        </w:rPr>
      </w:pPr>
      <w:r w:rsidRPr="00DF12BF">
        <w:rPr>
          <w:highlight w:val="white"/>
        </w:rPr>
        <w:t xml:space="preserve">        else if (rightSymbol.Value is BigInteger)  {</w:t>
      </w:r>
    </w:p>
    <w:p w14:paraId="029741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7FB90E3C" w14:textId="77777777" w:rsidR="00DF12BF" w:rsidRPr="00DF12BF" w:rsidRDefault="00DF12BF" w:rsidP="00DF12BF">
      <w:pPr>
        <w:pStyle w:val="Code"/>
        <w:rPr>
          <w:highlight w:val="white"/>
        </w:rPr>
      </w:pPr>
      <w:r w:rsidRPr="00DF12BF">
        <w:rPr>
          <w:highlight w:val="white"/>
        </w:rPr>
        <w:t xml:space="preserve">                          Offset(leftSymbol), rightSymbol.Value, typeSize);</w:t>
      </w:r>
    </w:p>
    <w:p w14:paraId="79641738" w14:textId="302B0B5E" w:rsidR="00DF12BF" w:rsidRDefault="00DF12BF" w:rsidP="00DF12BF">
      <w:pPr>
        <w:pStyle w:val="Code"/>
        <w:rPr>
          <w:highlight w:val="white"/>
        </w:rPr>
      </w:pPr>
      <w:r w:rsidRPr="00DF12BF">
        <w:rPr>
          <w:highlight w:val="white"/>
        </w:rPr>
        <w:t xml:space="preserve">        }</w:t>
      </w:r>
    </w:p>
    <w:p w14:paraId="7E5FEC83" w14:textId="07BF66E7" w:rsidR="000C2803" w:rsidRPr="00DF12BF" w:rsidRDefault="000C2803" w:rsidP="00CF76A0">
      <w:pPr>
        <w:rPr>
          <w:highlight w:val="white"/>
        </w:rPr>
      </w:pPr>
      <w:r>
        <w:rPr>
          <w:highlight w:val="white"/>
        </w:rPr>
        <w:t xml:space="preserve">If the </w:t>
      </w:r>
      <w:r w:rsidR="00CF76A0">
        <w:rPr>
          <w:highlight w:val="white"/>
        </w:rPr>
        <w:t xml:space="preserve">right </w:t>
      </w:r>
      <w:r w:rsidR="00F214A2">
        <w:rPr>
          <w:highlight w:val="white"/>
        </w:rPr>
        <w:t xml:space="preserve">symbol </w:t>
      </w:r>
      <w:r w:rsidR="00CF76A0">
        <w:rPr>
          <w:highlight w:val="white"/>
        </w:rPr>
        <w:t xml:space="preserve">is an array, function, string, or static address, we use its name. Note that we do not need to look into the offset. We can be sure that it is zero, since the </w:t>
      </w:r>
      <w:r w:rsidR="00F214A2">
        <w:rPr>
          <w:highlight w:val="white"/>
        </w:rPr>
        <w:t xml:space="preserve">symbol </w:t>
      </w:r>
      <w:r w:rsidR="00CF76A0">
        <w:rPr>
          <w:highlight w:val="white"/>
        </w:rPr>
        <w:t>would have been loaded into a register at the beginning of this method if the offset had been non-zero.</w:t>
      </w:r>
    </w:p>
    <w:p w14:paraId="0FDBC731"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7D756269" w14:textId="77777777" w:rsidR="00DF12BF" w:rsidRPr="00DF12BF" w:rsidRDefault="00DF12BF" w:rsidP="00DF12BF">
      <w:pPr>
        <w:pStyle w:val="Code"/>
        <w:rPr>
          <w:highlight w:val="white"/>
        </w:rPr>
      </w:pPr>
      <w:r w:rsidRPr="00DF12BF">
        <w:rPr>
          <w:highlight w:val="white"/>
        </w:rPr>
        <w:t xml:space="preserve">                 (rightSymbol.Value is StaticAddress)) {</w:t>
      </w:r>
    </w:p>
    <w:p w14:paraId="1B4D5E84"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50E1AF99" w14:textId="77777777" w:rsidR="00F87E86" w:rsidRDefault="00DF12BF" w:rsidP="00DF12BF">
      <w:pPr>
        <w:pStyle w:val="Code"/>
        <w:rPr>
          <w:highlight w:val="white"/>
        </w:rPr>
      </w:pPr>
      <w:r w:rsidRPr="00DF12BF">
        <w:rPr>
          <w:highlight w:val="white"/>
        </w:rPr>
        <w:t xml:space="preserve">                          Offset(leftSymbol), rightSymbol</w:t>
      </w:r>
      <w:r w:rsidR="00F87E86">
        <w:rPr>
          <w:highlight w:val="white"/>
        </w:rPr>
        <w:t>.UniqueName</w:t>
      </w:r>
      <w:r w:rsidRPr="00DF12BF">
        <w:rPr>
          <w:highlight w:val="white"/>
        </w:rPr>
        <w:t>,</w:t>
      </w:r>
    </w:p>
    <w:p w14:paraId="022FB7E9" w14:textId="65272C1E" w:rsidR="00DF12BF" w:rsidRPr="00DF12BF" w:rsidRDefault="00F87E86" w:rsidP="00DF12BF">
      <w:pPr>
        <w:pStyle w:val="Code"/>
        <w:rPr>
          <w:highlight w:val="white"/>
        </w:rPr>
      </w:pPr>
      <w:r>
        <w:rPr>
          <w:highlight w:val="white"/>
        </w:rPr>
        <w:t xml:space="preserve">                         </w:t>
      </w:r>
      <w:r w:rsidR="00DF12BF" w:rsidRPr="00DF12BF">
        <w:rPr>
          <w:highlight w:val="white"/>
        </w:rPr>
        <w:t xml:space="preserve"> typeSize);</w:t>
      </w:r>
    </w:p>
    <w:p w14:paraId="7BAF23D5" w14:textId="6C9979FB" w:rsidR="00DF12BF" w:rsidRDefault="00DF12BF" w:rsidP="00DF12BF">
      <w:pPr>
        <w:pStyle w:val="Code"/>
        <w:rPr>
          <w:highlight w:val="white"/>
        </w:rPr>
      </w:pPr>
      <w:r w:rsidRPr="00DF12BF">
        <w:rPr>
          <w:highlight w:val="white"/>
        </w:rPr>
        <w:t xml:space="preserve">        }</w:t>
      </w:r>
    </w:p>
    <w:p w14:paraId="56E97311" w14:textId="6B37500A" w:rsidR="00F87E86" w:rsidRPr="00DF12BF" w:rsidRDefault="00147CD0" w:rsidP="005E0577">
      <w:pPr>
        <w:rPr>
          <w:highlight w:val="white"/>
        </w:rPr>
      </w:pPr>
      <w:r>
        <w:rPr>
          <w:highlight w:val="white"/>
        </w:rPr>
        <w:t>I</w:t>
      </w:r>
      <w:r w:rsidR="005E0577">
        <w:rPr>
          <w:highlight w:val="white"/>
        </w:rPr>
        <w:t>f non</w:t>
      </w:r>
      <w:r w:rsidR="00C742BA">
        <w:rPr>
          <w:highlight w:val="white"/>
        </w:rPr>
        <w:t xml:space="preserve">e </w:t>
      </w:r>
      <w:r w:rsidR="005E0577">
        <w:rPr>
          <w:highlight w:val="white"/>
        </w:rPr>
        <w:t xml:space="preserve">of the above cases </w:t>
      </w:r>
      <w:r w:rsidR="00C742BA">
        <w:rPr>
          <w:highlight w:val="white"/>
        </w:rPr>
        <w:t>apply</w:t>
      </w:r>
      <w:r w:rsidR="00F214A2">
        <w:rPr>
          <w:highlight w:val="white"/>
        </w:rPr>
        <w:t>,</w:t>
      </w:r>
      <w:r w:rsidR="005E0577">
        <w:rPr>
          <w:highlight w:val="white"/>
        </w:rPr>
        <w:t xml:space="preserve"> we need to load the right </w:t>
      </w:r>
      <w:r w:rsidR="00F214A2">
        <w:rPr>
          <w:highlight w:val="white"/>
        </w:rPr>
        <w:t xml:space="preserve">symbol </w:t>
      </w:r>
      <w:r w:rsidR="005E0577">
        <w:rPr>
          <w:highlight w:val="white"/>
        </w:rPr>
        <w:t>into a register.</w:t>
      </w:r>
    </w:p>
    <w:p w14:paraId="08FE9972" w14:textId="77777777" w:rsidR="00DF12BF" w:rsidRPr="00DF12BF" w:rsidRDefault="00DF12BF" w:rsidP="00DF12BF">
      <w:pPr>
        <w:pStyle w:val="Code"/>
        <w:rPr>
          <w:highlight w:val="white"/>
        </w:rPr>
      </w:pPr>
      <w:r w:rsidRPr="00DF12BF">
        <w:rPr>
          <w:highlight w:val="white"/>
        </w:rPr>
        <w:t xml:space="preserve">        else {</w:t>
      </w:r>
    </w:p>
    <w:p w14:paraId="2A516695" w14:textId="77777777" w:rsidR="00DF12BF" w:rsidRPr="00DF12BF" w:rsidRDefault="00DF12BF" w:rsidP="00DF12BF">
      <w:pPr>
        <w:pStyle w:val="Code"/>
        <w:rPr>
          <w:highlight w:val="white"/>
        </w:rPr>
      </w:pPr>
      <w:r w:rsidRPr="00DF12BF">
        <w:rPr>
          <w:highlight w:val="white"/>
        </w:rPr>
        <w:t xml:space="preserve">          rightTrack = LoadValueToRegister(rightSymbol);</w:t>
      </w:r>
    </w:p>
    <w:p w14:paraId="0FD93680" w14:textId="77777777" w:rsidR="00DF12BF" w:rsidRPr="00DF12BF" w:rsidRDefault="00DF12BF" w:rsidP="00DF12BF">
      <w:pPr>
        <w:pStyle w:val="Code"/>
        <w:rPr>
          <w:highlight w:val="white"/>
        </w:rPr>
      </w:pPr>
      <w:r w:rsidRPr="00DF12BF">
        <w:rPr>
          <w:highlight w:val="white"/>
        </w:rPr>
        <w:t xml:space="preserve">          AddAssemblyCode(objectOperator, Base(leftSymbol),</w:t>
      </w:r>
    </w:p>
    <w:p w14:paraId="1B0C9435" w14:textId="77777777" w:rsidR="00DF12BF" w:rsidRPr="00DF12BF" w:rsidRDefault="00DF12BF" w:rsidP="00DF12BF">
      <w:pPr>
        <w:pStyle w:val="Code"/>
        <w:rPr>
          <w:highlight w:val="white"/>
        </w:rPr>
      </w:pPr>
      <w:r w:rsidRPr="00DF12BF">
        <w:rPr>
          <w:highlight w:val="white"/>
        </w:rPr>
        <w:t xml:space="preserve">                          Offset(leftSymbol), rightTrack);</w:t>
      </w:r>
    </w:p>
    <w:p w14:paraId="4C9E8893" w14:textId="77777777" w:rsidR="00DF12BF" w:rsidRPr="00DF12BF" w:rsidRDefault="00DF12BF" w:rsidP="00DF12BF">
      <w:pPr>
        <w:pStyle w:val="Code"/>
        <w:rPr>
          <w:highlight w:val="white"/>
        </w:rPr>
      </w:pPr>
      <w:r w:rsidRPr="00DF12BF">
        <w:rPr>
          <w:highlight w:val="white"/>
        </w:rPr>
        <w:t xml:space="preserve">        }</w:t>
      </w:r>
    </w:p>
    <w:p w14:paraId="78EA48A4" w14:textId="39043046" w:rsidR="00DF12BF" w:rsidRDefault="00DF12BF" w:rsidP="00DF12BF">
      <w:pPr>
        <w:pStyle w:val="Code"/>
        <w:rPr>
          <w:highlight w:val="white"/>
        </w:rPr>
      </w:pPr>
      <w:r w:rsidRPr="00DF12BF">
        <w:rPr>
          <w:highlight w:val="white"/>
        </w:rPr>
        <w:t xml:space="preserve">      }</w:t>
      </w:r>
    </w:p>
    <w:p w14:paraId="70BCC82A" w14:textId="35ED920C" w:rsidR="007346B4" w:rsidRPr="00DF12BF" w:rsidRDefault="007346B4" w:rsidP="007346B4">
      <w:pPr>
        <w:rPr>
          <w:highlight w:val="white"/>
        </w:rPr>
      </w:pPr>
      <w:r>
        <w:rPr>
          <w:highlight w:val="white"/>
        </w:rPr>
        <w:t xml:space="preserve">If the left </w:t>
      </w:r>
      <w:r w:rsidR="00F214A2">
        <w:rPr>
          <w:highlight w:val="white"/>
        </w:rPr>
        <w:t xml:space="preserve">symbol </w:t>
      </w:r>
      <w:r>
        <w:rPr>
          <w:highlight w:val="white"/>
        </w:rPr>
        <w:t xml:space="preserve">is stored in a register or does not equal the result </w:t>
      </w:r>
      <w:r w:rsidR="00F214A2">
        <w:rPr>
          <w:highlight w:val="white"/>
        </w:rPr>
        <w:t>symbol</w:t>
      </w:r>
      <w:r>
        <w:rPr>
          <w:highlight w:val="white"/>
        </w:rPr>
        <w:t>, we need to start by loadin</w:t>
      </w:r>
      <w:r w:rsidR="00E020FB">
        <w:rPr>
          <w:highlight w:val="white"/>
        </w:rPr>
        <w:t>g</w:t>
      </w:r>
      <w:r>
        <w:rPr>
          <w:highlight w:val="white"/>
        </w:rPr>
        <w:t xml:space="preserve"> the</w:t>
      </w:r>
      <w:r w:rsidR="00E020FB">
        <w:rPr>
          <w:highlight w:val="white"/>
        </w:rPr>
        <w:t xml:space="preserve"> value</w:t>
      </w:r>
      <w:r w:rsidR="007E781C">
        <w:rPr>
          <w:highlight w:val="white"/>
        </w:rPr>
        <w:t xml:space="preserve"> </w:t>
      </w:r>
      <w:r w:rsidR="00752732">
        <w:rPr>
          <w:highlight w:val="white"/>
        </w:rPr>
        <w:t>into a register. Thereafter, we look into the right operand.</w:t>
      </w:r>
    </w:p>
    <w:p w14:paraId="4EF1A23B" w14:textId="77777777" w:rsidR="00DF12BF" w:rsidRPr="00DF12BF" w:rsidRDefault="00DF12BF" w:rsidP="00DF12BF">
      <w:pPr>
        <w:pStyle w:val="Code"/>
        <w:rPr>
          <w:highlight w:val="white"/>
        </w:rPr>
      </w:pPr>
      <w:r w:rsidRPr="00DF12BF">
        <w:rPr>
          <w:highlight w:val="white"/>
        </w:rPr>
        <w:t xml:space="preserve">      else {</w:t>
      </w:r>
    </w:p>
    <w:p w14:paraId="26E98594" w14:textId="77777777" w:rsidR="00DF12BF" w:rsidRPr="00DF12BF" w:rsidRDefault="00DF12BF" w:rsidP="00DF12BF">
      <w:pPr>
        <w:pStyle w:val="Code"/>
        <w:rPr>
          <w:highlight w:val="white"/>
        </w:rPr>
      </w:pPr>
      <w:r w:rsidRPr="00DF12BF">
        <w:rPr>
          <w:highlight w:val="white"/>
        </w:rPr>
        <w:t xml:space="preserve">        leftTrack = LoadValueToRegister(leftSymbol);</w:t>
      </w:r>
    </w:p>
    <w:p w14:paraId="0AF700C9" w14:textId="33F97819" w:rsidR="00F5304E" w:rsidRPr="00DF12BF" w:rsidRDefault="00F5304E" w:rsidP="00F5304E">
      <w:pPr>
        <w:rPr>
          <w:highlight w:val="white"/>
        </w:rPr>
      </w:pPr>
      <w:r>
        <w:rPr>
          <w:highlight w:val="white"/>
        </w:rPr>
        <w:t xml:space="preserve">If the right </w:t>
      </w:r>
      <w:r w:rsidR="00F214A2">
        <w:rPr>
          <w:highlight w:val="white"/>
        </w:rPr>
        <w:t xml:space="preserve">symbol </w:t>
      </w:r>
      <w:r>
        <w:rPr>
          <w:highlight w:val="white"/>
        </w:rPr>
        <w:t>is stored in a register, we simply use it.</w:t>
      </w:r>
    </w:p>
    <w:p w14:paraId="2D6BEBA1" w14:textId="192A61BD" w:rsidR="00DF12BF" w:rsidRPr="00DF12BF" w:rsidRDefault="00DF12BF" w:rsidP="00DF12BF">
      <w:pPr>
        <w:pStyle w:val="Code"/>
        <w:rPr>
          <w:highlight w:val="white"/>
        </w:rPr>
      </w:pPr>
      <w:r w:rsidRPr="00DF12BF">
        <w:rPr>
          <w:highlight w:val="white"/>
        </w:rPr>
        <w:t xml:space="preserve">        if (rightTrack != null) {</w:t>
      </w:r>
    </w:p>
    <w:p w14:paraId="203B5B47" w14:textId="77777777" w:rsidR="00DF12BF" w:rsidRPr="00DF12BF" w:rsidRDefault="00DF12BF" w:rsidP="00DF12BF">
      <w:pPr>
        <w:pStyle w:val="Code"/>
        <w:rPr>
          <w:highlight w:val="white"/>
        </w:rPr>
      </w:pPr>
      <w:r w:rsidRPr="00DF12BF">
        <w:rPr>
          <w:highlight w:val="white"/>
        </w:rPr>
        <w:t xml:space="preserve">          AddAssemblyCode(objectOperator, leftTrack, rightTrack);</w:t>
      </w:r>
    </w:p>
    <w:p w14:paraId="202979D4" w14:textId="31C70F6C" w:rsidR="00DF12BF" w:rsidRDefault="00DF12BF" w:rsidP="00DF12BF">
      <w:pPr>
        <w:pStyle w:val="Code"/>
        <w:rPr>
          <w:highlight w:val="white"/>
        </w:rPr>
      </w:pPr>
      <w:r w:rsidRPr="00DF12BF">
        <w:rPr>
          <w:highlight w:val="white"/>
        </w:rPr>
        <w:t xml:space="preserve">        }</w:t>
      </w:r>
    </w:p>
    <w:p w14:paraId="3CA78118" w14:textId="6ADCE3CD" w:rsidR="002268F4" w:rsidRPr="00DF12BF" w:rsidRDefault="0049792A" w:rsidP="00C80679">
      <w:pPr>
        <w:rPr>
          <w:highlight w:val="white"/>
        </w:rPr>
      </w:pPr>
      <w:r>
        <w:rPr>
          <w:highlight w:val="white"/>
        </w:rPr>
        <w:t xml:space="preserve">If the right </w:t>
      </w:r>
      <w:r w:rsidR="00F214A2">
        <w:rPr>
          <w:highlight w:val="white"/>
        </w:rPr>
        <w:t xml:space="preserve">symbol </w:t>
      </w:r>
      <w:r>
        <w:rPr>
          <w:highlight w:val="white"/>
        </w:rPr>
        <w:t>is an integer value, we simply use it.</w:t>
      </w:r>
    </w:p>
    <w:p w14:paraId="723374FB" w14:textId="77777777" w:rsidR="00DF12BF" w:rsidRPr="00DF12BF" w:rsidRDefault="00DF12BF" w:rsidP="00DF12BF">
      <w:pPr>
        <w:pStyle w:val="Code"/>
        <w:rPr>
          <w:highlight w:val="white"/>
        </w:rPr>
      </w:pPr>
      <w:r w:rsidRPr="00DF12BF">
        <w:rPr>
          <w:highlight w:val="white"/>
        </w:rPr>
        <w:t xml:space="preserve">        else if (rightSymbol.Value is BigInteger) {</w:t>
      </w:r>
    </w:p>
    <w:p w14:paraId="3B1BBF83" w14:textId="77777777" w:rsidR="00DF12BF" w:rsidRPr="00DF12BF" w:rsidRDefault="00DF12BF" w:rsidP="00DF12BF">
      <w:pPr>
        <w:pStyle w:val="Code"/>
        <w:rPr>
          <w:highlight w:val="white"/>
        </w:rPr>
      </w:pPr>
      <w:r w:rsidRPr="00DF12BF">
        <w:rPr>
          <w:highlight w:val="white"/>
        </w:rPr>
        <w:t xml:space="preserve">          AddAssemblyCode(objectOperator, leftTrack, rightSymbol.Value);</w:t>
      </w:r>
    </w:p>
    <w:p w14:paraId="328EE805" w14:textId="01D70347" w:rsidR="00DF12BF" w:rsidRDefault="00DF12BF" w:rsidP="00DF12BF">
      <w:pPr>
        <w:pStyle w:val="Code"/>
        <w:rPr>
          <w:highlight w:val="white"/>
        </w:rPr>
      </w:pPr>
      <w:r w:rsidRPr="00DF12BF">
        <w:rPr>
          <w:highlight w:val="white"/>
        </w:rPr>
        <w:t xml:space="preserve">        }</w:t>
      </w:r>
    </w:p>
    <w:p w14:paraId="30A565F4" w14:textId="213B59B6" w:rsidR="00C80679" w:rsidRPr="00DF12BF" w:rsidRDefault="00C80679" w:rsidP="00C80679">
      <w:pPr>
        <w:rPr>
          <w:highlight w:val="white"/>
        </w:rPr>
      </w:pPr>
      <w:r>
        <w:rPr>
          <w:highlight w:val="white"/>
        </w:rPr>
        <w:lastRenderedPageBreak/>
        <w:t>If the right symbol is an array, function, string, or static value, we use its name.</w:t>
      </w:r>
    </w:p>
    <w:p w14:paraId="2F67E315" w14:textId="77777777" w:rsidR="00DF12BF" w:rsidRPr="00DF12BF" w:rsidRDefault="00DF12BF" w:rsidP="00DF12BF">
      <w:pPr>
        <w:pStyle w:val="Code"/>
        <w:rPr>
          <w:highlight w:val="white"/>
        </w:rPr>
      </w:pPr>
      <w:r w:rsidRPr="00DF12BF">
        <w:rPr>
          <w:highlight w:val="white"/>
        </w:rPr>
        <w:t xml:space="preserve">        else if (rightSymbol.Type.IsArrayFunctionOrString() ||</w:t>
      </w:r>
    </w:p>
    <w:p w14:paraId="3F7F593F" w14:textId="77777777" w:rsidR="00DF12BF" w:rsidRPr="00DF12BF" w:rsidRDefault="00DF12BF" w:rsidP="00DF12BF">
      <w:pPr>
        <w:pStyle w:val="Code"/>
        <w:rPr>
          <w:highlight w:val="white"/>
        </w:rPr>
      </w:pPr>
      <w:r w:rsidRPr="00DF12BF">
        <w:rPr>
          <w:highlight w:val="white"/>
        </w:rPr>
        <w:t xml:space="preserve">                 (rightSymbol.Value is StaticAddress)) {</w:t>
      </w:r>
    </w:p>
    <w:p w14:paraId="138F9DB5" w14:textId="227A0619" w:rsidR="00DF12BF" w:rsidRPr="00DF12BF" w:rsidRDefault="00DF12BF" w:rsidP="00DF12BF">
      <w:pPr>
        <w:pStyle w:val="Code"/>
        <w:rPr>
          <w:highlight w:val="white"/>
        </w:rPr>
      </w:pPr>
      <w:r w:rsidRPr="00DF12BF">
        <w:rPr>
          <w:highlight w:val="white"/>
        </w:rPr>
        <w:t xml:space="preserve">          AddAssemblyCode(objectOperator, leftTrack, rightSymbol</w:t>
      </w:r>
      <w:r w:rsidR="00C939AB">
        <w:rPr>
          <w:highlight w:val="white"/>
        </w:rPr>
        <w:t>.UniqueName</w:t>
      </w:r>
      <w:r w:rsidRPr="00DF12BF">
        <w:rPr>
          <w:highlight w:val="white"/>
        </w:rPr>
        <w:t>);</w:t>
      </w:r>
    </w:p>
    <w:p w14:paraId="07A1D7BD" w14:textId="371C21E4" w:rsidR="00DF12BF" w:rsidRDefault="00DF12BF" w:rsidP="00DF12BF">
      <w:pPr>
        <w:pStyle w:val="Code"/>
        <w:rPr>
          <w:highlight w:val="white"/>
        </w:rPr>
      </w:pPr>
      <w:r w:rsidRPr="00DF12BF">
        <w:rPr>
          <w:highlight w:val="white"/>
        </w:rPr>
        <w:t xml:space="preserve">        }</w:t>
      </w:r>
    </w:p>
    <w:p w14:paraId="4D4CE964" w14:textId="440684D2" w:rsidR="00F214A2" w:rsidRPr="00DF12BF" w:rsidRDefault="00147CD0" w:rsidP="00F214A2">
      <w:pPr>
        <w:rPr>
          <w:highlight w:val="white"/>
        </w:rPr>
      </w:pPr>
      <w:r>
        <w:rPr>
          <w:highlight w:val="white"/>
        </w:rPr>
        <w:t>I</w:t>
      </w:r>
      <w:r w:rsidR="00F214A2">
        <w:rPr>
          <w:highlight w:val="white"/>
        </w:rPr>
        <w:t>f non</w:t>
      </w:r>
      <w:r>
        <w:rPr>
          <w:highlight w:val="white"/>
        </w:rPr>
        <w:t>e</w:t>
      </w:r>
      <w:r w:rsidR="00F214A2">
        <w:rPr>
          <w:highlight w:val="white"/>
        </w:rPr>
        <w:t xml:space="preserve"> of the above cases apply, we use the base and offset of the right symbol.</w:t>
      </w:r>
    </w:p>
    <w:p w14:paraId="66DE1CDD" w14:textId="77777777" w:rsidR="00DF12BF" w:rsidRPr="00DF12BF" w:rsidRDefault="00DF12BF" w:rsidP="00DF12BF">
      <w:pPr>
        <w:pStyle w:val="Code"/>
        <w:rPr>
          <w:highlight w:val="white"/>
        </w:rPr>
      </w:pPr>
      <w:r w:rsidRPr="00DF12BF">
        <w:rPr>
          <w:highlight w:val="white"/>
        </w:rPr>
        <w:t xml:space="preserve">        else {</w:t>
      </w:r>
    </w:p>
    <w:p w14:paraId="720634C1" w14:textId="77777777" w:rsidR="00DF12BF" w:rsidRPr="00DF12BF" w:rsidRDefault="00DF12BF" w:rsidP="00DF12BF">
      <w:pPr>
        <w:pStyle w:val="Code"/>
        <w:rPr>
          <w:highlight w:val="white"/>
        </w:rPr>
      </w:pPr>
      <w:r w:rsidRPr="00DF12BF">
        <w:rPr>
          <w:highlight w:val="white"/>
        </w:rPr>
        <w:t xml:space="preserve">          AddAssemblyCode(objectOperator, leftTrack,</w:t>
      </w:r>
    </w:p>
    <w:p w14:paraId="7322D495" w14:textId="77777777" w:rsidR="00DF12BF" w:rsidRPr="00DF12BF" w:rsidRDefault="00DF12BF" w:rsidP="00DF12BF">
      <w:pPr>
        <w:pStyle w:val="Code"/>
        <w:rPr>
          <w:highlight w:val="white"/>
        </w:rPr>
      </w:pPr>
      <w:r w:rsidRPr="00DF12BF">
        <w:rPr>
          <w:highlight w:val="white"/>
        </w:rPr>
        <w:t xml:space="preserve">                          Base(rightSymbol), Offset(rightSymbol));</w:t>
      </w:r>
    </w:p>
    <w:p w14:paraId="1A425DBB" w14:textId="77777777" w:rsidR="00DF12BF" w:rsidRPr="00DF12BF" w:rsidRDefault="00DF12BF" w:rsidP="00DF12BF">
      <w:pPr>
        <w:pStyle w:val="Code"/>
        <w:rPr>
          <w:highlight w:val="white"/>
        </w:rPr>
      </w:pPr>
      <w:r w:rsidRPr="00DF12BF">
        <w:rPr>
          <w:highlight w:val="white"/>
        </w:rPr>
        <w:t xml:space="preserve">        }</w:t>
      </w:r>
    </w:p>
    <w:p w14:paraId="7F127D50" w14:textId="7D420FBA" w:rsidR="00DF12BF" w:rsidRPr="00DF12BF" w:rsidRDefault="00392A00" w:rsidP="00392A00">
      <w:pPr>
        <w:rPr>
          <w:highlight w:val="white"/>
        </w:rPr>
      </w:pPr>
      <w:r>
        <w:rPr>
          <w:highlight w:val="white"/>
        </w:rPr>
        <w:t xml:space="preserve">The only remaining question is what to do with the </w:t>
      </w:r>
      <w:r w:rsidR="009A649C">
        <w:rPr>
          <w:highlight w:val="white"/>
        </w:rPr>
        <w:t xml:space="preserve">resulting value. If the </w:t>
      </w:r>
      <w:r w:rsidR="007C19D3">
        <w:rPr>
          <w:highlight w:val="white"/>
        </w:rPr>
        <w:t>result is a temporary variable we add it to the track map to be used by succeeding instructions.</w:t>
      </w:r>
    </w:p>
    <w:p w14:paraId="544755E6" w14:textId="08D3C090" w:rsidR="00DF12BF" w:rsidRPr="00DF12BF" w:rsidRDefault="00DF12BF" w:rsidP="00DF12BF">
      <w:pPr>
        <w:pStyle w:val="Code"/>
        <w:rPr>
          <w:highlight w:val="white"/>
        </w:rPr>
      </w:pPr>
      <w:r w:rsidRPr="00DF12BF">
        <w:rPr>
          <w:highlight w:val="white"/>
        </w:rPr>
        <w:t xml:space="preserve">        if (resultSymbol.IsTemporary() &amp;&amp;</w:t>
      </w:r>
    </w:p>
    <w:p w14:paraId="4FB7419B" w14:textId="10F3D901" w:rsidR="00DF12BF" w:rsidRPr="00DF12BF" w:rsidRDefault="00DF12BF" w:rsidP="00DF12BF">
      <w:pPr>
        <w:pStyle w:val="Code"/>
        <w:rPr>
          <w:highlight w:val="white"/>
        </w:rPr>
      </w:pPr>
      <w:r w:rsidRPr="00DF12BF">
        <w:rPr>
          <w:highlight w:val="white"/>
        </w:rPr>
        <w:t xml:space="preserve">            (resultSymbol.AddressSymbol == null)) {</w:t>
      </w:r>
    </w:p>
    <w:p w14:paraId="445CA41C" w14:textId="176A20BE" w:rsidR="00DF12BF" w:rsidRPr="00DF12BF" w:rsidRDefault="00DF12BF" w:rsidP="00DF12BF">
      <w:pPr>
        <w:pStyle w:val="Code"/>
        <w:rPr>
          <w:highlight w:val="white"/>
        </w:rPr>
      </w:pPr>
      <w:r w:rsidRPr="00DF12BF">
        <w:rPr>
          <w:highlight w:val="white"/>
        </w:rPr>
        <w:t xml:space="preserve">          m_trackMap.Add(resultSymbol, leftTrack);</w:t>
      </w:r>
    </w:p>
    <w:p w14:paraId="3110A6FB" w14:textId="6A625E02" w:rsidR="00DF12BF" w:rsidRDefault="00DF12BF" w:rsidP="00DF12BF">
      <w:pPr>
        <w:pStyle w:val="Code"/>
        <w:rPr>
          <w:highlight w:val="white"/>
        </w:rPr>
      </w:pPr>
      <w:r w:rsidRPr="00DF12BF">
        <w:rPr>
          <w:highlight w:val="white"/>
        </w:rPr>
        <w:t xml:space="preserve">        }</w:t>
      </w:r>
    </w:p>
    <w:p w14:paraId="5ABD7447" w14:textId="3F714572" w:rsidR="007C19D3" w:rsidRPr="00DF12BF" w:rsidRDefault="007C19D3" w:rsidP="007C19D3">
      <w:pPr>
        <w:rPr>
          <w:highlight w:val="white"/>
        </w:rPr>
      </w:pPr>
      <w:r>
        <w:rPr>
          <w:highlight w:val="white"/>
        </w:rPr>
        <w:t>If the result is not a temporary variable, we store the value on its address.</w:t>
      </w:r>
    </w:p>
    <w:p w14:paraId="66E2B8BB" w14:textId="6AF50FFF" w:rsidR="00DF12BF" w:rsidRPr="00DF12BF" w:rsidRDefault="00DF12BF" w:rsidP="00DF12BF">
      <w:pPr>
        <w:pStyle w:val="Code"/>
        <w:rPr>
          <w:highlight w:val="white"/>
        </w:rPr>
      </w:pPr>
      <w:r w:rsidRPr="00DF12BF">
        <w:rPr>
          <w:highlight w:val="white"/>
        </w:rPr>
        <w:t xml:space="preserve">        else {</w:t>
      </w:r>
    </w:p>
    <w:p w14:paraId="22D5DE10" w14:textId="2CA9817A" w:rsidR="00DF12BF" w:rsidRPr="00DF12BF" w:rsidRDefault="00DF12BF" w:rsidP="00DF12BF">
      <w:pPr>
        <w:pStyle w:val="Code"/>
        <w:rPr>
          <w:highlight w:val="white"/>
        </w:rPr>
      </w:pPr>
      <w:r w:rsidRPr="00DF12BF">
        <w:rPr>
          <w:highlight w:val="white"/>
        </w:rPr>
        <w:t xml:space="preserve">          AddAssemblyCode(AssemblyOperator.mov, Base(resultSymbol),</w:t>
      </w:r>
    </w:p>
    <w:p w14:paraId="01B4D685" w14:textId="06ADD17F" w:rsidR="00DF12BF" w:rsidRPr="00DF12BF" w:rsidRDefault="00DF12BF" w:rsidP="00DF12BF">
      <w:pPr>
        <w:pStyle w:val="Code"/>
        <w:rPr>
          <w:highlight w:val="white"/>
        </w:rPr>
      </w:pPr>
      <w:r w:rsidRPr="00DF12BF">
        <w:rPr>
          <w:highlight w:val="white"/>
        </w:rPr>
        <w:t xml:space="preserve">                          Offset(resultSymbol), leftTrack);</w:t>
      </w:r>
    </w:p>
    <w:p w14:paraId="51729A15" w14:textId="77777777" w:rsidR="00DF12BF" w:rsidRPr="00DF12BF" w:rsidRDefault="00DF12BF" w:rsidP="00DF12BF">
      <w:pPr>
        <w:pStyle w:val="Code"/>
        <w:rPr>
          <w:highlight w:val="white"/>
        </w:rPr>
      </w:pPr>
      <w:r w:rsidRPr="00DF12BF">
        <w:rPr>
          <w:highlight w:val="white"/>
        </w:rPr>
        <w:t xml:space="preserve">        }</w:t>
      </w:r>
    </w:p>
    <w:p w14:paraId="348DFDE8" w14:textId="77777777" w:rsidR="00DF12BF" w:rsidRPr="00DF12BF" w:rsidRDefault="00DF12BF" w:rsidP="00DF12BF">
      <w:pPr>
        <w:pStyle w:val="Code"/>
        <w:rPr>
          <w:highlight w:val="white"/>
        </w:rPr>
      </w:pPr>
      <w:r w:rsidRPr="00DF12BF">
        <w:rPr>
          <w:highlight w:val="white"/>
        </w:rPr>
        <w:t xml:space="preserve">      }</w:t>
      </w:r>
    </w:p>
    <w:p w14:paraId="465284CC" w14:textId="36660DF8" w:rsidR="00DF12BF" w:rsidRPr="00DF12BF" w:rsidRDefault="00147CD0" w:rsidP="00147CD0">
      <w:pPr>
        <w:rPr>
          <w:highlight w:val="white"/>
        </w:rPr>
      </w:pPr>
      <w:r>
        <w:rPr>
          <w:highlight w:val="white"/>
        </w:rPr>
        <w:t>Finally, we need to remove the left and right symbol from the track map, since they shall not be used any more.</w:t>
      </w:r>
    </w:p>
    <w:p w14:paraId="66BD65F1" w14:textId="77777777" w:rsidR="00DF12BF" w:rsidRPr="00DF12BF" w:rsidRDefault="00DF12BF" w:rsidP="00DF12BF">
      <w:pPr>
        <w:pStyle w:val="Code"/>
        <w:rPr>
          <w:highlight w:val="white"/>
        </w:rPr>
      </w:pPr>
      <w:r w:rsidRPr="00DF12BF">
        <w:rPr>
          <w:highlight w:val="white"/>
        </w:rPr>
        <w:t xml:space="preserve">      m_trackMap.Remove(leftSymbol);</w:t>
      </w:r>
    </w:p>
    <w:p w14:paraId="0AFCB49B" w14:textId="77777777" w:rsidR="00DF12BF" w:rsidRPr="00DF12BF" w:rsidRDefault="00DF12BF" w:rsidP="00DF12BF">
      <w:pPr>
        <w:pStyle w:val="Code"/>
        <w:rPr>
          <w:highlight w:val="white"/>
        </w:rPr>
      </w:pPr>
      <w:r w:rsidRPr="00DF12BF">
        <w:rPr>
          <w:highlight w:val="white"/>
        </w:rPr>
        <w:t xml:space="preserve">      m_trackMap.Remove(rightSymbol);</w:t>
      </w:r>
    </w:p>
    <w:p w14:paraId="1BA960EC" w14:textId="77777777" w:rsidR="00DF12BF" w:rsidRPr="00DF12BF" w:rsidRDefault="00DF12BF" w:rsidP="00DF12BF">
      <w:pPr>
        <w:pStyle w:val="Code"/>
        <w:rPr>
          <w:highlight w:val="white"/>
        </w:rPr>
      </w:pPr>
      <w:r w:rsidRPr="00DF12BF">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643335E7" w14:textId="78441CE7" w:rsidR="00D935A0" w:rsidRPr="00533A30"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adds assembly code for integral multiplication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This operation is a bit unusual, the left operand is always assumed to be stored in a specific register, while </w:t>
      </w:r>
      <w:r w:rsidR="00BA605F">
        <w:rPr>
          <w:highlight w:val="white"/>
        </w:rPr>
        <w:t>the</w:t>
      </w:r>
      <w:r w:rsidR="001E123D">
        <w:rPr>
          <w:highlight w:val="white"/>
        </w:rPr>
        <w:t xml:space="preserve"> </w:t>
      </w:r>
      <w:r w:rsidR="005D7BF3">
        <w:rPr>
          <w:highlight w:val="white"/>
        </w:rPr>
        <w:t xml:space="preserve">right operand may be stored </w:t>
      </w:r>
      <w:r w:rsidR="00BA605F">
        <w:rPr>
          <w:highlight w:val="white"/>
        </w:rPr>
        <w:t>in any register or at a memory address.</w:t>
      </w:r>
    </w:p>
    <w:p w14:paraId="54406591" w14:textId="5E1C3F21" w:rsidR="00C85FD6" w:rsidRPr="00E30569" w:rsidRDefault="00922AE8" w:rsidP="00C85FD6">
      <w:pPr>
        <w:rPr>
          <w:highlight w:val="white"/>
        </w:rPr>
      </w:pPr>
      <w:r>
        <w:rPr>
          <w:highlight w:val="white"/>
        </w:rPr>
        <w:t xml:space="preserve">The left register is stored in </w:t>
      </w:r>
      <w:r w:rsidR="00495BE2">
        <w:rPr>
          <w:rStyle w:val="KeyWord0"/>
          <w:highlight w:val="white"/>
        </w:rPr>
        <w:t>LeftQuotientMap</w:t>
      </w:r>
      <w:r w:rsidR="00C85FD6">
        <w:rPr>
          <w:highlight w:val="white"/>
        </w:rPr>
        <w:t>, t</w:t>
      </w:r>
      <w:r>
        <w:rPr>
          <w:highlight w:val="white"/>
        </w:rPr>
        <w:t>here are different registers depending on the operand size</w:t>
      </w:r>
      <w:r w:rsidR="00C85FD6">
        <w:rPr>
          <w:highlight w:val="white"/>
        </w:rPr>
        <w:t xml:space="preserve">, and we load the value of the left symbol into the specified register. We also </w:t>
      </w:r>
      <w:r w:rsidR="004217E2">
        <w:rPr>
          <w:highlight w:val="white"/>
        </w:rPr>
        <w:t xml:space="preserve">add an empty instruction to </w:t>
      </w:r>
      <w:r w:rsidR="00C85FD6">
        <w:rPr>
          <w:highlight w:val="white"/>
        </w:rPr>
        <w:t>mark th</w:t>
      </w:r>
      <w:r w:rsidR="004217E2">
        <w:rPr>
          <w:highlight w:val="white"/>
        </w:rPr>
        <w:t>at the register is adopted.</w:t>
      </w:r>
    </w:p>
    <w:p w14:paraId="38E9EBC6" w14:textId="00DB0149" w:rsidR="00D935A0" w:rsidRDefault="00D83E48" w:rsidP="00454B3C">
      <w:pPr>
        <w:rPr>
          <w:highlight w:val="white"/>
        </w:rPr>
      </w:pPr>
      <w:r>
        <w:rPr>
          <w:highlight w:val="white"/>
        </w:rPr>
        <w:t xml:space="preserve">Another peculiar thing with this </w:t>
      </w:r>
      <w:r w:rsidR="00F11FDC">
        <w:rPr>
          <w:highlight w:val="white"/>
        </w:rPr>
        <w:t>operation</w:t>
      </w:r>
      <w:r w:rsidR="00B7262A">
        <w:rPr>
          <w:highlight w:val="white"/>
        </w:rPr>
        <w:t xml:space="preserve"> is that it in fact performs two operations</w:t>
      </w:r>
      <w:r w:rsidR="00F11FDC">
        <w:rPr>
          <w:highlight w:val="white"/>
        </w:rPr>
        <w:t xml:space="preserve">: </w:t>
      </w:r>
      <w:r w:rsidR="00CE5113">
        <w:rPr>
          <w:highlight w:val="white"/>
        </w:rPr>
        <w:t>w</w:t>
      </w:r>
      <w:r w:rsidR="00454B3C">
        <w:rPr>
          <w:highlight w:val="white"/>
        </w:rPr>
        <w:t xml:space="preserve">e make a pair of the </w:t>
      </w:r>
      <w:r w:rsidR="00743AA9">
        <w:rPr>
          <w:highlight w:val="white"/>
        </w:rPr>
        <w:t>operator (multiply, divide, or modulo)</w:t>
      </w:r>
      <w:r w:rsidR="0095287E">
        <w:rPr>
          <w:highlight w:val="white"/>
        </w:rPr>
        <w:t xml:space="preserve"> and the size of the operand types</w:t>
      </w:r>
      <w:r w:rsidR="00216D3C">
        <w:rPr>
          <w:highlight w:val="white"/>
        </w:rPr>
        <w:t xml:space="preserve">, which we use </w:t>
      </w:r>
      <w:r w:rsidR="00BA14AA">
        <w:rPr>
          <w:highlight w:val="white"/>
        </w:rPr>
        <w:t>to look up the clear register.</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77777777" w:rsidR="009779FC" w:rsidRPr="009779FC" w:rsidRDefault="009779FC" w:rsidP="009779FC">
      <w:pPr>
        <w:pStyle w:val="Code"/>
        <w:rPr>
          <w:highlight w:val="white"/>
        </w:rPr>
      </w:pPr>
      <w:r w:rsidRPr="009779FC">
        <w:rPr>
          <w:highlight w:val="white"/>
        </w:rPr>
        <w:t xml:space="preserve">    public static IDictionary&lt;int,Register&gt; m_clearRegisterMap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lastRenderedPageBreak/>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3493A001" w:rsidR="009779FC" w:rsidRPr="00BF638D" w:rsidRDefault="009779FC" w:rsidP="00BF638D">
      <w:pPr>
        <w:pStyle w:val="Code"/>
        <w:rPr>
          <w:highlight w:val="white"/>
        </w:rPr>
      </w:pP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77777777" w:rsidR="008D520A" w:rsidRPr="00BF638D" w:rsidRDefault="008D520A" w:rsidP="00BF638D">
      <w:pPr>
        <w:pStyle w:val="Code"/>
        <w:rPr>
          <w:highlight w:val="white"/>
        </w:rPr>
      </w:pPr>
    </w:p>
    <w:p w14:paraId="769071E3" w14:textId="77777777" w:rsidR="008D520A" w:rsidRPr="00BF638D" w:rsidRDefault="008D520A" w:rsidP="00BF638D">
      <w:pPr>
        <w:pStyle w:val="Code"/>
        <w:rPr>
          <w:highlight w:val="white"/>
        </w:rPr>
      </w:pPr>
      <w:r w:rsidRPr="00BF638D">
        <w:rPr>
          <w:highlight w:val="white"/>
        </w:rPr>
        <w:t xml:space="preserve">      Register clearRegister = m_clearRegisterMap[typeSize];</w:t>
      </w:r>
    </w:p>
    <w:p w14:paraId="1E6E18F0" w14:textId="77777777" w:rsidR="008D520A" w:rsidRPr="00BF638D" w:rsidRDefault="008D520A" w:rsidP="00BF638D">
      <w:pPr>
        <w:pStyle w:val="Code"/>
        <w:rPr>
          <w:highlight w:val="white"/>
        </w:rPr>
      </w:pPr>
      <w:r w:rsidRPr="00BF638D">
        <w:rPr>
          <w:highlight w:val="white"/>
        </w:rPr>
        <w:t xml:space="preserve">      Track clearTrack = new Track(leftSymbol, clearRegister);</w:t>
      </w:r>
    </w:p>
    <w:p w14:paraId="00BF7241" w14:textId="77777777" w:rsidR="008D520A" w:rsidRPr="00BF638D" w:rsidRDefault="008D520A" w:rsidP="00BF638D">
      <w:pPr>
        <w:pStyle w:val="Code"/>
        <w:rPr>
          <w:highlight w:val="white"/>
        </w:rPr>
      </w:pPr>
      <w:r w:rsidRPr="00BF638D">
        <w:rPr>
          <w:highlight w:val="white"/>
        </w:rPr>
        <w:t xml:space="preserve">      AddAssemblyCode(AssemblyOperator.xor, clearTrack, clearTrack);</w:t>
      </w:r>
    </w:p>
    <w:p w14:paraId="4B8ECA88" w14:textId="77777777" w:rsidR="008D520A" w:rsidRPr="00BF638D" w:rsidRDefault="008D520A" w:rsidP="00BF638D">
      <w:pPr>
        <w:pStyle w:val="Code"/>
        <w:rPr>
          <w:highlight w:val="white"/>
        </w:rPr>
      </w:pP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3BED0A74" w14:textId="77777777" w:rsidR="008D520A" w:rsidRPr="00BF638D" w:rsidRDefault="008D520A" w:rsidP="00BF638D">
      <w:pPr>
        <w:pStyle w:val="Code"/>
        <w:rPr>
          <w:highlight w:val="white"/>
        </w:rPr>
      </w:pPr>
    </w:p>
    <w:p w14:paraId="0FB6CA34" w14:textId="77777777" w:rsidR="008D520A" w:rsidRPr="00BF638D" w:rsidRDefault="008D520A" w:rsidP="00BF638D">
      <w:pPr>
        <w:pStyle w:val="Code"/>
        <w:rPr>
          <w:highlight w:val="white"/>
        </w:rPr>
      </w:pPr>
      <w:r w:rsidRPr="00BF638D">
        <w:rPr>
          <w:highlight w:val="white"/>
        </w:rPr>
        <w:t xml:space="preserve">      Register resultRegister, discardRegister;</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77777777" w:rsidR="008D520A" w:rsidRPr="00BF638D" w:rsidRDefault="008D520A" w:rsidP="00BF638D">
      <w:pPr>
        <w:pStyle w:val="Code"/>
        <w:rPr>
          <w:highlight w:val="white"/>
        </w:rPr>
      </w:pP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645000B2" w14:textId="77777777" w:rsidR="008D520A" w:rsidRPr="00BF638D" w:rsidRDefault="008D520A" w:rsidP="00BF638D">
      <w:pPr>
        <w:pStyle w:val="Code"/>
        <w:rPr>
          <w:highlight w:val="white"/>
        </w:rPr>
      </w:pPr>
      <w:r w:rsidRPr="00BF638D">
        <w:rPr>
          <w:highlight w:val="white"/>
        </w:rPr>
        <w:t xml:space="preserve">      if (resultSymbol.IsTemporary() &amp;&amp;</w:t>
      </w:r>
    </w:p>
    <w:p w14:paraId="6C378860" w14:textId="77777777" w:rsidR="008D520A" w:rsidRPr="00BF638D" w:rsidRDefault="008D520A" w:rsidP="00BF638D">
      <w:pPr>
        <w:pStyle w:val="Code"/>
        <w:rPr>
          <w:highlight w:val="white"/>
        </w:rPr>
      </w:pPr>
      <w:r w:rsidRPr="00BF638D">
        <w:rPr>
          <w:highlight w:val="white"/>
        </w:rPr>
        <w:t xml:space="preserve">          (resultSymbol.AddressSymbol == null)) {</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D627748" w14:textId="77777777"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77777777" w:rsidR="008D520A" w:rsidRPr="00BF638D" w:rsidRDefault="008D520A" w:rsidP="00BF638D">
      <w:pPr>
        <w:pStyle w:val="Code"/>
        <w:rPr>
          <w:highlight w:val="white"/>
        </w:rPr>
      </w:pPr>
    </w:p>
    <w:p w14:paraId="3AB5C449" w14:textId="77777777" w:rsidR="008D520A" w:rsidRPr="00BF638D" w:rsidRDefault="008D520A" w:rsidP="00BF638D">
      <w:pPr>
        <w:pStyle w:val="Code"/>
        <w:rPr>
          <w:highlight w:val="white"/>
        </w:rPr>
      </w:pPr>
      <w:r w:rsidRPr="00BF638D">
        <w:rPr>
          <w:highlight w:val="white"/>
        </w:rPr>
        <w:t xml:space="preserve">      Track otherTrack = new Track(resultSymbol, discardRegister);</w:t>
      </w:r>
    </w:p>
    <w:p w14:paraId="6A380001" w14:textId="5FDF78D2" w:rsidR="008D520A" w:rsidRPr="00BF638D" w:rsidRDefault="008D520A" w:rsidP="00BF638D">
      <w:pPr>
        <w:pStyle w:val="Code"/>
        <w:rPr>
          <w:highlight w:val="white"/>
        </w:rPr>
      </w:pPr>
      <w:r w:rsidRPr="00BF638D">
        <w:rPr>
          <w:highlight w:val="white"/>
        </w:rPr>
        <w:t xml:space="preserve">      AddAssemblyCode(AssemblyOperator.empty, otherTrack);</w:t>
      </w:r>
    </w:p>
    <w:p w14:paraId="1E6E14BE" w14:textId="0AB4896E" w:rsidR="008D520A" w:rsidRPr="00BF638D" w:rsidRDefault="008D520A" w:rsidP="00BF638D">
      <w:pPr>
        <w:pStyle w:val="Code"/>
        <w:rPr>
          <w:highlight w:val="white"/>
        </w:rPr>
      </w:pPr>
      <w:r w:rsidRPr="00BF638D">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0329781E"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The difference compared with the integral binary method is that we do not clear the symbol from the track map. The idea is that the first case statement load the switch symbol into a register, and that we use that register in all the case statement of the switch statement.</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77777777" w:rsidR="00943F9A" w:rsidRPr="00943F9A" w:rsidRDefault="00943F9A" w:rsidP="00943F9A">
      <w:pPr>
        <w:pStyle w:val="Code"/>
        <w:rPr>
          <w:highlight w:val="white"/>
        </w:rPr>
      </w:pPr>
      <w:r w:rsidRPr="00943F9A">
        <w:rPr>
          <w:highlight w:val="white"/>
        </w:rPr>
        <w:lastRenderedPageBreak/>
        <w:t xml:space="preserve">      Track switchTrack;</w:t>
      </w:r>
    </w:p>
    <w:p w14:paraId="5E6E5AD3" w14:textId="77777777" w:rsidR="00943F9A" w:rsidRPr="00943F9A" w:rsidRDefault="00943F9A" w:rsidP="00943F9A">
      <w:pPr>
        <w:pStyle w:val="Code"/>
        <w:rPr>
          <w:highlight w:val="white"/>
        </w:rPr>
      </w:pPr>
    </w:p>
    <w:p w14:paraId="4A9F288B" w14:textId="77777777" w:rsidR="00943F9A" w:rsidRPr="00943F9A" w:rsidRDefault="00943F9A" w:rsidP="00943F9A">
      <w:pPr>
        <w:pStyle w:val="Code"/>
        <w:rPr>
          <w:highlight w:val="white"/>
        </w:rPr>
      </w:pPr>
      <w:r w:rsidRPr="00943F9A">
        <w:rPr>
          <w:highlight w:val="white"/>
        </w:rPr>
        <w:t xml:space="preserve">      if (m_trackMap.ContainsKey(switchSymbol)) {</w:t>
      </w:r>
    </w:p>
    <w:p w14:paraId="56E338CF" w14:textId="77777777" w:rsidR="00943F9A" w:rsidRPr="00943F9A" w:rsidRDefault="00943F9A" w:rsidP="00943F9A">
      <w:pPr>
        <w:pStyle w:val="Code"/>
        <w:rPr>
          <w:highlight w:val="white"/>
        </w:rPr>
      </w:pPr>
      <w:r w:rsidRPr="00943F9A">
        <w:rPr>
          <w:highlight w:val="white"/>
        </w:rPr>
        <w:t xml:space="preserve">        switchTrack = m_trackMap[switchSymbol];</w:t>
      </w:r>
    </w:p>
    <w:p w14:paraId="66072EA5" w14:textId="77777777" w:rsidR="00943F9A" w:rsidRPr="00943F9A" w:rsidRDefault="00943F9A" w:rsidP="00943F9A">
      <w:pPr>
        <w:pStyle w:val="Code"/>
        <w:rPr>
          <w:highlight w:val="white"/>
        </w:rPr>
      </w:pPr>
      <w:r w:rsidRPr="00943F9A">
        <w:rPr>
          <w:highlight w:val="white"/>
        </w:rPr>
        <w:t xml:space="preserve">      }</w:t>
      </w:r>
    </w:p>
    <w:p w14:paraId="3C955ACA" w14:textId="77777777" w:rsidR="00943F9A" w:rsidRPr="00943F9A" w:rsidRDefault="00943F9A" w:rsidP="00943F9A">
      <w:pPr>
        <w:pStyle w:val="Code"/>
        <w:rPr>
          <w:highlight w:val="white"/>
        </w:rPr>
      </w:pPr>
      <w:r w:rsidRPr="00943F9A">
        <w:rPr>
          <w:highlight w:val="white"/>
        </w:rPr>
        <w:t xml:space="preserve">      else {</w:t>
      </w:r>
    </w:p>
    <w:p w14:paraId="48C8D1F9" w14:textId="77777777" w:rsidR="00943F9A" w:rsidRPr="00943F9A" w:rsidRDefault="00943F9A" w:rsidP="00943F9A">
      <w:pPr>
        <w:pStyle w:val="Code"/>
        <w:rPr>
          <w:highlight w:val="white"/>
        </w:rPr>
      </w:pPr>
      <w:r w:rsidRPr="00943F9A">
        <w:rPr>
          <w:highlight w:val="white"/>
        </w:rPr>
        <w:t xml:space="preserve">        switchTrack = new Track(switchSymbol);</w:t>
      </w:r>
    </w:p>
    <w:p w14:paraId="5B2C0816" w14:textId="77777777" w:rsidR="00943F9A" w:rsidRPr="00943F9A" w:rsidRDefault="00943F9A" w:rsidP="00943F9A">
      <w:pPr>
        <w:pStyle w:val="Code"/>
        <w:rPr>
          <w:highlight w:val="white"/>
        </w:rPr>
      </w:pPr>
      <w:r w:rsidRPr="00943F9A">
        <w:rPr>
          <w:highlight w:val="white"/>
        </w:rPr>
        <w:t xml:space="preserve">        m_trackMap.Add(switchSymbol, switchTrack);</w:t>
      </w:r>
    </w:p>
    <w:p w14:paraId="433F0A89" w14:textId="77777777" w:rsidR="00943F9A" w:rsidRPr="00943F9A" w:rsidRDefault="00943F9A" w:rsidP="00943F9A">
      <w:pPr>
        <w:pStyle w:val="Code"/>
        <w:rPr>
          <w:highlight w:val="white"/>
        </w:rPr>
      </w:pPr>
      <w:r w:rsidRPr="00943F9A">
        <w:rPr>
          <w:highlight w:val="white"/>
        </w:rPr>
        <w:t xml:space="preserve">        AddAssemblyCode(AssemblyOperator.mov, switchTrack,</w:t>
      </w:r>
    </w:p>
    <w:p w14:paraId="6483FBBD" w14:textId="77777777" w:rsidR="00943F9A" w:rsidRPr="00943F9A" w:rsidRDefault="00943F9A" w:rsidP="00943F9A">
      <w:pPr>
        <w:pStyle w:val="Code"/>
        <w:rPr>
          <w:highlight w:val="white"/>
        </w:rPr>
      </w:pPr>
      <w:r w:rsidRPr="00943F9A">
        <w:rPr>
          <w:highlight w:val="white"/>
        </w:rPr>
        <w:t xml:space="preserve">                        Base(switchSymbol), Offset(switchSymbol));</w:t>
      </w:r>
    </w:p>
    <w:p w14:paraId="365D76ED" w14:textId="77777777" w:rsidR="00943F9A" w:rsidRPr="00943F9A" w:rsidRDefault="00943F9A" w:rsidP="00943F9A">
      <w:pPr>
        <w:pStyle w:val="Code"/>
        <w:rPr>
          <w:highlight w:val="white"/>
        </w:rPr>
      </w:pPr>
      <w:r w:rsidRPr="00943F9A">
        <w:rPr>
          <w:highlight w:val="white"/>
        </w:rPr>
        <w:t xml:space="preserve">      }</w:t>
      </w:r>
    </w:p>
    <w:p w14:paraId="3AA81FD7" w14:textId="77777777" w:rsidR="00943F9A" w:rsidRPr="00943F9A" w:rsidRDefault="00943F9A" w:rsidP="00943F9A">
      <w:pPr>
        <w:pStyle w:val="Code"/>
        <w:rPr>
          <w:highlight w:val="white"/>
        </w:rPr>
      </w:pP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1E07A0E6" w14:textId="533ECC87" w:rsidR="00392E21" w:rsidRPr="00943F9A" w:rsidRDefault="00392E21" w:rsidP="000D21FE">
      <w:pPr>
        <w:rPr>
          <w:highlight w:val="white"/>
        </w:rPr>
      </w:pPr>
      <w:r>
        <w:rPr>
          <w:highlight w:val="white"/>
        </w:rPr>
        <w:t xml:space="preserve">Note that we do not remove the symbol from the </w:t>
      </w:r>
      <w:r w:rsidR="000D21FE">
        <w:rPr>
          <w:highlight w:val="white"/>
        </w:rPr>
        <w:t>track map.</w:t>
      </w:r>
    </w:p>
    <w:p w14:paraId="742F5256" w14:textId="77777777" w:rsidR="00943F9A" w:rsidRPr="00943F9A" w:rsidRDefault="00943F9A" w:rsidP="00943F9A">
      <w:pPr>
        <w:pStyle w:val="Code"/>
        <w:rPr>
          <w:highlight w:val="white"/>
        </w:rPr>
      </w:pPr>
      <w:r w:rsidRPr="00943F9A">
        <w:rPr>
          <w:highlight w:val="white"/>
        </w:rPr>
        <w:t xml:space="preserve">      // Note: no m_trackMap.Remove(symbol);</w:t>
      </w:r>
    </w:p>
    <w:p w14:paraId="56769026" w14:textId="77777777" w:rsidR="00943F9A" w:rsidRPr="00943F9A" w:rsidRDefault="00943F9A" w:rsidP="00943F9A">
      <w:pPr>
        <w:pStyle w:val="Code"/>
        <w:rPr>
          <w:highlight w:val="white"/>
        </w:rPr>
      </w:pPr>
      <w:r w:rsidRPr="00943F9A">
        <w:rPr>
          <w:highlight w:val="white"/>
        </w:rPr>
        <w:t xml:space="preserve">      int target = (int) middleCode[0];</w:t>
      </w:r>
    </w:p>
    <w:p w14:paraId="1D84D2A8" w14:textId="77777777" w:rsidR="00943F9A" w:rsidRPr="00943F9A" w:rsidRDefault="00943F9A" w:rsidP="00943F9A">
      <w:pPr>
        <w:pStyle w:val="Code"/>
        <w:rPr>
          <w:highlight w:val="white"/>
        </w:rPr>
      </w:pPr>
      <w:r w:rsidRPr="00943F9A">
        <w:rPr>
          <w:highlight w:val="white"/>
        </w:rPr>
        <w:t xml:space="preserve">      AddAssemblyCode(AssemblyOperator.je, null, null, target);</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77296A8"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statement. We only remove the switch symbol from the track map.</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1C189808" w14:textId="0D7E835F" w:rsidR="00D935A0" w:rsidRDefault="00791AEE" w:rsidP="00791AEE">
      <w:pPr>
        <w:pStyle w:val="Rubrik3"/>
        <w:rPr>
          <w:highlight w:val="white"/>
        </w:rPr>
      </w:pPr>
      <w:r>
        <w:rPr>
          <w:highlight w:val="white"/>
        </w:rPr>
        <w:t xml:space="preserve">Integral </w:t>
      </w:r>
      <w:r w:rsidR="00EC461A">
        <w:rPr>
          <w:highlight w:val="white"/>
        </w:rPr>
        <w:t>Binary</w:t>
      </w:r>
    </w:p>
    <w:p w14:paraId="27CD652A" w14:textId="77777777" w:rsidR="00521689" w:rsidRPr="00521689" w:rsidRDefault="00521689" w:rsidP="00521689">
      <w:pPr>
        <w:pStyle w:val="Code"/>
        <w:rPr>
          <w:highlight w:val="white"/>
        </w:rPr>
      </w:pPr>
      <w:r w:rsidRPr="00521689">
        <w:rPr>
          <w:highlight w:val="white"/>
        </w:rPr>
        <w:t xml:space="preserve">    public void IntegralBinary(MiddleCode middleCode) {</w:t>
      </w:r>
    </w:p>
    <w:p w14:paraId="0DAED055" w14:textId="77777777" w:rsidR="00521689" w:rsidRPr="00521689" w:rsidRDefault="00521689" w:rsidP="00521689">
      <w:pPr>
        <w:pStyle w:val="Code"/>
        <w:rPr>
          <w:highlight w:val="white"/>
        </w:rPr>
      </w:pPr>
      <w:r w:rsidRPr="00521689">
        <w:rPr>
          <w:highlight w:val="white"/>
        </w:rPr>
        <w:t xml:space="preserve">      Symbol resultSymbol = (Symbol)middleCode[0],</w:t>
      </w:r>
    </w:p>
    <w:p w14:paraId="067AF8B7" w14:textId="77777777" w:rsidR="00521689" w:rsidRPr="00521689" w:rsidRDefault="00521689" w:rsidP="00521689">
      <w:pPr>
        <w:pStyle w:val="Code"/>
        <w:rPr>
          <w:highlight w:val="white"/>
        </w:rPr>
      </w:pPr>
      <w:r w:rsidRPr="00521689">
        <w:rPr>
          <w:highlight w:val="white"/>
        </w:rPr>
        <w:t xml:space="preserve">             leftSymbol = (Symbol)middleCode[1],</w:t>
      </w:r>
    </w:p>
    <w:p w14:paraId="36A441EC" w14:textId="77777777" w:rsidR="00521689" w:rsidRPr="00521689" w:rsidRDefault="00521689" w:rsidP="00521689">
      <w:pPr>
        <w:pStyle w:val="Code"/>
        <w:rPr>
          <w:highlight w:val="white"/>
        </w:rPr>
      </w:pPr>
      <w:r w:rsidRPr="00521689">
        <w:rPr>
          <w:highlight w:val="white"/>
        </w:rPr>
        <w:t xml:space="preserve">             rightSymbol = (Symbol)middleCode[2];</w:t>
      </w:r>
    </w:p>
    <w:p w14:paraId="7CFBFB51" w14:textId="77777777" w:rsidR="00521689" w:rsidRDefault="00521689" w:rsidP="00521689">
      <w:pPr>
        <w:pStyle w:val="Code"/>
        <w:rPr>
          <w:highlight w:val="white"/>
        </w:rPr>
      </w:pPr>
      <w:r w:rsidRPr="00521689">
        <w:rPr>
          <w:highlight w:val="white"/>
        </w:rPr>
        <w:t xml:space="preserve">      IntegralBinary(middleCode.Operator, resultSymbol,</w:t>
      </w:r>
    </w:p>
    <w:p w14:paraId="5681D279" w14:textId="07AC316F" w:rsidR="00521689" w:rsidRPr="00521689" w:rsidRDefault="00521689" w:rsidP="00521689">
      <w:pPr>
        <w:pStyle w:val="Code"/>
        <w:rPr>
          <w:highlight w:val="white"/>
        </w:rPr>
      </w:pPr>
      <w:r>
        <w:rPr>
          <w:highlight w:val="white"/>
        </w:rPr>
        <w:t xml:space="preserve">                    </w:t>
      </w:r>
      <w:r w:rsidRPr="00521689">
        <w:rPr>
          <w:highlight w:val="white"/>
        </w:rPr>
        <w:t xml:space="preserve"> leftSymbol, rightSymbol);</w:t>
      </w:r>
    </w:p>
    <w:p w14:paraId="4D7460B2" w14:textId="77777777" w:rsidR="00521689" w:rsidRPr="00521689" w:rsidRDefault="00521689" w:rsidP="00521689">
      <w:pPr>
        <w:pStyle w:val="Code"/>
        <w:rPr>
          <w:highlight w:val="white"/>
        </w:rPr>
      </w:pPr>
      <w:r w:rsidRPr="00521689">
        <w:rPr>
          <w:highlight w:val="white"/>
        </w:rPr>
        <w:t xml:space="preserve">    }</w:t>
      </w:r>
    </w:p>
    <w:p w14:paraId="04AE665B" w14:textId="77777777" w:rsidR="00521689" w:rsidRPr="00521689" w:rsidRDefault="00521689" w:rsidP="00521689">
      <w:pPr>
        <w:pStyle w:val="Code"/>
        <w:rPr>
          <w:highlight w:val="white"/>
        </w:rPr>
      </w:pPr>
    </w:p>
    <w:p w14:paraId="319974CC" w14:textId="77777777" w:rsidR="00521689" w:rsidRPr="00521689" w:rsidRDefault="00521689" w:rsidP="00521689">
      <w:pPr>
        <w:pStyle w:val="Code"/>
        <w:rPr>
          <w:highlight w:val="white"/>
        </w:rPr>
      </w:pPr>
      <w:r w:rsidRPr="00521689">
        <w:rPr>
          <w:highlight w:val="white"/>
        </w:rPr>
        <w:t xml:space="preserve">    public void IntegralRelation(MiddleCode middleCode) {</w:t>
      </w:r>
    </w:p>
    <w:p w14:paraId="67227160" w14:textId="77777777" w:rsidR="00521689" w:rsidRPr="00521689" w:rsidRDefault="00521689" w:rsidP="00521689">
      <w:pPr>
        <w:pStyle w:val="Code"/>
        <w:rPr>
          <w:highlight w:val="white"/>
        </w:rPr>
      </w:pPr>
      <w:r w:rsidRPr="00521689">
        <w:rPr>
          <w:highlight w:val="white"/>
        </w:rPr>
        <w:t xml:space="preserve">      Symbol leftSymbol = (Symbol) middleCode[1],</w:t>
      </w:r>
    </w:p>
    <w:p w14:paraId="2F6463B7" w14:textId="77777777" w:rsidR="00521689" w:rsidRPr="00521689" w:rsidRDefault="00521689" w:rsidP="00521689">
      <w:pPr>
        <w:pStyle w:val="Code"/>
        <w:rPr>
          <w:highlight w:val="white"/>
        </w:rPr>
      </w:pPr>
      <w:r w:rsidRPr="00521689">
        <w:rPr>
          <w:highlight w:val="white"/>
        </w:rPr>
        <w:t xml:space="preserve">             rightSymbol = (Symbol) middleCode[2];</w:t>
      </w:r>
    </w:p>
    <w:p w14:paraId="39523647" w14:textId="77777777" w:rsidR="00521689" w:rsidRPr="00521689" w:rsidRDefault="00521689" w:rsidP="00521689">
      <w:pPr>
        <w:pStyle w:val="Code"/>
        <w:rPr>
          <w:highlight w:val="white"/>
        </w:rPr>
      </w:pPr>
      <w:r w:rsidRPr="00521689">
        <w:rPr>
          <w:highlight w:val="white"/>
        </w:rPr>
        <w:t xml:space="preserve">      IntegralBinary(MiddleOperator.Compare, null, leftSymbol, rightSymbol);</w:t>
      </w:r>
    </w:p>
    <w:p w14:paraId="21F9109F" w14:textId="77777777" w:rsidR="00521689" w:rsidRPr="00521689" w:rsidRDefault="00521689" w:rsidP="00521689">
      <w:pPr>
        <w:pStyle w:val="Code"/>
        <w:rPr>
          <w:highlight w:val="white"/>
        </w:rPr>
      </w:pPr>
      <w:r w:rsidRPr="00521689">
        <w:rPr>
          <w:highlight w:val="white"/>
        </w:rPr>
        <w:t xml:space="preserve">      AssemblyOperator objectOperator =</w:t>
      </w:r>
    </w:p>
    <w:p w14:paraId="6AFF5A88" w14:textId="77777777" w:rsidR="00521689" w:rsidRPr="00521689" w:rsidRDefault="00521689" w:rsidP="00521689">
      <w:pPr>
        <w:pStyle w:val="Code"/>
        <w:rPr>
          <w:highlight w:val="white"/>
        </w:rPr>
      </w:pPr>
      <w:r w:rsidRPr="00521689">
        <w:rPr>
          <w:highlight w:val="white"/>
        </w:rPr>
        <w:t xml:space="preserve">        m_middleToIntegralMap[middleCode.Operator];</w:t>
      </w:r>
    </w:p>
    <w:p w14:paraId="61410B24" w14:textId="77777777" w:rsidR="00521689" w:rsidRPr="00521689" w:rsidRDefault="00521689" w:rsidP="00521689">
      <w:pPr>
        <w:pStyle w:val="Code"/>
        <w:rPr>
          <w:highlight w:val="white"/>
        </w:rPr>
      </w:pPr>
      <w:r w:rsidRPr="00521689">
        <w:rPr>
          <w:highlight w:val="white"/>
        </w:rPr>
        <w:t xml:space="preserve">      int target = (int) middleCode[0];</w:t>
      </w:r>
    </w:p>
    <w:p w14:paraId="1755481C" w14:textId="77777777" w:rsidR="00521689" w:rsidRPr="00521689" w:rsidRDefault="00521689" w:rsidP="00521689">
      <w:pPr>
        <w:pStyle w:val="Code"/>
        <w:rPr>
          <w:highlight w:val="white"/>
        </w:rPr>
      </w:pPr>
      <w:r w:rsidRPr="00521689">
        <w:rPr>
          <w:highlight w:val="white"/>
        </w:rPr>
        <w:t xml:space="preserve">      AddAssemblyCode(objectOperator, null, null, target);</w:t>
      </w:r>
    </w:p>
    <w:p w14:paraId="3DBC2075" w14:textId="77777777" w:rsidR="00521689" w:rsidRPr="00521689" w:rsidRDefault="00521689" w:rsidP="00521689">
      <w:pPr>
        <w:pStyle w:val="Code"/>
        <w:rPr>
          <w:highlight w:val="white"/>
        </w:rPr>
      </w:pPr>
      <w:r w:rsidRPr="00521689">
        <w:rPr>
          <w:highlight w:val="white"/>
        </w:rPr>
        <w:t xml:space="preserve">    }</w:t>
      </w:r>
    </w:p>
    <w:p w14:paraId="7535EA83" w14:textId="0BD030A6" w:rsidR="00521689" w:rsidRPr="00153062" w:rsidRDefault="008E4E9D" w:rsidP="00C344B1">
      <w:pPr>
        <w:rPr>
          <w:highlight w:val="white"/>
        </w:rPr>
      </w:pPr>
      <w:r>
        <w:rPr>
          <w:highlight w:val="white"/>
        </w:rPr>
        <w:t xml:space="preserve">The </w:t>
      </w:r>
      <w:r w:rsidRPr="00FC387A">
        <w:rPr>
          <w:rStyle w:val="KeyWord0"/>
          <w:highlight w:val="white"/>
        </w:rPr>
        <w:t>IntegralBinary</w:t>
      </w:r>
      <w:r>
        <w:rPr>
          <w:highlight w:val="white"/>
        </w:rPr>
        <w:t xml:space="preserve"> method is central in the</w:t>
      </w:r>
      <w:r w:rsidR="00FC387A">
        <w:rPr>
          <w:highlight w:val="white"/>
        </w:rPr>
        <w:t xml:space="preserve"> assembly code generator.</w:t>
      </w:r>
      <w:r w:rsidR="00C344B1">
        <w:rPr>
          <w:highlight w:val="white"/>
        </w:rPr>
        <w:t xml:space="preserve"> It is called by </w:t>
      </w:r>
      <w:r w:rsidR="00C344B1" w:rsidRPr="00C344B1">
        <w:rPr>
          <w:rStyle w:val="KeyWord0"/>
          <w:highlight w:val="white"/>
        </w:rPr>
        <w:t>IntegralAssign</w:t>
      </w:r>
      <w:r w:rsidR="00C344B1">
        <w:rPr>
          <w:highlight w:val="white"/>
        </w:rPr>
        <w:t xml:space="preserve">, </w:t>
      </w:r>
      <w:r w:rsidR="00C344B1" w:rsidRPr="00C344B1">
        <w:rPr>
          <w:rStyle w:val="KeyWord0"/>
          <w:highlight w:val="white"/>
        </w:rPr>
        <w:t>IntegralParameter</w:t>
      </w:r>
      <w:r w:rsidR="00C344B1">
        <w:rPr>
          <w:highlight w:val="white"/>
        </w:rPr>
        <w:t xml:space="preserve">. We have main two cases: the value of left symbol may be stored in a register, </w:t>
      </w:r>
    </w:p>
    <w:p w14:paraId="53224618" w14:textId="77777777" w:rsidR="00153062" w:rsidRPr="00153062" w:rsidRDefault="00153062" w:rsidP="00153062">
      <w:pPr>
        <w:pStyle w:val="Code"/>
        <w:rPr>
          <w:highlight w:val="white"/>
        </w:rPr>
      </w:pPr>
      <w:r w:rsidRPr="00153062">
        <w:rPr>
          <w:highlight w:val="white"/>
        </w:rPr>
        <w:t xml:space="preserve">    public void IntegralBinary(MiddleOperator middleOperator,</w:t>
      </w:r>
    </w:p>
    <w:p w14:paraId="64E7EEA4" w14:textId="77777777" w:rsidR="00153062" w:rsidRPr="00153062" w:rsidRDefault="00153062" w:rsidP="00153062">
      <w:pPr>
        <w:pStyle w:val="Code"/>
        <w:rPr>
          <w:highlight w:val="white"/>
        </w:rPr>
      </w:pPr>
      <w:r w:rsidRPr="00153062">
        <w:rPr>
          <w:highlight w:val="white"/>
        </w:rPr>
        <w:t xml:space="preserve">                               Symbol resultSymbol,  Symbol leftSymbol,</w:t>
      </w:r>
    </w:p>
    <w:p w14:paraId="30BB074F" w14:textId="77777777" w:rsidR="00153062" w:rsidRPr="00153062" w:rsidRDefault="00153062" w:rsidP="00153062">
      <w:pPr>
        <w:pStyle w:val="Code"/>
        <w:rPr>
          <w:highlight w:val="white"/>
        </w:rPr>
      </w:pPr>
      <w:r w:rsidRPr="00153062">
        <w:rPr>
          <w:highlight w:val="white"/>
        </w:rPr>
        <w:t xml:space="preserve">                               Symbol rightSymbol) {</w:t>
      </w:r>
    </w:p>
    <w:p w14:paraId="12143399" w14:textId="77777777" w:rsidR="00153062" w:rsidRPr="00153062" w:rsidRDefault="00153062" w:rsidP="00153062">
      <w:pPr>
        <w:pStyle w:val="Code"/>
        <w:rPr>
          <w:highlight w:val="white"/>
        </w:rPr>
      </w:pPr>
      <w:r w:rsidRPr="00153062">
        <w:rPr>
          <w:highlight w:val="white"/>
        </w:rPr>
        <w:t xml:space="preserve">      Track leftTrack = null, rightTrack = null;</w:t>
      </w:r>
    </w:p>
    <w:p w14:paraId="2C0C3C84" w14:textId="77777777" w:rsidR="00153062" w:rsidRPr="00153062" w:rsidRDefault="00153062" w:rsidP="00153062">
      <w:pPr>
        <w:pStyle w:val="Code"/>
        <w:rPr>
          <w:highlight w:val="white"/>
        </w:rPr>
      </w:pPr>
      <w:r w:rsidRPr="00153062">
        <w:rPr>
          <w:highlight w:val="white"/>
        </w:rPr>
        <w:t xml:space="preserve">      m_trackMap.TryGetValue(leftSymbol, out leftTrack);</w:t>
      </w:r>
    </w:p>
    <w:p w14:paraId="6C7A55D0" w14:textId="77777777" w:rsidR="00153062" w:rsidRPr="00153062" w:rsidRDefault="00153062" w:rsidP="00153062">
      <w:pPr>
        <w:pStyle w:val="Code"/>
        <w:rPr>
          <w:highlight w:val="white"/>
        </w:rPr>
      </w:pPr>
      <w:r w:rsidRPr="00153062">
        <w:rPr>
          <w:highlight w:val="white"/>
        </w:rPr>
        <w:lastRenderedPageBreak/>
        <w:t xml:space="preserve">      m_trackMap.TryGetValue(rightSymbol, out rightTrack);</w:t>
      </w:r>
    </w:p>
    <w:p w14:paraId="6E744365" w14:textId="77777777" w:rsidR="00153062" w:rsidRPr="00153062" w:rsidRDefault="00153062" w:rsidP="00153062">
      <w:pPr>
        <w:pStyle w:val="Code"/>
        <w:rPr>
          <w:highlight w:val="white"/>
        </w:rPr>
      </w:pPr>
    </w:p>
    <w:p w14:paraId="7D4A776B" w14:textId="77777777" w:rsidR="00153062" w:rsidRPr="00153062" w:rsidRDefault="00153062" w:rsidP="00153062">
      <w:pPr>
        <w:pStyle w:val="Code"/>
        <w:rPr>
          <w:highlight w:val="white"/>
        </w:rPr>
      </w:pPr>
      <w:r w:rsidRPr="00153062">
        <w:rPr>
          <w:highlight w:val="white"/>
        </w:rPr>
        <w:t xml:space="preserve">      if ((leftTrack == null) &amp;&amp;</w:t>
      </w:r>
    </w:p>
    <w:p w14:paraId="2CD43C48" w14:textId="77777777" w:rsidR="00153062" w:rsidRPr="00153062" w:rsidRDefault="00153062" w:rsidP="00153062">
      <w:pPr>
        <w:pStyle w:val="Code"/>
        <w:rPr>
          <w:highlight w:val="white"/>
        </w:rPr>
      </w:pPr>
      <w:r w:rsidRPr="00153062">
        <w:rPr>
          <w:highlight w:val="white"/>
        </w:rPr>
        <w:t xml:space="preserve">          (leftSymbol.Type.IsArrayFunctionOrString() ||</w:t>
      </w:r>
    </w:p>
    <w:p w14:paraId="65196C19" w14:textId="77777777" w:rsidR="00153062" w:rsidRPr="00153062" w:rsidRDefault="00153062" w:rsidP="00153062">
      <w:pPr>
        <w:pStyle w:val="Code"/>
        <w:rPr>
          <w:highlight w:val="white"/>
        </w:rPr>
      </w:pPr>
      <w:r w:rsidRPr="00153062">
        <w:rPr>
          <w:highlight w:val="white"/>
        </w:rPr>
        <w:t xml:space="preserve">           (leftSymbol.Value is StaticAddress))) {</w:t>
      </w:r>
    </w:p>
    <w:p w14:paraId="1B54E209" w14:textId="77777777" w:rsidR="00153062" w:rsidRPr="00153062" w:rsidRDefault="00153062" w:rsidP="00153062">
      <w:pPr>
        <w:pStyle w:val="Code"/>
        <w:rPr>
          <w:highlight w:val="white"/>
        </w:rPr>
      </w:pPr>
      <w:r w:rsidRPr="00153062">
        <w:rPr>
          <w:highlight w:val="white"/>
        </w:rPr>
        <w:t xml:space="preserve">        leftTrack = LoadValueToRegister(leftSymbol);</w:t>
      </w:r>
    </w:p>
    <w:p w14:paraId="22703CC7" w14:textId="77777777" w:rsidR="00153062" w:rsidRPr="00153062" w:rsidRDefault="00153062" w:rsidP="00153062">
      <w:pPr>
        <w:pStyle w:val="Code"/>
        <w:rPr>
          <w:highlight w:val="white"/>
        </w:rPr>
      </w:pPr>
      <w:r w:rsidRPr="00153062">
        <w:rPr>
          <w:highlight w:val="white"/>
        </w:rPr>
        <w:t xml:space="preserve">      }</w:t>
      </w:r>
    </w:p>
    <w:p w14:paraId="46D85909" w14:textId="77777777" w:rsidR="00153062" w:rsidRPr="00153062" w:rsidRDefault="00153062" w:rsidP="00153062">
      <w:pPr>
        <w:pStyle w:val="Code"/>
        <w:rPr>
          <w:highlight w:val="white"/>
        </w:rPr>
      </w:pPr>
    </w:p>
    <w:p w14:paraId="74DC97B1" w14:textId="77777777" w:rsidR="00153062" w:rsidRPr="00153062" w:rsidRDefault="00153062" w:rsidP="00153062">
      <w:pPr>
        <w:pStyle w:val="Code"/>
        <w:rPr>
          <w:highlight w:val="white"/>
        </w:rPr>
      </w:pPr>
      <w:r w:rsidRPr="00153062">
        <w:rPr>
          <w:highlight w:val="white"/>
        </w:rPr>
        <w:t xml:space="preserve">      if ((rightTrack == null) &amp;&amp;</w:t>
      </w:r>
    </w:p>
    <w:p w14:paraId="4DB450F2" w14:textId="77777777" w:rsidR="00153062" w:rsidRPr="00153062" w:rsidRDefault="00153062" w:rsidP="00153062">
      <w:pPr>
        <w:pStyle w:val="Code"/>
        <w:rPr>
          <w:highlight w:val="white"/>
        </w:rPr>
      </w:pPr>
      <w:r w:rsidRPr="00153062">
        <w:rPr>
          <w:highlight w:val="white"/>
        </w:rPr>
        <w:t xml:space="preserve">          (middleOperator != MiddleOperator.BinaryAdd) &amp;&amp;</w:t>
      </w:r>
    </w:p>
    <w:p w14:paraId="19922045" w14:textId="77777777" w:rsidR="00153062" w:rsidRPr="00153062" w:rsidRDefault="00153062" w:rsidP="00153062">
      <w:pPr>
        <w:pStyle w:val="Code"/>
        <w:rPr>
          <w:highlight w:val="white"/>
        </w:rPr>
      </w:pPr>
      <w:r w:rsidRPr="00153062">
        <w:rPr>
          <w:highlight w:val="white"/>
        </w:rPr>
        <w:t xml:space="preserve">          (middleOperator != MiddleOperator.BinarySubtract) &amp;&amp;</w:t>
      </w:r>
    </w:p>
    <w:p w14:paraId="15ECAE11" w14:textId="77777777" w:rsidR="00153062" w:rsidRPr="00153062" w:rsidRDefault="00153062" w:rsidP="00153062">
      <w:pPr>
        <w:pStyle w:val="Code"/>
        <w:rPr>
          <w:highlight w:val="white"/>
        </w:rPr>
      </w:pPr>
      <w:r w:rsidRPr="00153062">
        <w:rPr>
          <w:highlight w:val="white"/>
        </w:rPr>
        <w:t xml:space="preserve">          ((rightSymbol.Value is StaticAddress) &amp;&amp;</w:t>
      </w:r>
    </w:p>
    <w:p w14:paraId="33DE8217" w14:textId="77777777" w:rsidR="00153062" w:rsidRPr="00153062" w:rsidRDefault="00153062" w:rsidP="00153062">
      <w:pPr>
        <w:pStyle w:val="Code"/>
        <w:rPr>
          <w:highlight w:val="white"/>
        </w:rPr>
      </w:pPr>
      <w:r w:rsidRPr="00153062">
        <w:rPr>
          <w:highlight w:val="white"/>
        </w:rPr>
        <w:t xml:space="preserve">           (((StaticAddress) rightSymbol.Value).Offset != 0)) ||</w:t>
      </w:r>
    </w:p>
    <w:p w14:paraId="7A3183DE" w14:textId="77777777" w:rsidR="00153062" w:rsidRPr="00153062" w:rsidRDefault="00153062" w:rsidP="00153062">
      <w:pPr>
        <w:pStyle w:val="Code"/>
        <w:rPr>
          <w:highlight w:val="white"/>
        </w:rPr>
      </w:pPr>
      <w:r w:rsidRPr="00153062">
        <w:rPr>
          <w:highlight w:val="white"/>
        </w:rPr>
        <w:t xml:space="preserve">          (rightSymbol.IsAutoOrRegister() &amp;&amp;</w:t>
      </w:r>
    </w:p>
    <w:p w14:paraId="589CE1D8" w14:textId="77777777" w:rsidR="00153062" w:rsidRPr="00153062" w:rsidRDefault="00153062" w:rsidP="00153062">
      <w:pPr>
        <w:pStyle w:val="Code"/>
        <w:rPr>
          <w:highlight w:val="white"/>
        </w:rPr>
      </w:pPr>
      <w:r w:rsidRPr="00153062">
        <w:rPr>
          <w:highlight w:val="white"/>
        </w:rPr>
        <w:t xml:space="preserve">           rightSymbol.Type.IsArray())) {</w:t>
      </w:r>
    </w:p>
    <w:p w14:paraId="15910199" w14:textId="77777777" w:rsidR="00153062" w:rsidRPr="00153062" w:rsidRDefault="00153062" w:rsidP="00153062">
      <w:pPr>
        <w:pStyle w:val="Code"/>
        <w:rPr>
          <w:highlight w:val="white"/>
        </w:rPr>
      </w:pPr>
      <w:r w:rsidRPr="00153062">
        <w:rPr>
          <w:highlight w:val="white"/>
        </w:rPr>
        <w:t xml:space="preserve">        rightTrack = LoadValueToRegister(rightSymbol);</w:t>
      </w:r>
    </w:p>
    <w:p w14:paraId="76F71429" w14:textId="77777777" w:rsidR="00153062" w:rsidRPr="00153062" w:rsidRDefault="00153062" w:rsidP="00153062">
      <w:pPr>
        <w:pStyle w:val="Code"/>
        <w:rPr>
          <w:highlight w:val="white"/>
        </w:rPr>
      </w:pPr>
      <w:r w:rsidRPr="00153062">
        <w:rPr>
          <w:highlight w:val="white"/>
        </w:rPr>
        <w:t xml:space="preserve">      }</w:t>
      </w:r>
    </w:p>
    <w:p w14:paraId="7FCD50F7" w14:textId="77777777" w:rsidR="00153062" w:rsidRPr="00153062" w:rsidRDefault="00153062" w:rsidP="00153062">
      <w:pPr>
        <w:pStyle w:val="Code"/>
        <w:rPr>
          <w:highlight w:val="white"/>
        </w:rPr>
      </w:pPr>
    </w:p>
    <w:p w14:paraId="02A81F7A" w14:textId="77777777" w:rsidR="00153062" w:rsidRPr="00153062" w:rsidRDefault="00153062" w:rsidP="00153062">
      <w:pPr>
        <w:pStyle w:val="Code"/>
        <w:rPr>
          <w:highlight w:val="white"/>
        </w:rPr>
      </w:pPr>
      <w:r w:rsidRPr="00153062">
        <w:rPr>
          <w:highlight w:val="white"/>
        </w:rPr>
        <w:t xml:space="preserve">      if ((resultSymbol != null) &amp;&amp; (resultSymbol != leftSymbol)) {</w:t>
      </w:r>
    </w:p>
    <w:p w14:paraId="06CC35A9" w14:textId="77777777" w:rsidR="00153062" w:rsidRPr="00153062" w:rsidRDefault="00153062" w:rsidP="00153062">
      <w:pPr>
        <w:pStyle w:val="Code"/>
        <w:rPr>
          <w:highlight w:val="white"/>
        </w:rPr>
      </w:pPr>
      <w:r w:rsidRPr="00153062">
        <w:rPr>
          <w:highlight w:val="white"/>
        </w:rPr>
        <w:t xml:space="preserve">        leftTrack = LoadValueToRegister(leftSymbol);</w:t>
      </w:r>
    </w:p>
    <w:p w14:paraId="6333398F" w14:textId="77777777" w:rsidR="00153062" w:rsidRPr="00153062" w:rsidRDefault="00153062" w:rsidP="00153062">
      <w:pPr>
        <w:pStyle w:val="Code"/>
        <w:rPr>
          <w:highlight w:val="white"/>
        </w:rPr>
      </w:pPr>
      <w:r w:rsidRPr="00153062">
        <w:rPr>
          <w:highlight w:val="white"/>
        </w:rPr>
        <w:t xml:space="preserve">      }</w:t>
      </w:r>
    </w:p>
    <w:p w14:paraId="3F341761" w14:textId="77777777" w:rsidR="00153062" w:rsidRPr="00153062" w:rsidRDefault="00153062" w:rsidP="00153062">
      <w:pPr>
        <w:pStyle w:val="Code"/>
        <w:rPr>
          <w:highlight w:val="white"/>
        </w:rPr>
      </w:pPr>
    </w:p>
    <w:p w14:paraId="4C71B922" w14:textId="77777777" w:rsidR="00153062" w:rsidRPr="00153062" w:rsidRDefault="00153062" w:rsidP="00153062">
      <w:pPr>
        <w:pStyle w:val="Code"/>
        <w:rPr>
          <w:highlight w:val="white"/>
        </w:rPr>
      </w:pPr>
      <w:r w:rsidRPr="00153062">
        <w:rPr>
          <w:highlight w:val="white"/>
        </w:rPr>
        <w:t xml:space="preserve">      if (MiddleCode.IsShift(middleOperator)) {</w:t>
      </w:r>
    </w:p>
    <w:p w14:paraId="41D81F79" w14:textId="77777777" w:rsidR="00153062" w:rsidRPr="00153062" w:rsidRDefault="00153062" w:rsidP="00153062">
      <w:pPr>
        <w:pStyle w:val="Code"/>
        <w:rPr>
          <w:highlight w:val="white"/>
        </w:rPr>
      </w:pPr>
      <w:r w:rsidRPr="00153062">
        <w:rPr>
          <w:highlight w:val="white"/>
        </w:rPr>
        <w:t xml:space="preserve">        rightTrack =</w:t>
      </w:r>
    </w:p>
    <w:p w14:paraId="1B3C41CC" w14:textId="77777777" w:rsidR="00153062" w:rsidRPr="00153062" w:rsidRDefault="00153062" w:rsidP="00153062">
      <w:pPr>
        <w:pStyle w:val="Code"/>
        <w:rPr>
          <w:highlight w:val="white"/>
        </w:rPr>
      </w:pPr>
      <w:r w:rsidRPr="00153062">
        <w:rPr>
          <w:highlight w:val="white"/>
        </w:rPr>
        <w:t xml:space="preserve">          LoadValueToRegister(rightSymbol, AssemblyCode.ShiftRegister);</w:t>
      </w:r>
    </w:p>
    <w:p w14:paraId="71B4E49B" w14:textId="77777777" w:rsidR="00153062" w:rsidRPr="00153062" w:rsidRDefault="00153062" w:rsidP="00153062">
      <w:pPr>
        <w:pStyle w:val="Code"/>
        <w:rPr>
          <w:highlight w:val="white"/>
        </w:rPr>
      </w:pPr>
      <w:r w:rsidRPr="00153062">
        <w:rPr>
          <w:highlight w:val="white"/>
        </w:rPr>
        <w:t xml:space="preserve">      }</w:t>
      </w:r>
    </w:p>
    <w:p w14:paraId="43B302AC" w14:textId="77777777" w:rsidR="00153062" w:rsidRPr="00153062" w:rsidRDefault="00153062" w:rsidP="00153062">
      <w:pPr>
        <w:pStyle w:val="Code"/>
        <w:rPr>
          <w:highlight w:val="white"/>
        </w:rPr>
      </w:pPr>
    </w:p>
    <w:p w14:paraId="2B6EE601" w14:textId="77777777" w:rsidR="003749BF" w:rsidRPr="00153062" w:rsidRDefault="003749BF" w:rsidP="003749BF">
      <w:pPr>
        <w:pStyle w:val="Code"/>
        <w:rPr>
          <w:highlight w:val="white"/>
        </w:rPr>
      </w:pPr>
      <w:r w:rsidRPr="00153062">
        <w:rPr>
          <w:highlight w:val="white"/>
        </w:rPr>
        <w:t xml:space="preserve">      int typeSize = leftSymbol.Type.Size();</w:t>
      </w:r>
    </w:p>
    <w:p w14:paraId="457A5DC5" w14:textId="77777777" w:rsidR="00153062" w:rsidRPr="00153062" w:rsidRDefault="00153062" w:rsidP="00153062">
      <w:pPr>
        <w:pStyle w:val="Code"/>
        <w:rPr>
          <w:highlight w:val="white"/>
        </w:rPr>
      </w:pPr>
      <w:r w:rsidRPr="00153062">
        <w:rPr>
          <w:highlight w:val="white"/>
        </w:rPr>
        <w:t xml:space="preserve">      AssemblyOperator objectOperator = m_middleToIntegralMap[middleOperator];</w:t>
      </w:r>
    </w:p>
    <w:p w14:paraId="026C2DE1" w14:textId="77777777" w:rsidR="00153062" w:rsidRPr="00153062" w:rsidRDefault="00153062" w:rsidP="00153062">
      <w:pPr>
        <w:pStyle w:val="Code"/>
        <w:rPr>
          <w:highlight w:val="white"/>
        </w:rPr>
      </w:pPr>
      <w:r w:rsidRPr="00153062">
        <w:rPr>
          <w:highlight w:val="white"/>
        </w:rPr>
        <w:t xml:space="preserve">      Assert.ErrorXXX(!(leftSymbol.Value is BigInteger));</w:t>
      </w:r>
    </w:p>
    <w:p w14:paraId="0B28C604" w14:textId="77777777" w:rsidR="00153062" w:rsidRPr="00153062" w:rsidRDefault="00153062" w:rsidP="00153062">
      <w:pPr>
        <w:pStyle w:val="Code"/>
        <w:rPr>
          <w:highlight w:val="white"/>
        </w:rPr>
      </w:pPr>
    </w:p>
    <w:p w14:paraId="3641408D" w14:textId="77777777" w:rsidR="00153062" w:rsidRPr="00153062" w:rsidRDefault="00153062" w:rsidP="00153062">
      <w:pPr>
        <w:pStyle w:val="Code"/>
        <w:rPr>
          <w:highlight w:val="white"/>
        </w:rPr>
      </w:pPr>
      <w:r w:rsidRPr="00153062">
        <w:rPr>
          <w:highlight w:val="white"/>
        </w:rPr>
        <w:t xml:space="preserve">      if (leftTrack != null) {</w:t>
      </w:r>
    </w:p>
    <w:p w14:paraId="00563B6E" w14:textId="77777777" w:rsidR="00153062" w:rsidRPr="00153062" w:rsidRDefault="00153062" w:rsidP="00153062">
      <w:pPr>
        <w:pStyle w:val="Code"/>
        <w:rPr>
          <w:highlight w:val="white"/>
        </w:rPr>
      </w:pPr>
      <w:r w:rsidRPr="00153062">
        <w:rPr>
          <w:highlight w:val="white"/>
        </w:rPr>
        <w:t xml:space="preserve">        if (rightTrack != null) {</w:t>
      </w:r>
    </w:p>
    <w:p w14:paraId="0732A9D4" w14:textId="77777777" w:rsidR="00153062" w:rsidRPr="00153062" w:rsidRDefault="00153062" w:rsidP="00153062">
      <w:pPr>
        <w:pStyle w:val="Code"/>
        <w:rPr>
          <w:highlight w:val="white"/>
        </w:rPr>
      </w:pPr>
      <w:r w:rsidRPr="00153062">
        <w:rPr>
          <w:highlight w:val="white"/>
        </w:rPr>
        <w:t xml:space="preserve">          AddAssemblyCode(objectOperator, leftTrack, rightTrack);</w:t>
      </w:r>
    </w:p>
    <w:p w14:paraId="3DA9ECB4" w14:textId="77777777" w:rsidR="00153062" w:rsidRPr="00153062" w:rsidRDefault="00153062" w:rsidP="00153062">
      <w:pPr>
        <w:pStyle w:val="Code"/>
        <w:rPr>
          <w:highlight w:val="white"/>
        </w:rPr>
      </w:pPr>
      <w:r w:rsidRPr="00153062">
        <w:rPr>
          <w:highlight w:val="white"/>
        </w:rPr>
        <w:t xml:space="preserve">        }</w:t>
      </w:r>
    </w:p>
    <w:p w14:paraId="3AEA9092" w14:textId="77777777" w:rsidR="00153062" w:rsidRPr="00153062" w:rsidRDefault="00153062" w:rsidP="00153062">
      <w:pPr>
        <w:pStyle w:val="Code"/>
        <w:rPr>
          <w:highlight w:val="white"/>
        </w:rPr>
      </w:pPr>
      <w:r w:rsidRPr="00153062">
        <w:rPr>
          <w:highlight w:val="white"/>
        </w:rPr>
        <w:t xml:space="preserve">        else if (rightSymbol.Value is BigInteger) {</w:t>
      </w:r>
    </w:p>
    <w:p w14:paraId="53B8FDC4" w14:textId="77777777" w:rsidR="00153062" w:rsidRPr="00153062" w:rsidRDefault="00153062" w:rsidP="00153062">
      <w:pPr>
        <w:pStyle w:val="Code"/>
        <w:rPr>
          <w:highlight w:val="white"/>
        </w:rPr>
      </w:pPr>
      <w:r w:rsidRPr="00153062">
        <w:rPr>
          <w:highlight w:val="white"/>
        </w:rPr>
        <w:t xml:space="preserve">          AddAssemblyCode(objectOperator, leftTrack, rightSymbol.Value);</w:t>
      </w:r>
    </w:p>
    <w:p w14:paraId="7AEC220A" w14:textId="77777777" w:rsidR="00153062" w:rsidRPr="00153062" w:rsidRDefault="00153062" w:rsidP="00153062">
      <w:pPr>
        <w:pStyle w:val="Code"/>
        <w:rPr>
          <w:highlight w:val="white"/>
        </w:rPr>
      </w:pPr>
      <w:r w:rsidRPr="00153062">
        <w:rPr>
          <w:highlight w:val="white"/>
        </w:rPr>
        <w:t xml:space="preserve">        }</w:t>
      </w:r>
    </w:p>
    <w:p w14:paraId="4FE2D1AB" w14:textId="77777777" w:rsidR="00153062" w:rsidRPr="00153062" w:rsidRDefault="00153062" w:rsidP="00153062">
      <w:pPr>
        <w:pStyle w:val="Code"/>
        <w:rPr>
          <w:highlight w:val="white"/>
        </w:rPr>
      </w:pPr>
      <w:r w:rsidRPr="00153062">
        <w:rPr>
          <w:highlight w:val="white"/>
        </w:rPr>
        <w:t xml:space="preserve">        else if (rightSymbol.Type.IsArrayFunctionOrString() ||</w:t>
      </w:r>
    </w:p>
    <w:p w14:paraId="4B9266A9" w14:textId="77777777" w:rsidR="00153062" w:rsidRPr="00153062" w:rsidRDefault="00153062" w:rsidP="00153062">
      <w:pPr>
        <w:pStyle w:val="Code"/>
        <w:rPr>
          <w:highlight w:val="white"/>
        </w:rPr>
      </w:pPr>
      <w:r w:rsidRPr="00153062">
        <w:rPr>
          <w:highlight w:val="white"/>
        </w:rPr>
        <w:t xml:space="preserve">                 (rightSymbol.Value is StaticAddress)) {</w:t>
      </w:r>
    </w:p>
    <w:p w14:paraId="4A793D8E" w14:textId="77777777" w:rsidR="00153062" w:rsidRPr="00153062" w:rsidRDefault="00153062" w:rsidP="00153062">
      <w:pPr>
        <w:pStyle w:val="Code"/>
        <w:rPr>
          <w:highlight w:val="white"/>
        </w:rPr>
      </w:pPr>
      <w:r w:rsidRPr="00153062">
        <w:rPr>
          <w:highlight w:val="white"/>
        </w:rPr>
        <w:t xml:space="preserve">          AddAssemblyCode(objectOperator, leftTrack, Base(rightSymbol));</w:t>
      </w:r>
    </w:p>
    <w:p w14:paraId="283B5A76" w14:textId="77777777" w:rsidR="00153062" w:rsidRPr="00153062" w:rsidRDefault="00153062" w:rsidP="00153062">
      <w:pPr>
        <w:pStyle w:val="Code"/>
        <w:rPr>
          <w:highlight w:val="white"/>
        </w:rPr>
      </w:pPr>
    </w:p>
    <w:p w14:paraId="080A2D99" w14:textId="77777777" w:rsidR="00153062" w:rsidRPr="00153062" w:rsidRDefault="00153062" w:rsidP="00153062">
      <w:pPr>
        <w:pStyle w:val="Code"/>
        <w:rPr>
          <w:highlight w:val="white"/>
        </w:rPr>
      </w:pPr>
      <w:r w:rsidRPr="00153062">
        <w:rPr>
          <w:highlight w:val="white"/>
        </w:rPr>
        <w:t xml:space="preserve">          int rightOffset = Offset(rightSymbol);</w:t>
      </w:r>
    </w:p>
    <w:p w14:paraId="0983FA10" w14:textId="77777777" w:rsidR="00153062" w:rsidRPr="00153062" w:rsidRDefault="00153062" w:rsidP="00153062">
      <w:pPr>
        <w:pStyle w:val="Code"/>
        <w:rPr>
          <w:highlight w:val="white"/>
        </w:rPr>
      </w:pPr>
      <w:r w:rsidRPr="00153062">
        <w:rPr>
          <w:highlight w:val="white"/>
        </w:rPr>
        <w:t xml:space="preserve">          if (rightOffset != 0) {</w:t>
      </w:r>
    </w:p>
    <w:p w14:paraId="271CE31F" w14:textId="77777777" w:rsidR="00153062" w:rsidRPr="00153062" w:rsidRDefault="00153062" w:rsidP="00153062">
      <w:pPr>
        <w:pStyle w:val="Code"/>
        <w:rPr>
          <w:highlight w:val="white"/>
        </w:rPr>
      </w:pPr>
      <w:r w:rsidRPr="00153062">
        <w:rPr>
          <w:highlight w:val="white"/>
        </w:rPr>
        <w:t xml:space="preserve">            AddAssemblyCode(objectOperator, leftTrack, rightOffset);</w:t>
      </w:r>
    </w:p>
    <w:p w14:paraId="1A41F5A7" w14:textId="77777777" w:rsidR="00153062" w:rsidRPr="00153062" w:rsidRDefault="00153062" w:rsidP="00153062">
      <w:pPr>
        <w:pStyle w:val="Code"/>
        <w:rPr>
          <w:highlight w:val="white"/>
        </w:rPr>
      </w:pPr>
      <w:r w:rsidRPr="00153062">
        <w:rPr>
          <w:highlight w:val="white"/>
        </w:rPr>
        <w:t xml:space="preserve">          }</w:t>
      </w:r>
    </w:p>
    <w:p w14:paraId="6F79D5E4" w14:textId="77777777" w:rsidR="00153062" w:rsidRPr="00153062" w:rsidRDefault="00153062" w:rsidP="00153062">
      <w:pPr>
        <w:pStyle w:val="Code"/>
        <w:rPr>
          <w:highlight w:val="white"/>
        </w:rPr>
      </w:pPr>
      <w:r w:rsidRPr="00153062">
        <w:rPr>
          <w:highlight w:val="white"/>
        </w:rPr>
        <w:t xml:space="preserve">        }</w:t>
      </w:r>
    </w:p>
    <w:p w14:paraId="300F7DF2" w14:textId="77777777" w:rsidR="00153062" w:rsidRPr="00153062" w:rsidRDefault="00153062" w:rsidP="00153062">
      <w:pPr>
        <w:pStyle w:val="Code"/>
        <w:rPr>
          <w:highlight w:val="white"/>
        </w:rPr>
      </w:pPr>
      <w:r w:rsidRPr="00153062">
        <w:rPr>
          <w:highlight w:val="white"/>
        </w:rPr>
        <w:t xml:space="preserve">        else {</w:t>
      </w:r>
    </w:p>
    <w:p w14:paraId="5D5F78F7" w14:textId="77777777" w:rsidR="00153062" w:rsidRPr="00153062" w:rsidRDefault="00153062" w:rsidP="00153062">
      <w:pPr>
        <w:pStyle w:val="Code"/>
        <w:rPr>
          <w:highlight w:val="white"/>
        </w:rPr>
      </w:pPr>
      <w:r w:rsidRPr="00153062">
        <w:rPr>
          <w:highlight w:val="white"/>
        </w:rPr>
        <w:t xml:space="preserve">          AddAssemblyCode(objectOperator, leftTrack,</w:t>
      </w:r>
    </w:p>
    <w:p w14:paraId="32B08395" w14:textId="77777777" w:rsidR="00153062" w:rsidRPr="00153062" w:rsidRDefault="00153062" w:rsidP="00153062">
      <w:pPr>
        <w:pStyle w:val="Code"/>
        <w:rPr>
          <w:highlight w:val="white"/>
        </w:rPr>
      </w:pPr>
      <w:r w:rsidRPr="00153062">
        <w:rPr>
          <w:highlight w:val="white"/>
        </w:rPr>
        <w:t xml:space="preserve">                          Base(rightSymbol), Offset(rightSymbol));</w:t>
      </w:r>
    </w:p>
    <w:p w14:paraId="38B4BB87" w14:textId="77777777" w:rsidR="00153062" w:rsidRPr="00153062" w:rsidRDefault="00153062" w:rsidP="00153062">
      <w:pPr>
        <w:pStyle w:val="Code"/>
        <w:rPr>
          <w:highlight w:val="white"/>
        </w:rPr>
      </w:pPr>
      <w:r w:rsidRPr="00153062">
        <w:rPr>
          <w:highlight w:val="white"/>
        </w:rPr>
        <w:t xml:space="preserve">        }</w:t>
      </w:r>
    </w:p>
    <w:p w14:paraId="088B0010" w14:textId="77777777" w:rsidR="00153062" w:rsidRPr="00153062" w:rsidRDefault="00153062" w:rsidP="00153062">
      <w:pPr>
        <w:pStyle w:val="Code"/>
        <w:rPr>
          <w:highlight w:val="white"/>
        </w:rPr>
      </w:pPr>
    </w:p>
    <w:p w14:paraId="578E2D5E" w14:textId="77777777" w:rsidR="00153062" w:rsidRPr="00153062" w:rsidRDefault="00153062" w:rsidP="00153062">
      <w:pPr>
        <w:pStyle w:val="Code"/>
        <w:rPr>
          <w:highlight w:val="white"/>
        </w:rPr>
      </w:pPr>
      <w:r w:rsidRPr="00153062">
        <w:rPr>
          <w:highlight w:val="white"/>
        </w:rPr>
        <w:t xml:space="preserve">        if (resultSymbol != null) {</w:t>
      </w:r>
    </w:p>
    <w:p w14:paraId="046F5AE6" w14:textId="77777777" w:rsidR="00153062" w:rsidRPr="00153062" w:rsidRDefault="00153062" w:rsidP="00153062">
      <w:pPr>
        <w:pStyle w:val="Code"/>
        <w:rPr>
          <w:highlight w:val="white"/>
        </w:rPr>
      </w:pPr>
      <w:r w:rsidRPr="00153062">
        <w:rPr>
          <w:highlight w:val="white"/>
        </w:rPr>
        <w:t xml:space="preserve">          if (resultSymbol.IsTemporary() &amp;&amp;</w:t>
      </w:r>
    </w:p>
    <w:p w14:paraId="3EFEE4AC" w14:textId="77777777" w:rsidR="00153062" w:rsidRPr="00153062" w:rsidRDefault="00153062" w:rsidP="00153062">
      <w:pPr>
        <w:pStyle w:val="Code"/>
        <w:rPr>
          <w:highlight w:val="white"/>
        </w:rPr>
      </w:pPr>
      <w:r w:rsidRPr="00153062">
        <w:rPr>
          <w:highlight w:val="white"/>
        </w:rPr>
        <w:t xml:space="preserve">              (resultSymbol.AddressSymbol == null)) {</w:t>
      </w:r>
    </w:p>
    <w:p w14:paraId="53978063" w14:textId="77777777" w:rsidR="00153062" w:rsidRPr="00153062" w:rsidRDefault="00153062" w:rsidP="00153062">
      <w:pPr>
        <w:pStyle w:val="Code"/>
        <w:rPr>
          <w:highlight w:val="white"/>
        </w:rPr>
      </w:pPr>
      <w:r w:rsidRPr="00153062">
        <w:rPr>
          <w:highlight w:val="white"/>
        </w:rPr>
        <w:t xml:space="preserve">            m_trackMap.Add(resultSymbol, leftTrack);</w:t>
      </w:r>
    </w:p>
    <w:p w14:paraId="76253100" w14:textId="77777777" w:rsidR="00153062" w:rsidRPr="00153062" w:rsidRDefault="00153062" w:rsidP="00153062">
      <w:pPr>
        <w:pStyle w:val="Code"/>
        <w:rPr>
          <w:highlight w:val="white"/>
        </w:rPr>
      </w:pPr>
      <w:r w:rsidRPr="00153062">
        <w:rPr>
          <w:highlight w:val="white"/>
        </w:rPr>
        <w:t xml:space="preserve">          }</w:t>
      </w:r>
    </w:p>
    <w:p w14:paraId="0BD5C171" w14:textId="77777777" w:rsidR="00153062" w:rsidRPr="00153062" w:rsidRDefault="00153062" w:rsidP="00153062">
      <w:pPr>
        <w:pStyle w:val="Code"/>
        <w:rPr>
          <w:highlight w:val="white"/>
        </w:rPr>
      </w:pPr>
      <w:r w:rsidRPr="00153062">
        <w:rPr>
          <w:highlight w:val="white"/>
        </w:rPr>
        <w:lastRenderedPageBreak/>
        <w:t xml:space="preserve">          else {</w:t>
      </w:r>
    </w:p>
    <w:p w14:paraId="226ACA05" w14:textId="77777777" w:rsidR="00153062" w:rsidRPr="00153062" w:rsidRDefault="00153062" w:rsidP="00153062">
      <w:pPr>
        <w:pStyle w:val="Code"/>
        <w:rPr>
          <w:highlight w:val="white"/>
        </w:rPr>
      </w:pPr>
      <w:r w:rsidRPr="00153062">
        <w:rPr>
          <w:highlight w:val="white"/>
        </w:rPr>
        <w:t xml:space="preserve">            AddAssemblyCode(AssemblyOperator.mov, Base(resultSymbol),</w:t>
      </w:r>
    </w:p>
    <w:p w14:paraId="75D4DD9B" w14:textId="77777777" w:rsidR="00153062" w:rsidRPr="00153062" w:rsidRDefault="00153062" w:rsidP="00153062">
      <w:pPr>
        <w:pStyle w:val="Code"/>
        <w:rPr>
          <w:highlight w:val="white"/>
        </w:rPr>
      </w:pPr>
      <w:r w:rsidRPr="00153062">
        <w:rPr>
          <w:highlight w:val="white"/>
        </w:rPr>
        <w:t xml:space="preserve">                            Offset(resultSymbol), leftTrack);</w:t>
      </w:r>
    </w:p>
    <w:p w14:paraId="02468191" w14:textId="77777777" w:rsidR="00153062" w:rsidRPr="00153062" w:rsidRDefault="00153062" w:rsidP="00153062">
      <w:pPr>
        <w:pStyle w:val="Code"/>
        <w:rPr>
          <w:highlight w:val="white"/>
        </w:rPr>
      </w:pPr>
      <w:r w:rsidRPr="00153062">
        <w:rPr>
          <w:highlight w:val="white"/>
        </w:rPr>
        <w:t xml:space="preserve">          }</w:t>
      </w:r>
    </w:p>
    <w:p w14:paraId="65E54DB2" w14:textId="77777777" w:rsidR="00153062" w:rsidRPr="00153062" w:rsidRDefault="00153062" w:rsidP="00153062">
      <w:pPr>
        <w:pStyle w:val="Code"/>
        <w:rPr>
          <w:highlight w:val="white"/>
        </w:rPr>
      </w:pPr>
      <w:r w:rsidRPr="00153062">
        <w:rPr>
          <w:highlight w:val="white"/>
        </w:rPr>
        <w:t xml:space="preserve">        }</w:t>
      </w:r>
    </w:p>
    <w:p w14:paraId="28E2A472" w14:textId="77777777" w:rsidR="00153062" w:rsidRPr="00153062" w:rsidRDefault="00153062" w:rsidP="00153062">
      <w:pPr>
        <w:pStyle w:val="Code"/>
        <w:rPr>
          <w:highlight w:val="white"/>
        </w:rPr>
      </w:pPr>
      <w:r w:rsidRPr="00153062">
        <w:rPr>
          <w:highlight w:val="white"/>
        </w:rPr>
        <w:t xml:space="preserve">      }</w:t>
      </w:r>
    </w:p>
    <w:p w14:paraId="19CB80C8" w14:textId="77777777" w:rsidR="00153062" w:rsidRPr="00153062" w:rsidRDefault="00153062" w:rsidP="00153062">
      <w:pPr>
        <w:pStyle w:val="Code"/>
        <w:rPr>
          <w:highlight w:val="white"/>
        </w:rPr>
      </w:pPr>
      <w:r w:rsidRPr="00153062">
        <w:rPr>
          <w:highlight w:val="white"/>
        </w:rPr>
        <w:t xml:space="preserve">      else {</w:t>
      </w:r>
    </w:p>
    <w:p w14:paraId="2F184A8E" w14:textId="77777777" w:rsidR="00153062" w:rsidRPr="00153062" w:rsidRDefault="00153062" w:rsidP="00153062">
      <w:pPr>
        <w:pStyle w:val="Code"/>
        <w:rPr>
          <w:highlight w:val="white"/>
        </w:rPr>
      </w:pPr>
      <w:r w:rsidRPr="00153062">
        <w:rPr>
          <w:highlight w:val="white"/>
        </w:rPr>
        <w:t xml:space="preserve">        if (rightTrack != null) {</w:t>
      </w:r>
    </w:p>
    <w:p w14:paraId="51F0F184"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236E3D2E" w14:textId="77777777" w:rsidR="00153062" w:rsidRPr="00153062" w:rsidRDefault="00153062" w:rsidP="00153062">
      <w:pPr>
        <w:pStyle w:val="Code"/>
        <w:rPr>
          <w:highlight w:val="white"/>
        </w:rPr>
      </w:pPr>
      <w:r w:rsidRPr="00153062">
        <w:rPr>
          <w:highlight w:val="white"/>
        </w:rPr>
        <w:t xml:space="preserve">                          Offset(leftSymbol), rightTrack);</w:t>
      </w:r>
    </w:p>
    <w:p w14:paraId="572DDA96" w14:textId="77777777" w:rsidR="00153062" w:rsidRPr="00153062" w:rsidRDefault="00153062" w:rsidP="00153062">
      <w:pPr>
        <w:pStyle w:val="Code"/>
        <w:rPr>
          <w:highlight w:val="white"/>
        </w:rPr>
      </w:pPr>
      <w:r w:rsidRPr="00153062">
        <w:rPr>
          <w:highlight w:val="white"/>
        </w:rPr>
        <w:t xml:space="preserve">        }</w:t>
      </w:r>
    </w:p>
    <w:p w14:paraId="15279445" w14:textId="77777777" w:rsidR="00153062" w:rsidRPr="00153062" w:rsidRDefault="00153062" w:rsidP="00153062">
      <w:pPr>
        <w:pStyle w:val="Code"/>
        <w:rPr>
          <w:highlight w:val="white"/>
        </w:rPr>
      </w:pPr>
      <w:r w:rsidRPr="00153062">
        <w:rPr>
          <w:highlight w:val="white"/>
        </w:rPr>
        <w:t xml:space="preserve">        else if (rightSymbol.Value is BigInteger) {</w:t>
      </w:r>
    </w:p>
    <w:p w14:paraId="2A6FE47F"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219DB647" w14:textId="77777777" w:rsidR="00153062" w:rsidRPr="00153062" w:rsidRDefault="00153062" w:rsidP="00153062">
      <w:pPr>
        <w:pStyle w:val="Code"/>
        <w:rPr>
          <w:highlight w:val="white"/>
        </w:rPr>
      </w:pPr>
      <w:r w:rsidRPr="00153062">
        <w:rPr>
          <w:highlight w:val="white"/>
        </w:rPr>
        <w:t xml:space="preserve">                          Offset(leftSymbol), rightSymbol.Value, typeSize);</w:t>
      </w:r>
    </w:p>
    <w:p w14:paraId="3A6688FA" w14:textId="77777777" w:rsidR="00153062" w:rsidRPr="00153062" w:rsidRDefault="00153062" w:rsidP="00153062">
      <w:pPr>
        <w:pStyle w:val="Code"/>
        <w:rPr>
          <w:highlight w:val="white"/>
        </w:rPr>
      </w:pPr>
      <w:r w:rsidRPr="00153062">
        <w:rPr>
          <w:highlight w:val="white"/>
        </w:rPr>
        <w:t xml:space="preserve">        }</w:t>
      </w:r>
    </w:p>
    <w:p w14:paraId="0AA1A7BB" w14:textId="77777777" w:rsidR="00153062" w:rsidRPr="00153062" w:rsidRDefault="00153062" w:rsidP="00153062">
      <w:pPr>
        <w:pStyle w:val="Code"/>
        <w:rPr>
          <w:highlight w:val="white"/>
        </w:rPr>
      </w:pPr>
      <w:r w:rsidRPr="00153062">
        <w:rPr>
          <w:highlight w:val="white"/>
        </w:rPr>
        <w:t xml:space="preserve">        else if (rightSymbol.Type.IsArrayFunctionOrString() ||</w:t>
      </w:r>
    </w:p>
    <w:p w14:paraId="76AC5A4A" w14:textId="77777777" w:rsidR="00153062" w:rsidRPr="00153062" w:rsidRDefault="00153062" w:rsidP="00153062">
      <w:pPr>
        <w:pStyle w:val="Code"/>
        <w:rPr>
          <w:highlight w:val="white"/>
        </w:rPr>
      </w:pPr>
      <w:r w:rsidRPr="00153062">
        <w:rPr>
          <w:highlight w:val="white"/>
        </w:rPr>
        <w:t xml:space="preserve">                 (rightSymbol.Value is StaticAddress)) {</w:t>
      </w:r>
    </w:p>
    <w:p w14:paraId="4D10D346"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19861127" w14:textId="77777777" w:rsidR="00153062" w:rsidRPr="00153062" w:rsidRDefault="00153062" w:rsidP="00153062">
      <w:pPr>
        <w:pStyle w:val="Code"/>
        <w:rPr>
          <w:highlight w:val="white"/>
        </w:rPr>
      </w:pPr>
      <w:r w:rsidRPr="00153062">
        <w:rPr>
          <w:highlight w:val="white"/>
        </w:rPr>
        <w:t xml:space="preserve">                          Offset(leftSymbol), Base(rightSymbol), typeSize);</w:t>
      </w:r>
    </w:p>
    <w:p w14:paraId="474CCE26" w14:textId="77777777" w:rsidR="00153062" w:rsidRPr="00153062" w:rsidRDefault="00153062" w:rsidP="00153062">
      <w:pPr>
        <w:pStyle w:val="Code"/>
        <w:rPr>
          <w:highlight w:val="white"/>
        </w:rPr>
      </w:pPr>
    </w:p>
    <w:p w14:paraId="688D5E7F" w14:textId="77777777" w:rsidR="00153062" w:rsidRPr="00153062" w:rsidRDefault="00153062" w:rsidP="00153062">
      <w:pPr>
        <w:pStyle w:val="Code"/>
        <w:rPr>
          <w:highlight w:val="white"/>
        </w:rPr>
      </w:pPr>
      <w:r w:rsidRPr="00153062">
        <w:rPr>
          <w:highlight w:val="white"/>
        </w:rPr>
        <w:t xml:space="preserve">          int rightOffset = Offset(rightSymbol);</w:t>
      </w:r>
    </w:p>
    <w:p w14:paraId="126F0E0C" w14:textId="77777777" w:rsidR="00153062" w:rsidRPr="00153062" w:rsidRDefault="00153062" w:rsidP="00153062">
      <w:pPr>
        <w:pStyle w:val="Code"/>
        <w:rPr>
          <w:highlight w:val="white"/>
        </w:rPr>
      </w:pPr>
      <w:r w:rsidRPr="00153062">
        <w:rPr>
          <w:highlight w:val="white"/>
        </w:rPr>
        <w:t xml:space="preserve">          if (rightOffset != 0) {</w:t>
      </w:r>
    </w:p>
    <w:p w14:paraId="497AA904" w14:textId="77777777" w:rsidR="00153062" w:rsidRPr="00153062" w:rsidRDefault="00153062" w:rsidP="00153062">
      <w:pPr>
        <w:pStyle w:val="Code"/>
        <w:rPr>
          <w:highlight w:val="white"/>
        </w:rPr>
      </w:pPr>
      <w:r w:rsidRPr="00153062">
        <w:rPr>
          <w:highlight w:val="white"/>
        </w:rPr>
        <w:t xml:space="preserve">            AddAssemblyCode(objectOperator, Base(leftSymbol),</w:t>
      </w:r>
    </w:p>
    <w:p w14:paraId="01B2E350" w14:textId="77777777" w:rsidR="00153062" w:rsidRPr="00153062" w:rsidRDefault="00153062" w:rsidP="00153062">
      <w:pPr>
        <w:pStyle w:val="Code"/>
        <w:rPr>
          <w:highlight w:val="white"/>
        </w:rPr>
      </w:pPr>
      <w:r w:rsidRPr="00153062">
        <w:rPr>
          <w:highlight w:val="white"/>
        </w:rPr>
        <w:t xml:space="preserve">                            Offset(leftSymbol), rightOffset, typeSize);</w:t>
      </w:r>
    </w:p>
    <w:p w14:paraId="46C713E8" w14:textId="77777777" w:rsidR="00153062" w:rsidRPr="00153062" w:rsidRDefault="00153062" w:rsidP="00153062">
      <w:pPr>
        <w:pStyle w:val="Code"/>
        <w:rPr>
          <w:highlight w:val="white"/>
        </w:rPr>
      </w:pPr>
      <w:r w:rsidRPr="00153062">
        <w:rPr>
          <w:highlight w:val="white"/>
        </w:rPr>
        <w:t xml:space="preserve">          }</w:t>
      </w:r>
    </w:p>
    <w:p w14:paraId="5E538CB0" w14:textId="77777777" w:rsidR="00153062" w:rsidRPr="00153062" w:rsidRDefault="00153062" w:rsidP="00153062">
      <w:pPr>
        <w:pStyle w:val="Code"/>
        <w:rPr>
          <w:highlight w:val="white"/>
        </w:rPr>
      </w:pPr>
      <w:r w:rsidRPr="00153062">
        <w:rPr>
          <w:highlight w:val="white"/>
        </w:rPr>
        <w:t xml:space="preserve">        }</w:t>
      </w:r>
    </w:p>
    <w:p w14:paraId="464931E0" w14:textId="77777777" w:rsidR="00153062" w:rsidRPr="00153062" w:rsidRDefault="00153062" w:rsidP="00153062">
      <w:pPr>
        <w:pStyle w:val="Code"/>
        <w:rPr>
          <w:highlight w:val="white"/>
        </w:rPr>
      </w:pPr>
      <w:r w:rsidRPr="00153062">
        <w:rPr>
          <w:highlight w:val="white"/>
        </w:rPr>
        <w:t xml:space="preserve">        else {</w:t>
      </w:r>
    </w:p>
    <w:p w14:paraId="010B3479" w14:textId="77777777" w:rsidR="00153062" w:rsidRPr="00153062" w:rsidRDefault="00153062" w:rsidP="00153062">
      <w:pPr>
        <w:pStyle w:val="Code"/>
        <w:rPr>
          <w:highlight w:val="white"/>
        </w:rPr>
      </w:pPr>
      <w:r w:rsidRPr="00153062">
        <w:rPr>
          <w:highlight w:val="white"/>
        </w:rPr>
        <w:t xml:space="preserve">          leftTrack = LoadValueToRegister(leftSymbol);</w:t>
      </w:r>
    </w:p>
    <w:p w14:paraId="25E8AE1F" w14:textId="77777777" w:rsidR="00153062" w:rsidRPr="00153062" w:rsidRDefault="00153062" w:rsidP="00153062">
      <w:pPr>
        <w:pStyle w:val="Code"/>
        <w:rPr>
          <w:highlight w:val="white"/>
        </w:rPr>
      </w:pPr>
      <w:r w:rsidRPr="00153062">
        <w:rPr>
          <w:highlight w:val="white"/>
        </w:rPr>
        <w:t xml:space="preserve">          AddAssemblyCode(objectOperator, leftTrack,</w:t>
      </w:r>
    </w:p>
    <w:p w14:paraId="6A6C9C86" w14:textId="77777777" w:rsidR="00153062" w:rsidRPr="00153062" w:rsidRDefault="00153062" w:rsidP="00153062">
      <w:pPr>
        <w:pStyle w:val="Code"/>
        <w:rPr>
          <w:highlight w:val="white"/>
        </w:rPr>
      </w:pPr>
      <w:r w:rsidRPr="00153062">
        <w:rPr>
          <w:highlight w:val="white"/>
        </w:rPr>
        <w:t xml:space="preserve">                          Base(rightSymbol), Offset(rightSymbol));</w:t>
      </w:r>
    </w:p>
    <w:p w14:paraId="63BDAE09" w14:textId="77777777" w:rsidR="00153062" w:rsidRPr="00153062" w:rsidRDefault="00153062" w:rsidP="00153062">
      <w:pPr>
        <w:pStyle w:val="Code"/>
        <w:rPr>
          <w:highlight w:val="white"/>
        </w:rPr>
      </w:pPr>
      <w:r w:rsidRPr="00153062">
        <w:rPr>
          <w:highlight w:val="white"/>
        </w:rPr>
        <w:t xml:space="preserve">        }</w:t>
      </w:r>
    </w:p>
    <w:p w14:paraId="7ECA8042" w14:textId="77777777" w:rsidR="00153062" w:rsidRPr="00153062" w:rsidRDefault="00153062" w:rsidP="00153062">
      <w:pPr>
        <w:pStyle w:val="Code"/>
        <w:rPr>
          <w:highlight w:val="white"/>
        </w:rPr>
      </w:pPr>
      <w:r w:rsidRPr="00153062">
        <w:rPr>
          <w:highlight w:val="white"/>
        </w:rPr>
        <w:t xml:space="preserve">      }</w:t>
      </w:r>
    </w:p>
    <w:p w14:paraId="39A760E2" w14:textId="77777777" w:rsidR="00153062" w:rsidRPr="00153062" w:rsidRDefault="00153062" w:rsidP="00153062">
      <w:pPr>
        <w:pStyle w:val="Code"/>
        <w:rPr>
          <w:highlight w:val="white"/>
        </w:rPr>
      </w:pPr>
    </w:p>
    <w:p w14:paraId="653C9025" w14:textId="77777777" w:rsidR="00153062" w:rsidRPr="00153062" w:rsidRDefault="00153062" w:rsidP="00153062">
      <w:pPr>
        <w:pStyle w:val="Code"/>
        <w:rPr>
          <w:highlight w:val="white"/>
        </w:rPr>
      </w:pPr>
      <w:r w:rsidRPr="00153062">
        <w:rPr>
          <w:highlight w:val="white"/>
        </w:rPr>
        <w:t xml:space="preserve">      m_trackMap.Remove(leftSymbol);</w:t>
      </w:r>
    </w:p>
    <w:p w14:paraId="5F72D7AC" w14:textId="77777777" w:rsidR="00153062" w:rsidRPr="00153062" w:rsidRDefault="00153062" w:rsidP="00153062">
      <w:pPr>
        <w:pStyle w:val="Code"/>
        <w:rPr>
          <w:highlight w:val="white"/>
        </w:rPr>
      </w:pPr>
      <w:r w:rsidRPr="00153062">
        <w:rPr>
          <w:highlight w:val="white"/>
        </w:rPr>
        <w:t xml:space="preserve">      m_trackMap.Remove(rightSymbol);</w:t>
      </w:r>
    </w:p>
    <w:p w14:paraId="53C8C177" w14:textId="77777777" w:rsidR="00153062" w:rsidRPr="00153062" w:rsidRDefault="00153062" w:rsidP="00153062">
      <w:pPr>
        <w:pStyle w:val="Code"/>
        <w:rPr>
          <w:highlight w:val="white"/>
        </w:rPr>
      </w:pPr>
      <w:r w:rsidRPr="00153062">
        <w:rPr>
          <w:highlight w:val="white"/>
        </w:rPr>
        <w:t xml:space="preserve">    }</w:t>
      </w:r>
    </w:p>
    <w:p w14:paraId="01E76C00" w14:textId="39F4A41A" w:rsidR="0094556E" w:rsidRDefault="007B36F7" w:rsidP="0094556E">
      <w:pPr>
        <w:pStyle w:val="Rubrik3"/>
        <w:rPr>
          <w:highlight w:val="white"/>
        </w:rPr>
      </w:pPr>
      <w:r>
        <w:rPr>
          <w:highlight w:val="white"/>
        </w:rPr>
        <w:t>Address</w:t>
      </w: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lastRenderedPageBreak/>
        <w:t xml:space="preserve">      m_trackMap.Add(resultSymbol.AddressSymbol, addressTrack);</w:t>
      </w:r>
    </w:p>
    <w:p w14:paraId="5AE53A1F" w14:textId="263DCE25" w:rsidR="00D935A0" w:rsidRDefault="00D935A0" w:rsidP="00E30569">
      <w:pPr>
        <w:pStyle w:val="Code"/>
        <w:rPr>
          <w:highlight w:val="white"/>
        </w:rPr>
      </w:pPr>
      <w:r w:rsidRPr="00E30569">
        <w:rPr>
          <w:highlight w:val="white"/>
        </w:rPr>
        <w:t xml:space="preserve">    }</w:t>
      </w:r>
    </w:p>
    <w:p w14:paraId="2C1A2567" w14:textId="77777777" w:rsidR="00530CE4" w:rsidRDefault="00530CE4" w:rsidP="00E30569">
      <w:pPr>
        <w:pStyle w:val="Code"/>
        <w:rPr>
          <w:highlight w:val="white"/>
        </w:rPr>
      </w:pPr>
    </w:p>
    <w:p w14:paraId="13F162C0" w14:textId="77777777" w:rsidR="007B36F7" w:rsidRPr="007B36F7" w:rsidRDefault="007B36F7" w:rsidP="007B36F7">
      <w:pPr>
        <w:pStyle w:val="Code"/>
        <w:rPr>
          <w:highlight w:val="white"/>
        </w:rPr>
      </w:pPr>
      <w:r w:rsidRPr="007B36F7">
        <w:rPr>
          <w:highlight w:val="white"/>
        </w:rPr>
        <w:t xml:space="preserve">    public void IntegralDereference(MiddleCode middleCode) {</w:t>
      </w:r>
    </w:p>
    <w:p w14:paraId="2E6617A6" w14:textId="77777777" w:rsidR="007B36F7" w:rsidRPr="007B36F7" w:rsidRDefault="007B36F7" w:rsidP="007B36F7">
      <w:pPr>
        <w:pStyle w:val="Code"/>
        <w:rPr>
          <w:highlight w:val="white"/>
        </w:rPr>
      </w:pPr>
      <w:r w:rsidRPr="007B36F7">
        <w:rPr>
          <w:highlight w:val="white"/>
        </w:rPr>
        <w:t xml:space="preserve">      Symbol resultSymbol = (Symbol) middleCode[0];</w:t>
      </w:r>
    </w:p>
    <w:p w14:paraId="1DA6021D" w14:textId="77777777" w:rsidR="007B36F7" w:rsidRPr="007B36F7" w:rsidRDefault="007B36F7" w:rsidP="007B36F7">
      <w:pPr>
        <w:pStyle w:val="Code"/>
        <w:rPr>
          <w:highlight w:val="white"/>
        </w:rPr>
      </w:pPr>
      <w:r w:rsidRPr="007B36F7">
        <w:rPr>
          <w:highlight w:val="white"/>
        </w:rPr>
        <w:t xml:space="preserve">      Track addressTrack = LoadValueToRegister(resultSymbol.AddressSymbol);</w:t>
      </w:r>
    </w:p>
    <w:p w14:paraId="04ABDEF7" w14:textId="77777777" w:rsidR="007B36F7" w:rsidRPr="007B36F7" w:rsidRDefault="007B36F7" w:rsidP="007B36F7">
      <w:pPr>
        <w:pStyle w:val="Code"/>
        <w:rPr>
          <w:highlight w:val="white"/>
        </w:rPr>
      </w:pPr>
      <w:r w:rsidRPr="007B36F7">
        <w:rPr>
          <w:highlight w:val="white"/>
        </w:rPr>
        <w:t xml:space="preserve">      m_trackMap.Add(resultSymbol.AddressSymbol, addressTrack);</w:t>
      </w:r>
    </w:p>
    <w:p w14:paraId="509567B2" w14:textId="77777777" w:rsidR="007B36F7" w:rsidRPr="007B36F7" w:rsidRDefault="007B36F7" w:rsidP="007B36F7">
      <w:pPr>
        <w:pStyle w:val="Code"/>
        <w:rPr>
          <w:highlight w:val="white"/>
        </w:rPr>
      </w:pPr>
      <w:r w:rsidRPr="007B36F7">
        <w:rPr>
          <w:highlight w:val="white"/>
        </w:rPr>
        <w:t xml:space="preserve">    }</w:t>
      </w:r>
    </w:p>
    <w:p w14:paraId="3E823727" w14:textId="3130B0D3" w:rsidR="00CF4437" w:rsidRPr="00CF4437" w:rsidRDefault="00CF4437" w:rsidP="00CF4437">
      <w:pPr>
        <w:pStyle w:val="Rubrik3"/>
        <w:numPr>
          <w:ilvl w:val="2"/>
          <w:numId w:val="136"/>
        </w:numPr>
        <w:rPr>
          <w:highlight w:val="white"/>
        </w:rPr>
      </w:pPr>
      <w:r w:rsidRPr="00CF4437">
        <w:rPr>
          <w:highlight w:val="white"/>
        </w:rPr>
        <w:t>Floating Binary</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77777777" w:rsidR="00A81C3D" w:rsidRPr="004E192C" w:rsidRDefault="00A81C3D" w:rsidP="00A81C3D">
      <w:pPr>
        <w:pStyle w:val="Code"/>
        <w:rPr>
          <w:highlight w:val="white"/>
        </w:rPr>
      </w:pP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77777777" w:rsidR="00CF4437" w:rsidRPr="003912A7" w:rsidRDefault="00CF4437" w:rsidP="00CF4437">
      <w:pPr>
        <w:pStyle w:val="Code"/>
        <w:rPr>
          <w:highlight w:val="white"/>
        </w:rPr>
      </w:pPr>
    </w:p>
    <w:p w14:paraId="2C5EC19B" w14:textId="77777777" w:rsidR="00CF4437" w:rsidRPr="003912A7" w:rsidRDefault="00CF4437" w:rsidP="00CF4437">
      <w:pPr>
        <w:pStyle w:val="Code"/>
        <w:rPr>
          <w:highlight w:val="white"/>
        </w:rPr>
      </w:pPr>
      <w:r w:rsidRPr="003912A7">
        <w:rPr>
          <w:highlight w:val="white"/>
        </w:rPr>
        <w:t xml:space="preserve">    public void FloatingUnary(MiddleCode middleCode) {</w:t>
      </w:r>
    </w:p>
    <w:p w14:paraId="4A362E73"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1BA0D523" w14:textId="77777777" w:rsidR="00CF4437" w:rsidRPr="003912A7" w:rsidRDefault="00CF4437" w:rsidP="00CF4437">
      <w:pPr>
        <w:pStyle w:val="Code"/>
        <w:rPr>
          <w:highlight w:val="white"/>
        </w:rPr>
      </w:pPr>
      <w:r w:rsidRPr="003912A7">
        <w:rPr>
          <w:highlight w:val="white"/>
        </w:rPr>
        <w:t xml:space="preserve">    }</w:t>
      </w:r>
    </w:p>
    <w:p w14:paraId="041D4DA6" w14:textId="77777777" w:rsidR="00CF4437" w:rsidRPr="003912A7" w:rsidRDefault="00CF4437" w:rsidP="00CF4437">
      <w:pPr>
        <w:pStyle w:val="Code"/>
        <w:rPr>
          <w:highlight w:val="white"/>
        </w:rPr>
      </w:pPr>
    </w:p>
    <w:p w14:paraId="73389A0A" w14:textId="77777777" w:rsidR="00CF4437" w:rsidRPr="003912A7" w:rsidRDefault="00CF4437" w:rsidP="00CF4437">
      <w:pPr>
        <w:pStyle w:val="Code"/>
        <w:rPr>
          <w:highlight w:val="white"/>
        </w:rPr>
      </w:pPr>
      <w:r w:rsidRPr="003912A7">
        <w:rPr>
          <w:highlight w:val="white"/>
        </w:rPr>
        <w:t xml:space="preserve">    public void FloatingParameter(MiddleCode middleCode) {</w:t>
      </w:r>
    </w:p>
    <w:p w14:paraId="5D7A6F70" w14:textId="77777777" w:rsidR="00CF4437" w:rsidRPr="003912A7" w:rsidRDefault="00CF4437" w:rsidP="00CF4437">
      <w:pPr>
        <w:pStyle w:val="Code"/>
        <w:rPr>
          <w:highlight w:val="white"/>
        </w:rPr>
      </w:pPr>
      <w:r w:rsidRPr="003912A7">
        <w:rPr>
          <w:highlight w:val="white"/>
        </w:rPr>
        <w:t xml:space="preserve">      Symbol paramSymbol = (Symbol) middleCode[1];</w:t>
      </w:r>
    </w:p>
    <w:p w14:paraId="3D11F4A1" w14:textId="77777777" w:rsidR="00CF4437" w:rsidRPr="003912A7" w:rsidRDefault="00CF4437" w:rsidP="00CF4437">
      <w:pPr>
        <w:pStyle w:val="Code"/>
        <w:rPr>
          <w:highlight w:val="white"/>
        </w:rPr>
      </w:pPr>
      <w:r w:rsidRPr="003912A7">
        <w:rPr>
          <w:highlight w:val="white"/>
        </w:rPr>
        <w:t xml:space="preserve">      Symbol saveSymbol = new Symbol(paramSymbol.Type);</w:t>
      </w:r>
    </w:p>
    <w:p w14:paraId="74E28F44" w14:textId="58667D89" w:rsidR="00CF4437" w:rsidRPr="003912A7" w:rsidRDefault="00CF4437" w:rsidP="00CF4437">
      <w:pPr>
        <w:pStyle w:val="Code"/>
        <w:rPr>
          <w:highlight w:val="white"/>
        </w:rPr>
      </w:pPr>
      <w:r w:rsidRPr="003912A7">
        <w:rPr>
          <w:highlight w:val="white"/>
        </w:rPr>
        <w:t xml:space="preserve">      saveSymbol.Offset = ((int) middleCode[2]) + </w:t>
      </w:r>
      <w:r w:rsidR="006E0307">
        <w:rPr>
          <w:highlight w:val="white"/>
        </w:rPr>
        <w:t>m_totalExtraSize</w:t>
      </w:r>
      <w:r w:rsidRPr="003912A7">
        <w:rPr>
          <w:highlight w:val="white"/>
        </w:rPr>
        <w:t>;</w:t>
      </w:r>
    </w:p>
    <w:p w14:paraId="329F082F" w14:textId="77777777" w:rsidR="00CF4437" w:rsidRPr="003912A7" w:rsidRDefault="00CF4437" w:rsidP="00CF4437">
      <w:pPr>
        <w:pStyle w:val="Code"/>
        <w:rPr>
          <w:highlight w:val="white"/>
        </w:rPr>
      </w:pPr>
      <w:r w:rsidRPr="003912A7">
        <w:rPr>
          <w:highlight w:val="white"/>
        </w:rPr>
        <w:t xml:space="preserve">      TopPopSymbol(saveSymbol, TopOrPop.Pop);</w:t>
      </w:r>
    </w:p>
    <w:p w14:paraId="1A09BCE2" w14:textId="77777777" w:rsidR="00CF4437" w:rsidRPr="003912A7" w:rsidRDefault="00CF4437" w:rsidP="00CF4437">
      <w:pPr>
        <w:pStyle w:val="Code"/>
        <w:rPr>
          <w:highlight w:val="white"/>
        </w:rPr>
      </w:pPr>
      <w:r w:rsidRPr="003912A7">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lastRenderedPageBreak/>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1FDA0B" w14:textId="77777777"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77777777" w:rsidR="00530CE4" w:rsidRPr="00530CE4" w:rsidRDefault="00530CE4" w:rsidP="00530CE4">
      <w:pPr>
        <w:pStyle w:val="Code"/>
        <w:rPr>
          <w:highlight w:val="white"/>
        </w:rPr>
      </w:pP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1C0CB37B" w14:textId="77777777" w:rsidR="00530CE4" w:rsidRPr="00530CE4" w:rsidRDefault="00530CE4" w:rsidP="00530CE4">
      <w:pPr>
        <w:pStyle w:val="Code"/>
        <w:rPr>
          <w:highlight w:val="white"/>
        </w:rPr>
      </w:pP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77777777" w:rsidR="00530CE4" w:rsidRPr="00530CE4" w:rsidRDefault="00530CE4" w:rsidP="00530CE4">
      <w:pPr>
        <w:pStyle w:val="Code"/>
        <w:rPr>
          <w:highlight w:val="white"/>
        </w:rPr>
      </w:pPr>
      <w:r w:rsidRPr="00530CE4">
        <w:rPr>
          <w:highlight w:val="white"/>
        </w:rPr>
        <w:t xml:space="preserve">      }</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E040E8F"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306E4BE2" w14:textId="77777777" w:rsidR="00530CE4" w:rsidRPr="00530CE4" w:rsidRDefault="00530CE4" w:rsidP="00530CE4">
      <w:pPr>
        <w:pStyle w:val="Code"/>
        <w:rPr>
          <w:highlight w:val="white"/>
        </w:rPr>
      </w:pPr>
      <w:r w:rsidRPr="00530CE4">
        <w:rPr>
          <w:highlight w:val="white"/>
        </w:rPr>
        <w:t xml:space="preserve">      }</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77777777" w:rsidR="00530CE4" w:rsidRPr="00530CE4" w:rsidRDefault="00530CE4" w:rsidP="00530CE4">
      <w:pPr>
        <w:pStyle w:val="Code"/>
        <w:rPr>
          <w:highlight w:val="white"/>
        </w:rPr>
      </w:pPr>
      <w:r w:rsidRPr="00530CE4">
        <w:rPr>
          <w:highlight w:val="white"/>
        </w:rPr>
        <w:t xml:space="preserve">        m_trackMap.Remove(symbol);</w:t>
      </w:r>
    </w:p>
    <w:p w14:paraId="527F642D"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7C32E66A" w14:textId="77777777" w:rsidR="00530CE4" w:rsidRPr="00530CE4" w:rsidRDefault="00530CE4" w:rsidP="00530CE4">
      <w:pPr>
        <w:pStyle w:val="Code"/>
        <w:rPr>
          <w:highlight w:val="white"/>
        </w:rPr>
      </w:pPr>
      <w:r w:rsidRPr="00530CE4">
        <w:rPr>
          <w:highlight w:val="white"/>
        </w:rPr>
        <w:t xml:space="preserve">                        track);</w:t>
      </w:r>
    </w:p>
    <w:p w14:paraId="47BE6911"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6ED1950D" w14:textId="77777777" w:rsidR="00530CE4" w:rsidRPr="00530CE4" w:rsidRDefault="00530CE4" w:rsidP="00530CE4">
      <w:pPr>
        <w:pStyle w:val="Code"/>
        <w:rPr>
          <w:highlight w:val="white"/>
        </w:rPr>
      </w:pPr>
      <w:r w:rsidRPr="00530CE4">
        <w:rPr>
          <w:highlight w:val="white"/>
        </w:rPr>
        <w:t xml:space="preserve">      }</w:t>
      </w:r>
    </w:p>
    <w:p w14:paraId="795018CB" w14:textId="77777777" w:rsidR="00530CE4" w:rsidRPr="00530CE4" w:rsidRDefault="00530CE4" w:rsidP="00530CE4">
      <w:pPr>
        <w:pStyle w:val="Code"/>
        <w:rPr>
          <w:highlight w:val="white"/>
        </w:rPr>
      </w:pPr>
      <w:r w:rsidRPr="00530CE4">
        <w:rPr>
          <w:highlight w:val="white"/>
        </w:rPr>
        <w:t xml:space="preserve">      else if (symbol.Value is BigInteger) {</w:t>
      </w:r>
    </w:p>
    <w:p w14:paraId="10D4145E" w14:textId="77777777" w:rsidR="00530CE4" w:rsidRPr="00530CE4" w:rsidRDefault="00530CE4" w:rsidP="00530CE4">
      <w:pPr>
        <w:pStyle w:val="Code"/>
        <w:rPr>
          <w:highlight w:val="white"/>
        </w:rPr>
      </w:pPr>
      <w:r w:rsidRPr="00530CE4">
        <w:rPr>
          <w:highlight w:val="white"/>
        </w:rPr>
        <w:t xml:space="preserve">        AddAssemblyCode(objectOperator, symbol.UniqueName, 0);</w:t>
      </w:r>
    </w:p>
    <w:p w14:paraId="331E0DED"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3090448" w14:textId="77777777" w:rsidR="00530CE4" w:rsidRPr="00530CE4" w:rsidRDefault="00530CE4" w:rsidP="00530CE4">
      <w:pPr>
        <w:pStyle w:val="Code"/>
        <w:rPr>
          <w:highlight w:val="white"/>
        </w:rPr>
      </w:pPr>
      <w:r w:rsidRPr="00530CE4">
        <w:rPr>
          <w:highlight w:val="white"/>
        </w:rPr>
        <w:t xml:space="preserve">      }</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1879C08A" w14:textId="77777777" w:rsidR="00530CE4" w:rsidRPr="00530CE4" w:rsidRDefault="00530CE4" w:rsidP="00530CE4">
      <w:pPr>
        <w:pStyle w:val="Code"/>
        <w:rPr>
          <w:highlight w:val="white"/>
        </w:rPr>
      </w:pPr>
      <w:r w:rsidRPr="00530CE4">
        <w:rPr>
          <w:highlight w:val="white"/>
        </w:rPr>
        <w:t xml:space="preserve">        AddAssemblyCode(AssemblyOperator.mov, IntegralStorageName,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77777777" w:rsidR="00530CE4" w:rsidRPr="00530CE4" w:rsidRDefault="00530CE4" w:rsidP="00530CE4">
      <w:pPr>
        <w:pStyle w:val="Code"/>
        <w:rPr>
          <w:highlight w:val="white"/>
        </w:rPr>
      </w:pPr>
      <w:r w:rsidRPr="00530CE4">
        <w:rPr>
          <w:highlight w:val="white"/>
        </w:rPr>
        <w:t xml:space="preserve">          AddAssemblyCode(AssemblyOperator.add, IntegralStorageName, 0,</w:t>
      </w:r>
    </w:p>
    <w:p w14:paraId="79312DC6" w14:textId="77777777" w:rsidR="00530CE4" w:rsidRPr="00530CE4" w:rsidRDefault="00530CE4" w:rsidP="00530CE4">
      <w:pPr>
        <w:pStyle w:val="Code"/>
        <w:rPr>
          <w:highlight w:val="white"/>
        </w:rPr>
      </w:pPr>
      <w:r w:rsidRPr="00530CE4">
        <w:rPr>
          <w:highlight w:val="white"/>
        </w:rPr>
        <w:lastRenderedPageBreak/>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77777777" w:rsidR="00530CE4" w:rsidRPr="00530CE4" w:rsidRDefault="00530CE4" w:rsidP="00530CE4">
      <w:pPr>
        <w:pStyle w:val="Code"/>
        <w:rPr>
          <w:highlight w:val="white"/>
        </w:rPr>
      </w:pPr>
      <w:r w:rsidRPr="00530CE4">
        <w:rPr>
          <w:highlight w:val="white"/>
        </w:rPr>
        <w:t xml:space="preserve">        AddAssemblyCode(objectOperator, IntegralStorageName, 0);</w:t>
      </w:r>
    </w:p>
    <w:p w14:paraId="023E6FD7" w14:textId="77777777" w:rsidR="00530CE4" w:rsidRPr="00530CE4" w:rsidRDefault="00530CE4" w:rsidP="00530CE4">
      <w:pPr>
        <w:pStyle w:val="Code"/>
        <w:rPr>
          <w:highlight w:val="white"/>
        </w:rPr>
      </w:pPr>
      <w:r w:rsidRPr="00530CE4">
        <w:rPr>
          <w:highlight w:val="white"/>
        </w:rPr>
        <w:t xml:space="preserve">      }</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77777777" w:rsidR="00530CE4" w:rsidRPr="00530CE4" w:rsidRDefault="00530CE4" w:rsidP="00530CE4">
      <w:pPr>
        <w:pStyle w:val="Code"/>
        <w:rPr>
          <w:highlight w:val="white"/>
        </w:rPr>
      </w:pPr>
      <w:r w:rsidRPr="00530CE4">
        <w:rPr>
          <w:highlight w:val="white"/>
        </w:rPr>
        <w:t xml:space="preserve">    }</w:t>
      </w:r>
    </w:p>
    <w:p w14:paraId="6FB3AF82" w14:textId="77777777" w:rsidR="00530CE4" w:rsidRPr="00530CE4" w:rsidRDefault="00530CE4" w:rsidP="00530CE4">
      <w:pPr>
        <w:pStyle w:val="Code"/>
        <w:rPr>
          <w:highlight w:val="white"/>
        </w:rPr>
      </w:pP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77777777" w:rsidR="00530CE4" w:rsidRPr="00530CE4" w:rsidRDefault="00530CE4" w:rsidP="00530CE4">
      <w:pPr>
        <w:pStyle w:val="Code"/>
        <w:rPr>
          <w:highlight w:val="white"/>
        </w:rPr>
      </w:pP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48475D35" w14:textId="77777777" w:rsidR="00530CE4" w:rsidRPr="00530CE4" w:rsidRDefault="00530CE4" w:rsidP="00530CE4">
      <w:pPr>
        <w:pStyle w:val="Code"/>
        <w:rPr>
          <w:highlight w:val="white"/>
        </w:rPr>
      </w:pPr>
      <w:r w:rsidRPr="00530CE4">
        <w:rPr>
          <w:highlight w:val="white"/>
        </w:rPr>
        <w:t xml:space="preserve">      AddAssemblyCode(AssemblyOperator.fistp_word,</w:t>
      </w:r>
    </w:p>
    <w:p w14:paraId="74CFA64C"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5D2BAEF7" w14:textId="77777777" w:rsidR="00530CE4" w:rsidRPr="00530CE4" w:rsidRDefault="00530CE4" w:rsidP="00530CE4">
      <w:pPr>
        <w:pStyle w:val="Code"/>
        <w:rPr>
          <w:highlight w:val="white"/>
        </w:rPr>
      </w:pPr>
      <w:r w:rsidRPr="00530CE4">
        <w:rPr>
          <w:highlight w:val="white"/>
        </w:rPr>
        <w:t xml:space="preserve">    }</w:t>
      </w:r>
    </w:p>
    <w:p w14:paraId="6FE40F39" w14:textId="77777777" w:rsidR="00530CE4" w:rsidRPr="00530CE4" w:rsidRDefault="00530CE4" w:rsidP="00530CE4">
      <w:pPr>
        <w:pStyle w:val="Code"/>
        <w:rPr>
          <w:highlight w:val="white"/>
        </w:rPr>
      </w:pPr>
      <w:r w:rsidRPr="00530CE4">
        <w:rPr>
          <w:highlight w:val="white"/>
        </w:rPr>
        <w:t xml:space="preserve">      </w:t>
      </w:r>
    </w:p>
    <w:p w14:paraId="1B28E137" w14:textId="77777777"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77777777" w:rsidR="00530CE4" w:rsidRPr="00530CE4" w:rsidRDefault="00530CE4" w:rsidP="00530CE4">
      <w:pPr>
        <w:pStyle w:val="Code"/>
        <w:rPr>
          <w:highlight w:val="white"/>
        </w:rPr>
      </w:pP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77777777" w:rsidR="00530CE4" w:rsidRP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0D0BCEB6" w14:textId="77777777" w:rsidR="00530CE4" w:rsidRPr="00530CE4" w:rsidRDefault="00530CE4" w:rsidP="00530CE4">
      <w:pPr>
        <w:pStyle w:val="Code"/>
        <w:rPr>
          <w:highlight w:val="white"/>
        </w:rPr>
      </w:pPr>
      <w:r w:rsidRPr="00530CE4">
        <w:rPr>
          <w:highlight w:val="white"/>
        </w:rPr>
        <w:t xml:space="preserve">    </w:t>
      </w:r>
    </w:p>
    <w:p w14:paraId="1905D19E" w14:textId="77777777"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417CEE44" w14:textId="77777777" w:rsidR="00530CE4" w:rsidRPr="00530CE4" w:rsidRDefault="00530CE4" w:rsidP="00530CE4">
      <w:pPr>
        <w:pStyle w:val="Code"/>
        <w:rPr>
          <w:highlight w:val="white"/>
        </w:rPr>
      </w:pPr>
      <w:r w:rsidRPr="00530CE4">
        <w:rPr>
          <w:highlight w:val="white"/>
        </w:rPr>
        <w:t xml:space="preserve">        AddAssemblyCode(objectOperator,</w:t>
      </w:r>
    </w:p>
    <w:p w14:paraId="70CD7F0A"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68FA8C2" w14:textId="77777777" w:rsidR="00530CE4" w:rsidRPr="00530CE4" w:rsidRDefault="00530CE4" w:rsidP="00530CE4">
      <w:pPr>
        <w:pStyle w:val="Code"/>
        <w:rPr>
          <w:highlight w:val="white"/>
        </w:rPr>
      </w:pPr>
      <w:r w:rsidRPr="00530CE4">
        <w:rPr>
          <w:highlight w:val="white"/>
        </w:rPr>
        <w:lastRenderedPageBreak/>
        <w:t xml:space="preserve">        Track track = new Track(symbol);</w:t>
      </w:r>
    </w:p>
    <w:p w14:paraId="2049D359" w14:textId="77777777" w:rsidR="00530CE4" w:rsidRPr="00530CE4" w:rsidRDefault="00530CE4" w:rsidP="00530CE4">
      <w:pPr>
        <w:pStyle w:val="Code"/>
        <w:rPr>
          <w:highlight w:val="white"/>
        </w:rPr>
      </w:pPr>
      <w:r w:rsidRPr="00530CE4">
        <w:rPr>
          <w:highlight w:val="white"/>
        </w:rPr>
        <w:t xml:space="preserve">        AddAssemblyCode(AssemblyOperator.mov, track,</w:t>
      </w:r>
    </w:p>
    <w:p w14:paraId="4B3DD200" w14:textId="77777777" w:rsidR="00530CE4" w:rsidRPr="00530CE4" w:rsidRDefault="00530CE4" w:rsidP="00530CE4">
      <w:pPr>
        <w:pStyle w:val="Code"/>
        <w:rPr>
          <w:highlight w:val="white"/>
        </w:rPr>
      </w:pPr>
      <w:r w:rsidRPr="00530CE4">
        <w:rPr>
          <w:highlight w:val="white"/>
        </w:rPr>
        <w:t xml:space="preserve">                        AssemblyCodeGenerator.IntegralStorageName,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1A548FEA" w:rsidR="00D935A0" w:rsidRPr="00E30569" w:rsidRDefault="0017732E" w:rsidP="0017732E">
      <w:pPr>
        <w:pStyle w:val="Rubrik3"/>
        <w:rPr>
          <w:highlight w:val="white"/>
        </w:rPr>
      </w:pPr>
      <w:r>
        <w:rPr>
          <w:highlight w:val="white"/>
        </w:rPr>
        <w:t>Type Conversion</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77777777" w:rsidR="00530CE4" w:rsidRPr="00530CE4" w:rsidRDefault="00530CE4" w:rsidP="00530CE4">
      <w:pPr>
        <w:pStyle w:val="Code"/>
        <w:rPr>
          <w:highlight w:val="white"/>
        </w:rPr>
      </w:pPr>
      <w:r w:rsidRPr="00530CE4">
        <w:rPr>
          <w:highlight w:val="white"/>
        </w:rPr>
        <w:t xml:space="preserve">      Symbol toSymbol = (Symbol) middleCode[0],</w:t>
      </w:r>
    </w:p>
    <w:p w14:paraId="5849AF80" w14:textId="77777777" w:rsidR="00530CE4" w:rsidRPr="00530CE4" w:rsidRDefault="00530CE4" w:rsidP="00530CE4">
      <w:pPr>
        <w:pStyle w:val="Code"/>
        <w:rPr>
          <w:highlight w:val="white"/>
        </w:rPr>
      </w:pPr>
      <w:r w:rsidRPr="00530CE4">
        <w:rPr>
          <w:highlight w:val="white"/>
        </w:rPr>
        <w:t xml:space="preserve">             fromSymbol = (Symbol) middleCode[1];</w:t>
      </w:r>
    </w:p>
    <w:p w14:paraId="1DDE9486" w14:textId="77777777" w:rsidR="00530CE4" w:rsidRPr="00530CE4" w:rsidRDefault="00530CE4" w:rsidP="00530CE4">
      <w:pPr>
        <w:pStyle w:val="Code"/>
        <w:rPr>
          <w:highlight w:val="white"/>
        </w:rPr>
      </w:pPr>
    </w:p>
    <w:p w14:paraId="7EF4960B" w14:textId="77777777" w:rsidR="00530CE4" w:rsidRPr="00530CE4" w:rsidRDefault="00530CE4" w:rsidP="00530CE4">
      <w:pPr>
        <w:pStyle w:val="Code"/>
        <w:rPr>
          <w:highlight w:val="white"/>
        </w:rPr>
      </w:pPr>
      <w:r w:rsidRPr="00530CE4">
        <w:rPr>
          <w:highlight w:val="white"/>
        </w:rPr>
        <w:t xml:space="preserve">      Type toType = toSymbol.Type, fromType = fromSymbol.Type;</w:t>
      </w:r>
    </w:p>
    <w:p w14:paraId="082D1B23" w14:textId="77777777" w:rsidR="00530CE4" w:rsidRPr="00530CE4" w:rsidRDefault="00530CE4" w:rsidP="00530CE4">
      <w:pPr>
        <w:pStyle w:val="Code"/>
        <w:rPr>
          <w:highlight w:val="white"/>
        </w:rPr>
      </w:pPr>
      <w:r w:rsidRPr="00530CE4">
        <w:rPr>
          <w:highlight w:val="white"/>
        </w:rPr>
        <w:t xml:space="preserve">      int toSize = toType.SizeArray(), fromSize = fromType.SizeArray();</w:t>
      </w:r>
    </w:p>
    <w:p w14:paraId="4576B9FF" w14:textId="77777777" w:rsidR="00530CE4" w:rsidRPr="00530CE4" w:rsidRDefault="00530CE4" w:rsidP="00530CE4">
      <w:pPr>
        <w:pStyle w:val="Code"/>
        <w:rPr>
          <w:highlight w:val="white"/>
        </w:rPr>
      </w:pPr>
    </w:p>
    <w:p w14:paraId="76CA52E3" w14:textId="77777777" w:rsidR="00530CE4" w:rsidRPr="00530CE4" w:rsidRDefault="00530CE4" w:rsidP="00530CE4">
      <w:pPr>
        <w:pStyle w:val="Code"/>
        <w:rPr>
          <w:highlight w:val="white"/>
        </w:rPr>
      </w:pPr>
      <w:r w:rsidRPr="00530CE4">
        <w:rPr>
          <w:highlight w:val="white"/>
        </w:rPr>
        <w:t xml:space="preserve">      Track fromTrack = LoadValueToRegister(fromSymbol);</w:t>
      </w:r>
    </w:p>
    <w:p w14:paraId="4ADAB3D8"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4332362B" w14:textId="77777777" w:rsidR="00530CE4" w:rsidRPr="00530CE4" w:rsidRDefault="00530CE4" w:rsidP="00530CE4">
      <w:pPr>
        <w:pStyle w:val="Code"/>
        <w:rPr>
          <w:highlight w:val="white"/>
        </w:rPr>
      </w:pPr>
    </w:p>
    <w:p w14:paraId="7854DB25" w14:textId="77777777" w:rsidR="00530CE4" w:rsidRPr="00530CE4" w:rsidRDefault="00530CE4" w:rsidP="00530CE4">
      <w:pPr>
        <w:pStyle w:val="Code"/>
        <w:rPr>
          <w:highlight w:val="white"/>
        </w:rPr>
      </w:pPr>
      <w:r w:rsidRPr="00530CE4">
        <w:rPr>
          <w:highlight w:val="white"/>
        </w:rPr>
        <w:t xml:space="preserve">      if (fromSize != toSize) {</w:t>
      </w:r>
    </w:p>
    <w:p w14:paraId="6A681E3D" w14:textId="77777777" w:rsidR="00530CE4" w:rsidRPr="00530CE4" w:rsidRDefault="00530CE4" w:rsidP="00530CE4">
      <w:pPr>
        <w:pStyle w:val="Code"/>
        <w:rPr>
          <w:highlight w:val="white"/>
        </w:rPr>
      </w:pPr>
      <w:r w:rsidRPr="00530CE4">
        <w:rPr>
          <w:highlight w:val="white"/>
        </w:rPr>
        <w:t xml:space="preserve">        if (fromSize &lt; toSize) {</w:t>
      </w:r>
    </w:p>
    <w:p w14:paraId="375CF77B" w14:textId="77777777" w:rsidR="00530CE4" w:rsidRPr="00530CE4" w:rsidRDefault="00530CE4" w:rsidP="00530CE4">
      <w:pPr>
        <w:pStyle w:val="Code"/>
        <w:rPr>
          <w:highlight w:val="white"/>
        </w:rPr>
      </w:pPr>
      <w:r w:rsidRPr="00530CE4">
        <w:rPr>
          <w:highlight w:val="white"/>
        </w:rPr>
        <w:t xml:space="preserve">          if (toSize == 8) {</w:t>
      </w:r>
    </w:p>
    <w:p w14:paraId="048F040D" w14:textId="77777777" w:rsidR="00530CE4" w:rsidRPr="00530CE4" w:rsidRDefault="00530CE4" w:rsidP="00530CE4">
      <w:pPr>
        <w:pStyle w:val="Code"/>
        <w:rPr>
          <w:highlight w:val="white"/>
        </w:rPr>
      </w:pPr>
      <w:r w:rsidRPr="00530CE4">
        <w:rPr>
          <w:highlight w:val="white"/>
        </w:rPr>
        <w:t xml:space="preserve">            Track toTrack = new Track(toSymbol);</w:t>
      </w:r>
    </w:p>
    <w:p w14:paraId="7D9B1C71" w14:textId="77777777" w:rsidR="00530CE4" w:rsidRPr="00530CE4" w:rsidRDefault="00530CE4" w:rsidP="00530CE4">
      <w:pPr>
        <w:pStyle w:val="Code"/>
        <w:rPr>
          <w:highlight w:val="white"/>
        </w:rPr>
      </w:pPr>
      <w:r w:rsidRPr="00530CE4">
        <w:rPr>
          <w:highlight w:val="white"/>
        </w:rPr>
        <w:t xml:space="preserve">            AddAssemblyCode(AssemblyOperator.mov, toTrack,</w:t>
      </w:r>
    </w:p>
    <w:p w14:paraId="429F2452" w14:textId="77777777" w:rsidR="00530CE4" w:rsidRPr="00530CE4" w:rsidRDefault="00530CE4" w:rsidP="00530CE4">
      <w:pPr>
        <w:pStyle w:val="Code"/>
        <w:rPr>
          <w:highlight w:val="white"/>
        </w:rPr>
      </w:pPr>
      <w:r w:rsidRPr="00530CE4">
        <w:rPr>
          <w:highlight w:val="white"/>
        </w:rPr>
        <w:t xml:space="preserve">                            TypeSize.GetMask(fromType.Sort));</w:t>
      </w:r>
    </w:p>
    <w:p w14:paraId="6E412EA2" w14:textId="77777777" w:rsidR="00530CE4" w:rsidRPr="00530CE4" w:rsidRDefault="00530CE4" w:rsidP="00530CE4">
      <w:pPr>
        <w:pStyle w:val="Code"/>
        <w:rPr>
          <w:highlight w:val="white"/>
        </w:rPr>
      </w:pPr>
      <w:r w:rsidRPr="00530CE4">
        <w:rPr>
          <w:highlight w:val="white"/>
        </w:rPr>
        <w:t xml:space="preserve">            AddAssemblyCode(AssemblyOperator.and, fromTrack, toTrack);</w:t>
      </w:r>
    </w:p>
    <w:p w14:paraId="55A6FCAE" w14:textId="77777777" w:rsidR="00530CE4" w:rsidRPr="00530CE4" w:rsidRDefault="00530CE4" w:rsidP="00530CE4">
      <w:pPr>
        <w:pStyle w:val="Code"/>
        <w:rPr>
          <w:highlight w:val="white"/>
        </w:rPr>
      </w:pPr>
      <w:r w:rsidRPr="00530CE4">
        <w:rPr>
          <w:highlight w:val="white"/>
        </w:rPr>
        <w:t xml:space="preserve">          }</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77777777" w:rsidR="00530CE4" w:rsidRPr="00530CE4" w:rsidRDefault="00530CE4" w:rsidP="00530CE4">
      <w:pPr>
        <w:pStyle w:val="Code"/>
        <w:rPr>
          <w:highlight w:val="white"/>
        </w:rPr>
      </w:pPr>
      <w:r w:rsidRPr="00530CE4">
        <w:rPr>
          <w:highlight w:val="white"/>
        </w:rPr>
        <w:t xml:space="preserve">            AddAssemblyCode(AssemblyOperator.and, fromTrack,</w:t>
      </w:r>
    </w:p>
    <w:p w14:paraId="7EBC5FA4" w14:textId="77777777" w:rsidR="00530CE4" w:rsidRPr="00530CE4" w:rsidRDefault="00530CE4" w:rsidP="00530CE4">
      <w:pPr>
        <w:pStyle w:val="Code"/>
        <w:rPr>
          <w:highlight w:val="white"/>
        </w:rPr>
      </w:pPr>
      <w:r w:rsidRPr="00530CE4">
        <w:rPr>
          <w:highlight w:val="white"/>
        </w:rPr>
        <w:t xml:space="preserve">                            TypeSize.GetMask(fromType.Sort));</w:t>
      </w:r>
    </w:p>
    <w:p w14:paraId="1BAE0BB2" w14:textId="77777777" w:rsidR="00530CE4" w:rsidRPr="00530CE4" w:rsidRDefault="00530CE4" w:rsidP="00530CE4">
      <w:pPr>
        <w:pStyle w:val="Code"/>
        <w:rPr>
          <w:highlight w:val="white"/>
        </w:rPr>
      </w:pPr>
      <w:r w:rsidRPr="00530CE4">
        <w:rPr>
          <w:highlight w:val="white"/>
        </w:rPr>
        <w:t xml:space="preserve">          }</w:t>
      </w:r>
    </w:p>
    <w:p w14:paraId="7F035B8A" w14:textId="77777777" w:rsidR="00530CE4" w:rsidRPr="00530CE4" w:rsidRDefault="00530CE4" w:rsidP="00530CE4">
      <w:pPr>
        <w:pStyle w:val="Code"/>
        <w:rPr>
          <w:highlight w:val="white"/>
        </w:rPr>
      </w:pP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77777777" w:rsidR="00530CE4" w:rsidRPr="00530CE4" w:rsidRDefault="00530CE4" w:rsidP="00530CE4">
      <w:pPr>
        <w:pStyle w:val="Code"/>
        <w:rPr>
          <w:highlight w:val="white"/>
        </w:rPr>
      </w:pPr>
    </w:p>
    <w:p w14:paraId="6FF4ED4F" w14:textId="77777777" w:rsidR="00530CE4" w:rsidRPr="00530CE4" w:rsidRDefault="00530CE4" w:rsidP="00530CE4">
      <w:pPr>
        <w:pStyle w:val="Code"/>
        <w:rPr>
          <w:highlight w:val="white"/>
        </w:rPr>
      </w:pPr>
      <w:r w:rsidRPr="00530CE4">
        <w:rPr>
          <w:highlight w:val="white"/>
        </w:rPr>
        <w:t xml:space="preserve">        if (fromType.IsSigned() &amp;&amp; toType.IsSigned()) {</w:t>
      </w:r>
    </w:p>
    <w:p w14:paraId="2240E929" w14:textId="77777777" w:rsidR="00530CE4" w:rsidRPr="00530CE4" w:rsidRDefault="00530CE4" w:rsidP="00530CE4">
      <w:pPr>
        <w:pStyle w:val="Code"/>
        <w:rPr>
          <w:highlight w:val="white"/>
        </w:rPr>
      </w:pPr>
      <w:r w:rsidRPr="00530CE4">
        <w:rPr>
          <w:highlight w:val="white"/>
        </w:rPr>
        <w:t xml:space="preserve">          AddAssemblyCode(AssemblyOperator.set_track_size,</w:t>
      </w:r>
    </w:p>
    <w:p w14:paraId="2F3D8E4E" w14:textId="77777777" w:rsidR="00530CE4" w:rsidRPr="00530CE4" w:rsidRDefault="00530CE4" w:rsidP="00530CE4">
      <w:pPr>
        <w:pStyle w:val="Code"/>
        <w:rPr>
          <w:highlight w:val="white"/>
        </w:rPr>
      </w:pPr>
      <w:r w:rsidRPr="00530CE4">
        <w:rPr>
          <w:highlight w:val="white"/>
        </w:rPr>
        <w:t xml:space="preserve">                          fromTrack, fromSize);</w:t>
      </w:r>
    </w:p>
    <w:p w14:paraId="678919F4" w14:textId="77777777" w:rsidR="00530CE4" w:rsidRPr="00530CE4" w:rsidRDefault="00530CE4" w:rsidP="00530CE4">
      <w:pPr>
        <w:pStyle w:val="Code"/>
        <w:rPr>
          <w:highlight w:val="white"/>
        </w:rPr>
      </w:pPr>
      <w:r w:rsidRPr="00530CE4">
        <w:rPr>
          <w:highlight w:val="white"/>
        </w:rPr>
        <w:t xml:space="preserve">          AddAssemblyCode(AssemblyOperator.cmp, fromTrack, BigInteger.Zero);</w:t>
      </w:r>
    </w:p>
    <w:p w14:paraId="11B59AC2" w14:textId="77777777" w:rsidR="00530CE4" w:rsidRPr="00530CE4" w:rsidRDefault="00530CE4" w:rsidP="00530CE4">
      <w:pPr>
        <w:pStyle w:val="Code"/>
        <w:rPr>
          <w:highlight w:val="white"/>
        </w:rPr>
      </w:pPr>
      <w:r w:rsidRPr="00530CE4">
        <w:rPr>
          <w:highlight w:val="white"/>
        </w:rPr>
        <w:t xml:space="preserve">          AddAssemblyCode(AssemblyOperator.jge, null, null, index + 1);</w:t>
      </w:r>
    </w:p>
    <w:p w14:paraId="7EFEB447"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0C5703A7" w14:textId="77777777" w:rsidR="00530CE4" w:rsidRPr="00530CE4" w:rsidRDefault="00530CE4" w:rsidP="00530CE4">
      <w:pPr>
        <w:pStyle w:val="Code"/>
        <w:rPr>
          <w:highlight w:val="white"/>
        </w:rPr>
      </w:pPr>
      <w:r w:rsidRPr="00530CE4">
        <w:rPr>
          <w:highlight w:val="white"/>
        </w:rPr>
        <w:t xml:space="preserve">          AddAssemblyCode(AssemblyOperator.set_track_size, fromTrack, toSize);</w:t>
      </w:r>
    </w:p>
    <w:p w14:paraId="0133DAE3" w14:textId="77777777" w:rsidR="00530CE4" w:rsidRPr="00530CE4" w:rsidRDefault="00530CE4" w:rsidP="00530CE4">
      <w:pPr>
        <w:pStyle w:val="Code"/>
        <w:rPr>
          <w:highlight w:val="white"/>
        </w:rPr>
      </w:pPr>
      <w:r w:rsidRPr="00530CE4">
        <w:rPr>
          <w:highlight w:val="white"/>
        </w:rPr>
        <w:t xml:space="preserve">          AddAssemblyCode(AssemblyOperator.neg, fromTrack);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77777777" w:rsidR="00530CE4" w:rsidRPr="00530CE4" w:rsidRDefault="00530CE4" w:rsidP="00530CE4">
      <w:pPr>
        <w:pStyle w:val="Code"/>
        <w:rPr>
          <w:highlight w:val="white"/>
        </w:rPr>
      </w:pPr>
    </w:p>
    <w:p w14:paraId="034D1B17" w14:textId="77777777" w:rsidR="00530CE4" w:rsidRPr="00530CE4" w:rsidRDefault="00530CE4" w:rsidP="00530CE4">
      <w:pPr>
        <w:pStyle w:val="Code"/>
        <w:rPr>
          <w:highlight w:val="white"/>
        </w:rPr>
      </w:pPr>
      <w:r w:rsidRPr="00530CE4">
        <w:rPr>
          <w:highlight w:val="white"/>
        </w:rPr>
        <w:t xml:space="preserve">      m_trackMap.Add(toSymbol, fromTrack);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77777777" w:rsidR="00530CE4" w:rsidRPr="00530CE4" w:rsidRDefault="00530CE4" w:rsidP="00530CE4">
      <w:pPr>
        <w:pStyle w:val="Code"/>
        <w:rPr>
          <w:highlight w:val="white"/>
        </w:rPr>
      </w:pP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lastRenderedPageBreak/>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07D5841F" w:rsidR="00D935A0" w:rsidRDefault="009F60A9" w:rsidP="009F60A9">
      <w:pPr>
        <w:pStyle w:val="Rubrik3"/>
        <w:rPr>
          <w:highlight w:val="white"/>
        </w:rPr>
      </w:pPr>
      <w:r>
        <w:rPr>
          <w:highlight w:val="white"/>
        </w:rPr>
        <w:t>Struct and Union</w:t>
      </w:r>
    </w:p>
    <w:p w14:paraId="0FEF4A61" w14:textId="77777777"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7838B538" w14:textId="77777777" w:rsidR="00655B7D" w:rsidRPr="00655B7D" w:rsidRDefault="00655B7D" w:rsidP="00655B7D">
      <w:pPr>
        <w:pStyle w:val="Code"/>
        <w:rPr>
          <w:highlight w:val="white"/>
        </w:rPr>
      </w:pP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385C24C3" w14:textId="77777777" w:rsidR="00655B7D" w:rsidRPr="00655B7D" w:rsidRDefault="00655B7D" w:rsidP="00655B7D">
      <w:pPr>
        <w:pStyle w:val="Code"/>
        <w:rPr>
          <w:highlight w:val="white"/>
        </w:rPr>
      </w:pP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77777777" w:rsidR="00655B7D" w:rsidRPr="00655B7D" w:rsidRDefault="00655B7D" w:rsidP="00655B7D">
      <w:pPr>
        <w:pStyle w:val="Code"/>
        <w:rPr>
          <w:highlight w:val="white"/>
        </w:rPr>
      </w:pP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77777777" w:rsidR="00655B7D" w:rsidRPr="00655B7D" w:rsidRDefault="00655B7D" w:rsidP="00655B7D">
      <w:pPr>
        <w:pStyle w:val="Code"/>
        <w:rPr>
          <w:highlight w:val="white"/>
        </w:rPr>
      </w:pP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19119BAF" w14:textId="77777777" w:rsidR="00655B7D" w:rsidRPr="00655B7D" w:rsidRDefault="00655B7D" w:rsidP="00655B7D">
      <w:pPr>
        <w:pStyle w:val="Code"/>
        <w:rPr>
          <w:highlight w:val="white"/>
        </w:rPr>
      </w:pPr>
    </w:p>
    <w:p w14:paraId="538E3EBF" w14:textId="77777777" w:rsidR="00655B7D" w:rsidRPr="00655B7D" w:rsidRDefault="00655B7D" w:rsidP="00655B7D">
      <w:pPr>
        <w:pStyle w:val="Code"/>
        <w:rPr>
          <w:highlight w:val="white"/>
        </w:rPr>
      </w:pPr>
      <w:r w:rsidRPr="00655B7D">
        <w:rPr>
          <w:highlight w:val="white"/>
        </w:rPr>
        <w:t xml:space="preserve">      int paramOffset = ((int) middleCode[2]) +</w:t>
      </w:r>
    </w:p>
    <w:p w14:paraId="130A0BBE" w14:textId="42F5371E" w:rsidR="00655B7D" w:rsidRPr="00655B7D" w:rsidRDefault="00655B7D" w:rsidP="00655B7D">
      <w:pPr>
        <w:pStyle w:val="Code"/>
        <w:rPr>
          <w:highlight w:val="white"/>
        </w:rPr>
      </w:pPr>
      <w:r w:rsidRPr="00655B7D">
        <w:rPr>
          <w:highlight w:val="white"/>
        </w:rPr>
        <w:t xml:space="preserve">                        </w:t>
      </w:r>
      <w:r w:rsidR="006E0307">
        <w:rPr>
          <w:highlight w:val="white"/>
        </w:rPr>
        <w:t>m_totalExtraSize</w:t>
      </w:r>
      <w:r w:rsidRPr="00655B7D">
        <w:rPr>
          <w:highlight w:val="white"/>
        </w:rPr>
        <w:t>;</w:t>
      </w:r>
    </w:p>
    <w:p w14:paraId="03713026" w14:textId="77777777" w:rsidR="00655B7D" w:rsidRPr="00655B7D" w:rsidRDefault="00655B7D" w:rsidP="00655B7D">
      <w:pPr>
        <w:pStyle w:val="Code"/>
        <w:rPr>
          <w:highlight w:val="white"/>
        </w:rPr>
      </w:pPr>
      <w:r w:rsidRPr="00655B7D">
        <w:rPr>
          <w:highlight w:val="white"/>
        </w:rPr>
        <w:t xml:space="preserve">      targetSymbol.Offset = paramOffset;</w:t>
      </w:r>
    </w:p>
    <w:p w14:paraId="2850D728" w14:textId="77777777" w:rsidR="00655B7D" w:rsidRPr="00655B7D" w:rsidRDefault="00655B7D" w:rsidP="00655B7D">
      <w:pPr>
        <w:pStyle w:val="Code"/>
        <w:rPr>
          <w:highlight w:val="white"/>
        </w:rPr>
      </w:pP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32D7B13" w14:textId="77777777" w:rsidR="00655B7D" w:rsidRPr="00655B7D" w:rsidRDefault="00655B7D" w:rsidP="00655B7D">
      <w:pPr>
        <w:pStyle w:val="Code"/>
        <w:rPr>
          <w:highlight w:val="white"/>
        </w:rPr>
      </w:pP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77777777"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77777777" w:rsidR="00655B7D" w:rsidRPr="00655B7D" w:rsidRDefault="00655B7D" w:rsidP="00655B7D">
      <w:pPr>
        <w:pStyle w:val="Code"/>
        <w:rPr>
          <w:highlight w:val="white"/>
        </w:rPr>
      </w:pP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77777777" w:rsidR="00655B7D" w:rsidRPr="00655B7D" w:rsidRDefault="00655B7D" w:rsidP="00655B7D">
      <w:pPr>
        <w:pStyle w:val="Code"/>
        <w:rPr>
          <w:highlight w:val="white"/>
        </w:rPr>
      </w:pP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77777777" w:rsidR="00655B7D" w:rsidRPr="00655B7D" w:rsidRDefault="00655B7D" w:rsidP="00655B7D">
      <w:pPr>
        <w:pStyle w:val="Code"/>
        <w:rPr>
          <w:highlight w:val="white"/>
        </w:rPr>
      </w:pPr>
    </w:p>
    <w:p w14:paraId="1CA728A1" w14:textId="77777777" w:rsidR="00655B7D" w:rsidRPr="00655B7D" w:rsidRDefault="00655B7D" w:rsidP="00655B7D">
      <w:pPr>
        <w:pStyle w:val="Code"/>
        <w:rPr>
          <w:highlight w:val="white"/>
        </w:rPr>
      </w:pPr>
      <w:r w:rsidRPr="00655B7D">
        <w:rPr>
          <w:highlight w:val="white"/>
        </w:rPr>
        <w:t xml:space="preserve">    private static int m_labelCount = 0;</w:t>
      </w:r>
    </w:p>
    <w:p w14:paraId="53CE6C13" w14:textId="77777777" w:rsidR="00655B7D" w:rsidRPr="00655B7D" w:rsidRDefault="00655B7D" w:rsidP="00655B7D">
      <w:pPr>
        <w:pStyle w:val="Code"/>
        <w:rPr>
          <w:highlight w:val="white"/>
        </w:rPr>
      </w:pPr>
      <w:r w:rsidRPr="00655B7D">
        <w:rPr>
          <w:highlight w:val="white"/>
        </w:rPr>
        <w:t xml:space="preserve">    public void MemoryCopy(Track targetAddressTrack,</w:t>
      </w:r>
    </w:p>
    <w:p w14:paraId="3114E899" w14:textId="1456F019" w:rsidR="00655B7D" w:rsidRPr="00655B7D" w:rsidRDefault="00655B7D" w:rsidP="00655B7D">
      <w:pPr>
        <w:pStyle w:val="Code"/>
        <w:rPr>
          <w:highlight w:val="white"/>
        </w:rPr>
      </w:pPr>
      <w:r w:rsidRPr="00655B7D">
        <w:rPr>
          <w:highlight w:val="white"/>
        </w:rPr>
        <w:t xml:space="preserve">                           Track sourceAddress</w:t>
      </w:r>
      <w:r w:rsidR="00C5142A">
        <w:rPr>
          <w:highlight w:val="white"/>
        </w:rPr>
        <w:t>Track,int</w:t>
      </w:r>
      <w:r w:rsidRPr="00655B7D">
        <w:rPr>
          <w:highlight w:val="white"/>
        </w:rPr>
        <w:t xml:space="preserve"> size, int index) {</w:t>
      </w:r>
    </w:p>
    <w:p w14:paraId="0A2C0B4E" w14:textId="77777777" w:rsidR="00655B7D" w:rsidRPr="00655B7D" w:rsidRDefault="00655B7D" w:rsidP="00655B7D">
      <w:pPr>
        <w:pStyle w:val="Code"/>
        <w:rPr>
          <w:highlight w:val="white"/>
        </w:rPr>
      </w:pPr>
      <w:r w:rsidRPr="00655B7D">
        <w:rPr>
          <w:highlight w:val="white"/>
        </w:rPr>
        <w:t xml:space="preserve">      Type countType = (size &lt; 256) ? Type.UnsignedCharType</w:t>
      </w:r>
    </w:p>
    <w:p w14:paraId="56BA5B05" w14:textId="77777777" w:rsidR="00655B7D" w:rsidRPr="00655B7D" w:rsidRDefault="00655B7D" w:rsidP="00655B7D">
      <w:pPr>
        <w:pStyle w:val="Code"/>
        <w:rPr>
          <w:highlight w:val="white"/>
        </w:rPr>
      </w:pPr>
      <w:r w:rsidRPr="00655B7D">
        <w:rPr>
          <w:highlight w:val="white"/>
        </w:rPr>
        <w:t xml:space="preserve">                                    : Type.UnsignedIntegerType;</w:t>
      </w:r>
    </w:p>
    <w:p w14:paraId="4642A4AF" w14:textId="77777777" w:rsidR="00655B7D" w:rsidRPr="00655B7D" w:rsidRDefault="00655B7D" w:rsidP="00655B7D">
      <w:pPr>
        <w:pStyle w:val="Code"/>
        <w:rPr>
          <w:highlight w:val="white"/>
        </w:rPr>
      </w:pPr>
      <w:r w:rsidRPr="00655B7D">
        <w:rPr>
          <w:highlight w:val="white"/>
        </w:rPr>
        <w:t xml:space="preserve">      Track countTrack = new Track(countType),</w:t>
      </w:r>
    </w:p>
    <w:p w14:paraId="05B4AD90" w14:textId="77777777" w:rsidR="00655B7D" w:rsidRPr="00655B7D" w:rsidRDefault="00655B7D" w:rsidP="00655B7D">
      <w:pPr>
        <w:pStyle w:val="Code"/>
        <w:rPr>
          <w:highlight w:val="white"/>
        </w:rPr>
      </w:pPr>
      <w:r w:rsidRPr="00655B7D">
        <w:rPr>
          <w:highlight w:val="white"/>
        </w:rPr>
        <w:t xml:space="preserve">            valueTrack = new Track(Type.UnsignedCharType);</w:t>
      </w:r>
    </w:p>
    <w:p w14:paraId="7F731492" w14:textId="77777777" w:rsidR="00655B7D" w:rsidRPr="00655B7D" w:rsidRDefault="00655B7D" w:rsidP="00655B7D">
      <w:pPr>
        <w:pStyle w:val="Code"/>
        <w:rPr>
          <w:highlight w:val="white"/>
        </w:rPr>
      </w:pPr>
    </w:p>
    <w:p w14:paraId="7CE92C22" w14:textId="77777777" w:rsidR="00655B7D" w:rsidRPr="00655B7D" w:rsidRDefault="00655B7D" w:rsidP="00655B7D">
      <w:pPr>
        <w:pStyle w:val="Code"/>
        <w:rPr>
          <w:highlight w:val="white"/>
        </w:rPr>
      </w:pPr>
      <w:r w:rsidRPr="00655B7D">
        <w:rPr>
          <w:highlight w:val="white"/>
        </w:rPr>
        <w:t xml:space="preserve">      AddAssemblyCode(AssemblyOperator.mov, countTrack, (BigInteger) size);</w:t>
      </w:r>
    </w:p>
    <w:p w14:paraId="184F0160" w14:textId="77777777" w:rsidR="00655B7D" w:rsidRPr="00655B7D" w:rsidRDefault="00655B7D" w:rsidP="00655B7D">
      <w:pPr>
        <w:pStyle w:val="Code"/>
        <w:rPr>
          <w:highlight w:val="white"/>
        </w:rPr>
      </w:pPr>
      <w:r w:rsidRPr="00655B7D">
        <w:rPr>
          <w:highlight w:val="white"/>
        </w:rPr>
        <w:t xml:space="preserve">      int labelIndex = m_labelCount++;</w:t>
      </w:r>
    </w:p>
    <w:p w14:paraId="29F47E71" w14:textId="77777777" w:rsidR="00655B7D" w:rsidRPr="00655B7D" w:rsidRDefault="00655B7D" w:rsidP="00655B7D">
      <w:pPr>
        <w:pStyle w:val="Code"/>
        <w:rPr>
          <w:highlight w:val="white"/>
        </w:rPr>
      </w:pPr>
      <w:r w:rsidRPr="00655B7D">
        <w:rPr>
          <w:highlight w:val="white"/>
        </w:rPr>
        <w:t xml:space="preserve">      AddAssemblyCode(AssemblyOperator.label, "x" + labelIndex);</w:t>
      </w:r>
    </w:p>
    <w:p w14:paraId="23A3823B" w14:textId="77777777" w:rsidR="00655B7D" w:rsidRPr="00655B7D" w:rsidRDefault="00655B7D" w:rsidP="00655B7D">
      <w:pPr>
        <w:pStyle w:val="Code"/>
        <w:rPr>
          <w:highlight w:val="white"/>
        </w:rPr>
      </w:pPr>
      <w:r w:rsidRPr="00655B7D">
        <w:rPr>
          <w:highlight w:val="white"/>
        </w:rPr>
        <w:lastRenderedPageBreak/>
        <w:t xml:space="preserve">      AddAssemblyCode(AssemblyOperator.mov, valueTrack,</w:t>
      </w:r>
    </w:p>
    <w:p w14:paraId="52C7C85B" w14:textId="77777777" w:rsidR="00655B7D" w:rsidRPr="00655B7D" w:rsidRDefault="00655B7D" w:rsidP="00655B7D">
      <w:pPr>
        <w:pStyle w:val="Code"/>
        <w:rPr>
          <w:highlight w:val="white"/>
        </w:rPr>
      </w:pPr>
      <w:r w:rsidRPr="00655B7D">
        <w:rPr>
          <w:highlight w:val="white"/>
        </w:rPr>
        <w:t xml:space="preserve">                      sourceAddressTrack, 0);</w:t>
      </w:r>
    </w:p>
    <w:p w14:paraId="555E2A5E" w14:textId="77777777" w:rsidR="00655B7D" w:rsidRPr="00655B7D" w:rsidRDefault="00655B7D" w:rsidP="00655B7D">
      <w:pPr>
        <w:pStyle w:val="Code"/>
        <w:rPr>
          <w:highlight w:val="white"/>
        </w:rPr>
      </w:pPr>
      <w:r w:rsidRPr="00655B7D">
        <w:rPr>
          <w:highlight w:val="white"/>
        </w:rPr>
        <w:t xml:space="preserve">      AddAssemblyCode(AssemblyOperator.mov, targetAddressTrack,</w:t>
      </w:r>
    </w:p>
    <w:p w14:paraId="188C33CA" w14:textId="77777777" w:rsidR="00655B7D" w:rsidRPr="00655B7D" w:rsidRDefault="00655B7D" w:rsidP="00655B7D">
      <w:pPr>
        <w:pStyle w:val="Code"/>
        <w:rPr>
          <w:highlight w:val="white"/>
        </w:rPr>
      </w:pPr>
      <w:r w:rsidRPr="00655B7D">
        <w:rPr>
          <w:highlight w:val="white"/>
        </w:rPr>
        <w:t xml:space="preserve">                      0, valueTrack);</w:t>
      </w:r>
    </w:p>
    <w:p w14:paraId="55AB857A" w14:textId="77777777" w:rsidR="00655B7D" w:rsidRPr="00655B7D" w:rsidRDefault="00655B7D" w:rsidP="00655B7D">
      <w:pPr>
        <w:pStyle w:val="Code"/>
        <w:rPr>
          <w:highlight w:val="white"/>
        </w:rPr>
      </w:pPr>
      <w:r w:rsidRPr="00655B7D">
        <w:rPr>
          <w:highlight w:val="white"/>
        </w:rPr>
        <w:t xml:space="preserve">      AddAssemblyCode(AssemblyOperator.inc, sourceAddressTrack);</w:t>
      </w:r>
    </w:p>
    <w:p w14:paraId="302C82E5" w14:textId="77777777" w:rsidR="00655B7D" w:rsidRPr="00655B7D" w:rsidRDefault="00655B7D" w:rsidP="00655B7D">
      <w:pPr>
        <w:pStyle w:val="Code"/>
        <w:rPr>
          <w:highlight w:val="white"/>
        </w:rPr>
      </w:pPr>
      <w:r w:rsidRPr="00655B7D">
        <w:rPr>
          <w:highlight w:val="white"/>
        </w:rPr>
        <w:t xml:space="preserve">      AddAssemblyCode(AssemblyOperator.inc, targetAddressTrack);</w:t>
      </w:r>
    </w:p>
    <w:p w14:paraId="36A66269" w14:textId="77777777" w:rsidR="00655B7D" w:rsidRPr="00655B7D" w:rsidRDefault="00655B7D" w:rsidP="00655B7D">
      <w:pPr>
        <w:pStyle w:val="Code"/>
        <w:rPr>
          <w:highlight w:val="white"/>
        </w:rPr>
      </w:pPr>
      <w:r w:rsidRPr="00655B7D">
        <w:rPr>
          <w:highlight w:val="white"/>
        </w:rPr>
        <w:t xml:space="preserve">      AddAssemblyCode(AssemblyOperator.dec, countTrack);</w:t>
      </w:r>
    </w:p>
    <w:p w14:paraId="281A1A1B" w14:textId="77777777" w:rsidR="00655B7D" w:rsidRPr="00655B7D" w:rsidRDefault="00655B7D" w:rsidP="00655B7D">
      <w:pPr>
        <w:pStyle w:val="Code"/>
        <w:rPr>
          <w:highlight w:val="white"/>
        </w:rPr>
      </w:pPr>
      <w:r w:rsidRPr="00655B7D">
        <w:rPr>
          <w:highlight w:val="white"/>
        </w:rPr>
        <w:t xml:space="preserve">      AddAssemblyCode(AssemblyOperator.cmp, countTrack, BigInteger.Zero);</w:t>
      </w:r>
    </w:p>
    <w:p w14:paraId="0C684DFC" w14:textId="77777777" w:rsidR="00655B7D" w:rsidRPr="00655B7D" w:rsidRDefault="00655B7D" w:rsidP="00655B7D">
      <w:pPr>
        <w:pStyle w:val="Code"/>
        <w:rPr>
          <w:highlight w:val="white"/>
        </w:rPr>
      </w:pPr>
      <w:r w:rsidRPr="00655B7D">
        <w:rPr>
          <w:highlight w:val="white"/>
        </w:rPr>
        <w:t xml:space="preserve">      AddAssemblyCode(AssemblyOperator.jne, null, labelIndex);</w:t>
      </w:r>
    </w:p>
    <w:p w14:paraId="253A507C" w14:textId="3D7B209F" w:rsidR="00655B7D" w:rsidRPr="00655B7D" w:rsidRDefault="00655B7D" w:rsidP="00655B7D">
      <w:pPr>
        <w:pStyle w:val="Code"/>
        <w:rPr>
          <w:highlight w:val="white"/>
        </w:rPr>
      </w:pPr>
      <w:r w:rsidRPr="00655B7D">
        <w:rPr>
          <w:highlight w:val="white"/>
        </w:rPr>
        <w:t xml:space="preserve">    }</w:t>
      </w:r>
    </w:p>
    <w:p w14:paraId="6A2742AC" w14:textId="35165DD3" w:rsidR="00D935A0" w:rsidRPr="005A3D17" w:rsidRDefault="00CC29C4" w:rsidP="00B84658">
      <w:pPr>
        <w:pStyle w:val="Rubrik3"/>
        <w:rPr>
          <w:highlight w:val="white"/>
        </w:rPr>
      </w:pPr>
      <w:r>
        <w:rPr>
          <w:highlight w:val="white"/>
        </w:rPr>
        <w:t>Initialization Code</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77777777"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77777777" w:rsidR="00F164AC" w:rsidRPr="00F164AC" w:rsidRDefault="00F164AC" w:rsidP="00F164AC">
      <w:pPr>
        <w:pStyle w:val="Code"/>
        <w:rPr>
          <w:highlight w:val="white"/>
        </w:rPr>
      </w:pPr>
      <w:r w:rsidRPr="00F164AC">
        <w:rPr>
          <w:highlight w:val="white"/>
        </w:rPr>
        <w:t xml:space="preserve">        AssemblyCodeGenerator.TextList(assemblyCodeList,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lastRenderedPageBreak/>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45A4F8FF" w:rsidR="00D935A0" w:rsidRPr="00D935A0" w:rsidRDefault="00B84658" w:rsidP="00B84658">
      <w:pPr>
        <w:pStyle w:val="Rubrik3"/>
        <w:rPr>
          <w:highlight w:val="white"/>
        </w:rPr>
      </w:pPr>
      <w:r>
        <w:rPr>
          <w:highlight w:val="white"/>
        </w:rPr>
        <w:t>Command Line Arguments</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lastRenderedPageBreak/>
        <w:t xml:space="preserve">        ISet&lt;string&gt; externSet = new HashSet&lt;string&gt;();</w:t>
      </w:r>
    </w:p>
    <w:p w14:paraId="5C40D68D" w14:textId="77777777" w:rsidR="00B4734E" w:rsidRPr="00B4734E" w:rsidRDefault="00B4734E" w:rsidP="00B4734E">
      <w:pPr>
        <w:pStyle w:val="Code"/>
        <w:rPr>
          <w:highlight w:val="white"/>
        </w:rPr>
      </w:pPr>
      <w:r w:rsidRPr="00B4734E">
        <w:rPr>
          <w:highlight w:val="white"/>
        </w:rPr>
        <w:t xml:space="preserve">        AssemblyCodeGenerator.TextList(assemblyCodeList,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lastRenderedPageBreak/>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9904AA6" w14:textId="33F4BAA9" w:rsidR="00D935A0" w:rsidRPr="00D935A0" w:rsidRDefault="007B2BDE" w:rsidP="007B2BDE">
      <w:pPr>
        <w:pStyle w:val="Rubrik3"/>
        <w:rPr>
          <w:highlight w:val="white"/>
        </w:rPr>
      </w:pPr>
      <w:r>
        <w:rPr>
          <w:highlight w:val="white"/>
        </w:rPr>
        <w:t>Jump Info</w:t>
      </w:r>
    </w:p>
    <w:p w14:paraId="1187E02D" w14:textId="77777777" w:rsidR="00B4734E" w:rsidRPr="00B4734E" w:rsidRDefault="00B4734E" w:rsidP="00B4734E">
      <w:pPr>
        <w:pStyle w:val="Code"/>
        <w:rPr>
          <w:highlight w:val="white"/>
        </w:rPr>
      </w:pPr>
      <w:r w:rsidRPr="00B4734E">
        <w:rPr>
          <w:highlight w:val="white"/>
        </w:rPr>
        <w:t xml:space="preserve">    private void JumpInfo()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77777777" w:rsidR="00B4734E" w:rsidRPr="00B4734E" w:rsidRDefault="00B4734E" w:rsidP="00B4734E">
      <w:pPr>
        <w:pStyle w:val="Code"/>
        <w:rPr>
          <w:highlight w:val="white"/>
        </w:rPr>
      </w:pP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77777777" w:rsidR="00B4734E" w:rsidRPr="00B4734E" w:rsidRDefault="00B4734E" w:rsidP="00B4734E">
      <w:pPr>
        <w:pStyle w:val="Code"/>
        <w:rPr>
          <w:highlight w:val="white"/>
        </w:rPr>
      </w:pP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77777777" w:rsidR="00B4734E" w:rsidRPr="00B4734E" w:rsidRDefault="00B4734E" w:rsidP="00B4734E">
      <w:pPr>
        <w:pStyle w:val="Code"/>
        <w:rPr>
          <w:highlight w:val="white"/>
        </w:rPr>
      </w:pP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lastRenderedPageBreak/>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77777777" w:rsidR="00B4734E" w:rsidRPr="00B4734E" w:rsidRDefault="00B4734E" w:rsidP="00B4734E">
      <w:pPr>
        <w:pStyle w:val="Code"/>
        <w:rPr>
          <w:highlight w:val="white"/>
        </w:rPr>
      </w:pP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77777777" w:rsidR="00B4734E" w:rsidRPr="00B4734E" w:rsidRDefault="00B4734E" w:rsidP="00B4734E">
      <w:pPr>
        <w:pStyle w:val="Code"/>
        <w:rPr>
          <w:highlight w:val="white"/>
        </w:rPr>
      </w:pP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7777777" w:rsidR="00B4734E" w:rsidRPr="00B4734E" w:rsidRDefault="00B4734E" w:rsidP="00B4734E">
      <w:pPr>
        <w:pStyle w:val="Code"/>
        <w:rPr>
          <w:highlight w:val="white"/>
        </w:rPr>
      </w:pP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77777777" w:rsidR="00B4734E" w:rsidRPr="00B4734E" w:rsidRDefault="00B4734E" w:rsidP="00B4734E">
      <w:pPr>
        <w:pStyle w:val="Code"/>
        <w:rPr>
          <w:highlight w:val="white"/>
        </w:rPr>
      </w:pPr>
    </w:p>
    <w:p w14:paraId="52B55270"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112867B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562050FE" w14:textId="77777777" w:rsidR="00B4734E" w:rsidRPr="00B4734E" w:rsidRDefault="00B4734E" w:rsidP="00B4734E">
      <w:pPr>
        <w:pStyle w:val="Code"/>
        <w:rPr>
          <w:highlight w:val="white"/>
        </w:rPr>
      </w:pPr>
    </w:p>
    <w:p w14:paraId="30CFF4DE" w14:textId="77777777" w:rsidR="00B4734E" w:rsidRPr="00B4734E" w:rsidRDefault="00B4734E" w:rsidP="00B4734E">
      <w:pPr>
        <w:pStyle w:val="Code"/>
        <w:rPr>
          <w:highlight w:val="white"/>
        </w:rPr>
      </w:pPr>
      <w:r w:rsidRPr="00B4734E">
        <w:rPr>
          <w:highlight w:val="white"/>
        </w:rPr>
        <w:t xml:space="preserve">        if (assemblyCode.Operator == AssemblyOperator.address_return) {</w:t>
      </w:r>
    </w:p>
    <w:p w14:paraId="34F1C543" w14:textId="77777777" w:rsidR="00B4734E" w:rsidRPr="00B4734E" w:rsidRDefault="00B4734E" w:rsidP="00B4734E">
      <w:pPr>
        <w:pStyle w:val="Code"/>
        <w:rPr>
          <w:highlight w:val="white"/>
        </w:rPr>
      </w:pPr>
      <w:r w:rsidRPr="00B4734E">
        <w:rPr>
          <w:highlight w:val="white"/>
        </w:rPr>
        <w:t xml:space="preserve">          int middleAddress = (int) ((BigInteger) assemblyCode[2]);</w:t>
      </w:r>
    </w:p>
    <w:p w14:paraId="3A29624C" w14:textId="77777777" w:rsidR="00B4734E" w:rsidRPr="00B4734E" w:rsidRDefault="00B4734E" w:rsidP="00B4734E">
      <w:pPr>
        <w:pStyle w:val="Code"/>
        <w:rPr>
          <w:highlight w:val="white"/>
        </w:rPr>
      </w:pPr>
      <w:r w:rsidRPr="00B4734E">
        <w:rPr>
          <w:highlight w:val="white"/>
        </w:rPr>
        <w:t xml:space="preserve">          int assemblyAddress = middleToAssemblyMap[middleAddress];</w:t>
      </w:r>
    </w:p>
    <w:p w14:paraId="60ACD7F9" w14:textId="77777777" w:rsidR="00B4734E" w:rsidRPr="00B4734E" w:rsidRDefault="00B4734E" w:rsidP="00B4734E">
      <w:pPr>
        <w:pStyle w:val="Code"/>
        <w:rPr>
          <w:highlight w:val="white"/>
        </w:rPr>
      </w:pPr>
      <w:r w:rsidRPr="00B4734E">
        <w:rPr>
          <w:highlight w:val="white"/>
        </w:rPr>
        <w:t xml:space="preserve">          int byteAddress = assemblyToByteMap[assemblyAddress];</w:t>
      </w:r>
    </w:p>
    <w:p w14:paraId="61E6478B" w14:textId="77777777" w:rsidR="00B4734E" w:rsidRPr="00B4734E" w:rsidRDefault="00B4734E" w:rsidP="00B4734E">
      <w:pPr>
        <w:pStyle w:val="Code"/>
        <w:rPr>
          <w:highlight w:val="white"/>
        </w:rPr>
      </w:pPr>
      <w:r w:rsidRPr="00B4734E">
        <w:rPr>
          <w:highlight w:val="white"/>
        </w:rPr>
        <w:t xml:space="preserve">          int nextAddress = assemblyToByteMap[line + 1];</w:t>
      </w:r>
    </w:p>
    <w:p w14:paraId="5A538266" w14:textId="77777777" w:rsidR="00B4734E" w:rsidRPr="00B4734E" w:rsidRDefault="00B4734E" w:rsidP="00B4734E">
      <w:pPr>
        <w:pStyle w:val="Code"/>
        <w:rPr>
          <w:highlight w:val="white"/>
        </w:rPr>
      </w:pPr>
      <w:r w:rsidRPr="00B4734E">
        <w:rPr>
          <w:highlight w:val="white"/>
        </w:rPr>
        <w:t xml:space="preserve">          BigInteger byteReturn = byteAddress - nextAddress +</w:t>
      </w:r>
    </w:p>
    <w:p w14:paraId="50BE7A44" w14:textId="77777777" w:rsidR="00B4734E" w:rsidRPr="00B4734E" w:rsidRDefault="00B4734E" w:rsidP="00B4734E">
      <w:pPr>
        <w:pStyle w:val="Code"/>
        <w:rPr>
          <w:highlight w:val="white"/>
        </w:rPr>
      </w:pPr>
      <w:r w:rsidRPr="00B4734E">
        <w:rPr>
          <w:highlight w:val="white"/>
        </w:rPr>
        <w:t xml:space="preserve">                                  TypeSize.PointerSize;</w:t>
      </w:r>
    </w:p>
    <w:p w14:paraId="36655C2B" w14:textId="77777777" w:rsidR="00B4734E" w:rsidRPr="00B4734E" w:rsidRDefault="00B4734E" w:rsidP="00B4734E">
      <w:pPr>
        <w:pStyle w:val="Code"/>
        <w:rPr>
          <w:highlight w:val="white"/>
        </w:rPr>
      </w:pPr>
      <w:r w:rsidRPr="00B4734E">
        <w:rPr>
          <w:highlight w:val="white"/>
        </w:rPr>
        <w:t xml:space="preserve">          assemblyCode[2] = byteReturn;</w:t>
      </w:r>
    </w:p>
    <w:p w14:paraId="698DB2D0" w14:textId="77777777" w:rsidR="00B4734E" w:rsidRPr="00B4734E" w:rsidRDefault="00B4734E" w:rsidP="00B4734E">
      <w:pPr>
        <w:pStyle w:val="Code"/>
        <w:rPr>
          <w:highlight w:val="white"/>
        </w:rPr>
      </w:pPr>
      <w:r w:rsidRPr="00B4734E">
        <w:rPr>
          <w:highlight w:val="white"/>
        </w:rPr>
        <w:t xml:space="preserve">        }</w:t>
      </w:r>
    </w:p>
    <w:p w14:paraId="7C11C38E" w14:textId="77777777" w:rsidR="00B4734E" w:rsidRPr="00B4734E" w:rsidRDefault="00B4734E" w:rsidP="00B4734E">
      <w:pPr>
        <w:pStyle w:val="Code"/>
        <w:rPr>
          <w:highlight w:val="white"/>
        </w:rPr>
      </w:pPr>
      <w:r w:rsidRPr="00B4734E">
        <w:rPr>
          <w:highlight w:val="white"/>
        </w:rPr>
        <w:t xml:space="preserve">      }</w:t>
      </w:r>
    </w:p>
    <w:p w14:paraId="5088114D" w14:textId="77777777" w:rsidR="00B4734E" w:rsidRPr="00B4734E" w:rsidRDefault="00B4734E" w:rsidP="00B4734E">
      <w:pPr>
        <w:pStyle w:val="Code"/>
        <w:rPr>
          <w:highlight w:val="white"/>
        </w:rPr>
      </w:pPr>
      <w:r w:rsidRPr="00B4734E">
        <w:rPr>
          <w:highlight w:val="white"/>
        </w:rPr>
        <w:t xml:space="preserve">    }</w:t>
      </w:r>
    </w:p>
    <w:p w14:paraId="2E90EE24" w14:textId="35FFAAF0" w:rsidR="00D935A0" w:rsidRDefault="007B2BDE" w:rsidP="007B2BDE">
      <w:pPr>
        <w:pStyle w:val="Rubrik3"/>
        <w:rPr>
          <w:highlight w:val="white"/>
        </w:rPr>
      </w:pPr>
      <w:r>
        <w:rPr>
          <w:highlight w:val="white"/>
        </w:rPr>
        <w:t>Text List</w:t>
      </w:r>
    </w:p>
    <w:p w14:paraId="523EC9DB" w14:textId="77777777" w:rsidR="00B4734E" w:rsidRPr="00B4734E" w:rsidRDefault="00B4734E" w:rsidP="00B4734E">
      <w:pPr>
        <w:pStyle w:val="Code"/>
        <w:rPr>
          <w:highlight w:val="white"/>
        </w:rPr>
      </w:pPr>
      <w:r w:rsidRPr="00B4734E">
        <w:rPr>
          <w:highlight w:val="white"/>
        </w:rPr>
        <w:t xml:space="preserve">    public static void TextList(IList&lt;AssemblyCode&gt; assemblyCodeList,</w:t>
      </w:r>
    </w:p>
    <w:p w14:paraId="4DD2BD5C" w14:textId="77777777" w:rsidR="00B4734E" w:rsidRPr="00B4734E" w:rsidRDefault="00B4734E" w:rsidP="00B4734E">
      <w:pPr>
        <w:pStyle w:val="Code"/>
        <w:rPr>
          <w:highlight w:val="white"/>
        </w:rPr>
      </w:pPr>
      <w:r w:rsidRPr="00B4734E">
        <w:rPr>
          <w:highlight w:val="white"/>
        </w:rPr>
        <w:lastRenderedPageBreak/>
        <w:t xml:space="preserve">                                IList&lt;string&gt; textList,</w:t>
      </w:r>
    </w:p>
    <w:p w14:paraId="28B7545B" w14:textId="77777777" w:rsidR="00B4734E" w:rsidRPr="00B4734E" w:rsidRDefault="00B4734E" w:rsidP="00B4734E">
      <w:pPr>
        <w:pStyle w:val="Code"/>
        <w:rPr>
          <w:highlight w:val="white"/>
        </w:rPr>
      </w:pPr>
      <w:r w:rsidRPr="00B4734E">
        <w:rPr>
          <w:highlight w:val="white"/>
        </w:rPr>
        <w:t xml:space="preserve">                                ISet&lt;string&gt; externSet) {</w:t>
      </w:r>
    </w:p>
    <w:p w14:paraId="1C2BEA0C" w14:textId="77777777" w:rsidR="00B4734E" w:rsidRPr="00B4734E" w:rsidRDefault="00B4734E" w:rsidP="00B4734E">
      <w:pPr>
        <w:pStyle w:val="Code"/>
        <w:rPr>
          <w:highlight w:val="white"/>
        </w:rPr>
      </w:pPr>
      <w:r w:rsidRPr="00B4734E">
        <w:rPr>
          <w:highlight w:val="white"/>
        </w:rPr>
        <w:t xml:space="preserve">      foreach (AssemblyCode assemblyCode in assemblyCodeList) {</w:t>
      </w:r>
    </w:p>
    <w:p w14:paraId="5BBE90AB" w14:textId="77777777" w:rsidR="00B4734E" w:rsidRPr="00B4734E" w:rsidRDefault="00B4734E" w:rsidP="00B4734E">
      <w:pPr>
        <w:pStyle w:val="Code"/>
        <w:rPr>
          <w:highlight w:val="white"/>
        </w:rPr>
      </w:pPr>
      <w:r w:rsidRPr="00B4734E">
        <w:rPr>
          <w:highlight w:val="white"/>
        </w:rPr>
        <w:t xml:space="preserve">        AssemblyOperator assemblyOperator = assemblyCode.Operator;</w:t>
      </w:r>
    </w:p>
    <w:p w14:paraId="38C0E6CF" w14:textId="77777777" w:rsidR="00B4734E" w:rsidRPr="00B4734E" w:rsidRDefault="00B4734E" w:rsidP="00B4734E">
      <w:pPr>
        <w:pStyle w:val="Code"/>
        <w:rPr>
          <w:highlight w:val="white"/>
        </w:rPr>
      </w:pPr>
      <w:r w:rsidRPr="00B4734E">
        <w:rPr>
          <w:highlight w:val="white"/>
        </w:rPr>
        <w:t xml:space="preserve">        object operand0 = assemblyCode[0],</w:t>
      </w:r>
    </w:p>
    <w:p w14:paraId="5B63623F" w14:textId="77777777" w:rsidR="00B4734E" w:rsidRPr="00B4734E" w:rsidRDefault="00B4734E" w:rsidP="00B4734E">
      <w:pPr>
        <w:pStyle w:val="Code"/>
        <w:rPr>
          <w:highlight w:val="white"/>
        </w:rPr>
      </w:pPr>
      <w:r w:rsidRPr="00B4734E">
        <w:rPr>
          <w:highlight w:val="white"/>
        </w:rPr>
        <w:t xml:space="preserve">               operand1 = assemblyCode[1],</w:t>
      </w:r>
    </w:p>
    <w:p w14:paraId="0EBCFCEE" w14:textId="77777777" w:rsidR="00B4734E" w:rsidRPr="00B4734E" w:rsidRDefault="00B4734E" w:rsidP="00B4734E">
      <w:pPr>
        <w:pStyle w:val="Code"/>
        <w:rPr>
          <w:highlight w:val="white"/>
        </w:rPr>
      </w:pPr>
      <w:r w:rsidRPr="00B4734E">
        <w:rPr>
          <w:highlight w:val="white"/>
        </w:rPr>
        <w:t xml:space="preserve">               operand2 = assemblyCode[2];</w:t>
      </w:r>
    </w:p>
    <w:p w14:paraId="033FFB79" w14:textId="77777777" w:rsidR="00B4734E" w:rsidRPr="00B4734E" w:rsidRDefault="00B4734E" w:rsidP="00B4734E">
      <w:pPr>
        <w:pStyle w:val="Code"/>
        <w:rPr>
          <w:highlight w:val="white"/>
        </w:rPr>
      </w:pPr>
    </w:p>
    <w:p w14:paraId="489F0F99" w14:textId="77777777" w:rsidR="00B4734E" w:rsidRPr="00B4734E" w:rsidRDefault="00B4734E" w:rsidP="00B4734E">
      <w:pPr>
        <w:pStyle w:val="Code"/>
        <w:rPr>
          <w:highlight w:val="white"/>
        </w:rPr>
      </w:pPr>
      <w:r w:rsidRPr="00B4734E">
        <w:rPr>
          <w:highlight w:val="white"/>
        </w:rPr>
        <w:t xml:space="preserve">        if (assemblyOperator == AssemblyOperator.define_value) {</w:t>
      </w:r>
    </w:p>
    <w:p w14:paraId="192634BB" w14:textId="77777777" w:rsidR="00B4734E" w:rsidRPr="00B4734E" w:rsidRDefault="00B4734E" w:rsidP="00B4734E">
      <w:pPr>
        <w:pStyle w:val="Code"/>
        <w:rPr>
          <w:highlight w:val="white"/>
        </w:rPr>
      </w:pPr>
      <w:r w:rsidRPr="00B4734E">
        <w:rPr>
          <w:highlight w:val="white"/>
        </w:rPr>
        <w:t xml:space="preserve">          Sort sort = (Sort) operand0;</w:t>
      </w:r>
    </w:p>
    <w:p w14:paraId="69C1B3BC" w14:textId="77777777" w:rsidR="00B4734E" w:rsidRPr="00B4734E" w:rsidRDefault="00B4734E" w:rsidP="00B4734E">
      <w:pPr>
        <w:pStyle w:val="Code"/>
        <w:rPr>
          <w:highlight w:val="white"/>
        </w:rPr>
      </w:pPr>
    </w:p>
    <w:p w14:paraId="47193047" w14:textId="77777777" w:rsidR="00B4734E" w:rsidRPr="00B4734E" w:rsidRDefault="00B4734E" w:rsidP="00B4734E">
      <w:pPr>
        <w:pStyle w:val="Code"/>
        <w:rPr>
          <w:highlight w:val="white"/>
        </w:rPr>
      </w:pPr>
      <w:r w:rsidRPr="00B4734E">
        <w:rPr>
          <w:highlight w:val="white"/>
        </w:rPr>
        <w:t xml:space="preserve">          if ((sort != Sort.String) &amp;&amp; (operand1 is string)) {</w:t>
      </w:r>
    </w:p>
    <w:p w14:paraId="2C5DECBC" w14:textId="77777777" w:rsidR="00B4734E" w:rsidRPr="00B4734E" w:rsidRDefault="00B4734E" w:rsidP="00B4734E">
      <w:pPr>
        <w:pStyle w:val="Code"/>
        <w:rPr>
          <w:highlight w:val="white"/>
        </w:rPr>
      </w:pPr>
      <w:r w:rsidRPr="00B4734E">
        <w:rPr>
          <w:highlight w:val="white"/>
        </w:rPr>
        <w:t xml:space="preserve">            string name1 = (string) operand1;</w:t>
      </w:r>
    </w:p>
    <w:p w14:paraId="2A4FB314" w14:textId="77777777" w:rsidR="00B4734E" w:rsidRPr="00B4734E" w:rsidRDefault="00B4734E" w:rsidP="00B4734E">
      <w:pPr>
        <w:pStyle w:val="Code"/>
        <w:rPr>
          <w:highlight w:val="white"/>
        </w:rPr>
      </w:pPr>
      <w:r w:rsidRPr="00B4734E">
        <w:rPr>
          <w:highlight w:val="white"/>
        </w:rPr>
        <w:t xml:space="preserve">               </w:t>
      </w:r>
    </w:p>
    <w:p w14:paraId="4E95C461" w14:textId="77777777" w:rsidR="00B4734E" w:rsidRPr="00B4734E" w:rsidRDefault="00B4734E" w:rsidP="00B4734E">
      <w:pPr>
        <w:pStyle w:val="Code"/>
        <w:rPr>
          <w:highlight w:val="white"/>
        </w:rPr>
      </w:pPr>
      <w:r w:rsidRPr="00B4734E">
        <w:rPr>
          <w:highlight w:val="white"/>
        </w:rPr>
        <w:t xml:space="preserve">            if (!name1.Contains(Symbol.SeparatorId)) {</w:t>
      </w:r>
    </w:p>
    <w:p w14:paraId="629BAD54" w14:textId="77777777" w:rsidR="00B4734E" w:rsidRPr="00B4734E" w:rsidRDefault="00B4734E" w:rsidP="00B4734E">
      <w:pPr>
        <w:pStyle w:val="Code"/>
        <w:rPr>
          <w:highlight w:val="white"/>
        </w:rPr>
      </w:pPr>
      <w:r w:rsidRPr="00B4734E">
        <w:rPr>
          <w:highlight w:val="white"/>
        </w:rPr>
        <w:t xml:space="preserve">              externSet.Add(name1);</w:t>
      </w:r>
    </w:p>
    <w:p w14:paraId="09556588" w14:textId="77777777" w:rsidR="00B4734E" w:rsidRPr="00B4734E" w:rsidRDefault="00B4734E" w:rsidP="00B4734E">
      <w:pPr>
        <w:pStyle w:val="Code"/>
        <w:rPr>
          <w:highlight w:val="white"/>
        </w:rPr>
      </w:pPr>
      <w:r w:rsidRPr="00B4734E">
        <w:rPr>
          <w:highlight w:val="white"/>
        </w:rPr>
        <w:t xml:space="preserve">            }</w:t>
      </w:r>
    </w:p>
    <w:p w14:paraId="2C24C91B" w14:textId="77777777" w:rsidR="00B4734E" w:rsidRPr="00B4734E" w:rsidRDefault="00B4734E" w:rsidP="00B4734E">
      <w:pPr>
        <w:pStyle w:val="Code"/>
        <w:rPr>
          <w:highlight w:val="white"/>
        </w:rPr>
      </w:pPr>
      <w:r w:rsidRPr="00B4734E">
        <w:rPr>
          <w:highlight w:val="white"/>
        </w:rPr>
        <w:t xml:space="preserve">          }</w:t>
      </w:r>
    </w:p>
    <w:p w14:paraId="1A43DB37" w14:textId="77777777" w:rsidR="00B4734E" w:rsidRPr="00B4734E" w:rsidRDefault="00B4734E" w:rsidP="00B4734E">
      <w:pPr>
        <w:pStyle w:val="Code"/>
        <w:rPr>
          <w:highlight w:val="white"/>
        </w:rPr>
      </w:pPr>
      <w:r w:rsidRPr="00B4734E">
        <w:rPr>
          <w:highlight w:val="white"/>
        </w:rPr>
        <w:t xml:space="preserve">        }</w:t>
      </w:r>
    </w:p>
    <w:p w14:paraId="383D8E9E" w14:textId="77777777" w:rsidR="00B4734E" w:rsidRPr="00B4734E" w:rsidRDefault="00B4734E" w:rsidP="00B4734E">
      <w:pPr>
        <w:pStyle w:val="Code"/>
        <w:rPr>
          <w:highlight w:val="white"/>
        </w:rPr>
      </w:pPr>
      <w:r w:rsidRPr="00B4734E">
        <w:rPr>
          <w:highlight w:val="white"/>
        </w:rPr>
        <w:t xml:space="preserve">        else if ((assemblyOperator != AssemblyOperator.label) &amp;&amp;</w:t>
      </w:r>
    </w:p>
    <w:p w14:paraId="2C9521BC" w14:textId="77777777" w:rsidR="00B4734E" w:rsidRPr="00B4734E" w:rsidRDefault="00B4734E" w:rsidP="00B4734E">
      <w:pPr>
        <w:pStyle w:val="Code"/>
        <w:rPr>
          <w:highlight w:val="white"/>
        </w:rPr>
      </w:pPr>
      <w:r w:rsidRPr="00B4734E">
        <w:rPr>
          <w:highlight w:val="white"/>
        </w:rPr>
        <w:t xml:space="preserve">                 (assemblyOperator != AssemblyOperator.comment)) {</w:t>
      </w:r>
    </w:p>
    <w:p w14:paraId="703BF712" w14:textId="77777777" w:rsidR="00B4734E" w:rsidRPr="00B4734E" w:rsidRDefault="00B4734E" w:rsidP="00B4734E">
      <w:pPr>
        <w:pStyle w:val="Code"/>
        <w:rPr>
          <w:highlight w:val="white"/>
        </w:rPr>
      </w:pPr>
      <w:r w:rsidRPr="00B4734E">
        <w:rPr>
          <w:highlight w:val="white"/>
        </w:rPr>
        <w:t xml:space="preserve">          if (operand0 is string) {</w:t>
      </w:r>
    </w:p>
    <w:p w14:paraId="47825C35" w14:textId="77777777" w:rsidR="00B4734E" w:rsidRPr="00B4734E" w:rsidRDefault="00B4734E" w:rsidP="00B4734E">
      <w:pPr>
        <w:pStyle w:val="Code"/>
        <w:rPr>
          <w:highlight w:val="white"/>
        </w:rPr>
      </w:pPr>
      <w:r w:rsidRPr="00B4734E">
        <w:rPr>
          <w:highlight w:val="white"/>
        </w:rPr>
        <w:t xml:space="preserve">            string name0 = (string) operand0;</w:t>
      </w:r>
    </w:p>
    <w:p w14:paraId="6F184208" w14:textId="77777777" w:rsidR="00B4734E" w:rsidRPr="00B4734E" w:rsidRDefault="00B4734E" w:rsidP="00B4734E">
      <w:pPr>
        <w:pStyle w:val="Code"/>
        <w:rPr>
          <w:highlight w:val="white"/>
        </w:rPr>
      </w:pPr>
      <w:r w:rsidRPr="00B4734E">
        <w:rPr>
          <w:highlight w:val="white"/>
        </w:rPr>
        <w:t xml:space="preserve">               </w:t>
      </w:r>
    </w:p>
    <w:p w14:paraId="10AA1283" w14:textId="77777777" w:rsidR="00B4734E" w:rsidRPr="00B4734E" w:rsidRDefault="00B4734E" w:rsidP="00B4734E">
      <w:pPr>
        <w:pStyle w:val="Code"/>
        <w:rPr>
          <w:highlight w:val="white"/>
        </w:rPr>
      </w:pPr>
      <w:r w:rsidRPr="00B4734E">
        <w:rPr>
          <w:highlight w:val="white"/>
        </w:rPr>
        <w:t xml:space="preserve">            if (!name0.Contains(Symbol.SeparatorId)) {</w:t>
      </w:r>
    </w:p>
    <w:p w14:paraId="6794EAC1" w14:textId="77777777" w:rsidR="00B4734E" w:rsidRPr="00B4734E" w:rsidRDefault="00B4734E" w:rsidP="00B4734E">
      <w:pPr>
        <w:pStyle w:val="Code"/>
        <w:rPr>
          <w:highlight w:val="white"/>
        </w:rPr>
      </w:pPr>
      <w:r w:rsidRPr="00B4734E">
        <w:rPr>
          <w:highlight w:val="white"/>
        </w:rPr>
        <w:t xml:space="preserve">              externSet.Add(name0);</w:t>
      </w:r>
    </w:p>
    <w:p w14:paraId="56FECCAC" w14:textId="77777777" w:rsidR="00B4734E" w:rsidRPr="00B4734E" w:rsidRDefault="00B4734E" w:rsidP="00B4734E">
      <w:pPr>
        <w:pStyle w:val="Code"/>
        <w:rPr>
          <w:highlight w:val="white"/>
        </w:rPr>
      </w:pPr>
      <w:r w:rsidRPr="00B4734E">
        <w:rPr>
          <w:highlight w:val="white"/>
        </w:rPr>
        <w:t xml:space="preserve">            }</w:t>
      </w:r>
    </w:p>
    <w:p w14:paraId="07FEC52B" w14:textId="77777777" w:rsidR="00B4734E" w:rsidRPr="00B4734E" w:rsidRDefault="00B4734E" w:rsidP="00B4734E">
      <w:pPr>
        <w:pStyle w:val="Code"/>
        <w:rPr>
          <w:highlight w:val="white"/>
        </w:rPr>
      </w:pPr>
      <w:r w:rsidRPr="00B4734E">
        <w:rPr>
          <w:highlight w:val="white"/>
        </w:rPr>
        <w:t xml:space="preserve">          }</w:t>
      </w:r>
    </w:p>
    <w:p w14:paraId="53DEBE90" w14:textId="77777777" w:rsidR="00B4734E" w:rsidRPr="00B4734E" w:rsidRDefault="00B4734E" w:rsidP="00B4734E">
      <w:pPr>
        <w:pStyle w:val="Code"/>
        <w:rPr>
          <w:highlight w:val="white"/>
        </w:rPr>
      </w:pPr>
    </w:p>
    <w:p w14:paraId="23418024" w14:textId="77777777" w:rsidR="00B4734E" w:rsidRPr="00B4734E" w:rsidRDefault="00B4734E" w:rsidP="00B4734E">
      <w:pPr>
        <w:pStyle w:val="Code"/>
        <w:rPr>
          <w:highlight w:val="white"/>
        </w:rPr>
      </w:pPr>
      <w:r w:rsidRPr="00B4734E">
        <w:rPr>
          <w:highlight w:val="white"/>
        </w:rPr>
        <w:t xml:space="preserve">          if (operand1 is string) {</w:t>
      </w:r>
    </w:p>
    <w:p w14:paraId="22DDB926" w14:textId="77777777" w:rsidR="00B4734E" w:rsidRPr="00B4734E" w:rsidRDefault="00B4734E" w:rsidP="00B4734E">
      <w:pPr>
        <w:pStyle w:val="Code"/>
        <w:rPr>
          <w:highlight w:val="white"/>
        </w:rPr>
      </w:pPr>
      <w:r w:rsidRPr="00B4734E">
        <w:rPr>
          <w:highlight w:val="white"/>
        </w:rPr>
        <w:t xml:space="preserve">            string name1 = (string) operand1;</w:t>
      </w:r>
    </w:p>
    <w:p w14:paraId="2F14B901" w14:textId="77777777" w:rsidR="00B4734E" w:rsidRPr="00B4734E" w:rsidRDefault="00B4734E" w:rsidP="00B4734E">
      <w:pPr>
        <w:pStyle w:val="Code"/>
        <w:rPr>
          <w:highlight w:val="white"/>
        </w:rPr>
      </w:pPr>
      <w:r w:rsidRPr="00B4734E">
        <w:rPr>
          <w:highlight w:val="white"/>
        </w:rPr>
        <w:t xml:space="preserve">               </w:t>
      </w:r>
    </w:p>
    <w:p w14:paraId="490A18CE" w14:textId="77777777" w:rsidR="00B4734E" w:rsidRPr="00B4734E" w:rsidRDefault="00B4734E" w:rsidP="00B4734E">
      <w:pPr>
        <w:pStyle w:val="Code"/>
        <w:rPr>
          <w:highlight w:val="white"/>
        </w:rPr>
      </w:pPr>
      <w:r w:rsidRPr="00B4734E">
        <w:rPr>
          <w:highlight w:val="white"/>
        </w:rPr>
        <w:t xml:space="preserve">            if (!name1.Contains(Symbol.SeparatorId)) {</w:t>
      </w:r>
    </w:p>
    <w:p w14:paraId="23666E94" w14:textId="77777777" w:rsidR="00B4734E" w:rsidRPr="00B4734E" w:rsidRDefault="00B4734E" w:rsidP="00B4734E">
      <w:pPr>
        <w:pStyle w:val="Code"/>
        <w:rPr>
          <w:highlight w:val="white"/>
        </w:rPr>
      </w:pPr>
      <w:r w:rsidRPr="00B4734E">
        <w:rPr>
          <w:highlight w:val="white"/>
        </w:rPr>
        <w:t xml:space="preserve">              externSet.Add(name1);</w:t>
      </w:r>
    </w:p>
    <w:p w14:paraId="2BACF224" w14:textId="77777777" w:rsidR="00B4734E" w:rsidRPr="00B4734E" w:rsidRDefault="00B4734E" w:rsidP="00B4734E">
      <w:pPr>
        <w:pStyle w:val="Code"/>
        <w:rPr>
          <w:highlight w:val="white"/>
        </w:rPr>
      </w:pPr>
      <w:r w:rsidRPr="00B4734E">
        <w:rPr>
          <w:highlight w:val="white"/>
        </w:rPr>
        <w:t xml:space="preserve">            }</w:t>
      </w:r>
    </w:p>
    <w:p w14:paraId="24D228C5" w14:textId="77777777" w:rsidR="00B4734E" w:rsidRPr="00B4734E" w:rsidRDefault="00B4734E" w:rsidP="00B4734E">
      <w:pPr>
        <w:pStyle w:val="Code"/>
        <w:rPr>
          <w:highlight w:val="white"/>
        </w:rPr>
      </w:pPr>
      <w:r w:rsidRPr="00B4734E">
        <w:rPr>
          <w:highlight w:val="white"/>
        </w:rPr>
        <w:t xml:space="preserve">          }</w:t>
      </w:r>
    </w:p>
    <w:p w14:paraId="2D72D14E" w14:textId="77777777" w:rsidR="00B4734E" w:rsidRPr="00B4734E" w:rsidRDefault="00B4734E" w:rsidP="00B4734E">
      <w:pPr>
        <w:pStyle w:val="Code"/>
        <w:rPr>
          <w:highlight w:val="white"/>
        </w:rPr>
      </w:pPr>
    </w:p>
    <w:p w14:paraId="28D4589B" w14:textId="77777777" w:rsidR="00B4734E" w:rsidRPr="00B4734E" w:rsidRDefault="00B4734E" w:rsidP="00B4734E">
      <w:pPr>
        <w:pStyle w:val="Code"/>
        <w:rPr>
          <w:highlight w:val="white"/>
        </w:rPr>
      </w:pPr>
      <w:r w:rsidRPr="00B4734E">
        <w:rPr>
          <w:highlight w:val="white"/>
        </w:rPr>
        <w:t xml:space="preserve">          if (operand2 is string) {</w:t>
      </w:r>
    </w:p>
    <w:p w14:paraId="7557FFC8" w14:textId="77777777" w:rsidR="00B4734E" w:rsidRPr="00B4734E" w:rsidRDefault="00B4734E" w:rsidP="00B4734E">
      <w:pPr>
        <w:pStyle w:val="Code"/>
        <w:rPr>
          <w:highlight w:val="white"/>
        </w:rPr>
      </w:pPr>
      <w:r w:rsidRPr="00B4734E">
        <w:rPr>
          <w:highlight w:val="white"/>
        </w:rPr>
        <w:t xml:space="preserve">            string name2 = (string) operand2;</w:t>
      </w:r>
    </w:p>
    <w:p w14:paraId="4BFC94D1" w14:textId="77777777" w:rsidR="00B4734E" w:rsidRPr="00B4734E" w:rsidRDefault="00B4734E" w:rsidP="00B4734E">
      <w:pPr>
        <w:pStyle w:val="Code"/>
        <w:rPr>
          <w:highlight w:val="white"/>
        </w:rPr>
      </w:pPr>
      <w:r w:rsidRPr="00B4734E">
        <w:rPr>
          <w:highlight w:val="white"/>
        </w:rPr>
        <w:t xml:space="preserve">               </w:t>
      </w:r>
    </w:p>
    <w:p w14:paraId="33E5E4D4" w14:textId="77777777" w:rsidR="00B4734E" w:rsidRPr="00B4734E" w:rsidRDefault="00B4734E" w:rsidP="00B4734E">
      <w:pPr>
        <w:pStyle w:val="Code"/>
        <w:rPr>
          <w:highlight w:val="white"/>
        </w:rPr>
      </w:pPr>
      <w:r w:rsidRPr="00B4734E">
        <w:rPr>
          <w:highlight w:val="white"/>
        </w:rPr>
        <w:t xml:space="preserve">            if (!name2.Contains(Symbol.SeparatorId)) {</w:t>
      </w:r>
    </w:p>
    <w:p w14:paraId="158856C2" w14:textId="77777777" w:rsidR="00B4734E" w:rsidRPr="00B4734E" w:rsidRDefault="00B4734E" w:rsidP="00B4734E">
      <w:pPr>
        <w:pStyle w:val="Code"/>
        <w:rPr>
          <w:highlight w:val="white"/>
        </w:rPr>
      </w:pPr>
      <w:r w:rsidRPr="00B4734E">
        <w:rPr>
          <w:highlight w:val="white"/>
        </w:rPr>
        <w:t xml:space="preserve">              externSet.Add(name2);</w:t>
      </w:r>
    </w:p>
    <w:p w14:paraId="2A751DBB" w14:textId="77777777" w:rsidR="00B4734E" w:rsidRPr="00B4734E" w:rsidRDefault="00B4734E" w:rsidP="00B4734E">
      <w:pPr>
        <w:pStyle w:val="Code"/>
        <w:rPr>
          <w:highlight w:val="white"/>
        </w:rPr>
      </w:pPr>
      <w:r w:rsidRPr="00B4734E">
        <w:rPr>
          <w:highlight w:val="white"/>
        </w:rPr>
        <w:t xml:space="preserve">            }</w:t>
      </w:r>
    </w:p>
    <w:p w14:paraId="6A024CD2" w14:textId="77777777" w:rsidR="00B4734E" w:rsidRPr="00B4734E" w:rsidRDefault="00B4734E" w:rsidP="00B4734E">
      <w:pPr>
        <w:pStyle w:val="Code"/>
        <w:rPr>
          <w:highlight w:val="white"/>
        </w:rPr>
      </w:pPr>
      <w:r w:rsidRPr="00B4734E">
        <w:rPr>
          <w:highlight w:val="white"/>
        </w:rPr>
        <w:t xml:space="preserve">          }</w:t>
      </w:r>
    </w:p>
    <w:p w14:paraId="754A15D6" w14:textId="77777777" w:rsidR="00B4734E" w:rsidRPr="00B4734E" w:rsidRDefault="00B4734E" w:rsidP="00B4734E">
      <w:pPr>
        <w:pStyle w:val="Code"/>
        <w:rPr>
          <w:highlight w:val="white"/>
        </w:rPr>
      </w:pPr>
      <w:r w:rsidRPr="00B4734E">
        <w:rPr>
          <w:highlight w:val="white"/>
        </w:rPr>
        <w:t xml:space="preserve">        }</w:t>
      </w:r>
    </w:p>
    <w:p w14:paraId="3634B51E" w14:textId="77777777" w:rsidR="00B4734E" w:rsidRPr="00B4734E" w:rsidRDefault="00B4734E" w:rsidP="00B4734E">
      <w:pPr>
        <w:pStyle w:val="Code"/>
        <w:rPr>
          <w:highlight w:val="white"/>
        </w:rPr>
      </w:pPr>
    </w:p>
    <w:p w14:paraId="1F151BD6" w14:textId="77777777" w:rsidR="00B4734E" w:rsidRPr="00B4734E" w:rsidRDefault="00B4734E" w:rsidP="00B4734E">
      <w:pPr>
        <w:pStyle w:val="Code"/>
        <w:rPr>
          <w:highlight w:val="white"/>
        </w:rPr>
      </w:pPr>
      <w:r w:rsidRPr="00B4734E">
        <w:rPr>
          <w:highlight w:val="white"/>
        </w:rPr>
        <w:t xml:space="preserve">        string text = assemblyCode.ToString();</w:t>
      </w:r>
    </w:p>
    <w:p w14:paraId="07D9B5B7" w14:textId="77777777" w:rsidR="00B4734E" w:rsidRPr="00B4734E" w:rsidRDefault="00B4734E" w:rsidP="00B4734E">
      <w:pPr>
        <w:pStyle w:val="Code"/>
        <w:rPr>
          <w:highlight w:val="white"/>
        </w:rPr>
      </w:pPr>
      <w:r w:rsidRPr="00B4734E">
        <w:rPr>
          <w:highlight w:val="white"/>
        </w:rPr>
        <w:t xml:space="preserve">        if (text != null) {</w:t>
      </w:r>
    </w:p>
    <w:p w14:paraId="461CE035" w14:textId="77777777" w:rsidR="00B4734E" w:rsidRPr="00B4734E" w:rsidRDefault="00B4734E" w:rsidP="00B4734E">
      <w:pPr>
        <w:pStyle w:val="Code"/>
        <w:rPr>
          <w:highlight w:val="white"/>
        </w:rPr>
      </w:pPr>
      <w:r w:rsidRPr="00B4734E">
        <w:rPr>
          <w:highlight w:val="white"/>
        </w:rPr>
        <w:t xml:space="preserve">          textList.Add(text);</w:t>
      </w:r>
    </w:p>
    <w:p w14:paraId="5CD229F8" w14:textId="77777777" w:rsidR="00B4734E" w:rsidRPr="00B4734E" w:rsidRDefault="00B4734E" w:rsidP="00B4734E">
      <w:pPr>
        <w:pStyle w:val="Code"/>
        <w:rPr>
          <w:highlight w:val="white"/>
        </w:rPr>
      </w:pPr>
      <w:r w:rsidRPr="00B4734E">
        <w:rPr>
          <w:highlight w:val="white"/>
        </w:rPr>
        <w:t xml:space="preserve">        }</w:t>
      </w:r>
    </w:p>
    <w:p w14:paraId="05A0EB56" w14:textId="77777777" w:rsidR="00B4734E" w:rsidRPr="00B4734E" w:rsidRDefault="00B4734E" w:rsidP="00B4734E">
      <w:pPr>
        <w:pStyle w:val="Code"/>
        <w:rPr>
          <w:highlight w:val="white"/>
        </w:rPr>
      </w:pPr>
      <w:r w:rsidRPr="00B4734E">
        <w:rPr>
          <w:highlight w:val="white"/>
        </w:rPr>
        <w:t xml:space="preserve">      }</w:t>
      </w:r>
    </w:p>
    <w:p w14:paraId="0970E65C" w14:textId="77777777" w:rsidR="00B4734E" w:rsidRPr="00B4734E" w:rsidRDefault="00B4734E" w:rsidP="00B4734E">
      <w:pPr>
        <w:pStyle w:val="Code"/>
        <w:rPr>
          <w:highlight w:val="white"/>
        </w:rPr>
      </w:pPr>
      <w:r w:rsidRPr="00B4734E">
        <w:rPr>
          <w:highlight w:val="white"/>
        </w:rPr>
        <w:t xml:space="preserve">    }</w:t>
      </w:r>
    </w:p>
    <w:p w14:paraId="0D08DA7B" w14:textId="47E58EA0" w:rsidR="00D935A0" w:rsidRDefault="007B2BDE" w:rsidP="007B2BDE">
      <w:pPr>
        <w:pStyle w:val="Rubrik3"/>
        <w:rPr>
          <w:highlight w:val="white"/>
        </w:rPr>
      </w:pPr>
      <w:r>
        <w:rPr>
          <w:highlight w:val="white"/>
        </w:rPr>
        <w:t>Target Byte List</w:t>
      </w:r>
    </w:p>
    <w:p w14:paraId="55982BA7" w14:textId="77777777" w:rsidR="007A5FFB" w:rsidRPr="007A5FFB" w:rsidRDefault="007A5FFB" w:rsidP="007A5FFB">
      <w:pPr>
        <w:pStyle w:val="Code"/>
        <w:rPr>
          <w:highlight w:val="white"/>
        </w:rPr>
      </w:pPr>
      <w:r w:rsidRPr="007A5FFB">
        <w:rPr>
          <w:highlight w:val="white"/>
        </w:rPr>
        <w:t xml:space="preserve">    private void TargetByteList(List&lt;byte&gt; byteList,</w:t>
      </w:r>
    </w:p>
    <w:p w14:paraId="49CF95AF" w14:textId="77777777" w:rsidR="007A5FFB" w:rsidRPr="007A5FFB" w:rsidRDefault="007A5FFB" w:rsidP="007A5FFB">
      <w:pPr>
        <w:pStyle w:val="Code"/>
        <w:rPr>
          <w:highlight w:val="white"/>
        </w:rPr>
      </w:pPr>
      <w:r w:rsidRPr="007A5FFB">
        <w:rPr>
          <w:highlight w:val="white"/>
        </w:rPr>
        <w:t xml:space="preserve">                       IDictionary&lt;int,string&gt; accessMap,</w:t>
      </w:r>
    </w:p>
    <w:p w14:paraId="3BAE499E" w14:textId="77777777" w:rsidR="007A5FFB" w:rsidRPr="007A5FFB" w:rsidRDefault="007A5FFB" w:rsidP="007A5FFB">
      <w:pPr>
        <w:pStyle w:val="Code"/>
        <w:rPr>
          <w:highlight w:val="white"/>
        </w:rPr>
      </w:pPr>
      <w:r w:rsidRPr="007A5FFB">
        <w:rPr>
          <w:highlight w:val="white"/>
        </w:rPr>
        <w:lastRenderedPageBreak/>
        <w:t xml:space="preserve">                       IDictionary&lt;int,string&gt; callMap, ISet&lt;int&gt; returnSet) {</w:t>
      </w:r>
    </w:p>
    <w:p w14:paraId="284B1395" w14:textId="77777777" w:rsidR="007A5FFB" w:rsidRPr="007A5FFB" w:rsidRDefault="007A5FFB" w:rsidP="007A5FFB">
      <w:pPr>
        <w:pStyle w:val="Code"/>
        <w:rPr>
          <w:highlight w:val="white"/>
        </w:rPr>
      </w:pPr>
      <w:r w:rsidRPr="007A5FFB">
        <w:rPr>
          <w:highlight w:val="white"/>
        </w:rPr>
        <w:t xml:space="preserve">      int lastSize = 0;</w:t>
      </w:r>
    </w:p>
    <w:p w14:paraId="633B0528" w14:textId="77777777" w:rsidR="007A5FFB" w:rsidRPr="007A5FFB" w:rsidRDefault="007A5FFB" w:rsidP="007A5FFB">
      <w:pPr>
        <w:pStyle w:val="Code"/>
        <w:rPr>
          <w:highlight w:val="white"/>
        </w:rPr>
      </w:pPr>
      <w:r w:rsidRPr="007A5FFB">
        <w:rPr>
          <w:highlight w:val="white"/>
        </w:rPr>
        <w:t xml:space="preserve">      for (int line = 0; line &lt; m_assemblyCodeList.Count; ++line) {</w:t>
      </w:r>
    </w:p>
    <w:p w14:paraId="6A41BB0D" w14:textId="77777777" w:rsidR="007A5FFB" w:rsidRPr="007A5FFB" w:rsidRDefault="007A5FFB" w:rsidP="007A5FFB">
      <w:pPr>
        <w:pStyle w:val="Code"/>
        <w:rPr>
          <w:highlight w:val="white"/>
        </w:rPr>
      </w:pPr>
      <w:r w:rsidRPr="007A5FFB">
        <w:rPr>
          <w:highlight w:val="white"/>
        </w:rPr>
        <w:t xml:space="preserve">        AssemblyCode assemblyCode = m_assemblyCodeList[line];</w:t>
      </w:r>
    </w:p>
    <w:p w14:paraId="76B1D4A9" w14:textId="77777777" w:rsidR="007A5FFB" w:rsidRPr="007A5FFB" w:rsidRDefault="007A5FFB" w:rsidP="007A5FFB">
      <w:pPr>
        <w:pStyle w:val="Code"/>
        <w:rPr>
          <w:highlight w:val="white"/>
        </w:rPr>
      </w:pPr>
    </w:p>
    <w:p w14:paraId="1F3849AA" w14:textId="77777777" w:rsidR="007A5FFB" w:rsidRPr="007A5FFB" w:rsidRDefault="007A5FFB" w:rsidP="007A5FFB">
      <w:pPr>
        <w:pStyle w:val="Code"/>
        <w:rPr>
          <w:highlight w:val="white"/>
        </w:rPr>
      </w:pPr>
      <w:r w:rsidRPr="007A5FFB">
        <w:rPr>
          <w:highlight w:val="white"/>
        </w:rPr>
        <w:t xml:space="preserve">        byteList.AddRange(assemblyCode.ByteList());</w:t>
      </w:r>
    </w:p>
    <w:p w14:paraId="4D6EB262" w14:textId="77777777" w:rsidR="007A5FFB" w:rsidRPr="007A5FFB" w:rsidRDefault="007A5FFB" w:rsidP="007A5FFB">
      <w:pPr>
        <w:pStyle w:val="Code"/>
        <w:rPr>
          <w:highlight w:val="white"/>
        </w:rPr>
      </w:pPr>
      <w:r w:rsidRPr="007A5FFB">
        <w:rPr>
          <w:highlight w:val="white"/>
        </w:rPr>
        <w:t xml:space="preserve">        int codeSize = byteList.Count - lastSize;</w:t>
      </w:r>
    </w:p>
    <w:p w14:paraId="2ABE3936" w14:textId="77777777" w:rsidR="007A5FFB" w:rsidRPr="007A5FFB" w:rsidRDefault="007A5FFB" w:rsidP="007A5FFB">
      <w:pPr>
        <w:pStyle w:val="Code"/>
        <w:rPr>
          <w:highlight w:val="white"/>
        </w:rPr>
      </w:pPr>
      <w:r w:rsidRPr="007A5FFB">
        <w:rPr>
          <w:highlight w:val="white"/>
        </w:rPr>
        <w:t xml:space="preserve">        lastSize = byteList.Count;</w:t>
      </w:r>
    </w:p>
    <w:p w14:paraId="5EA59DC3" w14:textId="77777777" w:rsidR="007A5FFB" w:rsidRPr="007A5FFB" w:rsidRDefault="007A5FFB" w:rsidP="007A5FFB">
      <w:pPr>
        <w:pStyle w:val="Code"/>
        <w:rPr>
          <w:highlight w:val="white"/>
        </w:rPr>
      </w:pPr>
      <w:r w:rsidRPr="007A5FFB">
        <w:rPr>
          <w:highlight w:val="white"/>
        </w:rPr>
        <w:t xml:space="preserve">    </w:t>
      </w:r>
    </w:p>
    <w:p w14:paraId="12A2372E" w14:textId="77777777" w:rsidR="007A5FFB" w:rsidRPr="007A5FFB" w:rsidRDefault="007A5FFB" w:rsidP="007A5FFB">
      <w:pPr>
        <w:pStyle w:val="Code"/>
        <w:rPr>
          <w:highlight w:val="white"/>
        </w:rPr>
      </w:pPr>
      <w:r w:rsidRPr="007A5FFB">
        <w:rPr>
          <w:highlight w:val="white"/>
        </w:rPr>
        <w:t xml:space="preserve">        AssemblyOperator objectOp = assemblyCode.Operator;</w:t>
      </w:r>
    </w:p>
    <w:p w14:paraId="742BA46B" w14:textId="77777777" w:rsidR="007A5FFB" w:rsidRPr="007A5FFB" w:rsidRDefault="007A5FFB" w:rsidP="007A5FFB">
      <w:pPr>
        <w:pStyle w:val="Code"/>
        <w:rPr>
          <w:highlight w:val="white"/>
        </w:rPr>
      </w:pPr>
      <w:r w:rsidRPr="007A5FFB">
        <w:rPr>
          <w:highlight w:val="white"/>
        </w:rPr>
        <w:t xml:space="preserve">        object operand0 = assemblyCode[0],</w:t>
      </w:r>
    </w:p>
    <w:p w14:paraId="494F8C5D" w14:textId="77777777" w:rsidR="007A5FFB" w:rsidRPr="007A5FFB" w:rsidRDefault="007A5FFB" w:rsidP="007A5FFB">
      <w:pPr>
        <w:pStyle w:val="Code"/>
        <w:rPr>
          <w:highlight w:val="white"/>
        </w:rPr>
      </w:pPr>
      <w:r w:rsidRPr="007A5FFB">
        <w:rPr>
          <w:highlight w:val="white"/>
        </w:rPr>
        <w:t xml:space="preserve">               operand1 = assemblyCode[1],</w:t>
      </w:r>
    </w:p>
    <w:p w14:paraId="0BC8B06B" w14:textId="77777777" w:rsidR="007A5FFB" w:rsidRPr="007A5FFB" w:rsidRDefault="007A5FFB" w:rsidP="007A5FFB">
      <w:pPr>
        <w:pStyle w:val="Code"/>
        <w:rPr>
          <w:highlight w:val="white"/>
        </w:rPr>
      </w:pPr>
      <w:r w:rsidRPr="007A5FFB">
        <w:rPr>
          <w:highlight w:val="white"/>
        </w:rPr>
        <w:t xml:space="preserve">               operand2 = assemblyCode[2];</w:t>
      </w:r>
    </w:p>
    <w:p w14:paraId="2D24AA2D" w14:textId="77777777" w:rsidR="007A5FFB" w:rsidRPr="007A5FFB" w:rsidRDefault="007A5FFB" w:rsidP="007A5FFB">
      <w:pPr>
        <w:pStyle w:val="Code"/>
        <w:rPr>
          <w:highlight w:val="white"/>
        </w:rPr>
      </w:pPr>
    </w:p>
    <w:p w14:paraId="72A147C0" w14:textId="77777777" w:rsidR="007A5FFB" w:rsidRPr="007A5FFB" w:rsidRDefault="007A5FFB" w:rsidP="007A5FFB">
      <w:pPr>
        <w:pStyle w:val="Code"/>
        <w:rPr>
          <w:highlight w:val="white"/>
        </w:rPr>
      </w:pPr>
      <w:r w:rsidRPr="007A5FFB">
        <w:rPr>
          <w:highlight w:val="white"/>
        </w:rPr>
        <w:t xml:space="preserve">        if ((assemblyCode.Operator != AssemblyOperator.label) &amp;&amp;</w:t>
      </w:r>
    </w:p>
    <w:p w14:paraId="304A94ED" w14:textId="77777777" w:rsidR="007A5FFB" w:rsidRPr="007A5FFB" w:rsidRDefault="007A5FFB" w:rsidP="007A5FFB">
      <w:pPr>
        <w:pStyle w:val="Code"/>
        <w:rPr>
          <w:highlight w:val="white"/>
        </w:rPr>
      </w:pPr>
      <w:r w:rsidRPr="007A5FFB">
        <w:rPr>
          <w:highlight w:val="white"/>
        </w:rPr>
        <w:t xml:space="preserve">            (assemblyCode.Operator != AssemblyOperator.comment) &amp;&amp;</w:t>
      </w:r>
    </w:p>
    <w:p w14:paraId="38400B76" w14:textId="77777777" w:rsidR="007A5FFB" w:rsidRPr="007A5FFB" w:rsidRDefault="007A5FFB" w:rsidP="007A5FFB">
      <w:pPr>
        <w:pStyle w:val="Code"/>
        <w:rPr>
          <w:highlight w:val="white"/>
        </w:rPr>
      </w:pPr>
      <w:r w:rsidRPr="007A5FFB">
        <w:rPr>
          <w:highlight w:val="white"/>
        </w:rPr>
        <w:t xml:space="preserve">            (assemblyCode.Operator != AssemblyOperator.define_zero_sequence)){</w:t>
      </w:r>
    </w:p>
    <w:p w14:paraId="0C046CA9" w14:textId="77777777" w:rsidR="007A5FFB" w:rsidRPr="007A5FFB" w:rsidRDefault="007A5FFB" w:rsidP="007A5FFB">
      <w:pPr>
        <w:pStyle w:val="Code"/>
        <w:rPr>
          <w:highlight w:val="white"/>
        </w:rPr>
      </w:pPr>
      <w:r w:rsidRPr="007A5FFB">
        <w:rPr>
          <w:highlight w:val="white"/>
        </w:rPr>
        <w:t xml:space="preserve">           if (assemblyCode.Operator == AssemblyOperator.define_address) {</w:t>
      </w:r>
    </w:p>
    <w:p w14:paraId="20C94B1D" w14:textId="77777777" w:rsidR="007A5FFB" w:rsidRPr="007A5FFB" w:rsidRDefault="007A5FFB" w:rsidP="007A5FFB">
      <w:pPr>
        <w:pStyle w:val="Code"/>
        <w:rPr>
          <w:highlight w:val="white"/>
        </w:rPr>
      </w:pPr>
      <w:r w:rsidRPr="007A5FFB">
        <w:rPr>
          <w:highlight w:val="white"/>
        </w:rPr>
        <w:t xml:space="preserve">            string name = (string) assemblyCode[0];</w:t>
      </w:r>
    </w:p>
    <w:p w14:paraId="65536875" w14:textId="77777777" w:rsidR="007A5FFB" w:rsidRPr="007A5FFB" w:rsidRDefault="007A5FFB" w:rsidP="007A5FFB">
      <w:pPr>
        <w:pStyle w:val="Code"/>
        <w:rPr>
          <w:highlight w:val="white"/>
        </w:rPr>
      </w:pPr>
      <w:r w:rsidRPr="007A5FFB">
        <w:rPr>
          <w:highlight w:val="white"/>
        </w:rPr>
        <w:t xml:space="preserve">            accessMap.Add(byteList.Count - TypeSize.PointerSize, name);</w:t>
      </w:r>
    </w:p>
    <w:p w14:paraId="4BDB30F0" w14:textId="77777777" w:rsidR="007A5FFB" w:rsidRPr="007A5FFB" w:rsidRDefault="007A5FFB" w:rsidP="007A5FFB">
      <w:pPr>
        <w:pStyle w:val="Code"/>
        <w:rPr>
          <w:highlight w:val="white"/>
        </w:rPr>
      </w:pPr>
      <w:r w:rsidRPr="007A5FFB">
        <w:rPr>
          <w:highlight w:val="white"/>
        </w:rPr>
        <w:t xml:space="preserve">          }</w:t>
      </w:r>
    </w:p>
    <w:p w14:paraId="32F13843" w14:textId="77777777" w:rsidR="007A5FFB" w:rsidRPr="007A5FFB" w:rsidRDefault="007A5FFB" w:rsidP="007A5FFB">
      <w:pPr>
        <w:pStyle w:val="Code"/>
        <w:rPr>
          <w:highlight w:val="white"/>
        </w:rPr>
      </w:pPr>
      <w:r w:rsidRPr="007A5FFB">
        <w:rPr>
          <w:highlight w:val="white"/>
        </w:rPr>
        <w:t xml:space="preserve">          else if (assemblyCode.Operator == AssemblyOperator.define_value) {</w:t>
      </w:r>
    </w:p>
    <w:p w14:paraId="6B082A58" w14:textId="77777777" w:rsidR="007A5FFB" w:rsidRPr="007A5FFB" w:rsidRDefault="007A5FFB" w:rsidP="007A5FFB">
      <w:pPr>
        <w:pStyle w:val="Code"/>
        <w:rPr>
          <w:highlight w:val="white"/>
        </w:rPr>
      </w:pPr>
      <w:r w:rsidRPr="007A5FFB">
        <w:rPr>
          <w:highlight w:val="white"/>
        </w:rPr>
        <w:t xml:space="preserve">            Sort sort = (Sort) assemblyCode[0];</w:t>
      </w:r>
    </w:p>
    <w:p w14:paraId="334D612A" w14:textId="77777777" w:rsidR="007A5FFB" w:rsidRPr="007A5FFB" w:rsidRDefault="007A5FFB" w:rsidP="007A5FFB">
      <w:pPr>
        <w:pStyle w:val="Code"/>
        <w:rPr>
          <w:highlight w:val="white"/>
        </w:rPr>
      </w:pPr>
      <w:r w:rsidRPr="007A5FFB">
        <w:rPr>
          <w:highlight w:val="white"/>
        </w:rPr>
        <w:t xml:space="preserve">            object value = assemblyCode[1];</w:t>
      </w:r>
    </w:p>
    <w:p w14:paraId="3A955104" w14:textId="77777777" w:rsidR="007A5FFB" w:rsidRPr="007A5FFB" w:rsidRDefault="007A5FFB" w:rsidP="007A5FFB">
      <w:pPr>
        <w:pStyle w:val="Code"/>
        <w:rPr>
          <w:highlight w:val="white"/>
        </w:rPr>
      </w:pPr>
    </w:p>
    <w:p w14:paraId="0D51C83E" w14:textId="77777777" w:rsidR="007A5FFB" w:rsidRPr="007A5FFB" w:rsidRDefault="007A5FFB" w:rsidP="007A5FFB">
      <w:pPr>
        <w:pStyle w:val="Code"/>
        <w:rPr>
          <w:highlight w:val="white"/>
        </w:rPr>
      </w:pPr>
      <w:r w:rsidRPr="007A5FFB">
        <w:rPr>
          <w:highlight w:val="white"/>
        </w:rPr>
        <w:t xml:space="preserve">            if (sort == Sort.Pointer) {</w:t>
      </w:r>
    </w:p>
    <w:p w14:paraId="157BB86F" w14:textId="77777777" w:rsidR="007A5FFB" w:rsidRPr="007A5FFB" w:rsidRDefault="007A5FFB" w:rsidP="007A5FFB">
      <w:pPr>
        <w:pStyle w:val="Code"/>
        <w:rPr>
          <w:highlight w:val="white"/>
        </w:rPr>
      </w:pPr>
      <w:r w:rsidRPr="007A5FFB">
        <w:rPr>
          <w:highlight w:val="white"/>
        </w:rPr>
        <w:t xml:space="preserve">              if (value is string) {</w:t>
      </w:r>
    </w:p>
    <w:p w14:paraId="465F3FDC"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4F21A3FA" w14:textId="77777777" w:rsidR="007A5FFB" w:rsidRPr="007A5FFB" w:rsidRDefault="007A5FFB" w:rsidP="007A5FFB">
      <w:pPr>
        <w:pStyle w:val="Code"/>
        <w:rPr>
          <w:highlight w:val="white"/>
        </w:rPr>
      </w:pPr>
      <w:r w:rsidRPr="007A5FFB">
        <w:rPr>
          <w:highlight w:val="white"/>
        </w:rPr>
        <w:t xml:space="preserve">                              (string) value);</w:t>
      </w:r>
    </w:p>
    <w:p w14:paraId="589C8B7B" w14:textId="77777777" w:rsidR="007A5FFB" w:rsidRPr="007A5FFB" w:rsidRDefault="007A5FFB" w:rsidP="007A5FFB">
      <w:pPr>
        <w:pStyle w:val="Code"/>
        <w:rPr>
          <w:highlight w:val="white"/>
        </w:rPr>
      </w:pPr>
      <w:r w:rsidRPr="007A5FFB">
        <w:rPr>
          <w:highlight w:val="white"/>
        </w:rPr>
        <w:t xml:space="preserve">              }</w:t>
      </w:r>
    </w:p>
    <w:p w14:paraId="089FC979" w14:textId="77777777" w:rsidR="007A5FFB" w:rsidRPr="007A5FFB" w:rsidRDefault="007A5FFB" w:rsidP="007A5FFB">
      <w:pPr>
        <w:pStyle w:val="Code"/>
        <w:rPr>
          <w:highlight w:val="white"/>
        </w:rPr>
      </w:pPr>
      <w:r w:rsidRPr="007A5FFB">
        <w:rPr>
          <w:highlight w:val="white"/>
        </w:rPr>
        <w:t xml:space="preserve">              else if (value is StaticAddress) {</w:t>
      </w:r>
    </w:p>
    <w:p w14:paraId="7500EDFC" w14:textId="77777777" w:rsidR="007A5FFB" w:rsidRPr="007A5FFB" w:rsidRDefault="007A5FFB" w:rsidP="007A5FFB">
      <w:pPr>
        <w:pStyle w:val="Code"/>
        <w:rPr>
          <w:highlight w:val="white"/>
        </w:rPr>
      </w:pPr>
      <w:r w:rsidRPr="007A5FFB">
        <w:rPr>
          <w:highlight w:val="white"/>
        </w:rPr>
        <w:t xml:space="preserve">                StaticAddress staticAddress = (StaticAddress) value;</w:t>
      </w:r>
    </w:p>
    <w:p w14:paraId="3FB6E43E" w14:textId="77777777" w:rsidR="007A5FFB" w:rsidRPr="007A5FFB" w:rsidRDefault="007A5FFB" w:rsidP="007A5FFB">
      <w:pPr>
        <w:pStyle w:val="Code"/>
        <w:rPr>
          <w:highlight w:val="white"/>
        </w:rPr>
      </w:pPr>
      <w:r w:rsidRPr="007A5FFB">
        <w:rPr>
          <w:highlight w:val="white"/>
        </w:rPr>
        <w:t xml:space="preserve">                accessMap.Add(byteList.Count - TypeSize.PointerSize,</w:t>
      </w:r>
    </w:p>
    <w:p w14:paraId="665EF690" w14:textId="77777777" w:rsidR="007A5FFB" w:rsidRPr="007A5FFB" w:rsidRDefault="007A5FFB" w:rsidP="007A5FFB">
      <w:pPr>
        <w:pStyle w:val="Code"/>
        <w:rPr>
          <w:highlight w:val="white"/>
        </w:rPr>
      </w:pPr>
      <w:r w:rsidRPr="007A5FFB">
        <w:rPr>
          <w:highlight w:val="white"/>
        </w:rPr>
        <w:t xml:space="preserve">                              staticAddress.UniqueName);</w:t>
      </w:r>
    </w:p>
    <w:p w14:paraId="6425DC8F" w14:textId="77777777" w:rsidR="007A5FFB" w:rsidRPr="007A5FFB" w:rsidRDefault="007A5FFB" w:rsidP="007A5FFB">
      <w:pPr>
        <w:pStyle w:val="Code"/>
        <w:rPr>
          <w:highlight w:val="white"/>
        </w:rPr>
      </w:pPr>
      <w:r w:rsidRPr="007A5FFB">
        <w:rPr>
          <w:highlight w:val="white"/>
        </w:rPr>
        <w:t xml:space="preserve">              }</w:t>
      </w:r>
    </w:p>
    <w:p w14:paraId="1B8B4985" w14:textId="77777777" w:rsidR="007A5FFB" w:rsidRPr="007A5FFB" w:rsidRDefault="007A5FFB" w:rsidP="007A5FFB">
      <w:pPr>
        <w:pStyle w:val="Code"/>
        <w:rPr>
          <w:highlight w:val="white"/>
        </w:rPr>
      </w:pPr>
      <w:r w:rsidRPr="007A5FFB">
        <w:rPr>
          <w:highlight w:val="white"/>
        </w:rPr>
        <w:t xml:space="preserve">            }</w:t>
      </w:r>
    </w:p>
    <w:p w14:paraId="4990388D" w14:textId="77777777" w:rsidR="007A5FFB" w:rsidRPr="007A5FFB" w:rsidRDefault="007A5FFB" w:rsidP="007A5FFB">
      <w:pPr>
        <w:pStyle w:val="Code"/>
        <w:rPr>
          <w:highlight w:val="white"/>
        </w:rPr>
      </w:pPr>
      <w:r w:rsidRPr="007A5FFB">
        <w:rPr>
          <w:highlight w:val="white"/>
        </w:rPr>
        <w:t xml:space="preserve">          }</w:t>
      </w:r>
    </w:p>
    <w:p w14:paraId="3CD64CC5" w14:textId="77777777" w:rsidR="007A5FFB" w:rsidRPr="007A5FFB" w:rsidRDefault="007A5FFB" w:rsidP="007A5FFB">
      <w:pPr>
        <w:pStyle w:val="Code"/>
        <w:rPr>
          <w:highlight w:val="white"/>
        </w:rPr>
      </w:pPr>
      <w:r w:rsidRPr="007A5FFB">
        <w:rPr>
          <w:highlight w:val="white"/>
        </w:rPr>
        <w:t xml:space="preserve">          else if ((assemblyCode.Operator == AssemblyOperator.call) &amp;&amp;</w:t>
      </w:r>
    </w:p>
    <w:p w14:paraId="044BE95A" w14:textId="77777777" w:rsidR="007A5FFB" w:rsidRPr="007A5FFB" w:rsidRDefault="007A5FFB" w:rsidP="007A5FFB">
      <w:pPr>
        <w:pStyle w:val="Code"/>
        <w:rPr>
          <w:highlight w:val="white"/>
        </w:rPr>
      </w:pPr>
      <w:r w:rsidRPr="007A5FFB">
        <w:rPr>
          <w:highlight w:val="white"/>
        </w:rPr>
        <w:t xml:space="preserve">                   (assemblyCode[0] is string)) {</w:t>
      </w:r>
    </w:p>
    <w:p w14:paraId="6F43D59E" w14:textId="77777777" w:rsidR="007A5FFB" w:rsidRPr="007A5FFB" w:rsidRDefault="007A5FFB" w:rsidP="007A5FFB">
      <w:pPr>
        <w:pStyle w:val="Code"/>
        <w:rPr>
          <w:highlight w:val="white"/>
        </w:rPr>
      </w:pPr>
      <w:r w:rsidRPr="007A5FFB">
        <w:rPr>
          <w:highlight w:val="white"/>
        </w:rPr>
        <w:t xml:space="preserve">            string calleeName = (string) assemblyCode[0];</w:t>
      </w:r>
    </w:p>
    <w:p w14:paraId="186709E2"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43F2E3C4" w14:textId="77777777" w:rsidR="007A5FFB" w:rsidRPr="007A5FFB" w:rsidRDefault="007A5FFB" w:rsidP="007A5FFB">
      <w:pPr>
        <w:pStyle w:val="Code"/>
        <w:rPr>
          <w:highlight w:val="white"/>
        </w:rPr>
      </w:pPr>
      <w:r w:rsidRPr="007A5FFB">
        <w:rPr>
          <w:highlight w:val="white"/>
        </w:rPr>
        <w:t xml:space="preserve">            callMap.Add(address, calleeName);</w:t>
      </w:r>
    </w:p>
    <w:p w14:paraId="5818A6AD" w14:textId="77777777" w:rsidR="007A5FFB" w:rsidRPr="007A5FFB" w:rsidRDefault="007A5FFB" w:rsidP="007A5FFB">
      <w:pPr>
        <w:pStyle w:val="Code"/>
        <w:rPr>
          <w:highlight w:val="white"/>
        </w:rPr>
      </w:pPr>
      <w:r w:rsidRPr="007A5FFB">
        <w:rPr>
          <w:highlight w:val="white"/>
        </w:rPr>
        <w:t xml:space="preserve">          }</w:t>
      </w:r>
    </w:p>
    <w:p w14:paraId="44BF17D5" w14:textId="77777777" w:rsidR="007A5FFB" w:rsidRPr="007A5FFB" w:rsidRDefault="007A5FFB" w:rsidP="007A5FFB">
      <w:pPr>
        <w:pStyle w:val="Code"/>
        <w:rPr>
          <w:highlight w:val="white"/>
        </w:rPr>
      </w:pPr>
      <w:r w:rsidRPr="007A5FFB">
        <w:rPr>
          <w:highlight w:val="white"/>
        </w:rPr>
        <w:t xml:space="preserve">          else if (assemblyCode.Operator == AssemblyOperator.address_return) {</w:t>
      </w:r>
    </w:p>
    <w:p w14:paraId="72023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58FF1A78" w14:textId="77777777" w:rsidR="007A5FFB" w:rsidRPr="007A5FFB" w:rsidRDefault="007A5FFB" w:rsidP="007A5FFB">
      <w:pPr>
        <w:pStyle w:val="Code"/>
        <w:rPr>
          <w:highlight w:val="white"/>
        </w:rPr>
      </w:pPr>
      <w:r w:rsidRPr="007A5FFB">
        <w:rPr>
          <w:highlight w:val="white"/>
        </w:rPr>
        <w:t xml:space="preserve">            returnSet.Add(address);</w:t>
      </w:r>
    </w:p>
    <w:p w14:paraId="4DA74BA1" w14:textId="77777777" w:rsidR="007A5FFB" w:rsidRPr="007A5FFB" w:rsidRDefault="007A5FFB" w:rsidP="007A5FFB">
      <w:pPr>
        <w:pStyle w:val="Code"/>
        <w:rPr>
          <w:highlight w:val="white"/>
        </w:rPr>
      </w:pPr>
      <w:r w:rsidRPr="007A5FFB">
        <w:rPr>
          <w:highlight w:val="white"/>
        </w:rPr>
        <w:t xml:space="preserve">          }</w:t>
      </w:r>
    </w:p>
    <w:p w14:paraId="260D37C1" w14:textId="77777777" w:rsidR="007A5FFB" w:rsidRPr="007A5FFB" w:rsidRDefault="007A5FFB" w:rsidP="007A5FFB">
      <w:pPr>
        <w:pStyle w:val="Code"/>
        <w:rPr>
          <w:highlight w:val="white"/>
        </w:rPr>
      </w:pPr>
      <w:r w:rsidRPr="007A5FFB">
        <w:rPr>
          <w:highlight w:val="white"/>
        </w:rPr>
        <w:t xml:space="preserve">          else if (operand0 is string) { // Add [g + 1], 2</w:t>
      </w:r>
    </w:p>
    <w:p w14:paraId="6420BFE7" w14:textId="77777777" w:rsidR="007A5FFB" w:rsidRPr="007A5FFB" w:rsidRDefault="007A5FFB" w:rsidP="007A5FFB">
      <w:pPr>
        <w:pStyle w:val="Code"/>
        <w:rPr>
          <w:highlight w:val="white"/>
        </w:rPr>
      </w:pPr>
      <w:r w:rsidRPr="007A5FFB">
        <w:rPr>
          <w:highlight w:val="white"/>
        </w:rPr>
        <w:t xml:space="preserve">            int size = 0;</w:t>
      </w:r>
    </w:p>
    <w:p w14:paraId="576EE41F" w14:textId="77777777" w:rsidR="007A5FFB" w:rsidRPr="007A5FFB" w:rsidRDefault="007A5FFB" w:rsidP="007A5FFB">
      <w:pPr>
        <w:pStyle w:val="Code"/>
        <w:rPr>
          <w:highlight w:val="white"/>
        </w:rPr>
      </w:pPr>
      <w:r w:rsidRPr="007A5FFB">
        <w:rPr>
          <w:highlight w:val="white"/>
        </w:rPr>
        <w:t xml:space="preserve">            if (operand2 is BigInteger) {</w:t>
      </w:r>
    </w:p>
    <w:p w14:paraId="543265FB" w14:textId="77777777" w:rsidR="007A5FFB" w:rsidRPr="007A5FFB" w:rsidRDefault="007A5FFB" w:rsidP="007A5FFB">
      <w:pPr>
        <w:pStyle w:val="Code"/>
        <w:rPr>
          <w:highlight w:val="white"/>
        </w:rPr>
      </w:pPr>
      <w:r w:rsidRPr="007A5FFB">
        <w:rPr>
          <w:highlight w:val="white"/>
        </w:rPr>
        <w:t xml:space="preserve">               size = AssemblyCode.SizeOfValue((BigInteger) operand2,</w:t>
      </w:r>
    </w:p>
    <w:p w14:paraId="2C7F3D87" w14:textId="77777777" w:rsidR="007A5FFB" w:rsidRPr="007A5FFB" w:rsidRDefault="007A5FFB" w:rsidP="007A5FFB">
      <w:pPr>
        <w:pStyle w:val="Code"/>
        <w:rPr>
          <w:highlight w:val="white"/>
        </w:rPr>
      </w:pPr>
      <w:r w:rsidRPr="007A5FFB">
        <w:rPr>
          <w:highlight w:val="white"/>
        </w:rPr>
        <w:t xml:space="preserve">                                               assemblyCode.Operator);</w:t>
      </w:r>
    </w:p>
    <w:p w14:paraId="28683ABD" w14:textId="77777777" w:rsidR="007A5FFB" w:rsidRPr="007A5FFB" w:rsidRDefault="007A5FFB" w:rsidP="007A5FFB">
      <w:pPr>
        <w:pStyle w:val="Code"/>
        <w:rPr>
          <w:highlight w:val="white"/>
        </w:rPr>
      </w:pPr>
      <w:r w:rsidRPr="007A5FFB">
        <w:rPr>
          <w:highlight w:val="white"/>
        </w:rPr>
        <w:t xml:space="preserve">            }</w:t>
      </w:r>
    </w:p>
    <w:p w14:paraId="41A21E35" w14:textId="77777777" w:rsidR="007A5FFB" w:rsidRPr="007A5FFB" w:rsidRDefault="007A5FFB" w:rsidP="007A5FFB">
      <w:pPr>
        <w:pStyle w:val="Code"/>
        <w:rPr>
          <w:highlight w:val="white"/>
        </w:rPr>
      </w:pPr>
      <w:r w:rsidRPr="007A5FFB">
        <w:rPr>
          <w:highlight w:val="white"/>
        </w:rPr>
        <w:t xml:space="preserve">          </w:t>
      </w:r>
    </w:p>
    <w:p w14:paraId="036D9DEA" w14:textId="77777777" w:rsidR="007A5FFB" w:rsidRPr="007A5FFB" w:rsidRDefault="007A5FFB" w:rsidP="007A5FFB">
      <w:pPr>
        <w:pStyle w:val="Code"/>
        <w:rPr>
          <w:highlight w:val="white"/>
        </w:rPr>
      </w:pPr>
      <w:r w:rsidRPr="007A5FFB">
        <w:rPr>
          <w:highlight w:val="white"/>
        </w:rPr>
        <w:t xml:space="preserve">            int address = byteList.Count - TypeSize.PointerSize - size;</w:t>
      </w:r>
    </w:p>
    <w:p w14:paraId="1F4FD880" w14:textId="77777777" w:rsidR="007A5FFB" w:rsidRPr="007A5FFB" w:rsidRDefault="007A5FFB" w:rsidP="007A5FFB">
      <w:pPr>
        <w:pStyle w:val="Code"/>
        <w:rPr>
          <w:highlight w:val="white"/>
        </w:rPr>
      </w:pPr>
      <w:r w:rsidRPr="007A5FFB">
        <w:rPr>
          <w:highlight w:val="white"/>
        </w:rPr>
        <w:t xml:space="preserve">            accessMap.Add(address, (string) operand0);</w:t>
      </w:r>
    </w:p>
    <w:p w14:paraId="55316CB5" w14:textId="77777777" w:rsidR="007A5FFB" w:rsidRPr="007A5FFB" w:rsidRDefault="007A5FFB" w:rsidP="007A5FFB">
      <w:pPr>
        <w:pStyle w:val="Code"/>
        <w:rPr>
          <w:highlight w:val="white"/>
        </w:rPr>
      </w:pPr>
      <w:r w:rsidRPr="007A5FFB">
        <w:rPr>
          <w:highlight w:val="white"/>
        </w:rPr>
        <w:t xml:space="preserve">          }</w:t>
      </w:r>
    </w:p>
    <w:p w14:paraId="64243D29" w14:textId="77777777" w:rsidR="007A5FFB" w:rsidRPr="007A5FFB" w:rsidRDefault="007A5FFB" w:rsidP="007A5FFB">
      <w:pPr>
        <w:pStyle w:val="Code"/>
        <w:rPr>
          <w:highlight w:val="white"/>
        </w:rPr>
      </w:pPr>
      <w:r w:rsidRPr="007A5FFB">
        <w:rPr>
          <w:highlight w:val="white"/>
        </w:rPr>
        <w:lastRenderedPageBreak/>
        <w:t xml:space="preserve">          else if (operand1 is string) {</w:t>
      </w:r>
    </w:p>
    <w:p w14:paraId="5D4B2CD4" w14:textId="77777777" w:rsidR="007A5FFB" w:rsidRPr="007A5FFB" w:rsidRDefault="007A5FFB" w:rsidP="007A5FFB">
      <w:pPr>
        <w:pStyle w:val="Code"/>
        <w:rPr>
          <w:highlight w:val="white"/>
        </w:rPr>
      </w:pPr>
      <w:r w:rsidRPr="007A5FFB">
        <w:rPr>
          <w:highlight w:val="white"/>
        </w:rPr>
        <w:t xml:space="preserve">            if (operand2 is int) { // mov ax, [g + 1]</w:t>
      </w:r>
    </w:p>
    <w:p w14:paraId="2803A02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2E24AC0D" w14:textId="77777777" w:rsidR="007A5FFB" w:rsidRPr="007A5FFB" w:rsidRDefault="007A5FFB" w:rsidP="007A5FFB">
      <w:pPr>
        <w:pStyle w:val="Code"/>
        <w:rPr>
          <w:highlight w:val="white"/>
        </w:rPr>
      </w:pPr>
      <w:r w:rsidRPr="007A5FFB">
        <w:rPr>
          <w:highlight w:val="white"/>
        </w:rPr>
        <w:t xml:space="preserve">              accessMap.Add(address, (string) operand1);</w:t>
      </w:r>
    </w:p>
    <w:p w14:paraId="4FE9300F" w14:textId="77777777" w:rsidR="007A5FFB" w:rsidRPr="007A5FFB" w:rsidRDefault="007A5FFB" w:rsidP="007A5FFB">
      <w:pPr>
        <w:pStyle w:val="Code"/>
        <w:rPr>
          <w:highlight w:val="white"/>
        </w:rPr>
      </w:pPr>
      <w:r w:rsidRPr="007A5FFB">
        <w:rPr>
          <w:highlight w:val="white"/>
        </w:rPr>
        <w:t xml:space="preserve">            }</w:t>
      </w:r>
    </w:p>
    <w:p w14:paraId="3FE59846" w14:textId="77777777" w:rsidR="007A5FFB" w:rsidRPr="007A5FFB" w:rsidRDefault="007A5FFB" w:rsidP="007A5FFB">
      <w:pPr>
        <w:pStyle w:val="Code"/>
        <w:rPr>
          <w:highlight w:val="white"/>
        </w:rPr>
      </w:pPr>
      <w:r w:rsidRPr="007A5FFB">
        <w:rPr>
          <w:highlight w:val="white"/>
        </w:rPr>
        <w:t xml:space="preserve">            else { // mov ax, g</w:t>
      </w:r>
    </w:p>
    <w:p w14:paraId="660F93B0"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7EA1B41B" w14:textId="77777777" w:rsidR="007A5FFB" w:rsidRPr="007A5FFB" w:rsidRDefault="007A5FFB" w:rsidP="007A5FFB">
      <w:pPr>
        <w:pStyle w:val="Code"/>
        <w:rPr>
          <w:highlight w:val="white"/>
        </w:rPr>
      </w:pPr>
      <w:r w:rsidRPr="007A5FFB">
        <w:rPr>
          <w:highlight w:val="white"/>
        </w:rPr>
        <w:t xml:space="preserve">              accessMap.Add(address, (string) operand1);</w:t>
      </w:r>
    </w:p>
    <w:p w14:paraId="1C87629A" w14:textId="77777777" w:rsidR="007A5FFB" w:rsidRPr="007A5FFB" w:rsidRDefault="007A5FFB" w:rsidP="007A5FFB">
      <w:pPr>
        <w:pStyle w:val="Code"/>
        <w:rPr>
          <w:highlight w:val="white"/>
        </w:rPr>
      </w:pPr>
      <w:r w:rsidRPr="007A5FFB">
        <w:rPr>
          <w:highlight w:val="white"/>
        </w:rPr>
        <w:t xml:space="preserve">            }</w:t>
      </w:r>
    </w:p>
    <w:p w14:paraId="10DE6BEA" w14:textId="77777777" w:rsidR="007A5FFB" w:rsidRPr="007A5FFB" w:rsidRDefault="007A5FFB" w:rsidP="007A5FFB">
      <w:pPr>
        <w:pStyle w:val="Code"/>
        <w:rPr>
          <w:highlight w:val="white"/>
        </w:rPr>
      </w:pPr>
      <w:r w:rsidRPr="007A5FFB">
        <w:rPr>
          <w:highlight w:val="white"/>
        </w:rPr>
        <w:t xml:space="preserve">          }</w:t>
      </w:r>
    </w:p>
    <w:p w14:paraId="3FDEABCD" w14:textId="77777777" w:rsidR="007A5FFB" w:rsidRPr="007A5FFB" w:rsidRDefault="007A5FFB" w:rsidP="007A5FFB">
      <w:pPr>
        <w:pStyle w:val="Code"/>
        <w:rPr>
          <w:highlight w:val="white"/>
        </w:rPr>
      </w:pPr>
      <w:r w:rsidRPr="007A5FFB">
        <w:rPr>
          <w:highlight w:val="white"/>
        </w:rPr>
        <w:t xml:space="preserve">          else if (operand2 is string) { // Add [bp + 2], g</w:t>
      </w:r>
    </w:p>
    <w:p w14:paraId="5C71AF5D" w14:textId="77777777" w:rsidR="007A5FFB" w:rsidRPr="007A5FFB" w:rsidRDefault="007A5FFB" w:rsidP="007A5FFB">
      <w:pPr>
        <w:pStyle w:val="Code"/>
        <w:rPr>
          <w:highlight w:val="white"/>
        </w:rPr>
      </w:pPr>
      <w:r w:rsidRPr="007A5FFB">
        <w:rPr>
          <w:highlight w:val="white"/>
        </w:rPr>
        <w:t xml:space="preserve">            int address = byteList.Count - TypeSize.PointerSize;</w:t>
      </w:r>
    </w:p>
    <w:p w14:paraId="10615F1A" w14:textId="77777777" w:rsidR="007A5FFB" w:rsidRPr="007A5FFB" w:rsidRDefault="007A5FFB" w:rsidP="007A5FFB">
      <w:pPr>
        <w:pStyle w:val="Code"/>
        <w:rPr>
          <w:highlight w:val="white"/>
        </w:rPr>
      </w:pPr>
      <w:r w:rsidRPr="007A5FFB">
        <w:rPr>
          <w:highlight w:val="white"/>
        </w:rPr>
        <w:t xml:space="preserve">            accessMap.Add(address, (string) operand2);</w:t>
      </w:r>
    </w:p>
    <w:p w14:paraId="028A1388" w14:textId="77777777" w:rsidR="007A5FFB" w:rsidRPr="007A5FFB" w:rsidRDefault="007A5FFB" w:rsidP="007A5FFB">
      <w:pPr>
        <w:pStyle w:val="Code"/>
        <w:rPr>
          <w:highlight w:val="white"/>
        </w:rPr>
      </w:pPr>
      <w:r w:rsidRPr="007A5FFB">
        <w:rPr>
          <w:highlight w:val="white"/>
        </w:rPr>
        <w:t xml:space="preserve">          }</w:t>
      </w:r>
    </w:p>
    <w:p w14:paraId="061C0CE5" w14:textId="77777777" w:rsidR="007A5FFB" w:rsidRPr="007A5FFB" w:rsidRDefault="007A5FFB" w:rsidP="007A5FFB">
      <w:pPr>
        <w:pStyle w:val="Code"/>
        <w:rPr>
          <w:highlight w:val="white"/>
        </w:rPr>
      </w:pPr>
      <w:r w:rsidRPr="007A5FFB">
        <w:rPr>
          <w:highlight w:val="white"/>
        </w:rPr>
        <w:t xml:space="preserve">        }</w:t>
      </w:r>
    </w:p>
    <w:p w14:paraId="7D27616A" w14:textId="77777777" w:rsidR="007A5FFB" w:rsidRPr="007A5FFB" w:rsidRDefault="007A5FFB" w:rsidP="007A5FFB">
      <w:pPr>
        <w:pStyle w:val="Code"/>
        <w:rPr>
          <w:highlight w:val="white"/>
        </w:rPr>
      </w:pPr>
      <w:r w:rsidRPr="007A5FFB">
        <w:rPr>
          <w:highlight w:val="white"/>
        </w:rPr>
        <w:t xml:space="preserve">      }</w:t>
      </w:r>
    </w:p>
    <w:p w14:paraId="6AD1277E" w14:textId="77777777" w:rsidR="007A5FFB" w:rsidRPr="007A5FFB" w:rsidRDefault="007A5FFB" w:rsidP="007A5FFB">
      <w:pPr>
        <w:pStyle w:val="Code"/>
        <w:rPr>
          <w:highlight w:val="white"/>
        </w:rPr>
      </w:pPr>
      <w:r w:rsidRPr="007A5FFB">
        <w:rPr>
          <w:highlight w:val="white"/>
        </w:rPr>
        <w:t xml:space="preserve">    }</w:t>
      </w:r>
    </w:p>
    <w:p w14:paraId="74E4F166" w14:textId="77777777" w:rsidR="007A5FFB" w:rsidRPr="007A5FFB" w:rsidRDefault="007A5FFB" w:rsidP="007A5FFB">
      <w:pPr>
        <w:pStyle w:val="Code"/>
        <w:rPr>
          <w:highlight w:val="white"/>
        </w:rPr>
      </w:pPr>
      <w:r w:rsidRPr="007A5FFB">
        <w:rPr>
          <w:highlight w:val="white"/>
        </w:rPr>
        <w:t xml:space="preserve">  }</w:t>
      </w:r>
    </w:p>
    <w:p w14:paraId="4C9D7B46" w14:textId="2E299F1B" w:rsidR="00B4734E" w:rsidRPr="007A5FFB" w:rsidRDefault="007A5FFB" w:rsidP="007A5FFB">
      <w:pPr>
        <w:pStyle w:val="Code"/>
        <w:rPr>
          <w:highlight w:val="white"/>
        </w:rPr>
      </w:pPr>
      <w:r w:rsidRPr="007A5FFB">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lastRenderedPageBreak/>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lastRenderedPageBreak/>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lastRenderedPageBreak/>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lastRenderedPageBreak/>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lastRenderedPageBreak/>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t>m_entryMap</w:t>
      </w:r>
      <w:proofErr w:type="spellEnd"/>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proofErr w:type="spellStart"/>
      <w:r w:rsidRPr="00EC76D5">
        <w:t>Linker.java</w:t>
      </w:r>
      <w:proofErr w:type="spellEnd"/>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r w:rsidRPr="00EC76D5">
        <w:rPr>
          <w:rStyle w:val="CodeInText"/>
        </w:rPr>
        <w:t>generateTrace</w:t>
      </w:r>
      <w:proofErr w:type="spellEnd"/>
      <w:r w:rsidRPr="00EC76D5">
        <w:t xml:space="preserve">, and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parameter, and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r w:rsidR="00EB3045" w:rsidRPr="00EC76D5">
        <w:rPr>
          <w:rStyle w:val="CodeInText"/>
        </w:rPr>
        <w:t>a</w:t>
      </w:r>
      <w:r w:rsidR="00EB3045" w:rsidRPr="00EC76D5">
        <w:t xml:space="preserve"> in order to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C387A" w:rsidRPr="003F7CF1" w:rsidRDefault="00FC387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C387A" w:rsidRPr="003F7CF1" w:rsidRDefault="00FC387A"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C387A" w:rsidRPr="003F7CF1" w:rsidRDefault="00FC387A"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C387A" w:rsidRPr="003F7CF1" w:rsidRDefault="00FC38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C387A" w:rsidRPr="003F7CF1" w:rsidRDefault="00FC387A"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C387A" w:rsidRPr="003F7CF1" w:rsidRDefault="00FC387A"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C387A" w:rsidRPr="003F7CF1" w:rsidRDefault="00FC387A"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C387A" w:rsidRPr="003F7CF1" w:rsidRDefault="00FC387A"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C387A" w:rsidRPr="003F7CF1" w:rsidRDefault="00FC38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C387A" w:rsidRPr="003F7CF1" w:rsidRDefault="00FC387A"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C387A" w:rsidRPr="003F7CF1" w:rsidRDefault="00FC387A"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C387A" w:rsidRPr="003F7CF1" w:rsidRDefault="00FC387A"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C387A" w:rsidRPr="003F7CF1" w:rsidRDefault="00FC38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C387A" w:rsidRPr="003F7CF1" w:rsidRDefault="00FC387A"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C387A" w:rsidRPr="003F7CF1" w:rsidRDefault="00FC387A"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C387A" w:rsidRPr="003F7CF1" w:rsidRDefault="00FC387A"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C387A" w:rsidRPr="003F7CF1" w:rsidRDefault="00FC387A"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C387A" w:rsidRPr="003F7CF1" w:rsidRDefault="00FC387A"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C387A" w:rsidRPr="003F7CF1" w:rsidRDefault="00FC38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C387A" w:rsidRPr="003F7CF1" w:rsidRDefault="00FC387A"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C387A" w:rsidRPr="003F7CF1" w:rsidRDefault="00FC387A"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C387A" w:rsidRPr="003F7CF1" w:rsidRDefault="00FC387A"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C387A" w:rsidRPr="003F7CF1" w:rsidRDefault="00FC387A"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C387A" w:rsidRPr="003F7CF1" w:rsidRDefault="00FC387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C387A" w:rsidRPr="003F7CF1" w:rsidRDefault="00FC387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C387A" w:rsidRPr="003F7CF1" w:rsidRDefault="00FC38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C387A" w:rsidRPr="003F7CF1" w:rsidRDefault="00FC387A"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C387A" w:rsidRPr="003F7CF1" w:rsidRDefault="00FC387A"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C387A" w:rsidRPr="003F7CF1" w:rsidRDefault="00FC387A"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C387A" w:rsidRPr="003F7CF1" w:rsidRDefault="00FC387A"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C387A" w:rsidRPr="003F7CF1" w:rsidRDefault="00FC387A"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C387A" w:rsidRPr="003F7CF1" w:rsidRDefault="00FC387A"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C387A" w:rsidRPr="003F7CF1" w:rsidRDefault="00FC387A"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C387A" w:rsidRPr="003F7CF1" w:rsidRDefault="00FC387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C387A" w:rsidRPr="003F7CF1" w:rsidRDefault="00FC387A"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FC387A" w:rsidRPr="003F7CF1" w:rsidRDefault="00FC387A"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C387A" w:rsidRPr="003F7CF1" w:rsidRDefault="00FC387A"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C387A" w:rsidRPr="003F7CF1" w:rsidRDefault="00FC38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C387A" w:rsidRPr="003F7CF1" w:rsidRDefault="00FC38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C387A" w:rsidRPr="003F7CF1" w:rsidRDefault="00FC38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C387A" w:rsidRPr="003F7CF1" w:rsidRDefault="00FC387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C387A" w:rsidRPr="003F7CF1" w:rsidRDefault="00FC387A"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C387A" w:rsidRPr="003F7CF1" w:rsidRDefault="00FC387A"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C387A" w:rsidRPr="003F7CF1" w:rsidRDefault="00FC387A"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C387A" w:rsidRPr="003F7CF1" w:rsidRDefault="00FC387A"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C387A" w:rsidRPr="003F7CF1" w:rsidRDefault="00FC387A"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C387A" w:rsidRPr="003F7CF1" w:rsidRDefault="00FC38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C387A" w:rsidRPr="003F7CF1" w:rsidRDefault="00FC38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C387A" w:rsidRPr="003F7CF1" w:rsidRDefault="00FC38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C387A" w:rsidRPr="003F7CF1" w:rsidRDefault="00FC38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C387A" w:rsidRPr="003F7CF1" w:rsidRDefault="00FC387A"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C387A" w:rsidRPr="003F7CF1" w:rsidRDefault="00FC38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C387A" w:rsidRPr="003F7CF1" w:rsidRDefault="00FC38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C387A" w:rsidRPr="003F7CF1" w:rsidRDefault="00FC38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C387A" w:rsidRPr="003F7CF1" w:rsidRDefault="00FC38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C387A" w:rsidRPr="003F7CF1" w:rsidRDefault="00FC38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C387A" w:rsidRPr="003F7CF1" w:rsidRDefault="00FC38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C387A" w:rsidRPr="003F7CF1" w:rsidRDefault="00FC38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C387A" w:rsidRPr="003F7CF1" w:rsidRDefault="00FC38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C387A" w:rsidRPr="003F7CF1" w:rsidRDefault="00FC387A"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C387A" w:rsidRPr="003F7CF1" w:rsidRDefault="00FC38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C387A" w:rsidRPr="003F7CF1" w:rsidRDefault="00FC38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C387A" w:rsidRPr="003F7CF1" w:rsidRDefault="00FC38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C387A" w:rsidRPr="003F7CF1" w:rsidRDefault="00FC387A"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C387A" w:rsidRPr="003F7CF1" w:rsidRDefault="00FC387A"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C387A" w:rsidRPr="003F7CF1" w:rsidRDefault="00FC387A"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C387A" w:rsidRPr="003F7CF1" w:rsidRDefault="00FC387A"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C387A" w:rsidRPr="003F7CF1" w:rsidRDefault="00FC387A"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C387A" w:rsidRPr="003F7CF1" w:rsidRDefault="00FC387A"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C387A" w:rsidRPr="003F7CF1" w:rsidRDefault="00FC387A"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C387A" w:rsidRPr="003F7CF1" w:rsidRDefault="00FC387A"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C387A" w:rsidRPr="003F7CF1" w:rsidRDefault="00FC387A"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C387A" w:rsidRPr="003F7CF1" w:rsidRDefault="00FC387A"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C387A" w:rsidRPr="003F7CF1" w:rsidRDefault="00FC387A"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C387A" w:rsidRPr="003F7CF1" w:rsidRDefault="00FC387A"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C387A" w:rsidRPr="003F7CF1" w:rsidRDefault="00FC387A"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C387A" w:rsidRPr="003F7CF1" w:rsidRDefault="00FC387A"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C387A" w:rsidRPr="003F7CF1" w:rsidRDefault="00FC387A"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C387A" w:rsidRPr="003F7CF1" w:rsidRDefault="00FC387A"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C387A" w:rsidRPr="003F7CF1" w:rsidRDefault="00FC387A"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C387A" w:rsidRPr="003F7CF1" w:rsidRDefault="00FC387A"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C387A" w:rsidRPr="003F7CF1" w:rsidRDefault="00FC387A"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C387A" w:rsidRPr="003F7CF1" w:rsidRDefault="00FC387A"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C387A" w:rsidRPr="003F7CF1" w:rsidRDefault="00FC387A"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C387A" w:rsidRPr="003F7CF1" w:rsidRDefault="00FC387A"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C387A" w:rsidRPr="003F7CF1" w:rsidRDefault="00FC387A"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C387A" w:rsidRPr="003F7CF1" w:rsidRDefault="00FC387A"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C387A" w:rsidRPr="003F7CF1" w:rsidRDefault="00FC387A"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C387A" w:rsidRPr="003F7CF1" w:rsidRDefault="00FC387A"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C387A" w:rsidRPr="003F7CF1" w:rsidRDefault="00FC387A"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C387A" w:rsidRPr="003F7CF1" w:rsidRDefault="00FC387A"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C387A" w:rsidRPr="003F7CF1" w:rsidRDefault="00FC387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C387A" w:rsidRPr="003F7CF1" w:rsidRDefault="00FC387A"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C387A" w:rsidRPr="003F7CF1" w:rsidRDefault="00FC387A"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C387A" w:rsidRPr="003F7CF1" w:rsidRDefault="00FC387A"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C387A" w:rsidRPr="003F7CF1" w:rsidRDefault="00FC387A"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C387A" w:rsidRPr="003F7CF1" w:rsidRDefault="00FC387A"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C387A" w:rsidRPr="003F7CF1" w:rsidRDefault="00FC387A"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C387A" w:rsidRPr="003F7CF1" w:rsidRDefault="00FC387A"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C387A" w:rsidRPr="003F7CF1" w:rsidRDefault="00FC387A"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C387A" w:rsidRPr="003F7CF1" w:rsidRDefault="00FC387A"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C387A" w:rsidRPr="003F7CF1" w:rsidRDefault="00FC387A"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C387A" w:rsidRPr="003F7CF1" w:rsidRDefault="00FC387A"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C387A" w:rsidRPr="003F7CF1" w:rsidRDefault="00FC38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C387A" w:rsidRPr="003F7CF1" w:rsidRDefault="00FC387A"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C387A" w:rsidRPr="003F7CF1" w:rsidRDefault="00FC387A"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C387A" w:rsidRPr="003F7CF1" w:rsidRDefault="00FC387A"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C387A" w:rsidRPr="003F7CF1" w:rsidRDefault="00FC387A"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C387A" w:rsidRPr="003F7CF1" w:rsidRDefault="00FC387A"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C387A" w:rsidRPr="003F7CF1" w:rsidRDefault="00FC387A"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C387A" w:rsidRPr="003F7CF1" w:rsidRDefault="00FC387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C387A" w:rsidRPr="003F7CF1" w:rsidRDefault="00FC387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C387A" w:rsidRPr="003F7CF1" w:rsidRDefault="00FC387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C387A" w:rsidRPr="003F7CF1" w:rsidRDefault="00FC387A"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C387A" w:rsidRPr="003F7CF1" w:rsidRDefault="00FC387A"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C387A" w:rsidRPr="003F7CF1" w:rsidRDefault="00FC387A"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C387A" w:rsidRPr="003F7CF1" w:rsidRDefault="00FC387A"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C387A" w:rsidRPr="003F7CF1" w:rsidRDefault="00FC387A"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C387A" w:rsidRPr="003F7CF1" w:rsidRDefault="00FC387A"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C387A" w:rsidRPr="003F7CF1" w:rsidRDefault="00FC387A"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C387A" w:rsidRPr="003F7CF1" w:rsidRDefault="00FC387A"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C387A" w:rsidRPr="003F7CF1" w:rsidRDefault="00FC387A"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C387A" w:rsidRPr="003F7CF1" w:rsidRDefault="00FC387A"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C387A" w:rsidRPr="003F7CF1" w:rsidRDefault="00FC387A"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C387A" w:rsidRPr="003F7CF1" w:rsidRDefault="00FC387A"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C387A" w:rsidRPr="003F7CF1" w:rsidRDefault="00FC387A"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C387A" w:rsidRPr="003F7CF1" w:rsidRDefault="00FC387A"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C387A" w:rsidRPr="003F7CF1" w:rsidRDefault="00FC387A"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C387A" w:rsidRPr="003F7CF1" w:rsidRDefault="00FC387A"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C387A" w:rsidRPr="003F7CF1" w:rsidRDefault="00FC387A"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C387A" w:rsidRPr="003F7CF1" w:rsidRDefault="00FC38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C387A" w:rsidRPr="003F7CF1" w:rsidRDefault="00FC387A"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C387A" w:rsidRPr="003F7CF1" w:rsidRDefault="00FC387A"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C387A" w:rsidRPr="003F7CF1" w:rsidRDefault="00FC38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C387A" w:rsidRPr="003F7CF1" w:rsidRDefault="00FC387A"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C387A" w:rsidRPr="003F7CF1" w:rsidRDefault="00FC387A"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C387A" w:rsidRPr="003F7CF1" w:rsidRDefault="00FC38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C387A" w:rsidRPr="003F7CF1" w:rsidRDefault="00FC38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C387A" w:rsidRPr="003F7CF1" w:rsidRDefault="00FC387A"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C387A" w:rsidRPr="003F7CF1" w:rsidRDefault="00FC387A"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C387A" w:rsidRPr="003F7CF1" w:rsidRDefault="00FC387A"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C387A" w:rsidRPr="003F7CF1" w:rsidRDefault="00FC387A"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C387A" w:rsidRPr="003F7CF1" w:rsidRDefault="00FC387A"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C387A" w:rsidRPr="003F7CF1" w:rsidRDefault="00FC387A"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C387A" w:rsidRPr="003F7CF1" w:rsidRDefault="00FC387A"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C387A" w:rsidRPr="003F7CF1" w:rsidRDefault="00FC387A"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C387A" w:rsidRPr="003F7CF1" w:rsidRDefault="00FC387A"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C387A" w:rsidRPr="003F7CF1" w:rsidRDefault="00FC387A"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C387A" w:rsidRPr="003F7CF1" w:rsidRDefault="00FC387A"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C387A" w:rsidRPr="003F7CF1" w:rsidRDefault="00FC387A"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C387A" w:rsidRPr="003F7CF1" w:rsidRDefault="00FC387A"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C387A" w:rsidRPr="003F7CF1" w:rsidRDefault="00FC387A"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C387A" w:rsidRPr="003F7CF1" w:rsidRDefault="00FC387A"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C387A" w:rsidRPr="003F7CF1" w:rsidRDefault="00FC387A"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C387A" w:rsidRPr="003F7CF1" w:rsidRDefault="00FC387A"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C387A" w:rsidRPr="003F7CF1" w:rsidRDefault="00FC387A"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C387A" w:rsidRPr="003F7CF1" w:rsidRDefault="00FC387A"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C387A" w:rsidRPr="003F7CF1" w:rsidRDefault="00FC387A"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C387A" w:rsidRPr="003F7CF1" w:rsidRDefault="00FC387A"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C387A" w:rsidRPr="003F7CF1" w:rsidRDefault="00FC387A"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C387A" w:rsidRPr="003F7CF1" w:rsidRDefault="00FC387A"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C387A" w:rsidRPr="003F7CF1" w:rsidRDefault="00FC387A"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C387A" w:rsidRPr="003F7CF1" w:rsidRDefault="00FC38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C387A" w:rsidRPr="003F7CF1" w:rsidRDefault="00FC387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C387A" w:rsidRPr="003F7CF1" w:rsidRDefault="00FC387A"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C387A" w:rsidRPr="003F7CF1" w:rsidRDefault="00FC38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C387A" w:rsidRPr="003F7CF1" w:rsidRDefault="00FC387A"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C387A" w:rsidRPr="003F7CF1" w:rsidRDefault="00FC387A"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C387A" w:rsidRPr="003F7CF1" w:rsidRDefault="00FC387A"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C387A" w:rsidRPr="003F7CF1" w:rsidRDefault="00FC387A"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C387A" w:rsidRPr="003F7CF1" w:rsidRDefault="00FC387A"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C387A" w:rsidRPr="003F7CF1" w:rsidRDefault="00FC387A"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C387A" w:rsidRPr="003F7CF1" w:rsidRDefault="00FC387A"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C387A" w:rsidRPr="003F7CF1" w:rsidRDefault="00FC387A"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C387A" w:rsidRPr="003F7CF1" w:rsidRDefault="00FC387A"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C387A" w:rsidRPr="003F7CF1" w:rsidRDefault="00FC387A"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C387A" w:rsidRPr="003F7CF1" w:rsidRDefault="00FC387A"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C387A" w:rsidRPr="003F7CF1" w:rsidRDefault="00FC387A"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C387A" w:rsidRPr="003F7CF1" w:rsidRDefault="00FC387A"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C387A" w:rsidRPr="003F7CF1" w:rsidRDefault="00FC387A"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C387A" w:rsidRPr="003F7CF1" w:rsidRDefault="00FC387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556172"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C387A" w:rsidRPr="003F7CF1" w:rsidRDefault="00FC387A"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C387A" w:rsidRPr="003F7CF1" w:rsidRDefault="00FC387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C387A" w:rsidRPr="003F7CF1" w:rsidRDefault="00FC387A"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C387A" w:rsidRPr="003F7CF1" w:rsidRDefault="00FC387A"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8556172"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C387A" w:rsidRPr="003F7CF1" w:rsidRDefault="00FC387A"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C387A" w:rsidRPr="003F7CF1" w:rsidRDefault="00FC387A"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C387A" w:rsidRPr="003F7CF1" w:rsidRDefault="00FC387A"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C387A" w:rsidRPr="003F7CF1" w:rsidRDefault="00FC387A"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C387A" w:rsidRPr="003F7CF1" w:rsidRDefault="00FC387A"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C387A" w:rsidRPr="003F7CF1" w:rsidRDefault="00FC387A"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C387A" w:rsidRPr="003F7CF1" w:rsidRDefault="00FC387A"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C387A" w:rsidRPr="003F7CF1" w:rsidRDefault="00FC387A"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C387A" w:rsidRPr="003F7CF1" w:rsidRDefault="00FC387A"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C387A" w:rsidRPr="003F7CF1" w:rsidRDefault="00FC387A"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C387A" w:rsidRPr="003F7CF1" w:rsidRDefault="00FC387A"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C387A" w:rsidRPr="003F7CF1" w:rsidRDefault="00FC387A"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C387A" w:rsidRPr="003F7CF1" w:rsidRDefault="00FC387A"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C387A" w:rsidRPr="003F7CF1" w:rsidRDefault="00FC387A"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C387A" w:rsidRPr="003F7CF1" w:rsidRDefault="00FC387A"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C387A" w:rsidRPr="003F7CF1" w:rsidRDefault="00FC387A"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C387A" w:rsidRPr="003F7CF1" w:rsidRDefault="00FC387A"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C387A" w:rsidRPr="003F7CF1" w:rsidRDefault="00FC387A"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C387A" w:rsidRPr="003F7CF1" w:rsidRDefault="00FC387A"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C387A" w:rsidRPr="003F7CF1" w:rsidRDefault="00FC387A"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C387A" w:rsidRPr="003F7CF1" w:rsidRDefault="00FC387A"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C387A" w:rsidRPr="003F7CF1" w:rsidRDefault="00FC387A"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EC76D5">
        <w:rPr>
          <w:rStyle w:val="CodeInText0"/>
        </w:rPr>
        <w:t>i</w:t>
      </w:r>
      <w:proofErr w:type="spellEnd"/>
      <w:r w:rsidRPr="00EC76D5">
        <w:rPr>
          <w:rStyle w:val="CodeInText0"/>
        </w:rPr>
        <w:t xml:space="preserve">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8556167"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8556168"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r w:rsidRPr="00EC76D5">
        <w:t>one.fexacltly</w:t>
      </w:r>
      <w:proofErr w:type="spell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C387A" w:rsidRPr="003F7CF1" w:rsidRDefault="00FC387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C387A" w:rsidRPr="003F7CF1" w:rsidRDefault="00FC387A"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C387A" w:rsidRPr="003F7CF1" w:rsidRDefault="00FC387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C387A" w:rsidRPr="003F7CF1" w:rsidRDefault="00FC387A"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C387A" w:rsidRPr="003F7CF1" w:rsidRDefault="00FC387A"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C387A" w:rsidRPr="003F7CF1" w:rsidRDefault="00FC387A"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C387A" w:rsidRPr="003F7CF1" w:rsidRDefault="00FC387A"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C387A" w:rsidRPr="003F7CF1" w:rsidRDefault="00FC387A"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C387A" w:rsidRPr="003F7CF1" w:rsidRDefault="00FC387A"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C387A" w:rsidRPr="003F7CF1" w:rsidRDefault="00FC387A"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C387A" w:rsidRPr="003F7CF1" w:rsidRDefault="00FC387A"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C387A" w:rsidRPr="003F7CF1" w:rsidRDefault="00FC387A"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C387A" w:rsidRPr="003F7CF1" w:rsidRDefault="00FC387A"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C387A" w:rsidRPr="003F7CF1" w:rsidRDefault="00FC38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C387A" w:rsidRPr="003F7CF1" w:rsidRDefault="00FC387A"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C387A" w:rsidRPr="003F7CF1" w:rsidRDefault="00FC38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C387A" w:rsidRPr="003F7CF1" w:rsidRDefault="00FC38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C387A" w:rsidRPr="003F7CF1" w:rsidRDefault="00FC387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C387A" w:rsidRPr="003F7CF1" w:rsidRDefault="00FC38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C387A" w:rsidRPr="003F7CF1" w:rsidRDefault="00FC38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C387A" w:rsidRPr="003F7CF1" w:rsidRDefault="00FC38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C387A" w:rsidRPr="003F7CF1" w:rsidRDefault="00FC38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C387A" w:rsidRPr="003F7CF1" w:rsidRDefault="00FC38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C387A" w:rsidRPr="003F7CF1" w:rsidRDefault="00FC38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C387A" w:rsidRPr="003F7CF1" w:rsidRDefault="00FC38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C387A" w:rsidRPr="003F7CF1" w:rsidRDefault="00FC38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C387A" w:rsidRPr="003F7CF1" w:rsidRDefault="00FC38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C387A" w:rsidRPr="003F7CF1" w:rsidRDefault="00FC38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C387A" w:rsidRPr="003F7CF1" w:rsidRDefault="00FC387A"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C387A" w:rsidRPr="003F7CF1" w:rsidRDefault="00FC387A"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C387A" w:rsidRPr="003F7CF1" w:rsidRDefault="00FC387A"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C387A" w:rsidRPr="003F7CF1" w:rsidRDefault="00FC387A"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C387A" w:rsidRPr="003F7CF1" w:rsidRDefault="00FC387A"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C387A" w:rsidRPr="003F7CF1" w:rsidRDefault="00FC387A"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C387A" w:rsidRPr="003F7CF1" w:rsidRDefault="00FC387A"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C387A" w:rsidRPr="003F7CF1" w:rsidRDefault="00FC387A"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C387A" w:rsidRPr="003F7CF1" w:rsidRDefault="00FC387A"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C387A" w:rsidRPr="003F7CF1" w:rsidRDefault="00FC387A"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C387A" w:rsidRPr="003F7CF1" w:rsidRDefault="00FC387A"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C387A" w:rsidRPr="003F7CF1" w:rsidRDefault="00FC387A"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C387A" w:rsidRPr="003F7CF1" w:rsidRDefault="00FC387A"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C387A" w:rsidRPr="003F7CF1" w:rsidRDefault="00FC387A"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C387A" w:rsidRPr="003F7CF1" w:rsidRDefault="00FC387A"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C387A" w:rsidRPr="003F7CF1" w:rsidRDefault="00FC387A"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C387A" w:rsidRPr="003F7CF1" w:rsidRDefault="00FC387A"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C387A" w:rsidRPr="003F7CF1" w:rsidRDefault="00FC387A"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C387A" w:rsidRPr="003F7CF1" w:rsidRDefault="00FC387A"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C387A" w:rsidRPr="003F7CF1" w:rsidRDefault="00FC387A"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C387A" w:rsidRPr="003F7CF1" w:rsidRDefault="00FC387A"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C387A" w:rsidRPr="003F7CF1" w:rsidRDefault="00FC387A"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C387A" w:rsidRPr="003F7CF1" w:rsidRDefault="00FC387A"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C387A" w:rsidRPr="003F7CF1" w:rsidRDefault="00FC387A"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C387A" w:rsidRPr="003F7CF1" w:rsidRDefault="00FC387A"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C387A" w:rsidRPr="003F7CF1" w:rsidRDefault="00FC387A"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C387A" w:rsidRPr="003F7CF1" w:rsidRDefault="00FC387A"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C387A" w:rsidRPr="003F7CF1" w:rsidRDefault="00FC38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C387A" w:rsidRPr="003F7CF1" w:rsidRDefault="00FC38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C387A" w:rsidRPr="003F7CF1" w:rsidRDefault="00FC38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C387A" w:rsidRPr="003F7CF1" w:rsidRDefault="00FC387A"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C387A" w:rsidRPr="003F7CF1" w:rsidRDefault="00FC38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C387A" w:rsidRPr="003F7CF1" w:rsidRDefault="00FC387A"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C387A" w:rsidRPr="003F7CF1" w:rsidRDefault="00FC38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C387A" w:rsidRPr="003F7CF1" w:rsidRDefault="00FC38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C387A" w:rsidRPr="003F7CF1" w:rsidRDefault="00FC38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C387A" w:rsidRPr="003F7CF1" w:rsidRDefault="00FC38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C387A" w:rsidRPr="003F7CF1" w:rsidRDefault="00FC387A"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C387A" w:rsidRPr="003F7CF1" w:rsidRDefault="00FC387A"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C387A" w:rsidRPr="003F7CF1" w:rsidRDefault="00FC387A"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C387A" w:rsidRPr="003F7CF1" w:rsidRDefault="00FC387A"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C387A" w:rsidRPr="003F7CF1" w:rsidRDefault="00FC387A"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C387A" w:rsidRPr="003F7CF1" w:rsidRDefault="00FC387A"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C387A" w:rsidRPr="003F7CF1" w:rsidRDefault="00FC387A"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C387A" w:rsidRPr="003F7CF1" w:rsidRDefault="00FC387A"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C387A" w:rsidRPr="003F7CF1" w:rsidRDefault="00FC387A"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C387A" w:rsidRPr="003F7CF1" w:rsidRDefault="00FC387A"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C387A" w:rsidRPr="003F7CF1" w:rsidRDefault="00FC387A"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C387A" w:rsidRPr="003F7CF1" w:rsidRDefault="00FC387A"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C387A" w:rsidRPr="003F7CF1" w:rsidRDefault="00FC387A"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C387A" w:rsidRPr="003F7CF1" w:rsidRDefault="00FC387A"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C387A" w:rsidRPr="003F7CF1" w:rsidRDefault="00FC387A"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C387A" w:rsidRPr="003F7CF1" w:rsidRDefault="00FC387A"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C387A" w:rsidRPr="003F7CF1" w:rsidRDefault="00FC387A"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C387A" w:rsidRPr="003F7CF1" w:rsidRDefault="00FC387A"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C387A" w:rsidRPr="003F7CF1" w:rsidRDefault="00FC387A"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C387A" w:rsidRPr="003F7CF1" w:rsidRDefault="00FC387A"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C387A" w:rsidRPr="003F7CF1" w:rsidRDefault="00FC387A"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C387A" w:rsidRPr="003F7CF1" w:rsidRDefault="00FC387A"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C387A" w:rsidRPr="003F7CF1" w:rsidRDefault="00FC387A"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C387A" w:rsidRPr="003F7CF1" w:rsidRDefault="00FC387A"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C387A" w:rsidRPr="003F7CF1" w:rsidRDefault="00FC387A"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C387A" w:rsidRPr="003F7CF1" w:rsidRDefault="00FC387A"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C387A" w:rsidRPr="003F7CF1" w:rsidRDefault="00FC387A"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C387A" w:rsidRPr="003F7CF1" w:rsidRDefault="00FC387A"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C387A" w:rsidRPr="003F7CF1" w:rsidRDefault="00FC387A"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C387A" w:rsidRPr="003F7CF1" w:rsidRDefault="00FC387A"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C387A" w:rsidRPr="003F7CF1" w:rsidRDefault="00FC387A"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C387A" w:rsidRPr="003F7CF1" w:rsidRDefault="00FC387A"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C387A" w:rsidRPr="003F7CF1" w:rsidRDefault="00FC387A"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C387A" w:rsidRPr="003F7CF1" w:rsidRDefault="00FC387A"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C387A" w:rsidRPr="003F7CF1" w:rsidRDefault="00FC387A"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C387A" w:rsidRPr="003F7CF1" w:rsidRDefault="00FC387A"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C387A" w:rsidRPr="003F7CF1" w:rsidRDefault="00FC387A"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C387A" w:rsidRPr="003F7CF1" w:rsidRDefault="00FC387A"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C387A" w:rsidRPr="003F7CF1" w:rsidRDefault="00FC387A"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C387A" w:rsidRPr="003F7CF1" w:rsidRDefault="00FC387A"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8556169"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8556170"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8556171"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C387A" w:rsidRPr="003F7CF1" w:rsidRDefault="00FC38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C387A" w:rsidRPr="003F7CF1" w:rsidRDefault="00FC387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C387A" w:rsidRPr="003F7CF1" w:rsidRDefault="00FC387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C387A" w:rsidRPr="003F7CF1" w:rsidRDefault="00FC38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C387A" w:rsidRPr="003F7CF1" w:rsidRDefault="00FC387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C387A" w:rsidRPr="003F7CF1" w:rsidRDefault="00FC387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C387A" w:rsidRPr="003F7CF1" w:rsidRDefault="00FC387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C387A" w:rsidRPr="003F7CF1" w:rsidRDefault="00FC387A"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C387A" w:rsidRPr="003F7CF1" w:rsidRDefault="00FC387A"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C387A" w:rsidRPr="003F7CF1" w:rsidRDefault="00FC387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C387A" w:rsidRPr="003F7CF1" w:rsidRDefault="00FC387A"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C387A" w:rsidRPr="003F7CF1" w:rsidRDefault="00FC387A"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C387A" w:rsidRPr="003F7CF1" w:rsidRDefault="00FC387A"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C387A" w:rsidRPr="003F7CF1" w:rsidRDefault="00FC387A"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C387A" w:rsidRPr="003F7CF1" w:rsidRDefault="00FC387A"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C387A" w:rsidRPr="003F7CF1" w:rsidRDefault="00FC387A"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C387A" w:rsidRPr="003F7CF1" w:rsidRDefault="00FC387A"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C387A" w:rsidRPr="003F7CF1" w:rsidRDefault="00FC387A"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C387A" w:rsidRPr="003F7CF1" w:rsidRDefault="00FC387A"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C387A" w:rsidRPr="003F7CF1" w:rsidRDefault="00FC387A"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C387A" w:rsidRPr="003F7CF1" w:rsidRDefault="00FC387A"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C387A" w:rsidRPr="003F7CF1" w:rsidRDefault="00FC387A"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C387A" w:rsidRPr="003F7CF1" w:rsidRDefault="00FC387A"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C387A" w:rsidRPr="003F7CF1" w:rsidRDefault="00FC38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C387A" w:rsidRPr="003F7CF1" w:rsidRDefault="00FC38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C387A" w:rsidRPr="003F7CF1" w:rsidRDefault="00FC387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C387A" w:rsidRPr="003F7CF1" w:rsidRDefault="00FC387A" w:rsidP="00E80032">
                              <w:pPr>
                                <w:pStyle w:val="SourceCodeBoxText"/>
                                <w:rPr>
                                  <w:sz w:val="19"/>
                                  <w:szCs w:val="19"/>
                                  <w:lang w:val="en-US"/>
                                </w:rPr>
                              </w:pPr>
                              <w:r w:rsidRPr="003F7CF1">
                                <w:rPr>
                                  <w:sz w:val="19"/>
                                  <w:szCs w:val="19"/>
                                  <w:lang w:val="en-US"/>
                                </w:rPr>
                                <w:t>push 1</w:t>
                              </w:r>
                            </w:p>
                            <w:p w14:paraId="3C159322" w14:textId="77777777" w:rsidR="00FC387A" w:rsidRPr="003F7CF1" w:rsidRDefault="00FC387A" w:rsidP="00E80032">
                              <w:pPr>
                                <w:pStyle w:val="SourceCodeBoxText"/>
                                <w:rPr>
                                  <w:sz w:val="19"/>
                                  <w:szCs w:val="19"/>
                                  <w:lang w:val="en-US"/>
                                </w:rPr>
                              </w:pPr>
                              <w:r w:rsidRPr="003F7CF1">
                                <w:rPr>
                                  <w:sz w:val="19"/>
                                  <w:szCs w:val="19"/>
                                  <w:lang w:val="en-US"/>
                                </w:rPr>
                                <w:t>push 2</w:t>
                              </w:r>
                            </w:p>
                            <w:p w14:paraId="22BA48C9" w14:textId="77777777" w:rsidR="00FC387A" w:rsidRPr="003F7CF1" w:rsidRDefault="00FC387A" w:rsidP="00E80032">
                              <w:pPr>
                                <w:pStyle w:val="SourceCodeBoxText"/>
                                <w:rPr>
                                  <w:sz w:val="19"/>
                                  <w:szCs w:val="19"/>
                                  <w:lang w:val="en-US"/>
                                </w:rPr>
                              </w:pPr>
                              <w:r w:rsidRPr="003F7CF1">
                                <w:rPr>
                                  <w:sz w:val="19"/>
                                  <w:szCs w:val="19"/>
                                  <w:lang w:val="en-US"/>
                                </w:rPr>
                                <w:t>push 3</w:t>
                              </w:r>
                            </w:p>
                            <w:p w14:paraId="5F86FACB"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C387A" w:rsidRPr="003F7CF1" w:rsidRDefault="00FC387A"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C387A" w:rsidRPr="003F7CF1" w:rsidRDefault="00FC387A"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C387A" w:rsidRPr="003F7CF1" w:rsidRDefault="00FC387A"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C387A" w:rsidRPr="003F7CF1" w:rsidRDefault="00FC387A" w:rsidP="00E80032">
                        <w:pPr>
                          <w:pStyle w:val="SourceCodeBoxText"/>
                          <w:rPr>
                            <w:sz w:val="19"/>
                            <w:szCs w:val="19"/>
                            <w:lang w:val="en-US"/>
                          </w:rPr>
                        </w:pPr>
                        <w:r w:rsidRPr="003F7CF1">
                          <w:rPr>
                            <w:sz w:val="19"/>
                            <w:szCs w:val="19"/>
                            <w:lang w:val="en-US"/>
                          </w:rPr>
                          <w:t>push 1</w:t>
                        </w:r>
                      </w:p>
                      <w:p w14:paraId="3C159322" w14:textId="77777777" w:rsidR="00FC387A" w:rsidRPr="003F7CF1" w:rsidRDefault="00FC387A" w:rsidP="00E80032">
                        <w:pPr>
                          <w:pStyle w:val="SourceCodeBoxText"/>
                          <w:rPr>
                            <w:sz w:val="19"/>
                            <w:szCs w:val="19"/>
                            <w:lang w:val="en-US"/>
                          </w:rPr>
                        </w:pPr>
                        <w:r w:rsidRPr="003F7CF1">
                          <w:rPr>
                            <w:sz w:val="19"/>
                            <w:szCs w:val="19"/>
                            <w:lang w:val="en-US"/>
                          </w:rPr>
                          <w:t>push 2</w:t>
                        </w:r>
                      </w:p>
                      <w:p w14:paraId="22BA48C9" w14:textId="77777777" w:rsidR="00FC387A" w:rsidRPr="003F7CF1" w:rsidRDefault="00FC387A" w:rsidP="00E80032">
                        <w:pPr>
                          <w:pStyle w:val="SourceCodeBoxText"/>
                          <w:rPr>
                            <w:sz w:val="19"/>
                            <w:szCs w:val="19"/>
                            <w:lang w:val="en-US"/>
                          </w:rPr>
                        </w:pPr>
                        <w:r w:rsidRPr="003F7CF1">
                          <w:rPr>
                            <w:sz w:val="19"/>
                            <w:szCs w:val="19"/>
                            <w:lang w:val="en-US"/>
                          </w:rPr>
                          <w:t>push 3</w:t>
                        </w:r>
                      </w:p>
                      <w:p w14:paraId="5F86FACB" w14:textId="77777777" w:rsidR="00FC387A" w:rsidRPr="003F7CF1" w:rsidRDefault="00FC387A"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C387A" w:rsidRPr="003F7CF1" w:rsidRDefault="00FC38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C387A" w:rsidRPr="003F7CF1" w:rsidRDefault="00FC38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C387A" w:rsidRPr="003F7CF1" w:rsidRDefault="00FC387A"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C387A" w:rsidRPr="003F7CF1" w:rsidRDefault="00FC387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C387A" w:rsidRPr="003F7CF1" w:rsidRDefault="00FC387A"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C387A" w:rsidRPr="003F7CF1" w:rsidRDefault="00FC387A"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C387A" w:rsidRPr="003F7CF1" w:rsidRDefault="00FC387A"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C387A" w:rsidRPr="003F7CF1" w:rsidRDefault="00FC387A"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C387A" w:rsidRPr="003F7CF1" w:rsidRDefault="00FC387A"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C387A" w:rsidRPr="003F7CF1" w:rsidRDefault="00FC387A"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C387A" w:rsidRPr="003F7CF1" w:rsidRDefault="00FC387A"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C387A" w:rsidRPr="003F7CF1" w:rsidRDefault="00FC387A"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C387A" w:rsidRPr="003F7CF1" w:rsidRDefault="00FC387A"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C387A" w:rsidRPr="003F7CF1" w:rsidRDefault="00FC387A"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C387A" w:rsidRPr="003F7CF1" w:rsidRDefault="00FC387A"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C387A" w:rsidRPr="003F7CF1" w:rsidRDefault="00FC387A"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C387A" w:rsidRPr="003F7CF1" w:rsidRDefault="00FC387A"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C387A" w:rsidRPr="003F7CF1" w:rsidRDefault="00FC387A"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C387A" w:rsidRPr="003F7CF1" w:rsidRDefault="00FC387A"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C387A" w:rsidRPr="003F7CF1" w:rsidRDefault="00FC387A"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C387A" w:rsidRPr="003F7CF1" w:rsidRDefault="00FC387A" w:rsidP="00E80032">
                              <w:pPr>
                                <w:pStyle w:val="SourceCodeBoxText"/>
                                <w:rPr>
                                  <w:sz w:val="19"/>
                                  <w:szCs w:val="19"/>
                                  <w:lang w:val="en-US"/>
                                </w:rPr>
                              </w:pPr>
                              <w:r w:rsidRPr="003F7CF1">
                                <w:rPr>
                                  <w:sz w:val="19"/>
                                  <w:szCs w:val="19"/>
                                  <w:lang w:val="en-US"/>
                                </w:rPr>
                                <w:t>3</w:t>
                              </w:r>
                            </w:p>
                            <w:p w14:paraId="40F6D3AC" w14:textId="77777777" w:rsidR="00FC387A" w:rsidRPr="003F7CF1" w:rsidRDefault="00FC387A"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C387A" w:rsidRPr="003F7CF1" w:rsidRDefault="00FC387A"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C387A" w:rsidRPr="003F7CF1" w:rsidRDefault="00FC387A"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C387A" w:rsidRPr="003F7CF1" w:rsidRDefault="00FC387A"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C387A" w:rsidRPr="003F7CF1" w:rsidRDefault="00FC387A"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C387A" w:rsidRPr="003F7CF1" w:rsidRDefault="00FC387A"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C387A" w:rsidRPr="003F7CF1" w:rsidRDefault="00FC387A"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C387A" w:rsidRPr="003F7CF1" w:rsidRDefault="00FC387A" w:rsidP="00E80032">
                        <w:pPr>
                          <w:pStyle w:val="SourceCodeBoxText"/>
                          <w:rPr>
                            <w:sz w:val="19"/>
                            <w:szCs w:val="19"/>
                            <w:lang w:val="en-US"/>
                          </w:rPr>
                        </w:pPr>
                        <w:r w:rsidRPr="003F7CF1">
                          <w:rPr>
                            <w:sz w:val="19"/>
                            <w:szCs w:val="19"/>
                            <w:lang w:val="en-US"/>
                          </w:rPr>
                          <w:t>3</w:t>
                        </w:r>
                      </w:p>
                      <w:p w14:paraId="40F6D3AC" w14:textId="77777777" w:rsidR="00FC387A" w:rsidRPr="003F7CF1" w:rsidRDefault="00FC387A"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C387A" w:rsidRPr="003F7CF1" w:rsidRDefault="00FC387A"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C387A" w:rsidRPr="003F7CF1" w:rsidRDefault="00FC387A"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C387A" w:rsidRPr="003F7CF1" w:rsidRDefault="00FC387A"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C387A" w:rsidRPr="003F7CF1" w:rsidRDefault="00FC387A"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C387A" w:rsidRPr="003F7CF1" w:rsidRDefault="00FC387A"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C387A" w:rsidRPr="003F7CF1" w:rsidRDefault="00FC387A"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C387A" w:rsidRPr="003F7CF1" w:rsidRDefault="00FC387A"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C387A" w:rsidRPr="003F7CF1" w:rsidRDefault="00FC387A"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C387A" w:rsidRPr="003F7CF1" w:rsidRDefault="00FC387A"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C387A" w:rsidRPr="003F7CF1" w:rsidRDefault="00FC387A"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C387A" w:rsidRPr="003F7CF1" w:rsidRDefault="00FC387A"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r w:rsidRPr="00EC76D5">
        <w:rPr>
          <w:rStyle w:val="CodeInText0"/>
        </w:rPr>
        <w:t>argv</w:t>
      </w:r>
      <w:proofErr w:type="spell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in order for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C387A" w:rsidRDefault="00FC387A" w:rsidP="005F7461">
                              <w:pPr>
                                <w:spacing w:before="60" w:after="0"/>
                                <w:jc w:val="center"/>
                                <w:rPr>
                                  <w:lang w:val="sv-SE"/>
                                </w:rPr>
                              </w:pPr>
                              <w:r>
                                <w:rPr>
                                  <w:lang w:val="sv-SE"/>
                                </w:rPr>
                                <w:t>Preprocessor</w:t>
                              </w:r>
                            </w:p>
                            <w:p w14:paraId="04F32221" w14:textId="77777777" w:rsidR="00FC387A" w:rsidRPr="00C7380D" w:rsidRDefault="00FC387A"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C387A" w:rsidRPr="008541FD" w:rsidRDefault="00FC387A" w:rsidP="005F7461">
                              <w:pPr>
                                <w:spacing w:before="60" w:after="0"/>
                                <w:jc w:val="center"/>
                              </w:pPr>
                              <w:r w:rsidRPr="008541FD">
                                <w:t>Source</w:t>
                              </w:r>
                              <w:r>
                                <w:t xml:space="preserve"> </w:t>
                              </w:r>
                              <w:r w:rsidRPr="008541FD">
                                <w:t>Code</w:t>
                              </w:r>
                            </w:p>
                            <w:p w14:paraId="4FCEAC5C" w14:textId="77777777" w:rsidR="00FC387A" w:rsidRDefault="00FC387A"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C387A" w:rsidRDefault="00FC387A"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C387A" w:rsidRDefault="00FC387A" w:rsidP="005F7461">
                              <w:pPr>
                                <w:pStyle w:val="Normalwebb"/>
                                <w:spacing w:before="60" w:line="256" w:lineRule="auto"/>
                                <w:jc w:val="center"/>
                              </w:pPr>
                              <w:r>
                                <w:rPr>
                                  <w:rFonts w:eastAsia="Calibri"/>
                                  <w:sz w:val="22"/>
                                  <w:szCs w:val="22"/>
                                  <w:lang w:val="en-US"/>
                                </w:rPr>
                                <w:t>Processed Code</w:t>
                              </w:r>
                            </w:p>
                            <w:p w14:paraId="14142DBC" w14:textId="77777777" w:rsidR="00FC387A" w:rsidRDefault="00FC387A"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C387A" w:rsidRDefault="00FC387A"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C387A" w:rsidRDefault="00FC387A" w:rsidP="005F7461">
                              <w:pPr>
                                <w:pStyle w:val="Normalwebb"/>
                                <w:spacing w:before="60" w:line="254" w:lineRule="auto"/>
                                <w:jc w:val="center"/>
                              </w:pPr>
                              <w:r>
                                <w:rPr>
                                  <w:rFonts w:eastAsia="Calibri"/>
                                  <w:sz w:val="22"/>
                                  <w:szCs w:val="22"/>
                                  <w:lang w:val="en-US"/>
                                </w:rPr>
                                <w:t>Syntax Tree</w:t>
                              </w:r>
                            </w:p>
                            <w:p w14:paraId="070DB26E" w14:textId="77777777" w:rsidR="00FC387A" w:rsidRDefault="00FC38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C387A" w:rsidRDefault="00FC387A"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C387A" w:rsidRDefault="00FC387A" w:rsidP="005F7461">
                              <w:pPr>
                                <w:pStyle w:val="Normalwebb"/>
                                <w:spacing w:before="60" w:line="252" w:lineRule="auto"/>
                                <w:jc w:val="center"/>
                              </w:pPr>
                              <w:r>
                                <w:rPr>
                                  <w:rFonts w:eastAsia="Calibri"/>
                                  <w:sz w:val="22"/>
                                  <w:szCs w:val="22"/>
                                  <w:lang w:val="en-US"/>
                                </w:rPr>
                                <w:t>Optimized Syntax Tree</w:t>
                              </w:r>
                            </w:p>
                            <w:p w14:paraId="3315953C" w14:textId="77777777" w:rsidR="00FC387A" w:rsidRDefault="00FC38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C387A" w:rsidRDefault="00FC387A"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C387A" w:rsidRDefault="00FC387A" w:rsidP="005F7461">
                              <w:pPr>
                                <w:pStyle w:val="Normalwebb"/>
                                <w:spacing w:before="60" w:line="252" w:lineRule="auto"/>
                                <w:jc w:val="center"/>
                              </w:pPr>
                              <w:r>
                                <w:rPr>
                                  <w:rFonts w:eastAsia="Calibri"/>
                                  <w:sz w:val="22"/>
                                  <w:szCs w:val="22"/>
                                  <w:lang w:val="en-US"/>
                                </w:rPr>
                                <w:t>Middle Code List</w:t>
                              </w:r>
                            </w:p>
                            <w:p w14:paraId="321C1BE9" w14:textId="77777777" w:rsidR="00FC387A" w:rsidRDefault="00FC38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C387A" w:rsidRDefault="00FC387A" w:rsidP="005F7461">
                              <w:pPr>
                                <w:pStyle w:val="Normalwebb"/>
                                <w:spacing w:before="60" w:line="252" w:lineRule="auto"/>
                                <w:jc w:val="center"/>
                              </w:pPr>
                              <w:r>
                                <w:rPr>
                                  <w:rFonts w:eastAsia="Calibri"/>
                                  <w:sz w:val="22"/>
                                  <w:szCs w:val="22"/>
                                  <w:lang w:val="en-US"/>
                                </w:rPr>
                                <w:t>Optimized Middle Code List</w:t>
                              </w:r>
                            </w:p>
                            <w:p w14:paraId="4CF9CB98" w14:textId="77777777" w:rsidR="00FC387A" w:rsidRDefault="00FC387A"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C387A" w:rsidRDefault="00FC387A"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C387A" w:rsidRDefault="00FC387A"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C387A" w:rsidRDefault="00FC387A" w:rsidP="005F7461">
                        <w:pPr>
                          <w:spacing w:before="60" w:after="0"/>
                          <w:jc w:val="center"/>
                          <w:rPr>
                            <w:lang w:val="sv-SE"/>
                          </w:rPr>
                        </w:pPr>
                        <w:r>
                          <w:rPr>
                            <w:lang w:val="sv-SE"/>
                          </w:rPr>
                          <w:t>Preprocessor</w:t>
                        </w:r>
                      </w:p>
                      <w:p w14:paraId="04F32221" w14:textId="77777777" w:rsidR="00FC387A" w:rsidRPr="00C7380D" w:rsidRDefault="00FC387A"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C387A" w:rsidRPr="008541FD" w:rsidRDefault="00FC387A" w:rsidP="005F7461">
                        <w:pPr>
                          <w:spacing w:before="60" w:after="0"/>
                          <w:jc w:val="center"/>
                        </w:pPr>
                        <w:r w:rsidRPr="008541FD">
                          <w:t>Source</w:t>
                        </w:r>
                        <w:r>
                          <w:t xml:space="preserve"> </w:t>
                        </w:r>
                        <w:r w:rsidRPr="008541FD">
                          <w:t>Code</w:t>
                        </w:r>
                      </w:p>
                      <w:p w14:paraId="4FCEAC5C" w14:textId="77777777" w:rsidR="00FC387A" w:rsidRDefault="00FC387A"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C387A" w:rsidRDefault="00FC387A"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C387A" w:rsidRDefault="00FC387A" w:rsidP="005F7461">
                        <w:pPr>
                          <w:pStyle w:val="Normalwebb"/>
                          <w:spacing w:before="60" w:line="256" w:lineRule="auto"/>
                          <w:jc w:val="center"/>
                        </w:pPr>
                        <w:r>
                          <w:rPr>
                            <w:rFonts w:eastAsia="Calibri"/>
                            <w:sz w:val="22"/>
                            <w:szCs w:val="22"/>
                            <w:lang w:val="en-US"/>
                          </w:rPr>
                          <w:t>Processed Code</w:t>
                        </w:r>
                      </w:p>
                      <w:p w14:paraId="14142DBC" w14:textId="77777777" w:rsidR="00FC387A" w:rsidRDefault="00FC387A"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C387A" w:rsidRDefault="00FC387A"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C387A" w:rsidRDefault="00FC387A" w:rsidP="005F7461">
                        <w:pPr>
                          <w:pStyle w:val="Normalwebb"/>
                          <w:spacing w:before="60" w:line="254" w:lineRule="auto"/>
                          <w:jc w:val="center"/>
                        </w:pPr>
                        <w:r>
                          <w:rPr>
                            <w:rFonts w:eastAsia="Calibri"/>
                            <w:sz w:val="22"/>
                            <w:szCs w:val="22"/>
                            <w:lang w:val="en-US"/>
                          </w:rPr>
                          <w:t>Syntax Tree</w:t>
                        </w:r>
                      </w:p>
                      <w:p w14:paraId="070DB26E" w14:textId="77777777" w:rsidR="00FC387A" w:rsidRDefault="00FC387A"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C387A" w:rsidRDefault="00FC387A"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C387A" w:rsidRDefault="00FC387A" w:rsidP="005F7461">
                        <w:pPr>
                          <w:pStyle w:val="Normalwebb"/>
                          <w:spacing w:before="60" w:line="252" w:lineRule="auto"/>
                          <w:jc w:val="center"/>
                        </w:pPr>
                        <w:r>
                          <w:rPr>
                            <w:rFonts w:eastAsia="Calibri"/>
                            <w:sz w:val="22"/>
                            <w:szCs w:val="22"/>
                            <w:lang w:val="en-US"/>
                          </w:rPr>
                          <w:t>Optimized Syntax Tree</w:t>
                        </w:r>
                      </w:p>
                      <w:p w14:paraId="3315953C" w14:textId="77777777" w:rsidR="00FC387A" w:rsidRDefault="00FC387A"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C387A" w:rsidRDefault="00FC387A"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C387A" w:rsidRDefault="00FC387A" w:rsidP="005F7461">
                        <w:pPr>
                          <w:pStyle w:val="Normalwebb"/>
                          <w:spacing w:before="60" w:line="252" w:lineRule="auto"/>
                          <w:jc w:val="center"/>
                        </w:pPr>
                        <w:r>
                          <w:rPr>
                            <w:rFonts w:eastAsia="Calibri"/>
                            <w:sz w:val="22"/>
                            <w:szCs w:val="22"/>
                            <w:lang w:val="en-US"/>
                          </w:rPr>
                          <w:t>Middle Code List</w:t>
                        </w:r>
                      </w:p>
                      <w:p w14:paraId="321C1BE9" w14:textId="77777777" w:rsidR="00FC387A" w:rsidRDefault="00FC387A"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C387A" w:rsidRDefault="00FC387A" w:rsidP="005F7461">
                        <w:pPr>
                          <w:pStyle w:val="Normalwebb"/>
                          <w:spacing w:before="60" w:line="252" w:lineRule="auto"/>
                          <w:jc w:val="center"/>
                        </w:pPr>
                        <w:r>
                          <w:rPr>
                            <w:rFonts w:eastAsia="Calibri"/>
                            <w:sz w:val="22"/>
                            <w:szCs w:val="22"/>
                            <w:lang w:val="en-US"/>
                          </w:rPr>
                          <w:t>Optimized Middle Code List</w:t>
                        </w:r>
                      </w:p>
                      <w:p w14:paraId="4CF9CB98" w14:textId="77777777" w:rsidR="00FC387A" w:rsidRDefault="00FC387A"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C387A" w:rsidRDefault="00FC387A"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C387A" w:rsidRDefault="00FC387A"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C387A" w:rsidRDefault="00FC387A" w:rsidP="006F14D0">
                              <w:pPr>
                                <w:spacing w:before="60" w:after="0"/>
                                <w:jc w:val="center"/>
                                <w:rPr>
                                  <w:lang w:val="sv-SE"/>
                                </w:rPr>
                              </w:pPr>
                              <w:r>
                                <w:rPr>
                                  <w:lang w:val="sv-SE"/>
                                </w:rPr>
                                <w:t>Preprocessor</w:t>
                              </w:r>
                            </w:p>
                            <w:p w14:paraId="2CD90E0F" w14:textId="77777777" w:rsidR="00FC387A" w:rsidRPr="00C7380D" w:rsidRDefault="00FC387A"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C387A" w:rsidRPr="008541FD" w:rsidRDefault="00FC387A" w:rsidP="006F14D0">
                              <w:pPr>
                                <w:spacing w:before="60" w:after="0"/>
                                <w:jc w:val="center"/>
                              </w:pPr>
                              <w:r w:rsidRPr="008541FD">
                                <w:t>Source</w:t>
                              </w:r>
                              <w:r>
                                <w:t xml:space="preserve"> </w:t>
                              </w:r>
                              <w:r w:rsidRPr="008541FD">
                                <w:t>Code</w:t>
                              </w:r>
                            </w:p>
                            <w:p w14:paraId="1314F231" w14:textId="77777777" w:rsidR="00FC387A" w:rsidRDefault="00FC387A"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C387A" w:rsidRDefault="00FC387A"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C387A" w:rsidRDefault="00FC387A" w:rsidP="006F14D0">
                              <w:pPr>
                                <w:pStyle w:val="Normalwebb"/>
                                <w:spacing w:before="60" w:line="256" w:lineRule="auto"/>
                                <w:jc w:val="center"/>
                              </w:pPr>
                              <w:r>
                                <w:rPr>
                                  <w:rFonts w:eastAsia="Calibri"/>
                                  <w:sz w:val="22"/>
                                  <w:szCs w:val="22"/>
                                  <w:lang w:val="en-US"/>
                                </w:rPr>
                                <w:t>Processed Code</w:t>
                              </w:r>
                            </w:p>
                            <w:p w14:paraId="705B7689" w14:textId="77777777" w:rsidR="00FC387A" w:rsidRDefault="00FC387A"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C387A" w:rsidRDefault="00FC387A"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C387A" w:rsidRDefault="00FC387A" w:rsidP="006F14D0">
                              <w:pPr>
                                <w:pStyle w:val="Normalwebb"/>
                                <w:spacing w:before="60" w:line="254" w:lineRule="auto"/>
                                <w:jc w:val="center"/>
                              </w:pPr>
                              <w:r>
                                <w:rPr>
                                  <w:rFonts w:eastAsia="Calibri"/>
                                  <w:sz w:val="22"/>
                                  <w:szCs w:val="22"/>
                                  <w:lang w:val="en-US"/>
                                </w:rPr>
                                <w:t>Syntax Tree</w:t>
                              </w:r>
                            </w:p>
                            <w:p w14:paraId="20988EE2" w14:textId="77777777" w:rsidR="00FC387A" w:rsidRDefault="00FC38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C387A" w:rsidRDefault="00FC387A"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C387A" w:rsidRDefault="00FC387A" w:rsidP="006F14D0">
                              <w:pPr>
                                <w:pStyle w:val="Normalwebb"/>
                                <w:spacing w:before="60" w:line="252" w:lineRule="auto"/>
                                <w:jc w:val="center"/>
                              </w:pPr>
                              <w:r>
                                <w:rPr>
                                  <w:rFonts w:eastAsia="Calibri"/>
                                  <w:sz w:val="22"/>
                                  <w:szCs w:val="22"/>
                                  <w:lang w:val="en-US"/>
                                </w:rPr>
                                <w:t>Optimized Syntax Tree</w:t>
                              </w:r>
                            </w:p>
                            <w:p w14:paraId="35223DB0" w14:textId="77777777" w:rsidR="00FC387A" w:rsidRDefault="00FC38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C387A" w:rsidRDefault="00FC387A"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C387A" w:rsidRDefault="00FC387A" w:rsidP="006F14D0">
                              <w:pPr>
                                <w:pStyle w:val="Normalwebb"/>
                                <w:spacing w:before="60" w:line="252" w:lineRule="auto"/>
                                <w:jc w:val="center"/>
                              </w:pPr>
                              <w:r>
                                <w:rPr>
                                  <w:rFonts w:eastAsia="Calibri"/>
                                  <w:sz w:val="22"/>
                                  <w:szCs w:val="22"/>
                                  <w:lang w:val="en-US"/>
                                </w:rPr>
                                <w:t>Middle Code List</w:t>
                              </w:r>
                            </w:p>
                            <w:p w14:paraId="5410A942" w14:textId="77777777" w:rsidR="00FC387A" w:rsidRDefault="00FC38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C387A" w:rsidRDefault="00FC387A" w:rsidP="006F14D0">
                              <w:pPr>
                                <w:pStyle w:val="Normalwebb"/>
                                <w:spacing w:before="60" w:line="252" w:lineRule="auto"/>
                                <w:jc w:val="center"/>
                              </w:pPr>
                              <w:r>
                                <w:rPr>
                                  <w:rFonts w:eastAsia="Calibri"/>
                                  <w:sz w:val="22"/>
                                  <w:szCs w:val="22"/>
                                  <w:lang w:val="en-US"/>
                                </w:rPr>
                                <w:t>Optimized Middle Code List</w:t>
                              </w:r>
                            </w:p>
                            <w:p w14:paraId="36F7A1DE" w14:textId="77777777" w:rsidR="00FC387A" w:rsidRDefault="00FC387A"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C387A" w:rsidRDefault="00FC387A"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C387A" w:rsidRDefault="00FC387A"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C387A" w:rsidRDefault="00FC387A" w:rsidP="006F14D0">
                        <w:pPr>
                          <w:spacing w:before="60" w:after="0"/>
                          <w:jc w:val="center"/>
                          <w:rPr>
                            <w:lang w:val="sv-SE"/>
                          </w:rPr>
                        </w:pPr>
                        <w:r>
                          <w:rPr>
                            <w:lang w:val="sv-SE"/>
                          </w:rPr>
                          <w:t>Preprocessor</w:t>
                        </w:r>
                      </w:p>
                      <w:p w14:paraId="2CD90E0F" w14:textId="77777777" w:rsidR="00FC387A" w:rsidRPr="00C7380D" w:rsidRDefault="00FC387A"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C387A" w:rsidRPr="008541FD" w:rsidRDefault="00FC387A" w:rsidP="006F14D0">
                        <w:pPr>
                          <w:spacing w:before="60" w:after="0"/>
                          <w:jc w:val="center"/>
                        </w:pPr>
                        <w:r w:rsidRPr="008541FD">
                          <w:t>Source</w:t>
                        </w:r>
                        <w:r>
                          <w:t xml:space="preserve"> </w:t>
                        </w:r>
                        <w:r w:rsidRPr="008541FD">
                          <w:t>Code</w:t>
                        </w:r>
                      </w:p>
                      <w:p w14:paraId="1314F231" w14:textId="77777777" w:rsidR="00FC387A" w:rsidRDefault="00FC387A"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C387A" w:rsidRDefault="00FC387A"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C387A" w:rsidRDefault="00FC387A" w:rsidP="006F14D0">
                        <w:pPr>
                          <w:pStyle w:val="Normalwebb"/>
                          <w:spacing w:before="60" w:line="256" w:lineRule="auto"/>
                          <w:jc w:val="center"/>
                        </w:pPr>
                        <w:r>
                          <w:rPr>
                            <w:rFonts w:eastAsia="Calibri"/>
                            <w:sz w:val="22"/>
                            <w:szCs w:val="22"/>
                            <w:lang w:val="en-US"/>
                          </w:rPr>
                          <w:t>Processed Code</w:t>
                        </w:r>
                      </w:p>
                      <w:p w14:paraId="705B7689" w14:textId="77777777" w:rsidR="00FC387A" w:rsidRDefault="00FC387A"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C387A" w:rsidRDefault="00FC387A"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C387A" w:rsidRDefault="00FC387A" w:rsidP="006F14D0">
                        <w:pPr>
                          <w:pStyle w:val="Normalwebb"/>
                          <w:spacing w:before="60" w:line="254" w:lineRule="auto"/>
                          <w:jc w:val="center"/>
                        </w:pPr>
                        <w:r>
                          <w:rPr>
                            <w:rFonts w:eastAsia="Calibri"/>
                            <w:sz w:val="22"/>
                            <w:szCs w:val="22"/>
                            <w:lang w:val="en-US"/>
                          </w:rPr>
                          <w:t>Syntax Tree</w:t>
                        </w:r>
                      </w:p>
                      <w:p w14:paraId="20988EE2" w14:textId="77777777" w:rsidR="00FC387A" w:rsidRDefault="00FC387A"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C387A" w:rsidRDefault="00FC387A"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C387A" w:rsidRDefault="00FC387A" w:rsidP="006F14D0">
                        <w:pPr>
                          <w:pStyle w:val="Normalwebb"/>
                          <w:spacing w:before="60" w:line="252" w:lineRule="auto"/>
                          <w:jc w:val="center"/>
                        </w:pPr>
                        <w:r>
                          <w:rPr>
                            <w:rFonts w:eastAsia="Calibri"/>
                            <w:sz w:val="22"/>
                            <w:szCs w:val="22"/>
                            <w:lang w:val="en-US"/>
                          </w:rPr>
                          <w:t>Optimized Syntax Tree</w:t>
                        </w:r>
                      </w:p>
                      <w:p w14:paraId="35223DB0" w14:textId="77777777" w:rsidR="00FC387A" w:rsidRDefault="00FC387A"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C387A" w:rsidRDefault="00FC387A"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C387A" w:rsidRDefault="00FC387A" w:rsidP="006F14D0">
                        <w:pPr>
                          <w:pStyle w:val="Normalwebb"/>
                          <w:spacing w:before="60" w:line="252" w:lineRule="auto"/>
                          <w:jc w:val="center"/>
                        </w:pPr>
                        <w:r>
                          <w:rPr>
                            <w:rFonts w:eastAsia="Calibri"/>
                            <w:sz w:val="22"/>
                            <w:szCs w:val="22"/>
                            <w:lang w:val="en-US"/>
                          </w:rPr>
                          <w:t>Middle Code List</w:t>
                        </w:r>
                      </w:p>
                      <w:p w14:paraId="5410A942" w14:textId="77777777" w:rsidR="00FC387A" w:rsidRDefault="00FC387A"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C387A" w:rsidRDefault="00FC387A" w:rsidP="006F14D0">
                        <w:pPr>
                          <w:pStyle w:val="Normalwebb"/>
                          <w:spacing w:before="60" w:line="252" w:lineRule="auto"/>
                          <w:jc w:val="center"/>
                        </w:pPr>
                        <w:r>
                          <w:rPr>
                            <w:rFonts w:eastAsia="Calibri"/>
                            <w:sz w:val="22"/>
                            <w:szCs w:val="22"/>
                            <w:lang w:val="en-US"/>
                          </w:rPr>
                          <w:t>Optimized Middle Code List</w:t>
                        </w:r>
                      </w:p>
                      <w:p w14:paraId="36F7A1DE" w14:textId="77777777" w:rsidR="00FC387A" w:rsidRDefault="00FC387A"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C387A" w:rsidRDefault="00FC387A"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C387A" w:rsidRDefault="00FC387A"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FC387A" w:rsidRDefault="00FC387A">
      <w:pPr>
        <w:pStyle w:val="Kommentarer"/>
      </w:pPr>
      <w:r>
        <w:rPr>
          <w:rStyle w:val="Kommentarsreferens"/>
        </w:rPr>
        <w:annotationRef/>
      </w:r>
    </w:p>
    <w:p w14:paraId="01C1DAD9" w14:textId="77777777" w:rsidR="00FC387A" w:rsidRDefault="00FC387A">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FC387A" w:rsidRDefault="00FC387A">
      <w:pPr>
        <w:pStyle w:val="Kommentarer"/>
      </w:pPr>
      <w:r>
        <w:rPr>
          <w:rStyle w:val="Kommentarsreferens"/>
        </w:rPr>
        <w:annotationRef/>
      </w:r>
    </w:p>
    <w:p w14:paraId="533EC9EE" w14:textId="77777777" w:rsidR="00FC387A" w:rsidRDefault="00FC387A">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C387A" w:rsidRDefault="00FC387A" w:rsidP="006C7309">
      <w:pPr>
        <w:spacing w:line="240" w:lineRule="auto"/>
      </w:pPr>
      <w:r>
        <w:separator/>
      </w:r>
    </w:p>
  </w:endnote>
  <w:endnote w:type="continuationSeparator" w:id="0">
    <w:p w14:paraId="0DD18C9D" w14:textId="77777777" w:rsidR="00FC387A" w:rsidRDefault="00FC387A"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C387A" w:rsidRDefault="00FC387A" w:rsidP="006C7309">
      <w:pPr>
        <w:spacing w:line="240" w:lineRule="auto"/>
      </w:pPr>
      <w:r>
        <w:separator/>
      </w:r>
    </w:p>
  </w:footnote>
  <w:footnote w:type="continuationSeparator" w:id="0">
    <w:p w14:paraId="0BA3DA21" w14:textId="77777777" w:rsidR="00FC387A" w:rsidRDefault="00FC387A" w:rsidP="006C7309">
      <w:pPr>
        <w:spacing w:line="240" w:lineRule="auto"/>
      </w:pPr>
      <w:r>
        <w:continuationSeparator/>
      </w:r>
    </w:p>
  </w:footnote>
  <w:footnote w:id="1">
    <w:p w14:paraId="073943A1" w14:textId="0E9731C3" w:rsidR="00FC387A" w:rsidRPr="00304E17" w:rsidRDefault="00FC387A">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FC387A" w:rsidRPr="007E20F3" w:rsidRDefault="00FC387A"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FC387A" w:rsidRPr="00214B10" w:rsidRDefault="00FC387A"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FC387A" w:rsidRPr="007E20F3" w:rsidRDefault="00FC387A"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FC387A" w:rsidRPr="00E01F3C" w:rsidRDefault="00FC387A"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FC387A" w:rsidRDefault="00FC387A"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FC387A" w:rsidRPr="006646C9" w:rsidRDefault="00FC387A" w:rsidP="00E40B78">
      <w:pPr>
        <w:pStyle w:val="Code"/>
      </w:pPr>
      <w:r>
        <w:t>printf("int: %i, double %f", 123, 23.45);</w:t>
      </w:r>
    </w:p>
  </w:footnote>
  <w:footnote w:id="7">
    <w:p w14:paraId="185C09F4" w14:textId="77777777" w:rsidR="00FC387A" w:rsidRPr="00D93CD3" w:rsidRDefault="00FC387A"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FC387A" w:rsidRPr="0041681A" w:rsidRDefault="00FC387A">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FC387A" w:rsidRPr="008A39BB" w:rsidRDefault="00FC387A">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FC387A" w:rsidRPr="00DB458B" w:rsidRDefault="00FC387A"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FC387A" w:rsidRDefault="00FC387A"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C387A" w:rsidRPr="00DB458B" w:rsidRDefault="00FC387A">
      <w:pPr>
        <w:pStyle w:val="Fotnotstext"/>
      </w:pPr>
    </w:p>
  </w:footnote>
  <w:footnote w:id="12">
    <w:p w14:paraId="6F2CD1AD" w14:textId="01D73667" w:rsidR="00FC387A" w:rsidRPr="00615CDB" w:rsidRDefault="00FC387A">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FC387A" w:rsidRPr="00725EAE" w:rsidRDefault="00FC387A"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FC387A" w:rsidRPr="00B4576D" w:rsidRDefault="00FC387A"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FC387A" w:rsidRPr="00080A22" w:rsidRDefault="00FC387A"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FC387A" w:rsidRDefault="00FC387A"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FC387A" w:rsidRDefault="00FC387A" w:rsidP="00E80032">
      <w:pPr>
        <w:pStyle w:val="Code"/>
      </w:pPr>
      <w:r>
        <w:t>#define BOOL int</w:t>
      </w:r>
    </w:p>
    <w:p w14:paraId="5A8A6026" w14:textId="77777777" w:rsidR="00FC387A" w:rsidRDefault="00FC387A" w:rsidP="00E80032">
      <w:pPr>
        <w:pStyle w:val="Code"/>
      </w:pPr>
      <w:r>
        <w:t>#define TRUE 1</w:t>
      </w:r>
    </w:p>
    <w:p w14:paraId="09976B6C" w14:textId="77777777" w:rsidR="00FC387A" w:rsidRPr="00BF232B" w:rsidRDefault="00FC387A" w:rsidP="00E80032">
      <w:pPr>
        <w:pStyle w:val="Code"/>
      </w:pPr>
      <w:r>
        <w:t>#define FALSE 0</w:t>
      </w:r>
    </w:p>
  </w:footnote>
  <w:footnote w:id="17">
    <w:p w14:paraId="1100CB01" w14:textId="77777777" w:rsidR="00FC387A" w:rsidRDefault="00FC387A"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FC387A" w:rsidRDefault="00FC387A" w:rsidP="00E80032">
      <w:r>
        <w:rPr>
          <w:rStyle w:val="Fotnotsreferens"/>
        </w:rPr>
        <w:footnoteRef/>
      </w:r>
      <w:r>
        <w:t xml:space="preserve"> Depending of the compiler and its warning level settings.</w:t>
      </w:r>
    </w:p>
  </w:footnote>
  <w:footnote w:id="19">
    <w:p w14:paraId="3D554D37" w14:textId="77777777" w:rsidR="00FC387A" w:rsidRPr="004679D4" w:rsidRDefault="00FC387A"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FC387A" w:rsidRPr="00C03AB7" w:rsidRDefault="00FC387A"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FC387A" w:rsidRPr="000C5114" w:rsidRDefault="00FC387A"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FC387A" w:rsidRPr="002343ED" w:rsidRDefault="00FC387A"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FC387A" w:rsidRDefault="00FC387A" w:rsidP="00E80032">
      <w:r>
        <w:rPr>
          <w:rStyle w:val="Fotnotsreferens"/>
        </w:rPr>
        <w:footnoteRef/>
      </w:r>
      <w:r>
        <w:t xml:space="preserve"> However, we have no knowledge about the actual address; it may be 10,000 or anything else.</w:t>
      </w:r>
    </w:p>
  </w:footnote>
  <w:footnote w:id="24">
    <w:p w14:paraId="575EFDCD" w14:textId="77777777" w:rsidR="00FC387A" w:rsidRPr="009B0162" w:rsidRDefault="00FC387A"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FC387A" w:rsidRDefault="00FC387A"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FC387A" w:rsidRDefault="00FC387A"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FC387A" w:rsidRPr="00E554CC" w:rsidRDefault="00FC387A"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FC387A" w:rsidRPr="00391B01" w:rsidRDefault="00FC387A"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FC387A" w:rsidRDefault="00FC387A"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FC387A" w:rsidRDefault="00FC387A"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FC387A" w:rsidRDefault="00FC387A" w:rsidP="00E80032">
      <w:r>
        <w:rPr>
          <w:rStyle w:val="Fotnotsreferens"/>
        </w:rPr>
        <w:footnoteRef/>
      </w:r>
      <w:r>
        <w:t xml:space="preserve"> There is no rational explanation, just accept it.</w:t>
      </w:r>
    </w:p>
  </w:footnote>
  <w:footnote w:id="32">
    <w:p w14:paraId="0B9FD0C4" w14:textId="77777777" w:rsidR="00FC387A" w:rsidRDefault="00FC387A"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FC387A" w:rsidRPr="00EF01A1" w:rsidRDefault="00FC387A"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FC387A" w:rsidRPr="008655EC" w:rsidRDefault="00FC387A"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B76"/>
    <w:rsid w:val="00042CA4"/>
    <w:rsid w:val="00042E18"/>
    <w:rsid w:val="00042F0F"/>
    <w:rsid w:val="00043157"/>
    <w:rsid w:val="00043F2B"/>
    <w:rsid w:val="0004451D"/>
    <w:rsid w:val="00044765"/>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DA6"/>
    <w:rsid w:val="000E4ED4"/>
    <w:rsid w:val="000E514A"/>
    <w:rsid w:val="000E5182"/>
    <w:rsid w:val="000E52DF"/>
    <w:rsid w:val="000E5319"/>
    <w:rsid w:val="000E5445"/>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247E"/>
    <w:rsid w:val="00102486"/>
    <w:rsid w:val="00102592"/>
    <w:rsid w:val="001029BA"/>
    <w:rsid w:val="0010324E"/>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249"/>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4C1"/>
    <w:rsid w:val="00145905"/>
    <w:rsid w:val="00145C0D"/>
    <w:rsid w:val="00146475"/>
    <w:rsid w:val="001465CE"/>
    <w:rsid w:val="00146A14"/>
    <w:rsid w:val="00146D88"/>
    <w:rsid w:val="001473F3"/>
    <w:rsid w:val="001476AE"/>
    <w:rsid w:val="0014792D"/>
    <w:rsid w:val="00147CD0"/>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3062"/>
    <w:rsid w:val="001531E0"/>
    <w:rsid w:val="00153297"/>
    <w:rsid w:val="0015340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F09"/>
    <w:rsid w:val="001861F5"/>
    <w:rsid w:val="001864B9"/>
    <w:rsid w:val="00186670"/>
    <w:rsid w:val="00186744"/>
    <w:rsid w:val="00186840"/>
    <w:rsid w:val="00186AC9"/>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0E8"/>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4D54"/>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5C4D"/>
    <w:rsid w:val="001E7BBF"/>
    <w:rsid w:val="001E7D35"/>
    <w:rsid w:val="001F038C"/>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401"/>
    <w:rsid w:val="001F64AE"/>
    <w:rsid w:val="001F6539"/>
    <w:rsid w:val="001F68E0"/>
    <w:rsid w:val="001F6E5C"/>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5AA0"/>
    <w:rsid w:val="00206473"/>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A71"/>
    <w:rsid w:val="00216D3C"/>
    <w:rsid w:val="00217034"/>
    <w:rsid w:val="0021715D"/>
    <w:rsid w:val="002176A7"/>
    <w:rsid w:val="00217748"/>
    <w:rsid w:val="00217A29"/>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55"/>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3127"/>
    <w:rsid w:val="002831E1"/>
    <w:rsid w:val="002833BE"/>
    <w:rsid w:val="002833E0"/>
    <w:rsid w:val="002838CF"/>
    <w:rsid w:val="00283EDA"/>
    <w:rsid w:val="00283FE5"/>
    <w:rsid w:val="00283FEA"/>
    <w:rsid w:val="002841AE"/>
    <w:rsid w:val="002845FF"/>
    <w:rsid w:val="00284767"/>
    <w:rsid w:val="00284795"/>
    <w:rsid w:val="002847C8"/>
    <w:rsid w:val="00284CFE"/>
    <w:rsid w:val="00284FC9"/>
    <w:rsid w:val="002851BF"/>
    <w:rsid w:val="00285456"/>
    <w:rsid w:val="002856B2"/>
    <w:rsid w:val="002857BA"/>
    <w:rsid w:val="00285822"/>
    <w:rsid w:val="00285917"/>
    <w:rsid w:val="00285B2B"/>
    <w:rsid w:val="00285B7E"/>
    <w:rsid w:val="00285CAD"/>
    <w:rsid w:val="00286123"/>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9BA"/>
    <w:rsid w:val="002A0C79"/>
    <w:rsid w:val="002A0E98"/>
    <w:rsid w:val="002A163E"/>
    <w:rsid w:val="002A1B3A"/>
    <w:rsid w:val="002A1C0F"/>
    <w:rsid w:val="002A1CBD"/>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2F3B"/>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43"/>
    <w:rsid w:val="002E0A78"/>
    <w:rsid w:val="002E0A93"/>
    <w:rsid w:val="002E0B81"/>
    <w:rsid w:val="002E0C9C"/>
    <w:rsid w:val="002E0D02"/>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544"/>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D78"/>
    <w:rsid w:val="00306E6F"/>
    <w:rsid w:val="00306FF2"/>
    <w:rsid w:val="0030736E"/>
    <w:rsid w:val="00307C90"/>
    <w:rsid w:val="00307F09"/>
    <w:rsid w:val="00310266"/>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9BF"/>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478"/>
    <w:rsid w:val="0038565E"/>
    <w:rsid w:val="0038582A"/>
    <w:rsid w:val="00385F49"/>
    <w:rsid w:val="0038617B"/>
    <w:rsid w:val="0038637A"/>
    <w:rsid w:val="00386460"/>
    <w:rsid w:val="003865CF"/>
    <w:rsid w:val="003865D8"/>
    <w:rsid w:val="003866BF"/>
    <w:rsid w:val="0038687E"/>
    <w:rsid w:val="00386A09"/>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CA"/>
    <w:rsid w:val="00392BDC"/>
    <w:rsid w:val="00392E21"/>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82A"/>
    <w:rsid w:val="00431E56"/>
    <w:rsid w:val="00432ACD"/>
    <w:rsid w:val="00432BAC"/>
    <w:rsid w:val="00432E51"/>
    <w:rsid w:val="00433020"/>
    <w:rsid w:val="0043342E"/>
    <w:rsid w:val="004335CF"/>
    <w:rsid w:val="00433940"/>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237"/>
    <w:rsid w:val="00452A7A"/>
    <w:rsid w:val="00452C49"/>
    <w:rsid w:val="0045354B"/>
    <w:rsid w:val="00453BA0"/>
    <w:rsid w:val="00453D3C"/>
    <w:rsid w:val="00453D94"/>
    <w:rsid w:val="00454049"/>
    <w:rsid w:val="0045445A"/>
    <w:rsid w:val="004545B8"/>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5FD"/>
    <w:rsid w:val="004766AD"/>
    <w:rsid w:val="004766FC"/>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251"/>
    <w:rsid w:val="0049687F"/>
    <w:rsid w:val="00496BAD"/>
    <w:rsid w:val="00496C0E"/>
    <w:rsid w:val="00497125"/>
    <w:rsid w:val="00497192"/>
    <w:rsid w:val="00497631"/>
    <w:rsid w:val="0049789A"/>
    <w:rsid w:val="0049792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DD0"/>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C89"/>
    <w:rsid w:val="004E1F7A"/>
    <w:rsid w:val="004E2028"/>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ABB"/>
    <w:rsid w:val="00510F4D"/>
    <w:rsid w:val="00510F71"/>
    <w:rsid w:val="0051102A"/>
    <w:rsid w:val="005110C0"/>
    <w:rsid w:val="005112B7"/>
    <w:rsid w:val="00511531"/>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DDA"/>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CEE"/>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410"/>
    <w:rsid w:val="00596583"/>
    <w:rsid w:val="0059662B"/>
    <w:rsid w:val="00596940"/>
    <w:rsid w:val="00597105"/>
    <w:rsid w:val="0059710A"/>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C1"/>
    <w:rsid w:val="00605E9E"/>
    <w:rsid w:val="00605F46"/>
    <w:rsid w:val="00606005"/>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1FFC"/>
    <w:rsid w:val="00632339"/>
    <w:rsid w:val="006323A0"/>
    <w:rsid w:val="00632415"/>
    <w:rsid w:val="0063242E"/>
    <w:rsid w:val="00632DE3"/>
    <w:rsid w:val="00632F30"/>
    <w:rsid w:val="006331A0"/>
    <w:rsid w:val="006337EE"/>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64"/>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66A"/>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9E8"/>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278"/>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3383"/>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D6"/>
    <w:rsid w:val="006E5370"/>
    <w:rsid w:val="006E540B"/>
    <w:rsid w:val="006E5440"/>
    <w:rsid w:val="006E5561"/>
    <w:rsid w:val="006E587B"/>
    <w:rsid w:val="006E5A65"/>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812"/>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B64"/>
    <w:rsid w:val="00715F10"/>
    <w:rsid w:val="0071602B"/>
    <w:rsid w:val="0071618F"/>
    <w:rsid w:val="00716371"/>
    <w:rsid w:val="007166B9"/>
    <w:rsid w:val="00716F77"/>
    <w:rsid w:val="00717305"/>
    <w:rsid w:val="007175D9"/>
    <w:rsid w:val="007177B3"/>
    <w:rsid w:val="007179E6"/>
    <w:rsid w:val="00717D17"/>
    <w:rsid w:val="0072083F"/>
    <w:rsid w:val="00720B5F"/>
    <w:rsid w:val="00720BE0"/>
    <w:rsid w:val="00720D40"/>
    <w:rsid w:val="00721005"/>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1035"/>
    <w:rsid w:val="0074134B"/>
    <w:rsid w:val="0074181A"/>
    <w:rsid w:val="00741CEA"/>
    <w:rsid w:val="00741D41"/>
    <w:rsid w:val="00741EED"/>
    <w:rsid w:val="007421FF"/>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0F6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B94"/>
    <w:rsid w:val="00776E8F"/>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987"/>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AF2"/>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FFB"/>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FFA"/>
    <w:rsid w:val="007C1040"/>
    <w:rsid w:val="007C15E5"/>
    <w:rsid w:val="007C17B1"/>
    <w:rsid w:val="007C18F4"/>
    <w:rsid w:val="007C19D3"/>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BA5"/>
    <w:rsid w:val="007D3C49"/>
    <w:rsid w:val="007D413C"/>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E781C"/>
    <w:rsid w:val="007F0528"/>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035"/>
    <w:rsid w:val="00806BE8"/>
    <w:rsid w:val="00806C87"/>
    <w:rsid w:val="00806DE4"/>
    <w:rsid w:val="00806FBD"/>
    <w:rsid w:val="0080748B"/>
    <w:rsid w:val="00810299"/>
    <w:rsid w:val="00810376"/>
    <w:rsid w:val="008104AD"/>
    <w:rsid w:val="0081068F"/>
    <w:rsid w:val="0081092B"/>
    <w:rsid w:val="0081134D"/>
    <w:rsid w:val="00811372"/>
    <w:rsid w:val="00811614"/>
    <w:rsid w:val="00811719"/>
    <w:rsid w:val="00811737"/>
    <w:rsid w:val="0081177E"/>
    <w:rsid w:val="0081199B"/>
    <w:rsid w:val="00811E4E"/>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AF"/>
    <w:rsid w:val="00814CD9"/>
    <w:rsid w:val="00814D03"/>
    <w:rsid w:val="00814D7F"/>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15B"/>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D38"/>
    <w:rsid w:val="00836DBF"/>
    <w:rsid w:val="008370F2"/>
    <w:rsid w:val="008373F6"/>
    <w:rsid w:val="00837582"/>
    <w:rsid w:val="00837780"/>
    <w:rsid w:val="00837B31"/>
    <w:rsid w:val="00837D1F"/>
    <w:rsid w:val="00840014"/>
    <w:rsid w:val="0084041C"/>
    <w:rsid w:val="008404D1"/>
    <w:rsid w:val="00840BA8"/>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4C9"/>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C59"/>
    <w:rsid w:val="00892E09"/>
    <w:rsid w:val="00893386"/>
    <w:rsid w:val="00893603"/>
    <w:rsid w:val="008936A0"/>
    <w:rsid w:val="0089381A"/>
    <w:rsid w:val="00893B08"/>
    <w:rsid w:val="008943FC"/>
    <w:rsid w:val="008945E4"/>
    <w:rsid w:val="00894787"/>
    <w:rsid w:val="008947FF"/>
    <w:rsid w:val="00894843"/>
    <w:rsid w:val="00894F2E"/>
    <w:rsid w:val="0089526A"/>
    <w:rsid w:val="00895698"/>
    <w:rsid w:val="00895A05"/>
    <w:rsid w:val="00895A0A"/>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C93"/>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1B"/>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DED"/>
    <w:rsid w:val="009A5FF5"/>
    <w:rsid w:val="009A6368"/>
    <w:rsid w:val="009A649C"/>
    <w:rsid w:val="009A6828"/>
    <w:rsid w:val="009A6855"/>
    <w:rsid w:val="009A68E4"/>
    <w:rsid w:val="009A6B24"/>
    <w:rsid w:val="009A759D"/>
    <w:rsid w:val="009A7ABA"/>
    <w:rsid w:val="009A7E8D"/>
    <w:rsid w:val="009B0081"/>
    <w:rsid w:val="009B01E8"/>
    <w:rsid w:val="009B0A14"/>
    <w:rsid w:val="009B0EE1"/>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52"/>
    <w:rsid w:val="009B78A5"/>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2BD"/>
    <w:rsid w:val="009D73C8"/>
    <w:rsid w:val="009D778A"/>
    <w:rsid w:val="009D7A4B"/>
    <w:rsid w:val="009D7EC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3E4"/>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1C55"/>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CF4"/>
    <w:rsid w:val="00A12F57"/>
    <w:rsid w:val="00A132A5"/>
    <w:rsid w:val="00A134C9"/>
    <w:rsid w:val="00A138C7"/>
    <w:rsid w:val="00A13B63"/>
    <w:rsid w:val="00A13E18"/>
    <w:rsid w:val="00A1408B"/>
    <w:rsid w:val="00A148A2"/>
    <w:rsid w:val="00A14DC8"/>
    <w:rsid w:val="00A1548B"/>
    <w:rsid w:val="00A164D6"/>
    <w:rsid w:val="00A16AF4"/>
    <w:rsid w:val="00A16B6A"/>
    <w:rsid w:val="00A16E56"/>
    <w:rsid w:val="00A17167"/>
    <w:rsid w:val="00A176A1"/>
    <w:rsid w:val="00A176B6"/>
    <w:rsid w:val="00A177BA"/>
    <w:rsid w:val="00A179E2"/>
    <w:rsid w:val="00A200FE"/>
    <w:rsid w:val="00A202B3"/>
    <w:rsid w:val="00A20DC1"/>
    <w:rsid w:val="00A2111D"/>
    <w:rsid w:val="00A212DC"/>
    <w:rsid w:val="00A21459"/>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72E"/>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471"/>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2CD"/>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DBB"/>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C49"/>
    <w:rsid w:val="00B17D45"/>
    <w:rsid w:val="00B17E12"/>
    <w:rsid w:val="00B2013B"/>
    <w:rsid w:val="00B2035B"/>
    <w:rsid w:val="00B203B0"/>
    <w:rsid w:val="00B2045D"/>
    <w:rsid w:val="00B205D9"/>
    <w:rsid w:val="00B206FD"/>
    <w:rsid w:val="00B2093C"/>
    <w:rsid w:val="00B20941"/>
    <w:rsid w:val="00B2099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4EC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D9E"/>
    <w:rsid w:val="00B44F6C"/>
    <w:rsid w:val="00B453B1"/>
    <w:rsid w:val="00B45583"/>
    <w:rsid w:val="00B45AC2"/>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6D87"/>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7DB"/>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E"/>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2BA"/>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08B"/>
    <w:rsid w:val="00C92576"/>
    <w:rsid w:val="00C92754"/>
    <w:rsid w:val="00C930D6"/>
    <w:rsid w:val="00C93366"/>
    <w:rsid w:val="00C933C4"/>
    <w:rsid w:val="00C939AB"/>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E52"/>
    <w:rsid w:val="00CF6F12"/>
    <w:rsid w:val="00CF71F2"/>
    <w:rsid w:val="00CF734D"/>
    <w:rsid w:val="00CF7479"/>
    <w:rsid w:val="00CF747E"/>
    <w:rsid w:val="00CF76A0"/>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0D7B"/>
    <w:rsid w:val="00D5102A"/>
    <w:rsid w:val="00D513F3"/>
    <w:rsid w:val="00D514F2"/>
    <w:rsid w:val="00D51AF3"/>
    <w:rsid w:val="00D51B02"/>
    <w:rsid w:val="00D529BB"/>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30D"/>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445"/>
    <w:rsid w:val="00E16CA7"/>
    <w:rsid w:val="00E1736E"/>
    <w:rsid w:val="00E173E1"/>
    <w:rsid w:val="00E1756D"/>
    <w:rsid w:val="00E1784B"/>
    <w:rsid w:val="00E17A8B"/>
    <w:rsid w:val="00E200C0"/>
    <w:rsid w:val="00E20208"/>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5EF"/>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D2D"/>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1F0"/>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07E"/>
    <w:rsid w:val="00F418DE"/>
    <w:rsid w:val="00F41AAA"/>
    <w:rsid w:val="00F41E1C"/>
    <w:rsid w:val="00F420E3"/>
    <w:rsid w:val="00F4217C"/>
    <w:rsid w:val="00F423BA"/>
    <w:rsid w:val="00F427CD"/>
    <w:rsid w:val="00F42F05"/>
    <w:rsid w:val="00F43544"/>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A6A"/>
    <w:rsid w:val="00F53D49"/>
    <w:rsid w:val="00F53F1E"/>
    <w:rsid w:val="00F54792"/>
    <w:rsid w:val="00F54971"/>
    <w:rsid w:val="00F552E2"/>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AF"/>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BD5"/>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D5"/>
    <w:rsid w:val="00FC6876"/>
    <w:rsid w:val="00FC7107"/>
    <w:rsid w:val="00FC7FDE"/>
    <w:rsid w:val="00FD0AE2"/>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1B"/>
    <w:rsid w:val="00FE07AA"/>
    <w:rsid w:val="00FE07AE"/>
    <w:rsid w:val="00FE097D"/>
    <w:rsid w:val="00FE0C2A"/>
    <w:rsid w:val="00FE0CF2"/>
    <w:rsid w:val="00FE0E5B"/>
    <w:rsid w:val="00FE1308"/>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16753</TotalTime>
  <Pages>673</Pages>
  <Words>202667</Words>
  <Characters>1074141</Characters>
  <Application>Microsoft Office Word</Application>
  <DocSecurity>0</DocSecurity>
  <Lines>8951</Lines>
  <Paragraphs>2548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2521</cp:revision>
  <cp:lastPrinted>2017-05-07T13:41:00Z</cp:lastPrinted>
  <dcterms:created xsi:type="dcterms:W3CDTF">2020-05-20T16:12:00Z</dcterms:created>
  <dcterms:modified xsi:type="dcterms:W3CDTF">2020-08-10T07:16:00Z</dcterms:modified>
</cp:coreProperties>
</file>